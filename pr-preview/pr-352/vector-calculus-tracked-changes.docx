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del w:id="3" w:author="PR Preview" w:date="2026-01-01T00:00:00Z">
        <w:r>
          <w:delText xml:space="preserve">Let</w:delText>
        </w:r>
      </w:del>
      <w:del w:id="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 column vectors of length</w:delText>
        </w:r>
      </w:del>
      <w:del w:id="10" w:author="PR Preview" w:date="2026-01-01T00:00:00Z">
        <w:r>
          <w:delText xml:space="preserve"> </w:delText>
        </w:r>
      </w:del>
      <m:oMath>
        <m:r>
          <m:t>p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(see</w:delText>
        </w:r>
      </w:del>
      <w:del w:id="13" w:author="PR Preview" w:date="2026-01-01T00:00:00Z">
        <w:r>
          <w:delText xml:space="preserve"> </w:delText>
        </w:r>
      </w:del>
      <w:hyperlink r:id="rId12">
        <w:del w:id="14" w:author="PR Preview" w:date="2026-01-01T00:00:00Z">
          <w:r>
            <w:rPr>
              <w:rStyle w:val="Hyperlink"/>
            </w:rPr>
            <w:delText xml:space="preserve">column vector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w:hyperlink r:id="rId13">
        <w:del w:id="18" w:author="PR Preview" w:date="2026-01-01T00:00:00Z">
          <w:r>
            <w:rPr>
              <w:rStyle w:val="Hyperlink"/>
            </w:rPr>
            <w:delText xml:space="preserve">dot product</w:delText>
          </w:r>
        </w:del>
      </w:hyperlink>
      <w:del w:id="19" w:author="PR Preview" w:date="2026-01-01T00:00:00Z">
        <w:r>
          <w:delText xml:space="preserve">).</w:delText>
        </w:r>
      </w:del>
    </w:p>
    <w:p>
      <w:pPr>
        <w:pStyle w:val="BodyText"/>
      </w:pPr>
      <w:del w:id="20" w:author="PR Preview" w:date="2026-01-01T00:00:00Z">
        <w:r>
          <w:rPr>
            <w:b/>
            <w:bCs/>
          </w:rPr>
          <w:delText xml:space="preserve">Definition 1 (Partial derivative)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Let</w:delText>
        </w:r>
      </w:del>
      <w:del w:id="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</w:delText>
        </w:r>
      </w:del>
      <w:del w:id="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rPr>
            <w:b/>
            <w:bCs/>
          </w:rPr>
          <w:delText xml:space="preserve">partial derivative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of</w:delText>
        </w:r>
      </w:del>
      <w:del w:id="34" w:author="PR Preview" w:date="2026-01-01T00:00:00Z">
        <w:r>
          <w:delText xml:space="preserve"> </w:delText>
        </w:r>
      </w:del>
      <m:oMath>
        <m:r>
          <m:t>f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 respect to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at</w:delText>
        </w:r>
      </w:del>
      <w:del w:id="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43" w:author="PR Preview" w:date="2026-01-01T00:00:00Z">
        <w:r>
          <w:t xml:space="preserve">Let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$\mathord{\smash[b]{\underset{\raise.3ex\hbox{$\scriptstyle\sim$}}{x}}\vphantom{x}}$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$\mathord{\smash[b]{\underset{\raise.3ex\hbox{$\scriptstyle\sim$}}{\beta}}\vphantom{\beta}}$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be column vectors of length</w:t>
        </w:r>
      </w:ins>
      <w:ins w:id="52" w:author="PR Preview" w:date="2026-01-01T00:00:00Z">
        <w:r>
          <w:t xml:space="preserve"> </w:t>
        </w:r>
      </w:ins>
      <m:oMath>
        <m:r>
          <m:t>p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(see</w:t>
        </w:r>
      </w:ins>
      <w:ins w:id="55" w:author="PR Preview" w:date="2026-01-01T00:00:00Z">
        <w:r>
          <w:t xml:space="preserve"> </w:t>
        </w:r>
      </w:ins>
      <w:hyperlink r:id="rId12">
        <w:ins w:id="56" w:author="PR Preview" w:date="2026-01-01T00:00:00Z">
          <w:r>
            <w:rPr>
              <w:rStyle w:val="Hyperlink"/>
            </w:rPr>
            <w:t xml:space="preserve">column vector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</w:t>
        </w:r>
      </w:ins>
      <w:ins w:id="59" w:author="PR Preview" w:date="2026-01-01T00:00:00Z">
        <w:r>
          <w:t xml:space="preserve"> </w:t>
        </w:r>
      </w:ins>
      <w:hyperlink r:id="rId13">
        <w:ins w:id="60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61" w:author="PR Preview" w:date="2026-01-01T00:00:00Z">
        <w:r>
          <w:t xml:space="preserve">).</w:t>
        </w:r>
      </w:ins>
    </w:p>
    <w:bookmarkStart w:id="15" w:name="def-partial-derivative"/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Definition 1 (Partial derivative)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Let</w:t>
        </w:r>
      </w:ins>
      <w:ins w:id="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$\mathord{\smash[b]{\underset{\raise.3ex\hbox{$\scriptstyle\sim$}}{x}}\vphantom{x}}= {(x_1, \ldots, x_p)}^{\top} \in \mathbb{R}^p$</w:t>
        </w:r>
      </w:ins>
      <w:ins w:id="70" w:author="PR Preview" w:date="2026-01-01T00:00:00Z">
        <w:r>
          <w:t xml:space="preserve">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b/>
            <w:bCs/>
          </w:rPr>
          <w:t xml:space="preserve">partial derivative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</w:t>
        </w:r>
      </w:ins>
      <w:ins w:id="77" w:author="PR Preview" w:date="2026-01-01T00:00:00Z">
        <w:r>
          <w:t xml:space="preserve"> </w:t>
        </w:r>
      </w:ins>
      <m:oMath>
        <m:r>
          <m:t>f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 respect to</w:t>
        </w:r>
      </w:ins>
      <w:ins w:id="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at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$\mathord{\smash[b]{\underset{\raise.3ex\hbox{$\scriptstyle\sim$}}{x}}\vphantom{x}}$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</w:t>
        </w:r>
      </w:ins>
    </w:p>
    <w:p>
      <w:pPr>
        <w:pStyle w:val="BodyText"/>
      </w:pPr>
      <w:ins w:id="87" w:author="PR Preview" w:date="2026-01-01T00:00:00Z">
        <w:r>
  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  </w:r>
      </w:ins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del w:id="88" w:author="PR Preview" w:date="2026-01-01T00:00:00Z">
        <w:r>
          <w:rPr>
            <w:b/>
            <w:bCs/>
          </w:rPr>
          <w:delText xml:space="preserve">Example 1 (Partial derivatives of</w:delText>
        </w:r>
      </w:del>
      <w:del w:id="89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90" w:author="PR Preview" w:date="2026-01-01T00:00:00Z">
        <w:r>
          <w:rPr>
            <w:b/>
            <w:bCs/>
          </w:rPr>
          <w:delText xml:space="preserve">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Let</w:delText>
        </w:r>
      </w:del>
      <w:del w:id="9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94" w:author="PR Preview" w:date="2026-01-01T00:00:00Z">
        <w:r>
          <w:delText xml:space="preserve">.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At</w:delText>
        </w:r>
      </w:del>
      <w:del w:id="9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8" w:author="PR Preview" w:date="2026-01-01T00:00:00Z">
        <w:r>
          <w:delText xml:space="preserve">,</w:delText>
        </w:r>
      </w:del>
    </w:p>
    <w:p>
      <w:pPr>
        <w:pStyle w:val="BodyText"/>
      </w:pPr>
      <w:ins w:id="99" w:author="PR Preview" w:date="2026-01-01T00:00:00Z">
        <w:r>
          <w:rPr>
            <w:b/>
            <w:bCs/>
          </w:rPr>
          <w:t xml:space="preserve">Example 1 (Partial derivatives of</w:t>
        </w:r>
      </w:ins>
      <w:ins w:id="100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01" w:author="PR Preview" w:date="2026-01-01T00:00:00Z">
        <w:r>
          <w:rPr>
            <w:b/>
            <w:bCs/>
          </w:rPr>
          <w:t xml:space="preserve">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Let</w:t>
        </w:r>
      </w:ins>
      <w:ins w:id="1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05" w:author="PR Preview" w:date="2026-01-01T00:00:00Z">
        <w:r>
          <w:t xml:space="preserve">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At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$\mathord{\smash[b]{\underset{\raise.3ex\hbox{$\scriptstyle\sim$}}{x}}\vphantom{x}}= {(1, 2)}^{\top}$</w:t>
        </w:r>
      </w:ins>
      <w:ins w:id="11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1" w:author="PR Preview" w:date="2026-01-01T00:00:00Z">
        <w:r>
          <w:delText xml:space="preserve">which tends to</w:delText>
        </w:r>
      </w:del>
      <w:del w:id="112" w:author="PR Preview" w:date="2026-01-01T00:00:00Z">
        <w:r>
          <w:delText xml:space="preserve"> </w:delText>
        </w:r>
      </w:del>
      <m:oMath>
        <m:r>
          <m:t>4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as</w:delText>
        </w:r>
      </w:del>
      <w:del w:id="115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116" w:author="PR Preview" w:date="2026-01-01T00:00:00Z">
        <w:r>
          <w:delText xml:space="preserve">, so</w:delText>
        </w:r>
      </w:del>
      <w:del w:id="11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118" w:author="PR Preview" w:date="2026-01-01T00:00:00Z">
        <w:r>
          <w:delText xml:space="preserve">.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Holding</w:delText>
        </w:r>
      </w:del>
      <w:del w:id="1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fixed and differentiating in</w:delText>
        </w:r>
      </w:del>
      <w:del w:id="1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gives the same answer:</w:delText>
        </w:r>
      </w:del>
      <w:del w:id="12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del w:id="128" w:author="PR Preview" w:date="2026-01-01T00:00:00Z">
        <w:r>
          <w:delText xml:space="preserve">, which is</w:delText>
        </w:r>
      </w:del>
      <w:del w:id="12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at</w:delText>
        </w:r>
      </w:del>
      <w:del w:id="13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33" w:author="PR Preview" w:date="2026-01-01T00:00:00Z">
        <w:r>
          <w:delText xml:space="preserve">.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Holding</w:delText>
        </w:r>
      </w:del>
      <w:del w:id="1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fixed instead gives</w:delText>
        </w:r>
      </w:del>
      <w:del w:id="13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which is</w:delText>
        </w:r>
      </w:del>
      <w:del w:id="14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at</w:delText>
        </w:r>
      </w:del>
      <w:del w:id="14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7" w:author="PR Preview" w:date="2026-01-01T00:00:00Z">
        <w:r>
          <w:delText xml:space="preserve">.</w:delText>
        </w:r>
      </w:del>
    </w:p>
    <w:p>
      <w:pPr>
        <w:pStyle w:val="FirstParagraph"/>
      </w:pPr>
      <w:ins w:id="148" w:author="PR Preview" w:date="2026-01-01T00:00:00Z">
        <w:r>
          <w:t xml:space="preserve">which tends to</w:t>
        </w:r>
      </w:ins>
      <w:ins w:id="149" w:author="PR Preview" w:date="2026-01-01T00:00:00Z">
        <w:r>
          <w:t xml:space="preserve"> </w:t>
        </w:r>
      </w:ins>
      <m:oMath>
        <m:r>
          <m:t>4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as</w:t>
        </w:r>
      </w:ins>
      <w:ins w:id="15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153" w:author="PR Preview" w:date="2026-01-01T00:00:00Z">
        <w:r>
          <w:t xml:space="preserve">, so</w:t>
        </w:r>
      </w:ins>
      <w:ins w:id="15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Holding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fixed and differentiating in</w:t>
        </w:r>
      </w:ins>
      <w:ins w:id="1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gives the same answer: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$\frac{\partial}{\partial x_1} f(\mathord{\smash[b]{\underset{\raise.3ex\hbox{$\scriptstyle\sim$}}{x}}\vphantom{x}}) = 2 x_1 x_2$</w:t>
        </w:r>
      </w:ins>
      <w:ins w:id="166" w:author="PR Preview" w:date="2026-01-01T00:00:00Z">
        <w:r>
          <w:t xml:space="preserve">, which is</w:t>
        </w:r>
      </w:ins>
      <w:ins w:id="16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at</w:t>
        </w:r>
      </w:ins>
      <w:ins w:id="17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1" w:author="PR Preview" w:date="2026-01-01T00:00:00Z">
        <w:r>
          <w:t xml:space="preserve">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Holding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fixed instead gives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$\frac{\partial}{\partial x_2} f(\mathord{\smash[b]{\underset{\raise.3ex\hbox{$\scriptstyle\sim$}}{x}}\vphantom{x}}) = x_1^2 + 3$</w:t>
        </w:r>
      </w:ins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which is</w:t>
        </w:r>
      </w:ins>
      <w:ins w:id="18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at</w:t>
        </w:r>
      </w:ins>
      <w:ins w:id="18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6" w:author="PR Preview" w:date="2026-01-01T00:00:00Z">
        <w:r>
          <w:t xml:space="preserve">.</w:t>
        </w:r>
      </w:ins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del w:id="187" w:author="PR Preview" w:date="2026-01-01T00:00:00Z">
        <w:r>
          <w:rPr>
            <w:b/>
            <w:bCs/>
          </w:rPr>
          <w:delText xml:space="preserve">Definition 2 (Vector derivative (gradient))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If</w:delText>
        </w:r>
      </w:del>
      <w:del w:id="1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is a scalar-valued function of a</w:delText>
        </w:r>
      </w:del>
      <w:del w:id="19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vector</w:delText>
        </w:r>
      </w:del>
      <w:del w:id="19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7" w:author="PR Preview" w:date="2026-01-01T00:00:00Z">
        <w:r>
          <w:delText xml:space="preserve">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such as</w:delText>
        </w:r>
      </w:del>
      <w:del w:id="2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1" w:author="PR Preview" w:date="2026-01-01T00:00:00Z">
        <w:r>
          <w:delText xml:space="preserve">,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then its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rPr>
            <w:b/>
            <w:bCs/>
          </w:rPr>
          <w:delText xml:space="preserve">vector derivative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is the column vector of its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partial derivatives (</w:delText>
        </w:r>
      </w:del>
      <w:hyperlink w:anchor="def-partial-derivative">
        <w:del w:id="21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11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212" w:author="PR Preview" w:date="2026-01-01T00:00:00Z">
        <w:r>
          <w:delText xml:space="preserve">The vector derivative is also called the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rPr>
            <w:b/>
            <w:bCs/>
          </w:rPr>
          <w:delText xml:space="preserve">gradient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of</w:delText>
        </w:r>
      </w:del>
      <w:del w:id="217" w:author="PR Preview" w:date="2026-01-01T00:00:00Z">
        <w:r>
          <w:delText xml:space="preserve"> </w:delText>
        </w:r>
      </w:del>
      <m:oMath>
        <m:r>
          <m:t>f</m:t>
        </m:r>
      </m:oMath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with respect to</w:delText>
        </w:r>
      </w:del>
      <w:del w:id="22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" w:author="PR Preview" w:date="2026-01-01T00:00:00Z">
        <w:r>
          <w:delText xml:space="preserve">,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written</w:delText>
        </w:r>
      </w:del>
      <w:del w:id="22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25" w:author="PR Preview" w:date="2026-01-01T00:00:00Z">
        <w:r>
          <w:delText xml:space="preserve">.</w:delText>
        </w:r>
      </w:del>
    </w:p>
    <w:p>
      <w:pPr>
        <w:pStyle w:val="BodyText"/>
      </w:pPr>
      <w:del w:id="226" w:author="PR Preview" w:date="2026-01-01T00:00:00Z">
        <w:r>
          <w:rPr>
            <w:b/>
            <w:bCs/>
          </w:rPr>
          <w:delText xml:space="preserve">Example 2 (A vector derivative)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Let</w:delText>
        </w:r>
      </w:del>
      <w:del w:id="22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and</w:delText>
        </w:r>
      </w:del>
      <w:del w:id="2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33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34" w:author="PR Preview" w:date="2026-01-01T00:00:00Z">
        <w:r>
          <w:delText xml:space="preserve">and at</w:delText>
        </w:r>
      </w:del>
      <w:del w:id="23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the vector derivative is</w:delText>
        </w:r>
      </w:del>
      <w:del w:id="23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9" w:author="PR Preview" w:date="2026-01-01T00:00:00Z">
        <w:r>
          <w:delText xml:space="preserve">.</w:delText>
        </w:r>
      </w:del>
    </w:p>
    <w:p>
      <w:pPr>
        <w:pStyle w:val="BodyText"/>
      </w:pPr>
      <w:ins w:id="240" w:author="PR Preview" w:date="2026-01-01T00:00:00Z">
        <w:r>
          <w:rPr>
            <w:b/>
            <w:bCs/>
          </w:rPr>
          <w:t xml:space="preserve">Definition 2 (Vector derivative (gradient))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If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$f(\mathord{\smash[b]{\underset{\raise.3ex\hbox{$\scriptstyle\sim$}}{\beta}}\vphantom{\beta}})$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a scalar-valued function of a</w:t>
        </w:r>
      </w:ins>
      <w:ins w:id="2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vector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$\mathord{\smash[b]{\underset{\raise.3ex\hbox{$\scriptstyle\sim$}}{\beta}}\vphantom{\beta}}$</w:t>
        </w:r>
      </w:ins>
      <w:ins w:id="252" w:author="PR Preview" w:date="2026-01-01T00:00:00Z">
        <w:r>
          <w:t xml:space="preserve">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such as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  </w:r>
      </w:ins>
      <w:ins w:id="257" w:author="PR Preview" w:date="2026-01-01T00:00:00Z">
        <w:r>
          <w:t xml:space="preserve">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then its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rPr>
            <w:b/>
            <w:bCs/>
          </w:rPr>
          <w:t xml:space="preserve">vector derivative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 the column vector of its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partial derivatives (</w:t>
        </w:r>
      </w:ins>
      <w:hyperlink w:anchor="def-partial-derivative">
        <w:ins w:id="26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67" w:author="PR Preview" w:date="2026-01-01T00:00:00Z">
        <w:r>
          <w:t xml:space="preserve">):</w:t>
        </w:r>
      </w:ins>
    </w:p>
    <w:p>
      <w:pPr>
        <w:pStyle w:val="BodyText"/>
      </w:pPr>
      <w:ins w:id="268" w:author="PR Preview" w:date="2026-01-01T00:00:00Z">
        <w:r>
  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  </w:r>
      </w:ins>
    </w:p>
    <w:p>
      <w:pPr>
        <w:pStyle w:val="FirstParagraph"/>
      </w:pPr>
      <w:ins w:id="269" w:author="PR Preview" w:date="2026-01-01T00:00:00Z">
        <w:r>
          <w:t xml:space="preserve">The vector derivative is also called the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b/>
            <w:bCs/>
          </w:rPr>
          <w:t xml:space="preserve">gradient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of</w:t>
        </w:r>
      </w:ins>
      <w:ins w:id="274" w:author="PR Preview" w:date="2026-01-01T00:00:00Z">
        <w:r>
          <w:t xml:space="preserve"> </w:t>
        </w:r>
      </w:ins>
      <m:oMath>
        <m:r>
          <m:t>f</m:t>
        </m:r>
      </m:oMath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with respect to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$\mathord{\smash[b]{\underset{\raise.3ex\hbox{$\scriptstyle\sim$}}{\beta}}\vphantom{\beta}}$</w:t>
        </w:r>
      </w:ins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written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$\nabla_{\mathord{\smash[b]{\underset{\raise.3ex\hbox{$\scriptstyle\sim$}}{\beta}}\vphantom{\beta}}} f(\mathord{\smash[b]{\underset{\raise.3ex\hbox{$\scriptstyle\sim$}}{\beta}}\vphantom{\beta}})$</w:t>
        </w:r>
      </w:ins>
      <w:ins w:id="284" w:author="PR Preview" w:date="2026-01-01T00:00:00Z">
        <w:r>
          <w:t xml:space="preserve">.</w:t>
        </w:r>
      </w:ins>
    </w:p>
    <w:bookmarkEnd w:id="26"/>
    <w:bookmarkStart w:id="27" w:name="exm-vector-derivative"/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Example 2 (A vector derivative)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Let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and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$f(\mathord{\smash[b]{\underset{\raise.3ex\hbox{$\scriptstyle\sim$}}{\beta}}\vphantom{\beta}}) = 3 \beta_{1} + 5 \beta_{2}^2$</w:t>
        </w:r>
      </w:ins>
      <w:ins w:id="294" w:author="PR Preview" w:date="2026-01-01T00:00:00Z">
        <w:r>
          <w:t xml:space="preserve">. Then</w:t>
        </w:r>
      </w:ins>
    </w:p>
    <w:p>
      <w:pPr>
        <w:pStyle w:val="BodyText"/>
      </w:pPr>
      <w:ins w:id="295" w:author="PR Preview" w:date="2026-01-01T00:00:00Z">
        <w:r>
  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  </w:r>
      </w:ins>
    </w:p>
    <w:p>
      <w:pPr>
        <w:pStyle w:val="FirstParagraph"/>
      </w:pPr>
      <w:ins w:id="296" w:author="PR Preview" w:date="2026-01-01T00:00:00Z">
        <w:r>
          <w:t xml:space="preserve">and at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$\mathord{\smash[b]{\underset{\raise.3ex\hbox{$\scriptstyle\sim$}}{\beta}}\vphantom{\beta}}= {(1, 2)}^{\top}$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 vector derivative is</w:t>
        </w:r>
      </w:ins>
      <w:ins w:id="30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2" w:author="PR Preview" w:date="2026-01-01T00:00:00Z">
        <w:r>
          <w:t xml:space="preserve">.</w:t>
        </w:r>
      </w:ins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del w:id="303" w:author="PR Preview" w:date="2026-01-01T00:00:00Z">
        <w:r>
          <w:rPr>
            <w:b/>
            <w:bCs/>
          </w:rPr>
          <w:delText xml:space="preserve">Definition 3 (Direction)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rPr>
            <w:b/>
            <w:bCs/>
          </w:rPr>
          <w:delText xml:space="preserve">direction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in</w:delText>
        </w:r>
      </w:del>
      <w:del w:id="31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is given by a nonzero vector</w:delText>
        </w:r>
      </w:del>
      <w:del w:id="313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4" w:author="PR Preview" w:date="2026-01-01T00:00:00Z">
        <w:r>
          <w:delText xml:space="preserve">: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moving from a point</w:delText>
        </w:r>
      </w:del>
      <w:del w:id="3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in the direction</w:delText>
        </w:r>
      </w:del>
      <w:del w:id="320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means moving to the points</w:delText>
        </w:r>
      </w:del>
      <w:del w:id="3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with</w:delText>
        </w:r>
      </w:del>
      <w:del w:id="32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27" w:author="PR Preview" w:date="2026-01-01T00:00:00Z">
        <w:r>
          <w:delText xml:space="preserve">.</w:delText>
        </w:r>
      </w:del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For any</w:delText>
        </w:r>
      </w:del>
      <w:del w:id="33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&gt;</m:t>
        </m:r>
        <m:r>
          <m:t>0</m:t>
        </m:r>
      </m:oMath>
      <w:del w:id="331" w:author="PR Preview" w:date="2026-01-01T00:00:00Z">
        <w:r>
          <w:delText xml:space="preserve">,</w:delText>
        </w:r>
      </w:del>
      <w:del w:id="332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reaches the same points (with</w:delText>
        </w:r>
      </w:del>
      <w:del w:id="335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/</m:t>
        </m:r>
        <m:r>
          <m:t>c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in place of</w:delText>
        </w:r>
      </w:del>
      <w:del w:id="338" w:author="PR Preview" w:date="2026-01-01T00:00:00Z">
        <w:r>
          <w:delText xml:space="preserve"> </w:delText>
        </w:r>
      </w:del>
      <m:oMath>
        <m:r>
          <m:t>t</m:t>
        </m:r>
      </m:oMath>
      <w:del w:id="339" w:author="PR Preview" w:date="2026-01-01T00:00:00Z">
        <w:r>
          <w:delText xml:space="preserve">),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so</w:delText>
        </w:r>
      </w:del>
      <w:del w:id="342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and</w:delText>
        </w:r>
      </w:del>
      <w:del w:id="345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give the same direction.</w:delText>
        </w:r>
      </w:del>
    </w:p>
    <w:p>
      <w:pPr>
        <w:pStyle w:val="BodyText"/>
      </w:pPr>
      <w:del w:id="348" w:author="PR Preview" w:date="2026-01-01T00:00:00Z">
        <w:r>
          <w:rPr>
            <w:b/>
            <w:bCs/>
          </w:rPr>
          <w:delText xml:space="preserve">Example 3 (Moving from</w:delText>
        </w:r>
      </w:del>
      <w:del w:id="34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0" w:author="PR Preview" w:date="2026-01-01T00:00:00Z">
        <w:r>
          <w:rPr>
            <w:b/>
            <w:bCs/>
          </w:rPr>
          <w:delText xml:space="preserve"> </w:delText>
        </w:r>
      </w:del>
      <w:del w:id="351" w:author="PR Preview" w:date="2026-01-01T00:00:00Z">
        <w:r>
          <w:rPr>
            <w:b/>
            <w:bCs/>
          </w:rPr>
          <w:delText xml:space="preserve">in the direction</w:delText>
        </w:r>
      </w:del>
      <w:del w:id="35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3" w:author="PR Preview" w:date="2026-01-01T00:00:00Z">
        <w:r>
          <w:rPr>
            <w:b/>
            <w:bCs/>
          </w:rPr>
          <w:delText xml:space="preserve">)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From</w:delText>
        </w:r>
      </w:del>
      <w:del w:id="3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7" w:author="PR Preview" w:date="2026-01-01T00:00:00Z">
        <w:r>
          <w:delText xml:space="preserve">, moving in the direction</w:delText>
        </w:r>
      </w:del>
      <w:del w:id="358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reaches the points</w:delText>
        </w:r>
      </w:del>
      <w:del w:id="36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for</w:delText>
        </w:r>
      </w:del>
      <w:del w:id="364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65" w:author="PR Preview" w:date="2026-01-01T00:00:00Z">
        <w:r>
          <w:delText xml:space="preserve">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such as</w:delText>
        </w:r>
      </w:del>
      <w:del w:id="36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at</w:delText>
        </w:r>
      </w:del>
      <w:del w:id="37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</m:t>
        </m:r>
      </m:oMath>
      <w:del w:id="372" w:author="PR Preview" w:date="2026-01-01T00:00:00Z">
        <w:r>
          <w:delText xml:space="preserve">.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The vector</w:delText>
        </w:r>
      </w:del>
      <w:del w:id="37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gives the same direction: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it reaches</w:delText>
        </w:r>
      </w:del>
      <w:del w:id="38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at</w:delText>
        </w:r>
      </w:del>
      <w:del w:id="38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384" w:author="PR Preview" w:date="2026-01-01T00:00:00Z">
        <w:r>
          <w:delText xml:space="preserve">.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The vector</w:delText>
        </w:r>
      </w:del>
      <w:del w:id="38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gives the opposite direction,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reaching points such as</w:delText>
        </w:r>
      </w:del>
      <w:del w:id="39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3" w:author="PR Preview" w:date="2026-01-01T00:00:00Z">
        <w:r>
          <w:delText xml:space="preserve">.</w:delText>
        </w:r>
      </w:del>
    </w:p>
    <w:p>
      <w:pPr>
        <w:pStyle w:val="BodyText"/>
      </w:pPr>
      <w:ins w:id="394" w:author="PR Preview" w:date="2026-01-01T00:00:00Z">
        <w:r>
          <w:rPr>
            <w:b/>
            <w:bCs/>
          </w:rPr>
          <w:t xml:space="preserve">Definition 3 (Direction)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rPr>
            <w:b/>
            <w:bCs/>
          </w:rPr>
          <w:t xml:space="preserve">direction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in</w:t>
        </w:r>
      </w:ins>
      <w:ins w:id="40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is given by a nonzero vector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$\mathord{\smash[b]{\underset{\raise.3ex\hbox{$\scriptstyle\sim$}}{d}}\vphantom{d}} \in \mathbb{R}^p$</w:t>
        </w:r>
      </w:ins>
      <w:ins w:id="406" w:author="PR Preview" w:date="2026-01-01T00:00:00Z">
        <w:r>
          <w:t xml:space="preserve">: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moving from a point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$\mathord{\smash[b]{\underset{\raise.3ex\hbox{$\scriptstyle\sim$}}{x}}\vphantom{x}}$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in the direction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$\mathord{\smash[b]{\underset{\raise.3ex\hbox{$\scriptstyle\sim$}}{d}}\vphantom{d}}$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means moving to the points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$\mathord{\smash[b]{\underset{\raise.3ex\hbox{$\scriptstyle\sim$}}{x}}\vphantom{x}}+ t \mathord{\smash[b]{\underset{\raise.3ex\hbox{$\scriptstyle\sim$}}{d}}\vphantom{d}}$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with</w:t>
        </w:r>
      </w:ins>
      <w:ins w:id="42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422" w:author="PR Preview" w:date="2026-01-01T00:00:00Z">
        <w:r>
          <w:t xml:space="preserve">.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For any</w:t>
        </w:r>
      </w:ins>
      <w:ins w:id="42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426" w:author="PR Preview" w:date="2026-01-01T00:00:00Z">
        <w:r>
          <w:t xml:space="preserve">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$c \mathord{\smash[b]{\underset{\raise.3ex\hbox{$\scriptstyle\sim$}}{d}}\vphantom{d}}$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reaches the same points (with</w:t>
        </w:r>
      </w:ins>
      <w:ins w:id="4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/</m:t>
        </m:r>
        <m:r>
          <m:t>c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in place of</w:t>
        </w:r>
      </w:ins>
      <w:ins w:id="434" w:author="PR Preview" w:date="2026-01-01T00:00:00Z">
        <w:r>
          <w:t xml:space="preserve"> </w:t>
        </w:r>
      </w:ins>
      <m:oMath>
        <m:r>
          <m:t>t</m:t>
        </m:r>
      </m:oMath>
      <w:ins w:id="435" w:author="PR Preview" w:date="2026-01-01T00:00:00Z">
        <w:r>
          <w:t xml:space="preserve">),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so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$\mathord{\smash[b]{\underset{\raise.3ex\hbox{$\scriptstyle\sim$}}{d}}\vphantom{d}}$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and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$c \mathord{\smash[b]{\underset{\raise.3ex\hbox{$\scriptstyle\sim$}}{d}}\vphantom{d}}$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give the same direction.</w:t>
        </w:r>
      </w:ins>
    </w:p>
    <w:bookmarkEnd w:id="41"/>
    <w:bookmarkStart w:id="42" w:name="exm-direction"/>
    <w:p>
      <w:pPr>
        <w:pStyle w:val="BodyText"/>
      </w:pPr>
      <w:ins w:id="446" w:author="PR Preview" w:date="2026-01-01T00:00:00Z">
        <w:r>
          <w:rPr>
            <w:b/>
            <w:bCs/>
          </w:rPr>
          <w:t xml:space="preserve">Example 3 (Moving from</w:t>
        </w:r>
      </w:ins>
      <w:ins w:id="44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48" w:author="PR Preview" w:date="2026-01-01T00:00:00Z">
        <w:r>
          <w:rPr>
            <w:b/>
            <w:bCs/>
          </w:rPr>
          <w:t xml:space="preserve"> </w:t>
        </w:r>
      </w:ins>
      <w:ins w:id="449" w:author="PR Preview" w:date="2026-01-01T00:00:00Z">
        <w:r>
          <w:rPr>
            <w:b/>
            <w:bCs/>
          </w:rPr>
          <w:t xml:space="preserve">in the direction</w:t>
        </w:r>
      </w:ins>
      <w:ins w:id="45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51" w:author="PR Preview" w:date="2026-01-01T00:00:00Z">
        <w:r>
          <w:rPr>
            <w:b/>
            <w:bCs/>
          </w:rPr>
          <w:t xml:space="preserve">)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From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$\mathord{\smash[b]{\underset{\raise.3ex\hbox{$\scriptstyle\sim$}}{x}}\vphantom{x}}= {(2, -1)}^{\top}$</w:t>
        </w:r>
      </w:ins>
      <w:ins w:id="456" w:author="PR Preview" w:date="2026-01-01T00:00:00Z">
        <w:r>
          <w:t xml:space="preserve">, moving in the direction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$\mathord{\smash[b]{\underset{\raise.3ex\hbox{$\scriptstyle\sim$}}{d}}\vphantom{d}} = {(1, 1)}^{\top}$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reaches the points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$\mathord{\smash[b]{\underset{\raise.3ex\hbox{$\scriptstyle\sim$}}{x}}\vphantom{x}}+ t \mathord{\smash[b]{\underset{\raise.3ex\hbox{$\scriptstyle\sim$}}{d}}\vphantom{d}} = {(2 + t,\ -1 + t)}^{\top}$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for</w:t>
        </w:r>
      </w:ins>
      <w:ins w:id="46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such as</w:t>
        </w:r>
      </w:ins>
      <w:ins w:id="46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at</w:t>
        </w:r>
      </w:ins>
      <w:ins w:id="47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</m:t>
        </m:r>
      </m:oMath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The vector</w:t>
        </w:r>
      </w:ins>
      <w:ins w:id="47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gives the same direction: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it reaches</w:t>
        </w:r>
      </w:ins>
      <w:ins w:id="48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at</w:t>
        </w:r>
      </w:ins>
      <w:ins w:id="48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485" w:author="PR Preview" w:date="2026-01-01T00:00:00Z">
        <w:r>
          <w:t xml:space="preserve">.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The vector</w:t>
        </w:r>
      </w:ins>
      <w:ins w:id="48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gives the opposite direction,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reaching points such as</w:t>
        </w:r>
      </w:ins>
      <w:ins w:id="49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94" w:author="PR Preview" w:date="2026-01-01T00:00:00Z">
        <w:r>
          <w:t xml:space="preserve">.</w:t>
        </w:r>
      </w:ins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BodyText"/>
      </w:pPr>
      <w:ins w:id="495" w:author="PR Preview" w:date="2026-01-01T00:00:00Z">
        <w:r>
  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  </w:r>
      </w:ins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del w:id="496" w:author="PR Preview" w:date="2026-01-01T00:00:00Z">
        <w:r>
          <w:rPr>
            <w:b/>
            <w:bCs/>
          </w:rPr>
          <w:delText xml:space="preserve">Example 4 (Level sets of</w:delText>
        </w:r>
      </w:del>
      <w:del w:id="497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498" w:author="PR Preview" w:date="2026-01-01T00:00:00Z">
        <w:r>
          <w:rPr>
            <w:b/>
            <w:bCs/>
          </w:rPr>
          <w:delText xml:space="preserve">)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Let</w:delText>
        </w:r>
      </w:del>
      <w:del w:id="5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for</w:delText>
        </w:r>
      </w:del>
      <w:del w:id="5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506" w:author="PR Preview" w:date="2026-01-01T00:00:00Z">
        <w:r>
          <w:delText xml:space="preserve">The level set at</w:delText>
        </w:r>
      </w:del>
      <w:del w:id="507" w:author="PR Preview" w:date="2026-01-01T00:00:00Z">
        <w:r>
          <w:delText xml:space="preserve"> </w:delText>
        </w:r>
      </w:del>
      <m:oMath>
        <m:r>
          <m:t>1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is the circle of radius</w:delText>
        </w:r>
      </w:del>
      <w:del w:id="510" w:author="PR Preview" w:date="2026-01-01T00:00:00Z">
        <w:r>
          <w:delText xml:space="preserve"> </w:delText>
        </w:r>
      </w:del>
      <m:oMath>
        <m:r>
          <m:t>1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around</w:delText>
        </w:r>
      </w:del>
      <w:del w:id="51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4" w:author="PR Preview" w:date="2026-01-01T00:00:00Z">
        <w:r>
          <w:delText xml:space="preserve">.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For example,</w:delText>
        </w:r>
      </w:del>
      <w:del w:id="51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is on it, since</w:delText>
        </w:r>
      </w:del>
      <w:del w:id="520" w:author="PR Preview" w:date="2026-01-01T00:00:00Z">
        <w:r>
          <w:delText xml:space="preserve"> </w:delText>
        </w:r>
      </w:del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del w:id="521" w:author="PR Preview" w:date="2026-01-01T00:00:00Z">
        <w:r>
          <w:delText xml:space="preserve">,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and</w:delText>
        </w:r>
      </w:del>
      <w:del w:id="52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is not, since</w:delText>
        </w:r>
      </w:del>
      <w:del w:id="52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52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529" w:author="PR Preview" w:date="2026-01-01T00:00:00Z">
        <w:r>
          <w:delText xml:space="preserve">The level set at</w:delText>
        </w:r>
      </w:del>
      <w:del w:id="530" w:author="PR Preview" w:date="2026-01-01T00:00:00Z">
        <w:r>
          <w:delText xml:space="preserve"> </w:delText>
        </w:r>
      </w:del>
      <m:oMath>
        <m:r>
          <m:t>0</m:t>
        </m:r>
      </m:oMath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is the single point</w:delText>
        </w:r>
      </w:del>
      <w:del w:id="53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4" w:author="PR Preview" w:date="2026-01-01T00:00:00Z">
        <w:r>
          <w:delText xml:space="preserve">.</w:delText>
        </w:r>
      </w:del>
    </w:p>
    <w:p>
      <w:pPr>
        <w:pStyle w:val="BodyText"/>
      </w:pPr>
      <w:ins w:id="535" w:author="PR Preview" w:date="2026-01-01T00:00:00Z">
        <w:r>
          <w:rPr>
            <w:b/>
            <w:bCs/>
          </w:rPr>
          <w:t xml:space="preserve">Example 4 (Level sets of</w:t>
        </w:r>
      </w:ins>
      <w:ins w:id="536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537" w:author="PR Preview" w:date="2026-01-01T00:00:00Z">
        <w:r>
          <w:rPr>
            <w:b/>
            <w:bCs/>
          </w:rPr>
          <w:t xml:space="preserve">)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Let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$f(\mathord{\smash[b]{\underset{\raise.3ex\hbox{$\scriptstyle\sim$}}{x}}\vphantom{x}}) = x_1^2 + x_2^2$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for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$\mathord{\smash[b]{\underset{\raise.3ex\hbox{$\scriptstyle\sim$}}{x}}\vphantom{x}}= {(x_1, x_2)}^{\top}$</w:t>
        </w:r>
      </w:ins>
      <w:ins w:id="54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547" w:author="PR Preview" w:date="2026-01-01T00:00:00Z">
        <w:r>
          <w:t xml:space="preserve">The level set at</w:t>
        </w:r>
      </w:ins>
      <w:ins w:id="548" w:author="PR Preview" w:date="2026-01-01T00:00:00Z">
        <w:r>
          <w:t xml:space="preserve"> </w:t>
        </w:r>
      </w:ins>
      <m:oMath>
        <m:r>
          <m:t>1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is the circle of radius</w:t>
        </w:r>
      </w:ins>
      <w:ins w:id="551" w:author="PR Preview" w:date="2026-01-01T00:00:00Z">
        <w:r>
          <w:t xml:space="preserve"> </w:t>
        </w:r>
      </w:ins>
      <m:oMath>
        <m:r>
          <m:t>1</m:t>
        </m:r>
      </m:oMath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around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$\mathord{\smash[b]{\underset{\raise.3ex\hbox{$\scriptstyle\sim$}}{0}}\vphantom{0}}$</w:t>
        </w:r>
      </w:ins>
      <w:ins w:id="556" w:author="PR Preview" w:date="2026-01-01T00:00:00Z">
        <w:r>
          <w:t xml:space="preserve">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For example,</w:t>
        </w:r>
      </w:ins>
      <w:ins w:id="55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is on it, since</w:t>
        </w:r>
      </w:ins>
      <w:ins w:id="562" w:author="PR Preview" w:date="2026-01-01T00:00:00Z">
        <w:r>
          <w:t xml:space="preserve"> </w:t>
        </w:r>
      </w:ins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and</w:t>
        </w:r>
      </w:ins>
      <w:ins w:id="56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is not, since</w:t>
        </w:r>
      </w:ins>
      <w:ins w:id="56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5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571" w:author="PR Preview" w:date="2026-01-01T00:00:00Z">
        <w:r>
          <w:t xml:space="preserve">The level set at</w:t>
        </w:r>
      </w:ins>
      <w:ins w:id="572" w:author="PR Preview" w:date="2026-01-01T00:00:00Z">
        <w:r>
          <w:t xml:space="preserve"> </w:t>
        </w:r>
      </w:ins>
      <m:oMath>
        <m:r>
          <m:t>0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is the single point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$\mathord{\smash[b]{\underset{\raise.3ex\hbox{$\scriptstyle\sim$}}{0}}\vphantom{0}}$</w:t>
        </w:r>
      </w:ins>
      <w:ins w:id="57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BodyText"/>
      </w:pPr>
      <w:ins w:id="578" w:author="PR Preview" w:date="2026-01-01T00:00:00Z">
        <w:r>
          <w:t xml:space="preserve">$$f(\mathord{\smash[b]{\underset{\raise.3ex\hbox{$\scriptstyle\sim$}}{w}}\vphantom{w}}) = 3 w_1 w_2 + w_2^3 - 5 w_1$$</w:t>
        </w:r>
      </w:ins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del w:id="579" w:author="PR Preview" w:date="2026-01-01T00:00:00Z">
        <w:r>
          <w:delText xml:space="preserve">Assemble</w:delText>
        </w:r>
      </w:del>
      <w:del w:id="58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and evaluate it at</w:delText>
        </w:r>
      </w:del>
      <w:del w:id="58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del w:id="58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4"/>
        </w:numPr>
      </w:pPr>
      <w:ins w:id="585" w:author="PR Preview" w:date="2026-01-01T00:00:00Z">
        <w:r>
          <w:t xml:space="preserve">Assemble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$\nabla_{\mathord{\smash[b]{\underset{\raise.3ex\hbox{$\scriptstyle\sim$}}{w}}\vphantom{w}}} f$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 evaluate it at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$\mathord{\smash[b]{\underset{\raise.3ex\hbox{$\scriptstyle\sim$}}{w}}\vphantom{w}} = \begin{bmatrix} 2 &amp; -1 \end{bmatrix}^{\top}$</w:t>
        </w:r>
      </w:ins>
      <w:ins w:id="59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del w:id="593" w:author="PR Preview" w:date="2026-01-01T00:00:00Z">
        <w:r>
          <w:delText xml:space="preserve">The gradient is a vector-valued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rPr>
            <w:i/>
            <w:iCs/>
          </w:rPr>
          <w:delText xml:space="preserve">function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of</w:delText>
        </w:r>
      </w:del>
      <w:del w:id="59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9" w:author="PR Preview" w:date="2026-01-01T00:00:00Z">
        <w:r>
          <w:delText xml:space="preserve">, not a single vector.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At</w:delText>
        </w:r>
      </w:del>
      <w:del w:id="60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del w:id="60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604" w:author="PR Preview" w:date="2026-01-01T00:00:00Z">
        <w:r>
  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  </w:r>
      </w:ins>
    </w:p>
    <w:p>
      <w:pPr>
        <w:pStyle w:val="FirstParagraph"/>
      </w:pPr>
      <w:ins w:id="605" w:author="PR Preview" w:date="2026-01-01T00:00:00Z">
        <w:r>
          <w:t xml:space="preserve">The gradient is a vector-valued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rPr>
            <w:i/>
            <w:iCs/>
          </w:rPr>
          <w:t xml:space="preserve">function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of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$\mathord{\smash[b]{\underset{\raise.3ex\hbox{$\scriptstyle\sim$}}{w}}\vphantom{w}}$</w:t>
        </w:r>
      </w:ins>
      <w:ins w:id="612" w:author="PR Preview" w:date="2026-01-01T00:00:00Z">
        <w:r>
          <w:t xml:space="preserve">, not a single vector.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At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$\mathord{\smash[b]{\underset{\raise.3ex\hbox{$\scriptstyle\sim$}}{w}}\vphantom{w}} = \begin{bmatrix} 2 &amp; -1 \end{bmatrix}^{\top}$</w:t>
        </w:r>
      </w:ins>
      <w:ins w:id="617" w:author="PR Preview" w:date="2026-01-01T00:00:00Z">
        <w:r>
          <w:t xml:space="preserve">,</w:t>
        </w:r>
      </w:ins>
    </w:p>
    <w:p>
      <w:pPr>
        <w:pStyle w:val="BodyText"/>
      </w:pPr>
      <w:ins w:id="618" w:author="PR Preview" w:date="2026-01-01T00:00:00Z">
        <w:r>
  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  </w:r>
      </w:ins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del w:id="619" w:author="PR Preview" w:date="2026-01-01T00:00:00Z">
        <w:r>
          <w:rPr>
            <w:b/>
            <w:bCs/>
          </w:rPr>
          <w:delText xml:space="preserve">Definition 5 (Row-vector derivative (total derivative))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If</w:delText>
        </w:r>
      </w:del>
      <w:del w:id="62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is a scalar-valued function of a</w:delText>
        </w:r>
      </w:del>
      <w:del w:id="62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vector</w:delText>
        </w:r>
      </w:del>
      <w:del w:id="62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such as</w:delText>
        </w:r>
      </w:del>
      <w:del w:id="6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3" w:author="PR Preview" w:date="2026-01-01T00:00:00Z">
        <w:r>
          <w:delText xml:space="preserve">,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then its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rPr>
            <w:b/>
            <w:bCs/>
          </w:rPr>
          <w:delText xml:space="preserve">row-vector derivative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is the row vector of its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partial derivatives (</w:delText>
        </w:r>
      </w:del>
      <w:hyperlink w:anchor="def-partial-derivative">
        <w:del w:id="64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43" w:author="PR Preview" w:date="2026-01-01T00:00:00Z">
        <w:r>
          <w:delText xml:space="preserve">):</w:delText>
        </w:r>
      </w:del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BodyText"/>
      </w:pPr>
      <w:ins w:id="644" w:author="PR Preview" w:date="2026-01-01T00:00:00Z">
        <w:r>
          <w:rPr>
            <w:b/>
            <w:bCs/>
          </w:rPr>
          <w:t xml:space="preserve">Definition 5 (Row-vector derivative (total derivative))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If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$f(\mathord{\smash[b]{\underset{\raise.3ex\hbox{$\scriptstyle\sim$}}{\beta}}\vphantom{\beta}})$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is a scalar-valued function of a</w:t>
        </w:r>
      </w:ins>
      <w:ins w:id="65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vector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$\mathord{\smash[b]{\underset{\raise.3ex\hbox{$\scriptstyle\sim$}}{\beta}}\vphantom{\beta}}$</w:t>
        </w:r>
      </w:ins>
      <w:ins w:id="656" w:author="PR Preview" w:date="2026-01-01T00:00:00Z">
        <w:r>
          <w:t xml:space="preserve">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such as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  </w:r>
      </w:ins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then its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rPr>
            <w:b/>
            <w:bCs/>
          </w:rPr>
          <w:t xml:space="preserve">row-vector derivative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is the row vector of its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partial derivatives (</w:t>
        </w:r>
      </w:ins>
      <w:hyperlink w:anchor="def-partial-derivative">
        <w:ins w:id="67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71" w:author="PR Preview" w:date="2026-01-01T00:00:00Z">
        <w:r>
          <w:t xml:space="preserve">):</w:t>
        </w:r>
      </w:ins>
    </w:p>
    <w:p>
      <w:pPr>
        <w:pStyle w:val="BodyText"/>
      </w:pPr>
      <w:bookmarkStart w:id="47" w:name="eq-row-vector-derivative"/>
      <w:ins w:id="672" w:author="PR Preview" w:date="2026-01-01T00:00:00Z">
        <w:r>
  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  </w:r>
      </w:ins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del w:id="673" w:author="PR Preview" w:date="2026-01-01T00:00:00Z">
        <w:r>
          <w:rPr>
            <w:i/>
            <w:iCs/>
          </w:rPr>
          <w:delText xml:space="preserve">Remark 1</w:delText>
        </w:r>
      </w:del>
      <w:del w:id="674" w:author="PR Preview" w:date="2026-01-01T00:00:00Z">
        <w:r>
          <w:delText xml:space="preserve"> (Other notation for the row-vector derivative). </w:delText>
        </w:r>
      </w:del>
      <w:del w:id="675" w:author="PR Preview" w:date="2026-01-01T00:00:00Z">
        <w:r>
          <w:delText xml:space="preserve">Some sources write the same row vector as</w:delText>
        </w:r>
      </w:del>
      <w:del w:id="67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77" w:author="PR Preview" w:date="2026-01-01T00:00:00Z">
        <w:r>
          <w:delText xml:space="preserve">,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with the operator on the left,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read as each operator</w:delText>
        </w:r>
      </w:del>
      <w:del w:id="68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applied to</w:delText>
        </w:r>
      </w:del>
      <w:del w:id="685" w:author="PR Preview" w:date="2026-01-01T00:00:00Z">
        <w:r>
          <w:delText xml:space="preserve"> </w:delText>
        </w:r>
      </w:del>
      <m:oMath>
        <m:r>
          <m:t>f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rather than as a matrix product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(see</w:delText>
        </w:r>
      </w:del>
      <w:del w:id="690" w:author="PR Preview" w:date="2026-01-01T00:00:00Z">
        <w:r>
          <w:delText xml:space="preserve"> </w:delText>
        </w:r>
      </w:del>
      <w:hyperlink w:anchor="rem-row-derivative-shape">
        <w:del w:id="691" w:author="PR Preview" w:date="2026-01-01T00:00:00Z">
          <w:r>
            <w:rPr>
              <w:rStyle w:val="Hyperlink"/>
            </w:rPr>
            <w:delText xml:space="preserve">Remark 2</w:delText>
          </w:r>
        </w:del>
      </w:hyperlink>
      <w:del w:id="692" w:author="PR Preview" w:date="2026-01-01T00:00:00Z">
        <w:r>
          <w:delText xml:space="preserve">).</w:delText>
        </w:r>
      </w:del>
    </w:p>
    <w:p>
      <w:pPr>
        <w:pStyle w:val="BodyText"/>
      </w:pPr>
      <w:del w:id="693" w:author="PR Preview" w:date="2026-01-01T00:00:00Z">
        <w:r>
          <w:rPr>
            <w:i/>
            <w:iCs/>
          </w:rPr>
          <w:delText xml:space="preserve">Remark 2</w:delText>
        </w:r>
      </w:del>
      <w:del w:id="694" w:author="PR Preview" w:date="2026-01-01T00:00:00Z">
        <w:r>
          <w:delText xml:space="preserve"> (Which side the operator goes on). </w:delText>
        </w:r>
      </w:del>
      <w:del w:id="695" w:author="PR Preview" w:date="2026-01-01T00:00:00Z">
        <w:r>
          <w:delText xml:space="preserve">Read</w:delText>
        </w:r>
      </w:del>
      <w:del w:id="69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as a</w:delText>
        </w:r>
      </w:del>
      <w:del w:id="69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column vector of operators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with entries</w:delText>
        </w:r>
      </w:del>
      <w:del w:id="7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del w:id="705" w:author="PR Preview" w:date="2026-01-01T00:00:00Z">
        <w:r>
          <w:delText xml:space="preserve">,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and</w:delText>
        </w:r>
      </w:del>
      <w:del w:id="70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as the</w:delText>
        </w:r>
      </w:del>
      <w:del w:id="71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row vector of operators with the same entries.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Writing either one next to</w:delText>
        </w:r>
      </w:del>
      <w:del w:id="716" w:author="PR Preview" w:date="2026-01-01T00:00:00Z">
        <w:r>
          <w:delText xml:space="preserve"> </w:delText>
        </w:r>
      </w:del>
      <m:oMath>
        <m:r>
          <m:t>f</m:t>
        </m:r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can be read in two ways:</w:delText>
        </w:r>
      </w:del>
    </w:p>
    <w:p>
      <w:pPr>
        <w:pStyle w:val="Compact"/>
        <w:numPr>
          <w:ilvl w:val="0"/>
          <w:numId w:val="1005"/>
        </w:numPr>
      </w:pPr>
      <w:del w:id="719" w:author="PR Preview" w:date="2026-01-01T00:00:00Z">
        <w:r>
          <w:rPr>
            <w:b/>
            <w:bCs/>
          </w:rPr>
          <w:delText xml:space="preserve">As a matrix product,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with</w:delText>
        </w:r>
      </w:del>
      <w:del w:id="722" w:author="PR Preview" w:date="2026-01-01T00:00:00Z">
        <w:r>
          <w:delText xml:space="preserve"> </w:delText>
        </w:r>
      </w:del>
      <m:oMath>
        <m:r>
          <m:t>f</m:t>
        </m:r>
      </m:oMath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a</w:delText>
        </w:r>
      </w:del>
      <w:del w:id="72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matrix,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under the shape rule of</w:delText>
        </w:r>
      </w:del>
      <w:del w:id="730" w:author="PR Preview" w:date="2026-01-01T00:00:00Z">
        <w:r>
          <w:delText xml:space="preserve"> </w:delText>
        </w:r>
      </w:del>
      <w:hyperlink r:id="rId50">
        <w:del w:id="731" w:author="PR Preview" w:date="2026-01-01T00:00:00Z">
          <w:r>
            <w:rPr>
              <w:rStyle w:val="Hyperlink"/>
            </w:rPr>
            <w:delText xml:space="preserve">matrix multiplication</w:delText>
          </w:r>
        </w:del>
      </w:hyperlink>
      <w:del w:id="732" w:author="PR Preview" w:date="2026-01-01T00:00:00Z">
        <w:r>
          <w:delText xml:space="preserve">.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The column-vector operator works on the left:</w:delText>
        </w:r>
      </w:del>
      <w:del w:id="73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is</w:delText>
        </w:r>
      </w:del>
      <w:del w:id="7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739" w:author="PR Preview" w:date="2026-01-01T00:00:00Z">
        <w:r>
          <w:delText xml:space="preserve">, a</w:delText>
        </w:r>
      </w:del>
      <w:del w:id="74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column vector (</w:delText>
        </w:r>
      </w:del>
      <w:hyperlink w:anchor="def-vector-derivative">
        <w:del w:id="74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744" w:author="PR Preview" w:date="2026-01-01T00:00:00Z">
        <w:r>
          <w:delText xml:space="preserve">).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The row-vector operator does not:</w:delText>
        </w:r>
      </w:del>
      <w:del w:id="7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is</w:delText>
        </w:r>
      </w:del>
      <w:del w:id="7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del w:id="751" w:author="PR Preview" w:date="2026-01-01T00:00:00Z">
        <w:r>
          <w:delText xml:space="preserve">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whose inner dimensions</w:delText>
        </w:r>
      </w:del>
      <w:del w:id="754" w:author="PR Preview" w:date="2026-01-01T00:00:00Z">
        <w:r>
          <w:delText xml:space="preserve"> </w:delText>
        </w:r>
      </w:del>
      <m:oMath>
        <m:r>
          <m:t>p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and</w:delText>
        </w:r>
      </w:del>
      <w:del w:id="757" w:author="PR Preview" w:date="2026-01-01T00:00:00Z">
        <w:r>
          <w:delText xml:space="preserve"> </w:delText>
        </w:r>
      </w:del>
      <m:oMath>
        <m:r>
          <m:t>1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do not match when</w:delText>
        </w:r>
      </w:del>
      <w:del w:id="76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&gt;</m:t>
        </m:r>
        <m:r>
          <m:t>1</m:t>
        </m:r>
      </m:oMath>
      <w:del w:id="761" w:author="PR Preview" w:date="2026-01-01T00:00:00Z">
        <w:r>
          <w:delText xml:space="preserve">.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For the shape rule to give the</w:delText>
        </w:r>
      </w:del>
      <w:del w:id="76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row vector,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the operator would have to go on the right of</w:delText>
        </w:r>
      </w:del>
      <w:del w:id="769" w:author="PR Preview" w:date="2026-01-01T00:00:00Z">
        <w:r>
          <w:delText xml:space="preserve"> </w:delText>
        </w:r>
      </w:del>
      <m:oMath>
        <m:r>
          <m:t>f</m:t>
        </m:r>
      </m:oMath>
      <w:del w:id="770" w:author="PR Preview" w:date="2026-01-01T00:00:00Z">
        <w:r>
          <w:delText xml:space="preserve">, as in</w:delText>
        </w:r>
      </w:del>
      <w:del w:id="7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del w:id="772" w:author="PR Preview" w:date="2026-01-01T00:00:00Z">
        <w:r>
          <w:delText xml:space="preserve">,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which changes its meaning (see below).</w:delText>
        </w:r>
      </w:del>
    </w:p>
    <w:p>
      <w:pPr>
        <w:pStyle w:val="Compact"/>
        <w:numPr>
          <w:ilvl w:val="0"/>
          <w:numId w:val="1005"/>
        </w:numPr>
      </w:pPr>
      <w:del w:id="775" w:author="PR Preview" w:date="2026-01-01T00:00:00Z">
        <w:r>
          <w:rPr>
            <w:b/>
            <w:bCs/>
          </w:rPr>
          <w:delText xml:space="preserve">As a scalar multiple,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with</w:delText>
        </w:r>
      </w:del>
      <w:del w:id="778" w:author="PR Preview" w:date="2026-01-01T00:00:00Z">
        <w:r>
          <w:delText xml:space="preserve"> </w:delText>
        </w:r>
      </w:del>
      <m:oMath>
        <m:r>
          <m:t>f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 scalar,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the way</w:delText>
        </w:r>
      </w:del>
      <w:del w:id="783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is read in</w:delText>
        </w:r>
      </w:del>
      <w:del w:id="786" w:author="PR Preview" w:date="2026-01-01T00:00:00Z">
        <w:r>
          <w:delText xml:space="preserve"> </w:delText>
        </w:r>
      </w:del>
      <w:hyperlink r:id="rId51">
        <w:del w:id="787" w:author="PR Preview" w:date="2026-01-01T00:00:00Z">
          <w:r>
            <w:rPr>
              <w:rStyle w:val="Hyperlink"/>
            </w:rPr>
            <w:delText xml:space="preserve">scalar multiplication</w:delText>
          </w:r>
        </w:del>
      </w:hyperlink>
      <w:del w:id="788" w:author="PR Preview" w:date="2026-01-01T00:00:00Z">
        <w:r>
          <w:delText xml:space="preserve">,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which has no shape rule: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each entry of the operator vector is applied to</w:delText>
        </w:r>
      </w:del>
      <w:del w:id="793" w:author="PR Preview" w:date="2026-01-01T00:00:00Z">
        <w:r>
          <w:delText xml:space="preserve"> </w:delText>
        </w:r>
      </w:del>
      <m:oMath>
        <m:r>
          <m:t>f</m:t>
        </m:r>
      </m:oMath>
      <w:del w:id="794" w:author="PR Preview" w:date="2026-01-01T00:00:00Z">
        <w:r>
          <w:delText xml:space="preserve">.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Then both</w:delText>
        </w:r>
      </w:del>
      <w:del w:id="7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and</w:delText>
        </w:r>
      </w:del>
      <w:del w:id="80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del w:id="801" w:author="PR Preview" w:date="2026-01-01T00:00:00Z">
        <w:r>
          <w:delText xml:space="preserve"> </w:delText>
        </w:r>
      </w:del>
      <w:del w:id="802" w:author="PR Preview" w:date="2026-01-01T00:00:00Z">
        <w:r>
          <w:delText xml:space="preserve">work with the operator on the left.</w:delText>
        </w:r>
      </w:del>
    </w:p>
    <w:p>
      <w:pPr>
        <w:pStyle w:val="FirstParagraph"/>
      </w:pPr>
      <w:del w:id="803" w:author="PR Preview" w:date="2026-01-01T00:00:00Z">
        <w:r>
          <w:delText xml:space="preserve">The fraction</w:delText>
        </w:r>
      </w:del>
      <w:del w:id="8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of</w:delText>
        </w:r>
      </w:del>
      <w:del w:id="807" w:author="PR Preview" w:date="2026-01-01T00:00:00Z">
        <w:r>
          <w:delText xml:space="preserve"> </w:delText>
        </w:r>
      </w:del>
      <w:hyperlink w:anchor="eq-row-vector-derivative">
        <w:del w:id="808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means the same thing under both readings: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the transpose in the denominator says the result is a row vector,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without making the derivative a product.</w:delText>
        </w:r>
      </w:del>
    </w:p>
    <w:p>
      <w:pPr>
        <w:pStyle w:val="BodyText"/>
      </w:pPr>
      <w:ins w:id="815" w:author="PR Preview" w:date="2026-01-01T00:00:00Z">
        <w:r>
          <w:rPr>
            <w:i/>
            <w:iCs/>
          </w:rPr>
          <w:t xml:space="preserve">Remark 1</w:t>
        </w:r>
      </w:ins>
      <w:ins w:id="816" w:author="PR Preview" w:date="2026-01-01T00:00:00Z">
        <w:r>
          <w:t xml:space="preserve"> (Other notation for the row-vector derivative). </w:t>
        </w:r>
      </w:ins>
      <w:ins w:id="817" w:author="PR Preview" w:date="2026-01-01T00:00:00Z">
        <w:r>
          <w:t xml:space="preserve">Some sources write the same row vector as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$\frac{\partial}{\partial {\mathord{\smash[b]{\underset{\raise.3ex\hbox{$\scriptstyle\sim$}}{\beta}}\vphantom{\beta}}}^{\top}} f(\mathord{\smash[b]{\underset{\raise.3ex\hbox{$\scriptstyle\sim$}}{\beta}}\vphantom{\beta}})$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with the operator on the left,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read as each operator</w:t>
        </w:r>
      </w:ins>
      <w:ins w:id="82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applied to</w:t>
        </w:r>
      </w:ins>
      <w:ins w:id="828" w:author="PR Preview" w:date="2026-01-01T00:00:00Z">
        <w:r>
          <w:t xml:space="preserve"> </w:t>
        </w:r>
      </w:ins>
      <m:oMath>
        <m:r>
          <m:t>f</m:t>
        </m:r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rather than as a matrix product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(see</w:t>
        </w:r>
      </w:ins>
      <w:ins w:id="833" w:author="PR Preview" w:date="2026-01-01T00:00:00Z">
        <w:r>
          <w:t xml:space="preserve"> </w:t>
        </w:r>
      </w:ins>
      <w:hyperlink w:anchor="rem-row-derivative-shape">
        <w:ins w:id="834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835" w:author="PR Preview" w:date="2026-01-01T00:00:00Z">
        <w:r>
          <w:t xml:space="preserve">).</w:t>
        </w:r>
      </w:ins>
    </w:p>
    <w:bookmarkEnd w:id="49"/>
    <w:bookmarkStart w:id="53" w:name="rem-row-derivative-shape"/>
    <w:p>
      <w:pPr>
        <w:pStyle w:val="BodyText"/>
      </w:pPr>
      <w:ins w:id="836" w:author="PR Preview" w:date="2026-01-01T00:00:00Z">
        <w:r>
          <w:rPr>
            <w:i/>
            <w:iCs/>
          </w:rPr>
          <w:t xml:space="preserve">Remark 2</w:t>
        </w:r>
      </w:ins>
      <w:ins w:id="837" w:author="PR Preview" w:date="2026-01-01T00:00:00Z">
        <w:r>
          <w:t xml:space="preserve"> (Which side the operator goes on). </w:t>
        </w:r>
      </w:ins>
      <w:ins w:id="838" w:author="PR Preview" w:date="2026-01-01T00:00:00Z">
        <w:r>
          <w:t xml:space="preserve">Read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$\frac{\partial}{\partial \mathord{\smash[b]{\underset{\raise.3ex\hbox{$\scriptstyle\sim$}}{\beta}}\vphantom{\beta}}}$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as a</w:t>
        </w:r>
      </w:ins>
      <w:ins w:id="8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column vector of operators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with entries</w:t>
        </w:r>
      </w:ins>
      <w:ins w:id="84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ins w:id="849" w:author="PR Preview" w:date="2026-01-01T00:00:00Z">
        <w:r>
          <w:t xml:space="preserve">,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and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$\frac{\partial}{\partial {\mathord{\smash[b]{\underset{\raise.3ex\hbox{$\scriptstyle\sim$}}{\beta}}\vphantom{\beta}}}^{\top}}$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as the</w:t>
        </w:r>
      </w:ins>
      <w:ins w:id="85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row vector of operators with the same entries.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Writing either one next to</w:t>
        </w:r>
      </w:ins>
      <w:ins w:id="861" w:author="PR Preview" w:date="2026-01-01T00:00:00Z">
        <w:r>
          <w:t xml:space="preserve"> </w:t>
        </w:r>
      </w:ins>
      <m:oMath>
        <m:r>
          <m:t>f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can be read in two ways:</w:t>
        </w:r>
      </w:ins>
    </w:p>
    <w:p>
      <w:pPr>
        <w:pStyle w:val="Compact"/>
        <w:numPr>
          <w:ilvl w:val="0"/>
          <w:numId w:val="1005"/>
        </w:numPr>
      </w:pPr>
      <w:ins w:id="864" w:author="PR Preview" w:date="2026-01-01T00:00:00Z">
        <w:r>
          <w:rPr>
            <w:b/>
            <w:bCs/>
          </w:rPr>
          <w:t xml:space="preserve">As a matrix product,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with</w:t>
        </w:r>
      </w:ins>
      <w:ins w:id="867" w:author="PR Preview" w:date="2026-01-01T00:00:00Z">
        <w:r>
          <w:t xml:space="preserve"> </w:t>
        </w:r>
      </w:ins>
      <m:oMath>
        <m:r>
          <m:t>f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</w:t>
        </w:r>
      </w:ins>
      <w:ins w:id="8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matrix,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under the shape rule of</w:t>
        </w:r>
      </w:ins>
      <w:ins w:id="875" w:author="PR Preview" w:date="2026-01-01T00:00:00Z">
        <w:r>
          <w:t xml:space="preserve"> </w:t>
        </w:r>
      </w:ins>
      <w:hyperlink r:id="rId50">
        <w:ins w:id="876" w:author="PR Preview" w:date="2026-01-01T00:00:00Z">
          <w:r>
            <w:rPr>
              <w:rStyle w:val="Hyperlink"/>
            </w:rPr>
            <w:t xml:space="preserve">matrix multiplication</w:t>
          </w:r>
        </w:ins>
      </w:hyperlink>
      <w:ins w:id="877" w:author="PR Preview" w:date="2026-01-01T00:00:00Z">
        <w:r>
          <w:t xml:space="preserve">.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The column-vector operator works on the left: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$\frac{\partial}{\partial \mathord{\smash[b]{\underset{\raise.3ex\hbox{$\scriptstyle\sim$}}{\beta}}\vphantom{\beta}}} f$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is</w:t>
        </w:r>
      </w:ins>
      <w:ins w:id="8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885" w:author="PR Preview" w:date="2026-01-01T00:00:00Z">
        <w:r>
          <w:t xml:space="preserve">, a</w:t>
        </w:r>
      </w:ins>
      <w:ins w:id="8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column vector (</w:t>
        </w:r>
      </w:ins>
      <w:hyperlink w:anchor="def-vector-derivative">
        <w:ins w:id="88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90" w:author="PR Preview" w:date="2026-01-01T00:00:00Z">
        <w:r>
          <w:t xml:space="preserve">).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The row-vector operator does not: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$\frac{\partial}{\partial {\mathord{\smash[b]{\underset{\raise.3ex\hbox{$\scriptstyle\sim$}}{\beta}}\vphantom{\beta}}}^{\top}} f$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</w:t>
        </w:r>
      </w:ins>
      <w:ins w:id="8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898" w:author="PR Preview" w:date="2026-01-01T00:00:00Z">
        <w:r>
          <w:t xml:space="preserve">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whose inner dimensions</w:t>
        </w:r>
      </w:ins>
      <w:ins w:id="901" w:author="PR Preview" w:date="2026-01-01T00:00:00Z">
        <w:r>
          <w:t xml:space="preserve"> </w:t>
        </w:r>
      </w:ins>
      <m:oMath>
        <m:r>
          <m:t>p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</w:t>
        </w:r>
      </w:ins>
      <w:ins w:id="904" w:author="PR Preview" w:date="2026-01-01T00:00:00Z">
        <w:r>
          <w:t xml:space="preserve"> </w:t>
        </w:r>
      </w:ins>
      <m:oMath>
        <m:r>
          <m:t>1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do not match when</w:t>
        </w:r>
      </w:ins>
      <w:ins w:id="90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&gt;</m:t>
        </m:r>
        <m:r>
          <m:t>1</m:t>
        </m:r>
      </m:oMath>
      <w:ins w:id="908" w:author="PR Preview" w:date="2026-01-01T00:00:00Z">
        <w:r>
          <w:t xml:space="preserve">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For the shape rule to give the</w:t>
        </w:r>
      </w:ins>
      <w:ins w:id="91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row vector,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the operator would have to go on the right of</w:t>
        </w:r>
      </w:ins>
      <w:ins w:id="916" w:author="PR Preview" w:date="2026-01-01T00:00:00Z">
        <w:r>
          <w:t xml:space="preserve"> </w:t>
        </w:r>
      </w:ins>
      <m:oMath>
        <m:r>
          <m:t>f</m:t>
        </m:r>
      </m:oMath>
      <w:ins w:id="917" w:author="PR Preview" w:date="2026-01-01T00:00:00Z">
        <w:r>
          <w:t xml:space="preserve">, as in</w:t>
        </w:r>
      </w:ins>
      <w:ins w:id="9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ins w:id="919" w:author="PR Preview" w:date="2026-01-01T00:00:00Z">
        <w:r>
          <w:t xml:space="preserve">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which changes its meaning (see below).</w:t>
        </w:r>
      </w:ins>
    </w:p>
    <w:p>
      <w:pPr>
        <w:pStyle w:val="Compact"/>
        <w:numPr>
          <w:ilvl w:val="0"/>
          <w:numId w:val="1005"/>
        </w:numPr>
      </w:pPr>
      <w:ins w:id="922" w:author="PR Preview" w:date="2026-01-01T00:00:00Z">
        <w:r>
          <w:rPr>
            <w:b/>
            <w:bCs/>
          </w:rPr>
          <w:t xml:space="preserve">As a scalar multiple,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with</w:t>
        </w:r>
      </w:ins>
      <w:ins w:id="925" w:author="PR Preview" w:date="2026-01-01T00:00:00Z">
        <w:r>
          <w:t xml:space="preserve"> </w:t>
        </w:r>
      </w:ins>
      <m:oMath>
        <m:r>
          <m:t>f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a scalar,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the way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$c \mathord{\smash[b]{\underset{\raise.3ex\hbox{$\scriptstyle\sim$}}{x}}\vphantom{x}}$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is read in</w:t>
        </w:r>
      </w:ins>
      <w:ins w:id="934" w:author="PR Preview" w:date="2026-01-01T00:00:00Z">
        <w:r>
          <w:t xml:space="preserve"> </w:t>
        </w:r>
      </w:ins>
      <w:hyperlink r:id="rId51">
        <w:ins w:id="935" w:author="PR Preview" w:date="2026-01-01T00:00:00Z">
          <w:r>
            <w:rPr>
              <w:rStyle w:val="Hyperlink"/>
            </w:rPr>
            <w:t xml:space="preserve">scalar multiplication</w:t>
          </w:r>
        </w:ins>
      </w:hyperlink>
      <w:ins w:id="936" w:author="PR Preview" w:date="2026-01-01T00:00:00Z">
        <w:r>
          <w:t xml:space="preserve">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which has no shape rule: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each entry of the operator vector is applied to</w:t>
        </w:r>
      </w:ins>
      <w:ins w:id="941" w:author="PR Preview" w:date="2026-01-01T00:00:00Z">
        <w:r>
          <w:t xml:space="preserve"> </w:t>
        </w:r>
      </w:ins>
      <m:oMath>
        <m:r>
          <m:t>f</m:t>
        </m:r>
      </m:oMath>
      <w:ins w:id="942" w:author="PR Preview" w:date="2026-01-01T00:00:00Z">
        <w:r>
          <w:t xml:space="preserve">.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Then both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$\frac{\partial}{\partial \mathord{\smash[b]{\underset{\raise.3ex\hbox{$\scriptstyle\sim$}}{\beta}}\vphantom{\beta}}} f$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and</w:t>
        </w:r>
      </w:ins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$\frac{\partial}{\partial {\mathord{\smash[b]{\underset{\raise.3ex\hbox{$\scriptstyle\sim$}}{\beta}}\vphantom{\beta}}}^{\top}} f$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work with the operator on the left.</w:t>
        </w:r>
      </w:ins>
    </w:p>
    <w:p>
      <w:pPr>
        <w:pStyle w:val="FirstParagraph"/>
      </w:pPr>
      <w:ins w:id="953" w:author="PR Preview" w:date="2026-01-01T00:00:00Z">
        <w:r>
          <w:t xml:space="preserve">The fraction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$\frac{\partial f}{\partial {\mathord{\smash[b]{\underset{\raise.3ex\hbox{$\scriptstyle\sim$}}{\beta}}\vphantom{\beta}}}^{\top}}$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of</w:t>
        </w:r>
      </w:ins>
      <w:ins w:id="958" w:author="PR Preview" w:date="2026-01-01T00:00:00Z">
        <w:r>
          <w:t xml:space="preserve"> </w:t>
        </w:r>
      </w:ins>
      <w:hyperlink w:anchor="eq-row-vector-derivative">
        <w:ins w:id="959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means the same thing under both readings: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the transpose in the denominator says the result is a row vector,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without making the derivative a product.</w:t>
        </w:r>
      </w:ins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del w:id="966" w:author="PR Preview" w:date="2026-01-01T00:00:00Z">
        <w:r>
          <w:rPr>
            <w:b/>
            <w:bCs/>
          </w:rPr>
          <w:delText xml:space="preserve">Scalars do not commute with operators.</w:delText>
        </w:r>
      </w:del>
      <w:del w:id="9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is a function,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but</w:delText>
        </w:r>
      </w:del>
      <w:del w:id="972" w:author="PR Preview" w:date="2026-01-01T00:00:00Z">
        <w:r>
          <w:delText xml:space="preserve"> </w:delText>
        </w:r>
      </w:del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is still an unapplied operator, waiting for something to act on.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So, unlike</w:delText>
        </w:r>
      </w:del>
      <w:del w:id="977" w:author="PR Preview" w:date="2026-01-01T00:00:00Z">
        <w:r>
          <w:delText xml:space="preserve"> </w:delText>
        </w:r>
      </w:del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del w:id="978" w:author="PR Preview" w:date="2026-01-01T00:00:00Z">
        <w:r>
          <w:delText xml:space="preserve">, the operator cannot move to the other side of</w:delText>
        </w:r>
      </w:del>
      <w:del w:id="979" w:author="PR Preview" w:date="2026-01-01T00:00:00Z">
        <w:r>
          <w:delText xml:space="preserve"> </w:delText>
        </w:r>
      </w:del>
      <m:oMath>
        <m:r>
          <m:t>f</m:t>
        </m:r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without changing the meaning.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Putting the row-vector operator on the right of</w:delText>
        </w:r>
      </w:del>
      <w:del w:id="984" w:author="PR Preview" w:date="2026-01-01T00:00:00Z">
        <w:r>
          <w:delText xml:space="preserve"> </w:delText>
        </w:r>
      </w:del>
      <m:oMath>
        <m:r>
          <m:t>f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gives the row-vector derivative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only under the convention that it acts on the factor to its left.</w:delText>
        </w:r>
      </w:del>
    </w:p>
    <w:p>
      <w:pPr>
        <w:pStyle w:val="Compact"/>
        <w:numPr>
          <w:ilvl w:val="0"/>
          <w:numId w:val="1006"/>
        </w:numPr>
      </w:pPr>
      <w:del w:id="989" w:author="PR Preview" w:date="2026-01-01T00:00:00Z">
        <w:r>
          <w:rPr>
            <w:b/>
            <w:bCs/>
          </w:rPr>
          <w:delText xml:space="preserve">Products cannot be regrouped.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An operator acts on the whole product to its right,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so by the</w:delText>
        </w:r>
      </w:del>
      <w:del w:id="994" w:author="PR Preview" w:date="2026-01-01T00:00:00Z">
        <w:r>
          <w:delText xml:space="preserve"> </w:delText>
        </w:r>
      </w:del>
      <w:hyperlink r:id="rId52">
        <w:del w:id="995" w:author="PR Preview" w:date="2026-01-01T00:00:00Z">
          <w:r>
            <w:rPr>
              <w:rStyle w:val="Hyperlink"/>
            </w:rPr>
            <w:delText xml:space="preserve">product rule</w:delText>
          </w:r>
        </w:del>
      </w:hyperlink>
      <w:del w:id="996" w:author="PR Preview" w:date="2026-01-01T00:00:00Z">
        <w:r>
          <w:delText xml:space="preserve">,</w:delText>
        </w:r>
      </w:del>
      <w:del w:id="9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in general.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For example, with</w:delText>
        </w:r>
      </w:del>
      <w:del w:id="100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del w:id="1003" w:author="PR Preview" w:date="2026-01-01T00:00:00Z">
        <w:r>
          <w:delText xml:space="preserve">,</w:delText>
        </w:r>
      </w:del>
      <w:del w:id="100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but</w:delText>
        </w:r>
      </w:del>
      <w:del w:id="10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del w:id="100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w:ins w:id="1009" w:author="PR Preview" w:date="2026-01-01T00:00:00Z">
        <w:r>
          <w:rPr>
            <w:b/>
            <w:bCs/>
          </w:rPr>
          <w:t xml:space="preserve">Scalars do not commute with operators.</w:t>
        </w:r>
      </w:ins>
      <w:ins w:id="10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is a function,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but</w:t>
        </w:r>
      </w:ins>
      <w:ins w:id="1015" w:author="PR Preview" w:date="2026-01-01T00:00:00Z">
        <w:r>
          <w:t xml:space="preserve"> </w:t>
        </w:r>
      </w:ins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is still an unapplied operator, waiting for something to act on.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So, unlike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$c \mathord{\smash[b]{\underset{\raise.3ex\hbox{$\scriptstyle\sim$}}{x}}\vphantom{x}}= \mathord{\smash[b]{\underset{\raise.3ex\hbox{$\scriptstyle\sim$}}{x}}\vphantom{x}}c$</w:t>
        </w:r>
      </w:ins>
      <w:ins w:id="1022" w:author="PR Preview" w:date="2026-01-01T00:00:00Z">
        <w:r>
          <w:t xml:space="preserve">, the operator cannot move to the other side of</w:t>
        </w:r>
      </w:ins>
      <w:ins w:id="1023" w:author="PR Preview" w:date="2026-01-01T00:00:00Z">
        <w:r>
          <w:t xml:space="preserve"> </w:t>
        </w:r>
      </w:ins>
      <m:oMath>
        <m:r>
          <m:t>f</m:t>
        </m:r>
      </m:oMath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without changing the meaning.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Putting the row-vector operator on the right of</w:t>
        </w:r>
      </w:ins>
      <w:ins w:id="1028" w:author="PR Preview" w:date="2026-01-01T00:00:00Z">
        <w:r>
          <w:t xml:space="preserve"> </w:t>
        </w:r>
      </w:ins>
      <m:oMath>
        <m:r>
          <m:t>f</m:t>
        </m:r>
      </m:oMath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gives the row-vector derivative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only under the convention that it acts on the factor to its left.</w:t>
        </w:r>
      </w:ins>
    </w:p>
    <w:p>
      <w:pPr>
        <w:pStyle w:val="Compact"/>
        <w:numPr>
          <w:ilvl w:val="0"/>
          <w:numId w:val="1006"/>
        </w:numPr>
      </w:pPr>
      <w:ins w:id="1033" w:author="PR Preview" w:date="2026-01-01T00:00:00Z">
        <w:r>
          <w:rPr>
            <w:b/>
            <w:bCs/>
          </w:rPr>
          <w:t xml:space="preserve">Products cannot be regrouped.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An operator acts on the whole product to its right,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so by the</w:t>
        </w:r>
      </w:ins>
      <w:ins w:id="1038" w:author="PR Preview" w:date="2026-01-01T00:00:00Z">
        <w:r>
          <w:t xml:space="preserve"> </w:t>
        </w:r>
      </w:ins>
      <w:hyperlink r:id="rId52">
        <w:ins w:id="1039" w:author="PR Preview" w:date="2026-01-01T00:00:00Z">
          <w:r>
            <w:rPr>
              <w:rStyle w:val="Hyperlink"/>
            </w:rPr>
            <w:t xml:space="preserve">product rule</w:t>
          </w:r>
        </w:ins>
      </w:hyperlink>
      <w:ins w:id="1040" w:author="PR Preview" w:date="2026-01-01T00:00:00Z">
        <w:r>
          <w:t xml:space="preserve">,</w:t>
        </w:r>
      </w:ins>
      <w:ins w:id="10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in general.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For example, with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$f(\mathord{\smash[b]{\underset{\raise.3ex\hbox{$\scriptstyle\sim$}}{\beta}}\vphantom{\beta}}) = \beta_{1}$</w:t>
        </w:r>
      </w:ins>
      <w:ins w:id="1048" w:author="PR Preview" w:date="2026-01-01T00:00:00Z">
        <w:r>
          <w:t xml:space="preserve">,</w:t>
        </w:r>
      </w:ins>
      <w:ins w:id="104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but</w:t>
        </w:r>
      </w:ins>
      <w:ins w:id="1052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ins w:id="1053" w:author="PR Preview" w:date="2026-01-01T00:00:00Z">
        <w:r>
          <w:t xml:space="preserve">.</w:t>
        </w:r>
      </w:ins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del w:id="1054" w:author="PR Preview" w:date="2026-01-01T00:00:00Z">
        <w:r>
          <w:rPr>
            <w:i/>
            <w:iCs/>
          </w:rPr>
          <w:delText xml:space="preserve">Proof</w:delText>
        </w:r>
      </w:del>
      <w:del w:id="1055" w:author="PR Preview" w:date="2026-01-01T00:00:00Z">
        <w:r>
          <w:delText xml:space="preserve">. </w:delText>
        </w:r>
      </w:del>
      <w:del w:id="1056" w:author="PR Preview" w:date="2026-01-01T00:00:00Z">
        <w:r>
          <w:delText xml:space="preserve">By</w:delText>
        </w:r>
      </w:del>
      <w:del w:id="1057" w:author="PR Preview" w:date="2026-01-01T00:00:00Z">
        <w:r>
          <w:delText xml:space="preserve"> </w:delText>
        </w:r>
      </w:del>
      <w:hyperlink w:anchor="def-vector-derivative">
        <w:del w:id="1058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and</w:delText>
        </w:r>
      </w:del>
      <w:del w:id="1061" w:author="PR Preview" w:date="2026-01-01T00:00:00Z">
        <w:r>
          <w:delText xml:space="preserve"> </w:delText>
        </w:r>
      </w:del>
      <w:hyperlink w:anchor="def-row-vector-derivative">
        <w:del w:id="106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063" w:author="PR Preview" w:date="2026-01-01T00:00:00Z">
        <w:r>
          <w:delText xml:space="preserve">,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entry</w:delText>
        </w:r>
      </w:del>
      <w:del w:id="1066" w:author="PR Preview" w:date="2026-01-01T00:00:00Z">
        <w:r>
          <w:delText xml:space="preserve"> </w:delText>
        </w:r>
      </w:del>
      <m:oMath>
        <m:r>
          <m:t>j</m:t>
        </m:r>
      </m:oMath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of both</w:delText>
        </w:r>
      </w:del>
      <w:del w:id="106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and</w:delText>
        </w:r>
      </w:del>
      <w:del w:id="107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is</w:delText>
        </w:r>
      </w:del>
      <w:del w:id="107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076" w:author="PR Preview" w:date="2026-01-01T00:00:00Z">
        <w:r>
          <w:delText xml:space="preserve">;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the first is a</w:delText>
        </w:r>
      </w:del>
      <w:del w:id="107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column vector and the second a</w:delText>
        </w:r>
      </w:del>
      <w:del w:id="108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row vector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with the same entries in the same order,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so each is the transpose of the other.</w:delText>
        </w:r>
      </w:del>
    </w:p>
    <w:p>
      <w:pPr>
        <w:pStyle w:val="BodyText"/>
      </w:pPr>
      <w:del w:id="1089" w:author="PR Preview" w:date="2026-01-01T00:00:00Z">
        <w:r>
          <w:rPr>
            <w:b/>
            <w:bCs/>
          </w:rPr>
          <w:delText xml:space="preserve">Example 5 (Row and column derivatives of a linear function)</w:delText>
        </w:r>
      </w:del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For</w:delText>
        </w:r>
      </w:del>
      <w:del w:id="10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109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BodyText"/>
      </w:pPr>
      <w:bookmarkStart w:id="54" w:name="eq-row-deriv-tp-col-deriv"/>
      <w:ins w:id="1094" w:author="PR Preview" w:date="2026-01-01T00:00:00Z">
        <w:r>
  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  </w:r>
      </w:ins>
      <w:bookmarkEnd w:id="54"/>
    </w:p>
    <w:p>
      <w:pPr>
        <w:pStyle w:val="FirstParagraph"/>
      </w:pPr>
      <w:bookmarkStart w:id="55" w:name="eq-col-deriv-tp-row-deriv"/>
      <w:ins w:id="1095" w:author="PR Preview" w:date="2026-01-01T00:00:00Z">
        <w:r>
  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  </w:r>
      </w:ins>
      <w:bookmarkEnd w:id="55"/>
    </w:p>
    <w:bookmarkEnd w:id="56"/>
    <w:p>
      <w:pPr>
        <w:pStyle w:val="FirstParagraph"/>
      </w:pPr>
      <w:ins w:id="1096" w:author="PR Preview" w:date="2026-01-01T00:00:00Z">
        <w:r>
          <w:rPr>
            <w:i/>
            <w:iCs/>
          </w:rPr>
          <w:t xml:space="preserve">Proof</w:t>
        </w:r>
      </w:ins>
      <w:ins w:id="1097" w:author="PR Preview" w:date="2026-01-01T00:00:00Z">
        <w:r>
          <w:t xml:space="preserve">. </w:t>
        </w:r>
      </w:ins>
      <w:ins w:id="1098" w:author="PR Preview" w:date="2026-01-01T00:00:00Z">
        <w:r>
          <w:t xml:space="preserve">By</w:t>
        </w:r>
      </w:ins>
      <w:ins w:id="1099" w:author="PR Preview" w:date="2026-01-01T00:00:00Z">
        <w:r>
          <w:t xml:space="preserve"> </w:t>
        </w:r>
      </w:ins>
      <w:hyperlink w:anchor="def-vector-derivative">
        <w:ins w:id="110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and</w:t>
        </w:r>
      </w:ins>
      <w:ins w:id="1103" w:author="PR Preview" w:date="2026-01-01T00:00:00Z">
        <w:r>
          <w:t xml:space="preserve"> </w:t>
        </w:r>
      </w:ins>
      <w:hyperlink w:anchor="def-row-vector-derivative">
        <w:ins w:id="110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105" w:author="PR Preview" w:date="2026-01-01T00:00:00Z">
        <w:r>
          <w:t xml:space="preserve">,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entry</w:t>
        </w:r>
      </w:ins>
      <w:ins w:id="1108" w:author="PR Preview" w:date="2026-01-01T00:00:00Z">
        <w:r>
          <w:t xml:space="preserve"> </w:t>
        </w:r>
      </w:ins>
      <m:oMath>
        <m:r>
          <m:t>j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of both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$\frac{\partial f(\mathord{\smash[b]{\underset{\raise.3ex\hbox{$\scriptstyle\sim$}}{\beta}}\vphantom{\beta}})}{\partial \mathord{\smash[b]{\underset{\raise.3ex\hbox{$\scriptstyle\sim$}}{\beta}}\vphantom{\beta}}}$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and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$\frac{\partial f(\mathord{\smash[b]{\underset{\raise.3ex\hbox{$\scriptstyle\sim$}}{\beta}}\vphantom{\beta}})}{\partial {\mathord{\smash[b]{\underset{\raise.3ex\hbox{$\scriptstyle\sim$}}{\beta}}\vphantom{\beta}}}^{\top}}$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is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$\frac{\partial}{\partial \beta_{j}} f(\mathord{\smash[b]{\underset{\raise.3ex\hbox{$\scriptstyle\sim$}}{\beta}}\vphantom{\beta}})$</w:t>
        </w:r>
      </w:ins>
      <w:ins w:id="1121" w:author="PR Preview" w:date="2026-01-01T00:00:00Z">
        <w:r>
          <w:t xml:space="preserve">;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the first is a</w:t>
        </w:r>
      </w:ins>
      <w:ins w:id="112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column vector and the second a</w:t>
        </w:r>
      </w:ins>
      <w:ins w:id="112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row vector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with the same entries in the same order,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so each is the transpose of the other.</w:t>
        </w:r>
      </w:ins>
    </w:p>
    <w:bookmarkStart w:id="57" w:name="exm-row-deriv-tp-col-deriv"/>
    <w:p>
      <w:pPr>
        <w:pStyle w:val="BodyText"/>
      </w:pPr>
      <w:ins w:id="1134" w:author="PR Preview" w:date="2026-01-01T00:00:00Z">
        <w:r>
          <w:rPr>
            <w:b/>
            <w:bCs/>
          </w:rPr>
          <w:t xml:space="preserve">Example 5 (Row and column derivatives of a linear function)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For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$f(\mathord{\smash[b]{\underset{\raise.3ex\hbox{$\scriptstyle\sim$}}{\beta}}\vphantom{\beta}}) = 3\beta_{1} + 5\beta_{2}$</w:t>
        </w:r>
      </w:ins>
      <w:ins w:id="1139" w:author="PR Preview" w:date="2026-01-01T00:00:00Z">
        <w:r>
          <w:t xml:space="preserve">:</w:t>
        </w:r>
      </w:ins>
    </w:p>
    <w:p>
      <w:pPr>
        <w:pStyle w:val="BodyText"/>
      </w:pPr>
      <w:ins w:id="1140" w:author="PR Preview" w:date="2026-01-01T00:00:00Z">
        <w:r>
  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  </w:r>
      </w:ins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1141" w:author="PR Preview" w:date="2026-01-01T00:00:00Z">
        <w:r>
          <w:delText xml:space="preserve">is a</w:delText>
        </w:r>
      </w:del>
      <w:del w:id="114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vector-valued function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of the</w:delText>
        </w:r>
      </w:del>
      <w:del w:id="11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vector</w:delText>
        </w:r>
      </w:del>
      <w:del w:id="115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51" w:author="PR Preview" w:date="2026-01-01T00:00:00Z">
        <w:r>
          <w:delText xml:space="preserve">,</w:delText>
        </w:r>
      </w:del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its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rPr>
            <w:b/>
            <w:bCs/>
          </w:rPr>
          <w:delText xml:space="preserve">derivative with respect to</w:delText>
        </w:r>
      </w:del>
      <w:del w:id="115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is the</w:delText>
        </w:r>
      </w:del>
      <w:del w:id="115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matrix whose</w:delText>
        </w:r>
      </w:del>
      <w:del w:id="11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entry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65" w:author="PR Preview" w:date="2026-01-01T00:00:00Z">
        <w:r>
          <w:delText xml:space="preserve">Both</w:delText>
        </w:r>
      </w:del>
      <w:del w:id="116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and</w:delText>
        </w:r>
      </w:del>
      <w:del w:id="116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denote this</w:delText>
        </w:r>
      </w:del>
      <w:del w:id="11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matrix.</w:delText>
        </w:r>
      </w:del>
    </w:p>
    <w:p>
      <w:pPr>
        <w:pStyle w:val="BodyText"/>
      </w:pPr>
      <w:del w:id="1175" w:author="PR Preview" w:date="2026-01-01T00:00:00Z">
        <w:r>
          <w:rPr>
            <w:b/>
            <w:bCs/>
          </w:rPr>
          <w:delText xml:space="preserve">Definition 7 (Denominator layout)</w:delText>
        </w:r>
      </w:del>
      <w:del w:id="1176" w:author="PR Preview" w:date="2026-01-01T00:00:00Z">
        <w:r>
          <w:delText xml:space="preserve"> </w:delText>
        </w:r>
      </w:del>
      <w:del w:id="1177" w:author="PR Preview" w:date="2026-01-01T00:00:00Z">
        <w:r>
          <w:delText xml:space="preserve">Writing derivatives as in</w:delText>
        </w:r>
      </w:del>
      <w:del w:id="1178" w:author="PR Preview" w:date="2026-01-01T00:00:00Z">
        <w:r>
          <w:delText xml:space="preserve"> </w:delText>
        </w:r>
      </w:del>
      <w:hyperlink w:anchor="def-vector-valued-derivative">
        <w:del w:id="1179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is the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rPr>
            <w:b/>
            <w:bCs/>
          </w:rPr>
          <w:delText xml:space="preserve">denominator layout</w:delText>
        </w:r>
      </w:del>
      <w:del w:id="1184" w:author="PR Preview" w:date="2026-01-01T00:00:00Z">
        <w:r>
          <w:delText xml:space="preserve">,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which these notes use throughout: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rows index the entries of</w:delText>
        </w:r>
      </w:del>
      <w:del w:id="118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(the denominator)</w:delText>
        </w:r>
      </w:del>
      <w:del w:id="1192" w:author="PR Preview" w:date="2026-01-01T00:00:00Z">
        <w:r>
          <w:delText xml:space="preserve"> </w:delText>
        </w:r>
      </w:del>
      <w:del w:id="1193" w:author="PR Preview" w:date="2026-01-01T00:00:00Z">
        <w:r>
          <w:delText xml:space="preserve">and columns index the entries of</w:delText>
        </w:r>
      </w:del>
      <w:del w:id="119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95" w:author="PR Preview" w:date="2026-01-01T00:00:00Z">
        <w:r>
          <w:delText xml:space="preserve"> </w:delText>
        </w:r>
      </w:del>
      <w:del w:id="1196" w:author="PR Preview" w:date="2026-01-01T00:00:00Z">
        <w:r>
          <w:delText xml:space="preserve">(the numerator),</w:delText>
        </w:r>
      </w:del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so column</w:delText>
        </w:r>
      </w:del>
      <w:del w:id="1199" w:author="PR Preview" w:date="2026-01-01T00:00:00Z">
        <w:r>
          <w:delText xml:space="preserve"> </w:delText>
        </w:r>
      </w:del>
      <m:oMath>
        <m:r>
          <m:t>j</m:t>
        </m:r>
      </m:oMath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is the vector derivative</w:delText>
        </w:r>
      </w:del>
      <w:del w:id="120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(</w:delText>
        </w:r>
      </w:del>
      <w:hyperlink w:anchor="def-vector-derivative">
        <w:del w:id="1205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206" w:author="PR Preview" w:date="2026-01-01T00:00:00Z">
        <w:r>
          <w:delText xml:space="preserve">).</w:delText>
        </w:r>
      </w:del>
    </w:p>
    <w:p>
      <w:pPr>
        <w:pStyle w:val="BodyText"/>
      </w:pPr>
      <w:del w:id="1207" w:author="PR Preview" w:date="2026-01-01T00:00:00Z">
        <w:r>
          <w:rPr>
            <w:b/>
            <w:bCs/>
          </w:rPr>
          <w:delText xml:space="preserve">Example 6 (Differentiating a</w:delText>
        </w:r>
      </w:del>
      <w:del w:id="1208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1</m:t>
        </m:r>
      </m:oMath>
      <w:del w:id="1209" w:author="PR Preview" w:date="2026-01-01T00:00:00Z">
        <w:r>
          <w:rPr>
            <w:b/>
            <w:bCs/>
          </w:rPr>
          <w:delText xml:space="preserve"> </w:delText>
        </w:r>
      </w:del>
      <w:del w:id="1210" w:author="PR Preview" w:date="2026-01-01T00:00:00Z">
        <w:r>
          <w:rPr>
            <w:b/>
            <w:bCs/>
          </w:rPr>
          <w:delText xml:space="preserve">function of a</w:delText>
        </w:r>
      </w:del>
      <w:del w:id="121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1212" w:author="PR Preview" w:date="2026-01-01T00:00:00Z">
        <w:r>
          <w:rPr>
            <w:b/>
            <w:bCs/>
          </w:rPr>
          <w:delText xml:space="preserve"> </w:delText>
        </w:r>
      </w:del>
      <w:del w:id="1213" w:author="PR Preview" w:date="2026-01-01T00:00:00Z">
        <w:r>
          <w:rPr>
            <w:b/>
            <w:bCs/>
          </w:rPr>
          <w:delText xml:space="preserve">vector)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Let</w:delText>
        </w:r>
      </w:del>
      <w:del w:id="121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219" w:author="PR Preview" w:date="2026-01-01T00:00:00Z">
        <w:r>
          <w:delText xml:space="preserve">)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and</w:delText>
        </w:r>
      </w:del>
      <w:del w:id="122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(</w:delText>
        </w:r>
      </w:del>
      <m:oMath>
        <m:r>
          <m:t>q</m:t>
        </m:r>
        <m:r>
          <m:rPr>
            <m:sty m:val="p"/>
          </m:rPr>
          <m:t>=</m:t>
        </m:r>
        <m:r>
          <m:t>3</m:t>
        </m:r>
      </m:oMath>
      <w:del w:id="1225" w:author="PR Preview" w:date="2026-01-01T00:00:00Z">
        <w:r>
          <w:delText xml:space="preserve">).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1228" w:author="PR Preview" w:date="2026-01-01T00:00:00Z">
        <w:r>
  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  </w:r>
      </w:ins>
    </w:p>
    <w:p>
      <w:pPr>
        <w:pStyle w:val="FirstParagraph"/>
      </w:pPr>
      <w:ins w:id="1229" w:author="PR Preview" w:date="2026-01-01T00:00:00Z">
        <w:r>
          <w:t xml:space="preserve">is a</w:t>
        </w:r>
      </w:ins>
      <w:ins w:id="123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vector-valued function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of the</w:t>
        </w:r>
      </w:ins>
      <w:ins w:id="12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vector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$\mathord{\smash[b]{\underset{\raise.3ex\hbox{$\scriptstyle\sim$}}{\beta}}\vphantom{\beta}}$</w:t>
        </w:r>
      </w:ins>
      <w:ins w:id="1240" w:author="PR Preview" w:date="2026-01-01T00:00:00Z">
        <w:r>
          <w:t xml:space="preserve">,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its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rPr>
            <w:b/>
            <w:bCs/>
          </w:rPr>
          <w:t xml:space="preserve">derivative with respect to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$\mathord{\smash[b]{\underset{\raise.3ex\hbox{$\scriptstyle\sim$}}{\beta}}\vphantom{\beta}}$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is the</w:t>
        </w:r>
      </w:ins>
      <w:ins w:id="12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matrix whose</w:t>
        </w:r>
      </w:ins>
      <w:ins w:id="12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entry is</w:t>
        </w:r>
      </w:ins>
    </w:p>
    <w:p>
      <w:pPr>
        <w:pStyle w:val="BodyText"/>
      </w:pPr>
      <w:ins w:id="1255" w:author="PR Preview" w:date="2026-01-01T00:00:00Z">
        <w:r>
  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  </w:r>
      </w:ins>
    </w:p>
    <w:p>
      <w:pPr>
        <w:pStyle w:val="FirstParagraph"/>
      </w:pPr>
      <w:ins w:id="1256" w:author="PR Preview" w:date="2026-01-01T00:00:00Z">
        <w:r>
          <w:t xml:space="preserve">Both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$\frac{\partial}{\partial \mathord{\smash[b]{\underset{\raise.3ex\hbox{$\scriptstyle\sim$}}{\beta}}\vphantom{\beta}}} \mathord{\smash[b]{\underset{\raise.3ex\hbox{$\scriptstyle\sim$}}{y}}\vphantom{y}}$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and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$\frac{\partial}{\partial \mathord{\smash[b]{\underset{\raise.3ex\hbox{$\scriptstyle\sim$}}{\beta}}\vphantom{\beta}}} {\mathord{\smash[b]{\underset{\raise.3ex\hbox{$\scriptstyle\sim$}}{y}}\vphantom{y}}}^{\top}$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denote this</w:t>
        </w:r>
      </w:ins>
      <w:ins w:id="12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matrix.</w:t>
        </w:r>
      </w:ins>
    </w:p>
    <w:bookmarkEnd w:id="58"/>
    <w:bookmarkStart w:id="59" w:name="def-denominator-layout"/>
    <w:p>
      <w:pPr>
        <w:pStyle w:val="BodyText"/>
      </w:pPr>
      <w:ins w:id="1268" w:author="PR Preview" w:date="2026-01-01T00:00:00Z">
        <w:r>
          <w:rPr>
            <w:b/>
            <w:bCs/>
          </w:rPr>
          <w:t xml:space="preserve">Definition 7 (Denominator layout)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Writing derivatives as in</w:t>
        </w:r>
      </w:ins>
      <w:ins w:id="1271" w:author="PR Preview" w:date="2026-01-01T00:00:00Z">
        <w:r>
          <w:t xml:space="preserve"> </w:t>
        </w:r>
      </w:ins>
      <w:hyperlink w:anchor="def-vector-valued-derivative">
        <w:ins w:id="127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is the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rPr>
            <w:b/>
            <w:bCs/>
          </w:rPr>
          <w:t xml:space="preserve">denominator layout</w:t>
        </w:r>
      </w:ins>
      <w:ins w:id="1277" w:author="PR Preview" w:date="2026-01-01T00:00:00Z">
        <w:r>
          <w:t xml:space="preserve">,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which these notes use throughout: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rows index the entries of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$\mathord{\smash[b]{\underset{\raise.3ex\hbox{$\scriptstyle\sim$}}{\beta}}\vphantom{\beta}}$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(the denominator)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and columns index the entries of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$\mathord{\smash[b]{\underset{\raise.3ex\hbox{$\scriptstyle\sim$}}{y}}\vphantom{y}}$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(the numerator),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so column</w:t>
        </w:r>
      </w:ins>
      <w:ins w:id="1294" w:author="PR Preview" w:date="2026-01-01T00:00:00Z">
        <w:r>
          <w:t xml:space="preserve"> </w:t>
        </w:r>
      </w:ins>
      <m:oMath>
        <m:r>
          <m:t>j</m:t>
        </m:r>
      </m:oMath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is the vector derivative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$\frac{\partial}{\partial \mathord{\smash[b]{\underset{\raise.3ex\hbox{$\scriptstyle\sim$}}{\beta}}\vphantom{\beta}}} y_j$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(</w:t>
        </w:r>
      </w:ins>
      <w:hyperlink w:anchor="def-vector-derivative">
        <w:ins w:id="130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302" w:author="PR Preview" w:date="2026-01-01T00:00:00Z">
        <w:r>
          <w:t xml:space="preserve">).</w:t>
        </w:r>
      </w:ins>
    </w:p>
    <w:bookmarkEnd w:id="59"/>
    <w:bookmarkStart w:id="60" w:name="exm-vector-valued-derivative"/>
    <w:p>
      <w:pPr>
        <w:pStyle w:val="BodyText"/>
      </w:pPr>
      <w:ins w:id="1303" w:author="PR Preview" w:date="2026-01-01T00:00:00Z">
        <w:r>
          <w:rPr>
            <w:b/>
            <w:bCs/>
          </w:rPr>
          <w:t xml:space="preserve">Example 6 (Differentiating a</w:t>
        </w:r>
      </w:ins>
      <w:ins w:id="1304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1</m:t>
        </m:r>
      </m:oMath>
      <w:ins w:id="1305" w:author="PR Preview" w:date="2026-01-01T00:00:00Z">
        <w:r>
          <w:rPr>
            <w:b/>
            <w:bCs/>
          </w:rPr>
          <w:t xml:space="preserve"> </w:t>
        </w:r>
      </w:ins>
      <w:ins w:id="1306" w:author="PR Preview" w:date="2026-01-01T00:00:00Z">
        <w:r>
          <w:rPr>
            <w:b/>
            <w:bCs/>
          </w:rPr>
          <w:t xml:space="preserve">function of a</w:t>
        </w:r>
      </w:ins>
      <w:ins w:id="130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1308" w:author="PR Preview" w:date="2026-01-01T00:00:00Z">
        <w:r>
          <w:rPr>
            <w:b/>
            <w:bCs/>
          </w:rPr>
          <w:t xml:space="preserve"> </w:t>
        </w:r>
      </w:ins>
      <w:ins w:id="1309" w:author="PR Preview" w:date="2026-01-01T00:00:00Z">
        <w:r>
          <w:rPr>
            <w:b/>
            <w:bCs/>
          </w:rPr>
          <w:t xml:space="preserve">vector)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Let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316" w:author="PR Preview" w:date="2026-01-01T00:00:00Z">
        <w:r>
          <w:t xml:space="preserve">)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and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(</w:t>
        </w:r>
      </w:ins>
      <m:oMath>
        <m:r>
          <m:t>q</m:t>
        </m:r>
        <m:r>
          <m:rPr>
            <m:sty m:val="p"/>
          </m:rPr>
          <m:t>=</m:t>
        </m:r>
        <m:r>
          <m:t>3</m:t>
        </m:r>
      </m:oMath>
      <w:ins w:id="1323" w:author="PR Preview" w:date="2026-01-01T00:00:00Z">
        <w:r>
          <w:t xml:space="preserve">).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Then</w:t>
        </w:r>
      </w:ins>
    </w:p>
    <w:p>
      <w:pPr>
        <w:pStyle w:val="BodyText"/>
      </w:pPr>
      <w:ins w:id="1326" w:author="PR Preview" w:date="2026-01-01T00:00:00Z">
        <w:r>
  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  </w:r>
      </w:ins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1327" w:author="PR Preview" w:date="2026-01-01T00:00:00Z">
        <w:r>
          <w:delText xml:space="preserve">be a</w:delText>
        </w:r>
      </w:del>
      <w:del w:id="1328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vector-valued function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of the</w:delText>
        </w:r>
      </w:del>
      <w:del w:id="133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vector</w:delText>
        </w:r>
      </w:del>
      <w:del w:id="133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37" w:author="PR Preview" w:date="2026-01-01T00:00:00Z">
        <w:r>
          <w:delText xml:space="preserve">.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The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rPr>
            <w:b/>
            <w:bCs/>
          </w:rPr>
          <w:delText xml:space="preserve">Jacobian matrix</w:delText>
        </w:r>
      </w:del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of</w:delText>
        </w:r>
      </w:del>
      <w:del w:id="134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is the</w:delText>
        </w:r>
      </w:del>
      <w:del w:id="134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p</m:t>
        </m:r>
      </m:oMath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matrix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whose</w:delText>
        </w:r>
      </w:del>
      <w:del w:id="13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entry is</w:delText>
        </w:r>
      </w:del>
      <w:del w:id="135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356" w:author="PR Preview" w:date="2026-01-01T00:00:00Z">
        <w:r>
          <w:delText xml:space="preserve">,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for</w:delText>
        </w:r>
      </w:del>
      <w:del w:id="1359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and</w:delText>
        </w:r>
      </w:del>
      <w:del w:id="136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363" w:author="PR Preview" w:date="2026-01-01T00:00:00Z">
        <w:r>
          <w:delText xml:space="preserve">.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It is the transpose of the derivative</w:delText>
        </w:r>
      </w:del>
      <w:del w:id="136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of</w:delText>
        </w:r>
      </w:del>
      <w:del w:id="1369" w:author="PR Preview" w:date="2026-01-01T00:00:00Z">
        <w:r>
          <w:delText xml:space="preserve"> </w:delText>
        </w:r>
      </w:del>
      <w:hyperlink w:anchor="def-vector-valued-derivative">
        <w:del w:id="1370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371" w:author="PR Preview" w:date="2026-01-01T00:00:00Z">
        <w:r>
          <w:delText xml:space="preserve">.</w:delText>
        </w:r>
      </w:del>
    </w:p>
    <w:p>
      <w:pPr>
        <w:pStyle w:val="BodyText"/>
      </w:pPr>
      <w:del w:id="1372" w:author="PR Preview" w:date="2026-01-01T00:00:00Z">
        <w:r>
          <w:rPr>
            <w:b/>
            <w:bCs/>
          </w:rPr>
          <w:delText xml:space="preserve">Definition 9 (Numerator layout)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Writing derivatives as in</w:delText>
        </w:r>
      </w:del>
      <w:del w:id="1375" w:author="PR Preview" w:date="2026-01-01T00:00:00Z">
        <w:r>
          <w:delText xml:space="preserve"> </w:delText>
        </w:r>
      </w:del>
      <w:hyperlink w:anchor="def-jacobian-matrix">
        <w:del w:id="137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377" w:author="PR Preview" w:date="2026-01-01T00:00:00Z">
        <w:r>
          <w:delText xml:space="preserve">,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with rows indexing the entries of</w:delText>
        </w:r>
      </w:del>
      <w:del w:id="138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(the numerator)</w:delText>
        </w:r>
      </w:del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and columns indexing the entries of</w:delText>
        </w:r>
      </w:del>
      <w:del w:id="138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(the denominator),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is the</w:delText>
        </w:r>
      </w:del>
      <w:del w:id="1390" w:author="PR Preview" w:date="2026-01-01T00:00:00Z">
        <w:r>
          <w:delText xml:space="preserve"> </w:delText>
        </w:r>
      </w:del>
      <w:del w:id="1391" w:author="PR Preview" w:date="2026-01-01T00:00:00Z">
        <w:r>
          <w:rPr>
            <w:b/>
            <w:bCs/>
          </w:rPr>
          <w:delText xml:space="preserve">numerator layout</w:delText>
        </w:r>
      </w:del>
      <w:del w:id="1392" w:author="PR Preview" w:date="2026-01-01T00:00:00Z">
        <w:r>
          <w:delText xml:space="preserve">.</w:delText>
        </w:r>
      </w:del>
    </w:p>
    <w:p>
      <w:pPr>
        <w:pStyle w:val="BodyText"/>
      </w:pPr>
      <w:del w:id="1393" w:author="PR Preview" w:date="2026-01-01T00:00:00Z">
        <w:r>
          <w:rPr>
            <w:b/>
            <w:bCs/>
          </w:rPr>
          <w:delText xml:space="preserve">Example 7 (The Jacobian matrix of a</w:delText>
        </w:r>
      </w:del>
      <w:del w:id="1394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1</m:t>
        </m:r>
      </m:oMath>
      <w:del w:id="1395" w:author="PR Preview" w:date="2026-01-01T00:00:00Z">
        <w:r>
          <w:rPr>
            <w:b/>
            <w:bCs/>
          </w:rPr>
          <w:delText xml:space="preserve"> </w:delText>
        </w:r>
      </w:del>
      <w:del w:id="1396" w:author="PR Preview" w:date="2026-01-01T00:00:00Z">
        <w:r>
          <w:rPr>
            <w:b/>
            <w:bCs/>
          </w:rPr>
          <w:delText xml:space="preserve">function of a</w:delText>
        </w:r>
      </w:del>
      <w:del w:id="139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1398" w:author="PR Preview" w:date="2026-01-01T00:00:00Z">
        <w:r>
          <w:rPr>
            <w:b/>
            <w:bCs/>
          </w:rPr>
          <w:delText xml:space="preserve"> </w:delText>
        </w:r>
      </w:del>
      <w:del w:id="1399" w:author="PR Preview" w:date="2026-01-01T00:00:00Z">
        <w:r>
          <w:rPr>
            <w:b/>
            <w:bCs/>
          </w:rPr>
          <w:delText xml:space="preserve">vector)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For</w:delText>
        </w:r>
      </w:del>
      <w:del w:id="140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of</w:delText>
        </w:r>
      </w:del>
      <w:del w:id="1405" w:author="PR Preview" w:date="2026-01-01T00:00:00Z">
        <w:r>
          <w:delText xml:space="preserve"> </w:delText>
        </w:r>
      </w:del>
      <w:hyperlink w:anchor="exm-vector-valued-derivative">
        <w:del w:id="1406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1407" w:author="PR Preview" w:date="2026-01-01T00:00:00Z">
        <w:r>
          <w:delText xml:space="preserve">,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the Jacobian matrix is the</w:delText>
        </w:r>
      </w:del>
      <w:del w:id="1410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matrix</w:delText>
        </w:r>
      </w:del>
    </w:p>
    <w:p>
      <w:pPr>
        <w:pStyle w:val="BodyText"/>
      </w:pPr>
      <w:ins w:id="1413" w:author="PR Preview" w:date="2026-01-01T00:00:00Z">
        <w:r>
  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  </w:r>
      </w:ins>
    </w:p>
    <w:p>
      <w:pPr>
        <w:pStyle w:val="FirstParagraph"/>
      </w:pPr>
      <w:ins w:id="1414" w:author="PR Preview" w:date="2026-01-01T00:00:00Z">
        <w:r>
          <w:t xml:space="preserve">be a</w:t>
        </w:r>
      </w:ins>
      <w:ins w:id="141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vector-valued function</w:t>
        </w:r>
      </w:ins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of the</w:t>
        </w:r>
      </w:ins>
      <w:ins w:id="142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vector</w:t>
        </w:r>
      </w:ins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$\mathord{\smash[b]{\underset{\raise.3ex\hbox{$\scriptstyle\sim$}}{\beta}}\vphantom{\beta}}$</w:t>
        </w:r>
      </w:ins>
      <w:ins w:id="1425" w:author="PR Preview" w:date="2026-01-01T00:00:00Z">
        <w:r>
          <w:t xml:space="preserve">.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The</w:t>
        </w:r>
      </w:ins>
      <w:ins w:id="1428" w:author="PR Preview" w:date="2026-01-01T00:00:00Z">
        <w:r>
          <w:t xml:space="preserve"> </w:t>
        </w:r>
      </w:ins>
      <w:ins w:id="1429" w:author="PR Preview" w:date="2026-01-01T00:00:00Z">
        <w:r>
          <w:rPr>
            <w:b/>
            <w:bCs/>
          </w:rPr>
          <w:t xml:space="preserve">Jacobian matrix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of</w:t>
        </w:r>
      </w:ins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$\mathord{\smash[b]{\underset{\raise.3ex\hbox{$\scriptstyle\sim$}}{y}}\vphantom{y}}$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is the</w:t>
        </w:r>
      </w:ins>
      <w:ins w:id="143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p</m:t>
        </m:r>
      </m:oMath>
      <w:ins w:id="1437" w:author="PR Preview" w:date="2026-01-01T00:00:00Z">
        <w:r>
          <w:t xml:space="preserve"> </w:t>
        </w:r>
      </w:ins>
      <w:ins w:id="1438" w:author="PR Preview" w:date="2026-01-01T00:00:00Z">
        <w:r>
          <w:t xml:space="preserve">matrix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whose</w:t>
        </w:r>
      </w:ins>
      <w:ins w:id="14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entry is</w:t>
        </w:r>
      </w:ins>
      <w:ins w:id="14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1445" w:author="PR Preview" w:date="2026-01-01T00:00:00Z">
        <w:r>
          <w:t xml:space="preserve">,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for</w:t>
        </w:r>
      </w:ins>
      <w:ins w:id="1448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and</w:t>
        </w:r>
      </w:ins>
      <w:ins w:id="145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452" w:author="PR Preview" w:date="2026-01-01T00:00:00Z">
        <w:r>
          <w:t xml:space="preserve">.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It is the transpose of the derivative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$\frac{\partial}{\partial \mathord{\smash[b]{\underset{\raise.3ex\hbox{$\scriptstyle\sim$}}{\beta}}\vphantom{\beta}}} {\mathord{\smash[b]{\underset{\raise.3ex\hbox{$\scriptstyle\sim$}}{y}}\vphantom{y}}}^{\top}$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of</w:t>
        </w:r>
      </w:ins>
      <w:ins w:id="1459" w:author="PR Preview" w:date="2026-01-01T00:00:00Z">
        <w:r>
          <w:t xml:space="preserve"> </w:t>
        </w:r>
      </w:ins>
      <w:hyperlink w:anchor="def-vector-valued-derivative">
        <w:ins w:id="146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461" w:author="PR Preview" w:date="2026-01-01T00:00:00Z">
        <w:r>
          <w:t xml:space="preserve">.</w:t>
        </w:r>
      </w:ins>
    </w:p>
    <w:bookmarkEnd w:id="61"/>
    <w:bookmarkStart w:id="62" w:name="def-numerator-layout"/>
    <w:p>
      <w:pPr>
        <w:pStyle w:val="BodyText"/>
      </w:pPr>
      <w:ins w:id="1462" w:author="PR Preview" w:date="2026-01-01T00:00:00Z">
        <w:r>
          <w:rPr>
            <w:b/>
            <w:bCs/>
          </w:rPr>
          <w:t xml:space="preserve">Definition 9 (Numerator layout)</w:t>
        </w:r>
      </w:ins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Writing derivatives as in</w:t>
        </w:r>
      </w:ins>
      <w:ins w:id="1465" w:author="PR Preview" w:date="2026-01-01T00:00:00Z">
        <w:r>
          <w:t xml:space="preserve"> </w:t>
        </w:r>
      </w:ins>
      <w:hyperlink w:anchor="def-jacobian-matrix">
        <w:ins w:id="146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467" w:author="PR Preview" w:date="2026-01-01T00:00:00Z">
        <w:r>
          <w:t xml:space="preserve">,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with rows indexing the entries of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$\mathord{\smash[b]{\underset{\raise.3ex\hbox{$\scriptstyle\sim$}}{y}}\vphantom{y}}$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(the numerator)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columns indexing the entries of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$\mathord{\smash[b]{\underset{\raise.3ex\hbox{$\scriptstyle\sim$}}{\beta}}\vphantom{\beta}}$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(the denominator),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is the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rPr>
            <w:b/>
            <w:bCs/>
          </w:rPr>
          <w:t xml:space="preserve">numerator layout</w:t>
        </w:r>
      </w:ins>
      <w:ins w:id="1484" w:author="PR Preview" w:date="2026-01-01T00:00:00Z">
        <w:r>
          <w:t xml:space="preserve">.</w:t>
        </w:r>
      </w:ins>
    </w:p>
    <w:bookmarkEnd w:id="62"/>
    <w:bookmarkStart w:id="63" w:name="exm-jacobian-matrix"/>
    <w:p>
      <w:pPr>
        <w:pStyle w:val="BodyText"/>
      </w:pPr>
      <w:ins w:id="1485" w:author="PR Preview" w:date="2026-01-01T00:00:00Z">
        <w:r>
          <w:rPr>
            <w:b/>
            <w:bCs/>
          </w:rPr>
          <w:t xml:space="preserve">Example 7 (The Jacobian matrix of a</w:t>
        </w:r>
      </w:ins>
      <w:ins w:id="148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1</m:t>
        </m:r>
      </m:oMath>
      <w:ins w:id="1487" w:author="PR Preview" w:date="2026-01-01T00:00:00Z">
        <w:r>
          <w:rPr>
            <w:b/>
            <w:bCs/>
          </w:rPr>
          <w:t xml:space="preserve"> </w:t>
        </w:r>
      </w:ins>
      <w:ins w:id="1488" w:author="PR Preview" w:date="2026-01-01T00:00:00Z">
        <w:r>
          <w:rPr>
            <w:b/>
            <w:bCs/>
          </w:rPr>
          <w:t xml:space="preserve">function of a</w:t>
        </w:r>
      </w:ins>
      <w:ins w:id="148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1490" w:author="PR Preview" w:date="2026-01-01T00:00:00Z">
        <w:r>
          <w:rPr>
            <w:b/>
            <w:bCs/>
          </w:rPr>
          <w:t xml:space="preserve"> </w:t>
        </w:r>
      </w:ins>
      <w:ins w:id="1491" w:author="PR Preview" w:date="2026-01-01T00:00:00Z">
        <w:r>
          <w:rPr>
            <w:b/>
            <w:bCs/>
          </w:rPr>
          <w:t xml:space="preserve">vector)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For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  </w:r>
      </w:ins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of</w:t>
        </w:r>
      </w:ins>
      <w:ins w:id="1498" w:author="PR Preview" w:date="2026-01-01T00:00:00Z">
        <w:r>
          <w:t xml:space="preserve"> </w:t>
        </w:r>
      </w:ins>
      <w:hyperlink w:anchor="exm-vector-valued-derivative">
        <w:ins w:id="149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500" w:author="PR Preview" w:date="2026-01-01T00:00:00Z">
        <w:r>
          <w:t xml:space="preserve">,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the Jacobian matrix is the</w:t>
        </w:r>
      </w:ins>
      <w:ins w:id="150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matrix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del w:id="1506" w:author="PR Preview" w:date="2026-01-01T00:00:00Z">
        <w:r>
          <w:rPr>
            <w:b/>
            <w:bCs/>
          </w:rPr>
          <w:delText xml:space="preserve">Definition 10 (Constant)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A</w:delText>
        </w:r>
      </w:del>
      <w:del w:id="150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vector</w:delText>
        </w:r>
      </w:del>
      <w:del w:id="15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is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rPr>
            <w:b/>
            <w:bCs/>
          </w:rPr>
          <w:delText xml:space="preserve">constant with respect to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the</w:delText>
        </w:r>
      </w:del>
      <w:del w:id="15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vector</w:delText>
        </w:r>
      </w:del>
      <w:del w:id="152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23" w:author="PR Preview" w:date="2026-01-01T00:00:00Z">
        <w:r>
          <w:delText xml:space="preserve"> </w:delText>
        </w:r>
      </w:del>
      <w:del w:id="1524" w:author="PR Preview" w:date="2026-01-01T00:00:00Z">
        <w:r>
          <w:delText xml:space="preserve">if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its derivative (</w:delText>
        </w:r>
      </w:del>
      <w:hyperlink w:anchor="def-vector-valued-derivative">
        <w:del w:id="152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528" w:author="PR Preview" w:date="2026-01-01T00:00:00Z">
        <w:r>
          <w:delText xml:space="preserve">) is zero: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p>
      <w:pPr>
        <w:pStyle w:val="FirstParagraph"/>
      </w:pPr>
      <w:del w:id="1529" w:author="PR Preview" w:date="2026-01-01T00:00:00Z">
        <w:r>
          <w:rPr>
            <w:b/>
            <w:bCs/>
          </w:rPr>
          <w:delText xml:space="preserve">Example 8 (A constant vector)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Let</w:delText>
        </w:r>
      </w:del>
      <w:del w:id="153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and</w:delText>
        </w:r>
      </w:del>
      <w:del w:id="15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36" w:author="PR Preview" w:date="2026-01-01T00:00:00Z">
        <w:r>
          <w:delText xml:space="preserve">,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so</w:delText>
        </w:r>
      </w:del>
      <w:del w:id="15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and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do not depend on</w:delText>
        </w:r>
      </w:del>
      <w:del w:id="154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46" w:author="PR Preview" w:date="2026-01-01T00:00:00Z">
        <w:r>
          <w:delText xml:space="preserve">.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Expanding</w:delText>
        </w:r>
      </w:del>
      <w:del w:id="154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into its matrix of scalar partial derivatives</w:delText>
        </w:r>
      </w:del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(</w:delText>
        </w:r>
      </w:del>
      <w:hyperlink w:anchor="def-vector-valued-derivative">
        <w:del w:id="155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555" w:author="PR Preview" w:date="2026-01-01T00:00:00Z">
        <w:r>
          <w:delText xml:space="preserve">)</w:delText>
        </w:r>
      </w:del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and evaluating each entry: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del w:id="1558" w:author="PR Preview" w:date="2026-01-01T00:00:00Z">
        <w:r>
          <w:delText xml:space="preserve">Every entry is the derivative of a constant, so</w:delText>
        </w:r>
      </w:del>
      <w:del w:id="155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and</w:delText>
        </w:r>
      </w:del>
      <w:del w:id="15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is constant with respect to</w:delText>
        </w:r>
      </w:del>
      <w:del w:id="156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(</w:delText>
        </w:r>
      </w:del>
      <w:hyperlink w:anchor="def-constant-wrt-vector">
        <w:del w:id="156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69" w:author="PR Preview" w:date="2026-01-01T00:00:00Z">
        <w:r>
          <w:delText xml:space="preserve">).</w:delText>
        </w:r>
      </w:del>
    </w:p>
    <w:p>
      <w:pPr>
        <w:pStyle w:val="BodyText"/>
      </w:pPr>
      <w:del w:id="1570" w:author="PR Preview" w:date="2026-01-01T00:00:00Z">
        <w:r>
          <w:rPr>
            <w:b/>
            <w:bCs/>
          </w:rPr>
          <w:delText xml:space="preserve">Example 9 (A vector that is not constant)</w:delText>
        </w:r>
      </w:del>
      <w:del w:id="1571" w:author="PR Preview" w:date="2026-01-01T00:00:00Z">
        <w:r>
          <w:delText xml:space="preserve"> </w:delText>
        </w:r>
      </w:del>
      <w:del w:id="1572" w:author="PR Preview" w:date="2026-01-01T00:00:00Z">
        <w:r>
          <w:delText xml:space="preserve">With the same</w:delText>
        </w:r>
      </w:del>
      <w:del w:id="157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74" w:author="PR Preview" w:date="2026-01-01T00:00:00Z">
        <w:r>
          <w:delText xml:space="preserve">, let</w:delText>
        </w:r>
      </w:del>
      <w:del w:id="15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76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77" w:author="PR Preview" w:date="2026-01-01T00:00:00Z">
        <w:r>
          <w:delText xml:space="preserve">which is not</w:delText>
        </w:r>
      </w:del>
      <w:del w:id="1578" w:author="PR Preview" w:date="2026-01-01T00:00:00Z">
        <w:r>
          <w:delText xml:space="preserve"> </w:delText>
        </w:r>
      </w:del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del w:id="1579" w:author="PR Preview" w:date="2026-01-01T00:00:00Z">
        <w:r>
          <w:delText xml:space="preserve">, so this</w:delText>
        </w:r>
      </w:del>
      <w:del w:id="158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is not constant with respect to</w:delText>
        </w:r>
      </w:del>
      <w:del w:id="158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4" w:author="PR Preview" w:date="2026-01-01T00:00:00Z">
        <w:r>
          <w:delText xml:space="preserve">:</w:delText>
        </w:r>
      </w:del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its first entry changes when</w:delText>
        </w:r>
      </w:del>
      <w:del w:id="158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1</m:t>
            </m:r>
          </m:sub>
        </m:sSub>
      </m:oMath>
      <w:del w:id="1588" w:author="PR Preview" w:date="2026-01-01T00:00:00Z">
        <w:r>
          <w:delText xml:space="preserve"> </w:delText>
        </w:r>
      </w:del>
      <w:del w:id="1589" w:author="PR Preview" w:date="2026-01-01T00:00:00Z">
        <w:r>
          <w:delText xml:space="preserve">does.</w:delText>
        </w:r>
      </w:del>
    </w:p>
    <w:p>
      <w:pPr>
        <w:pStyle w:val="BodyText"/>
      </w:pPr>
      <w:ins w:id="1590" w:author="PR Preview" w:date="2026-01-01T00:00:00Z">
        <w:r>
          <w:rPr>
            <w:b/>
            <w:bCs/>
          </w:rPr>
          <w:t xml:space="preserve">Definition 10 (Constant)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A</w:t>
        </w:r>
      </w:ins>
      <w:ins w:id="159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vector</w:t>
        </w:r>
      </w:ins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$\mathord{\smash[b]{\underset{\raise.3ex\hbox{$\scriptstyle\sim$}}{x}}\vphantom{x}}$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is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rPr>
            <w:b/>
            <w:bCs/>
          </w:rPr>
          <w:t xml:space="preserve">constant with respect to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the</w:t>
        </w:r>
      </w:ins>
      <w:ins w:id="16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vector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$\mathord{\smash[b]{\underset{\raise.3ex\hbox{$\scriptstyle\sim$}}{\beta}}\vphantom{\beta}}$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if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its derivative (</w:t>
        </w:r>
      </w:ins>
      <w:hyperlink w:anchor="def-vector-valued-derivative">
        <w:ins w:id="161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614" w:author="PR Preview" w:date="2026-01-01T00:00:00Z">
        <w:r>
          <w:t xml:space="preserve">) is zero:</w:t>
        </w:r>
      </w:ins>
    </w:p>
    <w:p>
      <w:pPr>
        <w:pStyle w:val="BodyText"/>
      </w:pPr>
      <w:ins w:id="1615" w:author="PR Preview" w:date="2026-01-01T00:00:00Z">
        <w:r>
  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  </w:r>
      </w:ins>
    </w:p>
    <w:bookmarkEnd w:id="65"/>
    <w:bookmarkStart w:id="66" w:name="exm-constant-wrt-vector"/>
    <w:p>
      <w:pPr>
        <w:pStyle w:val="FirstParagraph"/>
      </w:pPr>
      <w:ins w:id="1616" w:author="PR Preview" w:date="2026-01-01T00:00:00Z">
        <w:r>
          <w:rPr>
            <w:b/>
            <w:bCs/>
          </w:rPr>
          <w:t xml:space="preserve">Example 8 (A constant vector)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Let</w:t>
        </w:r>
      </w:ins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and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$\mathord{\smash[b]{\underset{\raise.3ex\hbox{$\scriptstyle\sim$}}{x}}\vphantom{x}}= {(3, 5)}^{\top}$</w:t>
        </w:r>
      </w:ins>
      <w:ins w:id="1625" w:author="PR Preview" w:date="2026-01-01T00:00:00Z">
        <w:r>
          <w:t xml:space="preserve">,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so</w:t>
        </w:r>
      </w:ins>
      <w:ins w:id="16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and</w:t>
        </w:r>
      </w:ins>
      <w:ins w:id="16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do not depend on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$\mathord{\smash[b]{\underset{\raise.3ex\hbox{$\scriptstyle\sim$}}{\beta}}\vphantom{\beta}}$</w:t>
        </w:r>
      </w:ins>
      <w:ins w:id="1636" w:author="PR Preview" w:date="2026-01-01T00:00:00Z">
        <w:r>
          <w:t xml:space="preserve">.</w:t>
        </w:r>
      </w:ins>
      <w:ins w:id="1637" w:author="PR Preview" w:date="2026-01-01T00:00:00Z">
        <w:r>
          <w:t xml:space="preserve"> </w:t>
        </w:r>
      </w:ins>
      <w:ins w:id="1638" w:author="PR Preview" w:date="2026-01-01T00:00:00Z">
        <w:r>
          <w:t xml:space="preserve">Expanding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$\frac{\partial}{\partial \mathord{\smash[b]{\underset{\raise.3ex\hbox{$\scriptstyle\sim$}}{\beta}}\vphantom{\beta}}} {\mathord{\smash[b]{\underset{\raise.3ex\hbox{$\scriptstyle\sim$}}{x}}\vphantom{x}}}^{\top}$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into its matrix of scalar partial derivatives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(</w:t>
        </w:r>
      </w:ins>
      <w:hyperlink w:anchor="def-vector-valued-derivative">
        <w:ins w:id="164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646" w:author="PR Preview" w:date="2026-01-01T00:00:00Z">
        <w:r>
          <w:t xml:space="preserve">)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and evaluating each entry:</w:t>
        </w:r>
      </w:ins>
    </w:p>
    <w:p>
      <w:pPr>
        <w:pStyle w:val="BodyText"/>
      </w:pPr>
      <w:ins w:id="1649" w:author="PR Preview" w:date="2026-01-01T00:00:00Z">
        <w:r>
  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  </w:r>
      </w:ins>
    </w:p>
    <w:p>
      <w:pPr>
        <w:pStyle w:val="FirstParagraph"/>
      </w:pPr>
      <w:ins w:id="1650" w:author="PR Preview" w:date="2026-01-01T00:00:00Z">
        <w:r>
          <w:t xml:space="preserve">Every entry is the derivative of a constant, so</w:t>
        </w:r>
      </w:ins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and</w:t>
        </w:r>
      </w:ins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$\mathord{\smash[b]{\underset{\raise.3ex\hbox{$\scriptstyle\sim$}}{x}}\vphantom{x}}$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is constant with respect to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$\mathord{\smash[b]{\underset{\raise.3ex\hbox{$\scriptstyle\sim$}}{\beta}}\vphantom{\beta}}$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(</w:t>
        </w:r>
      </w:ins>
      <w:hyperlink w:anchor="def-constant-wrt-vector">
        <w:ins w:id="166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664" w:author="PR Preview" w:date="2026-01-01T00:00:00Z">
        <w:r>
          <w:t xml:space="preserve">).</w:t>
        </w:r>
      </w:ins>
    </w:p>
    <w:bookmarkEnd w:id="66"/>
    <w:bookmarkStart w:id="67" w:name="exm-not-constant-wrt-vector"/>
    <w:p>
      <w:pPr>
        <w:pStyle w:val="BodyText"/>
      </w:pPr>
      <w:ins w:id="1665" w:author="PR Preview" w:date="2026-01-01T00:00:00Z">
        <w:r>
          <w:rPr>
            <w:b/>
            <w:bCs/>
          </w:rPr>
          <w:t xml:space="preserve">Example 9 (A vector that is not constant)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With the same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$\mathord{\smash[b]{\underset{\raise.3ex\hbox{$\scriptstyle\sim$}}{\beta}}\vphantom{\beta}}$</w:t>
        </w:r>
      </w:ins>
      <w:ins w:id="1670" w:author="PR Preview" w:date="2026-01-01T00:00:00Z">
        <w:r>
          <w:t xml:space="preserve">, let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$\mathord{\smash[b]{\underset{\raise.3ex\hbox{$\scriptstyle\sim$}}{x}}\vphantom{x}}= {(\beta_{1}, 3)}^{\top}$</w:t>
        </w:r>
      </w:ins>
      <w:ins w:id="1673" w:author="PR Preview" w:date="2026-01-01T00:00:00Z">
        <w:r>
          <w:t xml:space="preserve">. Then</w:t>
        </w:r>
      </w:ins>
    </w:p>
    <w:p>
      <w:pPr>
        <w:pStyle w:val="BodyText"/>
      </w:pPr>
      <w:ins w:id="1674" w:author="PR Preview" w:date="2026-01-01T00:00:00Z">
        <w:r>
  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  </w:r>
      </w:ins>
    </w:p>
    <w:p>
      <w:pPr>
        <w:pStyle w:val="FirstParagraph"/>
      </w:pPr>
      <w:ins w:id="1675" w:author="PR Preview" w:date="2026-01-01T00:00:00Z">
        <w:r>
          <w:t xml:space="preserve">which is not</w:t>
        </w:r>
      </w:ins>
      <w:ins w:id="1676" w:author="PR Preview" w:date="2026-01-01T00:00:00Z">
        <w:r>
          <w:t xml:space="preserve"> </w:t>
        </w:r>
      </w:ins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ins w:id="1677" w:author="PR Preview" w:date="2026-01-01T00:00:00Z">
        <w:r>
          <w:t xml:space="preserve">, so this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$\mathord{\smash[b]{\underset{\raise.3ex\hbox{$\scriptstyle\sim$}}{x}}\vphantom{x}}$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is not constant with respect to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$\mathord{\smash[b]{\underset{\raise.3ex\hbox{$\scriptstyle\sim$}}{\beta}}\vphantom{\beta}}$</w:t>
        </w:r>
      </w:ins>
      <w:ins w:id="1684" w:author="PR Preview" w:date="2026-01-01T00:00:00Z">
        <w:r>
          <w:t xml:space="preserve">: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its first entry changes when</w:t>
        </w:r>
      </w:ins>
      <w:ins w:id="168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1</m:t>
            </m:r>
          </m:sub>
        </m:sSub>
      </m:oMath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does.</w:t>
        </w:r>
      </w:ins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del w:id="1690" w:author="PR Preview" w:date="2026-01-01T00:00:00Z">
        <w:r>
          <w:rPr>
            <w:b/>
            <w:bCs/>
          </w:rPr>
          <w:delText xml:space="preserve">Theorem 3 (Derivative of a dot product)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If</w:delText>
        </w:r>
      </w:del>
      <w:del w:id="16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is constant with respect to</w:delText>
        </w:r>
      </w:del>
      <w:del w:id="169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97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p>
      <w:pPr>
        <w:pStyle w:val="BodyText"/>
      </w:pPr>
      <w:ins w:id="1698" w:author="PR Preview" w:date="2026-01-01T00:00:00Z">
        <w:r>
          <w:rPr>
            <w:b/>
            <w:bCs/>
          </w:rPr>
          <w:t xml:space="preserve">Theorem 3 (Derivative of a dot product)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If</w:t>
        </w:r>
      </w:ins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$\mathord{\smash[b]{\underset{\raise.3ex\hbox{$\scriptstyle\sim$}}{x}}\vphantom{x}}$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is constant with respect to</w:t>
        </w:r>
      </w:ins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$\mathord{\smash[b]{\underset{\raise.3ex\hbox{$\scriptstyle\sim$}}{\beta}}\vphantom{\beta}}$</w:t>
        </w:r>
      </w:ins>
      <w:ins w:id="1707" w:author="PR Preview" w:date="2026-01-01T00:00:00Z">
        <w:r>
          <w:t xml:space="preserve">, then:</w:t>
        </w:r>
      </w:ins>
    </w:p>
    <w:p>
      <w:pPr>
        <w:pStyle w:val="BodyText"/>
      </w:pPr>
      <w:ins w:id="1708" w:author="PR Preview" w:date="2026-01-01T00:00:00Z">
        <w:r>
  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  </w:r>
      </w:ins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1709" w:author="PR Preview" w:date="2026-01-01T00:00:00Z">
        <w:r>
          <w:rPr>
            <w:b/>
            <w:bCs/>
          </w:rPr>
          <w:delText xml:space="preserve">Example 10 (Derivative of a dot product)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Let</w:delText>
        </w:r>
      </w:del>
      <w:del w:id="17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delText xml:space="preserve">(constant with respect to</w:delText>
        </w:r>
      </w:del>
      <w:del w:id="171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16" w:author="PR Preview" w:date="2026-01-01T00:00:00Z">
        <w:r>
          <w:delText xml:space="preserve">;</w:delText>
        </w:r>
      </w:del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see</w:delText>
        </w:r>
      </w:del>
      <w:del w:id="1719" w:author="PR Preview" w:date="2026-01-01T00:00:00Z">
        <w:r>
          <w:delText xml:space="preserve"> </w:delText>
        </w:r>
      </w:del>
      <w:hyperlink w:anchor="exm-constant-wrt-vector">
        <w:del w:id="172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721" w:author="PR Preview" w:date="2026-01-01T00:00:00Z">
        <w:r>
          <w:delText xml:space="preserve">) and</w:delText>
        </w:r>
      </w:del>
      <w:del w:id="172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23" w:author="PR Preview" w:date="2026-01-01T00:00:00Z">
        <w:r>
          <w:delText xml:space="preserve">.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Then</w:delText>
        </w:r>
      </w:del>
      <w:del w:id="17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1727" w:author="PR Preview" w:date="2026-01-01T00:00:00Z">
        <w:r>
          <w:delText xml:space="preserve">, and by</w:delText>
        </w:r>
      </w:del>
      <w:del w:id="1728" w:author="PR Preview" w:date="2026-01-01T00:00:00Z">
        <w:r>
          <w:delText xml:space="preserve"> </w:delText>
        </w:r>
      </w:del>
      <w:hyperlink w:anchor="thm-deriv-lincom">
        <w:del w:id="172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73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1731" w:author="PR Preview" w:date="2026-01-01T00:00:00Z">
        <w:r>
  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  </w:r>
      </w:ins>
    </w:p>
    <w:bookmarkStart w:id="71" w:name="exm-deriv-lincom"/>
    <w:p>
      <w:pPr>
        <w:pStyle w:val="FirstParagraph"/>
      </w:pPr>
      <w:ins w:id="1732" w:author="PR Preview" w:date="2026-01-01T00:00:00Z">
        <w:r>
          <w:rPr>
            <w:b/>
            <w:bCs/>
          </w:rPr>
          <w:t xml:space="preserve">Example 10 (Derivative of a dot product)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Let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$\mathord{\smash[b]{\underset{\raise.3ex\hbox{$\scriptstyle\sim$}}{x}}\vphantom{x}}= {(3, 5)}^{\top}$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(constant with respect to</w:t>
        </w:r>
      </w:ins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$\mathord{\smash[b]{\underset{\raise.3ex\hbox{$\scriptstyle\sim$}}{\beta}}\vphantom{\beta}}$</w:t>
        </w:r>
      </w:ins>
      <w:ins w:id="1741" w:author="PR Preview" w:date="2026-01-01T00:00:00Z">
        <w:r>
          <w:t xml:space="preserve">;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see</w:t>
        </w:r>
      </w:ins>
      <w:ins w:id="1744" w:author="PR Preview" w:date="2026-01-01T00:00:00Z">
        <w:r>
          <w:t xml:space="preserve"> </w:t>
        </w:r>
      </w:ins>
      <w:hyperlink w:anchor="exm-constant-wrt-vector">
        <w:ins w:id="1745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746" w:author="PR Preview" w:date="2026-01-01T00:00:00Z">
        <w:r>
          <w:t xml:space="preserve">) and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1749" w:author="PR Preview" w:date="2026-01-01T00:00:00Z">
        <w:r>
          <w:t xml:space="preserve">.</w:t>
        </w:r>
      </w:ins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Then</w:t>
        </w:r>
      </w:ins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$\mathord{\smash[b]{\underset{\raise.3ex\hbox{$\scriptstyle\sim$}}{x}}\vphantom{x}}\cdot \mathord{\smash[b]{\underset{\raise.3ex\hbox{$\scriptstyle\sim$}}{\beta}}\vphantom{\beta}}= 3\beta_{1} + 5\beta_{2}$</w:t>
        </w:r>
      </w:ins>
      <w:ins w:id="1754" w:author="PR Preview" w:date="2026-01-01T00:00:00Z">
        <w:r>
          <w:t xml:space="preserve">, and by</w:t>
        </w:r>
      </w:ins>
      <w:ins w:id="1755" w:author="PR Preview" w:date="2026-01-01T00:00:00Z">
        <w:r>
          <w:t xml:space="preserve"> </w:t>
        </w:r>
      </w:ins>
      <w:hyperlink w:anchor="thm-deriv-lincom">
        <w:ins w:id="175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757" w:author="PR Preview" w:date="2026-01-01T00:00:00Z">
        <w:r>
          <w:t xml:space="preserve">:</w:t>
        </w:r>
      </w:ins>
    </w:p>
    <w:p>
      <w:pPr>
        <w:pStyle w:val="BodyText"/>
      </w:pPr>
      <w:ins w:id="1758" w:author="PR Preview" w:date="2026-01-01T00:00:00Z">
        <w:r>
  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  </w:r>
      </w:ins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1759" w:author="PR Preview" w:date="2026-01-01T00:00:00Z">
        <w:r>
  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  </w:r>
      </w:ins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del w:id="1760" w:author="PR Preview" w:date="2026-01-01T00:00:00Z">
        <w:r>
          <w:rPr>
            <w:b/>
            <w:bCs/>
          </w:rPr>
          <w:delText xml:space="preserve">Theorem 4 (Product rule for dot-products)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If</w:delText>
        </w:r>
      </w:del>
      <w:del w:id="1763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and</w:delText>
        </w:r>
      </w:del>
      <w:del w:id="176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are differentiable</w:delText>
        </w:r>
      </w:del>
      <w:del w:id="176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vector functions of</w:delText>
        </w:r>
      </w:del>
      <w:del w:id="17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73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p>
      <w:pPr>
        <w:pStyle w:val="BodyText"/>
      </w:pPr>
      <w:ins w:id="1774" w:author="PR Preview" w:date="2026-01-01T00:00:00Z">
        <w:r>
          <w:rPr>
            <w:b/>
            <w:bCs/>
          </w:rPr>
          <w:t xml:space="preserve">Theorem 4 (Product rule for dot-products)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If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and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are differentiable</w:t>
        </w:r>
      </w:ins>
      <w:ins w:id="178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vector functions of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$\mathord{\smash[b]{\underset{\raise.3ex\hbox{$\scriptstyle\sim$}}{x}}\vphantom{x}}$</w:t>
        </w:r>
      </w:ins>
      <w:ins w:id="1790" w:author="PR Preview" w:date="2026-01-01T00:00:00Z">
        <w:r>
          <w:t xml:space="preserve">, then:</w:t>
        </w:r>
      </w:ins>
    </w:p>
    <w:p>
      <w:pPr>
        <w:pStyle w:val="BodyText"/>
      </w:pPr>
      <w:ins w:id="1791" w:author="PR Preview" w:date="2026-01-01T00:00:00Z">
        <w:r>
  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  </w:r>
      </w:ins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del w:id="1792" w:author="PR Preview" w:date="2026-01-01T00:00:00Z">
        <w:r>
          <w:rPr>
            <w:b/>
            <w:bCs/>
          </w:rPr>
          <w:delText xml:space="preserve">Example 11 (Example of the dot-product rule)</w:delText>
        </w:r>
      </w:del>
      <w:del w:id="1793" w:author="PR Preview" w:date="2026-01-01T00:00:00Z">
        <w:r>
          <w:delText xml:space="preserve"> </w:delText>
        </w:r>
      </w:del>
      <w:del w:id="1794" w:author="PR Preview" w:date="2026-01-01T00:00:00Z">
        <w:r>
          <w:delText xml:space="preserve">Apply</w:delText>
        </w:r>
      </w:del>
      <w:del w:id="1795" w:author="PR Preview" w:date="2026-01-01T00:00:00Z">
        <w:r>
          <w:delText xml:space="preserve"> </w:delText>
        </w:r>
      </w:del>
      <w:hyperlink w:anchor="thm-deriv-dot-product">
        <w:del w:id="179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with the vector</w:delText>
        </w:r>
      </w:del>
      <w:del w:id="179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in the role of</w:delText>
        </w:r>
      </w:del>
      <w:del w:id="18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03" w:author="PR Preview" w:date="2026-01-01T00:00:00Z">
        <w:r>
          <w:delText xml:space="preserve">.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delText xml:space="preserve">Let</w:delText>
        </w:r>
      </w:del>
      <w:del w:id="1806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and</w:delText>
        </w:r>
      </w:del>
      <w:del w:id="180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10" w:author="PR Preview" w:date="2026-01-01T00:00:00Z">
        <w:r>
          <w:delText xml:space="preserve">.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BodyText"/>
      </w:pPr>
      <w:ins w:id="1813" w:author="PR Preview" w:date="2026-01-01T00:00:00Z">
        <w:r>
  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  </w:r>
      </w:ins>
    </w:p>
    <w:bookmarkStart w:id="73" w:name="exm-deriv-dot-product"/>
    <w:p>
      <w:pPr>
        <w:pStyle w:val="FirstParagraph"/>
      </w:pPr>
      <w:ins w:id="1814" w:author="PR Preview" w:date="2026-01-01T00:00:00Z">
        <w:r>
          <w:rPr>
            <w:b/>
            <w:bCs/>
          </w:rPr>
          <w:t xml:space="preserve">Example 11 (Example of the dot-product rule)</w:t>
        </w:r>
      </w:ins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Apply</w:t>
        </w:r>
      </w:ins>
      <w:ins w:id="1817" w:author="PR Preview" w:date="2026-01-01T00:00:00Z">
        <w:r>
          <w:t xml:space="preserve"> </w:t>
        </w:r>
      </w:ins>
      <w:hyperlink w:anchor="thm-deriv-dot-product">
        <w:ins w:id="181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with the vector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in the role of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$\mathord{\smash[b]{\underset{\raise.3ex\hbox{$\scriptstyle\sim$}}{x}}\vphantom{x}}$</w:t>
        </w:r>
      </w:ins>
      <w:ins w:id="1827" w:author="PR Preview" w:date="2026-01-01T00:00:00Z">
        <w:r>
          <w:t xml:space="preserve">.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Let</w:t>
        </w:r>
      </w:ins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$\mathord{\smash[b]{\underset{\raise.3ex\hbox{$\scriptstyle\sim$}}{a}}\vphantom{a}}(\mathord{\smash[b]{\underset{\raise.3ex\hbox{$\scriptstyle\sim$}}{\beta}}\vphantom{\beta}}) = {(\beta_{1}, \beta_{1}\beta_{2})}^{\top}$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and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$\mathord{\smash[b]{\underset{\raise.3ex\hbox{$\scriptstyle\sim$}}{b}}\vphantom{b}}(\mathord{\smash[b]{\underset{\raise.3ex\hbox{$\scriptstyle\sim$}}{\beta}}\vphantom{\beta}}) = {(\beta_{2}, \beta_{1})}^{\top}$</w:t>
        </w:r>
      </w:ins>
      <w:ins w:id="1836" w:author="PR Preview" w:date="2026-01-01T00:00:00Z">
        <w:r>
          <w:t xml:space="preserve">.</w:t>
        </w:r>
      </w:ins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Then:</w:t>
        </w:r>
      </w:ins>
    </w:p>
    <w:p>
      <w:pPr>
        <w:pStyle w:val="BodyText"/>
      </w:pPr>
      <w:ins w:id="1839" w:author="PR Preview" w:date="2026-01-01T00:00:00Z">
        <w:r>
  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  </w:r>
      </w:ins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1840" w:author="PR Preview" w:date="2026-01-01T00:00:00Z">
        <w:r>
          <w:delText xml:space="preserve">By the product rule (</w:delText>
        </w:r>
      </w:del>
      <w:hyperlink w:anchor="thm-deriv-dot-product">
        <w:del w:id="184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842" w:author="PR Preview" w:date="2026-01-01T00:00:00Z">
        <w:r>
          <w:delText xml:space="preserve">),</w:delText>
        </w:r>
      </w:del>
      <w:del w:id="1843" w:author="PR Preview" w:date="2026-01-01T00:00:00Z">
        <w:r>
          <w:delText xml:space="preserve"> </w:delText>
        </w:r>
      </w:del>
      <w:del w:id="1844" w:author="PR Preview" w:date="2026-01-01T00:00:00Z">
        <w:r>
          <w:delText xml:space="preserve">using</w:delText>
        </w:r>
      </w:del>
      <w:del w:id="1845" w:author="PR Preview" w:date="2026-01-01T00:00:00Z">
        <w:r>
          <w:delText xml:space="preserve"> </w:delText>
        </w:r>
      </w:del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and</w:delText>
        </w:r>
      </w:del>
      <w:del w:id="1848" w:author="PR Preview" w:date="2026-01-01T00:00:00Z">
        <w:r>
          <w:delText xml:space="preserve"> </w:delText>
        </w:r>
      </w:del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84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1850" w:author="PR Preview" w:date="2026-01-01T00:00:00Z">
        <w:r>
  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  </w:r>
      </w:ins>
    </w:p>
    <w:p>
      <w:pPr>
        <w:pStyle w:val="FirstParagraph"/>
      </w:pPr>
      <w:ins w:id="1851" w:author="PR Preview" w:date="2026-01-01T00:00:00Z">
        <w:r>
          <w:t xml:space="preserve">By the product rule (</w:t>
        </w:r>
      </w:ins>
      <w:hyperlink w:anchor="thm-deriv-dot-product">
        <w:ins w:id="185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853" w:author="PR Preview" w:date="2026-01-01T00:00:00Z">
        <w:r>
          <w:t xml:space="preserve">),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using</w:t>
        </w:r>
      </w:ins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and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  </w:r>
      </w:ins>
      <w:ins w:id="1862" w:author="PR Preview" w:date="2026-01-01T00:00:00Z">
        <w:r>
          <w:t xml:space="preserve">:</w:t>
        </w:r>
      </w:ins>
    </w:p>
    <w:p>
      <w:pPr>
        <w:pStyle w:val="BodyText"/>
      </w:pPr>
      <w:ins w:id="1863" w:author="PR Preview" w:date="2026-01-01T00:00:00Z">
        <w:r>
  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  </w:r>
      </w:ins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del w:id="1864" w:author="PR Preview" w:date="2026-01-01T00:00:00Z">
        <w:r>
          <w:rPr>
            <w:b/>
            <w:bCs/>
          </w:rPr>
          <w:delText xml:space="preserve">Theorem 5 (Derivative of a linear map)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If</w:delText>
        </w:r>
      </w:del>
      <w:del w:id="18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is an</w:delText>
        </w:r>
      </w:del>
      <w:del w:id="187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p</m:t>
        </m:r>
      </m:oMath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matrix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that is constant with respect to</w:delText>
        </w:r>
      </w:del>
      <w:del w:id="187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76" w:author="PR Preview" w:date="2026-01-01T00:00:00Z">
        <w:r>
          <w:delText xml:space="preserve">,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p>
      <w:pPr>
        <w:pStyle w:val="FirstParagraph"/>
      </w:pPr>
      <w:del w:id="1879" w:author="PR Preview" w:date="2026-01-01T00:00:00Z">
        <w:r>
          <w:rPr>
            <w:i/>
            <w:iCs/>
          </w:rPr>
          <w:delText xml:space="preserve">Proof</w:delText>
        </w:r>
      </w:del>
      <w:del w:id="1880" w:author="PR Preview" w:date="2026-01-01T00:00:00Z">
        <w:r>
          <w:delText xml:space="preserve">. </w:delText>
        </w:r>
      </w:del>
      <w:del w:id="1881" w:author="PR Preview" w:date="2026-01-01T00:00:00Z">
        <w:r>
          <w:delText xml:space="preserve">For entry</w:delText>
        </w:r>
      </w:del>
      <w:del w:id="18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883" w:author="PR Preview" w:date="2026-01-01T00:00:00Z">
        <w:r>
          <w:delText xml:space="preserve">, where row</w:delText>
        </w:r>
      </w:del>
      <w:del w:id="1884" w:author="PR Preview" w:date="2026-01-01T00:00:00Z">
        <w:r>
          <w:delText xml:space="preserve"> </w:delText>
        </w:r>
      </w:del>
      <m:oMath>
        <m:r>
          <m:t>i</m:t>
        </m:r>
      </m:oMath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indexes the denominator</w:delText>
        </w:r>
      </w:del>
      <w:del w:id="188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(see</w:delText>
        </w:r>
      </w:del>
      <w:del w:id="1890" w:author="PR Preview" w:date="2026-01-01T00:00:00Z">
        <w:r>
          <w:delText xml:space="preserve"> </w:delText>
        </w:r>
      </w:del>
      <w:hyperlink w:anchor="def-vector-valued-derivative">
        <w:del w:id="189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892" w:author="PR Preview" w:date="2026-01-01T00:00:00Z">
        <w:r>
          <w:delText xml:space="preserve">)</w:delText>
        </w:r>
      </w:del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and column</w:delText>
        </w:r>
      </w:del>
      <w:del w:id="1895" w:author="PR Preview" w:date="2026-01-01T00:00:00Z">
        <w:r>
          <w:delText xml:space="preserve"> </w:delText>
        </w:r>
      </w:del>
      <m:oMath>
        <m:r>
          <m:t>j</m:t>
        </m:r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indexes the numerator</w:delText>
        </w:r>
      </w:del>
      <w:del w:id="189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9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del w:id="1900" w:author="PR Preview" w:date="2026-01-01T00:00:00Z">
        <w:r>
          <w:rPr>
            <w:b/>
            <w:bCs/>
          </w:rPr>
          <w:delText xml:space="preserve">Example 12 (Derivative of a linear map)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Let</w:delText>
        </w:r>
      </w:del>
      <w:del w:id="19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1906" w:author="PR Preview" w:date="2026-01-01T00:00:00Z">
        <w:r>
          <w:delText xml:space="preserve">) and</w:delText>
        </w:r>
      </w:del>
      <w:del w:id="190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08" w:author="PR Preview" w:date="2026-01-01T00:00:00Z">
        <w:r>
          <w:delText xml:space="preserve">.</w:delText>
        </w:r>
      </w:del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Then</w:delText>
        </w:r>
      </w:del>
      <w:del w:id="19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1912" w:author="PR Preview" w:date="2026-01-01T00:00:00Z">
        <w:r>
          <w:delText xml:space="preserve">, and by</w:delText>
        </w:r>
      </w:del>
      <w:del w:id="1913" w:author="PR Preview" w:date="2026-01-01T00:00:00Z">
        <w:r>
          <w:delText xml:space="preserve"> </w:delText>
        </w:r>
      </w:del>
      <w:hyperlink w:anchor="thm-deriv-linear-map">
        <w:del w:id="191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91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1916" w:author="PR Preview" w:date="2026-01-01T00:00:00Z">
        <w:r>
          <w:rPr>
            <w:b/>
            <w:bCs/>
          </w:rPr>
          <w:delText xml:space="preserve">Theorem 6 (Vector-derivative of a matrix-vector product)</w:delText>
        </w:r>
      </w:del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If</w:delText>
        </w:r>
      </w:del>
      <w:del w:id="19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is an</w:delText>
        </w:r>
      </w:del>
      <w:del w:id="192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q</m:t>
        </m:r>
      </m:oMath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matrix that is constant with respect to</w:delText>
        </w:r>
      </w:del>
      <w:del w:id="192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26" w:author="PR Preview" w:date="2026-01-01T00:00:00Z">
        <w:r>
          <w:delText xml:space="preserve">,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and</w:delText>
        </w:r>
      </w:del>
      <w:del w:id="192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is a</w:delText>
        </w:r>
      </w:del>
      <w:del w:id="193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vector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that depends on the</w:delText>
        </w:r>
      </w:del>
      <w:del w:id="19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vector</w:delText>
        </w:r>
      </w:del>
      <w:del w:id="194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41" w:author="PR Preview" w:date="2026-01-01T00:00:00Z">
        <w:r>
          <w:delText xml:space="preserve">,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p>
      <w:pPr>
        <w:pStyle w:val="FirstParagraph"/>
      </w:pPr>
      <w:del w:id="1944" w:author="PR Preview" w:date="2026-01-01T00:00:00Z">
        <w:r>
          <w:rPr>
            <w:i/>
            <w:iCs/>
          </w:rPr>
          <w:delText xml:space="preserve">Proof</w:delText>
        </w:r>
      </w:del>
      <w:del w:id="1945" w:author="PR Preview" w:date="2026-01-01T00:00:00Z">
        <w:r>
          <w:delText xml:space="preserve">. </w:delText>
        </w:r>
      </w:del>
      <w:del w:id="1946" w:author="PR Preview" w:date="2026-01-01T00:00:00Z">
        <w:r>
          <w:delText xml:space="preserve">For entry</w:delText>
        </w:r>
      </w:del>
      <w:del w:id="194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1948" w:author="PR Preview" w:date="2026-01-01T00:00:00Z">
        <w:r>
          <w:delText xml:space="preserve">, where row</w:delText>
        </w:r>
      </w:del>
      <w:del w:id="1949" w:author="PR Preview" w:date="2026-01-01T00:00:00Z">
        <w:r>
          <w:delText xml:space="preserve"> </w:delText>
        </w:r>
      </w:del>
      <m:oMath>
        <m:r>
          <m:t>i</m:t>
        </m:r>
      </m:oMath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indexes the denominator</w:delText>
        </w:r>
      </w:del>
      <w:del w:id="195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and column</w:delText>
        </w:r>
      </w:del>
      <w:del w:id="1955" w:author="PR Preview" w:date="2026-01-01T00:00:00Z">
        <w:r>
          <w:delText xml:space="preserve"> </w:delText>
        </w:r>
      </w:del>
      <m:oMath>
        <m:r>
          <m:t>j</m:t>
        </m:r>
      </m:oMath>
      <w:del w:id="1956" w:author="PR Preview" w:date="2026-01-01T00:00:00Z">
        <w:r>
          <w:delText xml:space="preserve"> </w:delText>
        </w:r>
      </w:del>
      <w:del w:id="1957" w:author="PR Preview" w:date="2026-01-01T00:00:00Z">
        <w:r>
          <w:delText xml:space="preserve">indexes the numerator</w:delText>
        </w:r>
      </w:del>
      <w:del w:id="195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(see</w:delText>
        </w:r>
      </w:del>
      <w:del w:id="1961" w:author="PR Preview" w:date="2026-01-01T00:00:00Z">
        <w:r>
          <w:delText xml:space="preserve"> </w:delText>
        </w:r>
      </w:del>
      <w:hyperlink w:anchor="def-vector-valued-derivative">
        <w:del w:id="196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963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del w:id="1964" w:author="PR Preview" w:date="2026-01-01T00:00:00Z">
        <w:r>
          <w:rPr>
            <w:b/>
            <w:bCs/>
          </w:rPr>
          <w:delText xml:space="preserve">Example 13 (Vector-derivative of a matrix-vector product)</w:delText>
        </w:r>
      </w:del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Let</w:delText>
        </w:r>
      </w:del>
      <w:del w:id="19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1970" w:author="PR Preview" w:date="2026-01-01T00:00:00Z">
        <w:r>
          <w:delText xml:space="preserve">, constant)</w:delText>
        </w:r>
      </w:del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and</w:delText>
        </w:r>
      </w:del>
      <w:del w:id="197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74" w:author="PR Preview" w:date="2026-01-01T00:00:00Z">
        <w:r>
          <w:delText xml:space="preserve">.</w:delText>
        </w:r>
      </w:del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Then</w:delText>
        </w:r>
      </w:del>
      <w:del w:id="19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1978" w:author="PR Preview" w:date="2026-01-01T00:00:00Z">
        <w:r>
          <w:delText xml:space="preserve">.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By</w:delText>
        </w:r>
      </w:del>
      <w:del w:id="1981" w:author="PR Preview" w:date="2026-01-01T00:00:00Z">
        <w:r>
          <w:delText xml:space="preserve"> </w:delText>
        </w:r>
      </w:del>
      <w:hyperlink w:anchor="thm-deriv-matrix-vector">
        <w:del w:id="198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98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1984" w:author="PR Preview" w:date="2026-01-01T00:00:00Z">
        <w:r>
          <w:rPr>
            <w:i/>
            <w:iCs/>
          </w:rPr>
          <w:delText xml:space="preserve">Remark 4</w:delText>
        </w:r>
      </w:del>
      <w:del w:id="1985" w:author="PR Preview" w:date="2026-01-01T00:00:00Z">
        <w:r>
          <w:delText xml:space="preserve"> (The derivative of a linear map as a special case). </w:delText>
        </w:r>
      </w:del>
      <w:del w:id="1986" w:author="PR Preview" w:date="2026-01-01T00:00:00Z">
        <w:r>
          <w:delText xml:space="preserve">This result generalizes</w:delText>
        </w:r>
      </w:del>
      <w:del w:id="1987" w:author="PR Preview" w:date="2026-01-01T00:00:00Z">
        <w:r>
          <w:delText xml:space="preserve"> </w:delText>
        </w:r>
      </w:del>
      <w:hyperlink w:anchor="thm-deriv-linear-map">
        <w:del w:id="198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989" w:author="PR Preview" w:date="2026-01-01T00:00:00Z">
        <w:r>
          <w:delText xml:space="preserve">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which is the special case</w:delText>
        </w:r>
      </w:del>
      <w:del w:id="199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(so that</w:delText>
        </w:r>
      </w:del>
      <w:del w:id="199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1996" w:author="PR Preview" w:date="2026-01-01T00:00:00Z">
        <w:r>
          <w:delText xml:space="preserve">,</w:delText>
        </w:r>
      </w:del>
      <w:del w:id="19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998" w:author="PR Preview" w:date="2026-01-01T00:00:00Z">
        <w:r>
          <w:delText xml:space="preserve">,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and</w:delText>
        </w:r>
      </w:del>
      <w:del w:id="200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02" w:author="PR Preview" w:date="2026-01-01T00:00:00Z">
        <w:r>
          <w:delText xml:space="preserve">, which is</w:delText>
        </w:r>
      </w:del>
      <w:del w:id="200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04" w:author="PR Preview" w:date="2026-01-01T00:00:00Z">
        <w:r>
          <w:delText xml:space="preserve">).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For example,</w:delText>
        </w:r>
      </w:del>
      <w:del w:id="2007" w:author="PR Preview" w:date="2026-01-01T00:00:00Z">
        <w:r>
          <w:delText xml:space="preserve"> </w:delText>
        </w:r>
      </w:del>
      <w:hyperlink w:anchor="exm-deriv-linear-map">
        <w:del w:id="200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is the case</w:delText>
        </w:r>
      </w:del>
      <w:del w:id="20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014" w:author="PR Preview" w:date="2026-01-01T00:00:00Z">
        <w:r>
          <w:rPr>
            <w:b/>
            <w:bCs/>
          </w:rPr>
          <w:t xml:space="preserve">Theorem 5 (Derivative of a linear map)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If</w:t>
        </w:r>
      </w:ins>
      <w:ins w:id="20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is an</w:t>
        </w:r>
      </w:ins>
      <w:ins w:id="202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p</m:t>
        </m:r>
      </m:oMath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matrix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that is constant with respect to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$\mathord{\smash[b]{\underset{\raise.3ex\hbox{$\scriptstyle\sim$}}{\beta}}\vphantom{\beta}}$</w:t>
        </w:r>
      </w:ins>
      <w:ins w:id="2027" w:author="PR Preview" w:date="2026-01-01T00:00:00Z">
        <w:r>
          <w:t xml:space="preserve">,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then:</w:t>
        </w:r>
      </w:ins>
    </w:p>
    <w:p>
      <w:pPr>
        <w:pStyle w:val="BodyText"/>
      </w:pPr>
      <w:ins w:id="2030" w:author="PR Preview" w:date="2026-01-01T00:00:00Z">
        <w:r>
  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  </w:r>
      </w:ins>
    </w:p>
    <w:bookmarkEnd w:id="74"/>
    <w:p>
      <w:pPr>
        <w:pStyle w:val="FirstParagraph"/>
      </w:pPr>
      <w:ins w:id="2031" w:author="PR Preview" w:date="2026-01-01T00:00:00Z">
        <w:r>
          <w:rPr>
            <w:i/>
            <w:iCs/>
          </w:rPr>
          <w:t xml:space="preserve">Proof</w:t>
        </w:r>
      </w:ins>
      <w:ins w:id="2032" w:author="PR Preview" w:date="2026-01-01T00:00:00Z">
        <w:r>
          <w:t xml:space="preserve">. </w:t>
        </w:r>
      </w:ins>
      <w:ins w:id="2033" w:author="PR Preview" w:date="2026-01-01T00:00:00Z">
        <w:r>
          <w:t xml:space="preserve">For entry</w:t>
        </w:r>
      </w:ins>
      <w:ins w:id="20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035" w:author="PR Preview" w:date="2026-01-01T00:00:00Z">
        <w:r>
          <w:t xml:space="preserve">, where row</w:t>
        </w:r>
      </w:ins>
      <w:ins w:id="2036" w:author="PR Preview" w:date="2026-01-01T00:00:00Z">
        <w:r>
          <w:t xml:space="preserve"> </w:t>
        </w:r>
      </w:ins>
      <m:oMath>
        <m:r>
          <m:t>i</m:t>
        </m:r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indexes the denominator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$\mathord{\smash[b]{\underset{\raise.3ex\hbox{$\scriptstyle\sim$}}{\beta}}\vphantom{\beta}}$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(see</w:t>
        </w:r>
      </w:ins>
      <w:ins w:id="2043" w:author="PR Preview" w:date="2026-01-01T00:00:00Z">
        <w:r>
          <w:t xml:space="preserve"> </w:t>
        </w:r>
      </w:ins>
      <w:hyperlink w:anchor="def-vector-valued-derivative">
        <w:ins w:id="204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045" w:author="PR Preview" w:date="2026-01-01T00:00:00Z">
        <w:r>
          <w:t xml:space="preserve">)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and column</w:t>
        </w:r>
      </w:ins>
      <w:ins w:id="2048" w:author="PR Preview" w:date="2026-01-01T00:00:00Z">
        <w:r>
          <w:t xml:space="preserve"> </w:t>
        </w:r>
      </w:ins>
      <m:oMath>
        <m:r>
          <m:t>j</m:t>
        </m:r>
      </m:oMath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indexes the numerator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$\mathbf{A}\mathord{\smash[b]{\underset{\raise.3ex\hbox{$\scriptstyle\sim$}}{\beta}}\vphantom{\beta}}$</w:t>
        </w:r>
      </w:ins>
      <w:ins w:id="2053" w:author="PR Preview" w:date="2026-01-01T00:00:00Z">
        <w:r>
          <w:t xml:space="preserve">:</w:t>
        </w:r>
      </w:ins>
    </w:p>
    <w:p>
      <w:pPr>
        <w:pStyle w:val="BodyText"/>
      </w:pPr>
      <w:ins w:id="2054" w:author="PR Preview" w:date="2026-01-01T00:00:00Z">
        <w:r>
  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  </w:r>
      </w:ins>
    </w:p>
    <w:bookmarkStart w:id="75" w:name="exm-deriv-linear-map"/>
    <w:p>
      <w:pPr>
        <w:pStyle w:val="FirstParagraph"/>
      </w:pPr>
      <w:ins w:id="2055" w:author="PR Preview" w:date="2026-01-01T00:00:00Z">
        <w:r>
          <w:rPr>
            <w:b/>
            <w:bCs/>
          </w:rPr>
          <w:t xml:space="preserve">Example 12 (Derivative of a linear map)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Let</w:t>
        </w:r>
      </w:ins>
      <w:ins w:id="20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061" w:author="PR Preview" w:date="2026-01-01T00:00:00Z">
        <w:r>
          <w:t xml:space="preserve">) and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064" w:author="PR Preview" w:date="2026-01-01T00:00:00Z">
        <w:r>
          <w:t xml:space="preserve">.</w:t>
        </w:r>
      </w:ins>
      <w:ins w:id="2065" w:author="PR Preview" w:date="2026-01-01T00:00:00Z">
        <w:r>
          <w:t xml:space="preserve"> </w:t>
        </w:r>
      </w:ins>
      <w:ins w:id="2066" w:author="PR Preview" w:date="2026-01-01T00:00:00Z">
        <w:r>
          <w:t xml:space="preserve">Then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$\mathbf{A}\mathord{\smash[b]{\underset{\raise.3ex\hbox{$\scriptstyle\sim$}}{\beta}}\vphantom{\beta}}= 2\beta_{1} + 3\beta_{2}$</w:t>
        </w:r>
      </w:ins>
      <w:ins w:id="2069" w:author="PR Preview" w:date="2026-01-01T00:00:00Z">
        <w:r>
          <w:t xml:space="preserve">, and by</w:t>
        </w:r>
      </w:ins>
      <w:ins w:id="2070" w:author="PR Preview" w:date="2026-01-01T00:00:00Z">
        <w:r>
          <w:t xml:space="preserve"> </w:t>
        </w:r>
      </w:ins>
      <w:hyperlink w:anchor="thm-deriv-linear-map">
        <w:ins w:id="207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072" w:author="PR Preview" w:date="2026-01-01T00:00:00Z">
        <w:r>
          <w:t xml:space="preserve">:</w:t>
        </w:r>
      </w:ins>
    </w:p>
    <w:p>
      <w:pPr>
        <w:pStyle w:val="BodyText"/>
      </w:pPr>
      <w:ins w:id="2073" w:author="PR Preview" w:date="2026-01-01T00:00:00Z">
        <w:r>
  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  </w:r>
      </w:ins>
    </w:p>
    <w:bookmarkEnd w:id="75"/>
    <w:bookmarkStart w:id="76" w:name="thm-deriv-matrix-vector"/>
    <w:p>
      <w:pPr>
        <w:pStyle w:val="FirstParagraph"/>
      </w:pPr>
      <w:ins w:id="2074" w:author="PR Preview" w:date="2026-01-01T00:00:00Z">
        <w:r>
          <w:rPr>
            <w:b/>
            <w:bCs/>
          </w:rPr>
          <w:t xml:space="preserve">Theorem 6 (Vector-derivative of a matrix-vector product)</w:t>
        </w:r>
      </w:ins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If</w:t>
        </w:r>
      </w:ins>
      <w:ins w:id="20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is an</w:t>
        </w:r>
      </w:ins>
      <w:ins w:id="208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2081" w:author="PR Preview" w:date="2026-01-01T00:00:00Z">
        <w:r>
          <w:t xml:space="preserve"> </w:t>
        </w:r>
      </w:ins>
      <w:ins w:id="2082" w:author="PR Preview" w:date="2026-01-01T00:00:00Z">
        <w:r>
          <w:t xml:space="preserve">matrix that is constant with respect to</w:t>
        </w:r>
      </w:ins>
      <w:ins w:id="2083" w:author="PR Preview" w:date="2026-01-01T00:00:00Z">
        <w:r>
          <w:t xml:space="preserve"> </w:t>
        </w:r>
      </w:ins>
      <w:ins w:id="2084" w:author="PR Preview" w:date="2026-01-01T00:00:00Z">
        <w:r>
          <w:t xml:space="preserve">$\mathord{\smash[b]{\underset{\raise.3ex\hbox{$\scriptstyle\sim$}}{\beta}}\vphantom{\beta}}$</w:t>
        </w:r>
      </w:ins>
      <w:ins w:id="2085" w:author="PR Preview" w:date="2026-01-01T00:00:00Z">
        <w:r>
          <w:t xml:space="preserve">,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and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is a</w:t>
        </w:r>
      </w:ins>
      <w:ins w:id="209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vector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that depends on the</w:t>
        </w:r>
      </w:ins>
      <w:ins w:id="20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vector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$\mathord{\smash[b]{\underset{\raise.3ex\hbox{$\scriptstyle\sim$}}{\beta}}\vphantom{\beta}}$</w:t>
        </w:r>
      </w:ins>
      <w:ins w:id="2102" w:author="PR Preview" w:date="2026-01-01T00:00:00Z">
        <w:r>
          <w:t xml:space="preserve">,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then:</w:t>
        </w:r>
      </w:ins>
    </w:p>
    <w:p>
      <w:pPr>
        <w:pStyle w:val="BodyText"/>
      </w:pPr>
      <w:ins w:id="2105" w:author="PR Preview" w:date="2026-01-01T00:00:00Z">
        <w:r>
  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  </w:r>
      </w:ins>
    </w:p>
    <w:bookmarkEnd w:id="76"/>
    <w:p>
      <w:pPr>
        <w:pStyle w:val="FirstParagraph"/>
      </w:pPr>
      <w:ins w:id="2106" w:author="PR Preview" w:date="2026-01-01T00:00:00Z">
        <w:r>
          <w:rPr>
            <w:i/>
            <w:iCs/>
          </w:rPr>
          <w:t xml:space="preserve">Proof</w:t>
        </w:r>
      </w:ins>
      <w:ins w:id="2107" w:author="PR Preview" w:date="2026-01-01T00:00:00Z">
        <w:r>
          <w:t xml:space="preserve">. </w:t>
        </w:r>
      </w:ins>
      <w:ins w:id="2108" w:author="PR Preview" w:date="2026-01-01T00:00:00Z">
        <w:r>
          <w:t xml:space="preserve">For entry</w:t>
        </w:r>
      </w:ins>
      <w:ins w:id="21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110" w:author="PR Preview" w:date="2026-01-01T00:00:00Z">
        <w:r>
          <w:t xml:space="preserve">, where row</w:t>
        </w:r>
      </w:ins>
      <w:ins w:id="2111" w:author="PR Preview" w:date="2026-01-01T00:00:00Z">
        <w:r>
          <w:t xml:space="preserve"> </w:t>
        </w:r>
      </w:ins>
      <m:oMath>
        <m:r>
          <m:t>i</m:t>
        </m:r>
      </m:oMath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indexes the denominator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$\mathord{\smash[b]{\underset{\raise.3ex\hbox{$\scriptstyle\sim$}}{\beta}}\vphantom{\beta}}$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and column</w:t>
        </w:r>
      </w:ins>
      <w:ins w:id="2118" w:author="PR Preview" w:date="2026-01-01T00:00:00Z">
        <w:r>
          <w:t xml:space="preserve"> </w:t>
        </w:r>
      </w:ins>
      <m:oMath>
        <m:r>
          <m:t>j</m:t>
        </m:r>
      </m:oMath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indexes the numerator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$\mathbf{A}\mathord{\smash[b]{\underset{\raise.3ex\hbox{$\scriptstyle\sim$}}{v}}\vphantom{v}}$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(see</w:t>
        </w:r>
      </w:ins>
      <w:ins w:id="2125" w:author="PR Preview" w:date="2026-01-01T00:00:00Z">
        <w:r>
          <w:t xml:space="preserve"> </w:t>
        </w:r>
      </w:ins>
      <w:hyperlink w:anchor="def-vector-valued-derivative">
        <w:ins w:id="212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127" w:author="PR Preview" w:date="2026-01-01T00:00:00Z">
        <w:r>
          <w:t xml:space="preserve">):</w:t>
        </w:r>
      </w:ins>
    </w:p>
    <w:p>
      <w:pPr>
        <w:pStyle w:val="BodyText"/>
      </w:pPr>
      <w:ins w:id="2128" w:author="PR Preview" w:date="2026-01-01T00:00:00Z">
        <w:r>
  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  </w:r>
      </w:ins>
    </w:p>
    <w:bookmarkStart w:id="77" w:name="exm-deriv-matrix-vector"/>
    <w:p>
      <w:pPr>
        <w:pStyle w:val="FirstParagraph"/>
      </w:pPr>
      <w:ins w:id="2129" w:author="PR Preview" w:date="2026-01-01T00:00:00Z">
        <w:r>
          <w:rPr>
            <w:b/>
            <w:bCs/>
          </w:rPr>
          <w:t xml:space="preserve">Example 13 (Vector-derivative of a matrix-vector product)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Let</w:t>
        </w:r>
      </w:ins>
      <w:ins w:id="21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135" w:author="PR Preview" w:date="2026-01-01T00:00:00Z">
        <w:r>
          <w:t xml:space="preserve">, constant)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and</w:t>
        </w:r>
      </w:ins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$\mathord{\smash[b]{\underset{\raise.3ex\hbox{$\scriptstyle\sim$}}{v}}\vphantom{v}}(\mathord{\smash[b]{\underset{\raise.3ex\hbox{$\scriptstyle\sim$}}{\beta}}\vphantom{\beta}}) = {(\beta_{1}^2, \beta_{2}^2)}^{\top}$</w:t>
        </w:r>
      </w:ins>
      <w:ins w:id="2140" w:author="PR Preview" w:date="2026-01-01T00:00:00Z">
        <w:r>
          <w:t xml:space="preserve">.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Then</w:t>
        </w:r>
      </w:ins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$\mathbf{A}\mathord{\smash[b]{\underset{\raise.3ex\hbox{$\scriptstyle\sim$}}{v}}\vphantom{v}} = 2\beta_{1}^2 + 3\beta_{2}^2$</w:t>
        </w:r>
      </w:ins>
      <w:ins w:id="2145" w:author="PR Preview" w:date="2026-01-01T00:00:00Z">
        <w:r>
          <w:t xml:space="preserve">.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By</w:t>
        </w:r>
      </w:ins>
      <w:ins w:id="2148" w:author="PR Preview" w:date="2026-01-01T00:00:00Z">
        <w:r>
          <w:t xml:space="preserve"> </w:t>
        </w:r>
      </w:ins>
      <w:hyperlink w:anchor="thm-deriv-matrix-vector">
        <w:ins w:id="214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150" w:author="PR Preview" w:date="2026-01-01T00:00:00Z">
        <w:r>
          <w:t xml:space="preserve">:</w:t>
        </w:r>
      </w:ins>
    </w:p>
    <w:p>
      <w:pPr>
        <w:pStyle w:val="BodyText"/>
      </w:pPr>
      <w:ins w:id="2151" w:author="PR Preview" w:date="2026-01-01T00:00:00Z">
        <w:r>
  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  </w:r>
      </w:ins>
    </w:p>
    <w:bookmarkEnd w:id="77"/>
    <w:bookmarkStart w:id="78" w:name="rem-deriv-matrix-vector-special-case"/>
    <w:p>
      <w:pPr>
        <w:pStyle w:val="FirstParagraph"/>
      </w:pPr>
      <w:ins w:id="2152" w:author="PR Preview" w:date="2026-01-01T00:00:00Z">
        <w:r>
          <w:rPr>
            <w:i/>
            <w:iCs/>
          </w:rPr>
          <w:t xml:space="preserve">Remark 4</w:t>
        </w:r>
      </w:ins>
      <w:ins w:id="2153" w:author="PR Preview" w:date="2026-01-01T00:00:00Z">
        <w:r>
          <w:t xml:space="preserve"> (The derivative of a linear map as a special case). </w:t>
        </w:r>
      </w:ins>
      <w:ins w:id="2154" w:author="PR Preview" w:date="2026-01-01T00:00:00Z">
        <w:r>
          <w:t xml:space="preserve">This result generalizes</w:t>
        </w:r>
      </w:ins>
      <w:ins w:id="2155" w:author="PR Preview" w:date="2026-01-01T00:00:00Z">
        <w:r>
          <w:t xml:space="preserve"> </w:t>
        </w:r>
      </w:ins>
      <w:hyperlink w:anchor="thm-deriv-linear-map">
        <w:ins w:id="215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157" w:author="PR Preview" w:date="2026-01-01T00:00:00Z">
        <w:r>
          <w:t xml:space="preserve">,</w:t>
        </w:r>
      </w:ins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which is the special case</w:t>
        </w:r>
      </w:ins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$\mathord{\smash[b]{\underset{\raise.3ex\hbox{$\scriptstyle\sim$}}{v}}\vphantom{v}} = \mathord{\smash[b]{\underset{\raise.3ex\hbox{$\scriptstyle\sim$}}{\beta}}\vphantom{\beta}}$</w:t>
        </w:r>
      </w:ins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(so that</w:t>
        </w:r>
      </w:ins>
      <w:ins w:id="216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2165" w:author="PR Preview" w:date="2026-01-01T00:00:00Z">
        <w:r>
          <w:t xml:space="preserve">,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$\frac{\partial}{\partial \mathord{\smash[b]{\underset{\raise.3ex\hbox{$\scriptstyle\sim$}}{\beta}}\vphantom{\beta}}} \mathord{\smash[b]{\underset{\raise.3ex\hbox{$\scriptstyle\sim$}}{\beta}}\vphantom{\beta}}= \mathbf{I}_p$</w:t>
        </w:r>
      </w:ins>
      <w:ins w:id="2168" w:author="PR Preview" w:date="2026-01-01T00:00:00Z">
        <w:r>
          <w:t xml:space="preserve">,</w:t>
        </w:r>
      </w:ins>
      <w:ins w:id="2169" w:author="PR Preview" w:date="2026-01-01T00:00:00Z">
        <w:r>
          <w:t xml:space="preserve"> </w:t>
        </w:r>
      </w:ins>
      <w:ins w:id="2170" w:author="PR Preview" w:date="2026-01-01T00:00:00Z">
        <w:r>
          <w:t xml:space="preserve">and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  </w:r>
      </w:ins>
      <w:ins w:id="2173" w:author="PR Preview" w:date="2026-01-01T00:00:00Z">
        <w:r>
          <w:t xml:space="preserve">, which is</w:t>
        </w:r>
      </w:ins>
      <w:ins w:id="21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75" w:author="PR Preview" w:date="2026-01-01T00:00:00Z">
        <w:r>
          <w:t xml:space="preserve">).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For example,</w:t>
        </w:r>
      </w:ins>
      <w:ins w:id="2178" w:author="PR Preview" w:date="2026-01-01T00:00:00Z">
        <w:r>
          <w:t xml:space="preserve"> </w:t>
        </w:r>
      </w:ins>
      <w:hyperlink w:anchor="exm-deriv-linear-map">
        <w:ins w:id="2179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is the case</w:t>
        </w:r>
      </w:ins>
      <w:ins w:id="21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and</w:t>
        </w:r>
      </w:ins>
    </w:p>
    <w:p>
      <w:pPr>
        <w:pStyle w:val="BodyText"/>
      </w:pPr>
      <w:ins w:id="2185" w:author="PR Preview" w:date="2026-01-01T00:00:00Z">
        <w:r>
  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  </w:r>
      </w:ins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del w:id="2186" w:author="PR Preview" w:date="2026-01-01T00:00:00Z">
        <w:r>
          <w:rPr>
            <w:b/>
            <w:bCs/>
          </w:rPr>
          <w:delText xml:space="preserve">Theorem 7 (Vector-derivative of a product of matrices)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If</w:delText>
        </w:r>
      </w:del>
      <w:del w:id="21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(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2192" w:author="PR Preview" w:date="2026-01-01T00:00:00Z">
        <w:r>
          <w:delText xml:space="preserve">) and</w:delText>
        </w:r>
      </w:del>
      <w:del w:id="219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194" w:author="PR Preview" w:date="2026-01-01T00:00:00Z">
        <w:r>
          <w:delText xml:space="preserve"> </w:delText>
        </w:r>
      </w:del>
      <w:del w:id="2195" w:author="PR Preview" w:date="2026-01-01T00:00:00Z">
        <w:r>
          <w:delText xml:space="preserve">(</w:delText>
        </w:r>
      </w:del>
      <m:oMath>
        <m:r>
          <m:t>m</m:t>
        </m:r>
        <m:r>
          <m:rPr>
            <m:sty m:val="p"/>
          </m:rPr>
          <m:t>×</m:t>
        </m:r>
        <m:r>
          <m:t>q</m:t>
        </m:r>
      </m:oMath>
      <w:del w:id="2196" w:author="PR Preview" w:date="2026-01-01T00:00:00Z">
        <w:r>
          <w:delText xml:space="preserve">)</w:delText>
        </w:r>
      </w:del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are constant with respect to</w:delText>
        </w:r>
      </w:del>
      <w:del w:id="219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00" w:author="PR Preview" w:date="2026-01-01T00:00:00Z">
        <w:r>
          <w:delText xml:space="preserve">,</w:delText>
        </w:r>
      </w:del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and</w:delText>
        </w:r>
      </w:del>
      <w:del w:id="220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is a</w:delText>
        </w:r>
      </w:del>
      <w:del w:id="220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vector</w:delText>
        </w:r>
      </w:del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that depends on the</w:delText>
        </w:r>
      </w:del>
      <w:del w:id="22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vector</w:delText>
        </w:r>
      </w:del>
      <w:del w:id="2214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5" w:author="PR Preview" w:date="2026-01-01T00:00:00Z">
        <w:r>
          <w:delText xml:space="preserve">,</w:delText>
        </w:r>
      </w:del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p>
      <w:pPr>
        <w:pStyle w:val="BodyText"/>
      </w:pPr>
      <w:ins w:id="2218" w:author="PR Preview" w:date="2026-01-01T00:00:00Z">
        <w:r>
          <w:rPr>
            <w:b/>
            <w:bCs/>
          </w:rPr>
          <w:t xml:space="preserve">Theorem 7 (Vector-derivative of a product of matrices)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If</w:t>
        </w:r>
      </w:ins>
      <w:ins w:id="22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(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2224" w:author="PR Preview" w:date="2026-01-01T00:00:00Z">
        <w:r>
          <w:t xml:space="preserve">) and</w:t>
        </w:r>
      </w:ins>
      <w:ins w:id="222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(</w:t>
        </w:r>
      </w:ins>
      <m:oMath>
        <m:r>
          <m:t>m</m:t>
        </m:r>
        <m:r>
          <m:rPr>
            <m:sty m:val="p"/>
          </m:rPr>
          <m:t>×</m:t>
        </m:r>
        <m:r>
          <m:t>q</m:t>
        </m:r>
      </m:oMath>
      <w:ins w:id="2228" w:author="PR Preview" w:date="2026-01-01T00:00:00Z">
        <w:r>
          <w:t xml:space="preserve">)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are constant with respect to</w:t>
        </w:r>
      </w:ins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$\mathord{\smash[b]{\underset{\raise.3ex\hbox{$\scriptstyle\sim$}}{\beta}}\vphantom{\beta}}$</w:t>
        </w:r>
      </w:ins>
      <w:ins w:id="2233" w:author="PR Preview" w:date="2026-01-01T00:00:00Z">
        <w:r>
          <w:t xml:space="preserve">,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and</w:t>
        </w:r>
      </w:ins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t xml:space="preserve">is a</w:t>
        </w:r>
      </w:ins>
      <w:ins w:id="224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vector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that depends on the</w:t>
        </w:r>
      </w:ins>
      <w:ins w:id="22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vector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$\mathord{\smash[b]{\underset{\raise.3ex\hbox{$\scriptstyle\sim$}}{\beta}}\vphantom{\beta}}$</w:t>
        </w:r>
      </w:ins>
      <w:ins w:id="2250" w:author="PR Preview" w:date="2026-01-01T00:00:00Z">
        <w:r>
          <w:t xml:space="preserve">,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then:</w:t>
        </w:r>
      </w:ins>
    </w:p>
    <w:p>
      <w:pPr>
        <w:pStyle w:val="BodyText"/>
      </w:pPr>
      <w:ins w:id="2253" w:author="PR Preview" w:date="2026-01-01T00:00:00Z">
        <w:r>
  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  </w:r>
      </w:ins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del w:id="2254" w:author="PR Preview" w:date="2026-01-01T00:00:00Z">
        <w:r>
          <w:rPr>
            <w:b/>
            <w:bCs/>
          </w:rPr>
          <w:delText xml:space="preserve">Example 14</w:delText>
        </w:r>
      </w:del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Let</w:delText>
        </w:r>
      </w:del>
      <w:del w:id="225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2260" w:author="PR Preview" w:date="2026-01-01T00:00:00Z">
        <w:r>
          <w:delText xml:space="preserve">),</w:delText>
        </w:r>
      </w:del>
      <w:del w:id="22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(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264" w:author="PR Preview" w:date="2026-01-01T00:00:00Z">
        <w:r>
          <w:delText xml:space="preserve">),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and</w:delText>
        </w:r>
      </w:del>
      <w:del w:id="226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where</w:delText>
        </w:r>
      </w:del>
      <w:del w:id="227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71" w:author="PR Preview" w:date="2026-01-01T00:00:00Z">
        <w:r>
          <w:delText xml:space="preserve">.</w:delText>
        </w:r>
      </w:del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Then</w:delText>
        </w:r>
      </w:del>
      <w:del w:id="22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del w:id="2275" w:author="PR Preview" w:date="2026-01-01T00:00:00Z">
        <w:r>
          <w:delText xml:space="preserve">, and: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2276" w:author="PR Preview" w:date="2026-01-01T00:00:00Z">
        <w:r>
          <w:rPr>
            <w:b/>
            <w:bCs/>
          </w:rPr>
          <w:delText xml:space="preserve">Corollary 1 (Derivative of a dot product, transpose-product form)</w:delText>
        </w:r>
      </w:del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If</w:delText>
        </w:r>
      </w:del>
      <w:del w:id="22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is constant with respect to</w:delText>
        </w:r>
      </w:del>
      <w:del w:id="228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83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BodyText"/>
      </w:pPr>
      <w:ins w:id="2284" w:author="PR Preview" w:date="2026-01-01T00:00:00Z">
        <w:r>
  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  </w:r>
      </w:ins>
    </w:p>
    <w:bookmarkStart w:id="81" w:name="exm-deriv-matrix-product-vector"/>
    <w:p>
      <w:pPr>
        <w:pStyle w:val="FirstParagraph"/>
      </w:pPr>
      <w:ins w:id="2285" w:author="PR Preview" w:date="2026-01-01T00:00:00Z">
        <w:r>
          <w:rPr>
            <w:b/>
            <w:bCs/>
          </w:rPr>
          <w:t xml:space="preserve">Example 14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Let</w:t>
        </w:r>
      </w:ins>
      <w:ins w:id="22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291" w:author="PR Preview" w:date="2026-01-01T00:00:00Z">
        <w:r>
          <w:t xml:space="preserve">),</w:t>
        </w:r>
      </w:ins>
      <w:ins w:id="22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295" w:author="PR Preview" w:date="2026-01-01T00:00:00Z">
        <w:r>
          <w:t xml:space="preserve">),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and</w:t>
        </w:r>
      </w:ins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where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304" w:author="PR Preview" w:date="2026-01-01T00:00:00Z">
        <w:r>
          <w:t xml:space="preserve">.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Then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$\mathbf{A}\mathbf{B}\mathord{\smash[b]{\underset{\raise.3ex\hbox{$\scriptstyle\sim$}}{v}}\vphantom{v}} = 2\beta_{1}$</w:t>
        </w:r>
      </w:ins>
      <w:ins w:id="2309" w:author="PR Preview" w:date="2026-01-01T00:00:00Z">
        <w:r>
          <w:t xml:space="preserve">, and:</w:t>
        </w:r>
      </w:ins>
    </w:p>
    <w:p>
      <w:pPr>
        <w:pStyle w:val="BodyText"/>
      </w:pPr>
      <w:ins w:id="2310" w:author="PR Preview" w:date="2026-01-01T00:00:00Z">
        <w:r>
  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  </w:r>
      </w:ins>
    </w:p>
    <w:bookmarkEnd w:id="81"/>
    <w:bookmarkStart w:id="82" w:name="cor-deriv-lincom-tp"/>
    <w:p>
      <w:pPr>
        <w:pStyle w:val="FirstParagraph"/>
      </w:pPr>
      <w:ins w:id="2311" w:author="PR Preview" w:date="2026-01-01T00:00:00Z">
        <w:r>
          <w:rPr>
            <w:b/>
            <w:bCs/>
          </w:rPr>
          <w:t xml:space="preserve">Corollary 1 (Derivative of a dot product, transpose-product form)</w:t>
        </w:r>
      </w:ins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If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$\mathord{\smash[b]{\underset{\raise.3ex\hbox{$\scriptstyle\sim$}}{x}}\vphantom{x}}$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is constant with respect to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$\mathord{\smash[b]{\underset{\raise.3ex\hbox{$\scriptstyle\sim$}}{\beta}}\vphantom{\beta}}$</w:t>
        </w:r>
      </w:ins>
      <w:ins w:id="2320" w:author="PR Preview" w:date="2026-01-01T00:00:00Z">
        <w:r>
          <w:t xml:space="preserve">, then:</w:t>
        </w:r>
      </w:ins>
    </w:p>
    <w:p>
      <w:pPr>
        <w:pStyle w:val="BodyText"/>
      </w:pPr>
      <w:ins w:id="2321" w:author="PR Preview" w:date="2026-01-01T00:00:00Z">
        <w:r>
  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  </w:r>
      </w:ins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del w:id="2322" w:author="PR Preview" w:date="2026-01-01T00:00:00Z">
        <w:r>
          <w:delText xml:space="preserve">Since</w:delText>
        </w:r>
      </w:del>
      <w:del w:id="232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(see</w:delText>
        </w:r>
      </w:del>
      <w:del w:id="2326" w:author="PR Preview" w:date="2026-01-01T00:00:00Z">
        <w:r>
          <w:delText xml:space="preserve"> </w:delText>
        </w:r>
      </w:del>
      <w:hyperlink r:id="rId13">
        <w:del w:id="2327" w:author="PR Preview" w:date="2026-01-01T00:00:00Z">
          <w:r>
            <w:rPr>
              <w:rStyle w:val="Hyperlink"/>
            </w:rPr>
            <w:delText xml:space="preserve">dot product</w:delText>
          </w:r>
        </w:del>
      </w:hyperlink>
      <w:del w:id="2328" w:author="PR Preview" w:date="2026-01-01T00:00:00Z">
        <w:r>
          <w:delText xml:space="preserve">),</w:delText>
        </w:r>
      </w:del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and</w:delText>
        </w:r>
      </w:del>
      <w:del w:id="233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is constant with respect to</w:delText>
        </w:r>
      </w:del>
      <w:del w:id="2334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BodyText"/>
      </w:pPr>
      <w:ins w:id="2336" w:author="PR Preview" w:date="2026-01-01T00:00:00Z">
        <w:r>
          <w:t xml:space="preserve">Since</w:t>
        </w:r>
      </w:ins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(see</w:t>
        </w:r>
      </w:ins>
      <w:ins w:id="2341" w:author="PR Preview" w:date="2026-01-01T00:00:00Z">
        <w:r>
          <w:t xml:space="preserve"> </w:t>
        </w:r>
      </w:ins>
      <w:hyperlink r:id="rId13">
        <w:ins w:id="2342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2343" w:author="PR Preview" w:date="2026-01-01T00:00:00Z">
        <w:r>
          <w:t xml:space="preserve">),</w:t>
        </w:r>
      </w:ins>
      <w:ins w:id="2344" w:author="PR Preview" w:date="2026-01-01T00:00:00Z">
        <w:r>
          <w:t xml:space="preserve"> </w:t>
        </w:r>
      </w:ins>
      <w:ins w:id="2345" w:author="PR Preview" w:date="2026-01-01T00:00:00Z">
        <w:r>
          <w:t xml:space="preserve">and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$\mathord{\smash[b]{\underset{\raise.3ex\hbox{$\scriptstyle\sim$}}{x}}\vphantom{x}}$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is constant with respect to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$\mathord{\smash[b]{\underset{\raise.3ex\hbox{$\scriptstyle\sim$}}{\beta}}\vphantom{\beta}}$</w:t>
        </w:r>
      </w:ins>
      <w:ins w:id="2352" w:author="PR Preview" w:date="2026-01-01T00:00:00Z">
        <w:r>
          <w:t xml:space="preserve">:</w:t>
        </w:r>
      </w:ins>
    </w:p>
    <w:p>
      <w:pPr>
        <w:pStyle w:val="BodyText"/>
      </w:pPr>
      <w:ins w:id="2353" w:author="PR Preview" w:date="2026-01-01T00:00:00Z">
        <w:r>
  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  </w:r>
      </w:ins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del w:id="2354" w:author="PR Preview" w:date="2026-01-01T00:00:00Z">
        <w:r>
          <w:delText xml:space="preserve">Since</w:delText>
        </w:r>
      </w:del>
      <w:del w:id="23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56" w:author="PR Preview" w:date="2026-01-01T00:00:00Z">
        <w:r>
          <w:delText xml:space="preserve"> </w:delText>
        </w:r>
      </w:del>
      <w:del w:id="2357" w:author="PR Preview" w:date="2026-01-01T00:00:00Z">
        <w:r>
          <w:delText xml:space="preserve">is constant with respect to</w:delText>
        </w:r>
      </w:del>
      <w:del w:id="235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59" w:author="PR Preview" w:date="2026-01-01T00:00:00Z">
        <w:r>
          <w:delText xml:space="preserve">,</w:delText>
        </w:r>
      </w:del>
      <w:del w:id="23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is a constant</w:delText>
        </w:r>
      </w:del>
      <w:del w:id="236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matrix.</w:delText>
        </w:r>
      </w:del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Applying</w:delText>
        </w:r>
      </w:del>
      <w:del w:id="2368" w:author="PR Preview" w:date="2026-01-01T00:00:00Z">
        <w:r>
          <w:delText xml:space="preserve"> </w:delText>
        </w:r>
      </w:del>
      <w:hyperlink w:anchor="thm-deriv-matrix-vector">
        <w:del w:id="2369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with</w:delText>
        </w:r>
      </w:del>
      <w:del w:id="237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(so</w:delText>
        </w:r>
      </w:del>
      <w:del w:id="237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del w:id="2376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del w:id="2377" w:author="PR Preview" w:date="2026-01-01T00:00:00Z">
        <w:r>
          <w:rPr>
            <w:b/>
            <w:bCs/>
          </w:rPr>
          <w:delText xml:space="preserve">Example 15 (Derivative of a transpose product)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Let</w:delText>
        </w:r>
      </w:del>
      <w:del w:id="238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and</w:delText>
        </w:r>
      </w:del>
      <w:del w:id="238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384" w:author="PR Preview" w:date="2026-01-01T00:00:00Z">
        <w:r>
          <w:delText xml:space="preserve">.</w:delText>
        </w:r>
      </w:del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Then</w:delText>
        </w:r>
      </w:del>
      <w:del w:id="238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2388" w:author="PR Preview" w:date="2026-01-01T00:00:00Z">
        <w:r>
          <w:delText xml:space="preserve">, and by</w:delText>
        </w:r>
      </w:del>
      <w:del w:id="2389" w:author="PR Preview" w:date="2026-01-01T00:00:00Z">
        <w:r>
          <w:delText xml:space="preserve"> </w:delText>
        </w:r>
      </w:del>
      <w:hyperlink w:anchor="cor-deriv-lincom-tp">
        <w:del w:id="2390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39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del w:id="2392" w:author="PR Preview" w:date="2026-01-01T00:00:00Z">
        <w:r>
          <w:rPr>
            <w:i/>
            <w:iCs/>
          </w:rPr>
          <w:delText xml:space="preserve">Remark 5</w:delText>
        </w:r>
      </w:del>
      <w:del w:id="2393" w:author="PR Preview" w:date="2026-01-01T00:00:00Z">
        <w:r>
          <w:delText xml:space="preserve"> (The coefficient gets transposed). </w:delText>
        </w:r>
      </w:del>
      <w:del w:id="2394" w:author="PR Preview" w:date="2026-01-01T00:00:00Z">
        <w:r>
          <w:delText xml:space="preserve">This vector derivative formula looks a lot like non-vector calculus,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except that you have to transpose the coefficient:</w:delText>
        </w:r>
      </w:del>
      <w:del w:id="2397" w:author="PR Preview" w:date="2026-01-01T00:00:00Z">
        <w:r>
          <w:delText xml:space="preserve"> </w:delText>
        </w:r>
      </w:del>
      <w:del w:id="2398" w:author="PR Preview" w:date="2026-01-01T00:00:00Z">
        <w:r>
          <w:delText xml:space="preserve">in scalar calculus</w:delText>
        </w:r>
      </w:del>
      <w:del w:id="239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del w:id="2400" w:author="PR Preview" w:date="2026-01-01T00:00:00Z">
        <w:r>
          <w:delText xml:space="preserve">,</w:delText>
        </w:r>
      </w:del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but here the coefficient</w:delText>
        </w:r>
      </w:del>
      <w:del w:id="240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(a row vector)</w:delText>
        </w:r>
      </w:del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becomes</w:delText>
        </w:r>
      </w:del>
      <w:del w:id="24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9" w:author="PR Preview" w:date="2026-01-01T00:00:00Z">
        <w:r>
          <w:delText xml:space="preserve"> </w:delText>
        </w:r>
      </w:del>
      <w:del w:id="2410" w:author="PR Preview" w:date="2026-01-01T00:00:00Z">
        <w:r>
          <w:delText xml:space="preserve">(a column vector) in the result.</w:delText>
        </w:r>
      </w:del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For example, with</w:delText>
        </w:r>
      </w:del>
      <w:del w:id="24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14" w:author="PR Preview" w:date="2026-01-01T00:00:00Z">
        <w:r>
          <w:delText xml:space="preserve">,</w:delText>
        </w:r>
      </w:del>
      <w:del w:id="241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del w:id="2416" w:author="PR Preview" w:date="2026-01-01T00:00:00Z">
        <w:r>
          <w:delText xml:space="preserve">,</w:delText>
        </w:r>
      </w:del>
      <w:del w:id="2417" w:author="PR Preview" w:date="2026-01-01T00:00:00Z">
        <w:r>
          <w:delText xml:space="preserve"> </w:delText>
        </w:r>
      </w:del>
      <w:del w:id="2418" w:author="PR Preview" w:date="2026-01-01T00:00:00Z">
        <w:r>
          <w:delText xml:space="preserve">whose vector derivative is the column vector</w:delText>
        </w:r>
      </w:del>
      <w:del w:id="241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20" w:author="PR Preview" w:date="2026-01-01T00:00:00Z">
        <w:r>
          <w:delText xml:space="preserve">,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not the row vector</w:delText>
        </w:r>
      </w:del>
      <w:del w:id="242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424" w:author="PR Preview" w:date="2026-01-01T00:00:00Z">
        <w:r>
          <w:delText xml:space="preserve">.</w:delText>
        </w:r>
      </w:del>
    </w:p>
    <w:p>
      <w:pPr>
        <w:pStyle w:val="BodyText"/>
      </w:pPr>
      <w:del w:id="2425" w:author="PR Preview" w:date="2026-01-01T00:00:00Z">
        <w:r>
          <w:rPr>
            <w:b/>
            <w:bCs/>
          </w:rPr>
          <w:delText xml:space="preserve">Theorem 8 (Derivative of a quadratic form)</w:delText>
        </w:r>
      </w:del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For a quadratic form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(see</w:delText>
        </w:r>
      </w:del>
      <w:del w:id="2430" w:author="PR Preview" w:date="2026-01-01T00:00:00Z">
        <w:r>
          <w:delText xml:space="preserve"> </w:delText>
        </w:r>
      </w:del>
      <w:hyperlink r:id="rId85">
        <w:del w:id="2431" w:author="PR Preview" w:date="2026-01-01T00:00:00Z">
          <w:r>
            <w:rPr>
              <w:rStyle w:val="Hyperlink"/>
            </w:rPr>
            <w:delText xml:space="preserve">quadratic form</w:delText>
          </w:r>
        </w:del>
      </w:hyperlink>
      <w:del w:id="2432" w:author="PR Preview" w:date="2026-01-01T00:00:00Z">
        <w:r>
          <w:delText xml:space="preserve">),</w:delText>
        </w:r>
      </w:del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if</w:delText>
        </w:r>
      </w:del>
      <w:del w:id="243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is a</w:delText>
        </w:r>
      </w:del>
      <w:del w:id="24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matrix that is constant with respect to</w:delText>
        </w:r>
      </w:del>
      <w:del w:id="2441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42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43" w:author="PR Preview" w:date="2026-01-01T00:00:00Z">
        <w:r>
          <w:rPr>
            <w:i/>
            <w:iCs/>
          </w:rPr>
          <w:delText xml:space="preserve">Proof</w:delText>
        </w:r>
      </w:del>
      <w:del w:id="2444" w:author="PR Preview" w:date="2026-01-01T00:00:00Z">
        <w:r>
          <w:delText xml:space="preserve">. </w:delText>
        </w:r>
      </w:del>
      <w:del w:id="2445" w:author="PR Preview" w:date="2026-01-01T00:00:00Z">
        <w:r>
          <w:delText xml:space="preserve">Expanding entry-wise,</w:delText>
        </w:r>
      </w:del>
      <w:del w:id="244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del w:id="2447" w:author="PR Preview" w:date="2026-01-01T00:00:00Z">
        <w:r>
          <w:delText xml:space="preserve">.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Differentiating component-wise with respect to</w:delText>
        </w:r>
      </w:del>
      <w:del w:id="245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for</w:delText>
        </w:r>
      </w:del>
      <w:del w:id="245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245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del w:id="2455" w:author="PR Preview" w:date="2026-01-01T00:00:00Z">
        <w:r>
          <w:rPr>
            <w:b/>
            <w:bCs/>
          </w:rPr>
          <w:delText xml:space="preserve">Corollary 2 (Derivative of a quadratic form with a symmetric matrix)</w:delText>
        </w:r>
      </w:del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If, in addition,</w:delText>
        </w:r>
      </w:del>
      <w:del w:id="245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is symmetric (and, as in</w:delText>
        </w:r>
      </w:del>
      <w:del w:id="2461" w:author="PR Preview" w:date="2026-01-01T00:00:00Z">
        <w:r>
          <w:delText xml:space="preserve"> </w:delText>
        </w:r>
      </w:del>
      <w:hyperlink w:anchor="thm-quadratic-form">
        <w:del w:id="246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463" w:author="PR Preview" w:date="2026-01-01T00:00:00Z">
        <w:r>
          <w:delText xml:space="preserve">,</w:delText>
        </w:r>
      </w:del>
      <w:del w:id="246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and constant with respect to</w:delText>
        </w:r>
      </w:del>
      <w:del w:id="246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68" w:author="PR Preview" w:date="2026-01-01T00:00:00Z">
        <w:r>
          <w:delText xml:space="preserve">), then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469" w:author="PR Preview" w:date="2026-01-01T00:00:00Z">
        <w:r>
          <w:rPr>
            <w:i/>
            <w:iCs/>
          </w:rPr>
          <w:delText xml:space="preserve">Proof</w:delText>
        </w:r>
      </w:del>
      <w:del w:id="2470" w:author="PR Preview" w:date="2026-01-01T00:00:00Z">
        <w:r>
          <w:delText xml:space="preserve">. </w:delText>
        </w:r>
      </w:del>
      <w:del w:id="2471" w:author="PR Preview" w:date="2026-01-01T00:00:00Z">
        <w:r>
          <w:delText xml:space="preserve">If</w:delText>
        </w:r>
      </w:del>
      <w:del w:id="247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73" w:author="PR Preview" w:date="2026-01-01T00:00:00Z">
        <w:r>
          <w:delText xml:space="preserve">, then</w:delText>
        </w:r>
      </w:del>
      <w:del w:id="247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del w:id="2475" w:author="PR Preview" w:date="2026-01-01T00:00:00Z">
        <w:r>
          <w:delText xml:space="preserve">, so</w:delText>
        </w:r>
      </w:del>
      <w:del w:id="2476" w:author="PR Preview" w:date="2026-01-01T00:00:00Z">
        <w:r>
          <w:delText xml:space="preserve"> </w:delText>
        </w:r>
      </w:del>
      <w:hyperlink w:anchor="thm-quadratic-form">
        <w:del w:id="2477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gives</w:delText>
        </w:r>
      </w:del>
      <w:del w:id="248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81" w:author="PR Preview" w:date="2026-01-01T00:00:00Z">
        <w:r>
          <w:delText xml:space="preserve">.</w:delText>
        </w:r>
      </w:del>
    </w:p>
    <w:p>
      <w:pPr>
        <w:pStyle w:val="BodyText"/>
      </w:pPr>
      <w:del w:id="2482" w:author="PR Preview" w:date="2026-01-01T00:00:00Z">
        <w:r>
          <w:rPr>
            <w:i/>
            <w:iCs/>
          </w:rPr>
          <w:delText xml:space="preserve">Remark 6</w:delText>
        </w:r>
      </w:del>
      <w:del w:id="2483" w:author="PR Preview" w:date="2026-01-01T00:00:00Z">
        <w:r>
          <w:delText xml:space="preserve"> (Like the derivative of</w:delText>
        </w:r>
      </w:del>
      <w:del w:id="2484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85" w:author="PR Preview" w:date="2026-01-01T00:00:00Z">
        <w:r>
          <w:delText xml:space="preserve">). </w:delText>
        </w:r>
      </w:del>
      <w:del w:id="2486" w:author="PR Preview" w:date="2026-01-01T00:00:00Z">
        <w:r>
          <w:delText xml:space="preserve">This operation is like taking the derivative of</w:delText>
        </w:r>
      </w:del>
      <w:del w:id="2487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with respect to</w:delText>
        </w:r>
      </w:del>
      <w:del w:id="2490" w:author="PR Preview" w:date="2026-01-01T00:00:00Z">
        <w:r>
          <w:delText xml:space="preserve"> </w:delText>
        </w:r>
      </w:del>
      <m:oMath>
        <m:r>
          <m:t>x</m:t>
        </m:r>
      </m:oMath>
      <w:del w:id="2491" w:author="PR Preview" w:date="2026-01-01T00:00:00Z">
        <w:r>
          <w:delText xml:space="preserve"> </w:delText>
        </w:r>
      </w:del>
      <w:del w:id="2492" w:author="PR Preview" w:date="2026-01-01T00:00:00Z">
        <w:r>
          <w:delText xml:space="preserve">in non-vector calculus:</w:delText>
        </w:r>
      </w:del>
      <w:del w:id="249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del w:id="2494" w:author="PR Preview" w:date="2026-01-01T00:00:00Z">
        <w:r>
          <w:delText xml:space="preserve">,</w:delText>
        </w:r>
      </w:del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and</w:delText>
        </w:r>
      </w:del>
      <w:del w:id="2497" w:author="PR Preview" w:date="2026-01-01T00:00:00Z">
        <w:r>
          <w:delText xml:space="preserve"> </w:delText>
        </w:r>
      </w:del>
      <w:hyperlink w:anchor="cor-quadratic-form-symmetric">
        <w:del w:id="2498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499" w:author="PR Preview" w:date="2026-01-01T00:00:00Z">
        <w:r>
          <w:delText xml:space="preserve"> </w:delText>
        </w:r>
      </w:del>
      <w:del w:id="2500" w:author="PR Preview" w:date="2026-01-01T00:00:00Z">
        <w:r>
          <w:delText xml:space="preserve">says</w:delText>
        </w:r>
      </w:del>
      <w:del w:id="250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02" w:author="PR Preview" w:date="2026-01-01T00:00:00Z">
        <w:r>
          <w:delText xml:space="preserve">.</w:delText>
        </w:r>
      </w:del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For example, with</w:delText>
        </w:r>
      </w:del>
      <w:del w:id="25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506" w:author="PR Preview" w:date="2026-01-01T00:00:00Z">
        <w:r>
          <w:delText xml:space="preserve">,</w:delText>
        </w:r>
      </w:del>
      <w:del w:id="250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del w:id="2508" w:author="PR Preview" w:date="2026-01-01T00:00:00Z">
        <w:r>
          <w:delText xml:space="preserve">, and</w:delText>
        </w:r>
      </w:del>
      <w:del w:id="250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2510" w:author="PR Preview" w:date="2026-01-01T00:00:00Z">
        <w:r>
          <w:delText xml:space="preserve">,</w:delText>
        </w:r>
      </w:del>
      <w:del w:id="251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2512" w:author="PR Preview" w:date="2026-01-01T00:00:00Z">
        <w:r>
          <w:delText xml:space="preserve">,</w:delText>
        </w:r>
      </w:del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delText xml:space="preserve">and its derivative is</w:delText>
        </w:r>
      </w:del>
      <w:del w:id="2515" w:author="PR Preview" w:date="2026-01-01T00:00:00Z">
        <w:r>
          <w:delText xml:space="preserve"> </w:delText>
        </w:r>
      </w:del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16" w:author="PR Preview" w:date="2026-01-01T00:00:00Z">
        <w:r>
          <w:delText xml:space="preserve">.</w:delText>
        </w:r>
      </w:del>
    </w:p>
    <w:p>
      <w:pPr>
        <w:pStyle w:val="BodyText"/>
      </w:pPr>
      <w:del w:id="2517" w:author="PR Preview" w:date="2026-01-01T00:00:00Z">
        <w:r>
          <w:rPr>
            <w:b/>
            <w:bCs/>
          </w:rPr>
          <w:delText xml:space="preserve">Example 16 (Derivative of a quadratic form)</w:delText>
        </w:r>
      </w:del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Let</w:delText>
        </w:r>
      </w:del>
      <w:del w:id="252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(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523" w:author="PR Preview" w:date="2026-01-01T00:00:00Z">
        <w:r>
          <w:delText xml:space="preserve">, symmetric and constant)</w:delText>
        </w:r>
      </w:del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and</w:delText>
        </w:r>
      </w:del>
      <w:del w:id="252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27" w:author="PR Preview" w:date="2026-01-01T00:00:00Z">
        <w:r>
          <w:delText xml:space="preserve">.</w:delText>
        </w:r>
      </w:del>
      <w:del w:id="2528" w:author="PR Preview" w:date="2026-01-01T00:00:00Z">
        <w:r>
          <w:delText xml:space="preserve"> </w:delText>
        </w:r>
      </w:del>
      <w:del w:id="2529" w:author="PR Preview" w:date="2026-01-01T00:00:00Z">
        <w:r>
          <w:delText xml:space="preserve">Then</w:delText>
        </w:r>
      </w:del>
      <w:del w:id="253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531" w:author="PR Preview" w:date="2026-01-01T00:00:00Z">
        <w:r>
          <w:delText xml:space="preserve">.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By</w:delText>
        </w:r>
      </w:del>
      <w:del w:id="2534" w:author="PR Preview" w:date="2026-01-01T00:00:00Z">
        <w:r>
          <w:delText xml:space="preserve"> </w:delText>
        </w:r>
      </w:del>
      <w:hyperlink w:anchor="cor-quadratic-form-symmetric">
        <w:del w:id="2535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53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2537" w:author="PR Preview" w:date="2026-01-01T00:00:00Z">
        <w:r>
          <w:t xml:space="preserve">Since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$\mathord{\smash[b]{\underset{\raise.3ex\hbox{$\scriptstyle\sim$}}{x}}\vphantom{x}}$</w:t>
        </w:r>
      </w:ins>
      <w:ins w:id="2540" w:author="PR Preview" w:date="2026-01-01T00:00:00Z">
        <w:r>
          <w:t xml:space="preserve"> </w:t>
        </w:r>
      </w:ins>
      <w:ins w:id="2541" w:author="PR Preview" w:date="2026-01-01T00:00:00Z">
        <w:r>
          <w:t xml:space="preserve">is constant with respect to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$\mathord{\smash[b]{\underset{\raise.3ex\hbox{$\scriptstyle\sim$}}{\beta}}\vphantom{\beta}}$</w:t>
        </w:r>
      </w:ins>
      <w:ins w:id="2544" w:author="PR Preview" w:date="2026-01-01T00:00:00Z">
        <w:r>
          <w:t xml:space="preserve">,</w:t>
        </w:r>
      </w:ins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$\mathbf{A} = {\mathord{\smash[b]{\underset{\raise.3ex\hbox{$\scriptstyle\sim$}}{x}}\vphantom{x}}}^{\top}$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is a constant</w:t>
        </w:r>
      </w:ins>
      <w:ins w:id="254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matrix.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Applying</w:t>
        </w:r>
      </w:ins>
      <w:ins w:id="2554" w:author="PR Preview" w:date="2026-01-01T00:00:00Z">
        <w:r>
          <w:t xml:space="preserve"> </w:t>
        </w:r>
      </w:ins>
      <w:hyperlink w:anchor="thm-deriv-matrix-vector">
        <w:ins w:id="2555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with</w:t>
        </w:r>
      </w:ins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$\mathord{\smash[b]{\underset{\raise.3ex\hbox{$\scriptstyle\sim$}}{v}}\vphantom{v}} = \mathord{\smash[b]{\underset{\raise.3ex\hbox{$\scriptstyle\sim$}}{\beta}}\vphantom{\beta}}$</w:t>
        </w:r>
      </w:ins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(so</w:t>
        </w:r>
      </w:ins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$\frac{\partial}{\partial \mathord{\smash[b]{\underset{\raise.3ex\hbox{$\scriptstyle\sim$}}{\beta}}\vphantom{\beta}}}\mathord{\smash[b]{\underset{\raise.3ex\hbox{$\scriptstyle\sim$}}{\beta}}\vphantom{\beta}}= \mathbf{I}$</w:t>
        </w:r>
      </w:ins>
      <w:ins w:id="2564" w:author="PR Preview" w:date="2026-01-01T00:00:00Z">
        <w:r>
          <w:t xml:space="preserve">):</w:t>
        </w:r>
      </w:ins>
    </w:p>
    <w:p>
      <w:pPr>
        <w:pStyle w:val="BodyText"/>
      </w:pPr>
      <w:ins w:id="2565" w:author="PR Preview" w:date="2026-01-01T00:00:00Z">
        <w:r>
  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  </w:r>
      </w:ins>
    </w:p>
    <w:bookmarkStart w:id="83" w:name="exm-deriv-lincom-tp"/>
    <w:p>
      <w:pPr>
        <w:pStyle w:val="FirstParagraph"/>
      </w:pPr>
      <w:ins w:id="2566" w:author="PR Preview" w:date="2026-01-01T00:00:00Z">
        <w:r>
          <w:rPr>
            <w:b/>
            <w:bCs/>
          </w:rPr>
          <w:t xml:space="preserve">Example 15 (Derivative of a transpose product)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Let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$\mathord{\smash[b]{\underset{\raise.3ex\hbox{$\scriptstyle\sim$}}{x}}\vphantom{x}}= {(3, 5)}^{\top}$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and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575" w:author="PR Preview" w:date="2026-01-01T00:00:00Z">
        <w:r>
          <w:t xml:space="preserve">.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Then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${\mathord{\smash[b]{\underset{\raise.3ex\hbox{$\scriptstyle\sim$}}{x}}\vphantom{x}}}^{\top}\mathord{\smash[b]{\underset{\raise.3ex\hbox{$\scriptstyle\sim$}}{\beta}}\vphantom{\beta}}= 3\beta_{1} + 5\beta_{2}$</w:t>
        </w:r>
      </w:ins>
      <w:ins w:id="2580" w:author="PR Preview" w:date="2026-01-01T00:00:00Z">
        <w:r>
          <w:t xml:space="preserve">, and by</w:t>
        </w:r>
      </w:ins>
      <w:ins w:id="2581" w:author="PR Preview" w:date="2026-01-01T00:00:00Z">
        <w:r>
          <w:t xml:space="preserve"> </w:t>
        </w:r>
      </w:ins>
      <w:hyperlink w:anchor="cor-deriv-lincom-tp">
        <w:ins w:id="258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583" w:author="PR Preview" w:date="2026-01-01T00:00:00Z">
        <w:r>
          <w:t xml:space="preserve">:</w:t>
        </w:r>
      </w:ins>
    </w:p>
    <w:p>
      <w:pPr>
        <w:pStyle w:val="BodyText"/>
      </w:pPr>
      <w:ins w:id="2584" w:author="PR Preview" w:date="2026-01-01T00:00:00Z">
        <w:r>
  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  </w:r>
      </w:ins>
    </w:p>
    <w:bookmarkEnd w:id="83"/>
    <w:bookmarkStart w:id="84" w:name="rem-deriv-lincom-tp-transpose"/>
    <w:p>
      <w:pPr>
        <w:pStyle w:val="FirstParagraph"/>
      </w:pPr>
      <w:ins w:id="2585" w:author="PR Preview" w:date="2026-01-01T00:00:00Z">
        <w:r>
          <w:rPr>
            <w:i/>
            <w:iCs/>
          </w:rPr>
          <w:t xml:space="preserve">Remark 5</w:t>
        </w:r>
      </w:ins>
      <w:ins w:id="2586" w:author="PR Preview" w:date="2026-01-01T00:00:00Z">
        <w:r>
          <w:t xml:space="preserve"> (The coefficient gets transposed). </w:t>
        </w:r>
      </w:ins>
      <w:ins w:id="2587" w:author="PR Preview" w:date="2026-01-01T00:00:00Z">
        <w:r>
          <w:t xml:space="preserve">This vector derivative formula looks a lot like non-vector calculus,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except that you have to transpose the coefficient: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in scalar calculus</w:t>
        </w:r>
      </w:ins>
      <w:ins w:id="259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ins w:id="2593" w:author="PR Preview" w:date="2026-01-01T00:00:00Z">
        <w:r>
          <w:t xml:space="preserve">,</w:t>
        </w:r>
      </w:ins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but here the coefficient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${\mathord{\smash[b]{\underset{\raise.3ex\hbox{$\scriptstyle\sim$}}{x}}\vphantom{x}}}^{\top}$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(a row vector)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becomes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$\mathord{\smash[b]{\underset{\raise.3ex\hbox{$\scriptstyle\sim$}}{x}}\vphantom{x}}$</w:t>
        </w:r>
      </w:ins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(a column vector) in the result.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For example, with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$\mathord{\smash[b]{\underset{\raise.3ex\hbox{$\scriptstyle\sim$}}{x}}\vphantom{x}}= {(2, -1)}^{\top}$</w:t>
        </w:r>
      </w:ins>
      <w:ins w:id="2610" w:author="PR Preview" w:date="2026-01-01T00:00:00Z">
        <w:r>
          <w:t xml:space="preserve">,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${\mathord{\smash[b]{\underset{\raise.3ex\hbox{$\scriptstyle\sim$}}{x}}\vphantom{x}}}^{\top}\mathord{\smash[b]{\underset{\raise.3ex\hbox{$\scriptstyle\sim$}}{\beta}}\vphantom{\beta}}= 2\beta_{1} - \beta_{2}$</w:t>
        </w:r>
      </w:ins>
      <w:ins w:id="2613" w:author="PR Preview" w:date="2026-01-01T00:00:00Z">
        <w:r>
          <w:t xml:space="preserve">,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whose vector derivative is the column vector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${(2, -1)}^{\top} = \mathord{\smash[b]{\underset{\raise.3ex\hbox{$\scriptstyle\sim$}}{x}}\vphantom{x}}$</w:t>
        </w:r>
      </w:ins>
      <w:ins w:id="2618" w:author="PR Preview" w:date="2026-01-01T00:00:00Z">
        <w:r>
          <w:t xml:space="preserve">,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not the row vector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${\mathord{\smash[b]{\underset{\raise.3ex\hbox{$\scriptstyle\sim$}}{x}}\vphantom{x}}}^{\top} = (2, -1)$</w:t>
        </w:r>
      </w:ins>
      <w:ins w:id="2623" w:author="PR Preview" w:date="2026-01-01T00:00:00Z">
        <w:r>
          <w:t xml:space="preserve">.</w:t>
        </w:r>
      </w:ins>
    </w:p>
    <w:bookmarkEnd w:id="84"/>
    <w:bookmarkStart w:id="86" w:name="thm-quadratic-form"/>
    <w:p>
      <w:pPr>
        <w:pStyle w:val="BodyText"/>
      </w:pPr>
      <w:ins w:id="2624" w:author="PR Preview" w:date="2026-01-01T00:00:00Z">
        <w:r>
          <w:rPr>
            <w:b/>
            <w:bCs/>
          </w:rPr>
          <w:t xml:space="preserve">Theorem 8 (Derivative of a quadratic form)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For a quadratic form</w:t>
        </w:r>
      </w:ins>
      <w:ins w:id="2627" w:author="PR Preview" w:date="2026-01-01T00:00:00Z">
        <w:r>
          <w:t xml:space="preserve"> </w:t>
        </w:r>
      </w:ins>
      <w:ins w:id="2628" w:author="PR Preview" w:date="2026-01-01T00:00:00Z">
        <w:r>
          <w:t xml:space="preserve">(see</w:t>
        </w:r>
      </w:ins>
      <w:ins w:id="2629" w:author="PR Preview" w:date="2026-01-01T00:00:00Z">
        <w:r>
          <w:t xml:space="preserve"> </w:t>
        </w:r>
      </w:ins>
      <w:hyperlink r:id="rId85">
        <w:ins w:id="2630" w:author="PR Preview" w:date="2026-01-01T00:00:00Z">
          <w:r>
            <w:rPr>
              <w:rStyle w:val="Hyperlink"/>
            </w:rPr>
            <w:t xml:space="preserve">quadratic form</w:t>
          </w:r>
        </w:ins>
      </w:hyperlink>
      <w:ins w:id="2631" w:author="PR Preview" w:date="2026-01-01T00:00:00Z">
        <w:r>
          <w:t xml:space="preserve">),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if</w:t>
        </w:r>
      </w:ins>
      <w:ins w:id="263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is a</w:t>
        </w:r>
      </w:ins>
      <w:ins w:id="263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matrix that is constant with respect to</w:t>
        </w:r>
      </w:ins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$\mathord{\smash[b]{\underset{\raise.3ex\hbox{$\scriptstyle\sim$}}{\beta}}\vphantom{\beta}}$</w:t>
        </w:r>
      </w:ins>
      <w:ins w:id="2642" w:author="PR Preview" w:date="2026-01-01T00:00:00Z">
        <w:r>
          <w:t xml:space="preserve">, then:</w:t>
        </w:r>
      </w:ins>
    </w:p>
    <w:p>
      <w:pPr>
        <w:pStyle w:val="BodyText"/>
      </w:pPr>
      <w:ins w:id="2643" w:author="PR Preview" w:date="2026-01-01T00:00:00Z">
        <w:r>
  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  </w:r>
      </w:ins>
    </w:p>
    <w:bookmarkEnd w:id="86"/>
    <w:p>
      <w:pPr>
        <w:pStyle w:val="FirstParagraph"/>
      </w:pPr>
      <w:ins w:id="2644" w:author="PR Preview" w:date="2026-01-01T00:00:00Z">
        <w:r>
          <w:rPr>
            <w:i/>
            <w:iCs/>
          </w:rPr>
          <w:t xml:space="preserve">Proof</w:t>
        </w:r>
      </w:ins>
      <w:ins w:id="2645" w:author="PR Preview" w:date="2026-01-01T00:00:00Z">
        <w:r>
          <w:t xml:space="preserve">. </w:t>
        </w:r>
      </w:ins>
      <w:ins w:id="2646" w:author="PR Preview" w:date="2026-01-01T00:00:00Z">
        <w:r>
          <w:t xml:space="preserve">Expanding entry-wise,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  </w:r>
      </w:ins>
      <w:ins w:id="2649" w:author="PR Preview" w:date="2026-01-01T00:00:00Z">
        <w:r>
          <w:t xml:space="preserve">.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Differentiating component-wise with respect to</w:t>
        </w:r>
      </w:ins>
      <w:ins w:id="265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for</w:t>
        </w:r>
      </w:ins>
      <w:ins w:id="265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2656" w:author="PR Preview" w:date="2026-01-01T00:00:00Z">
        <w:r>
          <w:t xml:space="preserve">:</w:t>
        </w:r>
      </w:ins>
    </w:p>
    <w:p>
      <w:pPr>
        <w:pStyle w:val="BodyText"/>
      </w:pPr>
      <w:ins w:id="2657" w:author="PR Preview" w:date="2026-01-01T00:00:00Z">
        <w:r>
  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  </w:r>
      </w:ins>
    </w:p>
    <w:bookmarkStart w:id="87" w:name="cor-quadratic-form-symmetric"/>
    <w:p>
      <w:pPr>
        <w:pStyle w:val="FirstParagraph"/>
      </w:pPr>
      <w:ins w:id="2658" w:author="PR Preview" w:date="2026-01-01T00:00:00Z">
        <w:r>
          <w:rPr>
            <w:b/>
            <w:bCs/>
          </w:rPr>
          <w:t xml:space="preserve">Corollary 2 (Derivative of a quadratic form with a symmetric matrix)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If, in addition,</w:t>
        </w:r>
      </w:ins>
      <w:ins w:id="266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is symmetric (and, as in</w:t>
        </w:r>
      </w:ins>
      <w:ins w:id="2664" w:author="PR Preview" w:date="2026-01-01T00:00:00Z">
        <w:r>
          <w:t xml:space="preserve"> </w:t>
        </w:r>
      </w:ins>
      <w:hyperlink w:anchor="thm-quadratic-form">
        <w:ins w:id="266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666" w:author="PR Preview" w:date="2026-01-01T00:00:00Z">
        <w:r>
          <w:t xml:space="preserve">,</w:t>
        </w:r>
      </w:ins>
      <w:ins w:id="26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and constant with respect to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$\mathord{\smash[b]{\underset{\raise.3ex\hbox{$\scriptstyle\sim$}}{\beta}}\vphantom{\beta}}$</w:t>
        </w:r>
      </w:ins>
      <w:ins w:id="2672" w:author="PR Preview" w:date="2026-01-01T00:00:00Z">
        <w:r>
          <w:t xml:space="preserve">), then</w:t>
        </w:r>
      </w:ins>
    </w:p>
    <w:p>
      <w:pPr>
        <w:pStyle w:val="BodyText"/>
      </w:pPr>
      <w:ins w:id="2673" w:author="PR Preview" w:date="2026-01-01T00:00:00Z">
        <w:r>
  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  </w:r>
      </w:ins>
    </w:p>
    <w:bookmarkEnd w:id="87"/>
    <w:p>
      <w:pPr>
        <w:pStyle w:val="FirstParagraph"/>
      </w:pPr>
      <w:ins w:id="2674" w:author="PR Preview" w:date="2026-01-01T00:00:00Z">
        <w:r>
          <w:rPr>
            <w:i/>
            <w:iCs/>
          </w:rPr>
          <w:t xml:space="preserve">Proof</w:t>
        </w:r>
      </w:ins>
      <w:ins w:id="2675" w:author="PR Preview" w:date="2026-01-01T00:00:00Z">
        <w:r>
          <w:t xml:space="preserve">. </w:t>
        </w:r>
      </w:ins>
      <w:ins w:id="2676" w:author="PR Preview" w:date="2026-01-01T00:00:00Z">
        <w:r>
          <w:t xml:space="preserve">If</w:t>
        </w:r>
      </w:ins>
      <w:ins w:id="267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78" w:author="PR Preview" w:date="2026-01-01T00:00:00Z">
        <w:r>
          <w:t xml:space="preserve">, then</w:t>
        </w:r>
      </w:ins>
      <w:ins w:id="267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ins w:id="2680" w:author="PR Preview" w:date="2026-01-01T00:00:00Z">
        <w:r>
          <w:t xml:space="preserve">, so</w:t>
        </w:r>
      </w:ins>
      <w:ins w:id="2681" w:author="PR Preview" w:date="2026-01-01T00:00:00Z">
        <w:r>
          <w:t xml:space="preserve"> </w:t>
        </w:r>
      </w:ins>
      <w:hyperlink w:anchor="thm-quadratic-form">
        <w:ins w:id="268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gives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  </w:r>
      </w:ins>
      <w:ins w:id="2687" w:author="PR Preview" w:date="2026-01-01T00:00:00Z">
        <w:r>
          <w:t xml:space="preserve">.</w:t>
        </w:r>
      </w:ins>
    </w:p>
    <w:bookmarkStart w:id="88" w:name="rem-quadratic-form-scalar"/>
    <w:p>
      <w:pPr>
        <w:pStyle w:val="BodyText"/>
      </w:pPr>
      <w:ins w:id="2688" w:author="PR Preview" w:date="2026-01-01T00:00:00Z">
        <w:r>
          <w:rPr>
            <w:i/>
            <w:iCs/>
          </w:rPr>
          <w:t xml:space="preserve">Remark 6</w:t>
        </w:r>
      </w:ins>
      <w:ins w:id="2689" w:author="PR Preview" w:date="2026-01-01T00:00:00Z">
        <w:r>
          <w:t xml:space="preserve"> (Like the derivative of</w:t>
        </w:r>
      </w:ins>
      <w:ins w:id="2690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91" w:author="PR Preview" w:date="2026-01-01T00:00:00Z">
        <w:r>
          <w:t xml:space="preserve">). </w:t>
        </w:r>
      </w:ins>
      <w:ins w:id="2692" w:author="PR Preview" w:date="2026-01-01T00:00:00Z">
        <w:r>
          <w:t xml:space="preserve">This operation is like taking the derivative of</w:t>
        </w:r>
      </w:ins>
      <w:ins w:id="2693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with respect to</w:t>
        </w:r>
      </w:ins>
      <w:ins w:id="2696" w:author="PR Preview" w:date="2026-01-01T00:00:00Z">
        <w:r>
          <w:t xml:space="preserve"> </w:t>
        </w:r>
      </w:ins>
      <m:oMath>
        <m:r>
          <m:t>x</m:t>
        </m:r>
      </m:oMath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in non-vector calculus:</w:t>
        </w:r>
      </w:ins>
      <w:ins w:id="269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ins w:id="2700" w:author="PR Preview" w:date="2026-01-01T00:00:00Z">
        <w:r>
          <w:t xml:space="preserve">,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and</w:t>
        </w:r>
      </w:ins>
      <w:ins w:id="2703" w:author="PR Preview" w:date="2026-01-01T00:00:00Z">
        <w:r>
          <w:t xml:space="preserve"> </w:t>
        </w:r>
      </w:ins>
      <w:hyperlink w:anchor="cor-quadratic-form-symmetric">
        <w:ins w:id="2704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says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  </w:r>
      </w:ins>
      <w:ins w:id="2709" w:author="PR Preview" w:date="2026-01-01T00:00:00Z">
        <w:r>
          <w:t xml:space="preserve">.</w:t>
        </w:r>
      </w:ins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For example, with</w:t>
        </w:r>
      </w:ins>
      <w:ins w:id="27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713" w:author="PR Preview" w:date="2026-01-01T00:00:00Z">
        <w:r>
          <w:t xml:space="preserve">,</w:t>
        </w:r>
      </w:ins>
      <w:ins w:id="271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2715" w:author="PR Preview" w:date="2026-01-01T00:00:00Z">
        <w:r>
          <w:t xml:space="preserve">, and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$\mathord{\smash[b]{\underset{\raise.3ex\hbox{$\scriptstyle\sim$}}{\beta}}\vphantom{\beta}}= (\beta_{1})$</w:t>
        </w:r>
      </w:ins>
      <w:ins w:id="2718" w:author="PR Preview" w:date="2026-01-01T00:00:00Z">
        <w:r>
          <w:t xml:space="preserve">,</w:t>
        </w:r>
      </w:ins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${\mathord{\smash[b]{\underset{\raise.3ex\hbox{$\scriptstyle\sim$}}{\beta}}\vphantom{\beta}}}^{\top} \mathbf{S} \mathord{\smash[b]{\underset{\raise.3ex\hbox{$\scriptstyle\sim$}}{\beta}}\vphantom{\beta}} = 3\beta_{1}^2$</w:t>
        </w:r>
      </w:ins>
      <w:ins w:id="2721" w:author="PR Preview" w:date="2026-01-01T00:00:00Z">
        <w:r>
          <w:t xml:space="preserve">,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and its derivative is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$6\beta_{1} = 2 \mathbf{S} \mathord{\smash[b]{\underset{\raise.3ex\hbox{$\scriptstyle\sim$}}{\beta}}\vphantom{\beta}}$</w:t>
        </w:r>
      </w:ins>
      <w:ins w:id="2726" w:author="PR Preview" w:date="2026-01-01T00:00:00Z">
        <w:r>
          <w:t xml:space="preserve">.</w:t>
        </w:r>
      </w:ins>
    </w:p>
    <w:bookmarkEnd w:id="88"/>
    <w:bookmarkStart w:id="89" w:name="exm-deriv-quadratic-form"/>
    <w:p>
      <w:pPr>
        <w:pStyle w:val="BodyText"/>
      </w:pPr>
      <w:ins w:id="2727" w:author="PR Preview" w:date="2026-01-01T00:00:00Z">
        <w:r>
          <w:rPr>
            <w:b/>
            <w:bCs/>
          </w:rPr>
          <w:t xml:space="preserve">Example 16 (Derivative of a quadratic form)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Let</w:t>
        </w:r>
      </w:ins>
      <w:ins w:id="273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733" w:author="PR Preview" w:date="2026-01-01T00:00:00Z">
        <w:r>
          <w:t xml:space="preserve">, symmetric and constant)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and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738" w:author="PR Preview" w:date="2026-01-01T00:00:00Z">
        <w:r>
          <w:t xml:space="preserve">.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Then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  </w:r>
      </w:ins>
      <w:ins w:id="2743" w:author="PR Preview" w:date="2026-01-01T00:00:00Z">
        <w:r>
          <w:t xml:space="preserve">.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By</w:t>
        </w:r>
      </w:ins>
      <w:ins w:id="2746" w:author="PR Preview" w:date="2026-01-01T00:00:00Z">
        <w:r>
          <w:t xml:space="preserve"> </w:t>
        </w:r>
      </w:ins>
      <w:hyperlink w:anchor="cor-quadratic-form-symmetric">
        <w:ins w:id="2747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2748" w:author="PR Preview" w:date="2026-01-01T00:00:00Z">
        <w:r>
          <w:t xml:space="preserve">:</w:t>
        </w:r>
      </w:ins>
    </w:p>
    <w:p>
      <w:pPr>
        <w:pStyle w:val="BodyText"/>
      </w:pPr>
      <w:ins w:id="2749" w:author="PR Preview" w:date="2026-01-01T00:00:00Z">
        <w:r>
  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  </w:r>
      </w:ins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750" w:author="PR Preview" w:date="2026-01-01T00:00:00Z">
        <w:r>
          <w:delText xml:space="preserve">which matches differentiating</w:delText>
        </w:r>
      </w:del>
      <w:del w:id="275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directly.</w:delText>
        </w:r>
      </w:del>
    </w:p>
    <w:p>
      <w:pPr>
        <w:pStyle w:val="BodyText"/>
      </w:pPr>
      <w:ins w:id="2754" w:author="PR Preview" w:date="2026-01-01T00:00:00Z">
        <w:r>
  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  </w:r>
      </w:ins>
    </w:p>
    <w:p>
      <w:pPr>
        <w:pStyle w:val="FirstParagraph"/>
      </w:pPr>
      <w:ins w:id="2755" w:author="PR Preview" w:date="2026-01-01T00:00:00Z">
        <w:r>
          <w:t xml:space="preserve">which matches differentiating</w:t>
        </w:r>
      </w:ins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directly.</w:t>
        </w:r>
      </w:ins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2760" w:author="PR Preview" w:date="2026-01-01T00:00:00Z">
        <w:r>
          <w:rPr>
            <w:i/>
            <w:iCs/>
          </w:rPr>
          <w:delText xml:space="preserve">Proof</w:delText>
        </w:r>
      </w:del>
      <w:del w:id="2761" w:author="PR Preview" w:date="2026-01-01T00:00:00Z">
        <w:r>
          <w:delText xml:space="preserve">. </w:delText>
        </w:r>
      </w:del>
      <w:del w:id="2762" w:author="PR Preview" w:date="2026-01-01T00:00:00Z">
        <w:r>
          <w:delText xml:space="preserve">Applying</w:delText>
        </w:r>
      </w:del>
      <w:del w:id="2763" w:author="PR Preview" w:date="2026-01-01T00:00:00Z">
        <w:r>
          <w:delText xml:space="preserve"> </w:delText>
        </w:r>
      </w:del>
      <w:hyperlink w:anchor="cor-quadratic-form-symmetric">
        <w:del w:id="2764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with</w:delText>
        </w:r>
      </w:del>
      <w:del w:id="276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(which is symmetric and constant with respect to</w:delText>
        </w:r>
      </w:del>
      <w:del w:id="277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71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p>
      <w:pPr>
        <w:pStyle w:val="FirstParagraph"/>
      </w:pPr>
      <w:del w:id="2772" w:author="PR Preview" w:date="2026-01-01T00:00:00Z">
        <w:r>
          <w:rPr>
            <w:i/>
            <w:iCs/>
          </w:rPr>
          <w:delText xml:space="preserve">Remark 7</w:delText>
        </w:r>
      </w:del>
      <w:del w:id="2773" w:author="PR Preview" w:date="2026-01-01T00:00:00Z">
        <w:r>
          <w:delText xml:space="preserve"> (Like the derivative of</w:delText>
        </w:r>
      </w:del>
      <w:del w:id="277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775" w:author="PR Preview" w:date="2026-01-01T00:00:00Z">
        <w:r>
          <w:delText xml:space="preserve">). </w:delText>
        </w:r>
      </w:del>
      <w:del w:id="2776" w:author="PR Preview" w:date="2026-01-01T00:00:00Z">
        <w:r>
          <w:delText xml:space="preserve">This vector derivative is like taking the derivative of</w:delText>
        </w:r>
      </w:del>
      <w:del w:id="277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778" w:author="PR Preview" w:date="2026-01-01T00:00:00Z">
        <w:r>
          <w:delText xml:space="preserve">:</w:delText>
        </w:r>
      </w:del>
      <w:del w:id="2779" w:author="PR Preview" w:date="2026-01-01T00:00:00Z">
        <w:r>
          <w:delText xml:space="preserve"> </w:delText>
        </w:r>
      </w:del>
      <w:del w:id="2780" w:author="PR Preview" w:date="2026-01-01T00:00:00Z">
        <w:r>
          <w:delText xml:space="preserve">in scalar calculus</w:delText>
        </w:r>
      </w:del>
      <w:del w:id="278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del w:id="2782" w:author="PR Preview" w:date="2026-01-01T00:00:00Z">
        <w:r>
          <w:delText xml:space="preserve">,</w:delText>
        </w:r>
      </w:del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and</w:delText>
        </w:r>
      </w:del>
      <w:del w:id="2785" w:author="PR Preview" w:date="2026-01-01T00:00:00Z">
        <w:r>
          <w:delText xml:space="preserve"> </w:delText>
        </w:r>
      </w:del>
      <w:hyperlink w:anchor="cor-deriv-normsq">
        <w:del w:id="2786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says</w:delText>
        </w:r>
      </w:del>
      <w:del w:id="278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90" w:author="PR Preview" w:date="2026-01-01T00:00:00Z">
        <w:r>
          <w:delText xml:space="preserve">.</w:delText>
        </w:r>
      </w:del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For example, with</w:delText>
        </w:r>
      </w:del>
      <w:del w:id="279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and</w:delText>
        </w:r>
      </w:del>
      <w:del w:id="2796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2797" w:author="PR Preview" w:date="2026-01-01T00:00:00Z">
        <w:r>
          <w:delText xml:space="preserve">,</w:delText>
        </w:r>
      </w:del>
      <w:del w:id="279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2799" w:author="PR Preview" w:date="2026-01-01T00:00:00Z">
        <w:r>
          <w:delText xml:space="preserve">,</w:delText>
        </w:r>
      </w:del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and its derivative is</w:delText>
        </w:r>
      </w:del>
      <w:del w:id="2802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03" w:author="PR Preview" w:date="2026-01-01T00:00:00Z">
        <w:r>
          <w:delText xml:space="preserve">.</w:delText>
        </w:r>
      </w:del>
    </w:p>
    <w:p>
      <w:pPr>
        <w:pStyle w:val="BodyText"/>
      </w:pPr>
      <w:del w:id="2804" w:author="PR Preview" w:date="2026-01-01T00:00:00Z">
        <w:r>
          <w:rPr>
            <w:b/>
            <w:bCs/>
          </w:rPr>
          <w:delText xml:space="preserve">Example 17 (Derivative of a sum of squares)</w:delText>
        </w:r>
      </w:del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Let</w:delText>
        </w:r>
      </w:del>
      <w:del w:id="2807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808" w:author="PR Preview" w:date="2026-01-01T00:00:00Z">
        <w:r>
          <w:delText xml:space="preserve">, so</w:delText>
        </w:r>
      </w:del>
      <w:del w:id="2809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810" w:author="PR Preview" w:date="2026-01-01T00:00:00Z">
        <w:r>
          <w:delText xml:space="preserve">.</w:delText>
        </w:r>
      </w:del>
      <w:del w:id="2811" w:author="PR Preview" w:date="2026-01-01T00:00:00Z">
        <w:r>
          <w:delText xml:space="preserve"> </w:delText>
        </w:r>
      </w:del>
      <w:del w:id="2812" w:author="PR Preview" w:date="2026-01-01T00:00:00Z">
        <w:r>
          <w:delText xml:space="preserve">By</w:delText>
        </w:r>
      </w:del>
      <w:del w:id="2813" w:author="PR Preview" w:date="2026-01-01T00:00:00Z">
        <w:r>
          <w:delText xml:space="preserve"> </w:delText>
        </w:r>
      </w:del>
      <w:hyperlink w:anchor="cor-deriv-normsq">
        <w:del w:id="2814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281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BodyText"/>
      </w:pPr>
      <w:ins w:id="2816" w:author="PR Preview" w:date="2026-01-01T00:00:00Z">
        <w:r>
  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  </w:r>
      </w:ins>
    </w:p>
    <w:bookmarkEnd w:id="90"/>
    <w:p>
      <w:pPr>
        <w:pStyle w:val="FirstParagraph"/>
      </w:pPr>
      <w:ins w:id="2817" w:author="PR Preview" w:date="2026-01-01T00:00:00Z">
        <w:r>
          <w:rPr>
            <w:i/>
            <w:iCs/>
          </w:rPr>
          <w:t xml:space="preserve">Proof</w:t>
        </w:r>
      </w:ins>
      <w:ins w:id="2818" w:author="PR Preview" w:date="2026-01-01T00:00:00Z">
        <w:r>
          <w:t xml:space="preserve">. </w:t>
        </w:r>
      </w:ins>
      <w:ins w:id="2819" w:author="PR Preview" w:date="2026-01-01T00:00:00Z">
        <w:r>
          <w:t xml:space="preserve">Applying</w:t>
        </w:r>
      </w:ins>
      <w:ins w:id="2820" w:author="PR Preview" w:date="2026-01-01T00:00:00Z">
        <w:r>
          <w:t xml:space="preserve"> </w:t>
        </w:r>
      </w:ins>
      <w:hyperlink w:anchor="cor-quadratic-form-symmetric">
        <w:ins w:id="2821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with</w:t>
        </w:r>
      </w:ins>
      <w:ins w:id="282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(which is symmetric and constant with respect to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$\mathord{\smash[b]{\underset{\raise.3ex\hbox{$\scriptstyle\sim$}}{\beta}}\vphantom{\beta}}$</w:t>
        </w:r>
      </w:ins>
      <w:ins w:id="2829" w:author="PR Preview" w:date="2026-01-01T00:00:00Z">
        <w:r>
          <w:t xml:space="preserve">):</w:t>
        </w:r>
      </w:ins>
    </w:p>
    <w:p>
      <w:pPr>
        <w:pStyle w:val="BodyText"/>
      </w:pPr>
      <w:ins w:id="2830" w:author="PR Preview" w:date="2026-01-01T00:00:00Z">
        <w:r>
  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  </w:r>
      </w:ins>
    </w:p>
    <w:bookmarkStart w:id="91" w:name="rem-deriv-normsq-scalar"/>
    <w:p>
      <w:pPr>
        <w:pStyle w:val="FirstParagraph"/>
      </w:pPr>
      <w:ins w:id="2831" w:author="PR Preview" w:date="2026-01-01T00:00:00Z">
        <w:r>
          <w:rPr>
            <w:i/>
            <w:iCs/>
          </w:rPr>
          <w:t xml:space="preserve">Remark 7</w:t>
        </w:r>
      </w:ins>
      <w:ins w:id="2832" w:author="PR Preview" w:date="2026-01-01T00:00:00Z">
        <w:r>
          <w:t xml:space="preserve"> (Like the derivative of</w:t>
        </w:r>
      </w:ins>
      <w:ins w:id="283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834" w:author="PR Preview" w:date="2026-01-01T00:00:00Z">
        <w:r>
          <w:t xml:space="preserve">). </w:t>
        </w:r>
      </w:ins>
      <w:ins w:id="2835" w:author="PR Preview" w:date="2026-01-01T00:00:00Z">
        <w:r>
          <w:t xml:space="preserve">This vector derivative is like taking the derivative of</w:t>
        </w:r>
      </w:ins>
      <w:ins w:id="283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837" w:author="PR Preview" w:date="2026-01-01T00:00:00Z">
        <w:r>
          <w:t xml:space="preserve">: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in scalar calculus</w:t>
        </w:r>
      </w:ins>
      <w:ins w:id="284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ins w:id="2841" w:author="PR Preview" w:date="2026-01-01T00:00:00Z">
        <w:r>
          <w:t xml:space="preserve">,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and</w:t>
        </w:r>
      </w:ins>
      <w:ins w:id="2844" w:author="PR Preview" w:date="2026-01-01T00:00:00Z">
        <w:r>
          <w:t xml:space="preserve"> </w:t>
        </w:r>
      </w:ins>
      <w:hyperlink w:anchor="cor-deriv-normsq">
        <w:ins w:id="284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2846" w:author="PR Preview" w:date="2026-01-01T00:00:00Z">
        <w:r>
          <w:t xml:space="preserve"> </w:t>
        </w:r>
      </w:ins>
      <w:ins w:id="2847" w:author="PR Preview" w:date="2026-01-01T00:00:00Z">
        <w:r>
          <w:t xml:space="preserve">says</w:t>
        </w:r>
      </w:ins>
      <w:ins w:id="2848" w:author="PR Preview" w:date="2026-01-01T00:00:00Z">
        <w:r>
          <w:t xml:space="preserve"> </w:t>
        </w:r>
      </w:ins>
      <w:ins w:id="2849" w:author="PR Preview" w:date="2026-01-01T00:00:00Z">
        <w:r>
  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  </w:r>
      </w:ins>
      <w:ins w:id="2850" w:author="PR Preview" w:date="2026-01-01T00:00:00Z">
        <w:r>
          <w:t xml:space="preserve">.</w:t>
        </w:r>
      </w:ins>
      <w:ins w:id="2851" w:author="PR Preview" w:date="2026-01-01T00:00:00Z">
        <w:r>
          <w:t xml:space="preserve"> </w:t>
        </w:r>
      </w:ins>
      <w:ins w:id="2852" w:author="PR Preview" w:date="2026-01-01T00:00:00Z">
        <w:r>
          <w:t xml:space="preserve">For example, with</w:t>
        </w:r>
      </w:ins>
      <w:ins w:id="28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and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$\mathord{\smash[b]{\underset{\raise.3ex\hbox{$\scriptstyle\sim$}}{\beta}}\vphantom{\beta}}= (\beta_{1})$</w:t>
        </w:r>
      </w:ins>
      <w:ins w:id="2858" w:author="PR Preview" w:date="2026-01-01T00:00:00Z">
        <w:r>
          <w:t xml:space="preserve">,</w:t>
        </w:r>
      </w:ins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$\mathord{\smash[b]{\underset{\raise.3ex\hbox{$\scriptstyle\sim$}}{\beta}}\vphantom{\beta}} \cdot \mathord{\smash[b]{\underset{\raise.3ex\hbox{$\scriptstyle\sim$}}{\beta}}\vphantom{\beta}} = \beta_{1}^2$</w:t>
        </w:r>
      </w:ins>
      <w:ins w:id="2861" w:author="PR Preview" w:date="2026-01-01T00:00:00Z">
        <w:r>
          <w:t xml:space="preserve">,</w:t>
        </w:r>
      </w:ins>
      <w:ins w:id="2862" w:author="PR Preview" w:date="2026-01-01T00:00:00Z">
        <w:r>
          <w:t xml:space="preserve"> </w:t>
        </w:r>
      </w:ins>
      <w:ins w:id="2863" w:author="PR Preview" w:date="2026-01-01T00:00:00Z">
        <w:r>
          <w:t xml:space="preserve">and its derivative is</w:t>
        </w:r>
      </w:ins>
      <w:ins w:id="2864" w:author="PR Preview" w:date="2026-01-01T00:00:00Z">
        <w:r>
          <w:t xml:space="preserve"> </w:t>
        </w:r>
      </w:ins>
      <w:ins w:id="2865" w:author="PR Preview" w:date="2026-01-01T00:00:00Z">
        <w:r>
          <w:t xml:space="preserve">$2\beta_{1} = 2\mathord{\smash[b]{\underset{\raise.3ex\hbox{$\scriptstyle\sim$}}{\beta}}\vphantom{\beta}}$</w:t>
        </w:r>
      </w:ins>
      <w:ins w:id="2866" w:author="PR Preview" w:date="2026-01-01T00:00:00Z">
        <w:r>
          <w:t xml:space="preserve">.</w:t>
        </w:r>
      </w:ins>
    </w:p>
    <w:bookmarkEnd w:id="91"/>
    <w:bookmarkStart w:id="92" w:name="exm-deriv-normsq"/>
    <w:p>
      <w:pPr>
        <w:pStyle w:val="BodyText"/>
      </w:pPr>
      <w:ins w:id="2867" w:author="PR Preview" w:date="2026-01-01T00:00:00Z">
        <w:r>
          <w:rPr>
            <w:b/>
            <w:bCs/>
          </w:rPr>
          <w:t xml:space="preserve">Example 17 (Derivative of a sum of squares)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Let</w:t>
        </w:r>
      </w:ins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$\mathord{\smash[b]{\underset{\raise.3ex\hbox{$\scriptstyle\sim$}}{\beta}}\vphantom{\beta}}= {(\beta_{1}, \beta_{2})}^{\top}$</w:t>
        </w:r>
      </w:ins>
      <w:ins w:id="2872" w:author="PR Preview" w:date="2026-01-01T00:00:00Z">
        <w:r>
          <w:t xml:space="preserve">, so</w:t>
        </w:r>
      </w:ins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$\mathord{\smash[b]{\underset{\raise.3ex\hbox{$\scriptstyle\sim$}}{\beta}}\vphantom{\beta}} \cdot \mathord{\smash[b]{\underset{\raise.3ex\hbox{$\scriptstyle\sim$}}{\beta}}\vphantom{\beta}} = \beta_{1}^2 + \beta_{2}^2$</w:t>
        </w:r>
      </w:ins>
      <w:ins w:id="2875" w:author="PR Preview" w:date="2026-01-01T00:00:00Z">
        <w:r>
          <w:t xml:space="preserve">.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By</w:t>
        </w:r>
      </w:ins>
      <w:ins w:id="2878" w:author="PR Preview" w:date="2026-01-01T00:00:00Z">
        <w:r>
          <w:t xml:space="preserve"> </w:t>
        </w:r>
      </w:ins>
      <w:hyperlink w:anchor="cor-deriv-normsq">
        <w:ins w:id="2879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2880" w:author="PR Preview" w:date="2026-01-01T00:00:00Z">
        <w:r>
          <w:t xml:space="preserve">:</w:t>
        </w:r>
      </w:ins>
    </w:p>
    <w:p>
      <w:pPr>
        <w:pStyle w:val="BodyText"/>
      </w:pPr>
      <w:ins w:id="2881" w:author="PR Preview" w:date="2026-01-01T00:00:00Z">
        <w:r>
  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  </w:r>
      </w:ins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del w:id="2882" w:author="PR Preview" w:date="2026-01-01T00:00:00Z">
        <w:r>
          <w:rPr>
            <w:b/>
            <w:bCs/>
          </w:rPr>
          <w:delText xml:space="preserve">Definition 11 (Residual vector and residuals)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Let</w:delText>
        </w:r>
      </w:del>
      <w:del w:id="288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886" w:author="PR Preview" w:date="2026-01-01T00:00:00Z">
        <w:r>
          <w:delText xml:space="preserve"> </w:delText>
        </w:r>
      </w:del>
      <w:del w:id="2887" w:author="PR Preview" w:date="2026-01-01T00:00:00Z">
        <w:r>
          <w:delText xml:space="preserve">be an</w:delText>
        </w:r>
      </w:del>
      <w:del w:id="28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889" w:author="PR Preview" w:date="2026-01-01T00:00:00Z">
        <w:r>
          <w:delText xml:space="preserve"> </w:delText>
        </w:r>
      </w:del>
      <w:del w:id="2890" w:author="PR Preview" w:date="2026-01-01T00:00:00Z">
        <w:r>
          <w:delText xml:space="preserve">matrix,</w:delText>
        </w:r>
      </w:del>
      <w:del w:id="289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892" w:author="PR Preview" w:date="2026-01-01T00:00:00Z">
        <w:r>
          <w:delText xml:space="preserve">, and</w:delText>
        </w:r>
      </w:del>
      <w:del w:id="289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94" w:author="PR Preview" w:date="2026-01-01T00:00:00Z">
        <w:r>
          <w:delText xml:space="preserve">.</w:delText>
        </w:r>
      </w:del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The</w:delText>
        </w:r>
      </w:del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rPr>
            <w:b/>
            <w:bCs/>
          </w:rPr>
          <w:delText xml:space="preserve">residual vector</w:delText>
        </w:r>
      </w:del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of</w:delText>
        </w:r>
      </w:del>
      <w:del w:id="2901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is</w:delText>
        </w:r>
      </w:del>
      <w:del w:id="2904" w:author="PR Preview" w:date="2026-01-01T00:00:00Z">
        <w:r>
          <w:delText xml:space="preserve"> </w:delText>
        </w:r>
      </w:del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05" w:author="PR Preview" w:date="2026-01-01T00:00:00Z">
        <w:r>
          <w:delText xml:space="preserve">,</w:delText>
        </w:r>
      </w:del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delText xml:space="preserve">and its entries</w:delText>
        </w:r>
      </w:del>
      <w:del w:id="2908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2909" w:author="PR Preview" w:date="2026-01-01T00:00:00Z">
        <w:r>
          <w:delText xml:space="preserve"> </w:delText>
        </w:r>
      </w:del>
      <w:del w:id="2910" w:author="PR Preview" w:date="2026-01-01T00:00:00Z">
        <w:r>
          <w:delText xml:space="preserve">are the</w:delText>
        </w:r>
      </w:del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rPr>
            <w:b/>
            <w:bCs/>
          </w:rPr>
          <w:delText xml:space="preserve">residuals</w:delText>
        </w:r>
      </w:del>
      <w:del w:id="2913" w:author="PR Preview" w:date="2026-01-01T00:00:00Z">
        <w:r>
          <w:delText xml:space="preserve">.</w:delText>
        </w:r>
      </w:del>
    </w:p>
    <w:p>
      <w:pPr>
        <w:pStyle w:val="BodyText"/>
      </w:pPr>
      <w:ins w:id="2914" w:author="PR Preview" w:date="2026-01-01T00:00:00Z">
        <w:r>
          <w:rPr>
            <w:b/>
            <w:bCs/>
          </w:rPr>
          <w:t xml:space="preserve">Definition 11 (Residual vector and residuals)</w:t>
        </w:r>
      </w:ins>
      <w:ins w:id="2915" w:author="PR Preview" w:date="2026-01-01T00:00:00Z">
        <w:r>
          <w:t xml:space="preserve"> </w:t>
        </w:r>
      </w:ins>
      <w:ins w:id="2916" w:author="PR Preview" w:date="2026-01-01T00:00:00Z">
        <w:r>
          <w:t xml:space="preserve">Let</w:t>
        </w:r>
      </w:ins>
      <w:ins w:id="291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be an</w:t>
        </w:r>
      </w:ins>
      <w:ins w:id="29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matrix,</w:t>
        </w:r>
      </w:ins>
      <w:ins w:id="2923" w:author="PR Preview" w:date="2026-01-01T00:00:00Z">
        <w:r>
          <w:t xml:space="preserve"> </w:t>
        </w:r>
      </w:ins>
      <w:ins w:id="2924" w:author="PR Preview" w:date="2026-01-01T00:00:00Z">
        <w:r>
          <w:t xml:space="preserve">$\mathord{\smash[b]{\underset{\raise.3ex\hbox{$\scriptstyle\sim$}}{y}}\vphantom{y}}\in \mathbb{R}^n$</w:t>
        </w:r>
      </w:ins>
      <w:ins w:id="2925" w:author="PR Preview" w:date="2026-01-01T00:00:00Z">
        <w:r>
          <w:t xml:space="preserve">, and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$\mathord{\smash[b]{\underset{\raise.3ex\hbox{$\scriptstyle\sim$}}{\beta}}\vphantom{\beta}}\in \mathbb{R}^p$</w:t>
        </w:r>
      </w:ins>
      <w:ins w:id="2928" w:author="PR Preview" w:date="2026-01-01T00:00:00Z">
        <w:r>
          <w:t xml:space="preserve">.</w:t>
        </w:r>
      </w:ins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The</w:t>
        </w:r>
      </w:ins>
      <w:ins w:id="2931" w:author="PR Preview" w:date="2026-01-01T00:00:00Z">
        <w:r>
          <w:t xml:space="preserve"> </w:t>
        </w:r>
      </w:ins>
      <w:ins w:id="2932" w:author="PR Preview" w:date="2026-01-01T00:00:00Z">
        <w:r>
          <w:rPr>
            <w:b/>
            <w:bCs/>
          </w:rPr>
          <w:t xml:space="preserve">residual vector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of</w:t>
        </w:r>
      </w:ins>
      <w:ins w:id="2935" w:author="PR Preview" w:date="2026-01-01T00:00:00Z">
        <w:r>
          <w:t xml:space="preserve"> </w:t>
        </w:r>
      </w:ins>
      <w:ins w:id="2936" w:author="PR Preview" w:date="2026-01-01T00:00:00Z">
        <w:r>
          <w:t xml:space="preserve">$\mathord{\smash[b]{\underset{\raise.3ex\hbox{$\scriptstyle\sim$}}{\beta}}\vphantom{\beta}}$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is</w:t>
        </w:r>
      </w:ins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  </w:r>
      </w:ins>
      <w:ins w:id="2941" w:author="PR Preview" w:date="2026-01-01T00:00:00Z">
        <w:r>
          <w:t xml:space="preserve">,</w:t>
        </w:r>
      </w:ins>
      <w:ins w:id="2942" w:author="PR Preview" w:date="2026-01-01T00:00:00Z">
        <w:r>
          <w:t xml:space="preserve"> </w:t>
        </w:r>
      </w:ins>
      <w:ins w:id="2943" w:author="PR Preview" w:date="2026-01-01T00:00:00Z">
        <w:r>
          <w:t xml:space="preserve">and its entries</w:t>
        </w:r>
      </w:ins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$\varepsilon_i = y_i - (\mathbf{X}\mathord{\smash[b]{\underset{\raise.3ex\hbox{$\scriptstyle\sim$}}{\beta}}\vphantom{\beta}})_i$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are the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rPr>
            <w:b/>
            <w:bCs/>
          </w:rPr>
          <w:t xml:space="preserve">residuals</w:t>
        </w:r>
      </w:ins>
      <w:ins w:id="2950" w:author="PR Preview" w:date="2026-01-01T00:00:00Z">
        <w:r>
          <w:t xml:space="preserve">.</w:t>
        </w:r>
      </w:ins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odyText"/>
      </w:pPr>
      <w:ins w:id="2951" w:author="PR Preview" w:date="2026-01-01T00:00:00Z">
        <w:r>
  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  </w:r>
      </w:ins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del w:id="2952" w:author="PR Preview" w:date="2026-01-01T00:00:00Z">
        <w:r>
          <w:rPr>
            <w:i/>
            <w:iCs/>
          </w:rPr>
          <w:delText xml:space="preserve">Remark 8</w:delText>
        </w:r>
      </w:del>
      <w:del w:id="2953" w:author="PR Preview" w:date="2026-01-01T00:00:00Z">
        <w:r>
          <w:delText xml:space="preserve"> (Least squares solutions minimize the residual sum of squares). </w:delText>
        </w:r>
      </w:del>
      <w:del w:id="2954" w:author="PR Preview" w:date="2026-01-01T00:00:00Z">
        <w:r>
          <w:delText xml:space="preserve">A</w:delText>
        </w:r>
      </w:del>
      <w:del w:id="2955" w:author="PR Preview" w:date="2026-01-01T00:00:00Z">
        <w:r>
          <w:delText xml:space="preserve"> </w:delText>
        </w:r>
      </w:del>
      <w:hyperlink r:id="rId96">
        <w:del w:id="2956" w:author="PR Preview" w:date="2026-01-01T00:00:00Z">
          <w:r>
            <w:rPr>
              <w:rStyle w:val="Hyperlink"/>
            </w:rPr>
            <w:delText xml:space="preserve">least squares solution</w:delText>
          </w:r>
        </w:del>
      </w:hyperlink>
      <w:del w:id="2957" w:author="PR Preview" w:date="2026-01-01T00:00:00Z">
        <w:r>
          <w:delText xml:space="preserve"> </w:delText>
        </w:r>
      </w:del>
      <w:del w:id="2958" w:author="PR Preview" w:date="2026-01-01T00:00:00Z">
        <w:r>
          <w:delText xml:space="preserve">of</w:delText>
        </w:r>
      </w:del>
      <w:del w:id="295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delText xml:space="preserve">makes</w:delText>
        </w:r>
      </w:del>
      <w:del w:id="296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as small as possible,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and so makes the residual sum of squares (</w:delText>
        </w:r>
      </w:del>
      <w:hyperlink w:anchor="def-residual-sum-of-squares">
        <w:del w:id="2967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968" w:author="PR Preview" w:date="2026-01-01T00:00:00Z">
        <w:r>
          <w:delText xml:space="preserve">) as small as possible too.</w:delText>
        </w:r>
      </w:del>
    </w:p>
    <w:p>
      <w:pPr>
        <w:pStyle w:val="BodyText"/>
      </w:pPr>
      <w:del w:id="2969" w:author="PR Preview" w:date="2026-01-01T00:00:00Z">
        <w:r>
          <w:rPr>
            <w:b/>
            <w:bCs/>
          </w:rPr>
          <w:delText xml:space="preserve">Example 18 (Residuals of a constant fit)</w:delText>
        </w:r>
      </w:del>
      <w:del w:id="2970" w:author="PR Preview" w:date="2026-01-01T00:00:00Z">
        <w:r>
          <w:delText xml:space="preserve"> </w:delText>
        </w:r>
      </w:del>
      <w:del w:id="2971" w:author="PR Preview" w:date="2026-01-01T00:00:00Z">
        <w:r>
          <w:delText xml:space="preserve">Let</w:delText>
        </w:r>
      </w:del>
      <w:del w:id="297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73" w:author="PR Preview" w:date="2026-01-01T00:00:00Z">
        <w:r>
          <w:delText xml:space="preserve"> </w:delText>
        </w:r>
      </w:del>
      <w:del w:id="2974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2</m:t>
        </m:r>
      </m:oMath>
      <w:del w:id="2975" w:author="PR Preview" w:date="2026-01-01T00:00:00Z">
        <w:r>
          <w:delText xml:space="preserve">,</w:delText>
        </w:r>
      </w:del>
      <w:del w:id="29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977" w:author="PR Preview" w:date="2026-01-01T00:00:00Z">
        <w:r>
          <w:delText xml:space="preserve">) and</w:delText>
        </w:r>
      </w:del>
      <w:del w:id="297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79" w:author="PR Preview" w:date="2026-01-01T00:00:00Z">
        <w:r>
          <w:delText xml:space="preserve">.</w:delText>
        </w:r>
      </w:del>
      <w:del w:id="2980" w:author="PR Preview" w:date="2026-01-01T00:00:00Z">
        <w:r>
          <w:delText xml:space="preserve"> </w:delText>
        </w:r>
      </w:del>
      <w:del w:id="2981" w:author="PR Preview" w:date="2026-01-01T00:00:00Z">
        <w:r>
          <w:delText xml:space="preserve">For</w:delText>
        </w:r>
      </w:del>
      <w:del w:id="2982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2983" w:author="PR Preview" w:date="2026-01-01T00:00:00Z">
        <w:r>
          <w:delText xml:space="preserve">,</w:delText>
        </w:r>
      </w:del>
      <w:del w:id="298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985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del w:id="2986" w:author="PR Preview" w:date="2026-01-01T00:00:00Z">
        <w:r>
          <w:delText xml:space="preserve">the squared errors are</w:delText>
        </w:r>
      </w:del>
      <w:del w:id="29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del w:id="2988" w:author="PR Preview" w:date="2026-01-01T00:00:00Z">
        <w:r>
          <w:delText xml:space="preserve"> </w:delText>
        </w:r>
      </w:del>
      <w:del w:id="2989" w:author="PR Preview" w:date="2026-01-01T00:00:00Z">
        <w:r>
          <w:delText xml:space="preserve">and</w:delText>
        </w:r>
      </w:del>
      <w:del w:id="2990" w:author="PR Preview" w:date="2026-01-01T00:00:00Z">
        <w:r>
          <w:delText xml:space="preserve"> </w:delText>
        </w:r>
      </w:del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del w:id="2991" w:author="PR Preview" w:date="2026-01-01T00:00:00Z">
        <w:r>
          <w:delText xml:space="preserve">,</w:delText>
        </w:r>
      </w:del>
      <w:del w:id="2992" w:author="PR Preview" w:date="2026-01-01T00:00:00Z">
        <w:r>
          <w:delText xml:space="preserve"> </w:delText>
        </w:r>
      </w:del>
      <w:del w:id="2993" w:author="PR Preview" w:date="2026-01-01T00:00:00Z">
        <w:r>
          <w:delText xml:space="preserve">and the residual sum of squares is</w:delText>
        </w:r>
      </w:del>
      <w:del w:id="299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2995" w:author="PR Preview" w:date="2026-01-01T00:00:00Z">
        <w:r>
          <w:delText xml:space="preserve">.</w:delText>
        </w:r>
      </w:del>
      <w:del w:id="2996" w:author="PR Preview" w:date="2026-01-01T00:00:00Z">
        <w:r>
          <w:delText xml:space="preserve"> </w:delText>
        </w:r>
      </w:del>
      <w:del w:id="2997" w:author="PR Preview" w:date="2026-01-01T00:00:00Z">
        <w:r>
          <w:delText xml:space="preserve">For</w:delText>
        </w:r>
      </w:del>
      <w:del w:id="299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del w:id="2999" w:author="PR Preview" w:date="2026-01-01T00:00:00Z">
        <w:r>
          <w:delText xml:space="preserve"> </w:delText>
        </w:r>
      </w:del>
      <w:del w:id="3000" w:author="PR Preview" w:date="2026-01-01T00:00:00Z">
        <w:r>
          <w:delText xml:space="preserve">the residuals are</w:delText>
        </w:r>
      </w:del>
      <w:del w:id="3001" w:author="PR Preview" w:date="2026-01-01T00:00:00Z">
        <w:r>
          <w:delText xml:space="preserve"> </w:delText>
        </w:r>
      </w:del>
      <m:oMath>
        <m:r>
          <m:t>0</m:t>
        </m:r>
      </m:oMath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and</w:delText>
        </w:r>
      </w:del>
      <w:del w:id="3004" w:author="PR Preview" w:date="2026-01-01T00:00:00Z">
        <w:r>
          <w:delText xml:space="preserve"> </w:delText>
        </w:r>
      </w:del>
      <m:oMath>
        <m:r>
          <m:t>2</m:t>
        </m:r>
      </m:oMath>
      <w:del w:id="3005" w:author="PR Preview" w:date="2026-01-01T00:00:00Z">
        <w:r>
          <w:delText xml:space="preserve">,</w:delText>
        </w:r>
      </w:del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and the residual sum of squares is</w:delText>
        </w:r>
      </w:del>
      <w:del w:id="300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del w:id="3009" w:author="PR Preview" w:date="2026-01-01T00:00:00Z">
        <w:r>
          <w:delText xml:space="preserve">.</w:delText>
        </w:r>
      </w:del>
    </w:p>
    <w:p>
      <w:pPr>
        <w:pStyle w:val="FirstParagraph"/>
      </w:pPr>
      <w:del w:id="3010" w:author="PR Preview" w:date="2026-01-01T00:00:00Z">
        <w:r>
          <w:rPr>
            <w:b/>
            <w:bCs/>
          </w:rPr>
          <w:delText xml:space="preserve">Theorem 9 (Vector chain rule)</w:delText>
        </w:r>
      </w:del>
      <w:del w:id="3011" w:author="PR Preview" w:date="2026-01-01T00:00:00Z">
        <w:r>
          <w:delText xml:space="preserve"> </w:delText>
        </w:r>
      </w:del>
      <w:del w:id="3012" w:author="PR Preview" w:date="2026-01-01T00:00:00Z">
        <w:r>
          <w:delText xml:space="preserve">Let</w:delText>
        </w:r>
      </w:del>
      <w:del w:id="30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14" w:author="PR Preview" w:date="2026-01-01T00:00:00Z">
        <w:r>
          <w:delText xml:space="preserve"> </w:delText>
        </w:r>
      </w:del>
      <w:del w:id="3015" w:author="PR Preview" w:date="2026-01-01T00:00:00Z">
        <w:r>
          <w:delText xml:space="preserve">be a</w:delText>
        </w:r>
      </w:del>
      <w:del w:id="301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017" w:author="PR Preview" w:date="2026-01-01T00:00:00Z">
        <w:r>
          <w:delText xml:space="preserve"> </w:delText>
        </w:r>
      </w:del>
      <w:del w:id="3018" w:author="PR Preview" w:date="2026-01-01T00:00:00Z">
        <w:r>
          <w:delText xml:space="preserve">vector,</w:delText>
        </w:r>
      </w:del>
      <w:del w:id="3019" w:author="PR Preview" w:date="2026-01-01T00:00:00Z">
        <w:r>
          <w:delText xml:space="preserve"> </w:delText>
        </w:r>
      </w:del>
      <w:del w:id="3020" w:author="PR Preview" w:date="2026-01-01T00:00:00Z">
        <w:r>
          <w:delText xml:space="preserve">let</w:delText>
        </w:r>
      </w:del>
      <w:del w:id="302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be a</w:delText>
        </w:r>
      </w:del>
      <w:del w:id="3024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3025" w:author="PR Preview" w:date="2026-01-01T00:00:00Z">
        <w:r>
          <w:delText xml:space="preserve"> </w:delText>
        </w:r>
      </w:del>
      <w:del w:id="3026" w:author="PR Preview" w:date="2026-01-01T00:00:00Z">
        <w:r>
          <w:delText xml:space="preserve">vector-valued function of</w:delText>
        </w:r>
      </w:del>
      <w:del w:id="30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28" w:author="PR Preview" w:date="2026-01-01T00:00:00Z">
        <w:r>
          <w:delText xml:space="preserve">,</w:delText>
        </w:r>
      </w:del>
      <w:del w:id="3029" w:author="PR Preview" w:date="2026-01-01T00:00:00Z">
        <w:r>
          <w:delText xml:space="preserve"> </w:delText>
        </w:r>
      </w:del>
      <w:del w:id="3030" w:author="PR Preview" w:date="2026-01-01T00:00:00Z">
        <w:r>
          <w:delText xml:space="preserve">and let</w:delText>
        </w:r>
      </w:del>
      <w:del w:id="303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32" w:author="PR Preview" w:date="2026-01-01T00:00:00Z">
        <w:r>
          <w:delText xml:space="preserve"> </w:delText>
        </w:r>
      </w:del>
      <w:del w:id="3033" w:author="PR Preview" w:date="2026-01-01T00:00:00Z">
        <w:r>
          <w:delText xml:space="preserve">be a scalar-valued function of</w:delText>
        </w:r>
      </w:del>
      <w:del w:id="303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35" w:author="PR Preview" w:date="2026-01-01T00:00:00Z">
        <w:r>
          <w:delText xml:space="preserve">,</w:delText>
        </w:r>
      </w:del>
      <w:del w:id="3036" w:author="PR Preview" w:date="2026-01-01T00:00:00Z">
        <w:r>
          <w:delText xml:space="preserve"> </w:delText>
        </w:r>
      </w:del>
      <w:del w:id="3037" w:author="PR Preview" w:date="2026-01-01T00:00:00Z">
        <w:r>
          <w:delText xml:space="preserve">where</w:delText>
        </w:r>
      </w:del>
      <w:del w:id="3038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39" w:author="PR Preview" w:date="2026-01-01T00:00:00Z">
        <w:r>
          <w:delText xml:space="preserve"> </w:delText>
        </w:r>
      </w:del>
      <w:del w:id="3040" w:author="PR Preview" w:date="2026-01-01T00:00:00Z">
        <w:r>
          <w:delText xml:space="preserve">and</w:delText>
        </w:r>
      </w:del>
      <w:del w:id="3041" w:author="PR Preview" w:date="2026-01-01T00:00:00Z">
        <w:r>
          <w:delText xml:space="preserve"> </w:delText>
        </w:r>
      </w:del>
      <m:oMath>
        <m:r>
          <m:t>f</m:t>
        </m:r>
      </m:oMath>
      <w:del w:id="3042" w:author="PR Preview" w:date="2026-01-01T00:00:00Z">
        <w:r>
          <w:delText xml:space="preserve"> </w:delText>
        </w:r>
      </w:del>
      <w:del w:id="3043" w:author="PR Preview" w:date="2026-01-01T00:00:00Z">
        <w:r>
          <w:delText xml:space="preserve">have continuous partial derivatives.</w:delText>
        </w:r>
      </w:del>
      <w:del w:id="3044" w:author="PR Preview" w:date="2026-01-01T00:00:00Z">
        <w:r>
          <w:delText xml:space="preserve"> </w:delText>
        </w:r>
      </w:del>
      <w:del w:id="3045" w:author="PR Preview" w:date="2026-01-01T00:00:00Z">
        <w:r>
          <w:delText xml:space="preserve">Then</w:delText>
        </w:r>
      </w:del>
      <w:del w:id="304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del w:id="3047" w:author="PR Preview" w:date="2026-01-01T00:00:00Z">
        <w:r>
          <w:delText xml:space="preserve">, as a function of</w:delText>
        </w:r>
      </w:del>
      <w:del w:id="30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49" w:author="PR Preview" w:date="2026-01-01T00:00:00Z">
        <w:r>
          <w:delText xml:space="preserve">, satisfies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3050" w:author="PR Preview" w:date="2026-01-01T00:00:00Z">
        <w:r>
          <w:delText xml:space="preserve">where</w:delText>
        </w:r>
      </w:del>
      <w:del w:id="30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52" w:author="PR Preview" w:date="2026-01-01T00:00:00Z">
        <w:r>
          <w:delText xml:space="preserve"> </w:delText>
        </w:r>
      </w:del>
      <w:del w:id="3053" w:author="PR Preview" w:date="2026-01-01T00:00:00Z">
        <w:r>
          <w:delText xml:space="preserve">is the derivative of</w:delText>
        </w:r>
      </w:del>
      <w:del w:id="3054" w:author="PR Preview" w:date="2026-01-01T00:00:00Z">
        <w:r>
          <w:delText xml:space="preserve"> </w:delText>
        </w:r>
      </w:del>
      <w:hyperlink w:anchor="def-vector-valued-derivative">
        <w:del w:id="305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delText xml:space="preserve">and</w:delText>
        </w:r>
      </w:del>
      <w:del w:id="305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59" w:author="PR Preview" w:date="2026-01-01T00:00:00Z">
        <w:r>
          <w:delText xml:space="preserve"> </w:delText>
        </w:r>
      </w:del>
      <w:del w:id="3060" w:author="PR Preview" w:date="2026-01-01T00:00:00Z">
        <w:r>
          <w:delText xml:space="preserve">and</w:delText>
        </w:r>
      </w:del>
      <w:del w:id="306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62" w:author="PR Preview" w:date="2026-01-01T00:00:00Z">
        <w:r>
          <w:delText xml:space="preserve"> </w:delText>
        </w:r>
      </w:del>
      <w:del w:id="3063" w:author="PR Preview" w:date="2026-01-01T00:00:00Z">
        <w:r>
          <w:delText xml:space="preserve">are vector derivatives (</w:delText>
        </w:r>
      </w:del>
      <w:hyperlink w:anchor="def-vector-derivative">
        <w:del w:id="306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065" w:author="PR Preview" w:date="2026-01-01T00:00:00Z">
        <w:r>
          <w:delText xml:space="preserve">).</w:delText>
        </w:r>
      </w:del>
    </w:p>
    <w:p>
      <w:pPr>
        <w:pStyle w:val="BodyText"/>
      </w:pPr>
      <w:del w:id="3066" w:author="PR Preview" w:date="2026-01-01T00:00:00Z">
        <w:r>
          <w:rPr>
            <w:i/>
            <w:iCs/>
          </w:rPr>
          <w:delText xml:space="preserve">Remark 9</w:delText>
        </w:r>
      </w:del>
      <w:del w:id="3067" w:author="PR Preview" w:date="2026-01-01T00:00:00Z">
        <w:r>
          <w:delText xml:space="preserve"> (The order of the factors matters). </w:delText>
        </w:r>
      </w:del>
      <w:del w:id="3068" w:author="PR Preview" w:date="2026-01-01T00:00:00Z">
        <w:r>
          <w:delText xml:space="preserve">The vector chain rule (</w:delText>
        </w:r>
      </w:del>
      <w:hyperlink w:anchor="thm-chain-vec">
        <w:del w:id="306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070" w:author="PR Preview" w:date="2026-01-01T00:00:00Z">
        <w:r>
          <w:delText xml:space="preserve">) is like the univariate</w:delText>
        </w:r>
      </w:del>
      <w:del w:id="3071" w:author="PR Preview" w:date="2026-01-01T00:00:00Z">
        <w:r>
          <w:delText xml:space="preserve"> </w:delText>
        </w:r>
      </w:del>
      <w:hyperlink r:id="rId104">
        <w:del w:id="3072" w:author="PR Preview" w:date="2026-01-01T00:00:00Z">
          <w:r>
            <w:rPr>
              <w:rStyle w:val="Hyperlink"/>
            </w:rPr>
            <w:delText xml:space="preserve">chain rule</w:delText>
          </w:r>
        </w:del>
      </w:hyperlink>
      <w:del w:id="3073" w:author="PR Preview" w:date="2026-01-01T00:00:00Z">
        <w:r>
          <w:delText xml:space="preserve">,</w:delText>
        </w:r>
      </w:del>
      <w:del w:id="3074" w:author="PR Preview" w:date="2026-01-01T00:00:00Z">
        <w:r>
          <w:delText xml:space="preserve"> </w:delText>
        </w:r>
      </w:del>
      <w:del w:id="3075" w:author="PR Preview" w:date="2026-01-01T00:00:00Z">
        <w:r>
          <w:delText xml:space="preserve">but the order matters now:</w:delText>
        </w:r>
      </w:del>
      <w:del w:id="307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77" w:author="PR Preview" w:date="2026-01-01T00:00:00Z">
        <w:r>
          <w:delText xml:space="preserve"> </w:delText>
        </w:r>
      </w:del>
      <w:del w:id="3078" w:author="PR Preview" w:date="2026-01-01T00:00:00Z">
        <w:r>
          <w:delText xml:space="preserve">is</w:delText>
        </w:r>
      </w:del>
      <w:del w:id="307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3080" w:author="PR Preview" w:date="2026-01-01T00:00:00Z">
        <w:r>
          <w:delText xml:space="preserve"> </w:delText>
        </w:r>
      </w:del>
      <w:del w:id="3081" w:author="PR Preview" w:date="2026-01-01T00:00:00Z">
        <w:r>
          <w:delText xml:space="preserve">and</w:delText>
        </w:r>
      </w:del>
      <w:del w:id="308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83" w:author="PR Preview" w:date="2026-01-01T00:00:00Z">
        <w:r>
          <w:delText xml:space="preserve"> </w:delText>
        </w:r>
      </w:del>
      <w:del w:id="3084" w:author="PR Preview" w:date="2026-01-01T00:00:00Z">
        <w:r>
          <w:delText xml:space="preserve">is</w:delText>
        </w:r>
      </w:del>
      <w:del w:id="308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3086" w:author="PR Preview" w:date="2026-01-01T00:00:00Z">
        <w:r>
          <w:delText xml:space="preserve">,</w:delText>
        </w:r>
      </w:del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so the product</w:delText>
        </w:r>
      </w:del>
      <w:del w:id="308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in the other order</w:delText>
        </w:r>
      </w:del>
      <w:del w:id="3092" w:author="PR Preview" w:date="2026-01-01T00:00:00Z">
        <w:r>
          <w:delText xml:space="preserve"> </w:delText>
        </w:r>
      </w:del>
      <w:del w:id="3093" w:author="PR Preview" w:date="2026-01-01T00:00:00Z">
        <w:r>
          <w:delText xml:space="preserve">is not even defined unless</w:delText>
        </w:r>
      </w:del>
      <w:del w:id="309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3095" w:author="PR Preview" w:date="2026-01-01T00:00:00Z">
        <w:r>
          <w:delText xml:space="preserve">.</w:delText>
        </w:r>
      </w:del>
    </w:p>
    <w:p>
      <w:pPr>
        <w:pStyle w:val="BodyText"/>
      </w:pPr>
      <w:del w:id="3096" w:author="PR Preview" w:date="2026-01-01T00:00:00Z">
        <w:r>
          <w:delText xml:space="preserve">The version presented here is for the gradient (</w:delText>
        </w:r>
      </w:del>
      <w:hyperlink w:anchor="def-vector-derivative">
        <w:del w:id="309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098" w:author="PR Preview" w:date="2026-01-01T00:00:00Z">
        <w:r>
          <w:delText xml:space="preserve">), a column vector.</w:delText>
        </w:r>
      </w:del>
      <w:del w:id="3099" w:author="PR Preview" w:date="2026-01-01T00:00:00Z">
        <w:r>
          <w:delText xml:space="preserve"> </w:delText>
        </w:r>
      </w:del>
      <w:del w:id="3100" w:author="PR Preview" w:date="2026-01-01T00:00:00Z">
        <w:r>
          <w:delText xml:space="preserve">The total derivative (</w:delText>
        </w:r>
      </w:del>
      <w:hyperlink w:anchor="def-row-vector-derivative">
        <w:del w:id="3101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02" w:author="PR Preview" w:date="2026-01-01T00:00:00Z">
        <w:r>
          <w:delText xml:space="preserve">), a row vector,</w:delText>
        </w:r>
      </w:del>
      <w:del w:id="3103" w:author="PR Preview" w:date="2026-01-01T00:00:00Z">
        <w:r>
          <w:delText xml:space="preserve"> </w:delText>
        </w:r>
      </w:del>
      <w:del w:id="3104" w:author="PR Preview" w:date="2026-01-01T00:00:00Z">
        <w:r>
          <w:delText xml:space="preserve">is the transpose of the gradient (</w:delText>
        </w:r>
      </w:del>
      <w:hyperlink w:anchor="thm-row-deriv-tp-col-deriv">
        <w:del w:id="310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106" w:author="PR Preview" w:date="2026-01-01T00:00:00Z">
        <w:r>
          <w:delText xml:space="preserve">),</w:delText>
        </w:r>
      </w:del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and transposing both sides gives</w:delText>
        </w:r>
      </w:del>
      <w:del w:id="310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110" w:author="PR Preview" w:date="2026-01-01T00:00:00Z">
        <w:r>
          <w:delText xml:space="preserve">,</w:delText>
        </w:r>
      </w:del>
      <w:del w:id="3111" w:author="PR Preview" w:date="2026-01-01T00:00:00Z">
        <w:r>
          <w:delText xml:space="preserve"> </w:delText>
        </w:r>
      </w:del>
      <w:del w:id="3112" w:author="PR Preview" w:date="2026-01-01T00:00:00Z">
        <w:r>
          <w:delText xml:space="preserve">with the factors in the reverse order;</w:delText>
        </w:r>
      </w:del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there</w:delText>
        </w:r>
      </w:del>
      <w:del w:id="3115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is the Jacobian matrix of</w:delText>
        </w:r>
      </w:del>
      <w:del w:id="31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19" w:author="PR Preview" w:date="2026-01-01T00:00:00Z">
        <w:r>
          <w:delText xml:space="preserve"> </w:delText>
        </w:r>
      </w:del>
      <w:del w:id="3120" w:author="PR Preview" w:date="2026-01-01T00:00:00Z">
        <w:r>
          <w:delText xml:space="preserve">as a function of</w:delText>
        </w:r>
      </w:del>
      <w:del w:id="312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(</w:delText>
        </w:r>
      </w:del>
      <w:hyperlink w:anchor="def-jacobian-matrix">
        <w:del w:id="312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125" w:author="PR Preview" w:date="2026-01-01T00:00:00Z">
        <w:r>
          <w:delText xml:space="preserve">).</w:delText>
        </w:r>
      </w:del>
    </w:p>
    <w:p>
      <w:pPr>
        <w:pStyle w:val="BodyText"/>
      </w:pPr>
      <w:del w:id="3126" w:author="PR Preview" w:date="2026-01-01T00:00:00Z">
        <w:r>
          <w:rPr>
            <w:b/>
            <w:bCs/>
          </w:rPr>
          <w:delText xml:space="preserve">Example 19 (Applying the vector chain rule)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Let</w:delText>
        </w:r>
      </w:del>
      <w:del w:id="31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13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3131" w:author="PR Preview" w:date="2026-01-01T00:00:00Z">
        <w:r>
          <w:rPr>
            <w:i/>
            <w:iCs/>
          </w:rPr>
          <w:t xml:space="preserve">Remark 8</w:t>
        </w:r>
      </w:ins>
      <w:ins w:id="3132" w:author="PR Preview" w:date="2026-01-01T00:00:00Z">
        <w:r>
          <w:t xml:space="preserve"> (Least squares solutions minimize the residual sum of squares). </w:t>
        </w:r>
      </w:ins>
      <w:ins w:id="3133" w:author="PR Preview" w:date="2026-01-01T00:00:00Z">
        <w:r>
          <w:t xml:space="preserve">A</w:t>
        </w:r>
      </w:ins>
      <w:ins w:id="3134" w:author="PR Preview" w:date="2026-01-01T00:00:00Z">
        <w:r>
          <w:t xml:space="preserve"> </w:t>
        </w:r>
      </w:ins>
      <w:hyperlink r:id="rId96">
        <w:ins w:id="3135" w:author="PR Preview" w:date="2026-01-01T00:00:00Z">
          <w:r>
            <w:rPr>
              <w:rStyle w:val="Hyperlink"/>
            </w:rPr>
            <w:t xml:space="preserve">least squares solution</w:t>
          </w:r>
        </w:ins>
      </w:hyperlink>
      <w:ins w:id="3136" w:author="PR Preview" w:date="2026-01-01T00:00:00Z">
        <w:r>
          <w:t xml:space="preserve"> </w:t>
        </w:r>
      </w:ins>
      <w:ins w:id="3137" w:author="PR Preview" w:date="2026-01-01T00:00:00Z">
        <w:r>
          <w:t xml:space="preserve">of</w:t>
        </w:r>
      </w:ins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$\mathbf{X}\mathord{\smash[b]{\underset{\raise.3ex\hbox{$\scriptstyle\sim$}}{\beta}}\vphantom{\beta}}= \mathord{\smash[b]{\underset{\raise.3ex\hbox{$\scriptstyle\sim$}}{y}}\vphantom{y}}$</w:t>
        </w:r>
      </w:ins>
      <w:ins w:id="3140" w:author="PR Preview" w:date="2026-01-01T00:00:00Z">
        <w:r>
          <w:t xml:space="preserve"> </w:t>
        </w:r>
      </w:ins>
      <w:ins w:id="3141" w:author="PR Preview" w:date="2026-01-01T00:00:00Z">
        <w:r>
          <w:t xml:space="preserve">makes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$\mathopen{}\left\lVert\mathord{\smash[b]{\underset{\raise.3ex\hbox{$\scriptstyle\sim$}}{y}}\vphantom{y}}- \mathbf{X}\mathord{\smash[b]{\underset{\raise.3ex\hbox{$\scriptstyle\sim$}}{\beta}}\vphantom{\beta}}\right\rVert\mathclose{}$</w:t>
        </w:r>
      </w:ins>
      <w:ins w:id="3144" w:author="PR Preview" w:date="2026-01-01T00:00:00Z">
        <w:r>
          <w:t xml:space="preserve"> </w:t>
        </w:r>
      </w:ins>
      <w:ins w:id="3145" w:author="PR Preview" w:date="2026-01-01T00:00:00Z">
        <w:r>
          <w:t xml:space="preserve">as small as possible,</w:t>
        </w:r>
      </w:ins>
      <w:ins w:id="3146" w:author="PR Preview" w:date="2026-01-01T00:00:00Z">
        <w:r>
          <w:t xml:space="preserve"> </w:t>
        </w:r>
      </w:ins>
      <w:ins w:id="3147" w:author="PR Preview" w:date="2026-01-01T00:00:00Z">
        <w:r>
          <w:t xml:space="preserve">and so makes the residual sum of squares (</w:t>
        </w:r>
      </w:ins>
      <w:hyperlink w:anchor="def-residual-sum-of-squares">
        <w:ins w:id="314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149" w:author="PR Preview" w:date="2026-01-01T00:00:00Z">
        <w:r>
          <w:t xml:space="preserve">) as small as possible too.</w:t>
        </w:r>
      </w:ins>
    </w:p>
    <w:bookmarkEnd w:id="97"/>
    <w:bookmarkStart w:id="98" w:name="exm-residual"/>
    <w:p>
      <w:pPr>
        <w:pStyle w:val="BodyText"/>
      </w:pPr>
      <w:ins w:id="3150" w:author="PR Preview" w:date="2026-01-01T00:00:00Z">
        <w:r>
          <w:rPr>
            <w:b/>
            <w:bCs/>
          </w:rPr>
          <w:t xml:space="preserve">Example 18 (Residuals of a constant fit)</w:t>
        </w:r>
      </w:ins>
      <w:ins w:id="3151" w:author="PR Preview" w:date="2026-01-01T00:00:00Z">
        <w:r>
          <w:t xml:space="preserve"> </w:t>
        </w:r>
      </w:ins>
      <w:ins w:id="3152" w:author="PR Preview" w:date="2026-01-01T00:00:00Z">
        <w:r>
          <w:t xml:space="preserve">Let</w:t>
        </w:r>
      </w:ins>
      <w:ins w:id="315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54" w:author="PR Preview" w:date="2026-01-01T00:00:00Z">
        <w:r>
          <w:t xml:space="preserve"> </w:t>
        </w:r>
      </w:ins>
      <w:ins w:id="315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3156" w:author="PR Preview" w:date="2026-01-01T00:00:00Z">
        <w:r>
          <w:t xml:space="preserve">,</w:t>
        </w:r>
      </w:ins>
      <w:ins w:id="315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158" w:author="PR Preview" w:date="2026-01-01T00:00:00Z">
        <w:r>
          <w:t xml:space="preserve">) and</w:t>
        </w:r>
      </w:ins>
      <w:ins w:id="3159" w:author="PR Preview" w:date="2026-01-01T00:00:00Z">
        <w:r>
          <w:t xml:space="preserve"> </w:t>
        </w:r>
      </w:ins>
      <w:ins w:id="3160" w:author="PR Preview" w:date="2026-01-01T00:00:00Z">
        <w:r>
          <w:t xml:space="preserve">$\mathord{\smash[b]{\underset{\raise.3ex\hbox{$\scriptstyle\sim$}}{y}}\vphantom{y}}= {(1, 3)}^{\top}$</w:t>
        </w:r>
      </w:ins>
      <w:ins w:id="3161" w:author="PR Preview" w:date="2026-01-01T00:00:00Z">
        <w:r>
          <w:t xml:space="preserve">.</w:t>
        </w:r>
      </w:ins>
      <w:ins w:id="3162" w:author="PR Preview" w:date="2026-01-01T00:00:00Z">
        <w:r>
          <w:t xml:space="preserve"> </w:t>
        </w:r>
      </w:ins>
      <w:ins w:id="3163" w:author="PR Preview" w:date="2026-01-01T00:00:00Z">
        <w:r>
          <w:t xml:space="preserve">For</w:t>
        </w:r>
      </w:ins>
      <w:ins w:id="3164" w:author="PR Preview" w:date="2026-01-01T00:00:00Z">
        <w:r>
          <w:t xml:space="preserve"> </w:t>
        </w:r>
      </w:ins>
      <w:ins w:id="3165" w:author="PR Preview" w:date="2026-01-01T00:00:00Z">
        <w:r>
          <w:t xml:space="preserve">$\mathord{\smash[b]{\underset{\raise.3ex\hbox{$\scriptstyle\sim$}}{\beta}}\vphantom{\beta}}= (2)$</w:t>
        </w:r>
      </w:ins>
      <w:ins w:id="3166" w:author="PR Preview" w:date="2026-01-01T00:00:00Z">
        <w:r>
          <w:t xml:space="preserve">,</w:t>
        </w:r>
      </w:ins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$\mathbf{X}\mathord{\smash[b]{\underset{\raise.3ex\hbox{$\scriptstyle\sim$}}{\beta}}\vphantom{\beta}}= {(2, 2)}^{\top}$</w:t>
        </w:r>
      </w:ins>
      <w:ins w:id="3169" w:author="PR Preview" w:date="2026-01-01T00:00:00Z">
        <w:r>
          <w:t xml:space="preserve">, so</w:t>
        </w:r>
      </w:ins>
    </w:p>
    <w:p>
      <w:pPr>
        <w:pStyle w:val="BodyText"/>
      </w:pPr>
      <w:ins w:id="3170" w:author="PR Preview" w:date="2026-01-01T00:00:00Z">
        <w:r>
  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  </w:r>
      </w:ins>
    </w:p>
    <w:p>
      <w:pPr>
        <w:pStyle w:val="FirstParagraph"/>
      </w:pPr>
      <w:ins w:id="3171" w:author="PR Preview" w:date="2026-01-01T00:00:00Z">
        <w:r>
          <w:t xml:space="preserve">the squared errors are</w:t>
        </w:r>
      </w:ins>
      <w:ins w:id="31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and</w:t>
        </w:r>
      </w:ins>
      <w:ins w:id="3175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3176" w:author="PR Preview" w:date="2026-01-01T00:00:00Z">
        <w:r>
          <w:t xml:space="preserve">,</w:t>
        </w:r>
      </w:ins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and the residual sum of squares is</w:t>
        </w:r>
      </w:ins>
      <w:ins w:id="317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3180" w:author="PR Preview" w:date="2026-01-01T00:00:00Z">
        <w:r>
          <w:t xml:space="preserve">.</w:t>
        </w:r>
      </w:ins>
      <w:ins w:id="3181" w:author="PR Preview" w:date="2026-01-01T00:00:00Z">
        <w:r>
          <w:t xml:space="preserve"> </w:t>
        </w:r>
      </w:ins>
      <w:ins w:id="3182" w:author="PR Preview" w:date="2026-01-01T00:00:00Z">
        <w:r>
          <w:t xml:space="preserve">For</w:t>
        </w:r>
      </w:ins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$\mathord{\smash[b]{\underset{\raise.3ex\hbox{$\scriptstyle\sim$}}{\beta}}\vphantom{\beta}}= (1)$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the residuals are</w:t>
        </w:r>
      </w:ins>
      <w:ins w:id="3187" w:author="PR Preview" w:date="2026-01-01T00:00:00Z">
        <w:r>
          <w:t xml:space="preserve"> </w:t>
        </w:r>
      </w:ins>
      <m:oMath>
        <m:r>
          <m:t>0</m:t>
        </m:r>
      </m:oMath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and</w:t>
        </w:r>
      </w:ins>
      <w:ins w:id="3190" w:author="PR Preview" w:date="2026-01-01T00:00:00Z">
        <w:r>
          <w:t xml:space="preserve"> </w:t>
        </w:r>
      </w:ins>
      <m:oMath>
        <m:r>
          <m:t>2</m:t>
        </m:r>
      </m:oMath>
      <w:ins w:id="3191" w:author="PR Preview" w:date="2026-01-01T00:00:00Z">
        <w:r>
          <w:t xml:space="preserve">,</w:t>
        </w:r>
      </w:ins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and the residual sum of squares is</w:t>
        </w:r>
      </w:ins>
      <w:ins w:id="319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ins w:id="3195" w:author="PR Preview" w:date="2026-01-01T00:00:00Z">
        <w:r>
          <w:t xml:space="preserve">.</w:t>
        </w:r>
      </w:ins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ins w:id="3196" w:author="PR Preview" w:date="2026-01-01T00:00:00Z">
        <w:r>
          <w:rPr>
            <w:b/>
            <w:bCs/>
          </w:rPr>
          <w:t xml:space="preserve">Theorem 9 (Vector chain rule)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Let</w:t>
        </w:r>
      </w:ins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$\mathord{\smash[b]{\underset{\raise.3ex\hbox{$\scriptstyle\sim$}}{x}}\vphantom{x}}$</w:t>
        </w:r>
      </w:ins>
      <w:ins w:id="3201" w:author="PR Preview" w:date="2026-01-01T00:00:00Z">
        <w:r>
          <w:t xml:space="preserve"> </w:t>
        </w:r>
      </w:ins>
      <w:ins w:id="3202" w:author="PR Preview" w:date="2026-01-01T00:00:00Z">
        <w:r>
          <w:t xml:space="preserve">be a</w:t>
        </w:r>
      </w:ins>
      <w:ins w:id="320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vector,</w:t>
        </w:r>
      </w:ins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let</w:t>
        </w:r>
      </w:ins>
      <w:ins w:id="3208" w:author="PR Preview" w:date="2026-01-01T00:00:00Z">
        <w:r>
          <w:t xml:space="preserve"> </w:t>
        </w:r>
      </w:ins>
      <w:ins w:id="3209" w:author="PR Preview" w:date="2026-01-01T00:00:00Z">
        <w:r>
  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  </w:r>
      </w:ins>
      <w:ins w:id="3210" w:author="PR Preview" w:date="2026-01-01T00:00:00Z">
        <w:r>
          <w:t xml:space="preserve"> </w:t>
        </w:r>
      </w:ins>
      <w:ins w:id="3211" w:author="PR Preview" w:date="2026-01-01T00:00:00Z">
        <w:r>
          <w:t xml:space="preserve">be a</w:t>
        </w:r>
      </w:ins>
      <w:ins w:id="321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vector-valued function of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$\mathord{\smash[b]{\underset{\raise.3ex\hbox{$\scriptstyle\sim$}}{x}}\vphantom{x}}$</w:t>
        </w:r>
      </w:ins>
      <w:ins w:id="3217" w:author="PR Preview" w:date="2026-01-01T00:00:00Z">
        <w:r>
          <w:t xml:space="preserve">,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and let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$z = f(\mathord{\smash[b]{\underset{\raise.3ex\hbox{$\scriptstyle\sim$}}{y}}\vphantom{y}})$</w:t>
        </w:r>
      </w:ins>
      <w:ins w:id="3222" w:author="PR Preview" w:date="2026-01-01T00:00:00Z">
        <w:r>
          <w:t xml:space="preserve"> </w:t>
        </w:r>
      </w:ins>
      <w:ins w:id="3223" w:author="PR Preview" w:date="2026-01-01T00:00:00Z">
        <w:r>
          <w:t xml:space="preserve">be a scalar-valued function of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$\mathord{\smash[b]{\underset{\raise.3ex\hbox{$\scriptstyle\sim$}}{y}}\vphantom{y}}$</w:t>
        </w:r>
      </w:ins>
      <w:ins w:id="3226" w:author="PR Preview" w:date="2026-01-01T00:00:00Z">
        <w:r>
          <w:t xml:space="preserve">,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where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$\mathord{\smash[b]{\underset{\raise.3ex\hbox{$\scriptstyle\sim$}}{g}}\vphantom{g}}$</w:t>
        </w:r>
      </w:ins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and</w:t>
        </w:r>
      </w:ins>
      <w:ins w:id="3233" w:author="PR Preview" w:date="2026-01-01T00:00:00Z">
        <w:r>
          <w:t xml:space="preserve"> </w:t>
        </w:r>
      </w:ins>
      <m:oMath>
        <m:r>
          <m:t>f</m:t>
        </m:r>
      </m:oMath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have continuous partial derivatives.</w:t>
        </w:r>
      </w:ins>
      <w:ins w:id="3236" w:author="PR Preview" w:date="2026-01-01T00:00:00Z">
        <w:r>
          <w:t xml:space="preserve"> </w:t>
        </w:r>
      </w:ins>
      <w:ins w:id="3237" w:author="PR Preview" w:date="2026-01-01T00:00:00Z">
        <w:r>
          <w:t xml:space="preserve">Then</w:t>
        </w:r>
      </w:ins>
      <w:ins w:id="3238" w:author="PR Preview" w:date="2026-01-01T00:00:00Z">
        <w:r>
          <w:t xml:space="preserve"> </w:t>
        </w:r>
      </w:ins>
      <w:ins w:id="3239" w:author="PR Preview" w:date="2026-01-01T00:00:00Z">
        <w:r>
          <w:t xml:space="preserve">$z = f(\mathord{\smash[b]{\underset{\raise.3ex\hbox{$\scriptstyle\sim$}}{g}}\vphantom{g}}(\mathord{\smash[b]{\underset{\raise.3ex\hbox{$\scriptstyle\sim$}}{x}}\vphantom{x}}))$</w:t>
        </w:r>
      </w:ins>
      <w:ins w:id="3240" w:author="PR Preview" w:date="2026-01-01T00:00:00Z">
        <w:r>
          <w:t xml:space="preserve">, as a function of</w:t>
        </w:r>
      </w:ins>
      <w:ins w:id="3241" w:author="PR Preview" w:date="2026-01-01T00:00:00Z">
        <w:r>
          <w:t xml:space="preserve"> </w:t>
        </w:r>
      </w:ins>
      <w:ins w:id="3242" w:author="PR Preview" w:date="2026-01-01T00:00:00Z">
        <w:r>
          <w:t xml:space="preserve">$\mathord{\smash[b]{\underset{\raise.3ex\hbox{$\scriptstyle\sim$}}{x}}\vphantom{x}}$</w:t>
        </w:r>
      </w:ins>
      <w:ins w:id="3243" w:author="PR Preview" w:date="2026-01-01T00:00:00Z">
        <w:r>
          <w:t xml:space="preserve">, satisfies</w:t>
        </w:r>
      </w:ins>
    </w:p>
    <w:p>
      <w:pPr>
        <w:pStyle w:val="BodyText"/>
      </w:pPr>
      <w:ins w:id="3244" w:author="PR Preview" w:date="2026-01-01T00:00:00Z">
        <w:r>
  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  </w:r>
      </w:ins>
    </w:p>
    <w:p>
      <w:pPr>
        <w:pStyle w:val="FirstParagraph"/>
      </w:pPr>
      <w:ins w:id="3245" w:author="PR Preview" w:date="2026-01-01T00:00:00Z">
        <w:r>
          <w:t xml:space="preserve">where</w:t>
        </w:r>
      </w:ins>
      <w:ins w:id="3246" w:author="PR Preview" w:date="2026-01-01T00:00:00Z">
        <w:r>
          <w:t xml:space="preserve"> </w:t>
        </w:r>
      </w:ins>
      <w:ins w:id="3247" w:author="PR Preview" w:date="2026-01-01T00:00:00Z">
        <w:r>
          <w:t xml:space="preserve">$\frac{\partial \mathord{\smash[b]{\underset{\raise.3ex\hbox{$\scriptstyle\sim$}}{y}}\vphantom{y}}}{\partial \mathord{\smash[b]{\underset{\raise.3ex\hbox{$\scriptstyle\sim$}}{x}}\vphantom{x}}}$</w:t>
        </w:r>
      </w:ins>
      <w:ins w:id="3248" w:author="PR Preview" w:date="2026-01-01T00:00:00Z">
        <w:r>
          <w:t xml:space="preserve"> </w:t>
        </w:r>
      </w:ins>
      <w:ins w:id="3249" w:author="PR Preview" w:date="2026-01-01T00:00:00Z">
        <w:r>
          <w:t xml:space="preserve">is the derivative of</w:t>
        </w:r>
      </w:ins>
      <w:ins w:id="3250" w:author="PR Preview" w:date="2026-01-01T00:00:00Z">
        <w:r>
          <w:t xml:space="preserve"> </w:t>
        </w:r>
      </w:ins>
      <w:hyperlink w:anchor="def-vector-valued-derivative">
        <w:ins w:id="325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252" w:author="PR Preview" w:date="2026-01-01T00:00:00Z">
        <w:r>
          <w:t xml:space="preserve"> </w:t>
        </w:r>
      </w:ins>
      <w:ins w:id="3253" w:author="PR Preview" w:date="2026-01-01T00:00:00Z">
        <w:r>
          <w:t xml:space="preserve">and</w:t>
        </w:r>
      </w:ins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$\frac{\partial z}{\partial \mathord{\smash[b]{\underset{\raise.3ex\hbox{$\scriptstyle\sim$}}{x}}\vphantom{x}}}$</w:t>
        </w:r>
      </w:ins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and</w:t>
        </w:r>
      </w:ins>
      <w:ins w:id="3258" w:author="PR Preview" w:date="2026-01-01T00:00:00Z">
        <w:r>
          <w:t xml:space="preserve"> </w:t>
        </w:r>
      </w:ins>
      <w:ins w:id="3259" w:author="PR Preview" w:date="2026-01-01T00:00:00Z">
        <w:r>
          <w:t xml:space="preserve">$\frac{\partial z}{\partial \mathord{\smash[b]{\underset{\raise.3ex\hbox{$\scriptstyle\sim$}}{y}}\vphantom{y}}}$</w:t>
        </w:r>
      </w:ins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are vector derivatives (</w:t>
        </w:r>
      </w:ins>
      <w:hyperlink w:anchor="def-vector-derivative">
        <w:ins w:id="326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263" w:author="PR Preview" w:date="2026-01-01T00:00:00Z">
        <w:r>
          <w:t xml:space="preserve">).</w:t>
        </w:r>
      </w:ins>
    </w:p>
    <w:bookmarkEnd w:id="103"/>
    <w:bookmarkStart w:id="105" w:name="rem-chain-vec-order"/>
    <w:p>
      <w:pPr>
        <w:pStyle w:val="BodyText"/>
      </w:pPr>
      <w:ins w:id="3264" w:author="PR Preview" w:date="2026-01-01T00:00:00Z">
        <w:r>
          <w:rPr>
            <w:i/>
            <w:iCs/>
          </w:rPr>
          <w:t xml:space="preserve">Remark 9</w:t>
        </w:r>
      </w:ins>
      <w:ins w:id="3265" w:author="PR Preview" w:date="2026-01-01T00:00:00Z">
        <w:r>
          <w:t xml:space="preserve"> (The order of the factors matters). </w:t>
        </w:r>
      </w:ins>
      <w:ins w:id="3266" w:author="PR Preview" w:date="2026-01-01T00:00:00Z">
        <w:r>
          <w:t xml:space="preserve">The vector chain rule (</w:t>
        </w:r>
      </w:ins>
      <w:hyperlink w:anchor="thm-chain-vec">
        <w:ins w:id="326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268" w:author="PR Preview" w:date="2026-01-01T00:00:00Z">
        <w:r>
          <w:t xml:space="preserve">) is like the univariate</w:t>
        </w:r>
      </w:ins>
      <w:ins w:id="3269" w:author="PR Preview" w:date="2026-01-01T00:00:00Z">
        <w:r>
          <w:t xml:space="preserve"> </w:t>
        </w:r>
      </w:ins>
      <w:hyperlink r:id="rId104">
        <w:ins w:id="3270" w:author="PR Preview" w:date="2026-01-01T00:00:00Z">
          <w:r>
            <w:rPr>
              <w:rStyle w:val="Hyperlink"/>
            </w:rPr>
            <w:t xml:space="preserve">chain rule</w:t>
          </w:r>
        </w:ins>
      </w:hyperlink>
      <w:ins w:id="3271" w:author="PR Preview" w:date="2026-01-01T00:00:00Z">
        <w:r>
          <w:t xml:space="preserve">,</w:t>
        </w:r>
      </w:ins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but the order matters now:</w:t>
        </w:r>
      </w:ins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$\frac{\partial \mathord{\smash[b]{\underset{\raise.3ex\hbox{$\scriptstyle\sim$}}{y}}\vphantom{y}}}{\partial \mathord{\smash[b]{\underset{\raise.3ex\hbox{$\scriptstyle\sim$}}{x}}\vphantom{x}}}$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is</w:t>
        </w:r>
      </w:ins>
      <w:ins w:id="32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3279" w:author="PR Preview" w:date="2026-01-01T00:00:00Z">
        <w:r>
          <w:t xml:space="preserve"> </w:t>
        </w:r>
      </w:ins>
      <w:ins w:id="3280" w:author="PR Preview" w:date="2026-01-01T00:00:00Z">
        <w:r>
          <w:t xml:space="preserve">and</w:t>
        </w:r>
      </w:ins>
      <w:ins w:id="3281" w:author="PR Preview" w:date="2026-01-01T00:00:00Z">
        <w:r>
          <w:t xml:space="preserve"> </w:t>
        </w:r>
      </w:ins>
      <w:ins w:id="3282" w:author="PR Preview" w:date="2026-01-01T00:00:00Z">
        <w:r>
          <w:t xml:space="preserve">$\frac{\partial z}{\partial \mathord{\smash[b]{\underset{\raise.3ex\hbox{$\scriptstyle\sim$}}{y}}\vphantom{y}}}$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is</w:t>
        </w:r>
      </w:ins>
      <w:ins w:id="328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3286" w:author="PR Preview" w:date="2026-01-01T00:00:00Z">
        <w:r>
          <w:t xml:space="preserve">,</w:t>
        </w:r>
      </w:ins>
      <w:ins w:id="3287" w:author="PR Preview" w:date="2026-01-01T00:00:00Z">
        <w:r>
          <w:t xml:space="preserve"> </w:t>
        </w:r>
      </w:ins>
      <w:ins w:id="3288" w:author="PR Preview" w:date="2026-01-01T00:00:00Z">
        <w:r>
          <w:t xml:space="preserve">so the product</w:t>
        </w:r>
      </w:ins>
      <w:ins w:id="3289" w:author="PR Preview" w:date="2026-01-01T00:00:00Z">
        <w:r>
          <w:t xml:space="preserve"> </w:t>
        </w:r>
      </w:ins>
      <w:ins w:id="3290" w:author="PR Preview" w:date="2026-01-01T00:00:00Z">
        <w:r>
  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  </w:r>
      </w:ins>
      <w:ins w:id="3291" w:author="PR Preview" w:date="2026-01-01T00:00:00Z">
        <w:r>
          <w:t xml:space="preserve"> </w:t>
        </w:r>
      </w:ins>
      <w:ins w:id="3292" w:author="PR Preview" w:date="2026-01-01T00:00:00Z">
        <w:r>
          <w:t xml:space="preserve">in the other order</w:t>
        </w:r>
      </w:ins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is not even defined unless</w:t>
        </w:r>
      </w:ins>
      <w:ins w:id="32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3296" w:author="PR Preview" w:date="2026-01-01T00:00:00Z">
        <w:r>
          <w:t xml:space="preserve">.</w:t>
        </w:r>
      </w:ins>
    </w:p>
    <w:p>
      <w:pPr>
        <w:pStyle w:val="BodyText"/>
      </w:pPr>
      <w:ins w:id="3297" w:author="PR Preview" w:date="2026-01-01T00:00:00Z">
        <w:r>
          <w:t xml:space="preserve">The version presented here is for the gradient (</w:t>
        </w:r>
      </w:ins>
      <w:hyperlink w:anchor="def-vector-derivative">
        <w:ins w:id="329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299" w:author="PR Preview" w:date="2026-01-01T00:00:00Z">
        <w:r>
          <w:t xml:space="preserve">), a column vector.</w:t>
        </w:r>
      </w:ins>
      <w:ins w:id="3300" w:author="PR Preview" w:date="2026-01-01T00:00:00Z">
        <w:r>
          <w:t xml:space="preserve"> </w:t>
        </w:r>
      </w:ins>
      <w:ins w:id="3301" w:author="PR Preview" w:date="2026-01-01T00:00:00Z">
        <w:r>
          <w:t xml:space="preserve">The total derivative (</w:t>
        </w:r>
      </w:ins>
      <w:hyperlink w:anchor="def-row-vector-derivative">
        <w:ins w:id="330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303" w:author="PR Preview" w:date="2026-01-01T00:00:00Z">
        <w:r>
          <w:t xml:space="preserve">), a row vector,</w:t>
        </w:r>
      </w:ins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is the transpose of the gradient (</w:t>
        </w:r>
      </w:ins>
      <w:hyperlink w:anchor="thm-row-deriv-tp-col-deriv">
        <w:ins w:id="330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307" w:author="PR Preview" w:date="2026-01-01T00:00:00Z">
        <w:r>
          <w:t xml:space="preserve">),</w:t>
        </w:r>
      </w:ins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and transposing both sides gives</w:t>
        </w:r>
      </w:ins>
      <w:ins w:id="3310" w:author="PR Preview" w:date="2026-01-01T00:00:00Z">
        <w:r>
          <w:t xml:space="preserve"> </w:t>
        </w:r>
      </w:ins>
      <w:ins w:id="3311" w:author="PR Preview" w:date="2026-01-01T00:00:00Z">
        <w:r>
  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  </w:r>
      </w:ins>
      <w:ins w:id="3312" w:author="PR Preview" w:date="2026-01-01T00:00:00Z">
        <w:r>
          <w:t xml:space="preserve">,</w:t>
        </w:r>
      </w:ins>
      <w:ins w:id="3313" w:author="PR Preview" w:date="2026-01-01T00:00:00Z">
        <w:r>
          <w:t xml:space="preserve"> </w:t>
        </w:r>
      </w:ins>
      <w:ins w:id="3314" w:author="PR Preview" w:date="2026-01-01T00:00:00Z">
        <w:r>
          <w:t xml:space="preserve">with the factors in the reverse order;</w:t>
        </w:r>
      </w:ins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there</w:t>
        </w:r>
      </w:ins>
      <w:ins w:id="3317" w:author="PR Preview" w:date="2026-01-01T00:00:00Z">
        <w:r>
          <w:t xml:space="preserve"> </w:t>
        </w:r>
      </w:ins>
      <w:ins w:id="3318" w:author="PR Preview" w:date="2026-01-01T00:00:00Z">
        <w:r>
  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  </w:r>
      </w:ins>
      <w:ins w:id="3319" w:author="PR Preview" w:date="2026-01-01T00:00:00Z">
        <w:r>
          <w:t xml:space="preserve"> </w:t>
        </w:r>
      </w:ins>
      <w:ins w:id="3320" w:author="PR Preview" w:date="2026-01-01T00:00:00Z">
        <w:r>
          <w:t xml:space="preserve">is the Jacobian matrix of</w:t>
        </w:r>
      </w:ins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$\mathord{\smash[b]{\underset{\raise.3ex\hbox{$\scriptstyle\sim$}}{y}}\vphantom{y}}$</w:t>
        </w:r>
      </w:ins>
      <w:ins w:id="3323" w:author="PR Preview" w:date="2026-01-01T00:00:00Z">
        <w:r>
          <w:t xml:space="preserve"> </w:t>
        </w:r>
      </w:ins>
      <w:ins w:id="3324" w:author="PR Preview" w:date="2026-01-01T00:00:00Z">
        <w:r>
          <w:t xml:space="preserve">as a function of</w:t>
        </w:r>
      </w:ins>
      <w:ins w:id="3325" w:author="PR Preview" w:date="2026-01-01T00:00:00Z">
        <w:r>
          <w:t xml:space="preserve"> </w:t>
        </w:r>
      </w:ins>
      <w:ins w:id="3326" w:author="PR Preview" w:date="2026-01-01T00:00:00Z">
        <w:r>
          <w:t xml:space="preserve">$\mathord{\smash[b]{\underset{\raise.3ex\hbox{$\scriptstyle\sim$}}{x}}\vphantom{x}}$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(</w:t>
        </w:r>
      </w:ins>
      <w:hyperlink w:anchor="def-jacobian-matrix">
        <w:ins w:id="332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330" w:author="PR Preview" w:date="2026-01-01T00:00:00Z">
        <w:r>
          <w:t xml:space="preserve">).</w:t>
        </w:r>
      </w:ins>
    </w:p>
    <w:bookmarkEnd w:id="105"/>
    <w:bookmarkStart w:id="106" w:name="exm-chain-vec"/>
    <w:p>
      <w:pPr>
        <w:pStyle w:val="BodyText"/>
      </w:pPr>
      <w:ins w:id="3331" w:author="PR Preview" w:date="2026-01-01T00:00:00Z">
        <w:r>
          <w:rPr>
            <w:b/>
            <w:bCs/>
          </w:rPr>
          <w:t xml:space="preserve">Example 19 (Applying the vector chain rule)</w:t>
        </w:r>
      </w:ins>
      <w:ins w:id="3332" w:author="PR Preview" w:date="2026-01-01T00:00:00Z">
        <w:r>
          <w:t xml:space="preserve"> </w:t>
        </w:r>
      </w:ins>
      <w:ins w:id="3333" w:author="PR Preview" w:date="2026-01-01T00:00:00Z">
        <w:r>
          <w:t xml:space="preserve">Let</w:t>
        </w:r>
      </w:ins>
      <w:ins w:id="3334" w:author="PR Preview" w:date="2026-01-01T00:00:00Z">
        <w:r>
          <w:t xml:space="preserve"> </w:t>
        </w:r>
      </w:ins>
      <w:ins w:id="3335" w:author="PR Preview" w:date="2026-01-01T00:00:00Z">
        <w:r>
          <w:t xml:space="preserve">$\mathord{\smash[b]{\underset{\raise.3ex\hbox{$\scriptstyle\sim$}}{x}}\vphantom{x}}= {(x_1, x_2)}^{\top}$</w:t>
        </w:r>
      </w:ins>
      <w:ins w:id="3336" w:author="PR Preview" w:date="2026-01-01T00:00:00Z">
        <w:r>
          <w:t xml:space="preserve">,</w:t>
        </w:r>
      </w:ins>
    </w:p>
    <w:p>
      <w:pPr>
        <w:pStyle w:val="BodyText"/>
      </w:pPr>
      <w:ins w:id="3337" w:author="PR Preview" w:date="2026-01-01T00:00:00Z">
        <w:r>
  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3338" w:author="PR Preview" w:date="2026-01-01T00:00:00Z">
        <w:r>
          <w:t xml:space="preserve">$$
    \begin{aligned}
    z &amp;= f(\mathord{\smash[b]{\underset{\raise.3ex\hbox{$\scriptstyle\sim$}}{y}}\vphantom{y}}) \\
    &amp;= y_1^2 + y_2.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BodyText"/>
      </w:pPr>
      <w:ins w:id="3339" w:author="PR Preview" w:date="2026-01-01T00:00:00Z">
        <w:r>
  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  </w:r>
      </w:ins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del w:id="3340" w:author="PR Preview" w:date="2026-01-01T00:00:00Z">
        <w:r>
          <w:rPr>
            <w:b/>
            <w:bCs/>
          </w:rPr>
          <w:delText xml:space="preserve">Corollary 4 (Vector chain rule for quadratic forms)</w:delText>
        </w:r>
      </w:del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If</w:delText>
        </w:r>
      </w:del>
      <w:del w:id="3343" w:author="PR Preview" w:date="2026-01-01T00:00:00Z">
        <w:r>
          <w:delText xml:space="preserve"> </w:delText>
        </w:r>
      </w:del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is an</w:delText>
        </w:r>
      </w:del>
      <w:del w:id="334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vector-valued function</w:delText>
        </w:r>
      </w:del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of the</w:delText>
        </w:r>
      </w:del>
      <w:del w:id="33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352" w:author="PR Preview" w:date="2026-01-01T00:00:00Z">
        <w:r>
          <w:delText xml:space="preserve"> </w:delText>
        </w:r>
      </w:del>
      <w:del w:id="3353" w:author="PR Preview" w:date="2026-01-01T00:00:00Z">
        <w:r>
          <w:delText xml:space="preserve">vector</w:delText>
        </w:r>
      </w:del>
      <w:del w:id="3354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55" w:author="PR Preview" w:date="2026-01-01T00:00:00Z">
        <w:r>
          <w:delText xml:space="preserve">,</w:delText>
        </w:r>
      </w:del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delText xml:space="preserve">with continuous partial derivatives, then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3358" w:author="PR Preview" w:date="2026-01-01T00:00:00Z">
        <w:r>
          <w:rPr>
            <w:i/>
            <w:iCs/>
          </w:rPr>
          <w:delText xml:space="preserve">Proof</w:delText>
        </w:r>
      </w:del>
      <w:del w:id="3359" w:author="PR Preview" w:date="2026-01-01T00:00:00Z">
        <w:r>
          <w:delText xml:space="preserve">. </w:delText>
        </w:r>
      </w:del>
      <w:del w:id="3360" w:author="PR Preview" w:date="2026-01-01T00:00:00Z">
        <w:r>
          <w:delText xml:space="preserve">Apply</w:delText>
        </w:r>
      </w:del>
      <w:del w:id="3361" w:author="PR Preview" w:date="2026-01-01T00:00:00Z">
        <w:r>
          <w:delText xml:space="preserve"> </w:delText>
        </w:r>
      </w:del>
      <w:hyperlink w:anchor="thm-chain-vec">
        <w:del w:id="336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363" w:author="PR Preview" w:date="2026-01-01T00:00:00Z">
        <w:r>
          <w:delText xml:space="preserve"> </w:delText>
        </w:r>
      </w:del>
      <w:del w:id="3364" w:author="PR Preview" w:date="2026-01-01T00:00:00Z">
        <w:r>
          <w:delText xml:space="preserve">with</w:delText>
        </w:r>
      </w:del>
      <w:del w:id="33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66" w:author="PR Preview" w:date="2026-01-01T00:00:00Z">
        <w:r>
          <w:delText xml:space="preserve">,</w:delText>
        </w:r>
      </w:del>
      <w:del w:id="336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68" w:author="PR Preview" w:date="2026-01-01T00:00:00Z">
        <w:r>
          <w:delText xml:space="preserve">,</w:delText>
        </w:r>
      </w:del>
      <w:del w:id="336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n</m:t>
        </m:r>
      </m:oMath>
      <w:del w:id="3370" w:author="PR Preview" w:date="2026-01-01T00:00:00Z">
        <w:r>
          <w:delText xml:space="preserve">,</w:delText>
        </w:r>
      </w:del>
      <w:del w:id="3371" w:author="PR Preview" w:date="2026-01-01T00:00:00Z">
        <w:r>
          <w:delText xml:space="preserve"> </w:delText>
        </w:r>
      </w:del>
      <w:del w:id="3372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73" w:author="PR Preview" w:date="2026-01-01T00:00:00Z">
        <w:r>
          <w:delText xml:space="preserve">The second step is</w:delText>
        </w:r>
      </w:del>
      <w:del w:id="3374" w:author="PR Preview" w:date="2026-01-01T00:00:00Z">
        <w:r>
          <w:delText xml:space="preserve"> </w:delText>
        </w:r>
      </w:del>
      <w:hyperlink w:anchor="cor-deriv-normsq">
        <w:del w:id="3375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3376" w:author="PR Preview" w:date="2026-01-01T00:00:00Z">
        <w:r>
          <w:delText xml:space="preserve">,</w:delText>
        </w:r>
      </w:del>
      <w:del w:id="3377" w:author="PR Preview" w:date="2026-01-01T00:00:00Z">
        <w:r>
          <w:delText xml:space="preserve"> </w:delText>
        </w:r>
      </w:del>
      <w:del w:id="3378" w:author="PR Preview" w:date="2026-01-01T00:00:00Z">
        <w:r>
          <w:delText xml:space="preserve">applied to the</w:delText>
        </w:r>
      </w:del>
      <w:del w:id="33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3380" w:author="PR Preview" w:date="2026-01-01T00:00:00Z">
        <w:r>
          <w:delText xml:space="preserve"> </w:delText>
        </w:r>
      </w:del>
      <w:del w:id="3381" w:author="PR Preview" w:date="2026-01-01T00:00:00Z">
        <w:r>
          <w:delText xml:space="preserve">vector</w:delText>
        </w:r>
      </w:del>
      <w:del w:id="3382" w:author="PR Preview" w:date="2026-01-01T00:00:00Z">
        <w:r>
          <w:delText xml:space="preserve"> </w:delText>
        </w:r>
      </w:del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3" w:author="PR Preview" w:date="2026-01-01T00:00:00Z">
        <w:r>
          <w:delText xml:space="preserve"> </w:delText>
        </w:r>
      </w:del>
      <w:del w:id="3384" w:author="PR Preview" w:date="2026-01-01T00:00:00Z">
        <w:r>
          <w:delText xml:space="preserve">in place of</w:delText>
        </w:r>
      </w:del>
      <w:del w:id="338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86" w:author="PR Preview" w:date="2026-01-01T00:00:00Z">
        <w:r>
          <w:delText xml:space="preserve">.</w:delText>
        </w:r>
      </w:del>
    </w:p>
    <w:p>
      <w:pPr>
        <w:pStyle w:val="BodyText"/>
      </w:pPr>
      <w:del w:id="3387" w:author="PR Preview" w:date="2026-01-01T00:00:00Z">
        <w:r>
          <w:rPr>
            <w:b/>
            <w:bCs/>
          </w:rPr>
          <w:delText xml:space="preserve">Example 20 (Derivative of the residual sum of squares)</w:delText>
        </w:r>
      </w:del>
      <w:del w:id="3388" w:author="PR Preview" w:date="2026-01-01T00:00:00Z">
        <w:r>
          <w:delText xml:space="preserve"> </w:delText>
        </w:r>
      </w:del>
      <w:del w:id="3389" w:author="PR Preview" w:date="2026-01-01T00:00:00Z">
        <w:r>
          <w:delText xml:space="preserve">Let</w:delText>
        </w:r>
      </w:del>
      <w:del w:id="339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3393" w:author="PR Preview" w:date="2026-01-01T00:00:00Z">
        <w:r>
          <w:delText xml:space="preserve">) and</w:delText>
        </w:r>
      </w:del>
      <w:del w:id="339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3397" w:author="PR Preview" w:date="2026-01-01T00:00:00Z">
        <w:r>
          <w:delText xml:space="preserve">) be constant with respect to</w:delText>
        </w:r>
      </w:del>
      <w:del w:id="3398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99" w:author="PR Preview" w:date="2026-01-01T00:00:00Z">
        <w:r>
          <w:delText xml:space="preserve">,</w:delText>
        </w:r>
      </w:del>
      <w:del w:id="3400" w:author="PR Preview" w:date="2026-01-01T00:00:00Z">
        <w:r>
          <w:delText xml:space="preserve"> </w:delText>
        </w:r>
      </w:del>
      <w:del w:id="3401" w:author="PR Preview" w:date="2026-01-01T00:00:00Z">
        <w:r>
          <w:delText xml:space="preserve">and let</w:delText>
        </w:r>
      </w:del>
      <w:del w:id="3402" w:author="PR Preview" w:date="2026-01-01T00:00:00Z">
        <w:r>
          <w:delText xml:space="preserve"> </w:delText>
        </w:r>
      </w:del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be the residual vector (</w:delText>
        </w:r>
      </w:del>
      <w:hyperlink w:anchor="def-residual">
        <w:del w:id="3405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406" w:author="PR Preview" w:date="2026-01-01T00:00:00Z">
        <w:r>
          <w:delText xml:space="preserve">).</w:delText>
        </w:r>
      </w:del>
      <w:del w:id="3407" w:author="PR Preview" w:date="2026-01-01T00:00:00Z">
        <w:r>
          <w:delText xml:space="preserve"> </w:delText>
        </w:r>
      </w:del>
      <w:del w:id="3408" w:author="PR Preview" w:date="2026-01-01T00:00:00Z">
        <w:r>
          <w:delText xml:space="preserve">By</w:delText>
        </w:r>
      </w:del>
      <w:del w:id="3409" w:author="PR Preview" w:date="2026-01-01T00:00:00Z">
        <w:r>
          <w:delText xml:space="preserve"> </w:delText>
        </w:r>
      </w:del>
      <w:hyperlink w:anchor="thm-deriv-linear-map">
        <w:del w:id="341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411" w:author="PR Preview" w:date="2026-01-01T00:00:00Z">
        <w:r>
          <w:delText xml:space="preserve">,</w:delText>
        </w:r>
      </w:del>
      <w:del w:id="341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13" w:author="PR Preview" w:date="2026-01-01T00:00:00Z">
        <w:r>
          <w:delText xml:space="preserve">,</w:delText>
        </w:r>
      </w:del>
      <w:del w:id="3414" w:author="PR Preview" w:date="2026-01-01T00:00:00Z">
        <w:r>
          <w:delText xml:space="preserve"> </w:delText>
        </w:r>
      </w:del>
      <w:del w:id="3415" w:author="PR Preview" w:date="2026-01-01T00:00:00Z">
        <w:r>
          <w:delText xml:space="preserve">and</w:delText>
        </w:r>
      </w:del>
      <w:del w:id="341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because</w:delText>
        </w:r>
      </w:del>
      <w:del w:id="341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20" w:author="PR Preview" w:date="2026-01-01T00:00:00Z">
        <w:r>
          <w:delText xml:space="preserve"> </w:delText>
        </w:r>
      </w:del>
      <w:del w:id="3421" w:author="PR Preview" w:date="2026-01-01T00:00:00Z">
        <w:r>
          <w:delText xml:space="preserve">is constant,</w:delText>
        </w:r>
      </w:del>
      <w:del w:id="3422" w:author="PR Preview" w:date="2026-01-01T00:00:00Z">
        <w:r>
          <w:delText xml:space="preserve"> </w:delText>
        </w:r>
      </w:del>
      <w:del w:id="3423" w:author="PR Preview" w:date="2026-01-01T00:00:00Z">
        <w:r>
          <w:delText xml:space="preserve">so</w:delText>
        </w:r>
      </w:del>
      <w:del w:id="34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25" w:author="PR Preview" w:date="2026-01-01T00:00:00Z">
        <w:r>
          <w:delText xml:space="preserve"> </w:delText>
        </w:r>
      </w:del>
      <w:del w:id="3426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×</m:t>
        </m:r>
        <m:r>
          <m:t>n</m:t>
        </m:r>
      </m:oMath>
      <w:del w:id="3427" w:author="PR Preview" w:date="2026-01-01T00:00:00Z">
        <w:r>
          <w:delText xml:space="preserve">).</w:delText>
        </w:r>
      </w:del>
      <w:del w:id="3428" w:author="PR Preview" w:date="2026-01-01T00:00:00Z">
        <w:r>
          <w:delText xml:space="preserve"> </w:delText>
        </w:r>
      </w:del>
      <w:del w:id="3429" w:author="PR Preview" w:date="2026-01-01T00:00:00Z">
        <w:r>
          <w:delText xml:space="preserve">By</w:delText>
        </w:r>
      </w:del>
      <w:del w:id="3430" w:author="PR Preview" w:date="2026-01-01T00:00:00Z">
        <w:r>
          <w:delText xml:space="preserve"> </w:delText>
        </w:r>
      </w:del>
      <w:hyperlink w:anchor="cor-chain-qf">
        <w:del w:id="3431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343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433" w:author="PR Preview" w:date="2026-01-01T00:00:00Z">
        <w:r>
          <w:delText xml:space="preserve">Setting this</w:delText>
        </w:r>
      </w:del>
      <w:del w:id="34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vector to</w:delText>
        </w:r>
      </w:del>
      <w:del w:id="343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38" w:author="PR Preview" w:date="2026-01-01T00:00:00Z">
        <w:r>
          <w:delText xml:space="preserve"> </w:delText>
        </w:r>
      </w:del>
      <w:del w:id="3439" w:author="PR Preview" w:date="2026-01-01T00:00:00Z">
        <w:r>
          <w:delText xml:space="preserve">gives the normal equations</w:delText>
        </w:r>
      </w:del>
      <w:del w:id="344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1" w:author="PR Preview" w:date="2026-01-01T00:00:00Z">
        <w:r>
          <w:delText xml:space="preserve"> </w:delText>
        </w:r>
      </w:del>
      <w:del w:id="3442" w:author="PR Preview" w:date="2026-01-01T00:00:00Z">
        <w:r>
          <w:delText xml:space="preserve">of least squares.</w:delText>
        </w:r>
      </w:del>
    </w:p>
    <w:p>
      <w:pPr>
        <w:pStyle w:val="BodyText"/>
      </w:pPr>
      <w:ins w:id="3443" w:author="PR Preview" w:date="2026-01-01T00:00:00Z">
        <w:r>
          <w:rPr>
            <w:b/>
            <w:bCs/>
          </w:rPr>
          <w:t xml:space="preserve">Corollary 4 (Vector chain rule for quadratic forms)</w:t>
        </w:r>
      </w:ins>
      <w:ins w:id="3444" w:author="PR Preview" w:date="2026-01-01T00:00:00Z">
        <w:r>
          <w:t xml:space="preserve"> </w:t>
        </w:r>
      </w:ins>
      <w:ins w:id="3445" w:author="PR Preview" w:date="2026-01-01T00:00:00Z">
        <w:r>
          <w:t xml:space="preserve">If</w:t>
        </w:r>
      </w:ins>
      <w:ins w:id="3446" w:author="PR Preview" w:date="2026-01-01T00:00:00Z">
        <w:r>
          <w:t xml:space="preserve"> </w:t>
        </w:r>
      </w:ins>
      <w:ins w:id="3447" w:author="PR Preview" w:date="2026-01-01T00:00:00Z">
        <w:r>
  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  </w:r>
      </w:ins>
      <w:ins w:id="3448" w:author="PR Preview" w:date="2026-01-01T00:00:00Z">
        <w:r>
          <w:t xml:space="preserve"> </w:t>
        </w:r>
      </w:ins>
      <w:ins w:id="3449" w:author="PR Preview" w:date="2026-01-01T00:00:00Z">
        <w:r>
          <w:t xml:space="preserve">is an</w:t>
        </w:r>
      </w:ins>
      <w:ins w:id="34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3451" w:author="PR Preview" w:date="2026-01-01T00:00:00Z">
        <w:r>
          <w:t xml:space="preserve"> </w:t>
        </w:r>
      </w:ins>
      <w:ins w:id="3452" w:author="PR Preview" w:date="2026-01-01T00:00:00Z">
        <w:r>
          <w:t xml:space="preserve">vector-valued function</w:t>
        </w:r>
      </w:ins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of the</w:t>
        </w:r>
      </w:ins>
      <w:ins w:id="34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456" w:author="PR Preview" w:date="2026-01-01T00:00:00Z">
        <w:r>
          <w:t xml:space="preserve"> </w:t>
        </w:r>
      </w:ins>
      <w:ins w:id="3457" w:author="PR Preview" w:date="2026-01-01T00:00:00Z">
        <w:r>
          <w:t xml:space="preserve">vector</w:t>
        </w:r>
      </w:ins>
      <w:ins w:id="3458" w:author="PR Preview" w:date="2026-01-01T00:00:00Z">
        <w:r>
          <w:t xml:space="preserve"> </w:t>
        </w:r>
      </w:ins>
      <w:ins w:id="3459" w:author="PR Preview" w:date="2026-01-01T00:00:00Z">
        <w:r>
          <w:t xml:space="preserve">$\mathord{\smash[b]{\underset{\raise.3ex\hbox{$\scriptstyle\sim$}}{\beta}}\vphantom{\beta}}$</w:t>
        </w:r>
      </w:ins>
      <w:ins w:id="3460" w:author="PR Preview" w:date="2026-01-01T00:00:00Z">
        <w:r>
          <w:t xml:space="preserve">,</w:t>
        </w:r>
      </w:ins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with continuous partial derivatives, then</w:t>
        </w:r>
      </w:ins>
    </w:p>
    <w:p>
      <w:pPr>
        <w:pStyle w:val="BodyText"/>
      </w:pPr>
      <w:ins w:id="3463" w:author="PR Preview" w:date="2026-01-01T00:00:00Z">
        <w:r>
  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  </w:r>
      </w:ins>
    </w:p>
    <w:bookmarkEnd w:id="107"/>
    <w:p>
      <w:pPr>
        <w:pStyle w:val="FirstParagraph"/>
      </w:pPr>
      <w:ins w:id="3464" w:author="PR Preview" w:date="2026-01-01T00:00:00Z">
        <w:r>
          <w:rPr>
            <w:i/>
            <w:iCs/>
          </w:rPr>
          <w:t xml:space="preserve">Proof</w:t>
        </w:r>
      </w:ins>
      <w:ins w:id="3465" w:author="PR Preview" w:date="2026-01-01T00:00:00Z">
        <w:r>
          <w:t xml:space="preserve">. </w:t>
        </w:r>
      </w:ins>
      <w:ins w:id="3466" w:author="PR Preview" w:date="2026-01-01T00:00:00Z">
        <w:r>
          <w:t xml:space="preserve">Apply</w:t>
        </w:r>
      </w:ins>
      <w:ins w:id="3467" w:author="PR Preview" w:date="2026-01-01T00:00:00Z">
        <w:r>
          <w:t xml:space="preserve"> </w:t>
        </w:r>
      </w:ins>
      <w:hyperlink w:anchor="thm-chain-vec">
        <w:ins w:id="3468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with</w:t>
        </w:r>
      </w:ins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$\mathord{\smash[b]{\underset{\raise.3ex\hbox{$\scriptstyle\sim$}}{x}}\vphantom{x}}= \mathord{\smash[b]{\underset{\raise.3ex\hbox{$\scriptstyle\sim$}}{\beta}}\vphantom{\beta}}$</w:t>
        </w:r>
      </w:ins>
      <w:ins w:id="3473" w:author="PR Preview" w:date="2026-01-01T00:00:00Z">
        <w:r>
          <w:t xml:space="preserve">,</w:t>
        </w:r>
      </w:ins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$\mathord{\smash[b]{\underset{\raise.3ex\hbox{$\scriptstyle\sim$}}{y}}\vphantom{y}}= \mathord{\smash[b]{\underset{\raise.3ex\hbox{$\scriptstyle\sim$}}{\varepsilon}}\vphantom{\varepsilon}}$</w:t>
        </w:r>
      </w:ins>
      <w:ins w:id="3476" w:author="PR Preview" w:date="2026-01-01T00:00:00Z">
        <w:r>
          <w:t xml:space="preserve">,</w:t>
        </w:r>
      </w:ins>
      <w:ins w:id="347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n</m:t>
        </m:r>
      </m:oMath>
      <w:ins w:id="3478" w:author="PR Preview" w:date="2026-01-01T00:00:00Z">
        <w:r>
          <w:t xml:space="preserve">,</w:t>
        </w:r>
      </w:ins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and</w:t>
        </w:r>
      </w:ins>
    </w:p>
    <w:p>
      <w:pPr>
        <w:pStyle w:val="BodyText"/>
      </w:pPr>
      <w:ins w:id="3481" w:author="PR Preview" w:date="2026-01-01T00:00:00Z">
        <w:r>
  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  </w:r>
      </w:ins>
    </w:p>
    <w:p>
      <w:pPr>
        <w:pStyle w:val="FirstParagraph"/>
      </w:pPr>
      <w:ins w:id="3482" w:author="PR Preview" w:date="2026-01-01T00:00:00Z">
        <w:r>
  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  </w:r>
      </w:ins>
    </w:p>
    <w:p>
      <w:pPr>
        <w:pStyle w:val="FirstParagraph"/>
      </w:pPr>
      <w:ins w:id="3483" w:author="PR Preview" w:date="2026-01-01T00:00:00Z">
        <w:r>
          <w:t xml:space="preserve">The second step is</w:t>
        </w:r>
      </w:ins>
      <w:ins w:id="3484" w:author="PR Preview" w:date="2026-01-01T00:00:00Z">
        <w:r>
          <w:t xml:space="preserve"> </w:t>
        </w:r>
      </w:ins>
      <w:hyperlink w:anchor="cor-deriv-normsq">
        <w:ins w:id="348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3486" w:author="PR Preview" w:date="2026-01-01T00:00:00Z">
        <w:r>
          <w:t xml:space="preserve">,</w:t>
        </w:r>
      </w:ins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applied to the</w:t>
        </w:r>
      </w:ins>
      <w:ins w:id="348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vector</w:t>
        </w:r>
      </w:ins>
      <w:ins w:id="3492" w:author="PR Preview" w:date="2026-01-01T00:00:00Z">
        <w:r>
          <w:t xml:space="preserve"> </w:t>
        </w:r>
      </w:ins>
      <w:ins w:id="3493" w:author="PR Preview" w:date="2026-01-01T00:00:00Z">
        <w:r>
          <w:t xml:space="preserve">$\mathord{\smash[b]{\underset{\raise.3ex\hbox{$\scriptstyle\sim$}}{\varepsilon}}\vphantom{\varepsilon}}$</w:t>
        </w:r>
      </w:ins>
      <w:ins w:id="3494" w:author="PR Preview" w:date="2026-01-01T00:00:00Z">
        <w:r>
          <w:t xml:space="preserve"> </w:t>
        </w:r>
      </w:ins>
      <w:ins w:id="3495" w:author="PR Preview" w:date="2026-01-01T00:00:00Z">
        <w:r>
          <w:t xml:space="preserve">in place of</w:t>
        </w:r>
      </w:ins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$\mathord{\smash[b]{\underset{\raise.3ex\hbox{$\scriptstyle\sim$}}{\beta}}\vphantom{\beta}}$</w:t>
        </w:r>
      </w:ins>
      <w:ins w:id="3498" w:author="PR Preview" w:date="2026-01-01T00:00:00Z">
        <w:r>
          <w:t xml:space="preserve">.</w:t>
        </w:r>
      </w:ins>
    </w:p>
    <w:bookmarkStart w:id="108" w:name="exm-chain-qf-residuals"/>
    <w:p>
      <w:pPr>
        <w:pStyle w:val="BodyText"/>
      </w:pPr>
      <w:ins w:id="3499" w:author="PR Preview" w:date="2026-01-01T00:00:00Z">
        <w:r>
          <w:rPr>
            <w:b/>
            <w:bCs/>
          </w:rPr>
          <w:t xml:space="preserve">Example 20 (Derivative of the residual sum of squares)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Let</w:t>
        </w:r>
      </w:ins>
      <w:ins w:id="3502" w:author="PR Preview" w:date="2026-01-01T00:00:00Z">
        <w:r>
          <w:t xml:space="preserve"> </w:t>
        </w:r>
      </w:ins>
      <w:ins w:id="3503" w:author="PR Preview" w:date="2026-01-01T00:00:00Z">
        <w:r>
          <w:t xml:space="preserve">$\mathord{\smash[b]{\underset{\raise.3ex\hbox{$\scriptstyle\sim$}}{y}}\vphantom{y}}$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3506" w:author="PR Preview" w:date="2026-01-01T00:00:00Z">
        <w:r>
          <w:t xml:space="preserve">) and</w:t>
        </w:r>
      </w:ins>
      <w:ins w:id="350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510" w:author="PR Preview" w:date="2026-01-01T00:00:00Z">
        <w:r>
          <w:t xml:space="preserve">) be constant with respect to</w:t>
        </w:r>
      </w:ins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$\mathord{\smash[b]{\underset{\raise.3ex\hbox{$\scriptstyle\sim$}}{\beta}}\vphantom{\beta}}$</w:t>
        </w:r>
      </w:ins>
      <w:ins w:id="3513" w:author="PR Preview" w:date="2026-01-01T00:00:00Z">
        <w:r>
          <w:t xml:space="preserve">,</w:t>
        </w:r>
      </w:ins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and let</w:t>
        </w:r>
      </w:ins>
      <w:ins w:id="3516" w:author="PR Preview" w:date="2026-01-01T00:00:00Z">
        <w:r>
          <w:t xml:space="preserve"> </w:t>
        </w:r>
      </w:ins>
      <w:ins w:id="3517" w:author="PR Preview" w:date="2026-01-01T00:00:00Z">
        <w:r>
  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  </w:r>
      </w:ins>
      <w:ins w:id="3518" w:author="PR Preview" w:date="2026-01-01T00:00:00Z">
        <w:r>
          <w:t xml:space="preserve"> </w:t>
        </w:r>
      </w:ins>
      <w:ins w:id="3519" w:author="PR Preview" w:date="2026-01-01T00:00:00Z">
        <w:r>
          <w:t xml:space="preserve">be the residual vector (</w:t>
        </w:r>
      </w:ins>
      <w:hyperlink w:anchor="def-residual">
        <w:ins w:id="352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521" w:author="PR Preview" w:date="2026-01-01T00:00:00Z">
        <w:r>
          <w:t xml:space="preserve">).</w:t>
        </w:r>
      </w:ins>
      <w:ins w:id="3522" w:author="PR Preview" w:date="2026-01-01T00:00:00Z">
        <w:r>
          <w:t xml:space="preserve"> </w:t>
        </w:r>
      </w:ins>
      <w:ins w:id="3523" w:author="PR Preview" w:date="2026-01-01T00:00:00Z">
        <w:r>
          <w:t xml:space="preserve">By</w:t>
        </w:r>
      </w:ins>
      <w:ins w:id="3524" w:author="PR Preview" w:date="2026-01-01T00:00:00Z">
        <w:r>
          <w:t xml:space="preserve"> </w:t>
        </w:r>
      </w:ins>
      <w:hyperlink w:anchor="thm-deriv-linear-map">
        <w:ins w:id="352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526" w:author="PR Preview" w:date="2026-01-01T00:00:00Z">
        <w:r>
          <w:t xml:space="preserve">,</w:t>
        </w:r>
      </w:ins>
      <w:ins w:id="3527" w:author="PR Preview" w:date="2026-01-01T00:00:00Z">
        <w:r>
          <w:t xml:space="preserve"> </w:t>
        </w:r>
      </w:ins>
      <w:ins w:id="3528" w:author="PR Preview" w:date="2026-01-01T00:00:00Z">
        <w:r>
  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  </w:r>
      </w:ins>
      <w:ins w:id="3529" w:author="PR Preview" w:date="2026-01-01T00:00:00Z">
        <w:r>
          <w:t xml:space="preserve">,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and</w:t>
        </w:r>
      </w:ins>
      <w:ins w:id="3532" w:author="PR Preview" w:date="2026-01-01T00:00:00Z">
        <w:r>
          <w:t xml:space="preserve"> </w:t>
        </w:r>
      </w:ins>
      <w:ins w:id="3533" w:author="PR Preview" w:date="2026-01-01T00:00:00Z">
        <w:r>
          <w:t xml:space="preserve">$\frac{\partial}{\partial \mathord{\smash[b]{\underset{\raise.3ex\hbox{$\scriptstyle\sim$}}{\beta}}\vphantom{\beta}}}\mathord{\smash[b]{\underset{\raise.3ex\hbox{$\scriptstyle\sim$}}{y}}\vphantom{y}}= \mathbf{0}_{p \times n}$</w:t>
        </w:r>
      </w:ins>
      <w:ins w:id="3534" w:author="PR Preview" w:date="2026-01-01T00:00:00Z">
        <w:r>
          <w:t xml:space="preserve"> </w:t>
        </w:r>
      </w:ins>
      <w:ins w:id="3535" w:author="PR Preview" w:date="2026-01-01T00:00:00Z">
        <w:r>
          <w:t xml:space="preserve">because</w:t>
        </w:r>
      </w:ins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$\mathord{\smash[b]{\underset{\raise.3ex\hbox{$\scriptstyle\sim$}}{y}}\vphantom{y}}$</w:t>
        </w:r>
      </w:ins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is constant,</w:t>
        </w:r>
      </w:ins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so</w:t>
        </w:r>
      </w:ins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3546" w:author="PR Preview" w:date="2026-01-01T00:00:00Z">
        <w:r>
          <w:t xml:space="preserve">).</w:t>
        </w:r>
      </w:ins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By</w:t>
        </w:r>
      </w:ins>
      <w:ins w:id="3549" w:author="PR Preview" w:date="2026-01-01T00:00:00Z">
        <w:r>
          <w:t xml:space="preserve"> </w:t>
        </w:r>
      </w:ins>
      <w:hyperlink w:anchor="cor-chain-qf">
        <w:ins w:id="3550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3551" w:author="PR Preview" w:date="2026-01-01T00:00:00Z">
        <w:r>
          <w:t xml:space="preserve">:</w:t>
        </w:r>
      </w:ins>
    </w:p>
    <w:p>
      <w:pPr>
        <w:pStyle w:val="BodyText"/>
      </w:pPr>
      <w:ins w:id="3552" w:author="PR Preview" w:date="2026-01-01T00:00:00Z">
        <w:r>
  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  </w:r>
      </w:ins>
    </w:p>
    <w:p>
      <w:pPr>
        <w:pStyle w:val="FirstParagraph"/>
      </w:pPr>
      <w:ins w:id="3553" w:author="PR Preview" w:date="2026-01-01T00:00:00Z">
        <w:r>
          <w:t xml:space="preserve">Setting this</w:t>
        </w:r>
      </w:ins>
      <w:ins w:id="35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555" w:author="PR Preview" w:date="2026-01-01T00:00:00Z">
        <w:r>
          <w:t xml:space="preserve"> </w:t>
        </w:r>
      </w:ins>
      <w:ins w:id="3556" w:author="PR Preview" w:date="2026-01-01T00:00:00Z">
        <w:r>
          <w:t xml:space="preserve">vector to</w:t>
        </w:r>
      </w:ins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$\mathord{\smash[b]{\underset{\raise.3ex\hbox{$\scriptstyle\sim$}}{0}}\vphantom{0}}$</w:t>
        </w:r>
      </w:ins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gives the normal equations</w:t>
        </w:r>
      </w:ins>
      <w:ins w:id="3561" w:author="PR Preview" w:date="2026-01-01T00:00:00Z">
        <w:r>
          <w:t xml:space="preserve"> </w:t>
        </w:r>
      </w:ins>
      <w:ins w:id="3562" w:author="PR Preview" w:date="2026-01-01T00:00:00Z">
        <w:r>
          <w:t xml:space="preserve">${\mathbf{X}}^{\top}\mathbf{X}\mathord{\smash[b]{\underset{\raise.3ex\hbox{$\scriptstyle\sim$}}{\beta}}\vphantom{\beta}}= {\mathbf{X}}^{\top}\mathord{\smash[b]{\underset{\raise.3ex\hbox{$\scriptstyle\sim$}}{y}}\vphantom{y}}$</w:t>
        </w:r>
      </w:ins>
      <w:ins w:id="3563" w:author="PR Preview" w:date="2026-01-01T00:00:00Z">
        <w:r>
          <w:t xml:space="preserve"> </w:t>
        </w:r>
      </w:ins>
      <w:ins w:id="3564" w:author="PR Preview" w:date="2026-01-01T00:00:00Z">
        <w:r>
          <w:t xml:space="preserve">of least squares.</w:t>
        </w:r>
      </w:ins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del w:id="3565" w:author="PR Preview" w:date="2026-01-01T00:00:00Z">
        <w:r>
          <w:rPr>
            <w:b/>
            <w:bCs/>
          </w:rPr>
          <w:delText xml:space="preserve">Definition 15 (Open ball)</w:delText>
        </w:r>
      </w:del>
      <w:del w:id="3566" w:author="PR Preview" w:date="2026-01-01T00:00:00Z">
        <w:r>
          <w:delText xml:space="preserve"> </w:delText>
        </w:r>
      </w:del>
      <w:del w:id="3567" w:author="PR Preview" w:date="2026-01-01T00:00:00Z">
        <w:r>
          <w:delText xml:space="preserve">Let</w:delText>
        </w:r>
      </w:del>
      <w:del w:id="356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and</w:delText>
        </w:r>
      </w:del>
      <w:del w:id="3571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3572" w:author="PR Preview" w:date="2026-01-01T00:00:00Z">
        <w:r>
          <w:delText xml:space="preserve">.</w:delText>
        </w:r>
      </w:del>
      <w:del w:id="3573" w:author="PR Preview" w:date="2026-01-01T00:00:00Z">
        <w:r>
          <w:delText xml:space="preserve"> </w:delText>
        </w:r>
      </w:del>
      <w:del w:id="3574" w:author="PR Preview" w:date="2026-01-01T00:00:00Z">
        <w:r>
          <w:delText xml:space="preserve">The</w:delText>
        </w:r>
      </w:del>
      <w:del w:id="3575" w:author="PR Preview" w:date="2026-01-01T00:00:00Z">
        <w:r>
          <w:delText xml:space="preserve"> </w:delText>
        </w:r>
      </w:del>
      <w:del w:id="3576" w:author="PR Preview" w:date="2026-01-01T00:00:00Z">
        <w:r>
          <w:rPr>
            <w:b/>
            <w:bCs/>
          </w:rPr>
          <w:delText xml:space="preserve">open ball</w:delText>
        </w:r>
      </w:del>
      <w:del w:id="3577" w:author="PR Preview" w:date="2026-01-01T00:00:00Z">
        <w:r>
          <w:delText xml:space="preserve"> </w:delText>
        </w:r>
      </w:del>
      <w:del w:id="3578" w:author="PR Preview" w:date="2026-01-01T00:00:00Z">
        <w:r>
          <w:delText xml:space="preserve">of radius</w:delText>
        </w:r>
      </w:del>
      <w:del w:id="3579" w:author="PR Preview" w:date="2026-01-01T00:00:00Z">
        <w:r>
          <w:delText xml:space="preserve"> </w:delText>
        </w:r>
      </w:del>
      <m:oMath>
        <m:r>
          <m:t>r</m:t>
        </m:r>
      </m:oMath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around</w:delText>
        </w:r>
      </w:del>
      <w:del w:id="35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is the set</w:delText>
        </w:r>
      </w:del>
      <w:del w:id="358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del w:id="3586" w:author="PR Preview" w:date="2026-01-01T00:00:00Z">
        <w:r>
          <w:delText xml:space="preserve">,</w:delText>
        </w:r>
      </w:del>
      <w:del w:id="3587" w:author="PR Preview" w:date="2026-01-01T00:00:00Z">
        <w:r>
          <w:delText xml:space="preserve"> </w:delText>
        </w:r>
      </w:del>
      <w:del w:id="3588" w:author="PR Preview" w:date="2026-01-01T00:00:00Z">
        <w:r>
          <w:delText xml:space="preserve">of points whose distance from</w:delText>
        </w:r>
      </w:del>
      <w:del w:id="358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(the</w:delText>
        </w:r>
      </w:del>
      <w:del w:id="3592" w:author="PR Preview" w:date="2026-01-01T00:00:00Z">
        <w:r>
          <w:delText xml:space="preserve"> </w:delText>
        </w:r>
      </w:del>
      <w:hyperlink r:id="rId123">
        <w:del w:id="3593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of the difference)</w:delText>
        </w:r>
      </w:del>
      <w:del w:id="3596" w:author="PR Preview" w:date="2026-01-01T00:00:00Z">
        <w:r>
          <w:delText xml:space="preserve"> </w:delText>
        </w:r>
      </w:del>
      <w:del w:id="3597" w:author="PR Preview" w:date="2026-01-01T00:00:00Z">
        <w:r>
          <w:delText xml:space="preserve">is less than</w:delText>
        </w:r>
      </w:del>
      <w:del w:id="3598" w:author="PR Preview" w:date="2026-01-01T00:00:00Z">
        <w:r>
          <w:delText xml:space="preserve"> </w:delText>
        </w:r>
      </w:del>
      <m:oMath>
        <m:r>
          <m:t>r</m:t>
        </m:r>
      </m:oMath>
      <w:del w:id="3599" w:author="PR Preview" w:date="2026-01-01T00:00:00Z">
        <w:r>
          <w:delText xml:space="preserve">.</w:delText>
        </w:r>
      </w:del>
    </w:p>
    <w:p>
      <w:pPr>
        <w:pStyle w:val="BodyText"/>
      </w:pPr>
      <w:del w:id="3600" w:author="PR Preview" w:date="2026-01-01T00:00:00Z">
        <w:r>
          <w:rPr>
            <w:b/>
            <w:bCs/>
          </w:rPr>
          <w:delText xml:space="preserve">Definition 16 (Closed ball)</w:delText>
        </w:r>
      </w:del>
      <w:del w:id="3601" w:author="PR Preview" w:date="2026-01-01T00:00:00Z">
        <w:r>
          <w:delText xml:space="preserve"> </w:delText>
        </w:r>
      </w:del>
      <w:del w:id="3602" w:author="PR Preview" w:date="2026-01-01T00:00:00Z">
        <w:r>
          <w:delText xml:space="preserve">For</w:delText>
        </w:r>
      </w:del>
      <w:del w:id="36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04" w:author="PR Preview" w:date="2026-01-01T00:00:00Z">
        <w:r>
          <w:delText xml:space="preserve"> </w:delText>
        </w:r>
      </w:del>
      <w:del w:id="3605" w:author="PR Preview" w:date="2026-01-01T00:00:00Z">
        <w:r>
          <w:delText xml:space="preserve">and</w:delText>
        </w:r>
      </w:del>
      <w:del w:id="3606" w:author="PR Preview" w:date="2026-01-01T00:00:00Z">
        <w:r>
          <w:delText xml:space="preserve"> </w:delText>
        </w:r>
      </w:del>
      <m:oMath>
        <m:r>
          <m:t>r</m:t>
        </m:r>
      </m:oMath>
      <w:del w:id="3607" w:author="PR Preview" w:date="2026-01-01T00:00:00Z">
        <w:r>
          <w:delText xml:space="preserve"> </w:delText>
        </w:r>
      </w:del>
      <w:del w:id="3608" w:author="PR Preview" w:date="2026-01-01T00:00:00Z">
        <w:r>
          <w:delText xml:space="preserve">as in</w:delText>
        </w:r>
      </w:del>
      <w:del w:id="3609" w:author="PR Preview" w:date="2026-01-01T00:00:00Z">
        <w:r>
          <w:delText xml:space="preserve"> </w:delText>
        </w:r>
      </w:del>
      <w:hyperlink w:anchor="def-ball">
        <w:del w:id="361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611" w:author="PR Preview" w:date="2026-01-01T00:00:00Z">
        <w:r>
          <w:delText xml:space="preserve">,</w:delText>
        </w:r>
      </w:del>
      <w:del w:id="3612" w:author="PR Preview" w:date="2026-01-01T00:00:00Z">
        <w:r>
          <w:delText xml:space="preserve"> </w:delText>
        </w:r>
      </w:del>
      <w:del w:id="3613" w:author="PR Preview" w:date="2026-01-01T00:00:00Z">
        <w:r>
          <w:delText xml:space="preserve">the</w:delText>
        </w:r>
      </w:del>
      <w:del w:id="3614" w:author="PR Preview" w:date="2026-01-01T00:00:00Z">
        <w:r>
          <w:delText xml:space="preserve"> </w:delText>
        </w:r>
      </w:del>
      <w:del w:id="3615" w:author="PR Preview" w:date="2026-01-01T00:00:00Z">
        <w:r>
          <w:rPr>
            <w:b/>
            <w:bCs/>
          </w:rPr>
          <w:delText xml:space="preserve">closed ball</w:delText>
        </w:r>
      </w:del>
      <w:del w:id="3616" w:author="PR Preview" w:date="2026-01-01T00:00:00Z">
        <w:r>
          <w:delText xml:space="preserve"> </w:delText>
        </w:r>
      </w:del>
      <w:del w:id="3617" w:author="PR Preview" w:date="2026-01-01T00:00:00Z">
        <w:r>
          <w:delText xml:space="preserve">of radius</w:delText>
        </w:r>
      </w:del>
      <w:del w:id="3618" w:author="PR Preview" w:date="2026-01-01T00:00:00Z">
        <w:r>
          <w:delText xml:space="preserve"> </w:delText>
        </w:r>
      </w:del>
      <m:oMath>
        <m:r>
          <m:t>r</m:t>
        </m:r>
      </m:oMath>
      <w:del w:id="3619" w:author="PR Preview" w:date="2026-01-01T00:00:00Z">
        <w:r>
          <w:delText xml:space="preserve"> </w:delText>
        </w:r>
      </w:del>
      <w:del w:id="3620" w:author="PR Preview" w:date="2026-01-01T00:00:00Z">
        <w:r>
          <w:delText xml:space="preserve">around</w:delText>
        </w:r>
      </w:del>
      <w:del w:id="362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is</w:delText>
        </w:r>
      </w:del>
      <w:del w:id="362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3625" w:author="PR Preview" w:date="2026-01-01T00:00:00Z">
        <w:r>
          <w:delText xml:space="preserve">.</w:delText>
        </w:r>
      </w:del>
    </w:p>
    <w:p>
      <w:pPr>
        <w:pStyle w:val="BodyText"/>
      </w:pPr>
      <w:del w:id="3626" w:author="PR Preview" w:date="2026-01-01T00:00:00Z">
        <w:r>
          <w:rPr>
            <w:b/>
            <w:bCs/>
          </w:rPr>
          <w:delText xml:space="preserve">Definition 17 (Unit ball)</w:delText>
        </w:r>
      </w:del>
      <w:del w:id="3627" w:author="PR Preview" w:date="2026-01-01T00:00:00Z">
        <w:r>
          <w:delText xml:space="preserve"> </w:delText>
        </w:r>
      </w:del>
      <w:del w:id="3628" w:author="PR Preview" w:date="2026-01-01T00:00:00Z">
        <w:r>
          <w:delText xml:space="preserve">The open and closed balls (</w:delText>
        </w:r>
      </w:del>
      <w:hyperlink w:anchor="def-ball">
        <w:del w:id="362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630" w:author="PR Preview" w:date="2026-01-01T00:00:00Z">
        <w:r>
          <w:delText xml:space="preserve">,</w:delText>
        </w:r>
      </w:del>
      <w:del w:id="3631" w:author="PR Preview" w:date="2026-01-01T00:00:00Z">
        <w:r>
          <w:delText xml:space="preserve"> </w:delText>
        </w:r>
      </w:del>
      <w:hyperlink w:anchor="def-closed-ball">
        <w:del w:id="3632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633" w:author="PR Preview" w:date="2026-01-01T00:00:00Z">
        <w:r>
          <w:delText xml:space="preserve">) of radius</w:delText>
        </w:r>
      </w:del>
      <w:del w:id="3634" w:author="PR Preview" w:date="2026-01-01T00:00:00Z">
        <w:r>
          <w:delText xml:space="preserve"> </w:delText>
        </w:r>
      </w:del>
      <m:oMath>
        <m:r>
          <m:t>1</m:t>
        </m:r>
      </m:oMath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around</w:delText>
        </w:r>
      </w:del>
      <w:del w:id="363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38" w:author="PR Preview" w:date="2026-01-01T00:00:00Z">
        <w:r>
          <w:delText xml:space="preserve"> </w:delText>
        </w:r>
      </w:del>
      <w:del w:id="3639" w:author="PR Preview" w:date="2026-01-01T00:00:00Z">
        <w:r>
          <w:delText xml:space="preserve">are the open and closed</w:delText>
        </w:r>
      </w:del>
      <w:del w:id="3640" w:author="PR Preview" w:date="2026-01-01T00:00:00Z">
        <w:r>
          <w:delText xml:space="preserve"> </w:delText>
        </w:r>
      </w:del>
      <w:del w:id="3641" w:author="PR Preview" w:date="2026-01-01T00:00:00Z">
        <w:r>
          <w:rPr>
            <w:b/>
            <w:bCs/>
          </w:rPr>
          <w:delText xml:space="preserve">unit balls</w:delText>
        </w:r>
      </w:del>
      <w:del w:id="3642" w:author="PR Preview" w:date="2026-01-01T00:00:00Z">
        <w:r>
          <w:delText xml:space="preserve">.</w:delText>
        </w:r>
      </w:del>
    </w:p>
    <w:p>
      <w:pPr>
        <w:pStyle w:val="FirstParagraph"/>
      </w:pPr>
      <w:ins w:id="3643" w:author="PR Preview" w:date="2026-01-01T00:00:00Z">
        <w:r>
          <w:rPr>
            <w:b/>
            <w:bCs/>
          </w:rPr>
          <w:t xml:space="preserve">Definition 15 (Open ball)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Let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$\mathord{\smash[b]{\underset{\raise.3ex\hbox{$\scriptstyle\sim$}}{x}}\vphantom{x}}\in \mathbb{R}^p$</w:t>
        </w:r>
      </w:ins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and</w:t>
        </w:r>
      </w:ins>
      <w:ins w:id="365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3651" w:author="PR Preview" w:date="2026-01-01T00:00:00Z">
        <w:r>
          <w:t xml:space="preserve">.</w:t>
        </w:r>
      </w:ins>
      <w:ins w:id="3652" w:author="PR Preview" w:date="2026-01-01T00:00:00Z">
        <w:r>
          <w:t xml:space="preserve"> </w:t>
        </w:r>
      </w:ins>
      <w:ins w:id="3653" w:author="PR Preview" w:date="2026-01-01T00:00:00Z">
        <w:r>
          <w:t xml:space="preserve">The</w:t>
        </w:r>
      </w:ins>
      <w:ins w:id="3654" w:author="PR Preview" w:date="2026-01-01T00:00:00Z">
        <w:r>
          <w:t xml:space="preserve"> </w:t>
        </w:r>
      </w:ins>
      <w:ins w:id="3655" w:author="PR Preview" w:date="2026-01-01T00:00:00Z">
        <w:r>
          <w:rPr>
            <w:b/>
            <w:bCs/>
          </w:rPr>
          <w:t xml:space="preserve">open ball</w:t>
        </w:r>
      </w:ins>
      <w:ins w:id="3656" w:author="PR Preview" w:date="2026-01-01T00:00:00Z">
        <w:r>
          <w:t xml:space="preserve"> </w:t>
        </w:r>
      </w:ins>
      <w:ins w:id="3657" w:author="PR Preview" w:date="2026-01-01T00:00:00Z">
        <w:r>
          <w:t xml:space="preserve">of radius</w:t>
        </w:r>
      </w:ins>
      <w:ins w:id="3658" w:author="PR Preview" w:date="2026-01-01T00:00:00Z">
        <w:r>
          <w:t xml:space="preserve"> </w:t>
        </w:r>
      </w:ins>
      <m:oMath>
        <m:r>
          <m:t>r</m:t>
        </m:r>
      </m:oMath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around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$\mathord{\smash[b]{\underset{\raise.3ex\hbox{$\scriptstyle\sim$}}{x}}\vphantom{x}}$</w:t>
        </w:r>
      </w:ins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is the set</w:t>
        </w:r>
      </w:ins>
      <w:ins w:id="3665" w:author="PR Preview" w:date="2026-01-01T00:00:00Z">
        <w:r>
          <w:t xml:space="preserve"> </w:t>
        </w:r>
      </w:ins>
      <w:ins w:id="3666" w:author="PR Preview" w:date="2026-01-01T00:00:00Z">
        <w:r>
  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  </w:r>
      </w:ins>
      <w:ins w:id="3667" w:author="PR Preview" w:date="2026-01-01T00:00:00Z">
        <w:r>
          <w:t xml:space="preserve">,</w:t>
        </w:r>
      </w:ins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of points whose distance from</w:t>
        </w:r>
      </w:ins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$\mathord{\smash[b]{\underset{\raise.3ex\hbox{$\scriptstyle\sim$}}{x}}\vphantom{x}}$</w:t>
        </w:r>
      </w:ins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(the</w:t>
        </w:r>
      </w:ins>
      <w:ins w:id="3674" w:author="PR Preview" w:date="2026-01-01T00:00:00Z">
        <w:r>
          <w:t xml:space="preserve"> </w:t>
        </w:r>
      </w:ins>
      <w:hyperlink r:id="rId123">
        <w:ins w:id="3675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of the difference)</w:t>
        </w:r>
      </w:ins>
      <w:ins w:id="3678" w:author="PR Preview" w:date="2026-01-01T00:00:00Z">
        <w:r>
          <w:t xml:space="preserve"> </w:t>
        </w:r>
      </w:ins>
      <w:ins w:id="3679" w:author="PR Preview" w:date="2026-01-01T00:00:00Z">
        <w:r>
          <w:t xml:space="preserve">is less than</w:t>
        </w:r>
      </w:ins>
      <w:ins w:id="3680" w:author="PR Preview" w:date="2026-01-01T00:00:00Z">
        <w:r>
          <w:t xml:space="preserve"> </w:t>
        </w:r>
      </w:ins>
      <m:oMath>
        <m:r>
          <m:t>r</m:t>
        </m:r>
      </m:oMath>
      <w:ins w:id="3681" w:author="PR Preview" w:date="2026-01-01T00:00:00Z">
        <w:r>
          <w:t xml:space="preserve">.</w:t>
        </w:r>
      </w:ins>
    </w:p>
    <w:bookmarkEnd w:id="124"/>
    <w:bookmarkStart w:id="125" w:name="def-closed-ball"/>
    <w:p>
      <w:pPr>
        <w:pStyle w:val="BodyText"/>
      </w:pPr>
      <w:ins w:id="3682" w:author="PR Preview" w:date="2026-01-01T00:00:00Z">
        <w:r>
          <w:rPr>
            <w:b/>
            <w:bCs/>
          </w:rPr>
          <w:t xml:space="preserve">Definition 16 (Closed ball)</w:t>
        </w:r>
      </w:ins>
      <w:ins w:id="3683" w:author="PR Preview" w:date="2026-01-01T00:00:00Z">
        <w:r>
          <w:t xml:space="preserve"> </w:t>
        </w:r>
      </w:ins>
      <w:ins w:id="3684" w:author="PR Preview" w:date="2026-01-01T00:00:00Z">
        <w:r>
          <w:t xml:space="preserve">For</w:t>
        </w:r>
      </w:ins>
      <w:ins w:id="3685" w:author="PR Preview" w:date="2026-01-01T00:00:00Z">
        <w:r>
          <w:t xml:space="preserve"> </w:t>
        </w:r>
      </w:ins>
      <w:ins w:id="3686" w:author="PR Preview" w:date="2026-01-01T00:00:00Z">
        <w:r>
          <w:t xml:space="preserve">$\mathord{\smash[b]{\underset{\raise.3ex\hbox{$\scriptstyle\sim$}}{x}}\vphantom{x}}$</w:t>
        </w:r>
      </w:ins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and</w:t>
        </w:r>
      </w:ins>
      <w:ins w:id="3689" w:author="PR Preview" w:date="2026-01-01T00:00:00Z">
        <w:r>
          <w:t xml:space="preserve"> </w:t>
        </w:r>
      </w:ins>
      <m:oMath>
        <m:r>
          <m:t>r</m:t>
        </m:r>
      </m:oMath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as in</w:t>
        </w:r>
      </w:ins>
      <w:ins w:id="3692" w:author="PR Preview" w:date="2026-01-01T00:00:00Z">
        <w:r>
          <w:t xml:space="preserve"> </w:t>
        </w:r>
      </w:ins>
      <w:hyperlink w:anchor="def-ball">
        <w:ins w:id="369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694" w:author="PR Preview" w:date="2026-01-01T00:00:00Z">
        <w:r>
          <w:t xml:space="preserve">,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the</w:t>
        </w:r>
      </w:ins>
      <w:ins w:id="3697" w:author="PR Preview" w:date="2026-01-01T00:00:00Z">
        <w:r>
          <w:t xml:space="preserve"> </w:t>
        </w:r>
      </w:ins>
      <w:ins w:id="3698" w:author="PR Preview" w:date="2026-01-01T00:00:00Z">
        <w:r>
          <w:rPr>
            <w:b/>
            <w:bCs/>
          </w:rPr>
          <w:t xml:space="preserve">closed ball</w:t>
        </w:r>
      </w:ins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of radius</w:t>
        </w:r>
      </w:ins>
      <w:ins w:id="3701" w:author="PR Preview" w:date="2026-01-01T00:00:00Z">
        <w:r>
          <w:t xml:space="preserve"> </w:t>
        </w:r>
      </w:ins>
      <m:oMath>
        <m:r>
          <m:t>r</m:t>
        </m:r>
      </m:oMath>
      <w:ins w:id="3702" w:author="PR Preview" w:date="2026-01-01T00:00:00Z">
        <w:r>
          <w:t xml:space="preserve"> </w:t>
        </w:r>
      </w:ins>
      <w:ins w:id="3703" w:author="PR Preview" w:date="2026-01-01T00:00:00Z">
        <w:r>
          <w:t xml:space="preserve">around</w:t>
        </w:r>
      </w:ins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$\mathord{\smash[b]{\underset{\raise.3ex\hbox{$\scriptstyle\sim$}}{x}}\vphantom{x}}$</w:t>
        </w:r>
      </w:ins>
      <w:ins w:id="3706" w:author="PR Preview" w:date="2026-01-01T00:00:00Z">
        <w:r>
          <w:t xml:space="preserve"> </w:t>
        </w:r>
      </w:ins>
      <w:ins w:id="3707" w:author="PR Preview" w:date="2026-01-01T00:00:00Z">
        <w:r>
          <w:t xml:space="preserve">is</w:t>
        </w:r>
      </w:ins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  </w:r>
      </w:ins>
      <w:ins w:id="3710" w:author="PR Preview" w:date="2026-01-01T00:00:00Z">
        <w:r>
          <w:t xml:space="preserve">.</w:t>
        </w:r>
      </w:ins>
    </w:p>
    <w:bookmarkEnd w:id="125"/>
    <w:bookmarkStart w:id="126" w:name="def-unit-ball"/>
    <w:p>
      <w:pPr>
        <w:pStyle w:val="BodyText"/>
      </w:pPr>
      <w:ins w:id="3711" w:author="PR Preview" w:date="2026-01-01T00:00:00Z">
        <w:r>
          <w:rPr>
            <w:b/>
            <w:bCs/>
          </w:rPr>
          <w:t xml:space="preserve">Definition 17 (Unit ball)</w:t>
        </w:r>
      </w:ins>
      <w:ins w:id="3712" w:author="PR Preview" w:date="2026-01-01T00:00:00Z">
        <w:r>
          <w:t xml:space="preserve"> </w:t>
        </w:r>
      </w:ins>
      <w:ins w:id="3713" w:author="PR Preview" w:date="2026-01-01T00:00:00Z">
        <w:r>
          <w:t xml:space="preserve">The open and closed balls (</w:t>
        </w:r>
      </w:ins>
      <w:hyperlink w:anchor="def-ball">
        <w:ins w:id="371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715" w:author="PR Preview" w:date="2026-01-01T00:00:00Z">
        <w:r>
          <w:t xml:space="preserve">,</w:t>
        </w:r>
      </w:ins>
      <w:ins w:id="3716" w:author="PR Preview" w:date="2026-01-01T00:00:00Z">
        <w:r>
          <w:t xml:space="preserve"> </w:t>
        </w:r>
      </w:ins>
      <w:hyperlink w:anchor="def-closed-ball">
        <w:ins w:id="3717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718" w:author="PR Preview" w:date="2026-01-01T00:00:00Z">
        <w:r>
          <w:t xml:space="preserve">) of radius</w:t>
        </w:r>
      </w:ins>
      <w:ins w:id="3719" w:author="PR Preview" w:date="2026-01-01T00:00:00Z">
        <w:r>
          <w:t xml:space="preserve"> </w:t>
        </w:r>
      </w:ins>
      <m:oMath>
        <m:r>
          <m:t>1</m:t>
        </m:r>
      </m:oMath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around</w:t>
        </w:r>
      </w:ins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$\mathord{\smash[b]{\underset{\raise.3ex\hbox{$\scriptstyle\sim$}}{0}}\vphantom{0}}$</w:t>
        </w:r>
      </w:ins>
      <w:ins w:id="3724" w:author="PR Preview" w:date="2026-01-01T00:00:00Z">
        <w:r>
          <w:t xml:space="preserve"> </w:t>
        </w:r>
      </w:ins>
      <w:ins w:id="3725" w:author="PR Preview" w:date="2026-01-01T00:00:00Z">
        <w:r>
          <w:t xml:space="preserve">are the open and closed</w:t>
        </w:r>
      </w:ins>
      <w:ins w:id="3726" w:author="PR Preview" w:date="2026-01-01T00:00:00Z">
        <w:r>
          <w:t xml:space="preserve"> </w:t>
        </w:r>
      </w:ins>
      <w:ins w:id="3727" w:author="PR Preview" w:date="2026-01-01T00:00:00Z">
        <w:r>
          <w:rPr>
            <w:b/>
            <w:bCs/>
          </w:rPr>
          <w:t xml:space="preserve">unit balls</w:t>
        </w:r>
      </w:ins>
      <w:ins w:id="3728" w:author="PR Preview" w:date="2026-01-01T00:00:00Z">
        <w:r>
          <w:t xml:space="preserve">.</w:t>
        </w:r>
      </w:ins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del w:id="3729" w:author="PR Preview" w:date="2026-01-01T00:00:00Z">
        <w:r>
          <w:rPr>
            <w:b/>
            <w:bCs/>
          </w:rPr>
          <w:delText xml:space="preserve">Definition 18 (Second partial derivative)</w:delText>
        </w:r>
      </w:del>
      <w:del w:id="3730" w:author="PR Preview" w:date="2026-01-01T00:00:00Z">
        <w:r>
          <w:delText xml:space="preserve"> </w:delText>
        </w:r>
      </w:del>
      <w:del w:id="3731" w:author="PR Preview" w:date="2026-01-01T00:00:00Z">
        <w:r>
          <w:delText xml:space="preserve">Let</w:delText>
        </w:r>
      </w:del>
      <w:del w:id="3732" w:author="PR Preview" w:date="2026-01-01T00:00:00Z">
        <w:r>
          <w:delText xml:space="preserve"> </w:delText>
        </w:r>
      </w:del>
      <m:oMath>
        <m:r>
          <m:t>f</m:t>
        </m:r>
      </m:oMath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be a scalar-valued function of a</w:delText>
        </w:r>
      </w:del>
      <w:del w:id="373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vector</w:delText>
        </w:r>
      </w:del>
      <w:del w:id="37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39" w:author="PR Preview" w:date="2026-01-01T00:00:00Z">
        <w:r>
          <w:delText xml:space="preserve">,</w:delText>
        </w:r>
      </w:del>
      <w:del w:id="3740" w:author="PR Preview" w:date="2026-01-01T00:00:00Z">
        <w:r>
          <w:delText xml:space="preserve"> </w:delText>
        </w:r>
      </w:del>
      <w:del w:id="3741" w:author="PR Preview" w:date="2026-01-01T00:00:00Z">
        <w:r>
          <w:delText xml:space="preserve">and let</w:delText>
        </w:r>
      </w:del>
      <w:del w:id="37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3743" w:author="PR Preview" w:date="2026-01-01T00:00:00Z">
        <w:r>
          <w:delText xml:space="preserve">.</w:delText>
        </w:r>
      </w:del>
      <w:del w:id="3744" w:author="PR Preview" w:date="2026-01-01T00:00:00Z">
        <w:r>
          <w:delText xml:space="preserve"> </w:delText>
        </w:r>
      </w:del>
      <w:del w:id="3745" w:author="PR Preview" w:date="2026-01-01T00:00:00Z">
        <w:r>
          <w:delText xml:space="preserve">Suppose the partial derivative</w:delText>
        </w:r>
      </w:del>
      <w:del w:id="374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(</w:delText>
        </w:r>
      </w:del>
      <w:hyperlink w:anchor="def-partial-derivative">
        <w:del w:id="374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750" w:author="PR Preview" w:date="2026-01-01T00:00:00Z">
        <w:r>
          <w:delText xml:space="preserve">)</w:delText>
        </w:r>
      </w:del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exists at every point of an open ball around</w:delText>
        </w:r>
      </w:del>
      <w:del w:id="375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(</w:delText>
        </w:r>
      </w:del>
      <w:hyperlink w:anchor="def-ball">
        <w:del w:id="3756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757" w:author="PR Preview" w:date="2026-01-01T00:00:00Z">
        <w:r>
          <w:delText xml:space="preserve">).</w:delText>
        </w:r>
      </w:del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The</w:delText>
        </w:r>
      </w:del>
      <w:del w:id="3760" w:author="PR Preview" w:date="2026-01-01T00:00:00Z">
        <w:r>
          <w:delText xml:space="preserve"> </w:delText>
        </w:r>
      </w:del>
      <w:del w:id="3761" w:author="PR Preview" w:date="2026-01-01T00:00:00Z">
        <w:r>
          <w:rPr>
            <w:b/>
            <w:bCs/>
          </w:rPr>
          <w:delText xml:space="preserve">second partial derivative</w:delText>
        </w:r>
      </w:del>
      <w:del w:id="3762" w:author="PR Preview" w:date="2026-01-01T00:00:00Z">
        <w:r>
          <w:delText xml:space="preserve"> </w:delText>
        </w:r>
      </w:del>
      <w:del w:id="3763" w:author="PR Preview" w:date="2026-01-01T00:00:00Z">
        <w:r>
          <w:delText xml:space="preserve">of</w:delText>
        </w:r>
      </w:del>
      <w:del w:id="3764" w:author="PR Preview" w:date="2026-01-01T00:00:00Z">
        <w:r>
          <w:delText xml:space="preserve"> </w:delText>
        </w:r>
      </w:del>
      <m:oMath>
        <m:r>
          <m:t>f</m:t>
        </m:r>
      </m:oMath>
      <w:del w:id="3765" w:author="PR Preview" w:date="2026-01-01T00:00:00Z">
        <w:r>
          <w:delText xml:space="preserve"> </w:delText>
        </w:r>
      </w:del>
      <w:del w:id="3766" w:author="PR Preview" w:date="2026-01-01T00:00:00Z">
        <w:r>
          <w:delText xml:space="preserve">at</w:delText>
        </w:r>
      </w:del>
      <w:del w:id="37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68" w:author="PR Preview" w:date="2026-01-01T00:00:00Z">
        <w:r>
          <w:delText xml:space="preserve">,</w:delText>
        </w:r>
      </w:del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first with respect to</w:delText>
        </w:r>
      </w:del>
      <w:del w:id="37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3772" w:author="PR Preview" w:date="2026-01-01T00:00:00Z">
        <w:r>
          <w:delText xml:space="preserve"> </w:delText>
        </w:r>
      </w:del>
      <w:del w:id="3773" w:author="PR Preview" w:date="2026-01-01T00:00:00Z">
        <w:r>
          <w:delText xml:space="preserve">and then with respect to</w:delText>
        </w:r>
      </w:del>
      <w:del w:id="37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775" w:author="PR Preview" w:date="2026-01-01T00:00:00Z">
        <w:r>
          <w:delText xml:space="preserve">, 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776" w:author="PR Preview" w:date="2026-01-01T00:00:00Z">
        <w:r>
          <w:rPr>
            <w:b/>
            <w:bCs/>
          </w:rPr>
          <w:t xml:space="preserve">Definition 18 (Second partial derivative)</w:t>
        </w:r>
      </w:ins>
      <w:ins w:id="3777" w:author="PR Preview" w:date="2026-01-01T00:00:00Z">
        <w:r>
          <w:t xml:space="preserve"> </w:t>
        </w:r>
      </w:ins>
      <w:ins w:id="3778" w:author="PR Preview" w:date="2026-01-01T00:00:00Z">
        <w:r>
          <w:t xml:space="preserve">Let</w:t>
        </w:r>
      </w:ins>
      <w:ins w:id="3779" w:author="PR Preview" w:date="2026-01-01T00:00:00Z">
        <w:r>
          <w:t xml:space="preserve"> </w:t>
        </w:r>
      </w:ins>
      <m:oMath>
        <m:r>
          <m:t>f</m:t>
        </m:r>
      </m:oMath>
      <w:ins w:id="3780" w:author="PR Preview" w:date="2026-01-01T00:00:00Z">
        <w:r>
          <w:t xml:space="preserve"> </w:t>
        </w:r>
      </w:ins>
      <w:ins w:id="3781" w:author="PR Preview" w:date="2026-01-01T00:00:00Z">
        <w:r>
          <w:t xml:space="preserve">be a scalar-valued function of a</w:t>
        </w:r>
      </w:ins>
      <w:ins w:id="37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783" w:author="PR Preview" w:date="2026-01-01T00:00:00Z">
        <w:r>
          <w:t xml:space="preserve"> </w:t>
        </w:r>
      </w:ins>
      <w:ins w:id="3784" w:author="PR Preview" w:date="2026-01-01T00:00:00Z">
        <w:r>
          <w:t xml:space="preserve">vector</w:t>
        </w:r>
      </w:ins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$\mathord{\smash[b]{\underset{\raise.3ex\hbox{$\scriptstyle\sim$}}{x}}\vphantom{x}}$</w:t>
        </w:r>
      </w:ins>
      <w:ins w:id="3787" w:author="PR Preview" w:date="2026-01-01T00:00:00Z">
        <w:r>
          <w:t xml:space="preserve">,</w:t>
        </w:r>
      </w:ins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and let</w:t>
        </w:r>
      </w:ins>
      <w:ins w:id="379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3791" w:author="PR Preview" w:date="2026-01-01T00:00:00Z">
        <w:r>
          <w:t xml:space="preserve">.</w:t>
        </w:r>
      </w:ins>
      <w:ins w:id="3792" w:author="PR Preview" w:date="2026-01-01T00:00:00Z">
        <w:r>
          <w:t xml:space="preserve"> </w:t>
        </w:r>
      </w:ins>
      <w:ins w:id="3793" w:author="PR Preview" w:date="2026-01-01T00:00:00Z">
        <w:r>
          <w:t xml:space="preserve">Suppose the partial derivative</w:t>
        </w:r>
      </w:ins>
      <w:ins w:id="379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(</w:t>
        </w:r>
      </w:ins>
      <w:hyperlink w:anchor="def-partial-derivative">
        <w:ins w:id="37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798" w:author="PR Preview" w:date="2026-01-01T00:00:00Z">
        <w:r>
          <w:t xml:space="preserve">)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exists at every point of an open ball around</w:t>
        </w:r>
      </w:ins>
      <w:ins w:id="3801" w:author="PR Preview" w:date="2026-01-01T00:00:00Z">
        <w:r>
          <w:t xml:space="preserve"> </w:t>
        </w:r>
      </w:ins>
      <w:ins w:id="3802" w:author="PR Preview" w:date="2026-01-01T00:00:00Z">
        <w:r>
          <w:t xml:space="preserve">$\mathord{\smash[b]{\underset{\raise.3ex\hbox{$\scriptstyle\sim$}}{x}}\vphantom{x}}$</w:t>
        </w:r>
      </w:ins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(</w:t>
        </w:r>
      </w:ins>
      <w:hyperlink w:anchor="def-ball">
        <w:ins w:id="380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806" w:author="PR Preview" w:date="2026-01-01T00:00:00Z">
        <w:r>
          <w:t xml:space="preserve">).</w:t>
        </w:r>
      </w:ins>
      <w:ins w:id="3807" w:author="PR Preview" w:date="2026-01-01T00:00:00Z">
        <w:r>
          <w:t xml:space="preserve"> </w:t>
        </w:r>
      </w:ins>
      <w:ins w:id="3808" w:author="PR Preview" w:date="2026-01-01T00:00:00Z">
        <w:r>
          <w:t xml:space="preserve">The</w:t>
        </w:r>
      </w:ins>
      <w:ins w:id="3809" w:author="PR Preview" w:date="2026-01-01T00:00:00Z">
        <w:r>
          <w:t xml:space="preserve"> </w:t>
        </w:r>
      </w:ins>
      <w:ins w:id="3810" w:author="PR Preview" w:date="2026-01-01T00:00:00Z">
        <w:r>
          <w:rPr>
            <w:b/>
            <w:bCs/>
          </w:rPr>
          <w:t xml:space="preserve">second partial derivative</w:t>
        </w:r>
      </w:ins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of</w:t>
        </w:r>
      </w:ins>
      <w:ins w:id="3813" w:author="PR Preview" w:date="2026-01-01T00:00:00Z">
        <w:r>
          <w:t xml:space="preserve"> </w:t>
        </w:r>
      </w:ins>
      <m:oMath>
        <m:r>
          <m:t>f</m:t>
        </m:r>
      </m:oMath>
      <w:ins w:id="3814" w:author="PR Preview" w:date="2026-01-01T00:00:00Z">
        <w:r>
          <w:t xml:space="preserve"> </w:t>
        </w:r>
      </w:ins>
      <w:ins w:id="3815" w:author="PR Preview" w:date="2026-01-01T00:00:00Z">
        <w:r>
          <w:t xml:space="preserve">at</w:t>
        </w:r>
      </w:ins>
      <w:ins w:id="3816" w:author="PR Preview" w:date="2026-01-01T00:00:00Z">
        <w:r>
          <w:t xml:space="preserve"> </w:t>
        </w:r>
      </w:ins>
      <w:ins w:id="3817" w:author="PR Preview" w:date="2026-01-01T00:00:00Z">
        <w:r>
          <w:t xml:space="preserve">$\mathord{\smash[b]{\underset{\raise.3ex\hbox{$\scriptstyle\sim$}}{x}}\vphantom{x}}$</w:t>
        </w:r>
      </w:ins>
      <w:ins w:id="3818" w:author="PR Preview" w:date="2026-01-01T00:00:00Z">
        <w:r>
          <w:t xml:space="preserve">,</w:t>
        </w:r>
      </w:ins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first with respect to</w:t>
        </w:r>
      </w:ins>
      <w:ins w:id="38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and then with respect to</w:t>
        </w:r>
      </w:ins>
      <w:ins w:id="38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825" w:author="PR Preview" w:date="2026-01-01T00:00:00Z">
        <w:r>
          <w:t xml:space="preserve">, is</w:t>
        </w:r>
      </w:ins>
    </w:p>
    <w:p>
      <w:pPr>
        <w:pStyle w:val="BodyText"/>
      </w:pPr>
      <w:ins w:id="3826" w:author="PR Preview" w:date="2026-01-01T00:00:00Z">
        <w:r>
          <w:t xml:space="preserve">$$
    \frac{\partial}{\partial x_i} \mathopen{}\left(\frac{\partial}{\partial x_j} f(\mathord{\smash[b]{\underset{\raise.3ex\hbox{$\scriptstyle\sim$}}{x}}\vphantom{x}})\right)\mathclose{},
    $$</w:t>
        </w:r>
      </w:ins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del w:id="3827" w:author="PR Preview" w:date="2026-01-01T00:00:00Z">
        <w:r>
          <w:rPr>
            <w:b/>
            <w:bCs/>
          </w:rPr>
          <w:delText xml:space="preserve">Example 24 (Second partial derivatives of</w:delText>
        </w:r>
      </w:del>
      <w:del w:id="3828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829" w:author="PR Preview" w:date="2026-01-01T00:00:00Z">
        <w:r>
          <w:rPr>
            <w:b/>
            <w:bCs/>
          </w:rPr>
          <w:delText xml:space="preserve">)</w:delText>
        </w:r>
      </w:del>
      <w:del w:id="3830" w:author="PR Preview" w:date="2026-01-01T00:00:00Z">
        <w:r>
          <w:delText xml:space="preserve"> </w:delText>
        </w:r>
      </w:del>
      <w:del w:id="3831" w:author="PR Preview" w:date="2026-01-01T00:00:00Z">
        <w:r>
          <w:delText xml:space="preserve">For</w:delText>
        </w:r>
      </w:del>
      <w:del w:id="383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833" w:author="PR Preview" w:date="2026-01-01T00:00:00Z">
        <w:r>
          <w:delText xml:space="preserve"> </w:delText>
        </w:r>
      </w:del>
      <w:del w:id="3834" w:author="PR Preview" w:date="2026-01-01T00:00:00Z">
        <w:r>
          <w:delText xml:space="preserve">of</w:delText>
        </w:r>
      </w:del>
      <w:del w:id="3835" w:author="PR Preview" w:date="2026-01-01T00:00:00Z">
        <w:r>
          <w:delText xml:space="preserve"> </w:delText>
        </w:r>
      </w:del>
      <w:hyperlink w:anchor="exm-partial-derivative">
        <w:del w:id="383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837" w:author="PR Preview" w:date="2026-01-01T00:00:00Z">
        <w:r>
          <w:delText xml:space="preserve">,</w:delText>
        </w:r>
      </w:del>
      <w:del w:id="383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and</w:delText>
        </w:r>
      </w:del>
      <w:del w:id="384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del w:id="3842" w:author="PR Preview" w:date="2026-01-01T00:00:00Z">
        <w:r>
          <w:delText xml:space="preserve">.</w:delText>
        </w:r>
      </w:del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Differentiating each of these again: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3845" w:author="PR Preview" w:date="2026-01-01T00:00:00Z">
        <w:r>
          <w:rPr>
            <w:b/>
            <w:bCs/>
          </w:rPr>
          <w:t xml:space="preserve">Example 24 (Second partial derivatives of</w:t>
        </w:r>
      </w:ins>
      <w:ins w:id="3846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3847" w:author="PR Preview" w:date="2026-01-01T00:00:00Z">
        <w:r>
          <w:rPr>
            <w:b/>
            <w:bCs/>
          </w:rPr>
          <w:t xml:space="preserve">)</w:t>
        </w:r>
      </w:ins>
      <w:ins w:id="3848" w:author="PR Preview" w:date="2026-01-01T00:00:00Z">
        <w:r>
          <w:t xml:space="preserve"> </w:t>
        </w:r>
      </w:ins>
      <w:ins w:id="3849" w:author="PR Preview" w:date="2026-01-01T00:00:00Z">
        <w:r>
          <w:t xml:space="preserve">For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$f(\mathord{\smash[b]{\underset{\raise.3ex\hbox{$\scriptstyle\sim$}}{x}}\vphantom{x}}) = x_1^2 x_2 + 3 x_2$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of</w:t>
        </w:r>
      </w:ins>
      <w:ins w:id="3854" w:author="PR Preview" w:date="2026-01-01T00:00:00Z">
        <w:r>
          <w:t xml:space="preserve"> </w:t>
        </w:r>
      </w:ins>
      <w:hyperlink w:anchor="exm-partial-derivative">
        <w:ins w:id="385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856" w:author="PR Preview" w:date="2026-01-01T00:00:00Z">
        <w:r>
          <w:t xml:space="preserve">,</w:t>
        </w:r>
      </w:ins>
      <w:ins w:id="3857" w:author="PR Preview" w:date="2026-01-01T00:00:00Z">
        <w:r>
          <w:t xml:space="preserve"> </w:t>
        </w:r>
      </w:ins>
      <w:ins w:id="3858" w:author="PR Preview" w:date="2026-01-01T00:00:00Z">
        <w:r>
          <w:t xml:space="preserve">$\frac{\partial}{\partial x_1} f(\mathord{\smash[b]{\underset{\raise.3ex\hbox{$\scriptstyle\sim$}}{x}}\vphantom{x}}) = 2 x_1 x_2$</w:t>
        </w:r>
      </w:ins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and</w:t>
        </w:r>
      </w:ins>
      <w:ins w:id="3861" w:author="PR Preview" w:date="2026-01-01T00:00:00Z">
        <w:r>
          <w:t xml:space="preserve"> </w:t>
        </w:r>
      </w:ins>
      <w:ins w:id="3862" w:author="PR Preview" w:date="2026-01-01T00:00:00Z">
        <w:r>
          <w:t xml:space="preserve">$\frac{\partial}{\partial x_2} f(\mathord{\smash[b]{\underset{\raise.3ex\hbox{$\scriptstyle\sim$}}{x}}\vphantom{x}}) = x_1^2 + 3$</w:t>
        </w:r>
      </w:ins>
      <w:ins w:id="3863" w:author="PR Preview" w:date="2026-01-01T00:00:00Z">
        <w:r>
          <w:t xml:space="preserve">.</w:t>
        </w:r>
      </w:ins>
      <w:ins w:id="3864" w:author="PR Preview" w:date="2026-01-01T00:00:00Z">
        <w:r>
          <w:t xml:space="preserve"> </w:t>
        </w:r>
      </w:ins>
      <w:ins w:id="3865" w:author="PR Preview" w:date="2026-01-01T00:00:00Z">
        <w:r>
          <w:t xml:space="preserve">Differentiating each of these again:</w:t>
        </w:r>
      </w:ins>
    </w:p>
    <w:p>
      <w:pPr>
        <w:pStyle w:val="BodyText"/>
      </w:pPr>
      <w:ins w:id="3866" w:author="PR Preview" w:date="2026-01-01T00:00:00Z">
        <w:r>
  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  </w:r>
      </w:ins>
    </w:p>
    <w:p>
      <w:pPr>
        <w:pStyle w:val="FirstParagraph"/>
      </w:pPr>
      <w:ins w:id="3867" w:author="PR Preview" w:date="2026-01-01T00:00:00Z">
        <w:r>
  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  </w:r>
      </w:ins>
    </w:p>
    <w:p>
      <w:pPr>
        <w:pStyle w:val="FirstParagraph"/>
      </w:pPr>
      <w:ins w:id="3868" w:author="PR Preview" w:date="2026-01-01T00:00:00Z">
        <w:r>
  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  </w:r>
      </w:ins>
    </w:p>
    <w:p>
      <w:pPr>
        <w:pStyle w:val="FirstParagraph"/>
      </w:pPr>
      <w:ins w:id="3869" w:author="PR Preview" w:date="2026-01-01T00:00:00Z">
        <w:r>
  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  </w:r>
      </w:ins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del w:id="3870" w:author="PR Preview" w:date="2026-01-01T00:00:00Z">
        <w:r>
          <w:rPr>
            <w:b/>
            <w:bCs/>
          </w:rPr>
          <w:delText xml:space="preserve">Definition 20 (Hessian matrix)</w:delText>
        </w:r>
      </w:del>
      <w:del w:id="3871" w:author="PR Preview" w:date="2026-01-01T00:00:00Z">
        <w:r>
          <w:delText xml:space="preserve"> </w:delText>
        </w:r>
      </w:del>
      <w:del w:id="3872" w:author="PR Preview" w:date="2026-01-01T00:00:00Z">
        <w:r>
          <w:delText xml:space="preserve">Let</w:delText>
        </w:r>
      </w:del>
      <w:del w:id="3873" w:author="PR Preview" w:date="2026-01-01T00:00:00Z">
        <w:r>
          <w:delText xml:space="preserve"> </w:delText>
        </w:r>
      </w:del>
      <m:oMath>
        <m:r>
          <m:t>f</m:t>
        </m:r>
      </m:oMath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be a scalar-valued function of a</w:delText>
        </w:r>
      </w:del>
      <w:del w:id="38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delText xml:space="preserve">vector</w:delText>
        </w:r>
      </w:del>
      <w:del w:id="38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80" w:author="PR Preview" w:date="2026-01-01T00:00:00Z">
        <w:r>
          <w:delText xml:space="preserve"> </w:delText>
        </w:r>
      </w:del>
      <w:del w:id="3881" w:author="PR Preview" w:date="2026-01-01T00:00:00Z">
        <w:r>
          <w:delText xml:space="preserve">whose first partial derivatives exist on an open ball around</w:delText>
        </w:r>
      </w:del>
      <w:del w:id="38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83" w:author="PR Preview" w:date="2026-01-01T00:00:00Z">
        <w:r>
          <w:delText xml:space="preserve"> </w:delText>
        </w:r>
      </w:del>
      <w:del w:id="3884" w:author="PR Preview" w:date="2026-01-01T00:00:00Z">
        <w:r>
          <w:delText xml:space="preserve">(</w:delText>
        </w:r>
      </w:del>
      <w:hyperlink w:anchor="def-ball">
        <w:del w:id="388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886" w:author="PR Preview" w:date="2026-01-01T00:00:00Z">
        <w:r>
          <w:delText xml:space="preserve">)</w:delText>
        </w:r>
      </w:del>
      <w:del w:id="3887" w:author="PR Preview" w:date="2026-01-01T00:00:00Z">
        <w:r>
          <w:delText xml:space="preserve"> </w:delText>
        </w:r>
      </w:del>
      <w:del w:id="3888" w:author="PR Preview" w:date="2026-01-01T00:00:00Z">
        <w:r>
          <w:delText xml:space="preserve">and whose second partial derivatives (</w:delText>
        </w:r>
      </w:del>
      <w:hyperlink w:anchor="def-second-partial-derivative">
        <w:del w:id="3889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890" w:author="PR Preview" w:date="2026-01-01T00:00:00Z">
        <w:r>
          <w:delText xml:space="preserve">) exist at</w:delText>
        </w:r>
      </w:del>
      <w:del w:id="38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92" w:author="PR Preview" w:date="2026-01-01T00:00:00Z">
        <w:r>
          <w:delText xml:space="preserve">.</w:delText>
        </w:r>
      </w:del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The</w:delText>
        </w:r>
      </w:del>
      <w:del w:id="3895" w:author="PR Preview" w:date="2026-01-01T00:00:00Z">
        <w:r>
          <w:delText xml:space="preserve"> </w:delText>
        </w:r>
      </w:del>
      <w:del w:id="3896" w:author="PR Preview" w:date="2026-01-01T00:00:00Z">
        <w:r>
          <w:rPr>
            <w:b/>
            <w:bCs/>
          </w:rPr>
          <w:delText xml:space="preserve">Hessian matrix</w:delText>
        </w:r>
      </w:del>
      <w:del w:id="3897" w:author="PR Preview" w:date="2026-01-01T00:00:00Z">
        <w:r>
          <w:delText xml:space="preserve"> </w:delText>
        </w:r>
      </w:del>
      <w:del w:id="3898" w:author="PR Preview" w:date="2026-01-01T00:00:00Z">
        <w:r>
          <w:delText xml:space="preserve">of</w:delText>
        </w:r>
      </w:del>
      <w:del w:id="3899" w:author="PR Preview" w:date="2026-01-01T00:00:00Z">
        <w:r>
          <w:delText xml:space="preserve"> </w:delText>
        </w:r>
      </w:del>
      <m:oMath>
        <m:r>
          <m:t>f</m:t>
        </m:r>
      </m:oMath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at</w:delText>
        </w:r>
      </w:del>
      <w:del w:id="39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03" w:author="PR Preview" w:date="2026-01-01T00:00:00Z">
        <w:r>
          <w:delText xml:space="preserve"> </w:delText>
        </w:r>
      </w:del>
      <w:del w:id="3904" w:author="PR Preview" w:date="2026-01-01T00:00:00Z">
        <w:r>
          <w:delText xml:space="preserve">is the derivative (</w:delText>
        </w:r>
      </w:del>
      <w:hyperlink w:anchor="def-vector-valued-derivative">
        <w:del w:id="3905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906" w:author="PR Preview" w:date="2026-01-01T00:00:00Z">
        <w:r>
          <w:delText xml:space="preserve">)</w:delText>
        </w:r>
      </w:del>
      <w:del w:id="3907" w:author="PR Preview" w:date="2026-01-01T00:00:00Z">
        <w:r>
          <w:delText xml:space="preserve"> </w:delText>
        </w:r>
      </w:del>
      <w:del w:id="3908" w:author="PR Preview" w:date="2026-01-01T00:00:00Z">
        <w:r>
          <w:delText xml:space="preserve">of the transposed gradient</w:delText>
        </w:r>
      </w:del>
      <w:del w:id="390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10" w:author="PR Preview" w:date="2026-01-01T00:00:00Z">
        <w:r>
          <w:delText xml:space="preserve"> </w:delText>
        </w:r>
      </w:del>
      <w:del w:id="3911" w:author="PR Preview" w:date="2026-01-01T00:00:00Z">
        <w:r>
          <w:delText xml:space="preserve">(</w:delText>
        </w:r>
      </w:del>
      <w:hyperlink w:anchor="def-vector-derivative">
        <w:del w:id="39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913" w:author="PR Preview" w:date="2026-01-01T00:00:00Z">
        <w:r>
          <w:delText xml:space="preserve">):</w:delText>
        </w:r>
      </w:del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p>
      <w:pPr>
        <w:pStyle w:val="FirstParagraph"/>
      </w:pPr>
      <w:del w:id="3914" w:author="PR Preview" w:date="2026-01-01T00:00:00Z">
        <w:r>
          <w:rPr>
            <w:b/>
            <w:bCs/>
          </w:rPr>
          <w:delText xml:space="preserve">Example 25 (A Hessian matrix)</w:delText>
        </w:r>
      </w:del>
      <w:del w:id="3915" w:author="PR Preview" w:date="2026-01-01T00:00:00Z">
        <w:r>
          <w:delText xml:space="preserve"> </w:delText>
        </w:r>
      </w:del>
      <w:del w:id="3916" w:author="PR Preview" w:date="2026-01-01T00:00:00Z">
        <w:r>
          <w:delText xml:space="preserve">Let</w:delText>
        </w:r>
      </w:del>
      <w:del w:id="39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3918" w:author="PR Preview" w:date="2026-01-01T00:00:00Z">
        <w:r>
          <w:delText xml:space="preserve"> </w:delText>
        </w:r>
      </w:del>
      <w:del w:id="3919" w:author="PR Preview" w:date="2026-01-01T00:00:00Z">
        <w:r>
          <w:delText xml:space="preserve">for</w:delText>
        </w:r>
      </w:del>
      <w:del w:id="39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21" w:author="PR Preview" w:date="2026-01-01T00:00:00Z">
        <w:r>
          <w:delText xml:space="preserve">,</w:delText>
        </w:r>
      </w:del>
      <w:del w:id="3922" w:author="PR Preview" w:date="2026-01-01T00:00:00Z">
        <w:r>
          <w:delText xml:space="preserve"> </w:delText>
        </w:r>
      </w:del>
      <w:del w:id="3923" w:author="PR Preview" w:date="2026-01-01T00:00:00Z">
        <w:r>
          <w:delText xml:space="preserve">where</w:delText>
        </w:r>
      </w:del>
      <w:del w:id="3924" w:author="PR Preview" w:date="2026-01-01T00:00:00Z">
        <w:r>
          <w:delText xml:space="preserve"> </w:delText>
        </w:r>
      </w:del>
      <m:oMath>
        <m:r>
          <m:t>e</m:t>
        </m:r>
      </m:oMath>
      <w:del w:id="3925" w:author="PR Preview" w:date="2026-01-01T00:00:00Z">
        <w:r>
          <w:delText xml:space="preserve"> </w:delText>
        </w:r>
      </w:del>
      <w:del w:id="3926" w:author="PR Preview" w:date="2026-01-01T00:00:00Z">
        <w:r>
          <w:delText xml:space="preserve">is</w:delText>
        </w:r>
      </w:del>
      <w:del w:id="3927" w:author="PR Preview" w:date="2026-01-01T00:00:00Z">
        <w:r>
          <w:delText xml:space="preserve"> </w:delText>
        </w:r>
      </w:del>
      <w:hyperlink r:id="rId133">
        <w:del w:id="3928" w:author="PR Preview" w:date="2026-01-01T00:00:00Z">
          <w:r>
            <w:rPr>
              <w:rStyle w:val="Hyperlink"/>
            </w:rPr>
            <w:delText xml:space="preserve">Euler’s number</w:delText>
          </w:r>
        </w:del>
      </w:hyperlink>
      <w:del w:id="3929" w:author="PR Preview" w:date="2026-01-01T00:00:00Z">
        <w:r>
          <w:delText xml:space="preserve">,</w:delText>
        </w:r>
      </w:del>
      <w:del w:id="3930" w:author="PR Preview" w:date="2026-01-01T00:00:00Z">
        <w:r>
          <w:delText xml:space="preserve"> </w:delText>
        </w:r>
      </w:del>
      <w:del w:id="3931" w:author="PR Preview" w:date="2026-01-01T00:00:00Z">
        <w:r>
          <w:delText xml:space="preserve">and write</w:delText>
        </w:r>
      </w:del>
      <w:del w:id="3932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933" w:author="PR Preview" w:date="2026-01-01T00:00:00Z">
        <w:r>
          <w:delText xml:space="preserve">.</w:delText>
        </w:r>
      </w:del>
      <w:del w:id="3934" w:author="PR Preview" w:date="2026-01-01T00:00:00Z">
        <w:r>
          <w:delText xml:space="preserve"> </w:delText>
        </w:r>
      </w:del>
      <w:del w:id="3935" w:author="PR Preview" w:date="2026-01-01T00:00:00Z">
        <w:r>
          <w:delText xml:space="preserve">By the</w:delText>
        </w:r>
      </w:del>
      <w:del w:id="3936" w:author="PR Preview" w:date="2026-01-01T00:00:00Z">
        <w:r>
          <w:delText xml:space="preserve"> </w:delText>
        </w:r>
      </w:del>
      <w:hyperlink r:id="rId104">
        <w:del w:id="3937" w:author="PR Preview" w:date="2026-01-01T00:00:00Z">
          <w:r>
            <w:rPr>
              <w:rStyle w:val="Hyperlink"/>
            </w:rPr>
            <w:delText xml:space="preserve">chain rule</w:delText>
          </w:r>
        </w:del>
      </w:hyperlink>
      <w:del w:id="3938" w:author="PR Preview" w:date="2026-01-01T00:00:00Z">
        <w:r>
          <w:delText xml:space="preserve">,</w:delText>
        </w:r>
      </w:del>
      <w:del w:id="393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del w:id="3940" w:author="PR Preview" w:date="2026-01-01T00:00:00Z">
        <w:r>
          <w:delText xml:space="preserve"> </w:delText>
        </w:r>
      </w:del>
      <w:del w:id="3941" w:author="PR Preview" w:date="2026-01-01T00:00:00Z">
        <w:r>
          <w:delText xml:space="preserve">and</w:delText>
        </w:r>
      </w:del>
      <w:del w:id="394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del w:id="3943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944" w:author="PR Preview" w:date="2026-01-01T00:00:00Z">
        <w:r>
          <w:rPr>
            <w:b/>
            <w:bCs/>
          </w:rPr>
          <w:t xml:space="preserve">Definition 20 (Hessian matrix)</w:t>
        </w:r>
      </w:ins>
      <w:ins w:id="3945" w:author="PR Preview" w:date="2026-01-01T00:00:00Z">
        <w:r>
          <w:t xml:space="preserve"> </w:t>
        </w:r>
      </w:ins>
      <w:ins w:id="3946" w:author="PR Preview" w:date="2026-01-01T00:00:00Z">
        <w:r>
          <w:t xml:space="preserve">Let</w:t>
        </w:r>
      </w:ins>
      <w:ins w:id="3947" w:author="PR Preview" w:date="2026-01-01T00:00:00Z">
        <w:r>
          <w:t xml:space="preserve"> </w:t>
        </w:r>
      </w:ins>
      <m:oMath>
        <m:r>
          <m:t>f</m:t>
        </m:r>
      </m:oMath>
      <w:ins w:id="3948" w:author="PR Preview" w:date="2026-01-01T00:00:00Z">
        <w:r>
          <w:t xml:space="preserve"> </w:t>
        </w:r>
      </w:ins>
      <w:ins w:id="3949" w:author="PR Preview" w:date="2026-01-01T00:00:00Z">
        <w:r>
          <w:t xml:space="preserve">be a scalar-valued function of a</w:t>
        </w:r>
      </w:ins>
      <w:ins w:id="395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vector</w:t>
        </w:r>
      </w:ins>
      <w:ins w:id="3953" w:author="PR Preview" w:date="2026-01-01T00:00:00Z">
        <w:r>
          <w:t xml:space="preserve"> </w:t>
        </w:r>
      </w:ins>
      <w:ins w:id="3954" w:author="PR Preview" w:date="2026-01-01T00:00:00Z">
        <w:r>
          <w:t xml:space="preserve">$\mathord{\smash[b]{\underset{\raise.3ex\hbox{$\scriptstyle\sim$}}{x}}\vphantom{x}}$</w:t>
        </w:r>
      </w:ins>
      <w:ins w:id="3955" w:author="PR Preview" w:date="2026-01-01T00:00:00Z">
        <w:r>
          <w:t xml:space="preserve"> </w:t>
        </w:r>
      </w:ins>
      <w:ins w:id="3956" w:author="PR Preview" w:date="2026-01-01T00:00:00Z">
        <w:r>
          <w:t xml:space="preserve">whose first partial derivatives exist on an open ball around</w:t>
        </w:r>
      </w:ins>
      <w:ins w:id="3957" w:author="PR Preview" w:date="2026-01-01T00:00:00Z">
        <w:r>
          <w:t xml:space="preserve"> </w:t>
        </w:r>
      </w:ins>
      <w:ins w:id="3958" w:author="PR Preview" w:date="2026-01-01T00:00:00Z">
        <w:r>
          <w:t xml:space="preserve">$\mathord{\smash[b]{\underset{\raise.3ex\hbox{$\scriptstyle\sim$}}{x}}\vphantom{x}}$</w:t>
        </w:r>
      </w:ins>
      <w:ins w:id="3959" w:author="PR Preview" w:date="2026-01-01T00:00:00Z">
        <w:r>
          <w:t xml:space="preserve"> </w:t>
        </w:r>
      </w:ins>
      <w:ins w:id="3960" w:author="PR Preview" w:date="2026-01-01T00:00:00Z">
        <w:r>
          <w:t xml:space="preserve">(</w:t>
        </w:r>
      </w:ins>
      <w:hyperlink w:anchor="def-ball">
        <w:ins w:id="396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962" w:author="PR Preview" w:date="2026-01-01T00:00:00Z">
        <w:r>
          <w:t xml:space="preserve">)</w:t>
        </w:r>
      </w:ins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and whose second partial derivatives (</w:t>
        </w:r>
      </w:ins>
      <w:hyperlink w:anchor="def-second-partial-derivative">
        <w:ins w:id="396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966" w:author="PR Preview" w:date="2026-01-01T00:00:00Z">
        <w:r>
          <w:t xml:space="preserve">) exist at</w:t>
        </w:r>
      </w:ins>
      <w:ins w:id="3967" w:author="PR Preview" w:date="2026-01-01T00:00:00Z">
        <w:r>
          <w:t xml:space="preserve"> </w:t>
        </w:r>
      </w:ins>
      <w:ins w:id="3968" w:author="PR Preview" w:date="2026-01-01T00:00:00Z">
        <w:r>
          <w:t xml:space="preserve">$\mathord{\smash[b]{\underset{\raise.3ex\hbox{$\scriptstyle\sim$}}{x}}\vphantom{x}}$</w:t>
        </w:r>
      </w:ins>
      <w:ins w:id="3969" w:author="PR Preview" w:date="2026-01-01T00:00:00Z">
        <w:r>
          <w:t xml:space="preserve">.</w:t>
        </w:r>
      </w:ins>
      <w:ins w:id="3970" w:author="PR Preview" w:date="2026-01-01T00:00:00Z">
        <w:r>
          <w:t xml:space="preserve"> </w:t>
        </w:r>
      </w:ins>
      <w:ins w:id="3971" w:author="PR Preview" w:date="2026-01-01T00:00:00Z">
        <w:r>
          <w:t xml:space="preserve">The</w:t>
        </w:r>
      </w:ins>
      <w:ins w:id="3972" w:author="PR Preview" w:date="2026-01-01T00:00:00Z">
        <w:r>
          <w:t xml:space="preserve"> </w:t>
        </w:r>
      </w:ins>
      <w:ins w:id="3973" w:author="PR Preview" w:date="2026-01-01T00:00:00Z">
        <w:r>
          <w:rPr>
            <w:b/>
            <w:bCs/>
          </w:rPr>
          <w:t xml:space="preserve">Hessian matrix</w:t>
        </w:r>
      </w:ins>
      <w:ins w:id="3974" w:author="PR Preview" w:date="2026-01-01T00:00:00Z">
        <w:r>
          <w:t xml:space="preserve"> </w:t>
        </w:r>
      </w:ins>
      <w:ins w:id="3975" w:author="PR Preview" w:date="2026-01-01T00:00:00Z">
        <w:r>
          <w:t xml:space="preserve">of</w:t>
        </w:r>
      </w:ins>
      <w:ins w:id="3976" w:author="PR Preview" w:date="2026-01-01T00:00:00Z">
        <w:r>
          <w:t xml:space="preserve"> </w:t>
        </w:r>
      </w:ins>
      <m:oMath>
        <m:r>
          <m:t>f</m:t>
        </m:r>
      </m:oMath>
      <w:ins w:id="3977" w:author="PR Preview" w:date="2026-01-01T00:00:00Z">
        <w:r>
          <w:t xml:space="preserve"> </w:t>
        </w:r>
      </w:ins>
      <w:ins w:id="3978" w:author="PR Preview" w:date="2026-01-01T00:00:00Z">
        <w:r>
          <w:t xml:space="preserve">at</w:t>
        </w:r>
      </w:ins>
      <w:ins w:id="3979" w:author="PR Preview" w:date="2026-01-01T00:00:00Z">
        <w:r>
          <w:t xml:space="preserve"> </w:t>
        </w:r>
      </w:ins>
      <w:ins w:id="3980" w:author="PR Preview" w:date="2026-01-01T00:00:00Z">
        <w:r>
          <w:t xml:space="preserve">$\mathord{\smash[b]{\underset{\raise.3ex\hbox{$\scriptstyle\sim$}}{x}}\vphantom{x}}$</w:t>
        </w:r>
      </w:ins>
      <w:ins w:id="3981" w:author="PR Preview" w:date="2026-01-01T00:00:00Z">
        <w:r>
          <w:t xml:space="preserve"> </w:t>
        </w:r>
      </w:ins>
      <w:ins w:id="3982" w:author="PR Preview" w:date="2026-01-01T00:00:00Z">
        <w:r>
          <w:t xml:space="preserve">is the derivative (</w:t>
        </w:r>
      </w:ins>
      <w:hyperlink w:anchor="def-vector-valued-derivative">
        <w:ins w:id="398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984" w:author="PR Preview" w:date="2026-01-01T00:00:00Z">
        <w:r>
          <w:t xml:space="preserve">)</w:t>
        </w:r>
      </w:ins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of the transposed gradient</w:t>
        </w:r>
      </w:ins>
      <w:ins w:id="3987" w:author="PR Preview" w:date="2026-01-01T00:00:00Z">
        <w:r>
          <w:t xml:space="preserve"> </w:t>
        </w:r>
      </w:ins>
      <w:ins w:id="3988" w:author="PR Preview" w:date="2026-01-01T00:00:00Z">
        <w:r>
  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  </w:r>
      </w:ins>
      <w:ins w:id="3989" w:author="PR Preview" w:date="2026-01-01T00:00:00Z">
        <w:r>
          <w:t xml:space="preserve"> </w:t>
        </w:r>
      </w:ins>
      <w:ins w:id="3990" w:author="PR Preview" w:date="2026-01-01T00:00:00Z">
        <w:r>
          <w:t xml:space="preserve">(</w:t>
        </w:r>
      </w:ins>
      <w:hyperlink w:anchor="def-vector-derivative">
        <w:ins w:id="399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992" w:author="PR Preview" w:date="2026-01-01T00:00:00Z">
        <w:r>
          <w:t xml:space="preserve">):</w:t>
        </w:r>
      </w:ins>
    </w:p>
    <w:p>
      <w:pPr>
        <w:pStyle w:val="BodyText"/>
      </w:pPr>
      <w:bookmarkStart w:id="131" w:name="eq-hessian"/>
      <w:ins w:id="3993" w:author="PR Preview" w:date="2026-01-01T00:00:00Z">
        <w:r>
  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  </w:r>
      </w:ins>
      <w:bookmarkEnd w:id="131"/>
    </w:p>
    <w:bookmarkEnd w:id="132"/>
    <w:bookmarkStart w:id="134" w:name="exm-hessian"/>
    <w:p>
      <w:pPr>
        <w:pStyle w:val="FirstParagraph"/>
      </w:pPr>
      <w:ins w:id="3994" w:author="PR Preview" w:date="2026-01-01T00:00:00Z">
        <w:r>
          <w:rPr>
            <w:b/>
            <w:bCs/>
          </w:rPr>
          <w:t xml:space="preserve">Example 25 (A Hessian matrix)</w:t>
        </w:r>
      </w:ins>
      <w:ins w:id="3995" w:author="PR Preview" w:date="2026-01-01T00:00:00Z">
        <w:r>
          <w:t xml:space="preserve"> </w:t>
        </w:r>
      </w:ins>
      <w:ins w:id="3996" w:author="PR Preview" w:date="2026-01-01T00:00:00Z">
        <w:r>
          <w:t xml:space="preserve">Let</w:t>
        </w:r>
      </w:ins>
      <w:ins w:id="3997" w:author="PR Preview" w:date="2026-01-01T00:00:00Z">
        <w:r>
          <w:t xml:space="preserve"> </w:t>
        </w:r>
      </w:ins>
      <w:ins w:id="3998" w:author="PR Preview" w:date="2026-01-01T00:00:00Z">
        <w:r>
          <w:t xml:space="preserve">$f(\mathord{\smash[b]{\underset{\raise.3ex\hbox{$\scriptstyle\sim$}}{x}}\vphantom{x}}) = e^{2x_1 + x_2} - x_1$</w:t>
        </w:r>
      </w:ins>
      <w:ins w:id="3999" w:author="PR Preview" w:date="2026-01-01T00:00:00Z">
        <w:r>
          <w:t xml:space="preserve"> </w:t>
        </w:r>
      </w:ins>
      <w:ins w:id="4000" w:author="PR Preview" w:date="2026-01-01T00:00:00Z">
        <w:r>
          <w:t xml:space="preserve">for</w:t>
        </w:r>
      </w:ins>
      <w:ins w:id="4001" w:author="PR Preview" w:date="2026-01-01T00:00:00Z">
        <w:r>
          <w:t xml:space="preserve"> </w:t>
        </w:r>
      </w:ins>
      <w:ins w:id="4002" w:author="PR Preview" w:date="2026-01-01T00:00:00Z">
        <w:r>
          <w:t xml:space="preserve">$\mathord{\smash[b]{\underset{\raise.3ex\hbox{$\scriptstyle\sim$}}{x}}\vphantom{x}}= {(x_1, x_2)}^{\top}$</w:t>
        </w:r>
      </w:ins>
      <w:ins w:id="4003" w:author="PR Preview" w:date="2026-01-01T00:00:00Z">
        <w:r>
          <w:t xml:space="preserve">,</w:t>
        </w:r>
      </w:ins>
      <w:ins w:id="4004" w:author="PR Preview" w:date="2026-01-01T00:00:00Z">
        <w:r>
          <w:t xml:space="preserve"> </w:t>
        </w:r>
      </w:ins>
      <w:ins w:id="4005" w:author="PR Preview" w:date="2026-01-01T00:00:00Z">
        <w:r>
          <w:t xml:space="preserve">where</w:t>
        </w:r>
      </w:ins>
      <w:ins w:id="4006" w:author="PR Preview" w:date="2026-01-01T00:00:00Z">
        <w:r>
          <w:t xml:space="preserve"> </w:t>
        </w:r>
      </w:ins>
      <m:oMath>
        <m:r>
          <m:t>e</m:t>
        </m:r>
      </m:oMath>
      <w:ins w:id="4007" w:author="PR Preview" w:date="2026-01-01T00:00:00Z">
        <w:r>
          <w:t xml:space="preserve"> </w:t>
        </w:r>
      </w:ins>
      <w:ins w:id="4008" w:author="PR Preview" w:date="2026-01-01T00:00:00Z">
        <w:r>
          <w:t xml:space="preserve">is</w:t>
        </w:r>
      </w:ins>
      <w:ins w:id="4009" w:author="PR Preview" w:date="2026-01-01T00:00:00Z">
        <w:r>
          <w:t xml:space="preserve"> </w:t>
        </w:r>
      </w:ins>
      <w:hyperlink r:id="rId133">
        <w:ins w:id="4010" w:author="PR Preview" w:date="2026-01-01T00:00:00Z">
          <w:r>
            <w:rPr>
              <w:rStyle w:val="Hyperlink"/>
            </w:rPr>
            <w:t xml:space="preserve">Euler’s number</w:t>
          </w:r>
        </w:ins>
      </w:hyperlink>
      <w:ins w:id="4011" w:author="PR Preview" w:date="2026-01-01T00:00:00Z">
        <w:r>
          <w:t xml:space="preserve">,</w:t>
        </w:r>
      </w:ins>
      <w:ins w:id="4012" w:author="PR Preview" w:date="2026-01-01T00:00:00Z">
        <w:r>
          <w:t xml:space="preserve"> </w:t>
        </w:r>
      </w:ins>
      <w:ins w:id="4013" w:author="PR Preview" w:date="2026-01-01T00:00:00Z">
        <w:r>
          <w:t xml:space="preserve">and write</w:t>
        </w:r>
      </w:ins>
      <w:ins w:id="401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4015" w:author="PR Preview" w:date="2026-01-01T00:00:00Z">
        <w:r>
          <w:t xml:space="preserve">.</w:t>
        </w:r>
      </w:ins>
      <w:ins w:id="4016" w:author="PR Preview" w:date="2026-01-01T00:00:00Z">
        <w:r>
          <w:t xml:space="preserve"> </w:t>
        </w:r>
      </w:ins>
      <w:ins w:id="4017" w:author="PR Preview" w:date="2026-01-01T00:00:00Z">
        <w:r>
          <w:t xml:space="preserve">By the</w:t>
        </w:r>
      </w:ins>
      <w:ins w:id="4018" w:author="PR Preview" w:date="2026-01-01T00:00:00Z">
        <w:r>
          <w:t xml:space="preserve"> </w:t>
        </w:r>
      </w:ins>
      <w:hyperlink r:id="rId104">
        <w:ins w:id="4019" w:author="PR Preview" w:date="2026-01-01T00:00:00Z">
          <w:r>
            <w:rPr>
              <w:rStyle w:val="Hyperlink"/>
            </w:rPr>
            <w:t xml:space="preserve">chain rule</w:t>
          </w:r>
        </w:ins>
      </w:hyperlink>
      <w:ins w:id="4020" w:author="PR Preview" w:date="2026-01-01T00:00:00Z">
        <w:r>
          <w:t xml:space="preserve">,</w:t>
        </w:r>
      </w:ins>
      <w:ins w:id="402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ins w:id="4022" w:author="PR Preview" w:date="2026-01-01T00:00:00Z">
        <w:r>
          <w:t xml:space="preserve"> </w:t>
        </w:r>
      </w:ins>
      <w:ins w:id="4023" w:author="PR Preview" w:date="2026-01-01T00:00:00Z">
        <w:r>
          <w:t xml:space="preserve">and</w:t>
        </w:r>
      </w:ins>
      <w:ins w:id="402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ins w:id="4025" w:author="PR Preview" w:date="2026-01-01T00:00:00Z">
        <w:r>
          <w:t xml:space="preserve">, so</w:t>
        </w:r>
      </w:ins>
    </w:p>
    <w:p>
      <w:pPr>
        <w:pStyle w:val="BodyText"/>
      </w:pPr>
      <w:ins w:id="4026" w:author="PR Preview" w:date="2026-01-01T00:00:00Z">
        <w:r>
  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  </w:r>
      </w:ins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027" w:author="PR Preview" w:date="2026-01-01T00:00:00Z">
        <w:r>
          <w:delText xml:space="preserve">and at</w:delText>
        </w:r>
      </w:del>
      <w:del w:id="40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29" w:author="PR Preview" w:date="2026-01-01T00:00:00Z">
        <w:r>
          <w:delText xml:space="preserve">, where</w:delText>
        </w:r>
      </w:del>
      <w:del w:id="4030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0</m:t>
        </m:r>
      </m:oMath>
      <w:del w:id="4031" w:author="PR Preview" w:date="2026-01-01T00:00:00Z">
        <w:r>
          <w:delText xml:space="preserve">,</w:delText>
        </w:r>
      </w:del>
      <w:del w:id="403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4033" w:author="PR Preview" w:date="2026-01-01T00:00:00Z">
        <w:r>
          <w:delText xml:space="preserve">.</w:delText>
        </w:r>
      </w:del>
    </w:p>
    <w:p>
      <w:pPr>
        <w:pStyle w:val="BodyText"/>
      </w:pPr>
      <w:del w:id="4034" w:author="PR Preview" w:date="2026-01-01T00:00:00Z">
        <w:r>
          <w:rPr>
            <w:b/>
            <w:bCs/>
          </w:rPr>
          <w:delText xml:space="preserve">Example 26 (A function with a gradient but no Hessian at a point)</w:delText>
        </w:r>
      </w:del>
      <w:del w:id="4035" w:author="PR Preview" w:date="2026-01-01T00:00:00Z">
        <w:r>
          <w:delText xml:space="preserve"> </w:delText>
        </w:r>
      </w:del>
      <w:del w:id="4036" w:author="PR Preview" w:date="2026-01-01T00:00:00Z">
        <w:r>
          <w:delText xml:space="preserve">Let</w:delText>
        </w:r>
      </w:del>
      <w:del w:id="40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for</w:delText>
        </w:r>
      </w:del>
      <w:del w:id="40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41" w:author="PR Preview" w:date="2026-01-01T00:00:00Z">
        <w:r>
          <w:delText xml:space="preserve">,</w:delText>
        </w:r>
      </w:del>
      <w:del w:id="4042" w:author="PR Preview" w:date="2026-01-01T00:00:00Z">
        <w:r>
          <w:delText xml:space="preserve"> </w:delText>
        </w:r>
      </w:del>
      <w:del w:id="4043" w:author="PR Preview" w:date="2026-01-01T00:00:00Z">
        <w:r>
          <w:delText xml:space="preserve">where</w:delText>
        </w:r>
      </w:del>
      <w:del w:id="40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4045" w:author="PR Preview" w:date="2026-01-01T00:00:00Z">
        <w:r>
          <w:delText xml:space="preserve"> </w:delText>
        </w:r>
      </w:del>
      <w:del w:id="4046" w:author="PR Preview" w:date="2026-01-01T00:00:00Z">
        <w:r>
          <w:delText xml:space="preserve">is the</w:delText>
        </w:r>
      </w:del>
      <w:del w:id="4047" w:author="PR Preview" w:date="2026-01-01T00:00:00Z">
        <w:r>
          <w:delText xml:space="preserve"> </w:delText>
        </w:r>
      </w:del>
      <w:hyperlink r:id="rId135">
        <w:del w:id="4048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4049" w:author="PR Preview" w:date="2026-01-01T00:00:00Z">
        <w:r>
          <w:delText xml:space="preserve">.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For</w:delText>
        </w:r>
      </w:del>
      <w:del w:id="40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del w:id="4053" w:author="PR Preview" w:date="2026-01-01T00:00:00Z">
        <w:r>
          <w:delText xml:space="preserve">,</w:delText>
        </w:r>
      </w:del>
      <w:del w:id="40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and</w:delText>
        </w:r>
      </w:del>
      <w:del w:id="405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058" w:author="PR Preview" w:date="2026-01-01T00:00:00Z">
        <w:r>
          <w:delText xml:space="preserve">;</w:delText>
        </w:r>
      </w:del>
      <w:del w:id="4059" w:author="PR Preview" w:date="2026-01-01T00:00:00Z">
        <w:r>
          <w:delText xml:space="preserve"> </w:delText>
        </w:r>
      </w:del>
      <w:del w:id="4060" w:author="PR Preview" w:date="2026-01-01T00:00:00Z">
        <w:r>
          <w:delText xml:space="preserve">for</w:delText>
        </w:r>
      </w:del>
      <w:del w:id="40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del w:id="4062" w:author="PR Preview" w:date="2026-01-01T00:00:00Z">
        <w:r>
          <w:delText xml:space="preserve">,</w:delText>
        </w:r>
      </w:del>
      <w:del w:id="40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4064" w:author="PR Preview" w:date="2026-01-01T00:00:00Z">
        <w:r>
          <w:delText xml:space="preserve"> </w:delText>
        </w:r>
      </w:del>
      <w:del w:id="4065" w:author="PR Preview" w:date="2026-01-01T00:00:00Z">
        <w:r>
          <w:delText xml:space="preserve">and</w:delText>
        </w:r>
      </w:del>
      <w:del w:id="406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067" w:author="PR Preview" w:date="2026-01-01T00:00:00Z">
        <w:r>
          <w:delText xml:space="preserve">;</w:delText>
        </w:r>
      </w:del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and at</w:delText>
        </w:r>
      </w:del>
      <w:del w:id="407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4071" w:author="PR Preview" w:date="2026-01-01T00:00:00Z">
        <w:r>
          <w:delText xml:space="preserve"> </w:delText>
        </w:r>
      </w:del>
      <w:del w:id="4072" w:author="PR Preview" w:date="2026-01-01T00:00:00Z">
        <w:r>
          <w:delText xml:space="preserve">the</w:delText>
        </w:r>
      </w:del>
      <w:del w:id="4073" w:author="PR Preview" w:date="2026-01-01T00:00:00Z">
        <w:r>
          <w:delText xml:space="preserve"> </w:delText>
        </w:r>
      </w:del>
      <w:hyperlink r:id="rId136">
        <w:del w:id="4074" w:author="PR Preview" w:date="2026-01-01T00:00:00Z">
          <w:r>
            <w:rPr>
              <w:rStyle w:val="Hyperlink"/>
            </w:rPr>
            <w:delText xml:space="preserve">difference quotient</w:delText>
          </w:r>
        </w:del>
      </w:hyperlink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is</w:delText>
        </w:r>
      </w:del>
      <w:del w:id="4077" w:author="PR Preview" w:date="2026-01-01T00:00:00Z">
        <w:r>
          <w:delText xml:space="preserve"> </w:delText>
        </w:r>
      </w:del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del w:id="4078" w:author="PR Preview" w:date="2026-01-01T00:00:00Z">
        <w:r>
          <w:delText xml:space="preserve">.</w:delText>
        </w:r>
      </w:del>
      <w:del w:id="4079" w:author="PR Preview" w:date="2026-01-01T00:00:00Z">
        <w:r>
          <w:delText xml:space="preserve"> </w:delText>
        </w:r>
      </w:del>
      <w:del w:id="4080" w:author="PR Preview" w:date="2026-01-01T00:00:00Z">
        <w:r>
          <w:delText xml:space="preserve">So the gradient exists everywhere: it is</w:delText>
        </w:r>
      </w:del>
      <w:del w:id="408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82" w:author="PR Preview" w:date="2026-01-01T00:00:00Z">
        <w:r>
          <w:delText xml:space="preserve">.</w:delText>
        </w:r>
      </w:del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delText xml:space="preserve">But</w:delText>
        </w:r>
      </w:del>
      <w:del w:id="4085" w:author="PR Preview" w:date="2026-01-01T00:00:00Z">
        <w:r>
          <w:delText xml:space="preserve"> </w:delText>
        </w:r>
      </w:del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del w:id="4086" w:author="PR Preview" w:date="2026-01-01T00:00:00Z">
        <w:r>
          <w:delText xml:space="preserve"> </w:delText>
        </w:r>
      </w:del>
      <w:del w:id="4087" w:author="PR Preview" w:date="2026-01-01T00:00:00Z">
        <w:r>
          <w:delText xml:space="preserve">has no derivative in</w:delText>
        </w:r>
      </w:del>
      <w:del w:id="408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4089" w:author="PR Preview" w:date="2026-01-01T00:00:00Z">
        <w:r>
          <w:delText xml:space="preserve"> </w:delText>
        </w:r>
      </w:del>
      <w:del w:id="4090" w:author="PR Preview" w:date="2026-01-01T00:00:00Z">
        <w:r>
          <w:delText xml:space="preserve">at</w:delText>
        </w:r>
      </w:del>
      <w:del w:id="40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4092" w:author="PR Preview" w:date="2026-01-01T00:00:00Z">
        <w:r>
          <w:delText xml:space="preserve"> </w:delText>
        </w:r>
      </w:del>
      <w:del w:id="4093" w:author="PR Preview" w:date="2026-01-01T00:00:00Z">
        <w:r>
          <w:delText xml:space="preserve">(its difference quotient</w:delText>
        </w:r>
      </w:del>
      <w:del w:id="4094" w:author="PR Preview" w:date="2026-01-01T00:00:00Z">
        <w:r>
          <w:delText xml:space="preserve"> </w:delText>
        </w:r>
      </w:del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is</w:delText>
        </w:r>
      </w:del>
      <w:del w:id="4097" w:author="PR Preview" w:date="2026-01-01T00:00:00Z">
        <w:r>
          <w:delText xml:space="preserve"> </w:delText>
        </w:r>
      </w:del>
      <m:oMath>
        <m:r>
          <m:t>2</m:t>
        </m:r>
      </m:oMath>
      <w:del w:id="4098" w:author="PR Preview" w:date="2026-01-01T00:00:00Z">
        <w:r>
          <w:delText xml:space="preserve"> </w:delText>
        </w:r>
      </w:del>
      <w:del w:id="4099" w:author="PR Preview" w:date="2026-01-01T00:00:00Z">
        <w:r>
          <w:delText xml:space="preserve">for</w:delText>
        </w:r>
      </w:del>
      <w:del w:id="410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&gt;</m:t>
        </m:r>
        <m:r>
          <m:t>0</m:t>
        </m:r>
      </m:oMath>
      <w:del w:id="4101" w:author="PR Preview" w:date="2026-01-01T00:00:00Z">
        <w:r>
          <w:delText xml:space="preserve"> </w:delText>
        </w:r>
      </w:del>
      <w:del w:id="4102" w:author="PR Preview" w:date="2026-01-01T00:00:00Z">
        <w:r>
          <w:delText xml:space="preserve">and</w:delText>
        </w:r>
      </w:del>
      <w:del w:id="410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4104" w:author="PR Preview" w:date="2026-01-01T00:00:00Z">
        <w:r>
          <w:delText xml:space="preserve"> </w:delText>
        </w:r>
      </w:del>
      <w:del w:id="4105" w:author="PR Preview" w:date="2026-01-01T00:00:00Z">
        <w:r>
          <w:delText xml:space="preserve">for</w:delText>
        </w:r>
      </w:del>
      <w:del w:id="4106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&lt;</m:t>
        </m:r>
        <m:r>
          <m:t>0</m:t>
        </m:r>
      </m:oMath>
      <w:del w:id="4107" w:author="PR Preview" w:date="2026-01-01T00:00:00Z">
        <w:r>
          <w:delText xml:space="preserve">),</w:delText>
        </w:r>
      </w:del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delText xml:space="preserve">so</w:delText>
        </w:r>
      </w:del>
      <w:del w:id="41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del w:id="4111" w:author="PR Preview" w:date="2026-01-01T00:00:00Z">
        <w:r>
          <w:delText xml:space="preserve">, and with it the Hessian, does not exist at any</w:delText>
        </w:r>
      </w:del>
      <w:del w:id="411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13" w:author="PR Preview" w:date="2026-01-01T00:00:00Z">
        <w:r>
          <w:delText xml:space="preserve"> </w:delText>
        </w:r>
      </w:del>
      <w:del w:id="4114" w:author="PR Preview" w:date="2026-01-01T00:00:00Z">
        <w:r>
          <w:delText xml:space="preserve">with</w:delText>
        </w:r>
      </w:del>
      <w:del w:id="41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4116" w:author="PR Preview" w:date="2026-01-01T00:00:00Z">
        <w:r>
          <w:delText xml:space="preserve">.</w:delText>
        </w:r>
      </w:del>
    </w:p>
    <w:p>
      <w:pPr>
        <w:pStyle w:val="BodyText"/>
      </w:pPr>
      <w:del w:id="4117" w:author="PR Preview" w:date="2026-01-01T00:00:00Z">
        <w:r>
          <w:rPr>
            <w:b/>
            <w:bCs/>
          </w:rPr>
          <w:delText xml:space="preserve">Theorem 12 (Other ways to write the Hessian, and its entries)</w:delText>
        </w:r>
      </w:del>
      <w:del w:id="4118" w:author="PR Preview" w:date="2026-01-01T00:00:00Z">
        <w:r>
          <w:delText xml:space="preserve"> </w:delText>
        </w:r>
      </w:del>
      <w:del w:id="4119" w:author="PR Preview" w:date="2026-01-01T00:00:00Z">
        <w:r>
          <w:delText xml:space="preserve">Let</w:delText>
        </w:r>
      </w:del>
      <w:del w:id="4120" w:author="PR Preview" w:date="2026-01-01T00:00:00Z">
        <w:r>
          <w:delText xml:space="preserve"> </w:delText>
        </w:r>
      </w:del>
      <m:oMath>
        <m:r>
          <m:t>f</m:t>
        </m:r>
      </m:oMath>
      <w:del w:id="4121" w:author="PR Preview" w:date="2026-01-01T00:00:00Z">
        <w:r>
          <w:delText xml:space="preserve"> </w:delText>
        </w:r>
      </w:del>
      <w:del w:id="4122" w:author="PR Preview" w:date="2026-01-01T00:00:00Z">
        <w:r>
          <w:delText xml:space="preserve">and</w:delText>
        </w:r>
      </w:del>
      <w:del w:id="41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24" w:author="PR Preview" w:date="2026-01-01T00:00:00Z">
        <w:r>
          <w:delText xml:space="preserve"> </w:delText>
        </w:r>
      </w:del>
      <w:del w:id="4125" w:author="PR Preview" w:date="2026-01-01T00:00:00Z">
        <w:r>
          <w:delText xml:space="preserve">be as in</w:delText>
        </w:r>
      </w:del>
      <w:del w:id="4126" w:author="PR Preview" w:date="2026-01-01T00:00:00Z">
        <w:r>
          <w:delText xml:space="preserve"> </w:delText>
        </w:r>
      </w:del>
      <w:hyperlink w:anchor="def-hessian">
        <w:del w:id="412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4128" w:author="PR Preview" w:date="2026-01-01T00:00:00Z">
        <w:r>
          <w:delText xml:space="preserve">.</w:delText>
        </w:r>
      </w:del>
    </w:p>
    <w:p>
      <w:pPr>
        <w:pStyle w:val="BodyText"/>
      </w:pPr>
      <w:ins w:id="4129" w:author="PR Preview" w:date="2026-01-01T00:00:00Z">
        <w:r>
  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  </w:r>
      </w:ins>
    </w:p>
    <w:p>
      <w:pPr>
        <w:pStyle w:val="FirstParagraph"/>
      </w:pPr>
      <w:ins w:id="4130" w:author="PR Preview" w:date="2026-01-01T00:00:00Z">
        <w:r>
          <w:t xml:space="preserve">and at</w:t>
        </w:r>
      </w:ins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4133" w:author="PR Preview" w:date="2026-01-01T00:00:00Z">
        <w:r>
          <w:t xml:space="preserve">, where</w:t>
        </w:r>
      </w:ins>
      <w:ins w:id="413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0</m:t>
        </m:r>
      </m:oMath>
      <w:ins w:id="4135" w:author="PR Preview" w:date="2026-01-01T00:00:00Z">
        <w:r>
          <w:t xml:space="preserve">,</w:t>
        </w:r>
      </w:ins>
      <w:ins w:id="4136" w:author="PR Preview" w:date="2026-01-01T00:00:00Z">
        <w:r>
          <w:t xml:space="preserve"> </w:t>
        </w:r>
      </w:ins>
      <w:ins w:id="4137" w:author="PR Preview" w:date="2026-01-01T00:00:00Z">
        <w:r>
          <w:t xml:space="preserve">$\mathbf{H}_f(\mathord{\smash[b]{\underset{\raise.3ex\hbox{$\scriptstyle\sim$}}{0}}\vphantom{0}}) = \begin{bmatrix} 4 &amp; 2 \\ 2 &amp; 1 \end{bmatrix}$</w:t>
        </w:r>
      </w:ins>
      <w:ins w:id="4138" w:author="PR Preview" w:date="2026-01-01T00:00:00Z">
        <w:r>
          <w:t xml:space="preserve">.</w:t>
        </w:r>
      </w:ins>
    </w:p>
    <w:bookmarkEnd w:id="134"/>
    <w:bookmarkStart w:id="137" w:name="exm-hessian-missing"/>
    <w:p>
      <w:pPr>
        <w:pStyle w:val="BodyText"/>
      </w:pPr>
      <w:ins w:id="4139" w:author="PR Preview" w:date="2026-01-01T00:00:00Z">
        <w:r>
          <w:rPr>
            <w:b/>
            <w:bCs/>
          </w:rPr>
          <w:t xml:space="preserve">Example 26 (A function with a gradient but no Hessian at a point)</w:t>
        </w:r>
      </w:ins>
      <w:ins w:id="4140" w:author="PR Preview" w:date="2026-01-01T00:00:00Z">
        <w:r>
          <w:t xml:space="preserve"> </w:t>
        </w:r>
      </w:ins>
      <w:ins w:id="4141" w:author="PR Preview" w:date="2026-01-01T00:00:00Z">
        <w:r>
          <w:t xml:space="preserve">Let</w:t>
        </w:r>
      </w:ins>
      <w:ins w:id="4142" w:author="PR Preview" w:date="2026-01-01T00:00:00Z">
        <w:r>
          <w:t xml:space="preserve"> </w:t>
        </w:r>
      </w:ins>
      <w:ins w:id="4143" w:author="PR Preview" w:date="2026-01-01T00:00:00Z">
        <w:r>
          <w:t xml:space="preserve">$f(\mathord{\smash[b]{\underset{\raise.3ex\hbox{$\scriptstyle\sim$}}{x}}\vphantom{x}}) = x_1 \mathopen{}\left|x_1\right|\mathclose{}$</w:t>
        </w:r>
      </w:ins>
      <w:ins w:id="4144" w:author="PR Preview" w:date="2026-01-01T00:00:00Z">
        <w:r>
          <w:t xml:space="preserve"> </w:t>
        </w:r>
      </w:ins>
      <w:ins w:id="4145" w:author="PR Preview" w:date="2026-01-01T00:00:00Z">
        <w:r>
          <w:t xml:space="preserve">for</w:t>
        </w:r>
      </w:ins>
      <w:ins w:id="4146" w:author="PR Preview" w:date="2026-01-01T00:00:00Z">
        <w:r>
          <w:t xml:space="preserve"> </w:t>
        </w:r>
      </w:ins>
      <w:ins w:id="4147" w:author="PR Preview" w:date="2026-01-01T00:00:00Z">
        <w:r>
          <w:t xml:space="preserve">$\mathord{\smash[b]{\underset{\raise.3ex\hbox{$\scriptstyle\sim$}}{x}}\vphantom{x}}= {(x_1, x_2)}^{\top}$</w:t>
        </w:r>
      </w:ins>
      <w:ins w:id="4148" w:author="PR Preview" w:date="2026-01-01T00:00:00Z">
        <w:r>
          <w:t xml:space="preserve">,</w:t>
        </w:r>
      </w:ins>
      <w:ins w:id="4149" w:author="PR Preview" w:date="2026-01-01T00:00:00Z">
        <w:r>
          <w:t xml:space="preserve"> </w:t>
        </w:r>
      </w:ins>
      <w:ins w:id="4150" w:author="PR Preview" w:date="2026-01-01T00:00:00Z">
        <w:r>
          <w:t xml:space="preserve">where</w:t>
        </w:r>
      </w:ins>
      <w:ins w:id="415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is the</w:t>
        </w:r>
      </w:ins>
      <w:ins w:id="4154" w:author="PR Preview" w:date="2026-01-01T00:00:00Z">
        <w:r>
          <w:t xml:space="preserve"> </w:t>
        </w:r>
      </w:ins>
      <w:hyperlink r:id="rId135">
        <w:ins w:id="4155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4156" w:author="PR Preview" w:date="2026-01-01T00:00:00Z">
        <w:r>
          <w:t xml:space="preserve">.</w:t>
        </w:r>
      </w:ins>
      <w:ins w:id="4157" w:author="PR Preview" w:date="2026-01-01T00:00:00Z">
        <w:r>
          <w:t xml:space="preserve"> </w:t>
        </w:r>
      </w:ins>
      <w:ins w:id="4158" w:author="PR Preview" w:date="2026-01-01T00:00:00Z">
        <w:r>
          <w:t xml:space="preserve">For</w:t>
        </w:r>
      </w:ins>
      <w:ins w:id="41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ins w:id="4160" w:author="PR Preview" w:date="2026-01-01T00:00:00Z">
        <w:r>
          <w:t xml:space="preserve">,</w:t>
        </w:r>
      </w:ins>
      <w:ins w:id="41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4162" w:author="PR Preview" w:date="2026-01-01T00:00:00Z">
        <w:r>
          <w:t xml:space="preserve"> </w:t>
        </w:r>
      </w:ins>
      <w:ins w:id="4163" w:author="PR Preview" w:date="2026-01-01T00:00:00Z">
        <w:r>
          <w:t xml:space="preserve">and</w:t>
        </w:r>
      </w:ins>
      <w:ins w:id="416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4165" w:author="PR Preview" w:date="2026-01-01T00:00:00Z">
        <w:r>
          <w:t xml:space="preserve">;</w:t>
        </w:r>
      </w:ins>
      <w:ins w:id="4166" w:author="PR Preview" w:date="2026-01-01T00:00:00Z">
        <w:r>
          <w:t xml:space="preserve"> </w:t>
        </w:r>
      </w:ins>
      <w:ins w:id="4167" w:author="PR Preview" w:date="2026-01-01T00:00:00Z">
        <w:r>
          <w:t xml:space="preserve">for</w:t>
        </w:r>
      </w:ins>
      <w:ins w:id="41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ins w:id="4169" w:author="PR Preview" w:date="2026-01-01T00:00:00Z">
        <w:r>
          <w:t xml:space="preserve">,</w:t>
        </w:r>
      </w:ins>
      <w:ins w:id="417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4171" w:author="PR Preview" w:date="2026-01-01T00:00:00Z">
        <w:r>
          <w:t xml:space="preserve"> </w:t>
        </w:r>
      </w:ins>
      <w:ins w:id="4172" w:author="PR Preview" w:date="2026-01-01T00:00:00Z">
        <w:r>
          <w:t xml:space="preserve">and</w:t>
        </w:r>
      </w:ins>
      <w:ins w:id="417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4174" w:author="PR Preview" w:date="2026-01-01T00:00:00Z">
        <w:r>
          <w:t xml:space="preserve">;</w:t>
        </w:r>
      </w:ins>
      <w:ins w:id="4175" w:author="PR Preview" w:date="2026-01-01T00:00:00Z">
        <w:r>
          <w:t xml:space="preserve"> </w:t>
        </w:r>
      </w:ins>
      <w:ins w:id="4176" w:author="PR Preview" w:date="2026-01-01T00:00:00Z">
        <w:r>
          <w:t xml:space="preserve">and at</w:t>
        </w:r>
      </w:ins>
      <w:ins w:id="41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178" w:author="PR Preview" w:date="2026-01-01T00:00:00Z">
        <w:r>
          <w:t xml:space="preserve"> </w:t>
        </w:r>
      </w:ins>
      <w:ins w:id="4179" w:author="PR Preview" w:date="2026-01-01T00:00:00Z">
        <w:r>
          <w:t xml:space="preserve">the</w:t>
        </w:r>
      </w:ins>
      <w:ins w:id="4180" w:author="PR Preview" w:date="2026-01-01T00:00:00Z">
        <w:r>
          <w:t xml:space="preserve"> </w:t>
        </w:r>
      </w:ins>
      <w:hyperlink r:id="rId136">
        <w:ins w:id="4181" w:author="PR Preview" w:date="2026-01-01T00:00:00Z">
          <w:r>
            <w:rPr>
              <w:rStyle w:val="Hyperlink"/>
            </w:rPr>
            <w:t xml:space="preserve">difference quotient</w:t>
          </w:r>
        </w:ins>
      </w:hyperlink>
      <w:ins w:id="4182" w:author="PR Preview" w:date="2026-01-01T00:00:00Z">
        <w:r>
          <w:t xml:space="preserve"> </w:t>
        </w:r>
      </w:ins>
      <w:ins w:id="4183" w:author="PR Preview" w:date="2026-01-01T00:00:00Z">
        <w:r>
          <w:t xml:space="preserve">is</w:t>
        </w:r>
      </w:ins>
      <w:ins w:id="4184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ins w:id="4185" w:author="PR Preview" w:date="2026-01-01T00:00:00Z">
        <w:r>
          <w:t xml:space="preserve">.</w:t>
        </w:r>
      </w:ins>
      <w:ins w:id="4186" w:author="PR Preview" w:date="2026-01-01T00:00:00Z">
        <w:r>
          <w:t xml:space="preserve"> </w:t>
        </w:r>
      </w:ins>
      <w:ins w:id="4187" w:author="PR Preview" w:date="2026-01-01T00:00:00Z">
        <w:r>
          <w:t xml:space="preserve">So the gradient exists everywhere: it is</w:t>
        </w:r>
      </w:ins>
      <w:ins w:id="418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189" w:author="PR Preview" w:date="2026-01-01T00:00:00Z">
        <w:r>
          <w:t xml:space="preserve">.</w:t>
        </w:r>
      </w:ins>
      <w:ins w:id="4190" w:author="PR Preview" w:date="2026-01-01T00:00:00Z">
        <w:r>
          <w:t xml:space="preserve"> </w:t>
        </w:r>
      </w:ins>
      <w:ins w:id="4191" w:author="PR Preview" w:date="2026-01-01T00:00:00Z">
        <w:r>
          <w:t xml:space="preserve">But</w:t>
        </w:r>
      </w:ins>
      <w:ins w:id="4192" w:author="PR Preview" w:date="2026-01-01T00:00:00Z">
        <w:r>
          <w:t xml:space="preserve"> </w:t>
        </w:r>
      </w:ins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ins w:id="4193" w:author="PR Preview" w:date="2026-01-01T00:00:00Z">
        <w:r>
          <w:t xml:space="preserve"> </w:t>
        </w:r>
      </w:ins>
      <w:ins w:id="4194" w:author="PR Preview" w:date="2026-01-01T00:00:00Z">
        <w:r>
          <w:t xml:space="preserve">has no derivative in</w:t>
        </w:r>
      </w:ins>
      <w:ins w:id="41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4196" w:author="PR Preview" w:date="2026-01-01T00:00:00Z">
        <w:r>
          <w:t xml:space="preserve"> </w:t>
        </w:r>
      </w:ins>
      <w:ins w:id="4197" w:author="PR Preview" w:date="2026-01-01T00:00:00Z">
        <w:r>
          <w:t xml:space="preserve">at</w:t>
        </w:r>
      </w:ins>
      <w:ins w:id="41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(its difference quotient</w:t>
        </w:r>
      </w:ins>
      <w:ins w:id="4201" w:author="PR Preview" w:date="2026-01-01T00:00:00Z">
        <w:r>
          <w:t xml:space="preserve"> </w:t>
        </w:r>
      </w:ins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ins w:id="4202" w:author="PR Preview" w:date="2026-01-01T00:00:00Z">
        <w:r>
          <w:t xml:space="preserve"> </w:t>
        </w:r>
      </w:ins>
      <w:ins w:id="4203" w:author="PR Preview" w:date="2026-01-01T00:00:00Z">
        <w:r>
          <w:t xml:space="preserve">is</w:t>
        </w:r>
      </w:ins>
      <w:ins w:id="4204" w:author="PR Preview" w:date="2026-01-01T00:00:00Z">
        <w:r>
          <w:t xml:space="preserve"> </w:t>
        </w:r>
      </w:ins>
      <m:oMath>
        <m:r>
          <m:t>2</m:t>
        </m:r>
      </m:oMath>
      <w:ins w:id="4205" w:author="PR Preview" w:date="2026-01-01T00:00:00Z">
        <w:r>
          <w:t xml:space="preserve"> </w:t>
        </w:r>
      </w:ins>
      <w:ins w:id="4206" w:author="PR Preview" w:date="2026-01-01T00:00:00Z">
        <w:r>
          <w:t xml:space="preserve">for</w:t>
        </w:r>
      </w:ins>
      <w:ins w:id="420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&gt;</m:t>
        </m:r>
        <m:r>
          <m:t>0</m:t>
        </m:r>
      </m:oMath>
      <w:ins w:id="4208" w:author="PR Preview" w:date="2026-01-01T00:00:00Z">
        <w:r>
          <w:t xml:space="preserve"> </w:t>
        </w:r>
      </w:ins>
      <w:ins w:id="4209" w:author="PR Preview" w:date="2026-01-01T00:00:00Z">
        <w:r>
          <w:t xml:space="preserve">and</w:t>
        </w:r>
      </w:ins>
      <w:ins w:id="421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4211" w:author="PR Preview" w:date="2026-01-01T00:00:00Z">
        <w:r>
          <w:t xml:space="preserve"> </w:t>
        </w:r>
      </w:ins>
      <w:ins w:id="4212" w:author="PR Preview" w:date="2026-01-01T00:00:00Z">
        <w:r>
          <w:t xml:space="preserve">for</w:t>
        </w:r>
      </w:ins>
      <w:ins w:id="4213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&lt;</m:t>
        </m:r>
        <m:r>
          <m:t>0</m:t>
        </m:r>
      </m:oMath>
      <w:ins w:id="4214" w:author="PR Preview" w:date="2026-01-01T00:00:00Z">
        <w:r>
          <w:t xml:space="preserve">),</w:t>
        </w:r>
      </w:ins>
      <w:ins w:id="4215" w:author="PR Preview" w:date="2026-01-01T00:00:00Z">
        <w:r>
          <w:t xml:space="preserve"> </w:t>
        </w:r>
      </w:ins>
      <w:ins w:id="4216" w:author="PR Preview" w:date="2026-01-01T00:00:00Z">
        <w:r>
          <w:t xml:space="preserve">so</w:t>
        </w:r>
      </w:ins>
      <w:ins w:id="4217" w:author="PR Preview" w:date="2026-01-01T00:00:00Z">
        <w:r>
          <w:t xml:space="preserve"> </w:t>
        </w:r>
      </w:ins>
      <w:ins w:id="4218" w:author="PR Preview" w:date="2026-01-01T00:00:00Z">
        <w:r>
          <w:t xml:space="preserve">$\mathopen{}\left[\mathbf{H}_f(\mathord{\smash[b]{\underset{\raise.3ex\hbox{$\scriptstyle\sim$}}{x}}\vphantom{x}})\right]\mathclose{}_{11}$</w:t>
        </w:r>
      </w:ins>
      <w:ins w:id="4219" w:author="PR Preview" w:date="2026-01-01T00:00:00Z">
        <w:r>
          <w:t xml:space="preserve">, and with it the Hessian, does not exist at any</w:t>
        </w:r>
      </w:ins>
      <w:ins w:id="4220" w:author="PR Preview" w:date="2026-01-01T00:00:00Z">
        <w:r>
          <w:t xml:space="preserve"> </w:t>
        </w:r>
      </w:ins>
      <w:ins w:id="4221" w:author="PR Preview" w:date="2026-01-01T00:00:00Z">
        <w:r>
          <w:t xml:space="preserve">$\mathord{\smash[b]{\underset{\raise.3ex\hbox{$\scriptstyle\sim$}}{x}}\vphantom{x}}$</w:t>
        </w:r>
      </w:ins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with</w:t>
        </w:r>
      </w:ins>
      <w:ins w:id="42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225" w:author="PR Preview" w:date="2026-01-01T00:00:00Z">
        <w:r>
          <w:t xml:space="preserve">.</w:t>
        </w:r>
      </w:ins>
    </w:p>
    <w:bookmarkEnd w:id="137"/>
    <w:bookmarkStart w:id="140" w:name="thm-hessian-forms"/>
    <w:p>
      <w:pPr>
        <w:pStyle w:val="BodyText"/>
      </w:pPr>
      <w:ins w:id="4226" w:author="PR Preview" w:date="2026-01-01T00:00:00Z">
        <w:r>
          <w:rPr>
            <w:b/>
            <w:bCs/>
          </w:rPr>
          <w:t xml:space="preserve">Theorem 12 (Other ways to write the Hessian, and its entries)</w:t>
        </w:r>
      </w:ins>
      <w:ins w:id="4227" w:author="PR Preview" w:date="2026-01-01T00:00:00Z">
        <w:r>
          <w:t xml:space="preserve"> </w:t>
        </w:r>
      </w:ins>
      <w:ins w:id="4228" w:author="PR Preview" w:date="2026-01-01T00:00:00Z">
        <w:r>
          <w:t xml:space="preserve">Let</w:t>
        </w:r>
      </w:ins>
      <w:ins w:id="4229" w:author="PR Preview" w:date="2026-01-01T00:00:00Z">
        <w:r>
          <w:t xml:space="preserve"> </w:t>
        </w:r>
      </w:ins>
      <m:oMath>
        <m:r>
          <m:t>f</m:t>
        </m:r>
      </m:oMath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and</w:t>
        </w:r>
      </w:ins>
      <w:ins w:id="4232" w:author="PR Preview" w:date="2026-01-01T00:00:00Z">
        <w:r>
          <w:t xml:space="preserve"> </w:t>
        </w:r>
      </w:ins>
      <w:ins w:id="4233" w:author="PR Preview" w:date="2026-01-01T00:00:00Z">
        <w:r>
          <w:t xml:space="preserve">$\mathord{\smash[b]{\underset{\raise.3ex\hbox{$\scriptstyle\sim$}}{x}}\vphantom{x}}$</w:t>
        </w:r>
      </w:ins>
      <w:ins w:id="4234" w:author="PR Preview" w:date="2026-01-01T00:00:00Z">
        <w:r>
          <w:t xml:space="preserve"> </w:t>
        </w:r>
      </w:ins>
      <w:ins w:id="4235" w:author="PR Preview" w:date="2026-01-01T00:00:00Z">
        <w:r>
          <w:t xml:space="preserve">be as in</w:t>
        </w:r>
      </w:ins>
      <w:ins w:id="4236" w:author="PR Preview" w:date="2026-01-01T00:00:00Z">
        <w:r>
          <w:t xml:space="preserve"> </w:t>
        </w:r>
      </w:ins>
      <w:hyperlink w:anchor="def-hessian">
        <w:ins w:id="4237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4238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BodyText"/>
      </w:pPr>
      <w:bookmarkStart w:id="138" w:name="eq-hessian-row"/>
      <w:ins w:id="4239" w:author="PR Preview" w:date="2026-01-01T00:00:00Z">
        <w:r>
  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  </w:r>
      </w:ins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del w:id="4240" w:author="PR Preview" w:date="2026-01-01T00:00:00Z">
        <w:r>
          <w:rPr>
            <w:i/>
            <w:iCs/>
          </w:rPr>
          <w:delText xml:space="preserve">Proof</w:delText>
        </w:r>
      </w:del>
      <w:del w:id="4241" w:author="PR Preview" w:date="2026-01-01T00:00:00Z">
        <w:r>
          <w:delText xml:space="preserve">. </w:delText>
        </w:r>
      </w:del>
      <w:del w:id="4242" w:author="PR Preview" w:date="2026-01-01T00:00:00Z">
        <w:r>
          <w:rPr>
            <w:b/>
            <w:bCs/>
          </w:rPr>
          <w:delText xml:space="preserve">Part 1.</w:delText>
        </w:r>
      </w:del>
      <w:del w:id="4243" w:author="PR Preview" w:date="2026-01-01T00:00:00Z">
        <w:r>
          <w:delText xml:space="preserve"> </w:delText>
        </w:r>
      </w:del>
      <w:del w:id="4244" w:author="PR Preview" w:date="2026-01-01T00:00:00Z">
        <w:r>
          <w:delText xml:space="preserve">By</w:delText>
        </w:r>
      </w:del>
      <w:del w:id="4245" w:author="PR Preview" w:date="2026-01-01T00:00:00Z">
        <w:r>
          <w:delText xml:space="preserve"> </w:delText>
        </w:r>
      </w:del>
      <w:hyperlink w:anchor="thm-row-deriv-tp-col-deriv">
        <w:del w:id="424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247" w:author="PR Preview" w:date="2026-01-01T00:00:00Z">
        <w:r>
          <w:delText xml:space="preserve">, the transposed gradient</w:delText>
        </w:r>
      </w:del>
      <w:del w:id="424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249" w:author="PR Preview" w:date="2026-01-01T00:00:00Z">
        <w:r>
          <w:delText xml:space="preserve"> </w:delText>
        </w:r>
      </w:del>
      <w:del w:id="4250" w:author="PR Preview" w:date="2026-01-01T00:00:00Z">
        <w:r>
          <w:delText xml:space="preserve">equals the row-vector derivative</w:delText>
        </w:r>
      </w:del>
      <w:del w:id="425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del w:id="4252" w:author="PR Preview" w:date="2026-01-01T00:00:00Z">
        <w:r>
          <w:delText xml:space="preserve">.</w:delText>
        </w:r>
      </w:del>
      <w:del w:id="4253" w:author="PR Preview" w:date="2026-01-01T00:00:00Z">
        <w:r>
          <w:delText xml:space="preserve"> </w:delText>
        </w:r>
      </w:del>
      <w:del w:id="4254" w:author="PR Preview" w:date="2026-01-01T00:00:00Z">
        <w:r>
          <w:delText xml:space="preserve">Substituting it into</w:delText>
        </w:r>
      </w:del>
      <w:del w:id="4255" w:author="PR Preview" w:date="2026-01-01T00:00:00Z">
        <w:r>
          <w:delText xml:space="preserve"> </w:delText>
        </w:r>
      </w:del>
      <w:hyperlink w:anchor="eq-hessian">
        <w:del w:id="4256" w:author="PR Preview" w:date="2026-01-01T00:00:00Z">
          <w:r>
            <w:rPr>
              <w:rStyle w:val="Hyperlink"/>
            </w:rPr>
            <w:delText xml:space="preserve">Equation 4</w:delText>
          </w:r>
        </w:del>
      </w:hyperlink>
      <w:del w:id="4257" w:author="PR Preview" w:date="2026-01-01T00:00:00Z">
        <w:r>
          <w:delText xml:space="preserve"> </w:delText>
        </w:r>
      </w:del>
      <w:del w:id="4258" w:author="PR Preview" w:date="2026-01-01T00:00:00Z">
        <w:r>
          <w:delText xml:space="preserve">gives the first line.</w:delText>
        </w:r>
      </w:del>
      <w:del w:id="4259" w:author="PR Preview" w:date="2026-01-01T00:00:00Z">
        <w:r>
          <w:delText xml:space="preserve"> </w:delText>
        </w:r>
      </w:del>
      <w:del w:id="4260" w:author="PR Preview" w:date="2026-01-01T00:00:00Z">
        <w:r>
          <w:delText xml:space="preserve">The second line is the same expression written as a second derivative.</w:delText>
        </w:r>
      </w:del>
      <w:del w:id="4261" w:author="PR Preview" w:date="2026-01-01T00:00:00Z">
        <w:r>
          <w:delText xml:space="preserve"> </w:delText>
        </w:r>
      </w:del>
      <w:del w:id="4262" w:author="PR Preview" w:date="2026-01-01T00:00:00Z">
        <w:r>
          <w:delText xml:space="preserve">It follows the shape rule of matrix multiplication (</w:delText>
        </w:r>
      </w:del>
      <w:hyperlink w:anchor="rem-row-derivative-shape">
        <w:del w:id="4263" w:author="PR Preview" w:date="2026-01-01T00:00:00Z">
          <w:r>
            <w:rPr>
              <w:rStyle w:val="Hyperlink"/>
            </w:rPr>
            <w:delText xml:space="preserve">Remark 2</w:delText>
          </w:r>
        </w:del>
      </w:hyperlink>
      <w:del w:id="4264" w:author="PR Preview" w:date="2026-01-01T00:00:00Z">
        <w:r>
          <w:delText xml:space="preserve">):</w:delText>
        </w:r>
      </w:del>
      <w:del w:id="4265" w:author="PR Preview" w:date="2026-01-01T00:00:00Z">
        <w:r>
          <w:delText xml:space="preserve"> </w:delText>
        </w:r>
      </w:del>
      <w:del w:id="4266" w:author="PR Preview" w:date="2026-01-01T00:00:00Z">
        <w:r>
          <w:delText xml:space="preserve">the</w:delText>
        </w:r>
      </w:del>
      <w:del w:id="426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4268" w:author="PR Preview" w:date="2026-01-01T00:00:00Z">
        <w:r>
          <w:delText xml:space="preserve"> </w:delText>
        </w:r>
      </w:del>
      <w:del w:id="4269" w:author="PR Preview" w:date="2026-01-01T00:00:00Z">
        <w:r>
          <w:delText xml:space="preserve">column-vector operator</w:delText>
        </w:r>
      </w:del>
      <w:del w:id="427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del w:id="4271" w:author="PR Preview" w:date="2026-01-01T00:00:00Z">
        <w:r>
          <w:delText xml:space="preserve"> </w:delText>
        </w:r>
      </w:del>
      <w:del w:id="4272" w:author="PR Preview" w:date="2026-01-01T00:00:00Z">
        <w:r>
          <w:delText xml:space="preserve">stands on the left of a</w:delText>
        </w:r>
      </w:del>
      <w:del w:id="427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4274" w:author="PR Preview" w:date="2026-01-01T00:00:00Z">
        <w:r>
          <w:delText xml:space="preserve"> </w:delText>
        </w:r>
      </w:del>
      <w:del w:id="4275" w:author="PR Preview" w:date="2026-01-01T00:00:00Z">
        <w:r>
          <w:delText xml:space="preserve">row vector,</w:delText>
        </w:r>
      </w:del>
      <w:del w:id="4276" w:author="PR Preview" w:date="2026-01-01T00:00:00Z">
        <w:r>
          <w:delText xml:space="preserve"> </w:delText>
        </w:r>
      </w:del>
      <w:del w:id="4277" w:author="PR Preview" w:date="2026-01-01T00:00:00Z">
        <w:r>
          <w:delText xml:space="preserve">giving a</w:delText>
        </w:r>
      </w:del>
      <w:del w:id="427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279" w:author="PR Preview" w:date="2026-01-01T00:00:00Z">
        <w:r>
          <w:delText xml:space="preserve"> </w:delText>
        </w:r>
      </w:del>
      <w:del w:id="4280" w:author="PR Preview" w:date="2026-01-01T00:00:00Z">
        <w:r>
          <w:delText xml:space="preserve">matrix.</w:delText>
        </w:r>
      </w:del>
    </w:p>
    <w:p>
      <w:pPr>
        <w:pStyle w:val="BodyText"/>
      </w:pPr>
      <w:del w:id="4281" w:author="PR Preview" w:date="2026-01-01T00:00:00Z">
        <w:r>
          <w:rPr>
            <w:b/>
            <w:bCs/>
          </w:rPr>
          <w:delText xml:space="preserve">Part 2.</w:delText>
        </w:r>
      </w:del>
      <w:del w:id="4282" w:author="PR Preview" w:date="2026-01-01T00:00:00Z">
        <w:r>
          <w:delText xml:space="preserve"> </w:delText>
        </w:r>
      </w:del>
      <w:del w:id="4283" w:author="PR Preview" w:date="2026-01-01T00:00:00Z">
        <w:r>
          <w:delText xml:space="preserve">Let</w:delText>
        </w:r>
      </w:del>
      <w:del w:id="428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285" w:author="PR Preview" w:date="2026-01-01T00:00:00Z">
        <w:r>
          <w:delText xml:space="preserve"> </w:delText>
        </w:r>
      </w:del>
      <w:del w:id="4286" w:author="PR Preview" w:date="2026-01-01T00:00:00Z">
        <w:r>
          <w:delText xml:space="preserve">be entry</w:delText>
        </w:r>
      </w:del>
      <w:del w:id="4287" w:author="PR Preview" w:date="2026-01-01T00:00:00Z">
        <w:r>
          <w:delText xml:space="preserve"> </w:delText>
        </w:r>
      </w:del>
      <m:oMath>
        <m:r>
          <m:t>j</m:t>
        </m:r>
      </m:oMath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of the gradient.</w:delText>
        </w:r>
      </w:del>
      <w:del w:id="4290" w:author="PR Preview" w:date="2026-01-01T00:00:00Z">
        <w:r>
          <w:delText xml:space="preserve"> </w:delText>
        </w:r>
      </w:del>
      <w:del w:id="4291" w:author="PR Preview" w:date="2026-01-01T00:00:00Z">
        <w:r>
          <w:delText xml:space="preserve">By</w:delText>
        </w:r>
      </w:del>
      <w:del w:id="4292" w:author="PR Preview" w:date="2026-01-01T00:00:00Z">
        <w:r>
          <w:delText xml:space="preserve"> </w:delText>
        </w:r>
      </w:del>
      <w:hyperlink w:anchor="def-vector-valued-derivative">
        <w:del w:id="4293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294" w:author="PR Preview" w:date="2026-01-01T00:00:00Z">
        <w:r>
          <w:delText xml:space="preserve">, the</w:delText>
        </w:r>
      </w:del>
      <w:del w:id="42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4296" w:author="PR Preview" w:date="2026-01-01T00:00:00Z">
        <w:r>
          <w:delText xml:space="preserve"> </w:delText>
        </w:r>
      </w:del>
      <w:del w:id="4297" w:author="PR Preview" w:date="2026-01-01T00:00:00Z">
        <w:r>
          <w:delText xml:space="preserve">entry of the derivative of the vector</w:delText>
        </w:r>
      </w:del>
      <w:del w:id="429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4299" w:author="PR Preview" w:date="2026-01-01T00:00:00Z">
        <w:r>
          <w:delText xml:space="preserve"> </w:delText>
        </w:r>
      </w:del>
      <w:del w:id="4300" w:author="PR Preview" w:date="2026-01-01T00:00:00Z">
        <w:r>
          <w:delText xml:space="preserve">with respect to</w:delText>
        </w:r>
      </w:del>
      <w:del w:id="430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02" w:author="PR Preview" w:date="2026-01-01T00:00:00Z">
        <w:r>
          <w:delText xml:space="preserve"> </w:delText>
        </w:r>
      </w:del>
      <w:del w:id="4303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304" w:author="PR Preview" w:date="2026-01-01T00:00:00Z">
        <w:r>
          <w:rPr>
            <w:b/>
            <w:bCs/>
          </w:rPr>
          <w:delText xml:space="preserve">Example 27 (Computing the Hessian entry by entry, and checking it by finite differences)</w:delText>
        </w:r>
      </w:del>
      <w:del w:id="4305" w:author="PR Preview" w:date="2026-01-01T00:00:00Z">
        <w:r>
          <w:delText xml:space="preserve"> </w:delText>
        </w:r>
      </w:del>
      <w:del w:id="4306" w:author="PR Preview" w:date="2026-01-01T00:00:00Z">
        <w:r>
          <w:delText xml:space="preserve">Take</w:delText>
        </w:r>
      </w:del>
      <w:del w:id="43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308" w:author="PR Preview" w:date="2026-01-01T00:00:00Z">
        <w:r>
          <w:delText xml:space="preserve"> </w:delText>
        </w:r>
      </w:del>
      <w:del w:id="4309" w:author="PR Preview" w:date="2026-01-01T00:00:00Z">
        <w:r>
          <w:delText xml:space="preserve">from</w:delText>
        </w:r>
      </w:del>
      <w:del w:id="4310" w:author="PR Preview" w:date="2026-01-01T00:00:00Z">
        <w:r>
          <w:delText xml:space="preserve"> </w:delText>
        </w:r>
      </w:del>
      <w:hyperlink w:anchor="exm-hessian">
        <w:del w:id="4311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4312" w:author="PR Preview" w:date="2026-01-01T00:00:00Z">
        <w:r>
          <w:delText xml:space="preserve">.</w:delText>
        </w:r>
      </w:del>
      <w:del w:id="4313" w:author="PR Preview" w:date="2026-01-01T00:00:00Z">
        <w:r>
          <w:delText xml:space="preserve"> </w:delText>
        </w:r>
      </w:del>
      <w:del w:id="4314" w:author="PR Preview" w:date="2026-01-01T00:00:00Z">
        <w:r>
          <w:delText xml:space="preserve">By</w:delText>
        </w:r>
      </w:del>
      <w:del w:id="4315" w:author="PR Preview" w:date="2026-01-01T00:00:00Z">
        <w:r>
          <w:delText xml:space="preserve"> </w:delText>
        </w:r>
      </w:del>
      <w:hyperlink w:anchor="eq-hessian-entry">
        <w:del w:id="4316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4317" w:author="PR Preview" w:date="2026-01-01T00:00:00Z">
        <w:r>
          <w:delText xml:space="preserve">, entry</w:delText>
        </w:r>
      </w:del>
      <w:del w:id="43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4319" w:author="PR Preview" w:date="2026-01-01T00:00:00Z">
        <w:r>
          <w:delText xml:space="preserve"> </w:delText>
        </w:r>
      </w:del>
      <w:del w:id="4320" w:author="PR Preview" w:date="2026-01-01T00:00:00Z">
        <w:r>
          <w:delText xml:space="preserve">of the Hessian is the derivative with respect to</w:delText>
        </w:r>
      </w:del>
      <w:del w:id="43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4322" w:author="PR Preview" w:date="2026-01-01T00:00:00Z">
        <w:r>
          <w:delText xml:space="preserve"> </w:delText>
        </w:r>
      </w:del>
      <w:del w:id="4323" w:author="PR Preview" w:date="2026-01-01T00:00:00Z">
        <w:r>
          <w:delText xml:space="preserve">of the derivative with respect to</w:delText>
        </w:r>
      </w:del>
      <w:del w:id="43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4325" w:author="PR Preview" w:date="2026-01-01T00:00:00Z">
        <w:r>
          <w:delText xml:space="preserve">.</w:delText>
        </w:r>
      </w:del>
      <w:del w:id="4326" w:author="PR Preview" w:date="2026-01-01T00:00:00Z">
        <w:r>
          <w:delText xml:space="preserve"> </w:delText>
        </w:r>
      </w:del>
      <w:del w:id="4327" w:author="PR Preview" w:date="2026-01-01T00:00:00Z">
        <w:r>
          <w:delText xml:space="preserve">The code differentiates</w:delText>
        </w:r>
      </w:del>
      <w:del w:id="4328" w:author="PR Preview" w:date="2026-01-01T00:00:00Z">
        <w:r>
          <w:delText xml:space="preserve"> </w:delText>
        </w:r>
      </w:del>
      <w:del w:id="4329" w:author="PR Preview" w:date="2026-01-01T00:00:00Z">
        <w:r>
          <w:rPr>
            <w:rStyle w:val="VerbatimChar"/>
          </w:rPr>
          <w:delText xml:space="preserve">f</w:delText>
        </w:r>
      </w:del>
      <w:del w:id="4330" w:author="PR Preview" w:date="2026-01-01T00:00:00Z">
        <w:r>
          <w:delText xml:space="preserve"> </w:delText>
        </w:r>
      </w:del>
      <w:del w:id="4331" w:author="PR Preview" w:date="2026-01-01T00:00:00Z">
        <w:r>
          <w:delText xml:space="preserve">symbolically in that order with</w:delText>
        </w:r>
      </w:del>
      <w:del w:id="4332" w:author="PR Preview" w:date="2026-01-01T00:00:00Z">
        <w:r>
          <w:delText xml:space="preserve"> </w:delText>
        </w:r>
      </w:del>
      <w:del w:id="4333" w:author="PR Preview" w:date="2026-01-01T00:00:00Z">
        <w:r>
          <w:rPr>
            <w:rStyle w:val="VerbatimChar"/>
          </w:rPr>
          <w:delText xml:space="preserve">D()</w:delText>
        </w:r>
      </w:del>
      <w:del w:id="4334" w:author="PR Preview" w:date="2026-01-01T00:00:00Z">
        <w:r>
          <w:delText xml:space="preserve">,</w:delText>
        </w:r>
      </w:del>
      <w:del w:id="4335" w:author="PR Preview" w:date="2026-01-01T00:00:00Z">
        <w:r>
          <w:delText xml:space="preserve"> </w:delText>
        </w:r>
      </w:del>
      <w:del w:id="4336" w:author="PR Preview" w:date="2026-01-01T00:00:00Z">
        <w:r>
          <w:delText xml:space="preserve">evaluates the four entries at</w:delText>
        </w:r>
      </w:del>
      <w:del w:id="43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4338" w:author="PR Preview" w:date="2026-01-01T00:00:00Z">
        <w:r>
          <w:delText xml:space="preserve">,</w:delText>
        </w:r>
      </w:del>
      <w:del w:id="4339" w:author="PR Preview" w:date="2026-01-01T00:00:00Z">
        <w:r>
          <w:delText xml:space="preserve"> </w:delText>
        </w:r>
      </w:del>
      <w:del w:id="4340" w:author="PR Preview" w:date="2026-01-01T00:00:00Z">
        <w:r>
          <w:delText xml:space="preserve">and compares them with central differences of the gradient.</w:delText>
        </w:r>
      </w:del>
    </w:p>
    <w:p>
      <w:pPr>
        <w:pStyle w:val="BodyText"/>
      </w:pPr>
      <w:bookmarkStart w:id="139" w:name="eq-hessian-entry"/>
      <w:ins w:id="4341" w:author="PR Preview" w:date="2026-01-01T00:00:00Z">
        <w:r>
  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  </w:r>
      </w:ins>
      <w:bookmarkEnd w:id="139"/>
    </w:p>
    <w:bookmarkEnd w:id="140"/>
    <w:p>
      <w:pPr>
        <w:pStyle w:val="FirstParagraph"/>
      </w:pPr>
      <w:ins w:id="4342" w:author="PR Preview" w:date="2026-01-01T00:00:00Z">
        <w:r>
          <w:rPr>
            <w:i/>
            <w:iCs/>
          </w:rPr>
          <w:t xml:space="preserve">Proof</w:t>
        </w:r>
      </w:ins>
      <w:ins w:id="4343" w:author="PR Preview" w:date="2026-01-01T00:00:00Z">
        <w:r>
          <w:t xml:space="preserve">. </w:t>
        </w:r>
      </w:ins>
      <w:ins w:id="4344" w:author="PR Preview" w:date="2026-01-01T00:00:00Z">
        <w:r>
          <w:rPr>
            <w:b/>
            <w:bCs/>
          </w:rPr>
          <w:t xml:space="preserve">Part 1.</w:t>
        </w:r>
      </w:ins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By</w:t>
        </w:r>
      </w:ins>
      <w:ins w:id="4347" w:author="PR Preview" w:date="2026-01-01T00:00:00Z">
        <w:r>
          <w:t xml:space="preserve"> </w:t>
        </w:r>
      </w:ins>
      <w:hyperlink w:anchor="thm-row-deriv-tp-col-deriv">
        <w:ins w:id="434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349" w:author="PR Preview" w:date="2026-01-01T00:00:00Z">
        <w:r>
          <w:t xml:space="preserve">, the transposed gradient</w:t>
        </w:r>
      </w:ins>
      <w:ins w:id="4350" w:author="PR Preview" w:date="2026-01-01T00:00:00Z">
        <w:r>
          <w:t xml:space="preserve"> </w:t>
        </w:r>
      </w:ins>
      <w:ins w:id="4351" w:author="PR Preview" w:date="2026-01-01T00:00:00Z">
        <w:r>
  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  </w:r>
      </w:ins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equals the row-vector derivative</w:t>
        </w:r>
      </w:ins>
      <w:ins w:id="4354" w:author="PR Preview" w:date="2026-01-01T00:00:00Z">
        <w:r>
          <w:t xml:space="preserve"> </w:t>
        </w:r>
      </w:ins>
      <w:ins w:id="4355" w:author="PR Preview" w:date="2026-01-01T00:00:00Z">
        <w:r>
          <w:t xml:space="preserve">$\frac{\partial f(\mathord{\smash[b]{\underset{\raise.3ex\hbox{$\scriptstyle\sim$}}{x}}\vphantom{x}})}{\partial {\mathord{\smash[b]{\underset{\raise.3ex\hbox{$\scriptstyle\sim$}}{x}}\vphantom{x}}}^{\top}}$</w:t>
        </w:r>
      </w:ins>
      <w:ins w:id="4356" w:author="PR Preview" w:date="2026-01-01T00:00:00Z">
        <w:r>
          <w:t xml:space="preserve">.</w:t>
        </w:r>
      </w:ins>
      <w:ins w:id="4357" w:author="PR Preview" w:date="2026-01-01T00:00:00Z">
        <w:r>
          <w:t xml:space="preserve"> </w:t>
        </w:r>
      </w:ins>
      <w:ins w:id="4358" w:author="PR Preview" w:date="2026-01-01T00:00:00Z">
        <w:r>
          <w:t xml:space="preserve">Substituting it into</w:t>
        </w:r>
      </w:ins>
      <w:ins w:id="4359" w:author="PR Preview" w:date="2026-01-01T00:00:00Z">
        <w:r>
          <w:t xml:space="preserve"> </w:t>
        </w:r>
      </w:ins>
      <w:hyperlink w:anchor="eq-hessian">
        <w:ins w:id="4360" w:author="PR Preview" w:date="2026-01-01T00:00:00Z">
          <w:r>
            <w:rPr>
              <w:rStyle w:val="Hyperlink"/>
            </w:rPr>
            <w:t xml:space="preserve">Equation 4</w:t>
          </w:r>
        </w:ins>
      </w:hyperlink>
      <w:ins w:id="4361" w:author="PR Preview" w:date="2026-01-01T00:00:00Z">
        <w:r>
          <w:t xml:space="preserve"> </w:t>
        </w:r>
      </w:ins>
      <w:ins w:id="4362" w:author="PR Preview" w:date="2026-01-01T00:00:00Z">
        <w:r>
          <w:t xml:space="preserve">gives the first line.</w:t>
        </w:r>
      </w:ins>
      <w:ins w:id="4363" w:author="PR Preview" w:date="2026-01-01T00:00:00Z">
        <w:r>
          <w:t xml:space="preserve"> </w:t>
        </w:r>
      </w:ins>
      <w:ins w:id="4364" w:author="PR Preview" w:date="2026-01-01T00:00:00Z">
        <w:r>
          <w:t xml:space="preserve">The second line is the same expression written as a second derivative.</w:t>
        </w:r>
      </w:ins>
      <w:ins w:id="4365" w:author="PR Preview" w:date="2026-01-01T00:00:00Z">
        <w:r>
          <w:t xml:space="preserve"> </w:t>
        </w:r>
      </w:ins>
      <w:ins w:id="4366" w:author="PR Preview" w:date="2026-01-01T00:00:00Z">
        <w:r>
          <w:t xml:space="preserve">It follows the shape rule of matrix multiplication (</w:t>
        </w:r>
      </w:ins>
      <w:hyperlink w:anchor="rem-row-derivative-shape">
        <w:ins w:id="4367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4368" w:author="PR Preview" w:date="2026-01-01T00:00:00Z">
        <w:r>
          <w:t xml:space="preserve">):</w:t>
        </w:r>
      </w:ins>
      <w:ins w:id="4369" w:author="PR Preview" w:date="2026-01-01T00:00:00Z">
        <w:r>
          <w:t xml:space="preserve"> </w:t>
        </w:r>
      </w:ins>
      <w:ins w:id="4370" w:author="PR Preview" w:date="2026-01-01T00:00:00Z">
        <w:r>
          <w:t xml:space="preserve">the</w:t>
        </w:r>
      </w:ins>
      <w:ins w:id="43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4372" w:author="PR Preview" w:date="2026-01-01T00:00:00Z">
        <w:r>
          <w:t xml:space="preserve"> </w:t>
        </w:r>
      </w:ins>
      <w:ins w:id="4373" w:author="PR Preview" w:date="2026-01-01T00:00:00Z">
        <w:r>
          <w:t xml:space="preserve">column-vector operator</w:t>
        </w:r>
      </w:ins>
      <w:ins w:id="4374" w:author="PR Preview" w:date="2026-01-01T00:00:00Z">
        <w:r>
          <w:t xml:space="preserve"> </w:t>
        </w:r>
      </w:ins>
      <w:ins w:id="4375" w:author="PR Preview" w:date="2026-01-01T00:00:00Z">
        <w:r>
          <w:t xml:space="preserve">$\frac{\partial}{\partial \mathord{\smash[b]{\underset{\raise.3ex\hbox{$\scriptstyle\sim$}}{x}}\vphantom{x}}}$</w:t>
        </w:r>
      </w:ins>
      <w:ins w:id="4376" w:author="PR Preview" w:date="2026-01-01T00:00:00Z">
        <w:r>
          <w:t xml:space="preserve"> </w:t>
        </w:r>
      </w:ins>
      <w:ins w:id="4377" w:author="PR Preview" w:date="2026-01-01T00:00:00Z">
        <w:r>
          <w:t xml:space="preserve">stands on the left of a</w:t>
        </w:r>
      </w:ins>
      <w:ins w:id="437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4379" w:author="PR Preview" w:date="2026-01-01T00:00:00Z">
        <w:r>
          <w:t xml:space="preserve"> </w:t>
        </w:r>
      </w:ins>
      <w:ins w:id="4380" w:author="PR Preview" w:date="2026-01-01T00:00:00Z">
        <w:r>
          <w:t xml:space="preserve">row vector,</w:t>
        </w:r>
      </w:ins>
      <w:ins w:id="4381" w:author="PR Preview" w:date="2026-01-01T00:00:00Z">
        <w:r>
          <w:t xml:space="preserve"> </w:t>
        </w:r>
      </w:ins>
      <w:ins w:id="4382" w:author="PR Preview" w:date="2026-01-01T00:00:00Z">
        <w:r>
          <w:t xml:space="preserve">giving a</w:t>
        </w:r>
      </w:ins>
      <w:ins w:id="43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384" w:author="PR Preview" w:date="2026-01-01T00:00:00Z">
        <w:r>
          <w:t xml:space="preserve"> </w:t>
        </w:r>
      </w:ins>
      <w:ins w:id="4385" w:author="PR Preview" w:date="2026-01-01T00:00:00Z">
        <w:r>
          <w:t xml:space="preserve">matrix.</w:t>
        </w:r>
      </w:ins>
    </w:p>
    <w:p>
      <w:pPr>
        <w:pStyle w:val="BodyText"/>
      </w:pPr>
      <w:ins w:id="4386" w:author="PR Preview" w:date="2026-01-01T00:00:00Z">
        <w:r>
          <w:rPr>
            <w:b/>
            <w:bCs/>
          </w:rPr>
          <w:t xml:space="preserve">Part 2.</w:t>
        </w:r>
      </w:ins>
      <w:ins w:id="4387" w:author="PR Preview" w:date="2026-01-01T00:00:00Z">
        <w:r>
          <w:t xml:space="preserve"> </w:t>
        </w:r>
      </w:ins>
      <w:ins w:id="4388" w:author="PR Preview" w:date="2026-01-01T00:00:00Z">
        <w:r>
          <w:t xml:space="preserve">Let</w:t>
        </w:r>
      </w:ins>
      <w:ins w:id="4389" w:author="PR Preview" w:date="2026-01-01T00:00:00Z">
        <w:r>
          <w:t xml:space="preserve"> </w:t>
        </w:r>
      </w:ins>
      <w:ins w:id="4390" w:author="PR Preview" w:date="2026-01-01T00:00:00Z">
        <w:r>
          <w:t xml:space="preserve">$y_j \stackrel{\text{def}}{=}\frac{\partial}{\partial x_j} f(\mathord{\smash[b]{\underset{\raise.3ex\hbox{$\scriptstyle\sim$}}{x}}\vphantom{x}})$</w:t>
        </w:r>
      </w:ins>
      <w:ins w:id="4391" w:author="PR Preview" w:date="2026-01-01T00:00:00Z">
        <w:r>
          <w:t xml:space="preserve"> </w:t>
        </w:r>
      </w:ins>
      <w:ins w:id="4392" w:author="PR Preview" w:date="2026-01-01T00:00:00Z">
        <w:r>
          <w:t xml:space="preserve">be entry</w:t>
        </w:r>
      </w:ins>
      <w:ins w:id="4393" w:author="PR Preview" w:date="2026-01-01T00:00:00Z">
        <w:r>
          <w:t xml:space="preserve"> </w:t>
        </w:r>
      </w:ins>
      <m:oMath>
        <m:r>
          <m:t>j</m:t>
        </m:r>
      </m:oMath>
      <w:ins w:id="4394" w:author="PR Preview" w:date="2026-01-01T00:00:00Z">
        <w:r>
          <w:t xml:space="preserve"> </w:t>
        </w:r>
      </w:ins>
      <w:ins w:id="4395" w:author="PR Preview" w:date="2026-01-01T00:00:00Z">
        <w:r>
          <w:t xml:space="preserve">of the gradient.</w:t>
        </w:r>
      </w:ins>
      <w:ins w:id="4396" w:author="PR Preview" w:date="2026-01-01T00:00:00Z">
        <w:r>
          <w:t xml:space="preserve"> </w:t>
        </w:r>
      </w:ins>
      <w:ins w:id="4397" w:author="PR Preview" w:date="2026-01-01T00:00:00Z">
        <w:r>
          <w:t xml:space="preserve">By</w:t>
        </w:r>
      </w:ins>
      <w:ins w:id="4398" w:author="PR Preview" w:date="2026-01-01T00:00:00Z">
        <w:r>
          <w:t xml:space="preserve"> </w:t>
        </w:r>
      </w:ins>
      <w:hyperlink w:anchor="def-vector-valued-derivative">
        <w:ins w:id="4399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400" w:author="PR Preview" w:date="2026-01-01T00:00:00Z">
        <w:r>
          <w:t xml:space="preserve">, the</w:t>
        </w:r>
      </w:ins>
      <w:ins w:id="44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4402" w:author="PR Preview" w:date="2026-01-01T00:00:00Z">
        <w:r>
          <w:t xml:space="preserve"> </w:t>
        </w:r>
      </w:ins>
      <w:ins w:id="4403" w:author="PR Preview" w:date="2026-01-01T00:00:00Z">
        <w:r>
          <w:t xml:space="preserve">entry of the derivative of the vector</w:t>
        </w:r>
      </w:ins>
      <w:ins w:id="4404" w:author="PR Preview" w:date="2026-01-01T00:00:00Z">
        <w:r>
          <w:t xml:space="preserve"> </w:t>
        </w:r>
      </w:ins>
      <w:ins w:id="4405" w:author="PR Preview" w:date="2026-01-01T00:00:00Z">
        <w:r>
          <w:t xml:space="preserve">$\mathord{\smash[b]{\underset{\raise.3ex\hbox{$\scriptstyle\sim$}}{y}}\vphantom{y}}= (y_1, \ldots, y_p)$</w:t>
        </w:r>
      </w:ins>
      <w:ins w:id="4406" w:author="PR Preview" w:date="2026-01-01T00:00:00Z">
        <w:r>
          <w:t xml:space="preserve"> </w:t>
        </w:r>
      </w:ins>
      <w:ins w:id="4407" w:author="PR Preview" w:date="2026-01-01T00:00:00Z">
        <w:r>
          <w:t xml:space="preserve">with respect to</w:t>
        </w:r>
      </w:ins>
      <w:ins w:id="4408" w:author="PR Preview" w:date="2026-01-01T00:00:00Z">
        <w:r>
          <w:t xml:space="preserve"> </w:t>
        </w:r>
      </w:ins>
      <w:ins w:id="4409" w:author="PR Preview" w:date="2026-01-01T00:00:00Z">
        <w:r>
          <w:t xml:space="preserve">$\mathord{\smash[b]{\underset{\raise.3ex\hbox{$\scriptstyle\sim$}}{x}}\vphantom{x}}$</w:t>
        </w:r>
      </w:ins>
      <w:ins w:id="4410" w:author="PR Preview" w:date="2026-01-01T00:00:00Z">
        <w:r>
          <w:t xml:space="preserve"> </w:t>
        </w:r>
      </w:ins>
      <w:ins w:id="4411" w:author="PR Preview" w:date="2026-01-01T00:00:00Z">
        <w:r>
          <w:t xml:space="preserve">is</w:t>
        </w:r>
      </w:ins>
    </w:p>
    <w:p>
      <w:pPr>
        <w:pStyle w:val="BodyText"/>
      </w:pPr>
      <w:ins w:id="4412" w:author="PR Preview" w:date="2026-01-01T00:00:00Z">
        <w:r>
  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  </w:r>
      </w:ins>
    </w:p>
    <w:bookmarkStart w:id="141" w:name="exm-hessian-forms"/>
    <w:p>
      <w:pPr>
        <w:pStyle w:val="FirstParagraph"/>
      </w:pPr>
      <w:ins w:id="4413" w:author="PR Preview" w:date="2026-01-01T00:00:00Z">
        <w:r>
          <w:rPr>
            <w:b/>
            <w:bCs/>
          </w:rPr>
          <w:t xml:space="preserve">Example 27 (Computing the Hessian entry by entry, and checking it by finite differences)</w:t>
        </w:r>
      </w:ins>
      <w:ins w:id="4414" w:author="PR Preview" w:date="2026-01-01T00:00:00Z">
        <w:r>
          <w:t xml:space="preserve"> </w:t>
        </w:r>
      </w:ins>
      <w:ins w:id="4415" w:author="PR Preview" w:date="2026-01-01T00:00:00Z">
        <w:r>
          <w:t xml:space="preserve">Take</w:t>
        </w:r>
      </w:ins>
      <w:ins w:id="4416" w:author="PR Preview" w:date="2026-01-01T00:00:00Z">
        <w:r>
          <w:t xml:space="preserve"> </w:t>
        </w:r>
      </w:ins>
      <w:ins w:id="4417" w:author="PR Preview" w:date="2026-01-01T00:00:00Z">
        <w:r>
          <w:t xml:space="preserve">$f(\mathord{\smash[b]{\underset{\raise.3ex\hbox{$\scriptstyle\sim$}}{x}}\vphantom{x}}) = e^{2x_1 + x_2} - x_1$</w:t>
        </w:r>
      </w:ins>
      <w:ins w:id="4418" w:author="PR Preview" w:date="2026-01-01T00:00:00Z">
        <w:r>
          <w:t xml:space="preserve"> </w:t>
        </w:r>
      </w:ins>
      <w:ins w:id="4419" w:author="PR Preview" w:date="2026-01-01T00:00:00Z">
        <w:r>
          <w:t xml:space="preserve">from</w:t>
        </w:r>
      </w:ins>
      <w:ins w:id="4420" w:author="PR Preview" w:date="2026-01-01T00:00:00Z">
        <w:r>
          <w:t xml:space="preserve"> </w:t>
        </w:r>
      </w:ins>
      <w:hyperlink w:anchor="exm-hessian">
        <w:ins w:id="4421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422" w:author="PR Preview" w:date="2026-01-01T00:00:00Z">
        <w:r>
          <w:t xml:space="preserve">.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By</w:t>
        </w:r>
      </w:ins>
      <w:ins w:id="4425" w:author="PR Preview" w:date="2026-01-01T00:00:00Z">
        <w:r>
          <w:t xml:space="preserve"> </w:t>
        </w:r>
      </w:ins>
      <w:hyperlink w:anchor="eq-hessian-entry">
        <w:ins w:id="4426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4427" w:author="PR Preview" w:date="2026-01-01T00:00:00Z">
        <w:r>
          <w:t xml:space="preserve">, entry</w:t>
        </w:r>
      </w:ins>
      <w:ins w:id="44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4429" w:author="PR Preview" w:date="2026-01-01T00:00:00Z">
        <w:r>
          <w:t xml:space="preserve"> </w:t>
        </w:r>
      </w:ins>
      <w:ins w:id="4430" w:author="PR Preview" w:date="2026-01-01T00:00:00Z">
        <w:r>
          <w:t xml:space="preserve">of the Hessian is the derivative with respect to</w:t>
        </w:r>
      </w:ins>
      <w:ins w:id="44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432" w:author="PR Preview" w:date="2026-01-01T00:00:00Z">
        <w:r>
          <w:t xml:space="preserve"> </w:t>
        </w:r>
      </w:ins>
      <w:ins w:id="4433" w:author="PR Preview" w:date="2026-01-01T00:00:00Z">
        <w:r>
          <w:t xml:space="preserve">of the derivative with respect to</w:t>
        </w:r>
      </w:ins>
      <w:ins w:id="443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4435" w:author="PR Preview" w:date="2026-01-01T00:00:00Z">
        <w:r>
          <w:t xml:space="preserve">.</w:t>
        </w:r>
      </w:ins>
      <w:ins w:id="4436" w:author="PR Preview" w:date="2026-01-01T00:00:00Z">
        <w:r>
          <w:t xml:space="preserve"> </w:t>
        </w:r>
      </w:ins>
      <w:ins w:id="4437" w:author="PR Preview" w:date="2026-01-01T00:00:00Z">
        <w:r>
          <w:t xml:space="preserve">The code differentiates</w:t>
        </w:r>
      </w:ins>
      <w:ins w:id="4438" w:author="PR Preview" w:date="2026-01-01T00:00:00Z">
        <w:r>
          <w:t xml:space="preserve"> </w:t>
        </w:r>
      </w:ins>
      <w:ins w:id="4439" w:author="PR Preview" w:date="2026-01-01T00:00:00Z">
        <w:r>
          <w:rPr>
            <w:rStyle w:val="VerbatimChar"/>
          </w:rPr>
          <w:t xml:space="preserve">f</w:t>
        </w:r>
      </w:ins>
      <w:ins w:id="4440" w:author="PR Preview" w:date="2026-01-01T00:00:00Z">
        <w:r>
          <w:t xml:space="preserve"> </w:t>
        </w:r>
      </w:ins>
      <w:ins w:id="4441" w:author="PR Preview" w:date="2026-01-01T00:00:00Z">
        <w:r>
          <w:t xml:space="preserve">symbolically in that order with</w:t>
        </w:r>
      </w:ins>
      <w:ins w:id="4442" w:author="PR Preview" w:date="2026-01-01T00:00:00Z">
        <w:r>
          <w:t xml:space="preserve"> </w:t>
        </w:r>
      </w:ins>
      <w:ins w:id="4443" w:author="PR Preview" w:date="2026-01-01T00:00:00Z">
        <w:r>
          <w:rPr>
            <w:rStyle w:val="VerbatimChar"/>
          </w:rPr>
          <w:t xml:space="preserve">D()</w:t>
        </w:r>
      </w:ins>
      <w:ins w:id="4444" w:author="PR Preview" w:date="2026-01-01T00:00:00Z">
        <w:r>
          <w:t xml:space="preserve">,</w:t>
        </w:r>
      </w:ins>
      <w:ins w:id="4445" w:author="PR Preview" w:date="2026-01-01T00:00:00Z">
        <w:r>
          <w:t xml:space="preserve"> </w:t>
        </w:r>
      </w:ins>
      <w:ins w:id="4446" w:author="PR Preview" w:date="2026-01-01T00:00:00Z">
        <w:r>
          <w:t xml:space="preserve">evaluates the four entries at</w:t>
        </w:r>
      </w:ins>
      <w:ins w:id="4447" w:author="PR Preview" w:date="2026-01-01T00:00:00Z">
        <w:r>
          <w:t xml:space="preserve"> </w:t>
        </w:r>
      </w:ins>
      <w:ins w:id="4448" w:author="PR Preview" w:date="2026-01-01T00:00:00Z">
        <w:r>
          <w:t xml:space="preserve">$\mathord{\smash[b]{\underset{\raise.3ex\hbox{$\scriptstyle\sim$}}{x}}\vphantom{x}}= (0.5, -1)$</w:t>
        </w:r>
      </w:ins>
      <w:ins w:id="4449" w:author="PR Preview" w:date="2026-01-01T00:00:00Z">
        <w:r>
          <w:t xml:space="preserve">,</w:t>
        </w:r>
      </w:ins>
      <w:ins w:id="4450" w:author="PR Preview" w:date="2026-01-01T00:00:00Z">
        <w:r>
          <w:t xml:space="preserve"> </w:t>
        </w:r>
      </w:ins>
      <w:ins w:id="4451" w:author="PR Preview" w:date="2026-01-01T00:00:00Z">
        <w:r>
          <w:t xml:space="preserve">and compares them with central differences of the gradient.</w:t>
        </w:r>
      </w:ins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del w:id="4452" w:author="PR Preview" w:date="2026-01-01T00:00:00Z">
        <w:r>
          <w:rPr>
            <w:b/>
            <w:bCs/>
          </w:rPr>
          <w:delText xml:space="preserve">Definition 21 (Continuity at a point in several variables)</w:delText>
        </w:r>
      </w:del>
      <w:del w:id="4453" w:author="PR Preview" w:date="2026-01-01T00:00:00Z">
        <w:r>
          <w:delText xml:space="preserve"> </w:delText>
        </w:r>
      </w:del>
      <w:del w:id="4454" w:author="PR Preview" w:date="2026-01-01T00:00:00Z">
        <w:r>
          <w:delText xml:space="preserve">A function</w:delText>
        </w:r>
      </w:del>
      <w:del w:id="4455" w:author="PR Preview" w:date="2026-01-01T00:00:00Z">
        <w:r>
          <w:delText xml:space="preserve"> </w:delText>
        </w:r>
      </w:del>
      <m:oMath>
        <m:r>
          <m:t>f</m:t>
        </m:r>
      </m:oMath>
      <w:del w:id="4456" w:author="PR Preview" w:date="2026-01-01T00:00:00Z">
        <w:r>
          <w:delText xml:space="preserve"> </w:delText>
        </w:r>
      </w:del>
      <w:del w:id="4457" w:author="PR Preview" w:date="2026-01-01T00:00:00Z">
        <w:r>
          <w:delText xml:space="preserve">from</w:delText>
        </w:r>
      </w:del>
      <w:del w:id="445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59" w:author="PR Preview" w:date="2026-01-01T00:00:00Z">
        <w:r>
          <w:delText xml:space="preserve"> </w:delText>
        </w:r>
      </w:del>
      <w:del w:id="4460" w:author="PR Preview" w:date="2026-01-01T00:00:00Z">
        <w:r>
          <w:delText xml:space="preserve">to</w:delText>
        </w:r>
      </w:del>
      <w:del w:id="446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4462" w:author="PR Preview" w:date="2026-01-01T00:00:00Z">
        <w:r>
          <w:delText xml:space="preserve"> </w:delText>
        </w:r>
      </w:del>
      <w:del w:id="4463" w:author="PR Preview" w:date="2026-01-01T00:00:00Z">
        <w:r>
          <w:delText xml:space="preserve">is</w:delText>
        </w:r>
      </w:del>
      <w:del w:id="4464" w:author="PR Preview" w:date="2026-01-01T00:00:00Z">
        <w:r>
          <w:delText xml:space="preserve"> </w:delText>
        </w:r>
      </w:del>
      <w:del w:id="4465" w:author="PR Preview" w:date="2026-01-01T00:00:00Z">
        <w:r>
          <w:rPr>
            <w:b/>
            <w:bCs/>
          </w:rPr>
          <w:delText xml:space="preserve">continuous at</w:delText>
        </w:r>
      </w:del>
      <w:del w:id="446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67" w:author="PR Preview" w:date="2026-01-01T00:00:00Z">
        <w:r>
          <w:delText xml:space="preserve"> </w:delText>
        </w:r>
      </w:del>
      <w:del w:id="4468" w:author="PR Preview" w:date="2026-01-01T00:00:00Z">
        <w:r>
          <w:delText xml:space="preserve">if for every</w:delText>
        </w:r>
      </w:del>
      <w:del w:id="446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4470" w:author="PR Preview" w:date="2026-01-01T00:00:00Z">
        <w:r>
          <w:delText xml:space="preserve"> </w:delText>
        </w:r>
      </w:del>
      <w:del w:id="4471" w:author="PR Preview" w:date="2026-01-01T00:00:00Z">
        <w:r>
          <w:delText xml:space="preserve">there is a</w:delText>
        </w:r>
      </w:del>
      <w:del w:id="447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4473" w:author="PR Preview" w:date="2026-01-01T00:00:00Z">
        <w:r>
          <w:delText xml:space="preserve"> </w:delText>
        </w:r>
      </w:del>
      <w:del w:id="4474" w:author="PR Preview" w:date="2026-01-01T00:00:00Z">
        <w:r>
          <w:delText xml:space="preserve">such that</w:delText>
        </w:r>
      </w:del>
      <w:del w:id="44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4476" w:author="PR Preview" w:date="2026-01-01T00:00:00Z">
        <w:r>
          <w:delText xml:space="preserve"> </w:delText>
        </w:r>
      </w:del>
      <w:del w:id="4477" w:author="PR Preview" w:date="2026-01-01T00:00:00Z">
        <w:r>
          <w:delText xml:space="preserve">whenever</w:delText>
        </w:r>
      </w:del>
      <w:del w:id="44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479" w:author="PR Preview" w:date="2026-01-01T00:00:00Z">
        <w:r>
          <w:delText xml:space="preserve">.</w:delText>
        </w:r>
      </w:del>
      <w:del w:id="4480" w:author="PR Preview" w:date="2026-01-01T00:00:00Z">
        <w:r>
          <w:delText xml:space="preserve"> </w:delText>
        </w:r>
      </w:del>
      <w:del w:id="4481" w:author="PR Preview" w:date="2026-01-01T00:00:00Z">
        <w:r>
          <w:delText xml:space="preserve">For</w:delText>
        </w:r>
      </w:del>
      <w:del w:id="448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4483" w:author="PR Preview" w:date="2026-01-01T00:00:00Z">
        <w:r>
          <w:delText xml:space="preserve">,</w:delText>
        </w:r>
      </w:del>
      <w:del w:id="448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del w:id="4485" w:author="PR Preview" w:date="2026-01-01T00:00:00Z">
        <w:r>
          <w:delText xml:space="preserve">.</w:delText>
        </w:r>
      </w:del>
    </w:p>
    <w:p>
      <w:pPr>
        <w:pStyle w:val="FirstParagraph"/>
      </w:pPr>
      <w:ins w:id="4486" w:author="PR Preview" w:date="2026-01-01T00:00:00Z">
        <w:r>
          <w:rPr>
            <w:b/>
            <w:bCs/>
          </w:rPr>
          <w:t xml:space="preserve">Definition 21 (Continuity at a point in several variables)</w:t>
        </w:r>
      </w:ins>
      <w:ins w:id="4487" w:author="PR Preview" w:date="2026-01-01T00:00:00Z">
        <w:r>
          <w:t xml:space="preserve"> </w:t>
        </w:r>
      </w:ins>
      <w:ins w:id="4488" w:author="PR Preview" w:date="2026-01-01T00:00:00Z">
        <w:r>
          <w:t xml:space="preserve">A function</w:t>
        </w:r>
      </w:ins>
      <w:ins w:id="4489" w:author="PR Preview" w:date="2026-01-01T00:00:00Z">
        <w:r>
          <w:t xml:space="preserve"> </w:t>
        </w:r>
      </w:ins>
      <m:oMath>
        <m:r>
          <m:t>f</m:t>
        </m:r>
      </m:oMath>
      <w:ins w:id="4490" w:author="PR Preview" w:date="2026-01-01T00:00:00Z">
        <w:r>
          <w:t xml:space="preserve"> </w:t>
        </w:r>
      </w:ins>
      <w:ins w:id="4491" w:author="PR Preview" w:date="2026-01-01T00:00:00Z">
        <w:r>
          <w:t xml:space="preserve">from</w:t>
        </w:r>
      </w:ins>
      <w:ins w:id="449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493" w:author="PR Preview" w:date="2026-01-01T00:00:00Z">
        <w:r>
          <w:t xml:space="preserve"> </w:t>
        </w:r>
      </w:ins>
      <w:ins w:id="4494" w:author="PR Preview" w:date="2026-01-01T00:00:00Z">
        <w:r>
          <w:t xml:space="preserve">to</w:t>
        </w:r>
      </w:ins>
      <w:ins w:id="44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4496" w:author="PR Preview" w:date="2026-01-01T00:00:00Z">
        <w:r>
          <w:t xml:space="preserve"> </w:t>
        </w:r>
      </w:ins>
      <w:ins w:id="4497" w:author="PR Preview" w:date="2026-01-01T00:00:00Z">
        <w:r>
          <w:t xml:space="preserve">is</w:t>
        </w:r>
      </w:ins>
      <w:ins w:id="4498" w:author="PR Preview" w:date="2026-01-01T00:00:00Z">
        <w:r>
          <w:t xml:space="preserve"> </w:t>
        </w:r>
      </w:ins>
      <w:ins w:id="4499" w:author="PR Preview" w:date="2026-01-01T00:00:00Z">
        <w:r>
          <w:rPr>
            <w:b/>
            <w:bCs/>
          </w:rPr>
          <w:t xml:space="preserve">continuous at</w:t>
        </w:r>
      </w:ins>
      <w:ins w:id="4500" w:author="PR Preview" w:date="2026-01-01T00:00:00Z">
        <w:r>
          <w:t xml:space="preserve"> </w:t>
        </w:r>
      </w:ins>
      <w:ins w:id="4501" w:author="PR Preview" w:date="2026-01-01T00:00:00Z">
        <w:r>
          <w:t xml:space="preserve">$\mathord{\smash[b]{\underset{\raise.3ex\hbox{$\scriptstyle\sim$}}{x}}\vphantom{x}}$</w:t>
        </w:r>
      </w:ins>
      <w:ins w:id="4502" w:author="PR Preview" w:date="2026-01-01T00:00:00Z">
        <w:r>
          <w:t xml:space="preserve"> </w:t>
        </w:r>
      </w:ins>
      <w:ins w:id="4503" w:author="PR Preview" w:date="2026-01-01T00:00:00Z">
        <w:r>
          <w:t xml:space="preserve">if for every</w:t>
        </w:r>
      </w:ins>
      <w:ins w:id="450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4505" w:author="PR Preview" w:date="2026-01-01T00:00:00Z">
        <w:r>
          <w:t xml:space="preserve"> </w:t>
        </w:r>
      </w:ins>
      <w:ins w:id="4506" w:author="PR Preview" w:date="2026-01-01T00:00:00Z">
        <w:r>
          <w:t xml:space="preserve">there is a</w:t>
        </w:r>
      </w:ins>
      <w:ins w:id="450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508" w:author="PR Preview" w:date="2026-01-01T00:00:00Z">
        <w:r>
          <w:t xml:space="preserve"> </w:t>
        </w:r>
      </w:ins>
      <w:ins w:id="4509" w:author="PR Preview" w:date="2026-01-01T00:00:00Z">
        <w:r>
          <w:t xml:space="preserve">such that</w:t>
        </w:r>
      </w:ins>
      <w:ins w:id="4510" w:author="PR Preview" w:date="2026-01-01T00:00:00Z">
        <w:r>
          <w:t xml:space="preserve"> </w:t>
        </w:r>
      </w:ins>
      <w:ins w:id="4511" w:author="PR Preview" w:date="2026-01-01T00:00:00Z">
        <w:r>
  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  </w:r>
      </w:ins>
      <w:ins w:id="4512" w:author="PR Preview" w:date="2026-01-01T00:00:00Z">
        <w:r>
          <w:t xml:space="preserve"> </w:t>
        </w:r>
      </w:ins>
      <w:ins w:id="4513" w:author="PR Preview" w:date="2026-01-01T00:00:00Z">
        <w:r>
          <w:t xml:space="preserve">whenever</w:t>
        </w:r>
      </w:ins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516" w:author="PR Preview" w:date="2026-01-01T00:00:00Z">
        <w:r>
          <w:t xml:space="preserve">.</w:t>
        </w:r>
      </w:ins>
      <w:ins w:id="4517" w:author="PR Preview" w:date="2026-01-01T00:00:00Z">
        <w:r>
          <w:t xml:space="preserve"> </w:t>
        </w:r>
      </w:ins>
      <w:ins w:id="4518" w:author="PR Preview" w:date="2026-01-01T00:00:00Z">
        <w:r>
          <w:t xml:space="preserve">For</w:t>
        </w:r>
      </w:ins>
      <w:ins w:id="451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4520" w:author="PR Preview" w:date="2026-01-01T00:00:00Z">
        <w:r>
          <w:t xml:space="preserve">,</w:t>
        </w:r>
      </w:ins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  </w:r>
      </w:ins>
      <w:ins w:id="4523" w:author="PR Preview" w:date="2026-01-01T00:00:00Z">
        <w:r>
          <w:t xml:space="preserve">.</w:t>
        </w:r>
      </w:ins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4524" w:author="PR Preview" w:date="2026-01-01T00:00:00Z">
        <w:r>
          <w:delText xml:space="preserve"> </w:delText>
        </w:r>
      </w:del>
      <w:del w:id="4525" w:author="PR Preview" w:date="2026-01-01T00:00:00Z">
        <w:r>
          <w:delText xml:space="preserve">is continuous at every</w:delText>
        </w:r>
      </w:del>
      <w:del w:id="45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27" w:author="PR Preview" w:date="2026-01-01T00:00:00Z">
        <w:r>
          <w:delText xml:space="preserve">.</w:delText>
        </w:r>
      </w:del>
      <w:del w:id="4528" w:author="PR Preview" w:date="2026-01-01T00:00:00Z">
        <w:r>
          <w:delText xml:space="preserve"> </w:delText>
        </w:r>
      </w:del>
      <w:del w:id="4529" w:author="PR Preview" w:date="2026-01-01T00:00:00Z">
        <w:r>
          <w:delText xml:space="preserve">Each</w:delText>
        </w:r>
      </w:del>
      <w:del w:id="453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531" w:author="PR Preview" w:date="2026-01-01T00:00:00Z">
        <w:r>
          <w:delText xml:space="preserve">, since the squared length is a sum of nonnegative squares,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del w:id="4532" w:author="PR Preview" w:date="2026-01-01T00:00:00Z">
        <w:r>
          <w:delText xml:space="preserve">which is less than</w:delText>
        </w:r>
      </w:del>
      <w:del w:id="4533" w:author="PR Preview" w:date="2026-01-01T00:00:00Z">
        <w:r>
          <w:delText xml:space="preserve"> </w:delText>
        </w:r>
      </w:del>
      <m:oMath>
        <m:r>
          <m:t>ε</m:t>
        </m:r>
      </m:oMath>
      <w:del w:id="4534" w:author="PR Preview" w:date="2026-01-01T00:00:00Z">
        <w:r>
          <w:delText xml:space="preserve"> </w:delText>
        </w:r>
      </w:del>
      <w:del w:id="4535" w:author="PR Preview" w:date="2026-01-01T00:00:00Z">
        <w:r>
          <w:delText xml:space="preserve">whenever</w:delText>
        </w:r>
      </w:del>
      <w:del w:id="45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del w:id="4537" w:author="PR Preview" w:date="2026-01-01T00:00:00Z">
        <w:r>
          <w:delText xml:space="preserve">.</w:delText>
        </w:r>
      </w:del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4538" w:author="PR Preview" w:date="2026-01-01T00:00:00Z">
        <w:r>
          <w:delText xml:space="preserve"> </w:delText>
        </w:r>
      </w:del>
      <w:del w:id="4539" w:author="PR Preview" w:date="2026-01-01T00:00:00Z">
        <w:r>
          <w:delText xml:space="preserve">if</w:delText>
        </w:r>
      </w:del>
      <w:del w:id="45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del w:id="4541" w:author="PR Preview" w:date="2026-01-01T00:00:00Z">
        <w:r>
          <w:delText xml:space="preserve"> </w:delText>
        </w:r>
      </w:del>
      <w:del w:id="4542" w:author="PR Preview" w:date="2026-01-01T00:00:00Z">
        <w:r>
          <w:delText xml:space="preserve">and</w:delText>
        </w:r>
      </w:del>
      <w:del w:id="45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544" w:author="PR Preview" w:date="2026-01-01T00:00:00Z">
        <w:r>
          <w:delText xml:space="preserve"> </w:delText>
        </w:r>
      </w:del>
      <w:del w:id="4545" w:author="PR Preview" w:date="2026-01-01T00:00:00Z">
        <w:r>
          <w:delText xml:space="preserve">otherwise is not continuous at</w:delText>
        </w:r>
      </w:del>
      <w:del w:id="4546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47" w:author="PR Preview" w:date="2026-01-01T00:00:00Z">
        <w:r>
          <w:delText xml:space="preserve">:</w:delText>
        </w:r>
      </w:del>
      <w:del w:id="4548" w:author="PR Preview" w:date="2026-01-01T00:00:00Z">
        <w:r>
          <w:delText xml:space="preserve"> </w:delText>
        </w:r>
      </w:del>
      <w:del w:id="4549" w:author="PR Preview" w:date="2026-01-01T00:00:00Z">
        <w:r>
          <w:delText xml:space="preserve">for</w:delText>
        </w:r>
      </w:del>
      <w:del w:id="455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4551" w:author="PR Preview" w:date="2026-01-01T00:00:00Z">
        <w:r>
          <w:delText xml:space="preserve"> </w:delText>
        </w:r>
      </w:del>
      <w:del w:id="4552" w:author="PR Preview" w:date="2026-01-01T00:00:00Z">
        <w:r>
          <w:delText xml:space="preserve">and any</w:delText>
        </w:r>
      </w:del>
      <w:del w:id="4553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4554" w:author="PR Preview" w:date="2026-01-01T00:00:00Z">
        <w:r>
          <w:delText xml:space="preserve">, the point</w:delText>
        </w:r>
      </w:del>
      <w:del w:id="455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has</w:delText>
        </w:r>
      </w:del>
      <w:del w:id="45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del w:id="4559" w:author="PR Preview" w:date="2026-01-01T00:00:00Z">
        <w:r>
          <w:delText xml:space="preserve"> </w:delText>
        </w:r>
      </w:del>
      <w:del w:id="4560" w:author="PR Preview" w:date="2026-01-01T00:00:00Z">
        <w:r>
          <w:delText xml:space="preserve">but</w:delText>
        </w:r>
      </w:del>
      <w:del w:id="45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4562" w:author="PR Preview" w:date="2026-01-01T00:00:00Z">
        <w:r>
          <w:delText xml:space="preserve">.</w:delText>
        </w:r>
      </w:del>
    </w:p>
    <w:p>
      <w:pPr>
        <w:numPr>
          <w:ilvl w:val="0"/>
          <w:numId w:val="1013"/>
        </w:numPr>
      </w:pPr>
      <w:ins w:id="4563" w:author="PR Preview" w:date="2026-01-01T00:00:00Z">
        <w:r>
          <w:t xml:space="preserve">$f(\mathord{\smash[b]{\underset{\raise.3ex\hbox{$\scriptstyle\sim$}}{x}}\vphantom{x}}) = x_1 + x_2$</w:t>
        </w:r>
      </w:ins>
      <w:ins w:id="4564" w:author="PR Preview" w:date="2026-01-01T00:00:00Z">
        <w:r>
          <w:t xml:space="preserve"> </w:t>
        </w:r>
      </w:ins>
      <w:ins w:id="4565" w:author="PR Preview" w:date="2026-01-01T00:00:00Z">
        <w:r>
          <w:t xml:space="preserve">is continuous at every</w:t>
        </w:r>
      </w:ins>
      <w:ins w:id="4566" w:author="PR Preview" w:date="2026-01-01T00:00:00Z">
        <w:r>
          <w:t xml:space="preserve"> </w:t>
        </w:r>
      </w:ins>
      <w:ins w:id="4567" w:author="PR Preview" w:date="2026-01-01T00:00:00Z">
        <w:r>
          <w:t xml:space="preserve">$\mathord{\smash[b]{\underset{\raise.3ex\hbox{$\scriptstyle\sim$}}{x}}\vphantom{x}}$</w:t>
        </w:r>
      </w:ins>
      <w:ins w:id="4568" w:author="PR Preview" w:date="2026-01-01T00:00:00Z">
        <w:r>
          <w:t xml:space="preserve">.</w:t>
        </w:r>
      </w:ins>
      <w:ins w:id="4569" w:author="PR Preview" w:date="2026-01-01T00:00:00Z">
        <w:r>
          <w:t xml:space="preserve"> </w:t>
        </w:r>
      </w:ins>
      <w:ins w:id="4570" w:author="PR Preview" w:date="2026-01-01T00:00:00Z">
        <w:r>
          <w:t xml:space="preserve">Each</w:t>
        </w:r>
      </w:ins>
      <w:ins w:id="4571" w:author="PR Preview" w:date="2026-01-01T00:00:00Z">
        <w:r>
          <w:t xml:space="preserve"> </w:t>
        </w:r>
      </w:ins>
      <w:ins w:id="4572" w:author="PR Preview" w:date="2026-01-01T00:00:00Z">
        <w:r>
  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  </w:r>
      </w:ins>
      <w:ins w:id="4573" w:author="PR Preview" w:date="2026-01-01T00:00:00Z">
        <w:r>
          <w:t xml:space="preserve">, since the squared length is a sum of nonnegative squares, so</w:t>
        </w:r>
      </w:ins>
    </w:p>
    <w:p>
      <w:pPr>
        <w:pStyle w:val="BodyText"/>
      </w:pPr>
      <w:ins w:id="4574" w:author="PR Preview" w:date="2026-01-01T00:00:00Z">
        <w:r>
  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  </w:r>
      </w:ins>
    </w:p>
    <w:p>
      <w:pPr>
        <w:numPr>
          <w:ilvl w:val="0"/>
          <w:numId w:val="1000"/>
        </w:numPr>
      </w:pPr>
      <w:ins w:id="4575" w:author="PR Preview" w:date="2026-01-01T00:00:00Z">
        <w:r>
          <w:t xml:space="preserve">which is less than</w:t>
        </w:r>
      </w:ins>
      <w:ins w:id="4576" w:author="PR Preview" w:date="2026-01-01T00:00:00Z">
        <w:r>
          <w:t xml:space="preserve"> </w:t>
        </w:r>
      </w:ins>
      <m:oMath>
        <m:r>
          <m:t>ε</m:t>
        </m:r>
      </m:oMath>
      <w:ins w:id="4577" w:author="PR Preview" w:date="2026-01-01T00:00:00Z">
        <w:r>
          <w:t xml:space="preserve"> </w:t>
        </w:r>
      </w:ins>
      <w:ins w:id="4578" w:author="PR Preview" w:date="2026-01-01T00:00:00Z">
        <w:r>
          <w:t xml:space="preserve">whenever</w:t>
        </w:r>
      </w:ins>
      <w:ins w:id="4579" w:author="PR Preview" w:date="2026-01-01T00:00:00Z">
        <w:r>
          <w:t xml:space="preserve"> </w:t>
        </w:r>
      </w:ins>
      <w:ins w:id="4580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  </w:r>
      </w:ins>
      <w:ins w:id="4581" w:author="PR Preview" w:date="2026-01-01T00:00:00Z">
        <w:r>
          <w:t xml:space="preserve">.</w:t>
        </w:r>
      </w:ins>
    </w:p>
    <w:p>
      <w:pPr>
        <w:numPr>
          <w:ilvl w:val="0"/>
          <w:numId w:val="1013"/>
        </w:numPr>
      </w:pPr>
      <w:ins w:id="4582" w:author="PR Preview" w:date="2026-01-01T00:00:00Z">
        <w:r>
          <w:t xml:space="preserve">$f(\mathord{\smash[b]{\underset{\raise.3ex\hbox{$\scriptstyle\sim$}}{x}}\vphantom{x}}) = 1$</w:t>
        </w:r>
      </w:ins>
      <w:ins w:id="4583" w:author="PR Preview" w:date="2026-01-01T00:00:00Z">
        <w:r>
          <w:t xml:space="preserve"> </w:t>
        </w:r>
      </w:ins>
      <w:ins w:id="4584" w:author="PR Preview" w:date="2026-01-01T00:00:00Z">
        <w:r>
          <w:t xml:space="preserve">if</w:t>
        </w:r>
      </w:ins>
      <w:ins w:id="458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and</w:t>
        </w:r>
      </w:ins>
      <w:ins w:id="4588" w:author="PR Preview" w:date="2026-01-01T00:00:00Z">
        <w:r>
          <w:t xml:space="preserve"> </w:t>
        </w:r>
      </w:ins>
      <w:ins w:id="4589" w:author="PR Preview" w:date="2026-01-01T00:00:00Z">
        <w:r>
          <w:t xml:space="preserve">$f(\mathord{\smash[b]{\underset{\raise.3ex\hbox{$\scriptstyle\sim$}}{x}}\vphantom{x}}) = 0$</w:t>
        </w:r>
      </w:ins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otherwise is not continuous at</w:t>
        </w:r>
      </w:ins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$\mathord{\smash[b]{\underset{\raise.3ex\hbox{$\scriptstyle\sim$}}{0}}\vphantom{0}}$</w:t>
        </w:r>
      </w:ins>
      <w:ins w:id="4594" w:author="PR Preview" w:date="2026-01-01T00:00:00Z">
        <w:r>
          <w:t xml:space="preserve">:</w:t>
        </w:r>
      </w:ins>
      <w:ins w:id="4595" w:author="PR Preview" w:date="2026-01-01T00:00:00Z">
        <w:r>
          <w:t xml:space="preserve"> </w:t>
        </w:r>
      </w:ins>
      <w:ins w:id="4596" w:author="PR Preview" w:date="2026-01-01T00:00:00Z">
        <w:r>
          <w:t xml:space="preserve">for</w:t>
        </w:r>
      </w:ins>
      <w:ins w:id="459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and any</w:t>
        </w:r>
      </w:ins>
      <w:ins w:id="460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601" w:author="PR Preview" w:date="2026-01-01T00:00:00Z">
        <w:r>
          <w:t xml:space="preserve">, the point</w:t>
        </w:r>
      </w:ins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$\mathord{\smash[b]{\underset{\raise.3ex\hbox{$\scriptstyle\sim$}}{y}}\vphantom{y}}= {(\delta/ 2, 0)}^{\top}$</w:t>
        </w:r>
      </w:ins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has</w:t>
        </w:r>
      </w:ins>
      <w:ins w:id="4606" w:author="PR Preview" w:date="2026-01-01T00:00:00Z">
        <w:r>
          <w:t xml:space="preserve"> </w:t>
        </w:r>
      </w:ins>
      <w:ins w:id="4607" w:author="PR Preview" w:date="2026-01-01T00:00:00Z">
        <w:r>
  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  </w:r>
      </w:ins>
      <w:ins w:id="4608" w:author="PR Preview" w:date="2026-01-01T00:00:00Z">
        <w:r>
          <w:t xml:space="preserve"> </w:t>
        </w:r>
      </w:ins>
      <w:ins w:id="4609" w:author="PR Preview" w:date="2026-01-01T00:00:00Z">
        <w:r>
          <w:t xml:space="preserve">but</w:t>
        </w:r>
      </w:ins>
      <w:ins w:id="4610" w:author="PR Preview" w:date="2026-01-01T00:00:00Z">
        <w:r>
          <w:t xml:space="preserve"> </w:t>
        </w:r>
      </w:ins>
      <w:ins w:id="4611" w:author="PR Preview" w:date="2026-01-01T00:00:00Z">
        <w:r>
  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  </w:r>
      </w:ins>
      <w:ins w:id="4612" w:author="PR Preview" w:date="2026-01-01T00:00:00Z">
        <w:r>
          <w:t xml:space="preserve">.</w:t>
        </w:r>
      </w:ins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del w:id="4613" w:author="PR Preview" w:date="2026-01-01T00:00:00Z">
        <w:r>
          <w:delText xml:space="preserve">If</w:delText>
        </w:r>
      </w:del>
      <w:del w:id="461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4615" w:author="PR Preview" w:date="2026-01-01T00:00:00Z">
        <w:r>
          <w:delText xml:space="preserve"> </w:delText>
        </w:r>
      </w:del>
      <w:del w:id="4616" w:author="PR Preview" w:date="2026-01-01T00:00:00Z">
        <w:r>
          <w:delText xml:space="preserve">is continuous at</w:delText>
        </w:r>
      </w:del>
      <w:del w:id="46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18" w:author="PR Preview" w:date="2026-01-01T00:00:00Z">
        <w:r>
          <w:delText xml:space="preserve"> </w:delText>
        </w:r>
      </w:del>
      <w:del w:id="4619" w:author="PR Preview" w:date="2026-01-01T00:00:00Z">
        <w:r>
          <w:delText xml:space="preserve">and</w:delText>
        </w:r>
      </w:del>
      <w:del w:id="462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del w:id="4621" w:author="PR Preview" w:date="2026-01-01T00:00:00Z">
        <w:r>
          <w:delText xml:space="preserve"> </w:delText>
        </w:r>
      </w:del>
      <w:del w:id="4622" w:author="PR Preview" w:date="2026-01-01T00:00:00Z">
        <w:r>
          <w:delText xml:space="preserve">is continuous at</w:delText>
        </w:r>
      </w:del>
      <w:del w:id="46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624" w:author="PR Preview" w:date="2026-01-01T00:00:00Z">
        <w:r>
          <w:delText xml:space="preserve">,</w:delText>
        </w:r>
      </w:del>
      <w:del w:id="4625" w:author="PR Preview" w:date="2026-01-01T00:00:00Z">
        <w:r>
          <w:delText xml:space="preserve"> </w:delText>
        </w:r>
      </w:del>
      <w:del w:id="4626" w:author="PR Preview" w:date="2026-01-01T00:00:00Z">
        <w:r>
          <w:delText xml:space="preserve">then the</w:delText>
        </w:r>
      </w:del>
      <w:del w:id="4627" w:author="PR Preview" w:date="2026-01-01T00:00:00Z">
        <w:r>
          <w:delText xml:space="preserve"> </w:delText>
        </w:r>
      </w:del>
      <w:hyperlink r:id="rId150">
        <w:del w:id="4628" w:author="PR Preview" w:date="2026-01-01T00:00:00Z">
          <w:r>
            <w:rPr>
              <w:rStyle w:val="Hyperlink"/>
            </w:rPr>
            <w:delText xml:space="preserve">composition</w:delText>
          </w:r>
        </w:del>
      </w:hyperlink>
      <w:del w:id="462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∘</m:t>
        </m:r>
        <m:r>
          <m:t>f</m:t>
        </m:r>
      </m:oMath>
      <w:del w:id="4630" w:author="PR Preview" w:date="2026-01-01T00:00:00Z">
        <w:r>
          <w:delText xml:space="preserve"> </w:delText>
        </w:r>
      </w:del>
      <w:del w:id="4631" w:author="PR Preview" w:date="2026-01-01T00:00:00Z">
        <w:r>
          <w:delText xml:space="preserve">is continuous at</w:delText>
        </w:r>
      </w:del>
      <w:del w:id="46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3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del w:id="4634" w:author="PR Preview" w:date="2026-01-01T00:00:00Z">
        <w:r>
          <w:delText xml:space="preserve">If</w:delText>
        </w:r>
      </w:del>
      <w:del w:id="46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636" w:author="PR Preview" w:date="2026-01-01T00:00:00Z">
        <w:r>
          <w:delText xml:space="preserve"> </w:delText>
        </w:r>
      </w:del>
      <w:del w:id="4637" w:author="PR Preview" w:date="2026-01-01T00:00:00Z">
        <w:r>
          <w:delText xml:space="preserve">are continuous at</w:delText>
        </w:r>
      </w:del>
      <w:del w:id="46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39" w:author="PR Preview" w:date="2026-01-01T00:00:00Z">
        <w:r>
          <w:delText xml:space="preserve">, then</w:delText>
        </w:r>
      </w:del>
      <w:del w:id="46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+</m:t>
        </m:r>
        <m:r>
          <m:t>g</m:t>
        </m:r>
      </m:oMath>
      <w:del w:id="4641" w:author="PR Preview" w:date="2026-01-01T00:00:00Z">
        <w:r>
          <w:delText xml:space="preserve"> </w:delText>
        </w:r>
      </w:del>
      <w:del w:id="4642" w:author="PR Preview" w:date="2026-01-01T00:00:00Z">
        <w:r>
          <w:delText xml:space="preserve">is continuous at</w:delText>
        </w:r>
      </w:del>
      <w:del w:id="46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4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del w:id="4645" w:author="PR Preview" w:date="2026-01-01T00:00:00Z">
        <w:r>
          <w:delText xml:space="preserve">If</w:delText>
        </w:r>
      </w:del>
      <w:del w:id="464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647" w:author="PR Preview" w:date="2026-01-01T00:00:00Z">
        <w:r>
          <w:delText xml:space="preserve"> </w:delText>
        </w:r>
      </w:del>
      <w:del w:id="4648" w:author="PR Preview" w:date="2026-01-01T00:00:00Z">
        <w:r>
          <w:delText xml:space="preserve">is continuous at</w:delText>
        </w:r>
      </w:del>
      <w:del w:id="46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50" w:author="PR Preview" w:date="2026-01-01T00:00:00Z">
        <w:r>
          <w:delText xml:space="preserve"> </w:delText>
        </w:r>
      </w:del>
      <w:del w:id="4651" w:author="PR Preview" w:date="2026-01-01T00:00:00Z">
        <w:r>
          <w:delText xml:space="preserve">and</w:delText>
        </w:r>
      </w:del>
      <w:del w:id="465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653" w:author="PR Preview" w:date="2026-01-01T00:00:00Z">
        <w:r>
          <w:delText xml:space="preserve">, then</w:delText>
        </w:r>
      </w:del>
      <w:del w:id="4654" w:author="PR Preview" w:date="2026-01-01T00:00:00Z">
        <w:r>
          <w:delText xml:space="preserve"> </w:delText>
        </w:r>
      </w:del>
      <m:oMath>
        <m:r>
          <m:t>c</m:t>
        </m:r>
        <m:r>
          <m:t>f</m:t>
        </m:r>
      </m:oMath>
      <w:del w:id="4655" w:author="PR Preview" w:date="2026-01-01T00:00:00Z">
        <w:r>
          <w:delText xml:space="preserve"> </w:delText>
        </w:r>
      </w:del>
      <w:del w:id="4656" w:author="PR Preview" w:date="2026-01-01T00:00:00Z">
        <w:r>
          <w:delText xml:space="preserve">is continuous at</w:delText>
        </w:r>
      </w:del>
      <w:del w:id="46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65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ins w:id="4659" w:author="PR Preview" w:date="2026-01-01T00:00:00Z">
        <w:r>
          <w:t xml:space="preserve">If</w:t>
        </w:r>
      </w:ins>
      <w:ins w:id="46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4661" w:author="PR Preview" w:date="2026-01-01T00:00:00Z">
        <w:r>
          <w:t xml:space="preserve"> </w:t>
        </w:r>
      </w:ins>
      <w:ins w:id="4662" w:author="PR Preview" w:date="2026-01-01T00:00:00Z">
        <w:r>
          <w:t xml:space="preserve">is continuous at</w:t>
        </w:r>
      </w:ins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$\mathord{\smash[b]{\underset{\raise.3ex\hbox{$\scriptstyle\sim$}}{x}}\vphantom{x}}$</w:t>
        </w:r>
      </w:ins>
      <w:ins w:id="4665" w:author="PR Preview" w:date="2026-01-01T00:00:00Z">
        <w:r>
          <w:t xml:space="preserve"> </w:t>
        </w:r>
      </w:ins>
      <w:ins w:id="4666" w:author="PR Preview" w:date="2026-01-01T00:00:00Z">
        <w:r>
          <w:t xml:space="preserve">and</w:t>
        </w:r>
      </w:ins>
      <w:ins w:id="466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is continuous at</w:t>
        </w:r>
      </w:ins>
      <w:ins w:id="4670" w:author="PR Preview" w:date="2026-01-01T00:00:00Z">
        <w:r>
          <w:t xml:space="preserve"> </w:t>
        </w:r>
      </w:ins>
      <w:ins w:id="4671" w:author="PR Preview" w:date="2026-01-01T00:00:00Z">
        <w:r>
          <w:t xml:space="preserve">$f(\mathord{\smash[b]{\underset{\raise.3ex\hbox{$\scriptstyle\sim$}}{x}}\vphantom{x}})$</w:t>
        </w:r>
      </w:ins>
      <w:ins w:id="4672" w:author="PR Preview" w:date="2026-01-01T00:00:00Z">
        <w:r>
          <w:t xml:space="preserve">,</w:t>
        </w:r>
      </w:ins>
      <w:ins w:id="4673" w:author="PR Preview" w:date="2026-01-01T00:00:00Z">
        <w:r>
          <w:t xml:space="preserve"> </w:t>
        </w:r>
      </w:ins>
      <w:ins w:id="4674" w:author="PR Preview" w:date="2026-01-01T00:00:00Z">
        <w:r>
          <w:t xml:space="preserve">then the</w:t>
        </w:r>
      </w:ins>
      <w:ins w:id="4675" w:author="PR Preview" w:date="2026-01-01T00:00:00Z">
        <w:r>
          <w:t xml:space="preserve"> </w:t>
        </w:r>
      </w:ins>
      <w:hyperlink r:id="rId150">
        <w:ins w:id="4676" w:author="PR Preview" w:date="2026-01-01T00:00:00Z">
          <w:r>
            <w:rPr>
              <w:rStyle w:val="Hyperlink"/>
            </w:rPr>
            <w:t xml:space="preserve">composition</w:t>
          </w:r>
        </w:ins>
      </w:hyperlink>
      <w:ins w:id="467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∘</m:t>
        </m:r>
        <m:r>
          <m:t>f</m:t>
        </m:r>
      </m:oMath>
      <w:ins w:id="4678" w:author="PR Preview" w:date="2026-01-01T00:00:00Z">
        <w:r>
          <w:t xml:space="preserve"> </w:t>
        </w:r>
      </w:ins>
      <w:ins w:id="4679" w:author="PR Preview" w:date="2026-01-01T00:00:00Z">
        <w:r>
          <w:t xml:space="preserve">is continuous at</w:t>
        </w:r>
      </w:ins>
      <w:ins w:id="4680" w:author="PR Preview" w:date="2026-01-01T00:00:00Z">
        <w:r>
          <w:t xml:space="preserve"> </w:t>
        </w:r>
      </w:ins>
      <w:ins w:id="4681" w:author="PR Preview" w:date="2026-01-01T00:00:00Z">
        <w:r>
          <w:t xml:space="preserve">$\mathord{\smash[b]{\underset{\raise.3ex\hbox{$\scriptstyle\sim$}}{x}}\vphantom{x}}$</w:t>
        </w:r>
      </w:ins>
      <w:ins w:id="468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4683" w:author="PR Preview" w:date="2026-01-01T00:00:00Z">
        <w:r>
          <w:t xml:space="preserve">If</w:t>
        </w:r>
      </w:ins>
      <w:ins w:id="46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685" w:author="PR Preview" w:date="2026-01-01T00:00:00Z">
        <w:r>
          <w:t xml:space="preserve"> </w:t>
        </w:r>
      </w:ins>
      <w:ins w:id="4686" w:author="PR Preview" w:date="2026-01-01T00:00:00Z">
        <w:r>
          <w:t xml:space="preserve">are continuous at</w:t>
        </w:r>
      </w:ins>
      <w:ins w:id="4687" w:author="PR Preview" w:date="2026-01-01T00:00:00Z">
        <w:r>
          <w:t xml:space="preserve"> </w:t>
        </w:r>
      </w:ins>
      <w:ins w:id="4688" w:author="PR Preview" w:date="2026-01-01T00:00:00Z">
        <w:r>
          <w:t xml:space="preserve">$\mathord{\smash[b]{\underset{\raise.3ex\hbox{$\scriptstyle\sim$}}{x}}\vphantom{x}}$</w:t>
        </w:r>
      </w:ins>
      <w:ins w:id="4689" w:author="PR Preview" w:date="2026-01-01T00:00:00Z">
        <w:r>
          <w:t xml:space="preserve">, then</w:t>
        </w:r>
      </w:ins>
      <w:ins w:id="469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4691" w:author="PR Preview" w:date="2026-01-01T00:00:00Z">
        <w:r>
          <w:t xml:space="preserve"> </w:t>
        </w:r>
      </w:ins>
      <w:ins w:id="4692" w:author="PR Preview" w:date="2026-01-01T00:00:00Z">
        <w:r>
          <w:t xml:space="preserve">is continuous at</w:t>
        </w:r>
      </w:ins>
      <w:ins w:id="4693" w:author="PR Preview" w:date="2026-01-01T00:00:00Z">
        <w:r>
          <w:t xml:space="preserve"> </w:t>
        </w:r>
      </w:ins>
      <w:ins w:id="4694" w:author="PR Preview" w:date="2026-01-01T00:00:00Z">
        <w:r>
          <w:t xml:space="preserve">$\mathord{\smash[b]{\underset{\raise.3ex\hbox{$\scriptstyle\sim$}}{x}}\vphantom{x}}$</w:t>
        </w:r>
      </w:ins>
      <w:ins w:id="469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4696" w:author="PR Preview" w:date="2026-01-01T00:00:00Z">
        <w:r>
          <w:t xml:space="preserve">If</w:t>
        </w:r>
      </w:ins>
      <w:ins w:id="46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698" w:author="PR Preview" w:date="2026-01-01T00:00:00Z">
        <w:r>
          <w:t xml:space="preserve"> </w:t>
        </w:r>
      </w:ins>
      <w:ins w:id="4699" w:author="PR Preview" w:date="2026-01-01T00:00:00Z">
        <w:r>
          <w:t xml:space="preserve">is continuous at</w:t>
        </w:r>
      </w:ins>
      <w:ins w:id="4700" w:author="PR Preview" w:date="2026-01-01T00:00:00Z">
        <w:r>
          <w:t xml:space="preserve"> </w:t>
        </w:r>
      </w:ins>
      <w:ins w:id="4701" w:author="PR Preview" w:date="2026-01-01T00:00:00Z">
        <w:r>
          <w:t xml:space="preserve">$\mathord{\smash[b]{\underset{\raise.3ex\hbox{$\scriptstyle\sim$}}{x}}\vphantom{x}}$</w:t>
        </w:r>
      </w:ins>
      <w:ins w:id="4702" w:author="PR Preview" w:date="2026-01-01T00:00:00Z">
        <w:r>
          <w:t xml:space="preserve"> </w:t>
        </w:r>
      </w:ins>
      <w:ins w:id="4703" w:author="PR Preview" w:date="2026-01-01T00:00:00Z">
        <w:r>
          <w:t xml:space="preserve">and</w:t>
        </w:r>
      </w:ins>
      <w:ins w:id="470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705" w:author="PR Preview" w:date="2026-01-01T00:00:00Z">
        <w:r>
          <w:t xml:space="preserve">, then</w:t>
        </w:r>
      </w:ins>
      <w:ins w:id="4706" w:author="PR Preview" w:date="2026-01-01T00:00:00Z">
        <w:r>
          <w:t xml:space="preserve"> </w:t>
        </w:r>
      </w:ins>
      <m:oMath>
        <m:r>
          <m:t>c</m:t>
        </m:r>
        <m:r>
          <m:t>f</m:t>
        </m:r>
      </m:oMath>
      <w:ins w:id="4707" w:author="PR Preview" w:date="2026-01-01T00:00:00Z">
        <w:r>
          <w:t xml:space="preserve"> </w:t>
        </w:r>
      </w:ins>
      <w:ins w:id="4708" w:author="PR Preview" w:date="2026-01-01T00:00:00Z">
        <w:r>
          <w:t xml:space="preserve">is continuous at</w:t>
        </w:r>
      </w:ins>
      <w:ins w:id="4709" w:author="PR Preview" w:date="2026-01-01T00:00:00Z">
        <w:r>
          <w:t xml:space="preserve"> </w:t>
        </w:r>
      </w:ins>
      <w:ins w:id="4710" w:author="PR Preview" w:date="2026-01-01T00:00:00Z">
        <w:r>
          <w:t xml:space="preserve">$\mathord{\smash[b]{\underset{\raise.3ex\hbox{$\scriptstyle\sim$}}{x}}\vphantom{x}}$</w:t>
        </w:r>
      </w:ins>
      <w:ins w:id="4711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del w:id="4712" w:author="PR Preview" w:date="2026-01-01T00:00:00Z">
        <w:r>
          <w:rPr>
            <w:b/>
            <w:bCs/>
          </w:rPr>
          <w:delText xml:space="preserve">Part 2.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Because</w:delText>
        </w:r>
      </w:del>
      <w:del w:id="4715" w:author="PR Preview" w:date="2026-01-01T00:00:00Z">
        <w:r>
          <w:delText xml:space="preserve"> </w:delText>
        </w:r>
      </w:del>
      <m:oMath>
        <m:r>
          <m:t>g</m:t>
        </m:r>
      </m:oMath>
      <w:del w:id="4716" w:author="PR Preview" w:date="2026-01-01T00:00:00Z">
        <w:r>
          <w:delText xml:space="preserve"> </w:delText>
        </w:r>
      </w:del>
      <w:del w:id="4717" w:author="PR Preview" w:date="2026-01-01T00:00:00Z">
        <w:r>
          <w:delText xml:space="preserve">is continuous at</w:delText>
        </w:r>
      </w:del>
      <w:del w:id="47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19" w:author="PR Preview" w:date="2026-01-01T00:00:00Z">
        <w:r>
          <w:delText xml:space="preserve">, there is a</w:delText>
        </w:r>
      </w:del>
      <w:del w:id="4720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such that</w:delText>
        </w:r>
      </w:del>
      <w:del w:id="472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whenever</w:delText>
        </w:r>
      </w:del>
      <w:del w:id="47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del w:id="4727" w:author="PR Preview" w:date="2026-01-01T00:00:00Z">
        <w:r>
          <w:delText xml:space="preserve">.</w:delText>
        </w:r>
      </w:del>
      <w:del w:id="4728" w:author="PR Preview" w:date="2026-01-01T00:00:00Z">
        <w:r>
          <w:delText xml:space="preserve"> </w:delText>
        </w:r>
      </w:del>
      <w:del w:id="4729" w:author="PR Preview" w:date="2026-01-01T00:00:00Z">
        <w:r>
          <w:delText xml:space="preserve">Because</w:delText>
        </w:r>
      </w:del>
      <w:del w:id="4730" w:author="PR Preview" w:date="2026-01-01T00:00:00Z">
        <w:r>
          <w:delText xml:space="preserve"> </w:delText>
        </w:r>
      </w:del>
      <m:oMath>
        <m:r>
          <m:t>f</m:t>
        </m:r>
      </m:oMath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delText xml:space="preserve">is continuous at</w:delText>
        </w:r>
      </w:del>
      <w:del w:id="47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34" w:author="PR Preview" w:date="2026-01-01T00:00:00Z">
        <w:r>
          <w:delText xml:space="preserve">, applied with</w:delText>
        </w:r>
      </w:del>
      <w:del w:id="4735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g</m:t>
            </m:r>
          </m:sub>
        </m:sSub>
      </m:oMath>
      <w:del w:id="4736" w:author="PR Preview" w:date="2026-01-01T00:00:00Z">
        <w:r>
          <w:delText xml:space="preserve"> </w:delText>
        </w:r>
      </w:del>
      <w:del w:id="4737" w:author="PR Preview" w:date="2026-01-01T00:00:00Z">
        <w:r>
          <w:delText xml:space="preserve">in the role of</w:delText>
        </w:r>
      </w:del>
      <w:del w:id="4738" w:author="PR Preview" w:date="2026-01-01T00:00:00Z">
        <w:r>
          <w:delText xml:space="preserve"> </w:delText>
        </w:r>
      </w:del>
      <m:oMath>
        <m:r>
          <m:t>ε</m:t>
        </m:r>
      </m:oMath>
      <w:del w:id="4739" w:author="PR Preview" w:date="2026-01-01T00:00:00Z">
        <w:r>
          <w:delText xml:space="preserve">,</w:delText>
        </w:r>
      </w:del>
      <w:del w:id="4740" w:author="PR Preview" w:date="2026-01-01T00:00:00Z">
        <w:r>
          <w:delText xml:space="preserve"> </w:delText>
        </w:r>
      </w:del>
      <w:del w:id="4741" w:author="PR Preview" w:date="2026-01-01T00:00:00Z">
        <w:r>
          <w:delText xml:space="preserve">there is a</w:delText>
        </w:r>
      </w:del>
      <w:del w:id="474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4743" w:author="PR Preview" w:date="2026-01-01T00:00:00Z">
        <w:r>
          <w:delText xml:space="preserve"> </w:delText>
        </w:r>
      </w:del>
      <w:del w:id="4744" w:author="PR Preview" w:date="2026-01-01T00:00:00Z">
        <w:r>
          <w:delText xml:space="preserve">such that</w:delText>
        </w:r>
      </w:del>
      <w:del w:id="474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del w:id="4746" w:author="PR Preview" w:date="2026-01-01T00:00:00Z">
        <w:r>
          <w:delText xml:space="preserve"> </w:delText>
        </w:r>
      </w:del>
      <w:del w:id="4747" w:author="PR Preview" w:date="2026-01-01T00:00:00Z">
        <w:r>
          <w:delText xml:space="preserve">whenever</w:delText>
        </w:r>
      </w:del>
      <w:del w:id="47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749" w:author="PR Preview" w:date="2026-01-01T00:00:00Z">
        <w:r>
          <w:delText xml:space="preserve">.</w:delText>
        </w:r>
      </w:del>
      <w:del w:id="4750" w:author="PR Preview" w:date="2026-01-01T00:00:00Z">
        <w:r>
          <w:delText xml:space="preserve"> </w:delText>
        </w:r>
      </w:del>
      <w:del w:id="4751" w:author="PR Preview" w:date="2026-01-01T00:00:00Z">
        <w:r>
          <w:delText xml:space="preserve">So if</w:delText>
        </w:r>
      </w:del>
      <w:del w:id="47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753" w:author="PR Preview" w:date="2026-01-01T00:00:00Z">
        <w:r>
          <w:delText xml:space="preserve">, then</w:delText>
        </w:r>
      </w:del>
      <w:del w:id="4754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55" w:author="PR Preview" w:date="2026-01-01T00:00:00Z">
        <w:r>
          <w:delText xml:space="preserve"> </w:delText>
        </w:r>
      </w:del>
      <w:del w:id="4756" w:author="PR Preview" w:date="2026-01-01T00:00:00Z">
        <w:r>
          <w:delText xml:space="preserve">has</w:delText>
        </w:r>
      </w:del>
      <w:del w:id="475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del w:id="4758" w:author="PR Preview" w:date="2026-01-01T00:00:00Z">
        <w:r>
          <w:delText xml:space="preserve">,</w:delText>
        </w:r>
      </w:del>
      <w:del w:id="4759" w:author="PR Preview" w:date="2026-01-01T00:00:00Z">
        <w:r>
          <w:delText xml:space="preserve"> </w:delText>
        </w:r>
      </w:del>
      <w:del w:id="4760" w:author="PR Preview" w:date="2026-01-01T00:00:00Z">
        <w:r>
          <w:delText xml:space="preserve">and therefore</w:delText>
        </w:r>
      </w:del>
      <w:del w:id="47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4762" w:author="PR Preview" w:date="2026-01-01T00:00:00Z">
        <w:r>
          <w:delText xml:space="preserve">.</w:delText>
        </w:r>
      </w:del>
    </w:p>
    <w:p>
      <w:pPr>
        <w:pStyle w:val="BodyText"/>
      </w:pPr>
      <w:del w:id="4763" w:author="PR Preview" w:date="2026-01-01T00:00:00Z">
        <w:r>
          <w:rPr>
            <w:b/>
            <w:bCs/>
          </w:rPr>
          <w:delText xml:space="preserve">Part 3.</w:delText>
        </w:r>
      </w:del>
      <w:del w:id="4764" w:author="PR Preview" w:date="2026-01-01T00:00:00Z">
        <w:r>
          <w:delText xml:space="preserve"> </w:delText>
        </w:r>
      </w:del>
      <w:del w:id="4765" w:author="PR Preview" w:date="2026-01-01T00:00:00Z">
        <w:r>
          <w:delText xml:space="preserve">Because</w:delText>
        </w:r>
      </w:del>
      <w:del w:id="4766" w:author="PR Preview" w:date="2026-01-01T00:00:00Z">
        <w:r>
          <w:delText xml:space="preserve"> </w:delText>
        </w:r>
      </w:del>
      <m:oMath>
        <m:r>
          <m:t>f</m:t>
        </m:r>
      </m:oMath>
      <w:del w:id="4767" w:author="PR Preview" w:date="2026-01-01T00:00:00Z">
        <w:r>
          <w:delText xml:space="preserve"> </w:delText>
        </w:r>
      </w:del>
      <w:del w:id="4768" w:author="PR Preview" w:date="2026-01-01T00:00:00Z">
        <w:r>
          <w:delText xml:space="preserve">and</w:delText>
        </w:r>
      </w:del>
      <w:del w:id="4769" w:author="PR Preview" w:date="2026-01-01T00:00:00Z">
        <w:r>
          <w:delText xml:space="preserve"> </w:delText>
        </w:r>
      </w:del>
      <m:oMath>
        <m:r>
          <m:t>g</m:t>
        </m:r>
      </m:oMath>
      <w:del w:id="4770" w:author="PR Preview" w:date="2026-01-01T00:00:00Z">
        <w:r>
          <w:delText xml:space="preserve"> </w:delText>
        </w:r>
      </w:del>
      <w:del w:id="4771" w:author="PR Preview" w:date="2026-01-01T00:00:00Z">
        <w:r>
          <w:delText xml:space="preserve">are continuous at</w:delText>
        </w:r>
      </w:del>
      <w:del w:id="47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73" w:author="PR Preview" w:date="2026-01-01T00:00:00Z">
        <w:r>
          <w:delText xml:space="preserve">, there are</w:delText>
        </w:r>
      </w:del>
      <w:del w:id="4774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and</w:delText>
        </w:r>
      </w:del>
      <w:del w:id="4777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del w:id="4778" w:author="PR Preview" w:date="2026-01-01T00:00:00Z">
        <w:r>
          <w:delText xml:space="preserve"> </w:delText>
        </w:r>
      </w:del>
      <w:del w:id="4779" w:author="PR Preview" w:date="2026-01-01T00:00:00Z">
        <w:r>
          <w:delText xml:space="preserve">such that</w:delText>
        </w:r>
      </w:del>
      <w:del w:id="47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del w:id="4781" w:author="PR Preview" w:date="2026-01-01T00:00:00Z">
        <w:r>
          <w:delText xml:space="preserve"> </w:delText>
        </w:r>
      </w:del>
      <w:del w:id="4782" w:author="PR Preview" w:date="2026-01-01T00:00:00Z">
        <w:r>
          <w:delText xml:space="preserve">whenever</w:delText>
        </w:r>
      </w:del>
      <w:del w:id="47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del w:id="4784" w:author="PR Preview" w:date="2026-01-01T00:00:00Z">
        <w:r>
          <w:delText xml:space="preserve">,</w:delText>
        </w:r>
      </w:del>
      <w:del w:id="4785" w:author="PR Preview" w:date="2026-01-01T00:00:00Z">
        <w:r>
          <w:delText xml:space="preserve"> </w:delText>
        </w:r>
      </w:del>
      <w:del w:id="4786" w:author="PR Preview" w:date="2026-01-01T00:00:00Z">
        <w:r>
          <w:delText xml:space="preserve">and</w:delText>
        </w:r>
      </w:del>
      <w:del w:id="478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del w:id="4788" w:author="PR Preview" w:date="2026-01-01T00:00:00Z">
        <w:r>
          <w:delText xml:space="preserve"> </w:delText>
        </w:r>
      </w:del>
      <w:del w:id="4789" w:author="PR Preview" w:date="2026-01-01T00:00:00Z">
        <w:r>
          <w:delText xml:space="preserve">whenever</w:delText>
        </w:r>
      </w:del>
      <w:del w:id="47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del w:id="4791" w:author="PR Preview" w:date="2026-01-01T00:00:00Z">
        <w:r>
          <w:delText xml:space="preserve">.</w:delText>
        </w:r>
      </w:del>
      <w:del w:id="4792" w:author="PR Preview" w:date="2026-01-01T00:00:00Z">
        <w:r>
          <w:delText xml:space="preserve"> </w:delText>
        </w:r>
      </w:del>
      <w:del w:id="4793" w:author="PR Preview" w:date="2026-01-01T00:00:00Z">
        <w:r>
          <w:delText xml:space="preserve">Let</w:delText>
        </w:r>
      </w:del>
      <w:del w:id="4794" w:author="PR Preview" w:date="2026-01-01T00:00:00Z">
        <w:r>
          <w:delText xml:space="preserve"> </w:delText>
        </w:r>
      </w:del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del w:id="4795" w:author="PR Preview" w:date="2026-01-01T00:00:00Z">
        <w:r>
          <w:delText xml:space="preserve">.</w:delText>
        </w:r>
      </w:del>
      <w:del w:id="4796" w:author="PR Preview" w:date="2026-01-01T00:00:00Z">
        <w:r>
          <w:delText xml:space="preserve"> </w:delText>
        </w:r>
      </w:del>
      <w:del w:id="4797" w:author="PR Preview" w:date="2026-01-01T00:00:00Z">
        <w:r>
          <w:delText xml:space="preserve">If</w:delText>
        </w:r>
      </w:del>
      <w:del w:id="47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79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4800" w:author="PR Preview" w:date="2026-01-01T00:00:00Z">
        <w:r>
          <w:rPr>
            <w:b/>
            <w:bCs/>
          </w:rPr>
          <w:delText xml:space="preserve">Part 4.</w:delText>
        </w:r>
      </w:del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Because</w:delText>
        </w:r>
      </w:del>
      <w:del w:id="4803" w:author="PR Preview" w:date="2026-01-01T00:00:00Z">
        <w:r>
          <w:delText xml:space="preserve"> </w:delText>
        </w:r>
      </w:del>
      <m:oMath>
        <m:r>
          <m:t>f</m:t>
        </m:r>
      </m:oMath>
      <w:del w:id="4804" w:author="PR Preview" w:date="2026-01-01T00:00:00Z">
        <w:r>
          <w:delText xml:space="preserve"> </w:delText>
        </w:r>
      </w:del>
      <w:del w:id="4805" w:author="PR Preview" w:date="2026-01-01T00:00:00Z">
        <w:r>
          <w:delText xml:space="preserve">is continuous at</w:delText>
        </w:r>
      </w:del>
      <w:del w:id="48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07" w:author="PR Preview" w:date="2026-01-01T00:00:00Z">
        <w:r>
          <w:delText xml:space="preserve">, there is a</w:delText>
        </w:r>
      </w:del>
      <w:del w:id="4808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4809" w:author="PR Preview" w:date="2026-01-01T00:00:00Z">
        <w:r>
          <w:delText xml:space="preserve"> </w:delText>
        </w:r>
      </w:del>
      <w:del w:id="4810" w:author="PR Preview" w:date="2026-01-01T00:00:00Z">
        <w:r>
          <w:delText xml:space="preserve">such that</w:delText>
        </w:r>
      </w:del>
      <w:del w:id="481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4812" w:author="PR Preview" w:date="2026-01-01T00:00:00Z">
        <w:r>
          <w:delText xml:space="preserve"> </w:delText>
        </w:r>
      </w:del>
      <w:del w:id="4813" w:author="PR Preview" w:date="2026-01-01T00:00:00Z">
        <w:r>
          <w:delText xml:space="preserve">whenever</w:delText>
        </w:r>
      </w:del>
      <w:del w:id="481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4815" w:author="PR Preview" w:date="2026-01-01T00:00:00Z">
        <w:r>
          <w:delText xml:space="preserve">.</w:delText>
        </w:r>
      </w:del>
      <w:del w:id="4816" w:author="PR Preview" w:date="2026-01-01T00:00:00Z">
        <w:r>
          <w:delText xml:space="preserve"> </w:delText>
        </w:r>
      </w:del>
      <w:del w:id="4817" w:author="PR Preview" w:date="2026-01-01T00:00:00Z">
        <w:r>
          <w:delText xml:space="preserve">For such</w:delText>
        </w:r>
      </w:del>
      <w:del w:id="48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1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820" w:author="PR Preview" w:date="2026-01-01T00:00:00Z">
        <w:r>
          <w:rPr>
            <w:b/>
            <w:bCs/>
          </w:rPr>
          <w:delText xml:space="preserve">Example 29 (Choosing</w:delText>
        </w:r>
      </w:del>
      <w:del w:id="4821" w:author="PR Preview" w:date="2026-01-01T00:00:00Z">
        <w:r>
          <w:rPr>
            <w:b/>
            <w:bCs/>
          </w:rPr>
          <w:delText xml:space="preserve"> </w:delText>
        </w:r>
      </w:del>
      <m:oMath>
        <m:r>
          <m:t>δ</m:t>
        </m:r>
      </m:oMath>
      <w:del w:id="4822" w:author="PR Preview" w:date="2026-01-01T00:00:00Z">
        <w:r>
          <w:rPr>
            <w:b/>
            <w:bCs/>
          </w:rPr>
          <w:delText xml:space="preserve"> </w:delText>
        </w:r>
      </w:del>
      <w:del w:id="4823" w:author="PR Preview" w:date="2026-01-01T00:00:00Z">
        <w:r>
          <w:rPr>
            <w:b/>
            <w:bCs/>
          </w:rPr>
          <w:delText xml:space="preserve">for a sum, a multiple and a composition)</w:delText>
        </w:r>
      </w:del>
      <w:del w:id="4824" w:author="PR Preview" w:date="2026-01-01T00:00:00Z">
        <w:r>
          <w:delText xml:space="preserve"> </w:delText>
        </w:r>
      </w:del>
      <w:del w:id="4825" w:author="PR Preview" w:date="2026-01-01T00:00:00Z">
        <w:r>
          <w:delText xml:space="preserve">Let</w:delText>
        </w:r>
      </w:del>
      <w:del w:id="48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827" w:author="PR Preview" w:date="2026-01-01T00:00:00Z">
        <w:r>
          <w:delText xml:space="preserve"> </w:delText>
        </w:r>
      </w:del>
      <w:del w:id="4828" w:author="PR Preview" w:date="2026-01-01T00:00:00Z">
        <w:r>
          <w:delText xml:space="preserve">and</w:delText>
        </w:r>
      </w:del>
      <w:del w:id="482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4830" w:author="PR Preview" w:date="2026-01-01T00:00:00Z">
        <w:r>
          <w:delText xml:space="preserve"> </w:delText>
        </w:r>
      </w:del>
      <w:del w:id="4831" w:author="PR Preview" w:date="2026-01-01T00:00:00Z">
        <w:r>
          <w:delText xml:space="preserve">on</w:delText>
        </w:r>
      </w:del>
      <w:del w:id="483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833" w:author="PR Preview" w:date="2026-01-01T00:00:00Z">
        <w:r>
          <w:delText xml:space="preserve">, and</w:delText>
        </w:r>
      </w:del>
      <w:del w:id="483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del w:id="4835" w:author="PR Preview" w:date="2026-01-01T00:00:00Z">
        <w:r>
          <w:delText xml:space="preserve"> </w:delText>
        </w:r>
      </w:del>
      <w:del w:id="4836" w:author="PR Preview" w:date="2026-01-01T00:00:00Z">
        <w:r>
          <w:delText xml:space="preserve">on</w:delText>
        </w:r>
      </w:del>
      <w:del w:id="483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4838" w:author="PR Preview" w:date="2026-01-01T00:00:00Z">
        <w:r>
          <w:delText xml:space="preserve">.</w:delText>
        </w:r>
      </w:del>
      <w:del w:id="4839" w:author="PR Preview" w:date="2026-01-01T00:00:00Z">
        <w:r>
          <w:delText xml:space="preserve"> </w:delText>
        </w:r>
      </w:del>
      <w:del w:id="4840" w:author="PR Preview" w:date="2026-01-01T00:00:00Z">
        <w:r>
          <w:delText xml:space="preserve">Since</w:delText>
        </w:r>
      </w:del>
      <w:del w:id="484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842" w:author="PR Preview" w:date="2026-01-01T00:00:00Z">
        <w:r>
          <w:delText xml:space="preserve">, the functions</w:delText>
        </w:r>
      </w:del>
      <w:del w:id="4843" w:author="PR Preview" w:date="2026-01-01T00:00:00Z">
        <w:r>
          <w:delText xml:space="preserve"> </w:delText>
        </w:r>
      </w:del>
      <m:oMath>
        <m:r>
          <m:t>f</m:t>
        </m:r>
      </m:oMath>
      <w:del w:id="4844" w:author="PR Preview" w:date="2026-01-01T00:00:00Z">
        <w:r>
          <w:delText xml:space="preserve"> </w:delText>
        </w:r>
      </w:del>
      <w:del w:id="4845" w:author="PR Preview" w:date="2026-01-01T00:00:00Z">
        <w:r>
          <w:delText xml:space="preserve">and</w:delText>
        </w:r>
      </w:del>
      <w:del w:id="4846" w:author="PR Preview" w:date="2026-01-01T00:00:00Z">
        <w:r>
          <w:delText xml:space="preserve"> </w:delText>
        </w:r>
      </w:del>
      <m:oMath>
        <m:r>
          <m:t>g</m:t>
        </m:r>
      </m:oMath>
      <w:del w:id="4847" w:author="PR Preview" w:date="2026-01-01T00:00:00Z">
        <w:r>
          <w:delText xml:space="preserve"> </w:delText>
        </w:r>
      </w:del>
      <w:del w:id="4848" w:author="PR Preview" w:date="2026-01-01T00:00:00Z">
        <w:r>
          <w:delText xml:space="preserve">are continuous with</w:delText>
        </w:r>
      </w:del>
      <w:del w:id="484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ε</m:t>
        </m:r>
      </m:oMath>
      <w:del w:id="4850" w:author="PR Preview" w:date="2026-01-01T00:00:00Z">
        <w:r>
          <w:delText xml:space="preserve">,</w:delText>
        </w:r>
      </w:del>
      <w:del w:id="4851" w:author="PR Preview" w:date="2026-01-01T00:00:00Z">
        <w:r>
          <w:delText xml:space="preserve"> </w:delText>
        </w:r>
      </w:del>
      <w:del w:id="4852" w:author="PR Preview" w:date="2026-01-01T00:00:00Z">
        <w:r>
          <w:delText xml:space="preserve">and</w:delText>
        </w:r>
      </w:del>
      <w:del w:id="4853" w:author="PR Preview" w:date="2026-01-01T00:00:00Z">
        <w:r>
          <w:delText xml:space="preserve"> </w:delText>
        </w:r>
      </w:del>
      <m:oMath>
        <m:r>
          <m:t>h</m:t>
        </m:r>
      </m:oMath>
      <w:del w:id="4854" w:author="PR Preview" w:date="2026-01-01T00:00:00Z">
        <w:r>
          <w:delText xml:space="preserve"> </w:delText>
        </w:r>
      </w:del>
      <w:del w:id="4855" w:author="PR Preview" w:date="2026-01-01T00:00:00Z">
        <w:r>
          <w:delText xml:space="preserve">is continuous with</w:delText>
        </w:r>
      </w:del>
      <w:del w:id="485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del w:id="4857" w:author="PR Preview" w:date="2026-01-01T00:00:00Z">
        <w:r>
          <w:delText xml:space="preserve">, because</w:delText>
        </w:r>
      </w:del>
      <w:del w:id="48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del w:id="4859" w:author="PR Preview" w:date="2026-01-01T00:00:00Z">
        <w:r>
          <w:delText xml:space="preserve">.</w:delText>
        </w:r>
      </w:del>
      <w:del w:id="4860" w:author="PR Preview" w:date="2026-01-01T00:00:00Z">
        <w:r>
          <w:delText xml:space="preserve"> </w:delText>
        </w:r>
      </w:del>
      <w:del w:id="4861" w:author="PR Preview" w:date="2026-01-01T00:00:00Z">
        <w:r>
          <w:delText xml:space="preserve">Take</w:delText>
        </w:r>
      </w:del>
      <w:del w:id="48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863" w:author="PR Preview" w:date="2026-01-01T00:00:00Z">
        <w:r>
          <w:delText xml:space="preserve"> </w:delText>
        </w:r>
      </w:del>
      <w:del w:id="4864" w:author="PR Preview" w:date="2026-01-01T00:00:00Z">
        <w:r>
          <w:delText xml:space="preserve">and</w:delText>
        </w:r>
      </w:del>
      <w:del w:id="4865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0.1</m:t>
        </m:r>
      </m:oMath>
      <w:del w:id="4866" w:author="PR Preview" w:date="2026-01-01T00:00:00Z">
        <w:r>
          <w:delText xml:space="preserve">.</w:delText>
        </w:r>
      </w:del>
      <w:del w:id="4867" w:author="PR Preview" w:date="2026-01-01T00:00:00Z">
        <w:r>
          <w:delText xml:space="preserve"> </w:delText>
        </w:r>
      </w:del>
      <w:del w:id="4868" w:author="PR Preview" w:date="2026-01-01T00:00:00Z">
        <w:r>
          <w:delText xml:space="preserve">The proof of</w:delText>
        </w:r>
      </w:del>
      <w:del w:id="4869" w:author="PR Preview" w:date="2026-01-01T00:00:00Z">
        <w:r>
          <w:delText xml:space="preserve"> </w:delText>
        </w:r>
      </w:del>
      <w:hyperlink w:anchor="thm-continuous-several">
        <w:del w:id="4870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4871" w:author="PR Preview" w:date="2026-01-01T00:00:00Z">
        <w:r>
          <w:delText xml:space="preserve"> </w:delText>
        </w:r>
      </w:del>
      <w:del w:id="4872" w:author="PR Preview" w:date="2026-01-01T00:00:00Z">
        <w:r>
          <w:delText xml:space="preserve">gives these values of</w:delText>
        </w:r>
      </w:del>
      <w:del w:id="4873" w:author="PR Preview" w:date="2026-01-01T00:00:00Z">
        <w:r>
          <w:delText xml:space="preserve"> </w:delText>
        </w:r>
      </w:del>
      <m:oMath>
        <m:r>
          <m:t>δ</m:t>
        </m:r>
      </m:oMath>
      <w:del w:id="4874" w:author="PR Preview" w:date="2026-01-01T00:00:00Z">
        <w:r>
          <w:delText xml:space="preserve">:</w:delText>
        </w:r>
      </w:del>
    </w:p>
    <w:p>
      <w:pPr>
        <w:pStyle w:val="BodyText"/>
      </w:pPr>
      <w:ins w:id="4875" w:author="PR Preview" w:date="2026-01-01T00:00:00Z">
        <w:r>
          <w:rPr>
            <w:b/>
            <w:bCs/>
          </w:rPr>
          <w:t xml:space="preserve">Part 2.</w:t>
        </w:r>
      </w:ins>
      <w:ins w:id="4876" w:author="PR Preview" w:date="2026-01-01T00:00:00Z">
        <w:r>
          <w:t xml:space="preserve"> </w:t>
        </w:r>
      </w:ins>
      <w:ins w:id="4877" w:author="PR Preview" w:date="2026-01-01T00:00:00Z">
        <w:r>
          <w:t xml:space="preserve">Because</w:t>
        </w:r>
      </w:ins>
      <w:ins w:id="4878" w:author="PR Preview" w:date="2026-01-01T00:00:00Z">
        <w:r>
          <w:t xml:space="preserve"> </w:t>
        </w:r>
      </w:ins>
      <m:oMath>
        <m:r>
          <m:t>g</m:t>
        </m:r>
      </m:oMath>
      <w:ins w:id="4879" w:author="PR Preview" w:date="2026-01-01T00:00:00Z">
        <w:r>
          <w:t xml:space="preserve"> </w:t>
        </w:r>
      </w:ins>
      <w:ins w:id="4880" w:author="PR Preview" w:date="2026-01-01T00:00:00Z">
        <w:r>
          <w:t xml:space="preserve">is continuous at</w:t>
        </w:r>
      </w:ins>
      <w:ins w:id="4881" w:author="PR Preview" w:date="2026-01-01T00:00:00Z">
        <w:r>
          <w:t xml:space="preserve"> </w:t>
        </w:r>
      </w:ins>
      <w:ins w:id="4882" w:author="PR Preview" w:date="2026-01-01T00:00:00Z">
        <w:r>
          <w:t xml:space="preserve">$f(\mathord{\smash[b]{\underset{\raise.3ex\hbox{$\scriptstyle\sim$}}{x}}\vphantom{x}})$</w:t>
        </w:r>
      </w:ins>
      <w:ins w:id="4883" w:author="PR Preview" w:date="2026-01-01T00:00:00Z">
        <w:r>
          <w:t xml:space="preserve">, there is a</w:t>
        </w:r>
      </w:ins>
      <w:ins w:id="4884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ins w:id="4885" w:author="PR Preview" w:date="2026-01-01T00:00:00Z">
        <w:r>
          <w:t xml:space="preserve"> </w:t>
        </w:r>
      </w:ins>
      <w:ins w:id="4886" w:author="PR Preview" w:date="2026-01-01T00:00:00Z">
        <w:r>
          <w:t xml:space="preserve">such that</w:t>
        </w:r>
      </w:ins>
      <w:ins w:id="4887" w:author="PR Preview" w:date="2026-01-01T00:00:00Z">
        <w:r>
          <w:t xml:space="preserve"> </w:t>
        </w:r>
      </w:ins>
      <w:ins w:id="4888" w:author="PR Preview" w:date="2026-01-01T00:00:00Z">
        <w:r>
  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  </w:r>
      </w:ins>
      <w:ins w:id="4889" w:author="PR Preview" w:date="2026-01-01T00:00:00Z">
        <w:r>
          <w:t xml:space="preserve"> </w:t>
        </w:r>
      </w:ins>
      <w:ins w:id="4890" w:author="PR Preview" w:date="2026-01-01T00:00:00Z">
        <w:r>
          <w:t xml:space="preserve">whenever</w:t>
        </w:r>
      </w:ins>
      <w:ins w:id="4891" w:author="PR Preview" w:date="2026-01-01T00:00:00Z">
        <w:r>
          <w:t xml:space="preserve"> </w:t>
        </w:r>
      </w:ins>
      <w:ins w:id="4892" w:author="PR Preview" w:date="2026-01-01T00:00:00Z">
        <w:r>
          <w:t xml:space="preserve">$\mathopen{}\left\lVert\mathord{\smash[b]{\underset{\raise.3ex\hbox{$\scriptstyle\sim$}}{z}}\vphantom{z}} - f(\mathord{\smash[b]{\underset{\raise.3ex\hbox{$\scriptstyle\sim$}}{x}}\vphantom{x}})\right\rVert\mathclose{} &lt; \delta_g$</w:t>
        </w:r>
      </w:ins>
      <w:ins w:id="4893" w:author="PR Preview" w:date="2026-01-01T00:00:00Z">
        <w:r>
          <w:t xml:space="preserve">.</w:t>
        </w:r>
      </w:ins>
      <w:ins w:id="4894" w:author="PR Preview" w:date="2026-01-01T00:00:00Z">
        <w:r>
          <w:t xml:space="preserve"> </w:t>
        </w:r>
      </w:ins>
      <w:ins w:id="4895" w:author="PR Preview" w:date="2026-01-01T00:00:00Z">
        <w:r>
          <w:t xml:space="preserve">Because</w:t>
        </w:r>
      </w:ins>
      <w:ins w:id="4896" w:author="PR Preview" w:date="2026-01-01T00:00:00Z">
        <w:r>
          <w:t xml:space="preserve"> </w:t>
        </w:r>
      </w:ins>
      <m:oMath>
        <m:r>
          <m:t>f</m:t>
        </m:r>
      </m:oMath>
      <w:ins w:id="4897" w:author="PR Preview" w:date="2026-01-01T00:00:00Z">
        <w:r>
          <w:t xml:space="preserve"> </w:t>
        </w:r>
      </w:ins>
      <w:ins w:id="4898" w:author="PR Preview" w:date="2026-01-01T00:00:00Z">
        <w:r>
          <w:t xml:space="preserve">is continuous at</w:t>
        </w:r>
      </w:ins>
      <w:ins w:id="4899" w:author="PR Preview" w:date="2026-01-01T00:00:00Z">
        <w:r>
          <w:t xml:space="preserve"> </w:t>
        </w:r>
      </w:ins>
      <w:ins w:id="4900" w:author="PR Preview" w:date="2026-01-01T00:00:00Z">
        <w:r>
          <w:t xml:space="preserve">$\mathord{\smash[b]{\underset{\raise.3ex\hbox{$\scriptstyle\sim$}}{x}}\vphantom{x}}$</w:t>
        </w:r>
      </w:ins>
      <w:ins w:id="4901" w:author="PR Preview" w:date="2026-01-01T00:00:00Z">
        <w:r>
          <w:t xml:space="preserve">, applied with</w:t>
        </w:r>
      </w:ins>
      <w:ins w:id="4902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g</m:t>
            </m:r>
          </m:sub>
        </m:sSub>
      </m:oMath>
      <w:ins w:id="4903" w:author="PR Preview" w:date="2026-01-01T00:00:00Z">
        <w:r>
          <w:t xml:space="preserve"> </w:t>
        </w:r>
      </w:ins>
      <w:ins w:id="4904" w:author="PR Preview" w:date="2026-01-01T00:00:00Z">
        <w:r>
          <w:t xml:space="preserve">in the role of</w:t>
        </w:r>
      </w:ins>
      <w:ins w:id="4905" w:author="PR Preview" w:date="2026-01-01T00:00:00Z">
        <w:r>
          <w:t xml:space="preserve"> </w:t>
        </w:r>
      </w:ins>
      <m:oMath>
        <m:r>
          <m:t>ε</m:t>
        </m:r>
      </m:oMath>
      <w:ins w:id="4906" w:author="PR Preview" w:date="2026-01-01T00:00:00Z">
        <w:r>
          <w:t xml:space="preserve">,</w:t>
        </w:r>
      </w:ins>
      <w:ins w:id="4907" w:author="PR Preview" w:date="2026-01-01T00:00:00Z">
        <w:r>
          <w:t xml:space="preserve"> </w:t>
        </w:r>
      </w:ins>
      <w:ins w:id="4908" w:author="PR Preview" w:date="2026-01-01T00:00:00Z">
        <w:r>
          <w:t xml:space="preserve">there is a</w:t>
        </w:r>
      </w:ins>
      <w:ins w:id="490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910" w:author="PR Preview" w:date="2026-01-01T00:00:00Z">
        <w:r>
          <w:t xml:space="preserve"> </w:t>
        </w:r>
      </w:ins>
      <w:ins w:id="4911" w:author="PR Preview" w:date="2026-01-01T00:00:00Z">
        <w:r>
          <w:t xml:space="preserve">such that</w:t>
        </w:r>
      </w:ins>
      <w:ins w:id="4912" w:author="PR Preview" w:date="2026-01-01T00:00:00Z">
        <w:r>
          <w:t xml:space="preserve"> </w:t>
        </w:r>
      </w:ins>
      <w:ins w:id="4913" w:author="PR Preview" w:date="2026-01-01T00:00:00Z">
        <w:r>
  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  </w:r>
      </w:ins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whenever</w:t>
        </w:r>
      </w:ins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918" w:author="PR Preview" w:date="2026-01-01T00:00:00Z">
        <w:r>
          <w:t xml:space="preserve">.</w:t>
        </w:r>
      </w:ins>
      <w:ins w:id="4919" w:author="PR Preview" w:date="2026-01-01T00:00:00Z">
        <w:r>
          <w:t xml:space="preserve"> </w:t>
        </w:r>
      </w:ins>
      <w:ins w:id="4920" w:author="PR Preview" w:date="2026-01-01T00:00:00Z">
        <w:r>
          <w:t xml:space="preserve">So if</w:t>
        </w:r>
      </w:ins>
      <w:ins w:id="4921" w:author="PR Preview" w:date="2026-01-01T00:00:00Z">
        <w:r>
          <w:t xml:space="preserve"> </w:t>
        </w:r>
      </w:ins>
      <w:ins w:id="4922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923" w:author="PR Preview" w:date="2026-01-01T00:00:00Z">
        <w:r>
          <w:t xml:space="preserve">, then</w:t>
        </w:r>
      </w:ins>
      <w:ins w:id="4924" w:author="PR Preview" w:date="2026-01-01T00:00:00Z">
        <w:r>
          <w:t xml:space="preserve"> </w:t>
        </w:r>
      </w:ins>
      <w:ins w:id="4925" w:author="PR Preview" w:date="2026-01-01T00:00:00Z">
        <w:r>
          <w:t xml:space="preserve">$\mathord{\smash[b]{\underset{\raise.3ex\hbox{$\scriptstyle\sim$}}{z}}\vphantom{z}} = f(\mathord{\smash[b]{\underset{\raise.3ex\hbox{$\scriptstyle\sim$}}{y}}\vphantom{y}})$</w:t>
        </w:r>
      </w:ins>
      <w:ins w:id="4926" w:author="PR Preview" w:date="2026-01-01T00:00:00Z">
        <w:r>
          <w:t xml:space="preserve"> </w:t>
        </w:r>
      </w:ins>
      <w:ins w:id="4927" w:author="PR Preview" w:date="2026-01-01T00:00:00Z">
        <w:r>
          <w:t xml:space="preserve">has</w:t>
        </w:r>
      </w:ins>
      <w:ins w:id="4928" w:author="PR Preview" w:date="2026-01-01T00:00:00Z">
        <w:r>
          <w:t xml:space="preserve"> </w:t>
        </w:r>
      </w:ins>
      <w:ins w:id="4929" w:author="PR Preview" w:date="2026-01-01T00:00:00Z">
        <w:r>
          <w:t xml:space="preserve">$\mathopen{}\left\lVert\mathord{\smash[b]{\underset{\raise.3ex\hbox{$\scriptstyle\sim$}}{z}}\vphantom{z}} - f(\mathord{\smash[b]{\underset{\raise.3ex\hbox{$\scriptstyle\sim$}}{x}}\vphantom{x}})\right\rVert\mathclose{} &lt; \delta_g$</w:t>
        </w:r>
      </w:ins>
      <w:ins w:id="4930" w:author="PR Preview" w:date="2026-01-01T00:00:00Z">
        <w:r>
          <w:t xml:space="preserve">,</w:t>
        </w:r>
      </w:ins>
      <w:ins w:id="4931" w:author="PR Preview" w:date="2026-01-01T00:00:00Z">
        <w:r>
          <w:t xml:space="preserve"> </w:t>
        </w:r>
      </w:ins>
      <w:ins w:id="4932" w:author="PR Preview" w:date="2026-01-01T00:00:00Z">
        <w:r>
          <w:t xml:space="preserve">and therefore</w:t>
        </w:r>
      </w:ins>
      <w:ins w:id="4933" w:author="PR Preview" w:date="2026-01-01T00:00:00Z">
        <w:r>
          <w:t xml:space="preserve"> </w:t>
        </w:r>
      </w:ins>
      <w:ins w:id="4934" w:author="PR Preview" w:date="2026-01-01T00:00:00Z">
        <w:r>
  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  </w:r>
      </w:ins>
      <w:ins w:id="4935" w:author="PR Preview" w:date="2026-01-01T00:00:00Z">
        <w:r>
          <w:t xml:space="preserve">.</w:t>
        </w:r>
      </w:ins>
    </w:p>
    <w:p>
      <w:pPr>
        <w:pStyle w:val="BodyText"/>
      </w:pPr>
      <w:ins w:id="4936" w:author="PR Preview" w:date="2026-01-01T00:00:00Z">
        <w:r>
          <w:rPr>
            <w:b/>
            <w:bCs/>
          </w:rPr>
          <w:t xml:space="preserve">Part 3.</w:t>
        </w:r>
      </w:ins>
      <w:ins w:id="4937" w:author="PR Preview" w:date="2026-01-01T00:00:00Z">
        <w:r>
          <w:t xml:space="preserve"> </w:t>
        </w:r>
      </w:ins>
      <w:ins w:id="4938" w:author="PR Preview" w:date="2026-01-01T00:00:00Z">
        <w:r>
          <w:t xml:space="preserve">Because</w:t>
        </w:r>
      </w:ins>
      <w:ins w:id="4939" w:author="PR Preview" w:date="2026-01-01T00:00:00Z">
        <w:r>
          <w:t xml:space="preserve"> </w:t>
        </w:r>
      </w:ins>
      <m:oMath>
        <m:r>
          <m:t>f</m:t>
        </m:r>
      </m:oMath>
      <w:ins w:id="4940" w:author="PR Preview" w:date="2026-01-01T00:00:00Z">
        <w:r>
          <w:t xml:space="preserve"> </w:t>
        </w:r>
      </w:ins>
      <w:ins w:id="4941" w:author="PR Preview" w:date="2026-01-01T00:00:00Z">
        <w:r>
          <w:t xml:space="preserve">and</w:t>
        </w:r>
      </w:ins>
      <w:ins w:id="4942" w:author="PR Preview" w:date="2026-01-01T00:00:00Z">
        <w:r>
          <w:t xml:space="preserve"> </w:t>
        </w:r>
      </w:ins>
      <m:oMath>
        <m:r>
          <m:t>g</m:t>
        </m:r>
      </m:oMath>
      <w:ins w:id="4943" w:author="PR Preview" w:date="2026-01-01T00:00:00Z">
        <w:r>
          <w:t xml:space="preserve"> </w:t>
        </w:r>
      </w:ins>
      <w:ins w:id="4944" w:author="PR Preview" w:date="2026-01-01T00:00:00Z">
        <w:r>
          <w:t xml:space="preserve">are continuous at</w:t>
        </w:r>
      </w:ins>
      <w:ins w:id="4945" w:author="PR Preview" w:date="2026-01-01T00:00:00Z">
        <w:r>
          <w:t xml:space="preserve"> </w:t>
        </w:r>
      </w:ins>
      <w:ins w:id="4946" w:author="PR Preview" w:date="2026-01-01T00:00:00Z">
        <w:r>
          <w:t xml:space="preserve">$\mathord{\smash[b]{\underset{\raise.3ex\hbox{$\scriptstyle\sim$}}{x}}\vphantom{x}}$</w:t>
        </w:r>
      </w:ins>
      <w:ins w:id="4947" w:author="PR Preview" w:date="2026-01-01T00:00:00Z">
        <w:r>
          <w:t xml:space="preserve">, there are</w:t>
        </w:r>
      </w:ins>
      <w:ins w:id="4948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ins w:id="4949" w:author="PR Preview" w:date="2026-01-01T00:00:00Z">
        <w:r>
          <w:t xml:space="preserve"> </w:t>
        </w:r>
      </w:ins>
      <w:ins w:id="4950" w:author="PR Preview" w:date="2026-01-01T00:00:00Z">
        <w:r>
          <w:t xml:space="preserve">and</w:t>
        </w:r>
      </w:ins>
      <w:ins w:id="4951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ins w:id="4952" w:author="PR Preview" w:date="2026-01-01T00:00:00Z">
        <w:r>
          <w:t xml:space="preserve"> </w:t>
        </w:r>
      </w:ins>
      <w:ins w:id="4953" w:author="PR Preview" w:date="2026-01-01T00:00:00Z">
        <w:r>
          <w:t xml:space="preserve">such that</w:t>
        </w:r>
      </w:ins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$\mathopen{}\left|f(\mathord{\smash[b]{\underset{\raise.3ex\hbox{$\scriptstyle\sim$}}{y}}\vphantom{y}}) - f(\mathord{\smash[b]{\underset{\raise.3ex\hbox{$\scriptstyle\sim$}}{x}}\vphantom{x}})\right|\mathclose{} &lt; \varepsilon/ 2$</w:t>
        </w:r>
      </w:ins>
      <w:ins w:id="4956" w:author="PR Preview" w:date="2026-01-01T00:00:00Z">
        <w:r>
          <w:t xml:space="preserve"> </w:t>
        </w:r>
      </w:ins>
      <w:ins w:id="4957" w:author="PR Preview" w:date="2026-01-01T00:00:00Z">
        <w:r>
          <w:t xml:space="preserve">whenever</w:t>
        </w:r>
      </w:ins>
      <w:ins w:id="4958" w:author="PR Preview" w:date="2026-01-01T00:00:00Z">
        <w:r>
          <w:t xml:space="preserve"> </w:t>
        </w:r>
      </w:ins>
      <w:ins w:id="4959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\delta_f$</w:t>
        </w:r>
      </w:ins>
      <w:ins w:id="4960" w:author="PR Preview" w:date="2026-01-01T00:00:00Z">
        <w:r>
          <w:t xml:space="preserve">,</w:t>
        </w:r>
      </w:ins>
      <w:ins w:id="4961" w:author="PR Preview" w:date="2026-01-01T00:00:00Z">
        <w:r>
          <w:t xml:space="preserve"> </w:t>
        </w:r>
      </w:ins>
      <w:ins w:id="4962" w:author="PR Preview" w:date="2026-01-01T00:00:00Z">
        <w:r>
          <w:t xml:space="preserve">and</w:t>
        </w:r>
      </w:ins>
      <w:ins w:id="4963" w:author="PR Preview" w:date="2026-01-01T00:00:00Z">
        <w:r>
          <w:t xml:space="preserve"> </w:t>
        </w:r>
      </w:ins>
      <w:ins w:id="4964" w:author="PR Preview" w:date="2026-01-01T00:00:00Z">
        <w:r>
          <w:t xml:space="preserve">$\mathopen{}\left|g(\mathord{\smash[b]{\underset{\raise.3ex\hbox{$\scriptstyle\sim$}}{y}}\vphantom{y}}) - g(\mathord{\smash[b]{\underset{\raise.3ex\hbox{$\scriptstyle\sim$}}{x}}\vphantom{x}})\right|\mathclose{} &lt; \varepsilon/ 2$</w:t>
        </w:r>
      </w:ins>
      <w:ins w:id="4965" w:author="PR Preview" w:date="2026-01-01T00:00:00Z">
        <w:r>
          <w:t xml:space="preserve"> </w:t>
        </w:r>
      </w:ins>
      <w:ins w:id="4966" w:author="PR Preview" w:date="2026-01-01T00:00:00Z">
        <w:r>
          <w:t xml:space="preserve">whenever</w:t>
        </w:r>
      </w:ins>
      <w:ins w:id="4967" w:author="PR Preview" w:date="2026-01-01T00:00:00Z">
        <w:r>
          <w:t xml:space="preserve"> </w:t>
        </w:r>
      </w:ins>
      <w:ins w:id="4968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\delta_g$</w:t>
        </w:r>
      </w:ins>
      <w:ins w:id="4969" w:author="PR Preview" w:date="2026-01-01T00:00:00Z">
        <w:r>
          <w:t xml:space="preserve">.</w:t>
        </w:r>
      </w:ins>
      <w:ins w:id="4970" w:author="PR Preview" w:date="2026-01-01T00:00:00Z">
        <w:r>
          <w:t xml:space="preserve"> </w:t>
        </w:r>
      </w:ins>
      <w:ins w:id="4971" w:author="PR Preview" w:date="2026-01-01T00:00:00Z">
        <w:r>
          <w:t xml:space="preserve">Let</w:t>
        </w:r>
      </w:ins>
      <w:ins w:id="4972" w:author="PR Preview" w:date="2026-01-01T00:00:00Z">
        <w:r>
          <w:t xml:space="preserve"> </w:t>
        </w:r>
      </w:ins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ins w:id="4973" w:author="PR Preview" w:date="2026-01-01T00:00:00Z">
        <w:r>
          <w:t xml:space="preserve">.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If</w:t>
        </w:r>
      </w:ins>
      <w:ins w:id="4976" w:author="PR Preview" w:date="2026-01-01T00:00:00Z">
        <w:r>
          <w:t xml:space="preserve"> </w:t>
        </w:r>
      </w:ins>
      <w:ins w:id="4977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978" w:author="PR Preview" w:date="2026-01-01T00:00:00Z">
        <w:r>
          <w:t xml:space="preserve">, then</w:t>
        </w:r>
      </w:ins>
    </w:p>
    <w:p>
      <w:pPr>
        <w:pStyle w:val="BodyText"/>
      </w:pPr>
      <w:ins w:id="4979" w:author="PR Preview" w:date="2026-01-01T00:00:00Z">
        <w:r>
  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  </w:r>
      </w:ins>
    </w:p>
    <w:p>
      <w:pPr>
        <w:pStyle w:val="FirstParagraph"/>
      </w:pPr>
      <w:ins w:id="4980" w:author="PR Preview" w:date="2026-01-01T00:00:00Z">
        <w:r>
          <w:rPr>
            <w:b/>
            <w:bCs/>
          </w:rPr>
          <w:t xml:space="preserve">Part 4.</w:t>
        </w:r>
      </w:ins>
      <w:ins w:id="4981" w:author="PR Preview" w:date="2026-01-01T00:00:00Z">
        <w:r>
          <w:t xml:space="preserve"> </w:t>
        </w:r>
      </w:ins>
      <w:ins w:id="4982" w:author="PR Preview" w:date="2026-01-01T00:00:00Z">
        <w:r>
          <w:t xml:space="preserve">Because</w:t>
        </w:r>
      </w:ins>
      <w:ins w:id="4983" w:author="PR Preview" w:date="2026-01-01T00:00:00Z">
        <w:r>
          <w:t xml:space="preserve"> </w:t>
        </w:r>
      </w:ins>
      <m:oMath>
        <m:r>
          <m:t>f</m:t>
        </m:r>
      </m:oMath>
      <w:ins w:id="4984" w:author="PR Preview" w:date="2026-01-01T00:00:00Z">
        <w:r>
          <w:t xml:space="preserve"> </w:t>
        </w:r>
      </w:ins>
      <w:ins w:id="4985" w:author="PR Preview" w:date="2026-01-01T00:00:00Z">
        <w:r>
          <w:t xml:space="preserve">is continuous at</w:t>
        </w:r>
      </w:ins>
      <w:ins w:id="4986" w:author="PR Preview" w:date="2026-01-01T00:00:00Z">
        <w:r>
          <w:t xml:space="preserve"> </w:t>
        </w:r>
      </w:ins>
      <w:ins w:id="4987" w:author="PR Preview" w:date="2026-01-01T00:00:00Z">
        <w:r>
          <w:t xml:space="preserve">$\mathord{\smash[b]{\underset{\raise.3ex\hbox{$\scriptstyle\sim$}}{x}}\vphantom{x}}$</w:t>
        </w:r>
      </w:ins>
      <w:ins w:id="4988" w:author="PR Preview" w:date="2026-01-01T00:00:00Z">
        <w:r>
          <w:t xml:space="preserve">, there is a</w:t>
        </w:r>
      </w:ins>
      <w:ins w:id="498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4990" w:author="PR Preview" w:date="2026-01-01T00:00:00Z">
        <w:r>
          <w:t xml:space="preserve"> </w:t>
        </w:r>
      </w:ins>
      <w:ins w:id="4991" w:author="PR Preview" w:date="2026-01-01T00:00:00Z">
        <w:r>
          <w:t xml:space="preserve">such that</w:t>
        </w:r>
      </w:ins>
      <w:ins w:id="4992" w:author="PR Preview" w:date="2026-01-01T00:00:00Z">
        <w:r>
          <w:t xml:space="preserve"> </w:t>
        </w:r>
      </w:ins>
      <w:ins w:id="4993" w:author="PR Preview" w:date="2026-01-01T00:00:00Z">
        <w:r>
  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  </w:r>
      </w:ins>
      <w:ins w:id="4994" w:author="PR Preview" w:date="2026-01-01T00:00:00Z">
        <w:r>
          <w:t xml:space="preserve"> </w:t>
        </w:r>
      </w:ins>
      <w:ins w:id="4995" w:author="PR Preview" w:date="2026-01-01T00:00:00Z">
        <w:r>
          <w:t xml:space="preserve">whenever</w:t>
        </w:r>
      </w:ins>
      <w:ins w:id="4996" w:author="PR Preview" w:date="2026-01-01T00:00:00Z">
        <w:r>
          <w:t xml:space="preserve"> </w:t>
        </w:r>
      </w:ins>
      <w:ins w:id="4997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\mathord{\smash[b]{\underset{\raise.3ex\hbox{$\scriptstyle\sim$}}{x}}\vphantom{x}}\right\rVert\mathclose{} &lt; \delta$</w:t>
        </w:r>
      </w:ins>
      <w:ins w:id="4998" w:author="PR Preview" w:date="2026-01-01T00:00:00Z">
        <w:r>
          <w:t xml:space="preserve">.</w:t>
        </w:r>
      </w:ins>
      <w:ins w:id="4999" w:author="PR Preview" w:date="2026-01-01T00:00:00Z">
        <w:r>
          <w:t xml:space="preserve"> </w:t>
        </w:r>
      </w:ins>
      <w:ins w:id="5000" w:author="PR Preview" w:date="2026-01-01T00:00:00Z">
        <w:r>
          <w:t xml:space="preserve">For such</w:t>
        </w:r>
      </w:ins>
      <w:ins w:id="5001" w:author="PR Preview" w:date="2026-01-01T00:00:00Z">
        <w:r>
          <w:t xml:space="preserve"> </w:t>
        </w:r>
      </w:ins>
      <w:ins w:id="5002" w:author="PR Preview" w:date="2026-01-01T00:00:00Z">
        <w:r>
          <w:t xml:space="preserve">$\mathord{\smash[b]{\underset{\raise.3ex\hbox{$\scriptstyle\sim$}}{y}}\vphantom{y}}$</w:t>
        </w:r>
      </w:ins>
      <w:ins w:id="5003" w:author="PR Preview" w:date="2026-01-01T00:00:00Z">
        <w:r>
          <w:t xml:space="preserve">,</w:t>
        </w:r>
      </w:ins>
    </w:p>
    <w:p>
      <w:pPr>
        <w:pStyle w:val="BodyText"/>
      </w:pPr>
      <w:ins w:id="5004" w:author="PR Preview" w:date="2026-01-01T00:00:00Z">
        <w:r>
  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  </w:r>
      </w:ins>
    </w:p>
    <w:bookmarkStart w:id="152" w:name="exm-continuous-several-operations"/>
    <w:p>
      <w:pPr>
        <w:pStyle w:val="FirstParagraph"/>
      </w:pPr>
      <w:ins w:id="5005" w:author="PR Preview" w:date="2026-01-01T00:00:00Z">
        <w:r>
          <w:rPr>
            <w:b/>
            <w:bCs/>
          </w:rPr>
          <w:t xml:space="preserve">Example 29 (Choosing</w:t>
        </w:r>
      </w:ins>
      <w:ins w:id="5006" w:author="PR Preview" w:date="2026-01-01T00:00:00Z">
        <w:r>
          <w:rPr>
            <w:b/>
            <w:bCs/>
          </w:rPr>
          <w:t xml:space="preserve"> </w:t>
        </w:r>
      </w:ins>
      <m:oMath>
        <m:r>
          <m:t>δ</m:t>
        </m:r>
      </m:oMath>
      <w:ins w:id="5007" w:author="PR Preview" w:date="2026-01-01T00:00:00Z">
        <w:r>
          <w:rPr>
            <w:b/>
            <w:bCs/>
          </w:rPr>
          <w:t xml:space="preserve"> </w:t>
        </w:r>
      </w:ins>
      <w:ins w:id="5008" w:author="PR Preview" w:date="2026-01-01T00:00:00Z">
        <w:r>
          <w:rPr>
            <w:b/>
            <w:bCs/>
          </w:rPr>
          <w:t xml:space="preserve">for a sum, a multiple and a composition)</w:t>
        </w:r>
      </w:ins>
      <w:ins w:id="5009" w:author="PR Preview" w:date="2026-01-01T00:00:00Z">
        <w:r>
          <w:t xml:space="preserve"> </w:t>
        </w:r>
      </w:ins>
      <w:ins w:id="5010" w:author="PR Preview" w:date="2026-01-01T00:00:00Z">
        <w:r>
          <w:t xml:space="preserve">Let</w:t>
        </w:r>
      </w:ins>
      <w:ins w:id="5011" w:author="PR Preview" w:date="2026-01-01T00:00:00Z">
        <w:r>
          <w:t xml:space="preserve"> </w:t>
        </w:r>
      </w:ins>
      <w:ins w:id="5012" w:author="PR Preview" w:date="2026-01-01T00:00:00Z">
        <w:r>
          <w:t xml:space="preserve">$f(\mathord{\smash[b]{\underset{\raise.3ex\hbox{$\scriptstyle\sim$}}{x}}\vphantom{x}}) = x_1$</w:t>
        </w:r>
      </w:ins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and</w:t>
        </w:r>
      </w:ins>
      <w:ins w:id="5015" w:author="PR Preview" w:date="2026-01-01T00:00:00Z">
        <w:r>
          <w:t xml:space="preserve"> </w:t>
        </w:r>
      </w:ins>
      <w:ins w:id="5016" w:author="PR Preview" w:date="2026-01-01T00:00:00Z">
        <w:r>
          <w:t xml:space="preserve">$g(\mathord{\smash[b]{\underset{\raise.3ex\hbox{$\scriptstyle\sim$}}{x}}\vphantom{x}}) = x_2$</w:t>
        </w:r>
      </w:ins>
      <w:ins w:id="5017" w:author="PR Preview" w:date="2026-01-01T00:00:00Z">
        <w:r>
          <w:t xml:space="preserve"> </w:t>
        </w:r>
      </w:ins>
      <w:ins w:id="5018" w:author="PR Preview" w:date="2026-01-01T00:00:00Z">
        <w:r>
          <w:t xml:space="preserve">on</w:t>
        </w:r>
      </w:ins>
      <w:ins w:id="50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020" w:author="PR Preview" w:date="2026-01-01T00:00:00Z">
        <w:r>
          <w:t xml:space="preserve">, and</w:t>
        </w:r>
      </w:ins>
      <w:ins w:id="502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ins w:id="5022" w:author="PR Preview" w:date="2026-01-01T00:00:00Z">
        <w:r>
          <w:t xml:space="preserve"> </w:t>
        </w:r>
      </w:ins>
      <w:ins w:id="5023" w:author="PR Preview" w:date="2026-01-01T00:00:00Z">
        <w:r>
          <w:t xml:space="preserve">on</w:t>
        </w:r>
      </w:ins>
      <w:ins w:id="502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5025" w:author="PR Preview" w:date="2026-01-01T00:00:00Z">
        <w:r>
          <w:t xml:space="preserve">.</w:t>
        </w:r>
      </w:ins>
      <w:ins w:id="5026" w:author="PR Preview" w:date="2026-01-01T00:00:00Z">
        <w:r>
          <w:t xml:space="preserve"> </w:t>
        </w:r>
      </w:ins>
      <w:ins w:id="5027" w:author="PR Preview" w:date="2026-01-01T00:00:00Z">
        <w:r>
          <w:t xml:space="preserve">Since</w:t>
        </w:r>
      </w:ins>
      <w:ins w:id="5028" w:author="PR Preview" w:date="2026-01-01T00:00:00Z">
        <w:r>
          <w:t xml:space="preserve"> </w:t>
        </w:r>
      </w:ins>
      <w:ins w:id="5029" w:author="PR Preview" w:date="2026-01-01T00:00:00Z">
        <w:r>
  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  </w:r>
      </w:ins>
      <w:ins w:id="5030" w:author="PR Preview" w:date="2026-01-01T00:00:00Z">
        <w:r>
          <w:t xml:space="preserve">, the functions</w:t>
        </w:r>
      </w:ins>
      <w:ins w:id="5031" w:author="PR Preview" w:date="2026-01-01T00:00:00Z">
        <w:r>
          <w:t xml:space="preserve"> </w:t>
        </w:r>
      </w:ins>
      <m:oMath>
        <m:r>
          <m:t>f</m:t>
        </m:r>
      </m:oMath>
      <w:ins w:id="5032" w:author="PR Preview" w:date="2026-01-01T00:00:00Z">
        <w:r>
          <w:t xml:space="preserve"> </w:t>
        </w:r>
      </w:ins>
      <w:ins w:id="5033" w:author="PR Preview" w:date="2026-01-01T00:00:00Z">
        <w:r>
          <w:t xml:space="preserve">and</w:t>
        </w:r>
      </w:ins>
      <w:ins w:id="5034" w:author="PR Preview" w:date="2026-01-01T00:00:00Z">
        <w:r>
          <w:t xml:space="preserve"> </w:t>
        </w:r>
      </w:ins>
      <m:oMath>
        <m:r>
          <m:t>g</m:t>
        </m:r>
      </m:oMath>
      <w:ins w:id="5035" w:author="PR Preview" w:date="2026-01-01T00:00:00Z">
        <w:r>
          <w:t xml:space="preserve"> </w:t>
        </w:r>
      </w:ins>
      <w:ins w:id="5036" w:author="PR Preview" w:date="2026-01-01T00:00:00Z">
        <w:r>
          <w:t xml:space="preserve">are continuous with</w:t>
        </w:r>
      </w:ins>
      <w:ins w:id="503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</m:oMath>
      <w:ins w:id="5038" w:author="PR Preview" w:date="2026-01-01T00:00:00Z">
        <w:r>
          <w:t xml:space="preserve">,</w:t>
        </w:r>
      </w:ins>
      <w:ins w:id="5039" w:author="PR Preview" w:date="2026-01-01T00:00:00Z">
        <w:r>
          <w:t xml:space="preserve"> </w:t>
        </w:r>
      </w:ins>
      <w:ins w:id="5040" w:author="PR Preview" w:date="2026-01-01T00:00:00Z">
        <w:r>
          <w:t xml:space="preserve">and</w:t>
        </w:r>
      </w:ins>
      <w:ins w:id="5041" w:author="PR Preview" w:date="2026-01-01T00:00:00Z">
        <w:r>
          <w:t xml:space="preserve"> </w:t>
        </w:r>
      </w:ins>
      <m:oMath>
        <m:r>
          <m:t>h</m:t>
        </m:r>
      </m:oMath>
      <w:ins w:id="5042" w:author="PR Preview" w:date="2026-01-01T00:00:00Z">
        <w:r>
          <w:t xml:space="preserve"> </w:t>
        </w:r>
      </w:ins>
      <w:ins w:id="5043" w:author="PR Preview" w:date="2026-01-01T00:00:00Z">
        <w:r>
          <w:t xml:space="preserve">is continuous with</w:t>
        </w:r>
      </w:ins>
      <w:ins w:id="5044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ins w:id="5045" w:author="PR Preview" w:date="2026-01-01T00:00:00Z">
        <w:r>
          <w:t xml:space="preserve">, because</w:t>
        </w:r>
      </w:ins>
      <w:ins w:id="504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ins w:id="5047" w:author="PR Preview" w:date="2026-01-01T00:00:00Z">
        <w:r>
          <w:t xml:space="preserve">.</w:t>
        </w:r>
      </w:ins>
      <w:ins w:id="5048" w:author="PR Preview" w:date="2026-01-01T00:00:00Z">
        <w:r>
          <w:t xml:space="preserve"> </w:t>
        </w:r>
      </w:ins>
      <w:ins w:id="5049" w:author="PR Preview" w:date="2026-01-01T00:00:00Z">
        <w:r>
          <w:t xml:space="preserve">Take</w:t>
        </w:r>
      </w:ins>
      <w:ins w:id="5050" w:author="PR Preview" w:date="2026-01-01T00:00:00Z">
        <w:r>
          <w:t xml:space="preserve"> </w:t>
        </w:r>
      </w:ins>
      <w:ins w:id="5051" w:author="PR Preview" w:date="2026-01-01T00:00:00Z">
        <w:r>
          <w:t xml:space="preserve">$\mathord{\smash[b]{\underset{\raise.3ex\hbox{$\scriptstyle\sim$}}{x}}\vphantom{x}}= (1, 2)$</w:t>
        </w:r>
      </w:ins>
      <w:ins w:id="5052" w:author="PR Preview" w:date="2026-01-01T00:00:00Z">
        <w:r>
          <w:t xml:space="preserve"> </w:t>
        </w:r>
      </w:ins>
      <w:ins w:id="5053" w:author="PR Preview" w:date="2026-01-01T00:00:00Z">
        <w:r>
          <w:t xml:space="preserve">and</w:t>
        </w:r>
      </w:ins>
      <w:ins w:id="505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5055" w:author="PR Preview" w:date="2026-01-01T00:00:00Z">
        <w:r>
          <w:t xml:space="preserve">.</w:t>
        </w:r>
      </w:ins>
      <w:ins w:id="5056" w:author="PR Preview" w:date="2026-01-01T00:00:00Z">
        <w:r>
          <w:t xml:space="preserve"> </w:t>
        </w:r>
      </w:ins>
      <w:ins w:id="5057" w:author="PR Preview" w:date="2026-01-01T00:00:00Z">
        <w:r>
          <w:t xml:space="preserve">The proof of</w:t>
        </w:r>
      </w:ins>
      <w:ins w:id="5058" w:author="PR Preview" w:date="2026-01-01T00:00:00Z">
        <w:r>
          <w:t xml:space="preserve"> </w:t>
        </w:r>
      </w:ins>
      <w:hyperlink w:anchor="thm-continuous-several">
        <w:ins w:id="505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5060" w:author="PR Preview" w:date="2026-01-01T00:00:00Z">
        <w:r>
          <w:t xml:space="preserve"> </w:t>
        </w:r>
      </w:ins>
      <w:ins w:id="5061" w:author="PR Preview" w:date="2026-01-01T00:00:00Z">
        <w:r>
          <w:t xml:space="preserve">gives these values of</w:t>
        </w:r>
      </w:ins>
      <w:ins w:id="5062" w:author="PR Preview" w:date="2026-01-01T00:00:00Z">
        <w:r>
          <w:t xml:space="preserve"> </w:t>
        </w:r>
      </w:ins>
      <m:oMath>
        <m:r>
          <m:t>δ</m:t>
        </m:r>
      </m:oMath>
      <w:ins w:id="506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del w:id="5064" w:author="PR Preview" w:date="2026-01-01T00:00:00Z">
        <w:r>
          <w:delText xml:space="preserve">The code draws many points</w:delText>
        </w:r>
      </w:del>
      <w:del w:id="5065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66" w:author="PR Preview" w:date="2026-01-01T00:00:00Z">
        <w:r>
          <w:delText xml:space="preserve"> </w:delText>
        </w:r>
      </w:del>
      <w:del w:id="5067" w:author="PR Preview" w:date="2026-01-01T00:00:00Z">
        <w:r>
          <w:delText xml:space="preserve">at distance less than</w:delText>
        </w:r>
      </w:del>
      <w:del w:id="5068" w:author="PR Preview" w:date="2026-01-01T00:00:00Z">
        <w:r>
          <w:delText xml:space="preserve"> </w:delText>
        </w:r>
      </w:del>
      <m:oMath>
        <m:r>
          <m:t>δ</m:t>
        </m:r>
      </m:oMath>
      <w:del w:id="5069" w:author="PR Preview" w:date="2026-01-01T00:00:00Z">
        <w:r>
          <w:delText xml:space="preserve"> </w:delText>
        </w:r>
      </w:del>
      <w:del w:id="5070" w:author="PR Preview" w:date="2026-01-01T00:00:00Z">
        <w:r>
          <w:delText xml:space="preserve">from</w:delText>
        </w:r>
      </w:del>
      <w:del w:id="50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72" w:author="PR Preview" w:date="2026-01-01T00:00:00Z">
        <w:r>
          <w:delText xml:space="preserve"> </w:delText>
        </w:r>
      </w:del>
      <w:del w:id="5073" w:author="PR Preview" w:date="2026-01-01T00:00:00Z">
        <w:r>
          <w:delText xml:space="preserve">and finds the largest change in each function.</w:delText>
        </w:r>
      </w:del>
    </w:p>
    <w:p>
      <w:pPr>
        <w:pStyle w:val="FirstParagraph"/>
      </w:pPr>
      <w:ins w:id="5074" w:author="PR Preview" w:date="2026-01-01T00:00:00Z">
        <w:r>
          <w:t xml:space="preserve">The code draws many points</w:t>
        </w:r>
      </w:ins>
      <w:ins w:id="5075" w:author="PR Preview" w:date="2026-01-01T00:00:00Z">
        <w:r>
          <w:t xml:space="preserve"> </w:t>
        </w:r>
      </w:ins>
      <w:ins w:id="5076" w:author="PR Preview" w:date="2026-01-01T00:00:00Z">
        <w:r>
          <w:t xml:space="preserve">$\mathord{\smash[b]{\underset{\raise.3ex\hbox{$\scriptstyle\sim$}}{y}}\vphantom{y}}$</w:t>
        </w:r>
      </w:ins>
      <w:ins w:id="5077" w:author="PR Preview" w:date="2026-01-01T00:00:00Z">
        <w:r>
          <w:t xml:space="preserve"> </w:t>
        </w:r>
      </w:ins>
      <w:ins w:id="5078" w:author="PR Preview" w:date="2026-01-01T00:00:00Z">
        <w:r>
          <w:t xml:space="preserve">at distance less than</w:t>
        </w:r>
      </w:ins>
      <w:ins w:id="5079" w:author="PR Preview" w:date="2026-01-01T00:00:00Z">
        <w:r>
          <w:t xml:space="preserve"> </w:t>
        </w:r>
      </w:ins>
      <m:oMath>
        <m:r>
          <m:t>δ</m:t>
        </m:r>
      </m:oMath>
      <w:ins w:id="5080" w:author="PR Preview" w:date="2026-01-01T00:00:00Z">
        <w:r>
          <w:t xml:space="preserve"> </w:t>
        </w:r>
      </w:ins>
      <w:ins w:id="5081" w:author="PR Preview" w:date="2026-01-01T00:00:00Z">
        <w:r>
          <w:t xml:space="preserve">from</w:t>
        </w:r>
      </w:ins>
      <w:ins w:id="5082" w:author="PR Preview" w:date="2026-01-01T00:00:00Z">
        <w:r>
          <w:t xml:space="preserve"> </w:t>
        </w:r>
      </w:ins>
      <w:ins w:id="5083" w:author="PR Preview" w:date="2026-01-01T00:00:00Z">
        <w:r>
          <w:t xml:space="preserve">$\mathord{\smash[b]{\underset{\raise.3ex\hbox{$\scriptstyle\sim$}}{x}}\vphantom{x}}$</w:t>
        </w:r>
      </w:ins>
      <w:ins w:id="5084" w:author="PR Preview" w:date="2026-01-01T00:00:00Z">
        <w:r>
          <w:t xml:space="preserve"> </w:t>
        </w:r>
      </w:ins>
      <w:ins w:id="5085" w:author="PR Preview" w:date="2026-01-01T00:00:00Z">
        <w:r>
          <w:t xml:space="preserve">and finds the largest change in each function.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5086" w:author="PR Preview" w:date="2026-01-01T00:00:00Z">
        <w:r>
          <w:rPr>
            <w:b/>
            <w:bCs/>
          </w:rPr>
          <w:delText xml:space="preserve">Both partial derivatives exist at</w:delText>
        </w:r>
      </w:del>
      <w:del w:id="5087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88" w:author="PR Preview" w:date="2026-01-01T00:00:00Z">
        <w:r>
          <w:rPr>
            <w:b/>
            <w:bCs/>
          </w:rPr>
          <w:delText xml:space="preserve">.</w:delText>
        </w:r>
      </w:del>
      <w:del w:id="5089" w:author="PR Preview" w:date="2026-01-01T00:00:00Z">
        <w:r>
          <w:delText xml:space="preserve"> </w:delText>
        </w:r>
      </w:del>
      <w:del w:id="5090" w:author="PR Preview" w:date="2026-01-01T00:00:00Z">
        <w:r>
          <w:delText xml:space="preserve">For</w:delText>
        </w:r>
      </w:del>
      <w:del w:id="509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5092" w:author="PR Preview" w:date="2026-01-01T00:00:00Z">
        <w:r>
          <w:delText xml:space="preserve">,</w:delText>
        </w:r>
      </w:del>
    </w:p>
    <w:p>
      <w:pPr>
        <w:pStyle w:val="BodyText"/>
      </w:pPr>
      <w:ins w:id="5093" w:author="PR Preview" w:date="2026-01-01T00:00:00Z">
        <w:r>
  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  </w:r>
      </w:ins>
    </w:p>
    <w:p>
      <w:pPr>
        <w:pStyle w:val="FirstParagraph"/>
      </w:pPr>
      <w:ins w:id="5094" w:author="PR Preview" w:date="2026-01-01T00:00:00Z">
        <w:r>
          <w:rPr>
            <w:b/>
            <w:bCs/>
          </w:rPr>
          <w:t xml:space="preserve">Both partial derivatives exist at</w:t>
        </w:r>
      </w:ins>
      <w:ins w:id="5095" w:author="PR Preview" w:date="2026-01-01T00:00:00Z">
        <w:r>
          <w:rPr>
            <w:b/>
            <w:bCs/>
          </w:rPr>
          <w:t xml:space="preserve"> </w:t>
        </w:r>
      </w:ins>
      <w:ins w:id="5096" w:author="PR Preview" w:date="2026-01-01T00:00:00Z">
        <w:r>
          <w:rPr>
            <w:b/>
            <w:bCs/>
          </w:rPr>
          <w:t xml:space="preserve">$\mathord{\smash[b]{\underset{\raise.3ex\hbox{$\scriptstyle\sim$}}{0}}\vphantom{0}}$</w:t>
        </w:r>
      </w:ins>
      <w:ins w:id="5097" w:author="PR Preview" w:date="2026-01-01T00:00:00Z">
        <w:r>
          <w:rPr>
            <w:b/>
            <w:bCs/>
          </w:rPr>
          <w:t xml:space="preserve">.</w:t>
        </w:r>
      </w:ins>
      <w:ins w:id="5098" w:author="PR Preview" w:date="2026-01-01T00:00:00Z">
        <w:r>
          <w:t xml:space="preserve"> </w:t>
        </w:r>
      </w:ins>
      <w:ins w:id="5099" w:author="PR Preview" w:date="2026-01-01T00:00:00Z">
        <w:r>
          <w:t xml:space="preserve">For</w:t>
        </w:r>
      </w:ins>
      <w:ins w:id="510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510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102" w:author="PR Preview" w:date="2026-01-01T00:00:00Z">
        <w:r>
          <w:delText xml:space="preserve">and the limit as</w:delText>
        </w:r>
      </w:del>
      <w:del w:id="5103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5104" w:author="PR Preview" w:date="2026-01-01T00:00:00Z">
        <w:r>
          <w:delText xml:space="preserve"> </w:delText>
        </w:r>
      </w:del>
      <w:del w:id="5105" w:author="PR Preview" w:date="2026-01-01T00:00:00Z">
        <w:r>
          <w:delText xml:space="preserve">is</w:delText>
        </w:r>
      </w:del>
      <w:del w:id="5106" w:author="PR Preview" w:date="2026-01-01T00:00:00Z">
        <w:r>
          <w:delText xml:space="preserve"> </w:delText>
        </w:r>
      </w:del>
      <m:oMath>
        <m:r>
          <m:t>0</m:t>
        </m:r>
      </m:oMath>
      <w:del w:id="5107" w:author="PR Preview" w:date="2026-01-01T00:00:00Z">
        <w:r>
          <w:delText xml:space="preserve">:</w:delText>
        </w:r>
      </w:del>
      <w:del w:id="510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109" w:author="PR Preview" w:date="2026-01-01T00:00:00Z">
        <w:r>
          <w:delText xml:space="preserve"> </w:delText>
        </w:r>
      </w:del>
      <w:del w:id="5110" w:author="PR Preview" w:date="2026-01-01T00:00:00Z">
        <w:r>
          <w:delText xml:space="preserve">(</w:delText>
        </w:r>
      </w:del>
      <w:hyperlink w:anchor="def-partial-derivative">
        <w:del w:id="51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112" w:author="PR Preview" w:date="2026-01-01T00:00:00Z">
        <w:r>
          <w:delText xml:space="preserve">).</w:delText>
        </w:r>
      </w:del>
      <w:del w:id="5113" w:author="PR Preview" w:date="2026-01-01T00:00:00Z">
        <w:r>
          <w:delText xml:space="preserve"> </w:delText>
        </w:r>
      </w:del>
      <w:del w:id="5114" w:author="PR Preview" w:date="2026-01-01T00:00:00Z">
        <w:r>
          <w:delText xml:space="preserve">The same steps with</w:delText>
        </w:r>
      </w:del>
      <w:del w:id="51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116" w:author="PR Preview" w:date="2026-01-01T00:00:00Z">
        <w:r>
          <w:delText xml:space="preserve"> </w:delText>
        </w:r>
      </w:del>
      <w:del w:id="5117" w:author="PR Preview" w:date="2026-01-01T00:00:00Z">
        <w:r>
          <w:delText xml:space="preserve">give</w:delText>
        </w:r>
      </w:del>
      <w:del w:id="511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119" w:author="PR Preview" w:date="2026-01-01T00:00:00Z">
        <w:r>
          <w:delText xml:space="preserve">.</w:delText>
        </w:r>
      </w:del>
    </w:p>
    <w:p>
      <w:pPr>
        <w:pStyle w:val="BodyText"/>
      </w:pPr>
      <w:del w:id="5120" w:author="PR Preview" w:date="2026-01-01T00:00:00Z">
        <w:r>
          <w:rPr>
            <w:b/>
            <w:bCs/>
          </w:rPr>
          <w:delText xml:space="preserve">But</w:delText>
        </w:r>
      </w:del>
      <w:del w:id="5121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5122" w:author="PR Preview" w:date="2026-01-01T00:00:00Z">
        <w:r>
          <w:rPr>
            <w:b/>
            <w:bCs/>
          </w:rPr>
          <w:delText xml:space="preserve"> </w:delText>
        </w:r>
      </w:del>
      <w:del w:id="5123" w:author="PR Preview" w:date="2026-01-01T00:00:00Z">
        <w:r>
          <w:rPr>
            <w:b/>
            <w:bCs/>
          </w:rPr>
          <w:delText xml:space="preserve">is not continuous at</w:delText>
        </w:r>
      </w:del>
      <w:del w:id="5124" w:author="PR Preview" w:date="2026-01-01T00:00:00Z">
        <w:r>
          <w:rPr>
            <w:b/>
            <w:bCs/>
          </w:rP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25" w:author="PR Preview" w:date="2026-01-01T00:00:00Z">
        <w:r>
          <w:delText xml:space="preserve"> </w:delText>
        </w:r>
      </w:del>
      <w:del w:id="5126" w:author="PR Preview" w:date="2026-01-01T00:00:00Z">
        <w:r>
          <w:delText xml:space="preserve">(</w:delText>
        </w:r>
      </w:del>
      <w:hyperlink w:anchor="def-continuous-several">
        <w:del w:id="512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5128" w:author="PR Preview" w:date="2026-01-01T00:00:00Z">
        <w:r>
          <w:delText xml:space="preserve">).</w:delText>
        </w:r>
      </w:del>
      <w:del w:id="5129" w:author="PR Preview" w:date="2026-01-01T00:00:00Z">
        <w:r>
          <w:delText xml:space="preserve"> </w:delText>
        </w:r>
      </w:del>
      <w:del w:id="5130" w:author="PR Preview" w:date="2026-01-01T00:00:00Z">
        <w:r>
          <w:delText xml:space="preserve">Take</w:delText>
        </w:r>
      </w:del>
      <w:del w:id="513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5132" w:author="PR Preview" w:date="2026-01-01T00:00:00Z">
        <w:r>
          <w:delText xml:space="preserve"> </w:delText>
        </w:r>
      </w:del>
      <w:del w:id="5133" w:author="PR Preview" w:date="2026-01-01T00:00:00Z">
        <w:r>
          <w:delText xml:space="preserve">and any</w:delText>
        </w:r>
      </w:del>
      <w:del w:id="5134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5135" w:author="PR Preview" w:date="2026-01-01T00:00:00Z">
        <w:r>
          <w:delText xml:space="preserve">,</w:delText>
        </w:r>
      </w:del>
      <w:del w:id="5136" w:author="PR Preview" w:date="2026-01-01T00:00:00Z">
        <w:r>
          <w:delText xml:space="preserve"> </w:delText>
        </w:r>
      </w:del>
      <w:del w:id="5137" w:author="PR Preview" w:date="2026-01-01T00:00:00Z">
        <w:r>
          <w:delText xml:space="preserve">and let</w:delText>
        </w:r>
      </w:del>
      <w:del w:id="513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5139" w:author="PR Preview" w:date="2026-01-01T00:00:00Z">
        <w:r>
          <w:delText xml:space="preserve"> </w:delText>
        </w:r>
      </w:del>
      <w:del w:id="5140" w:author="PR Preview" w:date="2026-01-01T00:00:00Z">
        <w:r>
          <w:delText xml:space="preserve">and</w:delText>
        </w:r>
      </w:del>
      <w:del w:id="514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142" w:author="PR Preview" w:date="2026-01-01T00:00:00Z">
        <w:r>
          <w:delText xml:space="preserve">.</w:delText>
        </w:r>
      </w:del>
      <w:del w:id="5143" w:author="PR Preview" w:date="2026-01-01T00:00:00Z">
        <w:r>
          <w:delText xml:space="preserve"> </w:delText>
        </w:r>
      </w:del>
      <w:del w:id="5144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145" w:author="PR Preview" w:date="2026-01-01T00:00:00Z">
        <w:r>
          <w:t xml:space="preserve">and the limit as</w:t>
        </w:r>
      </w:ins>
      <w:ins w:id="514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5147" w:author="PR Preview" w:date="2026-01-01T00:00:00Z">
        <w:r>
          <w:t xml:space="preserve"> </w:t>
        </w:r>
      </w:ins>
      <w:ins w:id="5148" w:author="PR Preview" w:date="2026-01-01T00:00:00Z">
        <w:r>
          <w:t xml:space="preserve">is</w:t>
        </w:r>
      </w:ins>
      <w:ins w:id="5149" w:author="PR Preview" w:date="2026-01-01T00:00:00Z">
        <w:r>
          <w:t xml:space="preserve"> </w:t>
        </w:r>
      </w:ins>
      <m:oMath>
        <m:r>
          <m:t>0</m:t>
        </m:r>
      </m:oMath>
      <w:ins w:id="5150" w:author="PR Preview" w:date="2026-01-01T00:00:00Z">
        <w:r>
          <w:t xml:space="preserve">:</w:t>
        </w:r>
      </w:ins>
      <w:ins w:id="5151" w:author="PR Preview" w:date="2026-01-01T00:00:00Z">
        <w:r>
          <w:t xml:space="preserve"> </w:t>
        </w:r>
      </w:ins>
      <w:ins w:id="5152" w:author="PR Preview" w:date="2026-01-01T00:00:00Z">
        <w:r>
          <w:t xml:space="preserve">$\frac{\partial}{\partial x_1} f(\mathord{\smash[b]{\underset{\raise.3ex\hbox{$\scriptstyle\sim$}}{0}}\vphantom{0}}) = 0$</w:t>
        </w:r>
      </w:ins>
      <w:ins w:id="5153" w:author="PR Preview" w:date="2026-01-01T00:00:00Z">
        <w:r>
          <w:t xml:space="preserve"> </w:t>
        </w:r>
      </w:ins>
      <w:ins w:id="5154" w:author="PR Preview" w:date="2026-01-01T00:00:00Z">
        <w:r>
          <w:t xml:space="preserve">(</w:t>
        </w:r>
      </w:ins>
      <w:hyperlink w:anchor="def-partial-derivative">
        <w:ins w:id="515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156" w:author="PR Preview" w:date="2026-01-01T00:00:00Z">
        <w:r>
          <w:t xml:space="preserve">).</w:t>
        </w:r>
      </w:ins>
      <w:ins w:id="5157" w:author="PR Preview" w:date="2026-01-01T00:00:00Z">
        <w:r>
          <w:t xml:space="preserve"> </w:t>
        </w:r>
      </w:ins>
      <w:ins w:id="5158" w:author="PR Preview" w:date="2026-01-01T00:00:00Z">
        <w:r>
          <w:t xml:space="preserve">The same steps with</w:t>
        </w:r>
      </w:ins>
      <w:ins w:id="51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160" w:author="PR Preview" w:date="2026-01-01T00:00:00Z">
        <w:r>
          <w:t xml:space="preserve"> </w:t>
        </w:r>
      </w:ins>
      <w:ins w:id="5161" w:author="PR Preview" w:date="2026-01-01T00:00:00Z">
        <w:r>
          <w:t xml:space="preserve">give</w:t>
        </w:r>
      </w:ins>
      <w:ins w:id="5162" w:author="PR Preview" w:date="2026-01-01T00:00:00Z">
        <w:r>
          <w:t xml:space="preserve"> </w:t>
        </w:r>
      </w:ins>
      <w:ins w:id="5163" w:author="PR Preview" w:date="2026-01-01T00:00:00Z">
        <w:r>
          <w:t xml:space="preserve">$\frac{\partial}{\partial x_2} f(\mathord{\smash[b]{\underset{\raise.3ex\hbox{$\scriptstyle\sim$}}{0}}\vphantom{0}}) = 0$</w:t>
        </w:r>
      </w:ins>
      <w:ins w:id="5164" w:author="PR Preview" w:date="2026-01-01T00:00:00Z">
        <w:r>
          <w:t xml:space="preserve">.</w:t>
        </w:r>
      </w:ins>
    </w:p>
    <w:p>
      <w:pPr>
        <w:pStyle w:val="BodyText"/>
      </w:pPr>
      <w:ins w:id="5165" w:author="PR Preview" w:date="2026-01-01T00:00:00Z">
        <w:r>
          <w:rPr>
            <w:b/>
            <w:bCs/>
          </w:rPr>
          <w:t xml:space="preserve">But</w:t>
        </w:r>
      </w:ins>
      <w:ins w:id="5166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5167" w:author="PR Preview" w:date="2026-01-01T00:00:00Z">
        <w:r>
          <w:rPr>
            <w:b/>
            <w:bCs/>
          </w:rPr>
          <w:t xml:space="preserve"> </w:t>
        </w:r>
      </w:ins>
      <w:ins w:id="5168" w:author="PR Preview" w:date="2026-01-01T00:00:00Z">
        <w:r>
          <w:rPr>
            <w:b/>
            <w:bCs/>
          </w:rPr>
          <w:t xml:space="preserve">is not continuous at</w:t>
        </w:r>
      </w:ins>
      <w:ins w:id="5169" w:author="PR Preview" w:date="2026-01-01T00:00:00Z">
        <w:r>
          <w:rPr>
            <w:b/>
            <w:bCs/>
          </w:rPr>
          <w:t xml:space="preserve"> </w:t>
        </w:r>
      </w:ins>
      <w:ins w:id="5170" w:author="PR Preview" w:date="2026-01-01T00:00:00Z">
        <w:r>
          <w:rPr>
            <w:b/>
            <w:bCs/>
          </w:rPr>
          <w:t xml:space="preserve">$\mathord{\smash[b]{\underset{\raise.3ex\hbox{$\scriptstyle\sim$}}{0}}\vphantom{0}}$</w:t>
        </w:r>
      </w:ins>
      <w:ins w:id="5171" w:author="PR Preview" w:date="2026-01-01T00:00:00Z">
        <w:r>
          <w:t xml:space="preserve"> </w:t>
        </w:r>
      </w:ins>
      <w:ins w:id="5172" w:author="PR Preview" w:date="2026-01-01T00:00:00Z">
        <w:r>
          <w:t xml:space="preserve">(</w:t>
        </w:r>
      </w:ins>
      <w:hyperlink w:anchor="def-continuous-several">
        <w:ins w:id="5173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174" w:author="PR Preview" w:date="2026-01-01T00:00:00Z">
        <w:r>
          <w:t xml:space="preserve">).</w:t>
        </w:r>
      </w:ins>
      <w:ins w:id="5175" w:author="PR Preview" w:date="2026-01-01T00:00:00Z">
        <w:r>
          <w:t xml:space="preserve"> </w:t>
        </w:r>
      </w:ins>
      <w:ins w:id="5176" w:author="PR Preview" w:date="2026-01-01T00:00:00Z">
        <w:r>
          <w:t xml:space="preserve">Take</w:t>
        </w:r>
      </w:ins>
      <w:ins w:id="517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5178" w:author="PR Preview" w:date="2026-01-01T00:00:00Z">
        <w:r>
          <w:t xml:space="preserve"> </w:t>
        </w:r>
      </w:ins>
      <w:ins w:id="5179" w:author="PR Preview" w:date="2026-01-01T00:00:00Z">
        <w:r>
          <w:t xml:space="preserve">and any</w:t>
        </w:r>
      </w:ins>
      <w:ins w:id="518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5181" w:author="PR Preview" w:date="2026-01-01T00:00:00Z">
        <w:r>
          <w:t xml:space="preserve">,</w:t>
        </w:r>
      </w:ins>
      <w:ins w:id="5182" w:author="PR Preview" w:date="2026-01-01T00:00:00Z">
        <w:r>
          <w:t xml:space="preserve"> </w:t>
        </w:r>
      </w:ins>
      <w:ins w:id="5183" w:author="PR Preview" w:date="2026-01-01T00:00:00Z">
        <w:r>
          <w:t xml:space="preserve">and let</w:t>
        </w:r>
      </w:ins>
      <w:ins w:id="518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5185" w:author="PR Preview" w:date="2026-01-01T00:00:00Z">
        <w:r>
          <w:t xml:space="preserve"> </w:t>
        </w:r>
      </w:ins>
      <w:ins w:id="5186" w:author="PR Preview" w:date="2026-01-01T00:00:00Z">
        <w:r>
          <w:t xml:space="preserve">and</w:t>
        </w:r>
      </w:ins>
      <w:ins w:id="5187" w:author="PR Preview" w:date="2026-01-01T00:00:00Z">
        <w:r>
          <w:t xml:space="preserve"> </w:t>
        </w:r>
      </w:ins>
      <w:ins w:id="5188" w:author="PR Preview" w:date="2026-01-01T00:00:00Z">
        <w:r>
          <w:t xml:space="preserve">$\mathord{\smash[b]{\underset{\raise.3ex\hbox{$\scriptstyle\sim$}}{y}}\vphantom{y}}= {(t, t)}^{\top}$</w:t>
        </w:r>
      </w:ins>
      <w:ins w:id="5189" w:author="PR Preview" w:date="2026-01-01T00:00:00Z">
        <w:r>
          <w:t xml:space="preserve">.</w:t>
        </w:r>
      </w:ins>
      <w:ins w:id="5190" w:author="PR Preview" w:date="2026-01-01T00:00:00Z">
        <w:r>
          <w:t xml:space="preserve"> </w:t>
        </w:r>
      </w:ins>
      <w:ins w:id="5191" w:author="PR Preview" w:date="2026-01-01T00:00:00Z">
        <w:r>
          <w:t xml:space="preserve">Then</w:t>
        </w:r>
      </w:ins>
    </w:p>
    <w:p>
      <w:pPr>
        <w:pStyle w:val="BodyText"/>
      </w:pPr>
      <w:ins w:id="5192" w:author="PR Preview" w:date="2026-01-01T00:00:00Z">
        <w:r>
  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  </w:r>
      </w:ins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5193" w:author="PR Preview" w:date="2026-01-01T00:00:00Z">
        <w:r>
  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  </w:r>
      </w:ins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del w:id="5194" w:author="PR Preview" w:date="2026-01-01T00:00:00Z">
        <w:r>
          <w:delText xml:space="preserve">The partial derivatives only look along the two coordinate axes, where</w:delText>
        </w:r>
      </w:del>
      <w:del w:id="5195" w:author="PR Preview" w:date="2026-01-01T00:00:00Z">
        <w:r>
          <w:delText xml:space="preserve"> </w:delText>
        </w:r>
      </w:del>
      <m:oMath>
        <m:r>
          <m:t>f</m:t>
        </m:r>
      </m:oMath>
      <w:del w:id="5196" w:author="PR Preview" w:date="2026-01-01T00:00:00Z">
        <w:r>
          <w:delText xml:space="preserve"> </w:delText>
        </w:r>
      </w:del>
      <w:del w:id="5197" w:author="PR Preview" w:date="2026-01-01T00:00:00Z">
        <w:r>
          <w:delText xml:space="preserve">is</w:delText>
        </w:r>
      </w:del>
      <w:del w:id="5198" w:author="PR Preview" w:date="2026-01-01T00:00:00Z">
        <w:r>
          <w:delText xml:space="preserve"> </w:delText>
        </w:r>
      </w:del>
      <m:oMath>
        <m:r>
          <m:t>0</m:t>
        </m:r>
      </m:oMath>
      <w:del w:id="5199" w:author="PR Preview" w:date="2026-01-01T00:00:00Z">
        <w:r>
          <w:delText xml:space="preserve">;</w:delText>
        </w:r>
      </w:del>
      <w:del w:id="5200" w:author="PR Preview" w:date="2026-01-01T00:00:00Z">
        <w:r>
          <w:delText xml:space="preserve"> </w:delText>
        </w:r>
      </w:del>
      <w:del w:id="5201" w:author="PR Preview" w:date="2026-01-01T00:00:00Z">
        <w:r>
          <w:delText xml:space="preserve">along the line</w:delText>
        </w:r>
      </w:del>
      <w:del w:id="520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203" w:author="PR Preview" w:date="2026-01-01T00:00:00Z">
        <w:r>
          <w:delText xml:space="preserve">,</w:delText>
        </w:r>
      </w:del>
      <w:del w:id="5204" w:author="PR Preview" w:date="2026-01-01T00:00:00Z">
        <w:r>
          <w:delText xml:space="preserve"> </w:delText>
        </w:r>
      </w:del>
      <m:oMath>
        <m:r>
          <m:t>f</m:t>
        </m:r>
      </m:oMath>
      <w:del w:id="5205" w:author="PR Preview" w:date="2026-01-01T00:00:00Z">
        <w:r>
          <w:delText xml:space="preserve"> </w:delText>
        </w:r>
      </w:del>
      <w:del w:id="5206" w:author="PR Preview" w:date="2026-01-01T00:00:00Z">
        <w:r>
          <w:delText xml:space="preserve">is</w:delText>
        </w:r>
      </w:del>
      <w:del w:id="520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208" w:author="PR Preview" w:date="2026-01-01T00:00:00Z">
        <w:r>
          <w:delText xml:space="preserve"> </w:delText>
        </w:r>
      </w:del>
      <w:del w:id="5209" w:author="PR Preview" w:date="2026-01-01T00:00:00Z">
        <w:r>
          <w:delText xml:space="preserve">everywhere except at</w:delText>
        </w:r>
      </w:del>
      <w:del w:id="521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11" w:author="PR Preview" w:date="2026-01-01T00:00:00Z">
        <w:r>
          <w:delText xml:space="preserve">.</w:delText>
        </w:r>
      </w:del>
      <w:del w:id="5212" w:author="PR Preview" w:date="2026-01-01T00:00:00Z">
        <w:r>
          <w:delText xml:space="preserve"> </w:delText>
        </w:r>
      </w:del>
      <w:del w:id="5213" w:author="PR Preview" w:date="2026-01-01T00:00:00Z">
        <w:r>
          <w:delText xml:space="preserve">So partial derivatives existing at a point says little about how</w:delText>
        </w:r>
      </w:del>
      <w:del w:id="5214" w:author="PR Preview" w:date="2026-01-01T00:00:00Z">
        <w:r>
          <w:delText xml:space="preserve"> </w:delText>
        </w:r>
      </w:del>
      <m:oMath>
        <m:r>
          <m:t>f</m:t>
        </m:r>
      </m:oMath>
      <w:del w:id="5215" w:author="PR Preview" w:date="2026-01-01T00:00:00Z">
        <w:r>
          <w:delText xml:space="preserve"> </w:delText>
        </w:r>
      </w:del>
      <w:del w:id="5216" w:author="PR Preview" w:date="2026-01-01T00:00:00Z">
        <w:r>
          <w:delText xml:space="preserve">behaves near it.</w:delText>
        </w:r>
      </w:del>
    </w:p>
    <w:p>
      <w:pPr>
        <w:pStyle w:val="BodyText"/>
      </w:pPr>
      <w:del w:id="5217" w:author="PR Preview" w:date="2026-01-01T00:00:00Z">
        <w:r>
          <w:rPr>
            <w:b/>
            <w:bCs/>
          </w:rPr>
          <w:delText xml:space="preserve">Theorem 14 (Symmetry of the Hessian)</w:delText>
        </w:r>
      </w:del>
      <w:del w:id="5218" w:author="PR Preview" w:date="2026-01-01T00:00:00Z">
        <w:r>
          <w:delText xml:space="preserve"> </w:delText>
        </w:r>
      </w:del>
      <w:del w:id="5219" w:author="PR Preview" w:date="2026-01-01T00:00:00Z">
        <w:r>
          <w:delText xml:space="preserve">If the second partial derivatives of</w:delText>
        </w:r>
      </w:del>
      <w:del w:id="5220" w:author="PR Preview" w:date="2026-01-01T00:00:00Z">
        <w:r>
          <w:delText xml:space="preserve"> </w:delText>
        </w:r>
      </w:del>
      <m:oMath>
        <m:r>
          <m:t>f</m:t>
        </m:r>
      </m:oMath>
      <w:del w:id="5221" w:author="PR Preview" w:date="2026-01-01T00:00:00Z">
        <w:r>
          <w:delText xml:space="preserve"> </w:delText>
        </w:r>
      </w:del>
      <w:del w:id="5222" w:author="PR Preview" w:date="2026-01-01T00:00:00Z">
        <w:r>
          <w:delText xml:space="preserve">exist and are continuous (</w:delText>
        </w:r>
      </w:del>
      <w:hyperlink w:anchor="def-continuous-several">
        <w:del w:id="5223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5224" w:author="PR Preview" w:date="2026-01-01T00:00:00Z">
        <w:r>
          <w:delText xml:space="preserve">)</w:delText>
        </w:r>
      </w:del>
      <w:del w:id="5225" w:author="PR Preview" w:date="2026-01-01T00:00:00Z">
        <w:r>
          <w:delText xml:space="preserve"> </w:delText>
        </w:r>
      </w:del>
      <w:del w:id="5226" w:author="PR Preview" w:date="2026-01-01T00:00:00Z">
        <w:r>
          <w:delText xml:space="preserve">on an open ball around</w:delText>
        </w:r>
      </w:del>
      <w:del w:id="52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28" w:author="PR Preview" w:date="2026-01-01T00:00:00Z">
        <w:r>
          <w:delText xml:space="preserve"> </w:delText>
        </w:r>
      </w:del>
      <w:del w:id="5229" w:author="PR Preview" w:date="2026-01-01T00:00:00Z">
        <w:r>
          <w:delText xml:space="preserve">(</w:delText>
        </w:r>
      </w:del>
      <w:hyperlink w:anchor="def-ball">
        <w:del w:id="523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231" w:author="PR Preview" w:date="2026-01-01T00:00:00Z">
        <w:r>
          <w:delText xml:space="preserve">),</w:delText>
        </w:r>
      </w:del>
      <w:del w:id="5232" w:author="PR Preview" w:date="2026-01-01T00:00:00Z">
        <w:r>
          <w:delText xml:space="preserve"> </w:delText>
        </w:r>
      </w:del>
      <w:del w:id="5233" w:author="PR Preview" w:date="2026-01-01T00:00:00Z">
        <w:r>
          <w:delText xml:space="preserve">then</w:delText>
        </w:r>
      </w:del>
      <w:del w:id="523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del w:id="5235" w:author="PR Preview" w:date="2026-01-01T00:00:00Z">
        <w:r>
          <w:delText xml:space="preserve"> </w:delText>
        </w:r>
      </w:del>
      <w:del w:id="5236" w:author="PR Preview" w:date="2026-01-01T00:00:00Z">
        <w:r>
          <w:delText xml:space="preserve">for all</w:delText>
        </w:r>
      </w:del>
      <w:del w:id="523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5238" w:author="PR Preview" w:date="2026-01-01T00:00:00Z">
        <w:r>
          <w:delText xml:space="preserve">,</w:delText>
        </w:r>
      </w:del>
      <w:del w:id="5239" w:author="PR Preview" w:date="2026-01-01T00:00:00Z">
        <w:r>
          <w:delText xml:space="preserve"> </w:delText>
        </w:r>
      </w:del>
      <w:del w:id="5240" w:author="PR Preview" w:date="2026-01-01T00:00:00Z">
        <w:r>
          <w:delText xml:space="preserve">so</w:delText>
        </w:r>
      </w:del>
      <w:del w:id="5241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242" w:author="PR Preview" w:date="2026-01-01T00:00:00Z">
        <w:r>
          <w:delText xml:space="preserve"> </w:delText>
        </w:r>
      </w:del>
      <w:del w:id="5243" w:author="PR Preview" w:date="2026-01-01T00:00:00Z">
        <w:r>
          <w:delText xml:space="preserve">(</w:delText>
        </w:r>
      </w:del>
      <w:hyperlink w:anchor="def-hessian">
        <w:del w:id="524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245" w:author="PR Preview" w:date="2026-01-01T00:00:00Z">
        <w:r>
          <w:delText xml:space="preserve">) is symmetric</w:delText>
        </w:r>
      </w:del>
      <w:del w:id="5246" w:author="PR Preview" w:date="2026-01-01T00:00:00Z">
        <w:r>
          <w:delText xml:space="preserve"> </w:delText>
        </w:r>
      </w:del>
      <w:del w:id="5247" w:author="PR Preview" w:date="2026-01-01T00:00:00Z">
        <w:r>
          <w:delText xml:space="preserve">(</w:delText>
        </w:r>
      </w:del>
      <w:hyperlink r:id="rId154">
        <w:del w:id="5248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5249" w:author="PR Preview" w:date="2026-01-01T00:00:00Z">
        <w:r>
          <w:delText xml:space="preserve">).</w:delText>
        </w:r>
      </w:del>
    </w:p>
    <w:p>
      <w:pPr>
        <w:pStyle w:val="BodyText"/>
      </w:pPr>
      <w:ins w:id="5250" w:author="PR Preview" w:date="2026-01-01T00:00:00Z">
        <w:r>
          <w:t xml:space="preserve">The partial derivatives only look along the two coordinate axes, where</w:t>
        </w:r>
      </w:ins>
      <w:ins w:id="5251" w:author="PR Preview" w:date="2026-01-01T00:00:00Z">
        <w:r>
          <w:t xml:space="preserve"> </w:t>
        </w:r>
      </w:ins>
      <m:oMath>
        <m:r>
          <m:t>f</m:t>
        </m:r>
      </m:oMath>
      <w:ins w:id="5252" w:author="PR Preview" w:date="2026-01-01T00:00:00Z">
        <w:r>
          <w:t xml:space="preserve"> </w:t>
        </w:r>
      </w:ins>
      <w:ins w:id="5253" w:author="PR Preview" w:date="2026-01-01T00:00:00Z">
        <w:r>
          <w:t xml:space="preserve">is</w:t>
        </w:r>
      </w:ins>
      <w:ins w:id="5254" w:author="PR Preview" w:date="2026-01-01T00:00:00Z">
        <w:r>
          <w:t xml:space="preserve"> </w:t>
        </w:r>
      </w:ins>
      <m:oMath>
        <m:r>
          <m:t>0</m:t>
        </m:r>
      </m:oMath>
      <w:ins w:id="5255" w:author="PR Preview" w:date="2026-01-01T00:00:00Z">
        <w:r>
          <w:t xml:space="preserve">;</w:t>
        </w:r>
      </w:ins>
      <w:ins w:id="5256" w:author="PR Preview" w:date="2026-01-01T00:00:00Z">
        <w:r>
          <w:t xml:space="preserve"> </w:t>
        </w:r>
      </w:ins>
      <w:ins w:id="5257" w:author="PR Preview" w:date="2026-01-01T00:00:00Z">
        <w:r>
          <w:t xml:space="preserve">along the line</w:t>
        </w:r>
      </w:ins>
      <w:ins w:id="525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5259" w:author="PR Preview" w:date="2026-01-01T00:00:00Z">
        <w:r>
          <w:t xml:space="preserve">,</w:t>
        </w:r>
      </w:ins>
      <w:ins w:id="5260" w:author="PR Preview" w:date="2026-01-01T00:00:00Z">
        <w:r>
          <w:t xml:space="preserve"> </w:t>
        </w:r>
      </w:ins>
      <m:oMath>
        <m:r>
          <m:t>f</m:t>
        </m:r>
      </m:oMath>
      <w:ins w:id="5261" w:author="PR Preview" w:date="2026-01-01T00:00:00Z">
        <w:r>
          <w:t xml:space="preserve"> </w:t>
        </w:r>
      </w:ins>
      <w:ins w:id="5262" w:author="PR Preview" w:date="2026-01-01T00:00:00Z">
        <w:r>
          <w:t xml:space="preserve">is</w:t>
        </w:r>
      </w:ins>
      <w:ins w:id="526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264" w:author="PR Preview" w:date="2026-01-01T00:00:00Z">
        <w:r>
          <w:t xml:space="preserve"> </w:t>
        </w:r>
      </w:ins>
      <w:ins w:id="5265" w:author="PR Preview" w:date="2026-01-01T00:00:00Z">
        <w:r>
          <w:t xml:space="preserve">everywhere except at</w:t>
        </w:r>
      </w:ins>
      <w:ins w:id="5266" w:author="PR Preview" w:date="2026-01-01T00:00:00Z">
        <w:r>
          <w:t xml:space="preserve"> </w:t>
        </w:r>
      </w:ins>
      <w:ins w:id="5267" w:author="PR Preview" w:date="2026-01-01T00:00:00Z">
        <w:r>
          <w:t xml:space="preserve">$\mathord{\smash[b]{\underset{\raise.3ex\hbox{$\scriptstyle\sim$}}{0}}\vphantom{0}}$</w:t>
        </w:r>
      </w:ins>
      <w:ins w:id="5268" w:author="PR Preview" w:date="2026-01-01T00:00:00Z">
        <w:r>
          <w:t xml:space="preserve">.</w:t>
        </w:r>
      </w:ins>
      <w:ins w:id="5269" w:author="PR Preview" w:date="2026-01-01T00:00:00Z">
        <w:r>
          <w:t xml:space="preserve"> </w:t>
        </w:r>
      </w:ins>
      <w:ins w:id="5270" w:author="PR Preview" w:date="2026-01-01T00:00:00Z">
        <w:r>
          <w:t xml:space="preserve">So partial derivatives existing at a point says little about how</w:t>
        </w:r>
      </w:ins>
      <w:ins w:id="5271" w:author="PR Preview" w:date="2026-01-01T00:00:00Z">
        <w:r>
          <w:t xml:space="preserve"> </w:t>
        </w:r>
      </w:ins>
      <m:oMath>
        <m:r>
          <m:t>f</m:t>
        </m:r>
      </m:oMath>
      <w:ins w:id="5272" w:author="PR Preview" w:date="2026-01-01T00:00:00Z">
        <w:r>
          <w:t xml:space="preserve"> </w:t>
        </w:r>
      </w:ins>
      <w:ins w:id="5273" w:author="PR Preview" w:date="2026-01-01T00:00:00Z">
        <w:r>
          <w:t xml:space="preserve">behaves near it.</w:t>
        </w:r>
      </w:ins>
    </w:p>
    <w:bookmarkEnd w:id="153"/>
    <w:bookmarkStart w:id="155" w:name="thm-hessian-symmetric"/>
    <w:p>
      <w:pPr>
        <w:pStyle w:val="BodyText"/>
      </w:pPr>
      <w:ins w:id="5274" w:author="PR Preview" w:date="2026-01-01T00:00:00Z">
        <w:r>
          <w:rPr>
            <w:b/>
            <w:bCs/>
          </w:rPr>
          <w:t xml:space="preserve">Theorem 14 (Symmetry of the Hessian)</w:t>
        </w:r>
      </w:ins>
      <w:ins w:id="5275" w:author="PR Preview" w:date="2026-01-01T00:00:00Z">
        <w:r>
          <w:t xml:space="preserve"> </w:t>
        </w:r>
      </w:ins>
      <w:ins w:id="5276" w:author="PR Preview" w:date="2026-01-01T00:00:00Z">
        <w:r>
          <w:t xml:space="preserve">If the second partial derivatives of</w:t>
        </w:r>
      </w:ins>
      <w:ins w:id="5277" w:author="PR Preview" w:date="2026-01-01T00:00:00Z">
        <w:r>
          <w:t xml:space="preserve"> </w:t>
        </w:r>
      </w:ins>
      <m:oMath>
        <m:r>
          <m:t>f</m:t>
        </m:r>
      </m:oMath>
      <w:ins w:id="5278" w:author="PR Preview" w:date="2026-01-01T00:00:00Z">
        <w:r>
          <w:t xml:space="preserve"> </w:t>
        </w:r>
      </w:ins>
      <w:ins w:id="5279" w:author="PR Preview" w:date="2026-01-01T00:00:00Z">
        <w:r>
          <w:t xml:space="preserve">exist and are continuous (</w:t>
        </w:r>
      </w:ins>
      <w:hyperlink w:anchor="def-continuous-several">
        <w:ins w:id="528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281" w:author="PR Preview" w:date="2026-01-01T00:00:00Z">
        <w:r>
          <w:t xml:space="preserve">)</w:t>
        </w:r>
      </w:ins>
      <w:ins w:id="5282" w:author="PR Preview" w:date="2026-01-01T00:00:00Z">
        <w:r>
          <w:t xml:space="preserve"> </w:t>
        </w:r>
      </w:ins>
      <w:ins w:id="5283" w:author="PR Preview" w:date="2026-01-01T00:00:00Z">
        <w:r>
          <w:t xml:space="preserve">on an open ball around</w:t>
        </w:r>
      </w:ins>
      <w:ins w:id="5284" w:author="PR Preview" w:date="2026-01-01T00:00:00Z">
        <w:r>
          <w:t xml:space="preserve"> </w:t>
        </w:r>
      </w:ins>
      <w:ins w:id="5285" w:author="PR Preview" w:date="2026-01-01T00:00:00Z">
        <w:r>
          <w:t xml:space="preserve">$\mathord{\smash[b]{\underset{\raise.3ex\hbox{$\scriptstyle\sim$}}{x}}\vphantom{x}}$</w:t>
        </w:r>
      </w:ins>
      <w:ins w:id="5286" w:author="PR Preview" w:date="2026-01-01T00:00:00Z">
        <w:r>
          <w:t xml:space="preserve"> </w:t>
        </w:r>
      </w:ins>
      <w:ins w:id="5287" w:author="PR Preview" w:date="2026-01-01T00:00:00Z">
        <w:r>
          <w:t xml:space="preserve">(</w:t>
        </w:r>
      </w:ins>
      <w:hyperlink w:anchor="def-ball">
        <w:ins w:id="528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289" w:author="PR Preview" w:date="2026-01-01T00:00:00Z">
        <w:r>
          <w:t xml:space="preserve">),</w:t>
        </w:r>
      </w:ins>
      <w:ins w:id="5290" w:author="PR Preview" w:date="2026-01-01T00:00:00Z">
        <w:r>
          <w:t xml:space="preserve"> </w:t>
        </w:r>
      </w:ins>
      <w:ins w:id="5291" w:author="PR Preview" w:date="2026-01-01T00:00:00Z">
        <w:r>
          <w:t xml:space="preserve">then</w:t>
        </w:r>
      </w:ins>
      <w:ins w:id="5292" w:author="PR Preview" w:date="2026-01-01T00:00:00Z">
        <w:r>
          <w:t xml:space="preserve"> </w:t>
        </w:r>
      </w:ins>
      <w:ins w:id="5293" w:author="PR Preview" w:date="2026-01-01T00:00:00Z">
        <w:r>
  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  </w:r>
      </w:ins>
      <w:ins w:id="5294" w:author="PR Preview" w:date="2026-01-01T00:00:00Z">
        <w:r>
          <w:t xml:space="preserve"> </w:t>
        </w:r>
      </w:ins>
      <w:ins w:id="5295" w:author="PR Preview" w:date="2026-01-01T00:00:00Z">
        <w:r>
          <w:t xml:space="preserve">for all</w:t>
        </w:r>
      </w:ins>
      <w:ins w:id="529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5297" w:author="PR Preview" w:date="2026-01-01T00:00:00Z">
        <w:r>
          <w:t xml:space="preserve">,</w:t>
        </w:r>
      </w:ins>
      <w:ins w:id="5298" w:author="PR Preview" w:date="2026-01-01T00:00:00Z">
        <w:r>
          <w:t xml:space="preserve"> </w:t>
        </w:r>
      </w:ins>
      <w:ins w:id="5299" w:author="PR Preview" w:date="2026-01-01T00:00:00Z">
        <w:r>
          <w:t xml:space="preserve">so</w:t>
        </w:r>
      </w:ins>
      <w:ins w:id="5300" w:author="PR Preview" w:date="2026-01-01T00:00:00Z">
        <w:r>
          <w:t xml:space="preserve"> </w:t>
        </w:r>
      </w:ins>
      <w:ins w:id="5301" w:author="PR Preview" w:date="2026-01-01T00:00:00Z">
        <w:r>
          <w:t xml:space="preserve">$\mathbf{H}_f(\mathord{\smash[b]{\underset{\raise.3ex\hbox{$\scriptstyle\sim$}}{x}}\vphantom{x}})$</w:t>
        </w:r>
      </w:ins>
      <w:ins w:id="5302" w:author="PR Preview" w:date="2026-01-01T00:00:00Z">
        <w:r>
          <w:t xml:space="preserve"> </w:t>
        </w:r>
      </w:ins>
      <w:ins w:id="5303" w:author="PR Preview" w:date="2026-01-01T00:00:00Z">
        <w:r>
          <w:t xml:space="preserve">(</w:t>
        </w:r>
      </w:ins>
      <w:hyperlink w:anchor="def-hessian">
        <w:ins w:id="530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305" w:author="PR Preview" w:date="2026-01-01T00:00:00Z">
        <w:r>
          <w:t xml:space="preserve">) is symmetric</w:t>
        </w:r>
      </w:ins>
      <w:ins w:id="5306" w:author="PR Preview" w:date="2026-01-01T00:00:00Z">
        <w:r>
          <w:t xml:space="preserve"> </w:t>
        </w:r>
      </w:ins>
      <w:ins w:id="5307" w:author="PR Preview" w:date="2026-01-01T00:00:00Z">
        <w:r>
          <w:t xml:space="preserve">(</w:t>
        </w:r>
      </w:ins>
      <w:hyperlink r:id="rId154">
        <w:ins w:id="5308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5309" w:author="PR Preview" w:date="2026-01-01T00:00:00Z">
        <w:r>
          <w:t xml:space="preserve">).</w:t>
        </w:r>
      </w:ins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del w:id="5310" w:author="PR Preview" w:date="2026-01-01T00:00:00Z">
        <w:r>
          <w:rPr>
            <w:b/>
            <w:bCs/>
          </w:rPr>
          <w:delText xml:space="preserve">Example 31 (Mixed partial derivatives agree)</w:delText>
        </w:r>
      </w:del>
      <w:del w:id="5311" w:author="PR Preview" w:date="2026-01-01T00:00:00Z">
        <w:r>
          <w:delText xml:space="preserve"> </w:delText>
        </w:r>
      </w:del>
      <w:del w:id="5312" w:author="PR Preview" w:date="2026-01-01T00:00:00Z">
        <w:r>
          <w:delText xml:space="preserve">In</w:delText>
        </w:r>
      </w:del>
      <w:del w:id="5313" w:author="PR Preview" w:date="2026-01-01T00:00:00Z">
        <w:r>
          <w:delText xml:space="preserve"> </w:delText>
        </w:r>
      </w:del>
      <w:hyperlink w:anchor="exm-hessian">
        <w:del w:id="5314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5315" w:author="PR Preview" w:date="2026-01-01T00:00:00Z">
        <w:r>
          <w:delText xml:space="preserve">, the</w:delText>
        </w:r>
      </w:del>
      <w:del w:id="531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317" w:author="PR Preview" w:date="2026-01-01T00:00:00Z">
        <w:r>
          <w:delText xml:space="preserve"> </w:delText>
        </w:r>
      </w:del>
      <w:del w:id="5318" w:author="PR Preview" w:date="2026-01-01T00:00:00Z">
        <w:r>
          <w:delText xml:space="preserve">and</w:delText>
        </w:r>
      </w:del>
      <w:del w:id="53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320" w:author="PR Preview" w:date="2026-01-01T00:00:00Z">
        <w:r>
          <w:delText xml:space="preserve"> </w:delText>
        </w:r>
      </w:del>
      <w:del w:id="5321" w:author="PR Preview" w:date="2026-01-01T00:00:00Z">
        <w:r>
          <w:delText xml:space="preserve">entries of</w:delText>
        </w:r>
      </w:del>
      <w:del w:id="532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323" w:author="PR Preview" w:date="2026-01-01T00:00:00Z">
        <w:r>
          <w:delText xml:space="preserve"> </w:delText>
        </w:r>
      </w:del>
      <w:del w:id="5324" w:author="PR Preview" w:date="2026-01-01T00:00:00Z">
        <w:r>
          <w:delText xml:space="preserve">are both</w:delText>
        </w:r>
      </w:del>
      <w:del w:id="5325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del w:id="5326" w:author="PR Preview" w:date="2026-01-01T00:00:00Z">
        <w:r>
          <w:delText xml:space="preserve">.</w:delText>
        </w:r>
      </w:del>
    </w:p>
    <w:p>
      <w:pPr>
        <w:pStyle w:val="BodyText"/>
      </w:pPr>
      <w:del w:id="5327" w:author="PR Preview" w:date="2026-01-01T00:00:00Z">
        <w:r>
          <w:rPr>
            <w:b/>
            <w:bCs/>
          </w:rPr>
          <w:delText xml:space="preserve">Example 32 (Without continuity, the mixed partials can differ)</w:delText>
        </w:r>
      </w:del>
      <w:del w:id="5328" w:author="PR Preview" w:date="2026-01-01T00:00:00Z">
        <w:r>
          <w:delText xml:space="preserve"> </w:delText>
        </w:r>
      </w:del>
      <w:del w:id="5329" w:author="PR Preview" w:date="2026-01-01T00:00:00Z">
        <w:r>
          <w:delText xml:space="preserve">Let</w:delText>
        </w:r>
      </w:del>
      <w:del w:id="53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del w:id="5331" w:author="PR Preview" w:date="2026-01-01T00:00:00Z">
        <w:r>
          <w:delText xml:space="preserve"> </w:delText>
        </w:r>
      </w:del>
      <w:del w:id="5332" w:author="PR Preview" w:date="2026-01-01T00:00:00Z">
        <w:r>
          <w:delText xml:space="preserve">for</w:delText>
        </w:r>
      </w:del>
      <w:del w:id="53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34" w:author="PR Preview" w:date="2026-01-01T00:00:00Z">
        <w:r>
          <w:delText xml:space="preserve">, and</w:delText>
        </w:r>
      </w:del>
      <w:del w:id="53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336" w:author="PR Preview" w:date="2026-01-01T00:00:00Z">
        <w:r>
          <w:delText xml:space="preserve">.</w:delText>
        </w:r>
      </w:del>
      <w:del w:id="5337" w:author="PR Preview" w:date="2026-01-01T00:00:00Z">
        <w:r>
          <w:delText xml:space="preserve"> </w:delText>
        </w:r>
      </w:del>
      <w:del w:id="5338" w:author="PR Preview" w:date="2026-01-01T00:00:00Z">
        <w:r>
          <w:delText xml:space="preserve">For</w:delText>
        </w:r>
      </w:del>
      <w:del w:id="53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5340" w:author="PR Preview" w:date="2026-01-01T00:00:00Z">
        <w:r>
          <w:delText xml:space="preserve">, the partial derivative (</w:delText>
        </w:r>
      </w:del>
      <w:hyperlink w:anchor="def-partial-derivative">
        <w:del w:id="534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342" w:author="PR Preview" w:date="2026-01-01T00:00:00Z">
        <w:r>
          <w:delText xml:space="preserve">) in</w:delText>
        </w:r>
      </w:del>
      <w:del w:id="534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344" w:author="PR Preview" w:date="2026-01-01T00:00:00Z">
        <w:r>
          <w:delText xml:space="preserve"> </w:delText>
        </w:r>
      </w:del>
      <w:del w:id="5345" w:author="PR Preview" w:date="2026-01-01T00:00:00Z">
        <w:r>
          <w:delText xml:space="preserve">at</w:delText>
        </w:r>
      </w:del>
      <w:del w:id="53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5347" w:author="PR Preview" w:date="2026-01-01T00:00:00Z">
        <w:r>
          <w:delText xml:space="preserve"> </w:delText>
        </w:r>
      </w:del>
      <w:del w:id="5348" w:author="PR Preview" w:date="2026-01-01T00:00:00Z">
        <w:r>
          <w:delText xml:space="preserve">is</w:delText>
        </w:r>
      </w:del>
    </w:p>
    <w:p>
      <w:pPr>
        <w:pStyle w:val="BodyText"/>
      </w:pPr>
      <w:ins w:id="5349" w:author="PR Preview" w:date="2026-01-01T00:00:00Z">
        <w:r>
          <w:rPr>
            <w:b/>
            <w:bCs/>
          </w:rPr>
          <w:t xml:space="preserve">Example 31 (Mixed partial derivatives agree)</w:t>
        </w:r>
      </w:ins>
      <w:ins w:id="5350" w:author="PR Preview" w:date="2026-01-01T00:00:00Z">
        <w:r>
          <w:t xml:space="preserve"> </w:t>
        </w:r>
      </w:ins>
      <w:ins w:id="5351" w:author="PR Preview" w:date="2026-01-01T00:00:00Z">
        <w:r>
          <w:t xml:space="preserve">In</w:t>
        </w:r>
      </w:ins>
      <w:ins w:id="5352" w:author="PR Preview" w:date="2026-01-01T00:00:00Z">
        <w:r>
          <w:t xml:space="preserve"> </w:t>
        </w:r>
      </w:ins>
      <w:hyperlink w:anchor="exm-hessian">
        <w:ins w:id="5353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5354" w:author="PR Preview" w:date="2026-01-01T00:00:00Z">
        <w:r>
          <w:t xml:space="preserve">, the</w:t>
        </w:r>
      </w:ins>
      <w:ins w:id="53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356" w:author="PR Preview" w:date="2026-01-01T00:00:00Z">
        <w:r>
          <w:t xml:space="preserve"> </w:t>
        </w:r>
      </w:ins>
      <w:ins w:id="5357" w:author="PR Preview" w:date="2026-01-01T00:00:00Z">
        <w:r>
          <w:t xml:space="preserve">and</w:t>
        </w:r>
      </w:ins>
      <w:ins w:id="53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359" w:author="PR Preview" w:date="2026-01-01T00:00:00Z">
        <w:r>
          <w:t xml:space="preserve"> </w:t>
        </w:r>
      </w:ins>
      <w:ins w:id="5360" w:author="PR Preview" w:date="2026-01-01T00:00:00Z">
        <w:r>
          <w:t xml:space="preserve">entries of</w:t>
        </w:r>
      </w:ins>
      <w:ins w:id="5361" w:author="PR Preview" w:date="2026-01-01T00:00:00Z">
        <w:r>
          <w:t xml:space="preserve"> </w:t>
        </w:r>
      </w:ins>
      <w:ins w:id="5362" w:author="PR Preview" w:date="2026-01-01T00:00:00Z">
        <w:r>
          <w:t xml:space="preserve">$\mathbf{H}_f(\mathord{\smash[b]{\underset{\raise.3ex\hbox{$\scriptstyle\sim$}}{x}}\vphantom{x}})$</w:t>
        </w:r>
      </w:ins>
      <w:ins w:id="5363" w:author="PR Preview" w:date="2026-01-01T00:00:00Z">
        <w:r>
          <w:t xml:space="preserve"> </w:t>
        </w:r>
      </w:ins>
      <w:ins w:id="5364" w:author="PR Preview" w:date="2026-01-01T00:00:00Z">
        <w:r>
          <w:t xml:space="preserve">are both</w:t>
        </w:r>
      </w:ins>
      <w:ins w:id="5365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ins w:id="5366" w:author="PR Preview" w:date="2026-01-01T00:00:00Z">
        <w:r>
          <w:t xml:space="preserve">.</w:t>
        </w:r>
      </w:ins>
    </w:p>
    <w:bookmarkEnd w:id="156"/>
    <w:bookmarkStart w:id="157" w:name="exm-hessian-not-symmetric"/>
    <w:p>
      <w:pPr>
        <w:pStyle w:val="BodyText"/>
      </w:pPr>
      <w:ins w:id="5367" w:author="PR Preview" w:date="2026-01-01T00:00:00Z">
        <w:r>
          <w:rPr>
            <w:b/>
            <w:bCs/>
          </w:rPr>
          <w:t xml:space="preserve">Example 32 (Without continuity, the mixed partials can differ)</w:t>
        </w:r>
      </w:ins>
      <w:ins w:id="5368" w:author="PR Preview" w:date="2026-01-01T00:00:00Z">
        <w:r>
          <w:t xml:space="preserve"> </w:t>
        </w:r>
      </w:ins>
      <w:ins w:id="5369" w:author="PR Preview" w:date="2026-01-01T00:00:00Z">
        <w:r>
          <w:t xml:space="preserve">Let</w:t>
        </w:r>
      </w:ins>
      <w:ins w:id="537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ins w:id="5371" w:author="PR Preview" w:date="2026-01-01T00:00:00Z">
        <w:r>
          <w:t xml:space="preserve"> </w:t>
        </w:r>
      </w:ins>
      <w:ins w:id="5372" w:author="PR Preview" w:date="2026-01-01T00:00:00Z">
        <w:r>
          <w:t xml:space="preserve">for</w:t>
        </w:r>
      </w:ins>
      <w:ins w:id="5373" w:author="PR Preview" w:date="2026-01-01T00:00:00Z">
        <w:r>
          <w:t xml:space="preserve"> </w:t>
        </w:r>
      </w:ins>
      <w:ins w:id="5374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5375" w:author="PR Preview" w:date="2026-01-01T00:00:00Z">
        <w:r>
          <w:t xml:space="preserve">, and</w:t>
        </w:r>
      </w:ins>
      <w:ins w:id="5376" w:author="PR Preview" w:date="2026-01-01T00:00:00Z">
        <w:r>
          <w:t xml:space="preserve"> </w:t>
        </w:r>
      </w:ins>
      <w:ins w:id="5377" w:author="PR Preview" w:date="2026-01-01T00:00:00Z">
        <w:r>
          <w:t xml:space="preserve">$f(\mathord{\smash[b]{\underset{\raise.3ex\hbox{$\scriptstyle\sim$}}{0}}\vphantom{0}}) = 0$</w:t>
        </w:r>
      </w:ins>
      <w:ins w:id="5378" w:author="PR Preview" w:date="2026-01-01T00:00:00Z">
        <w:r>
          <w:t xml:space="preserve">.</w:t>
        </w:r>
      </w:ins>
      <w:ins w:id="5379" w:author="PR Preview" w:date="2026-01-01T00:00:00Z">
        <w:r>
          <w:t xml:space="preserve"> </w:t>
        </w:r>
      </w:ins>
      <w:ins w:id="5380" w:author="PR Preview" w:date="2026-01-01T00:00:00Z">
        <w:r>
          <w:t xml:space="preserve">For</w:t>
        </w:r>
      </w:ins>
      <w:ins w:id="538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5382" w:author="PR Preview" w:date="2026-01-01T00:00:00Z">
        <w:r>
          <w:t xml:space="preserve">, the partial derivative (</w:t>
        </w:r>
      </w:ins>
      <w:hyperlink w:anchor="def-partial-derivative">
        <w:ins w:id="538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84" w:author="PR Preview" w:date="2026-01-01T00:00:00Z">
        <w:r>
          <w:t xml:space="preserve">) in</w:t>
        </w:r>
      </w:ins>
      <w:ins w:id="538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386" w:author="PR Preview" w:date="2026-01-01T00:00:00Z">
        <w:r>
          <w:t xml:space="preserve"> </w:t>
        </w:r>
      </w:ins>
      <w:ins w:id="5387" w:author="PR Preview" w:date="2026-01-01T00:00:00Z">
        <w:r>
          <w:t xml:space="preserve">at</w:t>
        </w:r>
      </w:ins>
      <w:ins w:id="53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389" w:author="PR Preview" w:date="2026-01-01T00:00:00Z">
        <w:r>
          <w:t xml:space="preserve"> </w:t>
        </w:r>
      </w:ins>
      <w:ins w:id="5390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391" w:author="PR Preview" w:date="2026-01-01T00:00:00Z">
        <w:r>
          <w:delText xml:space="preserve">so</w:delText>
        </w:r>
      </w:del>
      <w:del w:id="539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5393" w:author="PR Preview" w:date="2026-01-01T00:00:00Z">
        <w:r>
          <w:delText xml:space="preserve"> </w:delText>
        </w:r>
      </w:del>
      <w:del w:id="5394" w:author="PR Preview" w:date="2026-01-01T00:00:00Z">
        <w:r>
          <w:delText xml:space="preserve">holds at</w:delText>
        </w:r>
      </w:del>
      <w:del w:id="53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396" w:author="PR Preview" w:date="2026-01-01T00:00:00Z">
        <w:r>
          <w:delText xml:space="preserve"> </w:delText>
        </w:r>
      </w:del>
      <w:del w:id="5397" w:author="PR Preview" w:date="2026-01-01T00:00:00Z">
        <w:r>
          <w:delText xml:space="preserve">too.</w:delText>
        </w:r>
      </w:del>
      <w:del w:id="5398" w:author="PR Preview" w:date="2026-01-01T00:00:00Z">
        <w:r>
          <w:delText xml:space="preserve"> </w:delText>
        </w:r>
      </w:del>
      <w:del w:id="5399" w:author="PR Preview" w:date="2026-01-01T00:00:00Z">
        <w:r>
          <w:delText xml:space="preserve">In the same way, with the roles of</w:delText>
        </w:r>
      </w:del>
      <w:del w:id="54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401" w:author="PR Preview" w:date="2026-01-01T00:00:00Z">
        <w:r>
          <w:delText xml:space="preserve"> </w:delText>
        </w:r>
      </w:del>
      <w:del w:id="5402" w:author="PR Preview" w:date="2026-01-01T00:00:00Z">
        <w:r>
          <w:delText xml:space="preserve">and</w:delText>
        </w:r>
      </w:del>
      <w:del w:id="540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5404" w:author="PR Preview" w:date="2026-01-01T00:00:00Z">
        <w:r>
          <w:delText xml:space="preserve"> </w:delText>
        </w:r>
      </w:del>
      <w:del w:id="5405" w:author="PR Preview" w:date="2026-01-01T00:00:00Z">
        <w:r>
          <w:delText xml:space="preserve">swapped,</w:delText>
        </w:r>
      </w:del>
      <w:del w:id="540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5407" w:author="PR Preview" w:date="2026-01-01T00:00:00Z">
        <w:r>
          <w:delText xml:space="preserve">,</w:delText>
        </w:r>
      </w:del>
      <w:del w:id="5408" w:author="PR Preview" w:date="2026-01-01T00:00:00Z">
        <w:r>
          <w:delText xml:space="preserve"> </w:delText>
        </w:r>
      </w:del>
      <w:del w:id="5409" w:author="PR Preview" w:date="2026-01-01T00:00:00Z">
        <w:r>
          <w:delText xml:space="preserve">so</w:delText>
        </w:r>
      </w:del>
      <w:del w:id="541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5411" w:author="PR Preview" w:date="2026-01-01T00:00:00Z">
        <w:r>
          <w:delText xml:space="preserve"> </w:delText>
        </w:r>
      </w:del>
      <w:del w:id="5412" w:author="PR Preview" w:date="2026-01-01T00:00:00Z">
        <w:r>
          <w:delText xml:space="preserve">for every</w:delText>
        </w:r>
      </w:del>
      <w:del w:id="54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414" w:author="PR Preview" w:date="2026-01-01T00:00:00Z">
        <w:r>
          <w:delText xml:space="preserve">.</w:delText>
        </w:r>
      </w:del>
      <w:del w:id="5415" w:author="PR Preview" w:date="2026-01-01T00:00:00Z">
        <w:r>
          <w:delText xml:space="preserve"> </w:delText>
        </w:r>
      </w:del>
      <w:del w:id="5416" w:author="PR Preview" w:date="2026-01-01T00:00:00Z">
        <w:r>
          <w:delText xml:space="preserve">So at</w:delText>
        </w:r>
      </w:del>
      <w:del w:id="541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18" w:author="PR Preview" w:date="2026-01-01T00:00:00Z">
        <w:r>
          <w:delText xml:space="preserve"> </w:delText>
        </w:r>
      </w:del>
      <w:del w:id="5419" w:author="PR Preview" w:date="2026-01-01T00:00:00Z">
        <w:r>
          <w:delText xml:space="preserve">(</w:delText>
        </w:r>
      </w:del>
      <w:hyperlink w:anchor="def-hessian">
        <w:del w:id="5420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421" w:author="PR Preview" w:date="2026-01-01T00:00:00Z">
        <w:r>
          <w:delText xml:space="preserve">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del w:id="5422" w:author="PR Preview" w:date="2026-01-01T00:00:00Z">
        <w:r>
          <w:delText xml:space="preserve">the Hessian at</w:delText>
        </w:r>
      </w:del>
      <w:del w:id="542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24" w:author="PR Preview" w:date="2026-01-01T00:00:00Z">
        <w:r>
          <w:delText xml:space="preserve"> </w:delText>
        </w:r>
      </w:del>
      <w:del w:id="5425" w:author="PR Preview" w:date="2026-01-01T00:00:00Z">
        <w:r>
          <w:delText xml:space="preserve">is not symmetric.</w:delText>
        </w:r>
      </w:del>
      <w:del w:id="5426" w:author="PR Preview" w:date="2026-01-01T00:00:00Z">
        <w:r>
          <w:delText xml:space="preserve"> </w:delText>
        </w:r>
      </w:del>
      <w:del w:id="5427" w:author="PR Preview" w:date="2026-01-01T00:00:00Z">
        <w:r>
          <w:delText xml:space="preserve">By</w:delText>
        </w:r>
      </w:del>
      <w:del w:id="5428" w:author="PR Preview" w:date="2026-01-01T00:00:00Z">
        <w:r>
          <w:delText xml:space="preserve"> </w:delText>
        </w:r>
      </w:del>
      <w:hyperlink w:anchor="thm-hessian-symmetric">
        <w:del w:id="542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430" w:author="PR Preview" w:date="2026-01-01T00:00:00Z">
        <w:r>
          <w:delText xml:space="preserve">, then, the second partial derivatives of this</w:delText>
        </w:r>
      </w:del>
      <w:del w:id="5431" w:author="PR Preview" w:date="2026-01-01T00:00:00Z">
        <w:r>
          <w:delText xml:space="preserve"> </w:delText>
        </w:r>
      </w:del>
      <m:oMath>
        <m:r>
          <m:t>f</m:t>
        </m:r>
      </m:oMath>
      <w:del w:id="5432" w:author="PR Preview" w:date="2026-01-01T00:00:00Z">
        <w:r>
          <w:delText xml:space="preserve"> </w:delText>
        </w:r>
      </w:del>
      <w:del w:id="5433" w:author="PR Preview" w:date="2026-01-01T00:00:00Z">
        <w:r>
          <w:delText xml:space="preserve">cannot all be continuous near</w:delText>
        </w:r>
      </w:del>
      <w:del w:id="543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35" w:author="PR Preview" w:date="2026-01-01T00:00:00Z">
        <w:r>
          <w:delText xml:space="preserve">.</w:delText>
        </w:r>
      </w:del>
    </w:p>
    <w:p>
      <w:pPr>
        <w:pStyle w:val="BodyText"/>
      </w:pPr>
      <w:del w:id="5436" w:author="PR Preview" w:date="2026-01-01T00:00:00Z">
        <w:r>
          <w:rPr>
            <w:b/>
            <w:bCs/>
          </w:rPr>
          <w:delText xml:space="preserve">Theorem 15 (Hessian of a quadratic form)</w:delText>
        </w:r>
      </w:del>
      <w:del w:id="5437" w:author="PR Preview" w:date="2026-01-01T00:00:00Z">
        <w:r>
          <w:delText xml:space="preserve"> </w:delText>
        </w:r>
      </w:del>
      <w:del w:id="5438" w:author="PR Preview" w:date="2026-01-01T00:00:00Z">
        <w:r>
          <w:delText xml:space="preserve">If</w:delText>
        </w:r>
      </w:del>
      <w:del w:id="543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440" w:author="PR Preview" w:date="2026-01-01T00:00:00Z">
        <w:r>
          <w:delText xml:space="preserve"> </w:delText>
        </w:r>
      </w:del>
      <w:del w:id="5441" w:author="PR Preview" w:date="2026-01-01T00:00:00Z">
        <w:r>
          <w:delText xml:space="preserve">is a symmetric</w:delText>
        </w:r>
      </w:del>
      <w:del w:id="544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443" w:author="PR Preview" w:date="2026-01-01T00:00:00Z">
        <w:r>
          <w:delText xml:space="preserve"> </w:delText>
        </w:r>
      </w:del>
      <w:del w:id="5444" w:author="PR Preview" w:date="2026-01-01T00:00:00Z">
        <w:r>
          <w:delText xml:space="preserve">matrix that is constant with respect to</w:delText>
        </w:r>
      </w:del>
      <w:del w:id="544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46" w:author="PR Preview" w:date="2026-01-01T00:00:00Z">
        <w:r>
          <w:delText xml:space="preserve">,</w:delText>
        </w:r>
      </w:del>
      <w:del w:id="5447" w:author="PR Preview" w:date="2026-01-01T00:00:00Z">
        <w:r>
          <w:delText xml:space="preserve"> </w:delText>
        </w:r>
      </w:del>
      <w:del w:id="5448" w:author="PR Preview" w:date="2026-01-01T00:00:00Z">
        <w:r>
          <w:delText xml:space="preserve">then</w:delText>
        </w:r>
      </w:del>
      <w:del w:id="544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50" w:author="PR Preview" w:date="2026-01-01T00:00:00Z">
        <w:r>
          <w:delText xml:space="preserve"> </w:delText>
        </w:r>
      </w:del>
      <w:del w:id="5451" w:author="PR Preview" w:date="2026-01-01T00:00:00Z">
        <w:r>
          <w:delText xml:space="preserve">has</w:delText>
        </w:r>
      </w:del>
      <w:del w:id="545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del w:id="5453" w:author="PR Preview" w:date="2026-01-01T00:00:00Z">
        <w:r>
          <w:delText xml:space="preserve"> </w:delText>
        </w:r>
      </w:del>
      <w:del w:id="5454" w:author="PR Preview" w:date="2026-01-01T00:00:00Z">
        <w:r>
          <w:delText xml:space="preserve">for every</w:delText>
        </w:r>
      </w:del>
      <w:del w:id="545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56" w:author="PR Preview" w:date="2026-01-01T00:00:00Z">
        <w:r>
          <w:delText xml:space="preserve">.</w:delText>
        </w:r>
      </w:del>
    </w:p>
    <w:p>
      <w:pPr>
        <w:pStyle w:val="BodyText"/>
      </w:pPr>
      <w:ins w:id="5457" w:author="PR Preview" w:date="2026-01-01T00:00:00Z">
        <w:r>
          <w:t xml:space="preserve">$$
    \begin{aligned}
    \frac{\partial}{\partial x_1} f(\mathord{\smash[b]{\underset{\raise.3ex\hbox{$\scriptstyle\sim$}}{0}}\vphantom{0}}) &amp;= \lim_{h \to 0} (0 - 0)/h \\
    &amp;= 0,
    \end{aligned}
    $$</w:t>
        </w:r>
      </w:ins>
    </w:p>
    <w:p>
      <w:pPr>
        <w:pStyle w:val="FirstParagraph"/>
      </w:pPr>
      <w:ins w:id="5458" w:author="PR Preview" w:date="2026-01-01T00:00:00Z">
        <w:r>
          <w:t xml:space="preserve">so</w:t>
        </w:r>
      </w:ins>
      <w:ins w:id="545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5460" w:author="PR Preview" w:date="2026-01-01T00:00:00Z">
        <w:r>
          <w:t xml:space="preserve"> </w:t>
        </w:r>
      </w:ins>
      <w:ins w:id="5461" w:author="PR Preview" w:date="2026-01-01T00:00:00Z">
        <w:r>
          <w:t xml:space="preserve">holds at</w:t>
        </w:r>
      </w:ins>
      <w:ins w:id="546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5463" w:author="PR Preview" w:date="2026-01-01T00:00:00Z">
        <w:r>
          <w:t xml:space="preserve"> </w:t>
        </w:r>
      </w:ins>
      <w:ins w:id="5464" w:author="PR Preview" w:date="2026-01-01T00:00:00Z">
        <w:r>
          <w:t xml:space="preserve">too.</w:t>
        </w:r>
      </w:ins>
      <w:ins w:id="5465" w:author="PR Preview" w:date="2026-01-01T00:00:00Z">
        <w:r>
          <w:t xml:space="preserve"> </w:t>
        </w:r>
      </w:ins>
      <w:ins w:id="5466" w:author="PR Preview" w:date="2026-01-01T00:00:00Z">
        <w:r>
          <w:t xml:space="preserve">In the same way, with the roles of</w:t>
        </w:r>
      </w:ins>
      <w:ins w:id="54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468" w:author="PR Preview" w:date="2026-01-01T00:00:00Z">
        <w:r>
          <w:t xml:space="preserve"> </w:t>
        </w:r>
      </w:ins>
      <w:ins w:id="5469" w:author="PR Preview" w:date="2026-01-01T00:00:00Z">
        <w:r>
          <w:t xml:space="preserve">and</w:t>
        </w:r>
      </w:ins>
      <w:ins w:id="547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5471" w:author="PR Preview" w:date="2026-01-01T00:00:00Z">
        <w:r>
          <w:t xml:space="preserve"> </w:t>
        </w:r>
      </w:ins>
      <w:ins w:id="5472" w:author="PR Preview" w:date="2026-01-01T00:00:00Z">
        <w:r>
          <w:t xml:space="preserve">swapped,</w:t>
        </w:r>
      </w:ins>
      <w:ins w:id="54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5474" w:author="PR Preview" w:date="2026-01-01T00:00:00Z">
        <w:r>
          <w:t xml:space="preserve">,</w:t>
        </w:r>
      </w:ins>
      <w:ins w:id="5475" w:author="PR Preview" w:date="2026-01-01T00:00:00Z">
        <w:r>
          <w:t xml:space="preserve"> </w:t>
        </w:r>
      </w:ins>
      <w:ins w:id="5476" w:author="PR Preview" w:date="2026-01-01T00:00:00Z">
        <w:r>
          <w:t xml:space="preserve">so</w:t>
        </w:r>
      </w:ins>
      <w:ins w:id="54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5478" w:author="PR Preview" w:date="2026-01-01T00:00:00Z">
        <w:r>
          <w:t xml:space="preserve"> </w:t>
        </w:r>
      </w:ins>
      <w:ins w:id="5479" w:author="PR Preview" w:date="2026-01-01T00:00:00Z">
        <w:r>
          <w:t xml:space="preserve">for every</w:t>
        </w:r>
      </w:ins>
      <w:ins w:id="54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481" w:author="PR Preview" w:date="2026-01-01T00:00:00Z">
        <w:r>
          <w:t xml:space="preserve">.</w:t>
        </w:r>
      </w:ins>
      <w:ins w:id="5482" w:author="PR Preview" w:date="2026-01-01T00:00:00Z">
        <w:r>
          <w:t xml:space="preserve"> </w:t>
        </w:r>
      </w:ins>
      <w:ins w:id="5483" w:author="PR Preview" w:date="2026-01-01T00:00:00Z">
        <w:r>
          <w:t xml:space="preserve">So at</w:t>
        </w:r>
      </w:ins>
      <w:ins w:id="5484" w:author="PR Preview" w:date="2026-01-01T00:00:00Z">
        <w:r>
          <w:t xml:space="preserve"> </w:t>
        </w:r>
      </w:ins>
      <w:ins w:id="5485" w:author="PR Preview" w:date="2026-01-01T00:00:00Z">
        <w:r>
          <w:t xml:space="preserve">$\mathord{\smash[b]{\underset{\raise.3ex\hbox{$\scriptstyle\sim$}}{0}}\vphantom{0}}$</w:t>
        </w:r>
      </w:ins>
      <w:ins w:id="5486" w:author="PR Preview" w:date="2026-01-01T00:00:00Z">
        <w:r>
          <w:t xml:space="preserve"> </w:t>
        </w:r>
      </w:ins>
      <w:ins w:id="5487" w:author="PR Preview" w:date="2026-01-01T00:00:00Z">
        <w:r>
          <w:t xml:space="preserve">(</w:t>
        </w:r>
      </w:ins>
      <w:hyperlink w:anchor="def-hessian">
        <w:ins w:id="548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489" w:author="PR Preview" w:date="2026-01-01T00:00:00Z">
        <w:r>
          <w:t xml:space="preserve">)</w:t>
        </w:r>
      </w:ins>
    </w:p>
    <w:p>
      <w:pPr>
        <w:pStyle w:val="BodyText"/>
      </w:pPr>
      <w:ins w:id="5490" w:author="PR Preview" w:date="2026-01-01T00:00:00Z">
        <w:r>
  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  </w:r>
      </w:ins>
    </w:p>
    <w:p>
      <w:pPr>
        <w:pStyle w:val="FirstParagraph"/>
      </w:pPr>
      <w:ins w:id="5491" w:author="PR Preview" w:date="2026-01-01T00:00:00Z">
        <w:r>
          <w:t xml:space="preserve">the Hessian at</w:t>
        </w:r>
      </w:ins>
      <w:ins w:id="5492" w:author="PR Preview" w:date="2026-01-01T00:00:00Z">
        <w:r>
          <w:t xml:space="preserve"> </w:t>
        </w:r>
      </w:ins>
      <w:ins w:id="5493" w:author="PR Preview" w:date="2026-01-01T00:00:00Z">
        <w:r>
          <w:t xml:space="preserve">$\mathord{\smash[b]{\underset{\raise.3ex\hbox{$\scriptstyle\sim$}}{0}}\vphantom{0}}$</w:t>
        </w:r>
      </w:ins>
      <w:ins w:id="5494" w:author="PR Preview" w:date="2026-01-01T00:00:00Z">
        <w:r>
          <w:t xml:space="preserve"> </w:t>
        </w:r>
      </w:ins>
      <w:ins w:id="5495" w:author="PR Preview" w:date="2026-01-01T00:00:00Z">
        <w:r>
          <w:t xml:space="preserve">is not symmetric.</w:t>
        </w:r>
      </w:ins>
      <w:ins w:id="5496" w:author="PR Preview" w:date="2026-01-01T00:00:00Z">
        <w:r>
          <w:t xml:space="preserve"> </w:t>
        </w:r>
      </w:ins>
      <w:ins w:id="5497" w:author="PR Preview" w:date="2026-01-01T00:00:00Z">
        <w:r>
          <w:t xml:space="preserve">By</w:t>
        </w:r>
      </w:ins>
      <w:ins w:id="5498" w:author="PR Preview" w:date="2026-01-01T00:00:00Z">
        <w:r>
          <w:t xml:space="preserve"> </w:t>
        </w:r>
      </w:ins>
      <w:hyperlink w:anchor="thm-hessian-symmetric">
        <w:ins w:id="5499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5500" w:author="PR Preview" w:date="2026-01-01T00:00:00Z">
        <w:r>
          <w:t xml:space="preserve">, then, the second partial derivatives of this</w:t>
        </w:r>
      </w:ins>
      <w:ins w:id="5501" w:author="PR Preview" w:date="2026-01-01T00:00:00Z">
        <w:r>
          <w:t xml:space="preserve"> </w:t>
        </w:r>
      </w:ins>
      <m:oMath>
        <m:r>
          <m:t>f</m:t>
        </m:r>
      </m:oMath>
      <w:ins w:id="5502" w:author="PR Preview" w:date="2026-01-01T00:00:00Z">
        <w:r>
          <w:t xml:space="preserve"> </w:t>
        </w:r>
      </w:ins>
      <w:ins w:id="5503" w:author="PR Preview" w:date="2026-01-01T00:00:00Z">
        <w:r>
          <w:t xml:space="preserve">cannot all be continuous near</w:t>
        </w:r>
      </w:ins>
      <w:ins w:id="5504" w:author="PR Preview" w:date="2026-01-01T00:00:00Z">
        <w:r>
          <w:t xml:space="preserve"> </w:t>
        </w:r>
      </w:ins>
      <w:ins w:id="5505" w:author="PR Preview" w:date="2026-01-01T00:00:00Z">
        <w:r>
          <w:t xml:space="preserve">$\mathord{\smash[b]{\underset{\raise.3ex\hbox{$\scriptstyle\sim$}}{0}}\vphantom{0}}$</w:t>
        </w:r>
      </w:ins>
      <w:ins w:id="5506" w:author="PR Preview" w:date="2026-01-01T00:00:00Z">
        <w:r>
          <w:t xml:space="preserve">.</w:t>
        </w:r>
      </w:ins>
    </w:p>
    <w:bookmarkEnd w:id="157"/>
    <w:bookmarkStart w:id="158" w:name="thm-hessian-quadratic"/>
    <w:p>
      <w:pPr>
        <w:pStyle w:val="BodyText"/>
      </w:pPr>
      <w:ins w:id="5507" w:author="PR Preview" w:date="2026-01-01T00:00:00Z">
        <w:r>
          <w:rPr>
            <w:b/>
            <w:bCs/>
          </w:rPr>
          <w:t xml:space="preserve">Theorem 15 (Hessian of a quadratic form)</w:t>
        </w:r>
      </w:ins>
      <w:ins w:id="5508" w:author="PR Preview" w:date="2026-01-01T00:00:00Z">
        <w:r>
          <w:t xml:space="preserve"> </w:t>
        </w:r>
      </w:ins>
      <w:ins w:id="5509" w:author="PR Preview" w:date="2026-01-01T00:00:00Z">
        <w:r>
          <w:t xml:space="preserve">If</w:t>
        </w:r>
      </w:ins>
      <w:ins w:id="551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5511" w:author="PR Preview" w:date="2026-01-01T00:00:00Z">
        <w:r>
          <w:t xml:space="preserve"> </w:t>
        </w:r>
      </w:ins>
      <w:ins w:id="5512" w:author="PR Preview" w:date="2026-01-01T00:00:00Z">
        <w:r>
          <w:t xml:space="preserve">is a symmetric</w:t>
        </w:r>
      </w:ins>
      <w:ins w:id="55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514" w:author="PR Preview" w:date="2026-01-01T00:00:00Z">
        <w:r>
          <w:t xml:space="preserve"> </w:t>
        </w:r>
      </w:ins>
      <w:ins w:id="5515" w:author="PR Preview" w:date="2026-01-01T00:00:00Z">
        <w:r>
          <w:t xml:space="preserve">matrix that is constant with respect to</w:t>
        </w:r>
      </w:ins>
      <w:ins w:id="5516" w:author="PR Preview" w:date="2026-01-01T00:00:00Z">
        <w:r>
          <w:t xml:space="preserve"> </w:t>
        </w:r>
      </w:ins>
      <w:ins w:id="5517" w:author="PR Preview" w:date="2026-01-01T00:00:00Z">
        <w:r>
          <w:t xml:space="preserve">$\mathord{\smash[b]{\underset{\raise.3ex\hbox{$\scriptstyle\sim$}}{x}}\vphantom{x}}$</w:t>
        </w:r>
      </w:ins>
      <w:ins w:id="5518" w:author="PR Preview" w:date="2026-01-01T00:00:00Z">
        <w:r>
          <w:t xml:space="preserve">,</w:t>
        </w:r>
      </w:ins>
      <w:ins w:id="5519" w:author="PR Preview" w:date="2026-01-01T00:00:00Z">
        <w:r>
          <w:t xml:space="preserve"> </w:t>
        </w:r>
      </w:ins>
      <w:ins w:id="5520" w:author="PR Preview" w:date="2026-01-01T00:00:00Z">
        <w:r>
          <w:t xml:space="preserve">then</w:t>
        </w:r>
      </w:ins>
      <w:ins w:id="5521" w:author="PR Preview" w:date="2026-01-01T00:00:00Z">
        <w:r>
          <w:t xml:space="preserve"> </w:t>
        </w:r>
      </w:ins>
      <w:ins w:id="5522" w:author="PR Preview" w:date="2026-01-01T00:00:00Z">
        <w:r>
  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  </w:r>
      </w:ins>
      <w:ins w:id="5523" w:author="PR Preview" w:date="2026-01-01T00:00:00Z">
        <w:r>
          <w:t xml:space="preserve"> </w:t>
        </w:r>
      </w:ins>
      <w:ins w:id="5524" w:author="PR Preview" w:date="2026-01-01T00:00:00Z">
        <w:r>
          <w:t xml:space="preserve">has</w:t>
        </w:r>
      </w:ins>
      <w:ins w:id="5525" w:author="PR Preview" w:date="2026-01-01T00:00:00Z">
        <w:r>
          <w:t xml:space="preserve"> </w:t>
        </w:r>
      </w:ins>
      <w:ins w:id="5526" w:author="PR Preview" w:date="2026-01-01T00:00:00Z">
        <w:r>
          <w:t xml:space="preserve">$\mathbf{H}_f(\mathord{\smash[b]{\underset{\raise.3ex\hbox{$\scriptstyle\sim$}}{x}}\vphantom{x}}) = 2 \mathbf{S}$</w:t>
        </w:r>
      </w:ins>
      <w:ins w:id="5527" w:author="PR Preview" w:date="2026-01-01T00:00:00Z">
        <w:r>
          <w:t xml:space="preserve"> </w:t>
        </w:r>
      </w:ins>
      <w:ins w:id="5528" w:author="PR Preview" w:date="2026-01-01T00:00:00Z">
        <w:r>
          <w:t xml:space="preserve">for every</w:t>
        </w:r>
      </w:ins>
      <w:ins w:id="5529" w:author="PR Preview" w:date="2026-01-01T00:00:00Z">
        <w:r>
          <w:t xml:space="preserve"> </w:t>
        </w:r>
      </w:ins>
      <w:ins w:id="5530" w:author="PR Preview" w:date="2026-01-01T00:00:00Z">
        <w:r>
          <w:t xml:space="preserve">$\mathord{\smash[b]{\underset{\raise.3ex\hbox{$\scriptstyle\sim$}}{x}}\vphantom{x}}$</w:t>
        </w:r>
      </w:ins>
      <w:ins w:id="5531" w:author="PR Preview" w:date="2026-01-01T00:00:00Z">
        <w:r>
          <w:t xml:space="preserve">.</w:t>
        </w:r>
      </w:ins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del w:id="5532" w:author="PR Preview" w:date="2026-01-01T00:00:00Z">
        <w:r>
          <w:rPr>
            <w:b/>
            <w:bCs/>
          </w:rPr>
          <w:delText xml:space="preserve">Example 33 (The Hessian of a</w:delText>
        </w:r>
      </w:del>
      <w:del w:id="5533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534" w:author="PR Preview" w:date="2026-01-01T00:00:00Z">
        <w:r>
          <w:rPr>
            <w:b/>
            <w:bCs/>
          </w:rPr>
          <w:delText xml:space="preserve"> </w:delText>
        </w:r>
      </w:del>
      <w:del w:id="5535" w:author="PR Preview" w:date="2026-01-01T00:00:00Z">
        <w:r>
          <w:rPr>
            <w:b/>
            <w:bCs/>
          </w:rPr>
          <w:delText xml:space="preserve">quadratic form)</w:delText>
        </w:r>
      </w:del>
      <w:del w:id="5536" w:author="PR Preview" w:date="2026-01-01T00:00:00Z">
        <w:r>
          <w:delText xml:space="preserve"> </w:delText>
        </w:r>
      </w:del>
      <w:del w:id="5537" w:author="PR Preview" w:date="2026-01-01T00:00:00Z">
        <w:r>
          <w:delText xml:space="preserve">For</w:delText>
        </w:r>
      </w:del>
      <w:del w:id="553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539" w:author="PR Preview" w:date="2026-01-01T00:00:00Z">
        <w:r>
          <w:delText xml:space="preserve"> </w:delText>
        </w:r>
      </w:del>
      <w:del w:id="5540" w:author="PR Preview" w:date="2026-01-01T00:00:00Z">
        <w:r>
          <w:delText xml:space="preserve">as in</w:delText>
        </w:r>
      </w:del>
      <w:del w:id="5541" w:author="PR Preview" w:date="2026-01-01T00:00:00Z">
        <w:r>
          <w:delText xml:space="preserve"> </w:delText>
        </w:r>
      </w:del>
      <w:hyperlink w:anchor="exm-deriv-quadratic-form">
        <w:del w:id="5542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5543" w:author="PR Preview" w:date="2026-01-01T00:00:00Z">
        <w:r>
          <w:delText xml:space="preserve">,</w:delText>
        </w:r>
      </w:del>
      <w:del w:id="5544" w:author="PR Preview" w:date="2026-01-01T00:00:00Z">
        <w:r>
          <w:delText xml:space="preserve"> </w:delText>
        </w:r>
      </w:del>
      <w:hyperlink w:anchor="thm-hessian-quadratic">
        <w:del w:id="5545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5546" w:author="PR Preview" w:date="2026-01-01T00:00:00Z">
        <w:r>
          <w:delText xml:space="preserve"> </w:delText>
        </w:r>
      </w:del>
      <w:del w:id="5547" w:author="PR Preview" w:date="2026-01-01T00:00:00Z">
        <w:r>
          <w:delText xml:space="preserve">gives</w:delText>
        </w:r>
      </w:del>
      <w:del w:id="554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5549" w:author="PR Preview" w:date="2026-01-01T00:00:00Z">
        <w:r>
          <w:delText xml:space="preserve">.</w:delText>
        </w:r>
      </w:del>
      <w:del w:id="5550" w:author="PR Preview" w:date="2026-01-01T00:00:00Z">
        <w:r>
          <w:delText xml:space="preserve"> </w:delText>
        </w:r>
      </w:del>
      <w:del w:id="5551" w:author="PR Preview" w:date="2026-01-01T00:00:00Z">
        <w:r>
          <w:delText xml:space="preserve">Directly, the gradient found there, with</w:delText>
        </w:r>
      </w:del>
      <w:del w:id="555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5553" w:author="PR Preview" w:date="2026-01-01T00:00:00Z">
        <w:r>
          <w:delText xml:space="preserve"> </w:delText>
        </w:r>
      </w:del>
      <w:del w:id="5554" w:author="PR Preview" w:date="2026-01-01T00:00:00Z">
        <w:r>
          <w:delText xml:space="preserve">renamed</w:delText>
        </w:r>
      </w:del>
      <w:del w:id="555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556" w:author="PR Preview" w:date="2026-01-01T00:00:00Z">
        <w:r>
          <w:delText xml:space="preserve">, is</w:delText>
        </w:r>
      </w:del>
      <w:del w:id="555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558" w:author="PR Preview" w:date="2026-01-01T00:00:00Z">
        <w:r>
          <w:delText xml:space="preserve">,</w:delText>
        </w:r>
      </w:del>
      <w:del w:id="5559" w:author="PR Preview" w:date="2026-01-01T00:00:00Z">
        <w:r>
          <w:delText xml:space="preserve"> </w:delText>
        </w:r>
      </w:del>
      <w:del w:id="5560" w:author="PR Preview" w:date="2026-01-01T00:00:00Z">
        <w:r>
          <w:delText xml:space="preserve">and differentiating its entries by</w:delText>
        </w:r>
      </w:del>
      <w:del w:id="55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5562" w:author="PR Preview" w:date="2026-01-01T00:00:00Z">
        <w:r>
          <w:delText xml:space="preserve"> </w:delText>
        </w:r>
      </w:del>
      <w:del w:id="5563" w:author="PR Preview" w:date="2026-01-01T00:00:00Z">
        <w:r>
          <w:delText xml:space="preserve">and by</w:delText>
        </w:r>
      </w:del>
      <w:del w:id="556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5565" w:author="PR Preview" w:date="2026-01-01T00:00:00Z">
        <w:r>
          <w:delText xml:space="preserve"> </w:delText>
        </w:r>
      </w:del>
      <w:del w:id="5566" w:author="PR Preview" w:date="2026-01-01T00:00:00Z">
        <w:r>
          <w:delText xml:space="preserve">(</w:delText>
        </w:r>
      </w:del>
      <w:hyperlink w:anchor="def-hessian">
        <w:del w:id="5567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5568" w:author="PR Preview" w:date="2026-01-01T00:00:00Z">
        <w:r>
          <w:delText xml:space="preserve">) 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5569" w:author="PR Preview" w:date="2026-01-01T00:00:00Z">
        <w:r>
  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  </w:r>
      </w:ins>
    </w:p>
    <w:bookmarkStart w:id="159" w:name="exm-hessian-quadratic"/>
    <w:p>
      <w:pPr>
        <w:pStyle w:val="FirstParagraph"/>
      </w:pPr>
      <w:ins w:id="5570" w:author="PR Preview" w:date="2026-01-01T00:00:00Z">
        <w:r>
          <w:rPr>
            <w:b/>
            <w:bCs/>
          </w:rPr>
          <w:t xml:space="preserve">Example 33 (The Hessian of a</w:t>
        </w:r>
      </w:ins>
      <w:ins w:id="5571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572" w:author="PR Preview" w:date="2026-01-01T00:00:00Z">
        <w:r>
          <w:rPr>
            <w:b/>
            <w:bCs/>
          </w:rPr>
          <w:t xml:space="preserve"> </w:t>
        </w:r>
      </w:ins>
      <w:ins w:id="5573" w:author="PR Preview" w:date="2026-01-01T00:00:00Z">
        <w:r>
          <w:rPr>
            <w:b/>
            <w:bCs/>
          </w:rPr>
          <w:t xml:space="preserve">quadratic form)</w:t>
        </w:r>
      </w:ins>
      <w:ins w:id="5574" w:author="PR Preview" w:date="2026-01-01T00:00:00Z">
        <w:r>
          <w:t xml:space="preserve"> </w:t>
        </w:r>
      </w:ins>
      <w:ins w:id="5575" w:author="PR Preview" w:date="2026-01-01T00:00:00Z">
        <w:r>
          <w:t xml:space="preserve">For</w:t>
        </w:r>
      </w:ins>
      <w:ins w:id="557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577" w:author="PR Preview" w:date="2026-01-01T00:00:00Z">
        <w:r>
          <w:t xml:space="preserve"> </w:t>
        </w:r>
      </w:ins>
      <w:ins w:id="5578" w:author="PR Preview" w:date="2026-01-01T00:00:00Z">
        <w:r>
          <w:t xml:space="preserve">as in</w:t>
        </w:r>
      </w:ins>
      <w:ins w:id="5579" w:author="PR Preview" w:date="2026-01-01T00:00:00Z">
        <w:r>
          <w:t xml:space="preserve"> </w:t>
        </w:r>
      </w:ins>
      <w:hyperlink w:anchor="exm-deriv-quadratic-form">
        <w:ins w:id="5580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5581" w:author="PR Preview" w:date="2026-01-01T00:00:00Z">
        <w:r>
          <w:t xml:space="preserve">,</w:t>
        </w:r>
      </w:ins>
      <w:ins w:id="5582" w:author="PR Preview" w:date="2026-01-01T00:00:00Z">
        <w:r>
          <w:t xml:space="preserve"> </w:t>
        </w:r>
      </w:ins>
      <w:hyperlink w:anchor="thm-hessian-quadratic">
        <w:ins w:id="5583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5584" w:author="PR Preview" w:date="2026-01-01T00:00:00Z">
        <w:r>
          <w:t xml:space="preserve"> </w:t>
        </w:r>
      </w:ins>
      <w:ins w:id="5585" w:author="PR Preview" w:date="2026-01-01T00:00:00Z">
        <w:r>
          <w:t xml:space="preserve">gives</w:t>
        </w:r>
      </w:ins>
      <w:ins w:id="5586" w:author="PR Preview" w:date="2026-01-01T00:00:00Z">
        <w:r>
          <w:t xml:space="preserve"> </w:t>
        </w:r>
      </w:ins>
      <w:ins w:id="5587" w:author="PR Preview" w:date="2026-01-01T00:00:00Z">
        <w:r>
          <w:t xml:space="preserve">$\mathbf{H}_f(\mathord{\smash[b]{\underset{\raise.3ex\hbox{$\scriptstyle\sim$}}{x}}\vphantom{x}}) = \begin{bmatrix} 6 &amp; 2 \\ 2 &amp; 4 \end{bmatrix}$</w:t>
        </w:r>
      </w:ins>
      <w:ins w:id="5588" w:author="PR Preview" w:date="2026-01-01T00:00:00Z">
        <w:r>
          <w:t xml:space="preserve">.</w:t>
        </w:r>
      </w:ins>
      <w:ins w:id="5589" w:author="PR Preview" w:date="2026-01-01T00:00:00Z">
        <w:r>
          <w:t xml:space="preserve"> </w:t>
        </w:r>
      </w:ins>
      <w:ins w:id="5590" w:author="PR Preview" w:date="2026-01-01T00:00:00Z">
        <w:r>
          <w:t xml:space="preserve">Directly, the gradient found there, with</w:t>
        </w:r>
      </w:ins>
      <w:ins w:id="559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5592" w:author="PR Preview" w:date="2026-01-01T00:00:00Z">
        <w:r>
          <w:t xml:space="preserve"> </w:t>
        </w:r>
      </w:ins>
      <w:ins w:id="5593" w:author="PR Preview" w:date="2026-01-01T00:00:00Z">
        <w:r>
          <w:t xml:space="preserve">renamed</w:t>
        </w:r>
      </w:ins>
      <w:ins w:id="55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595" w:author="PR Preview" w:date="2026-01-01T00:00:00Z">
        <w:r>
          <w:t xml:space="preserve">, is</w:t>
        </w:r>
      </w:ins>
      <w:ins w:id="559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597" w:author="PR Preview" w:date="2026-01-01T00:00:00Z">
        <w:r>
          <w:t xml:space="preserve">,</w:t>
        </w:r>
      </w:ins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and differentiating its entries by</w:t>
        </w:r>
      </w:ins>
      <w:ins w:id="56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601" w:author="PR Preview" w:date="2026-01-01T00:00:00Z">
        <w:r>
          <w:t xml:space="preserve"> </w:t>
        </w:r>
      </w:ins>
      <w:ins w:id="5602" w:author="PR Preview" w:date="2026-01-01T00:00:00Z">
        <w:r>
          <w:t xml:space="preserve">and by</w:t>
        </w:r>
      </w:ins>
      <w:ins w:id="560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5604" w:author="PR Preview" w:date="2026-01-01T00:00:00Z">
        <w:r>
          <w:t xml:space="preserve"> </w:t>
        </w:r>
      </w:ins>
      <w:ins w:id="5605" w:author="PR Preview" w:date="2026-01-01T00:00:00Z">
        <w:r>
          <w:t xml:space="preserve">(</w:t>
        </w:r>
      </w:ins>
      <w:hyperlink w:anchor="def-hessian">
        <w:ins w:id="560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607" w:author="PR Preview" w:date="2026-01-01T00:00:00Z">
        <w:r>
          <w:t xml:space="preserve">) gives</w:t>
        </w:r>
      </w:ins>
    </w:p>
    <w:p>
      <w:pPr>
        <w:pStyle w:val="BodyText"/>
      </w:pPr>
      <w:ins w:id="5608" w:author="PR Preview" w:date="2026-01-01T00:00:00Z">
        <w:r>
  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  </w:r>
      </w:ins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2026-10-17T12:22:11Z</dcterms:created>
  <dcterms:modified xsi:type="dcterms:W3CDTF">2026-10-17T12:22:11Z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