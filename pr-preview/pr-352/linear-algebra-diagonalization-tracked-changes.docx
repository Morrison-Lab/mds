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04:12:18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 (A square matrix is invertible exactly when it has full column rank)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matrix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invertible (</w:delText>
        </w:r>
      </w:del>
      <w:hyperlink r:id="rId15">
        <w:del w:id="12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13" w:author="PR Preview" w:date="2026-01-01T00:00:00Z">
        <w:r>
          <w:delText xml:space="preserve">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exactly when</w:delText>
        </w:r>
      </w:del>
      <w:del w:id="16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(full column rank,</w:delText>
        </w:r>
      </w:del>
      <w:del w:id="19" w:author="PR Preview" w:date="2026-01-01T00:00:00Z">
        <w:r>
          <w:delText xml:space="preserve"> </w:delText>
        </w:r>
      </w:del>
      <w:hyperlink r:id="rId16">
        <w:del w:id="20" w:author="PR Preview" w:date="2026-01-01T00:00:00Z">
          <w:r>
            <w:rPr>
              <w:rStyle w:val="Hyperlink"/>
            </w:rPr>
            <w:delText xml:space="preserve">Definition 3 in Subspaces and Rank</w:delText>
          </w:r>
        </w:del>
      </w:hyperlink>
      <w:del w:id="21" w:author="PR Preview" w:date="2026-01-01T00:00:00Z">
        <w:r>
          <w:delText xml:space="preserve">),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that is, exactly when</w:delText>
        </w:r>
      </w:del>
      <w:del w:id="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25" w:author="PR Preview" w:date="2026-01-01T00:00:00Z">
        <w:r>
          <w:delText xml:space="preserve">.</w:delText>
        </w:r>
      </w:del>
    </w:p>
    <w:p>
      <w:pPr>
        <w:pStyle w:val="BodyText"/>
      </w:pPr>
      <w:del w:id="26" w:author="PR Preview" w:date="2026-01-01T00:00:00Z">
        <w:r>
          <w:rPr>
            <w:i/>
            <w:iCs/>
          </w:rPr>
          <w:delText xml:space="preserve">Proof</w:delText>
        </w:r>
      </w:del>
      <w:del w:id="27" w:author="PR Preview" w:date="2026-01-01T00:00:00Z">
        <w:r>
          <w:delText xml:space="preserve">. </w:delText>
        </w:r>
      </w:del>
      <w:del w:id="28" w:author="PR Preview" w:date="2026-01-01T00:00:00Z">
        <w:r>
          <w:rPr>
            <w:b/>
            <w:bCs/>
          </w:rPr>
          <w:delText xml:space="preserve">Invertible implies rank</w:delText>
        </w:r>
      </w:del>
      <w:del w:id="29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30" w:author="PR Preview" w:date="2026-01-01T00:00:00Z">
        <w:r>
          <w:rPr>
            <w:b/>
            <w:bCs/>
          </w:rPr>
          <w:delText xml:space="preserve">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If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34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5" w:author="PR Preview" w:date="2026-01-01T00:00:00Z">
        <w:r>
          <w:delText xml:space="preserve">so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37" w:author="PR Preview" w:date="2026-01-01T00:00:00Z">
        <w:r>
          <w:delText xml:space="preserve">, the nullity is</w:delText>
        </w:r>
      </w:del>
      <w:del w:id="38" w:author="PR Preview" w:date="2026-01-01T00:00:00Z">
        <w:r>
          <w:delText xml:space="preserve"> </w:delText>
        </w:r>
      </w:del>
      <m:oMath>
        <m:r>
          <m:t>0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and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(</w:delText>
        </w:r>
      </w:del>
      <w:hyperlink r:id="rId18">
        <w:del w:id="45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46" w:author="PR Preview" w:date="2026-01-01T00:00:00Z">
        <w:r>
          <w:delText xml:space="preserve">).</w:delText>
        </w:r>
      </w:del>
    </w:p>
    <w:p>
      <w:pPr>
        <w:pStyle w:val="BodyText"/>
      </w:pPr>
      <w:del w:id="47" w:author="PR Preview" w:date="2026-01-01T00:00:00Z">
        <w:r>
          <w:rPr>
            <w:b/>
            <w:bCs/>
          </w:rPr>
          <w:delText xml:space="preserve">Rank</w:delText>
        </w:r>
      </w:del>
      <w:del w:id="48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49" w:author="PR Preview" w:date="2026-01-01T00:00:00Z">
        <w:r>
          <w:rPr>
            <w:b/>
            <w:bCs/>
          </w:rP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implies invertible.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Every system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has exactly one solution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(</w:delText>
        </w:r>
      </w:del>
      <w:hyperlink r:id="rId19">
        <w:del w:id="58" w:author="PR Preview" w:date="2026-01-01T00:00:00Z">
          <w:r>
            <w:rPr>
              <w:rStyle w:val="Hyperlink"/>
            </w:rPr>
            <w:delText xml:space="preserve">Corollary 1 in Projections and Linear Systems</w:delText>
          </w:r>
        </w:del>
      </w:hyperlink>
      <w:del w:id="59" w:author="PR Preview" w:date="2026-01-01T00:00:00Z">
        <w:r>
          <w:delText xml:space="preserve">, both parts, with</w:delText>
        </w:r>
      </w:del>
      <w:del w:id="6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61" w:author="PR Preview" w:date="2026-01-01T00:00:00Z">
        <w:r>
          <w:delText xml:space="preserve">).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Let</w:delText>
        </w:r>
      </w:del>
      <w:del w:id="6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solve</w:delText>
        </w:r>
      </w:del>
      <w:del w:id="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(</w:delText>
        </w:r>
      </w:del>
      <w:hyperlink r:id="rId20">
        <w:del w:id="70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71" w:author="PR Preview" w:date="2026-01-01T00:00:00Z">
        <w:r>
          <w:delText xml:space="preserve">),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and let</w:delText>
        </w:r>
      </w:del>
      <w:del w:id="74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have columns</w:delText>
        </w:r>
      </w:del>
      <w:del w:id="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Column</w:delText>
        </w:r>
      </w:del>
      <w:del w:id="81" w:author="PR Preview" w:date="2026-01-01T00:00:00Z">
        <w:r>
          <w:delText xml:space="preserve"> </w:delText>
        </w:r>
      </w:del>
      <m:oMath>
        <m:r>
          <m:t>j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of</w:delText>
        </w:r>
      </w:del>
      <w:del w:id="8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(1),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so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93" w:author="PR Preview" w:date="2026-01-01T00:00:00Z">
        <w:r>
          <w:delText xml:space="preserve">.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For the other order,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96" w:author="PR Preview" w:date="2026-01-01T00:00:00Z">
        <w:r>
          <w:delText xml:space="preserve">so every column of</w:delText>
        </w:r>
      </w:del>
      <w:del w:id="9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in</w:delText>
        </w:r>
      </w:del>
      <w:del w:id="10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(1),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106" w:author="PR Preview" w:date="2026-01-01T00:00:00Z">
        <w:r>
          <w:delText xml:space="preserve">.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So</w:delText>
        </w:r>
      </w:del>
      <w:del w:id="10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satisfies</w:delText>
        </w:r>
      </w:del>
      <w:del w:id="112" w:author="PR Preview" w:date="2026-01-01T00:00:00Z">
        <w:r>
          <w:delText xml:space="preserve"> </w:delText>
        </w:r>
      </w:del>
      <w:hyperlink r:id="rId15">
        <w:del w:id="113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114" w:author="PR Preview" w:date="2026-01-01T00:00:00Z">
        <w:r>
          <w:delText xml:space="preserve">.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The two conditions in the statement are equivalent by</w:delText>
        </w:r>
      </w:del>
      <w:del w:id="117" w:author="PR Preview" w:date="2026-01-01T00:00:00Z">
        <w:r>
          <w:delText xml:space="preserve"> </w:delText>
        </w:r>
      </w:del>
      <w:hyperlink r:id="rId18">
        <w:del w:id="118" w:author="PR Preview" w:date="2026-01-01T00:00:00Z">
          <w:r>
            <w:rPr>
              <w:rStyle w:val="Hyperlink"/>
            </w:rPr>
            <w:delText xml:space="preserve">Theorem 8 in Column Space, Null Space and Rank-Nullity</w:delText>
          </w:r>
        </w:del>
      </w:hyperlink>
      <w:del w:id="119" w:author="PR Preview" w:date="2026-01-01T00:00:00Z">
        <w:r>
          <w:delText xml:space="preserve">:</w:delText>
        </w:r>
      </w:del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the nullity is</w:delText>
        </w:r>
      </w:del>
      <w:del w:id="122" w:author="PR Preview" w:date="2026-01-01T00:00:00Z">
        <w:r>
          <w:delText xml:space="preserve"> </w:delText>
        </w:r>
      </w:del>
      <m:oMath>
        <m:r>
          <m:t>0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exactly when</w:delText>
        </w:r>
      </w:del>
      <w:del w:id="12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because a subspace of dimension</w:delText>
        </w:r>
      </w:del>
      <w:del w:id="129" w:author="PR Preview" w:date="2026-01-01T00:00:00Z">
        <w:r>
          <w:delText xml:space="preserve"> </w:delText>
        </w:r>
      </w:del>
      <m:oMath>
        <m:r>
          <m:t>0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has the empty list as a basis, whose span is</w:delText>
        </w:r>
      </w:del>
      <w:del w:id="13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(</w:delText>
        </w:r>
      </w:del>
      <w:hyperlink r:id="rId21">
        <w:del w:id="135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136" w:author="PR Preview" w:date="2026-01-01T00:00:00Z">
        <w:r>
          <w:delText xml:space="preserve">,</w:delText>
        </w:r>
      </w:del>
      <w:del w:id="137" w:author="PR Preview" w:date="2026-01-01T00:00:00Z">
        <w:r>
          <w:delText xml:space="preserve"> </w:delText>
        </w:r>
      </w:del>
      <w:hyperlink r:id="rId22">
        <w:del w:id="138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139" w:author="PR Preview" w:date="2026-01-01T00:00:00Z">
        <w:r>
          <w:delText xml:space="preserve">), and</w:delText>
        </w:r>
      </w:del>
      <w:del w:id="1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has dimension</w:delText>
        </w:r>
      </w:del>
      <w:del w:id="143" w:author="PR Preview" w:date="2026-01-01T00:00:00Z">
        <w:r>
          <w:delText xml:space="preserve"> </w:delText>
        </w:r>
      </w:del>
      <m:oMath>
        <m:r>
          <m:t>0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(</w:delText>
        </w:r>
      </w:del>
      <w:hyperlink r:id="rId23">
        <w:del w:id="146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147" w:author="PR Preview" w:date="2026-01-01T00:00:00Z">
        <w:r>
          <w:delText xml:space="preserve">).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Theorem 1 (A square matrix is invertible exactly when it has full column rank)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An</w:t>
        </w:r>
      </w:ins>
      <w:ins w:id="1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matrix</w:t>
        </w:r>
      </w:ins>
      <w:ins w:id="1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invertible (</w:t>
        </w:r>
      </w:ins>
      <w:hyperlink r:id="rId15">
        <w:ins w:id="157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158" w:author="PR Preview" w:date="2026-01-01T00:00:00Z">
        <w:r>
          <w:t xml:space="preserve">)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exactly when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(full column rank,</w:t>
        </w:r>
      </w:ins>
      <w:ins w:id="164" w:author="PR Preview" w:date="2026-01-01T00:00:00Z">
        <w:r>
          <w:t xml:space="preserve"> </w:t>
        </w:r>
      </w:ins>
      <w:hyperlink r:id="rId16">
        <w:ins w:id="165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166" w:author="PR Preview" w:date="2026-01-01T00:00:00Z">
        <w:r>
          <w:t xml:space="preserve">),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that is, exactly when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171" w:author="PR Preview" w:date="2026-01-01T00:00:00Z">
        <w:r>
          <w:t xml:space="preserve">.</w:t>
        </w:r>
      </w:ins>
    </w:p>
    <w:bookmarkEnd w:id="17"/>
    <w:p>
      <w:pPr>
        <w:pStyle w:val="BodyText"/>
      </w:pPr>
      <w:ins w:id="172" w:author="PR Preview" w:date="2026-01-01T00:00:00Z">
        <w:r>
          <w:rPr>
            <w:i/>
            <w:iCs/>
          </w:rPr>
          <w:t xml:space="preserve">Proof</w:t>
        </w:r>
      </w:ins>
      <w:ins w:id="173" w:author="PR Preview" w:date="2026-01-01T00:00:00Z">
        <w:r>
          <w:t xml:space="preserve">. </w:t>
        </w:r>
      </w:ins>
      <w:ins w:id="174" w:author="PR Preview" w:date="2026-01-01T00:00:00Z">
        <w:r>
          <w:rPr>
            <w:b/>
            <w:bCs/>
          </w:rPr>
          <w:t xml:space="preserve">Invertible implies rank</w:t>
        </w:r>
      </w:ins>
      <w:ins w:id="175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76" w:author="PR Preview" w:date="2026-01-01T00:00:00Z">
        <w:r>
          <w:rPr>
            <w:b/>
            <w:bCs/>
          </w:rP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If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$\mathbf{A} \mathord{\smash[b]{\underset{\raise.3ex\hbox{$\scriptstyle\sim$}}{x}}\vphantom{x}} = \mathord{\smash[b]{\underset{\raise.3ex\hbox{$\scriptstyle\sim$}}{0}}\vphantom{0}}_n$</w:t>
        </w:r>
      </w:ins>
      <w:ins w:id="181" w:author="PR Preview" w:date="2026-01-01T00:00:00Z">
        <w:r>
          <w:t xml:space="preserve">, then</w:t>
        </w:r>
      </w:ins>
    </w:p>
    <w:p>
      <w:pPr>
        <w:pStyle w:val="BodyText"/>
      </w:pPr>
      <w:ins w:id="182" w:author="PR Preview" w:date="2026-01-01T00:00:00Z">
        <w:r>
  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\text{(}\text{Theorem~7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  </w:r>
      </w:ins>
    </w:p>
    <w:p>
      <w:pPr>
        <w:pStyle w:val="FirstParagraph"/>
      </w:pPr>
      <w:ins w:id="183" w:author="PR Preview" w:date="2026-01-01T00:00:00Z">
        <w:r>
          <w:t xml:space="preserve">so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186" w:author="PR Preview" w:date="2026-01-01T00:00:00Z">
        <w:r>
          <w:t xml:space="preserve">, the nullity is</w:t>
        </w:r>
      </w:ins>
      <w:ins w:id="187" w:author="PR Preview" w:date="2026-01-01T00:00:00Z">
        <w:r>
          <w:t xml:space="preserve"> </w:t>
        </w:r>
      </w:ins>
      <m:oMath>
        <m:r>
          <m:t>0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and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(</w:t>
        </w:r>
      </w:ins>
      <w:hyperlink r:id="rId18">
        <w:ins w:id="194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95" w:author="PR Preview" w:date="2026-01-01T00:00:00Z">
        <w:r>
          <w:t xml:space="preserve">).</w:t>
        </w:r>
      </w:ins>
    </w:p>
    <w:p>
      <w:pPr>
        <w:pStyle w:val="BodyText"/>
      </w:pPr>
      <w:ins w:id="196" w:author="PR Preview" w:date="2026-01-01T00:00:00Z">
        <w:r>
          <w:rPr>
            <w:b/>
            <w:bCs/>
          </w:rPr>
          <w:t xml:space="preserve">Rank</w:t>
        </w:r>
      </w:ins>
      <w:ins w:id="197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98" w:author="PR Preview" w:date="2026-01-01T00:00:00Z">
        <w:r>
          <w:rPr>
            <w:b/>
            <w:bCs/>
          </w:rPr>
          <w:t xml:space="preserve"> </w:t>
        </w:r>
      </w:ins>
      <w:ins w:id="199" w:author="PR Preview" w:date="2026-01-01T00:00:00Z">
        <w:r>
          <w:rPr>
            <w:b/>
            <w:bCs/>
          </w:rPr>
          <w:t xml:space="preserve">implies invertible.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Every system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$\mathbf{A} \mathord{\smash[b]{\underset{\raise.3ex\hbox{$\scriptstyle\sim$}}{y}}\vphantom{y}} = \mathord{\smash[b]{\underset{\raise.3ex\hbox{$\scriptstyle\sim$}}{b}}\vphantom{b}}$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has exactly one solution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</w:t>
        </w:r>
      </w:ins>
      <w:hyperlink r:id="rId19">
        <w:ins w:id="208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209" w:author="PR Preview" w:date="2026-01-01T00:00:00Z">
        <w:r>
          <w:t xml:space="preserve">, both parts, with</w:t>
        </w:r>
      </w:ins>
      <w:ins w:id="21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211" w:author="PR Preview" w:date="2026-01-01T00:00:00Z">
        <w:r>
          <w:t xml:space="preserve">).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Let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$\mathord{\smash[b]{\underset{\raise.3ex\hbox{$\scriptstyle\sim$}}{y}}\vphantom{y}}_j$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solve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(</w:t>
        </w:r>
      </w:ins>
      <w:hyperlink r:id="rId20">
        <w:ins w:id="222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23" w:author="PR Preview" w:date="2026-01-01T00:00:00Z">
        <w:r>
          <w:t xml:space="preserve">),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and let</w:t>
        </w:r>
      </w:ins>
      <w:ins w:id="22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have columns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$\mathord{\smash[b]{\underset{\raise.3ex\hbox{$\scriptstyle\sim$}}{y}}\vphantom{y}}_1, \ldots, \mathord{\smash[b]{\underset{\raise.3ex\hbox{$\scriptstyle\sim$}}{y}}\vphantom{y}}_n$</w:t>
        </w:r>
      </w:ins>
      <w:ins w:id="231" w:author="PR Preview" w:date="2026-01-01T00:00:00Z">
        <w:r>
          <w:t xml:space="preserve">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Column</w:t>
        </w:r>
      </w:ins>
      <w:ins w:id="234" w:author="PR Preview" w:date="2026-01-01T00:00:00Z">
        <w:r>
          <w:t xml:space="preserve"> </w:t>
        </w:r>
      </w:ins>
      <m:oMath>
        <m:r>
          <m:t>j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of</w:t>
        </w:r>
      </w:ins>
      <w:ins w:id="2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is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(1),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so</w:t>
        </w:r>
      </w:ins>
      <w:ins w:id="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247" w:author="PR Preview" w:date="2026-01-01T00:00:00Z">
        <w:r>
          <w:t xml:space="preserve">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250" w:author="PR Preview" w:date="2026-01-01T00:00:00Z">
        <w:r>
          <w:t xml:space="preserve">so every column of</w:t>
        </w:r>
      </w:ins>
      <w:ins w:id="25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is in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(1),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</w:t>
        </w:r>
      </w:ins>
      <w:ins w:id="26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So</w:t>
        </w:r>
      </w:ins>
      <w:ins w:id="2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satisfies</w:t>
        </w:r>
      </w:ins>
      <w:ins w:id="267" w:author="PR Preview" w:date="2026-01-01T00:00:00Z">
        <w:r>
          <w:t xml:space="preserve"> </w:t>
        </w:r>
      </w:ins>
      <w:hyperlink r:id="rId15">
        <w:ins w:id="268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269" w:author="PR Preview" w:date="2026-01-01T00:00:00Z">
        <w:r>
          <w:t xml:space="preserve">.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The two conditions in the statement are equivalent by</w:t>
        </w:r>
      </w:ins>
      <w:ins w:id="272" w:author="PR Preview" w:date="2026-01-01T00:00:00Z">
        <w:r>
          <w:t xml:space="preserve"> </w:t>
        </w:r>
      </w:ins>
      <w:hyperlink r:id="rId18">
        <w:ins w:id="273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74" w:author="PR Preview" w:date="2026-01-01T00:00:00Z">
        <w:r>
          <w:t xml:space="preserve">: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the nullity is</w:t>
        </w:r>
      </w:ins>
      <w:ins w:id="277" w:author="PR Preview" w:date="2026-01-01T00:00:00Z">
        <w:r>
          <w:t xml:space="preserve"> </w:t>
        </w:r>
      </w:ins>
      <m:oMath>
        <m:r>
          <m:t>0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exactly when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$\mathcal{N}(\mathbf{A}) = \mathopen{}\left\{\mathord{\smash[b]{\underset{\raise.3ex\hbox{$\scriptstyle\sim$}}{0}}\vphantom{0}}_n\right\}\mathclose{}$</w:t>
        </w:r>
      </w:ins>
      <w:ins w:id="282" w:author="PR Preview" w:date="2026-01-01T00:00:00Z">
        <w:r>
          <w:t xml:space="preserve">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because a subspace of dimension</w:t>
        </w:r>
      </w:ins>
      <w:ins w:id="285" w:author="PR Preview" w:date="2026-01-01T00:00:00Z">
        <w:r>
          <w:t xml:space="preserve"> </w:t>
        </w:r>
      </w:ins>
      <m:oMath>
        <m:r>
          <m:t>0</m:t>
        </m:r>
      </m:oMath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has the empty list as a basis, whose span is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(</w:t>
        </w:r>
      </w:ins>
      <w:hyperlink r:id="rId21">
        <w:ins w:id="292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293" w:author="PR Preview" w:date="2026-01-01T00:00:00Z">
        <w:r>
          <w:t xml:space="preserve">,</w:t>
        </w:r>
      </w:ins>
      <w:ins w:id="294" w:author="PR Preview" w:date="2026-01-01T00:00:00Z">
        <w:r>
          <w:t xml:space="preserve"> </w:t>
        </w:r>
      </w:ins>
      <w:hyperlink r:id="rId22">
        <w:ins w:id="295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296" w:author="PR Preview" w:date="2026-01-01T00:00:00Z">
        <w:r>
          <w:t xml:space="preserve">), and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has dimension</w:t>
        </w:r>
      </w:ins>
      <w:ins w:id="301" w:author="PR Preview" w:date="2026-01-01T00:00:00Z">
        <w:r>
          <w:t xml:space="preserve"> </w:t>
        </w:r>
      </w:ins>
      <m:oMath>
        <m:r>
          <m:t>0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r:id="rId23">
        <w:ins w:id="304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305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of</w:delText>
        </w:r>
      </w:del>
      <w:del w:id="308" w:author="PR Preview" w:date="2026-01-01T00:00:00Z">
        <w:r>
          <w:delText xml:space="preserve"> </w:delText>
        </w:r>
      </w:del>
      <w:hyperlink r:id="rId24">
        <w:del w:id="309" w:author="PR Preview" w:date="2026-01-01T00:00:00Z">
          <w:r>
            <w:rPr>
              <w:rStyle w:val="Hyperlink"/>
            </w:rPr>
            <w:delText xml:space="preserve">Example 5 in Special Matrices and Decompositions</w:delText>
          </w:r>
        </w:del>
      </w:hyperlink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has rank</w:delText>
        </w:r>
      </w:del>
      <w:del w:id="312" w:author="PR Preview" w:date="2026-01-01T00:00:00Z">
        <w:r>
          <w:delText xml:space="preserve"> </w:delText>
        </w:r>
      </w:del>
      <m:oMath>
        <m:r>
          <m:t>2</m:t>
        </m:r>
      </m:oMath>
      <w:del w:id="313" w:author="PR Preview" w:date="2026-01-01T00:00:00Z">
        <w:r>
          <w:delText xml:space="preserve">:</w:delText>
        </w:r>
      </w:del>
      <w:del w:id="31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is</w:delText>
        </w:r>
      </w:del>
      <w:del w:id="31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only if</w:delText>
        </w:r>
      </w:del>
      <w:del w:id="320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and then</w:delText>
        </w:r>
      </w:del>
      <w:del w:id="323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324" w:author="PR Preview" w:date="2026-01-01T00:00:00Z">
        <w:r>
          <w:delText xml:space="preserve">.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So it is invertible, as that example found by exhibiting the inverse.</w:delText>
        </w:r>
      </w:del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of</w:t>
        </w:r>
      </w:ins>
      <w:ins w:id="329" w:author="PR Preview" w:date="2026-01-01T00:00:00Z">
        <w:r>
          <w:t xml:space="preserve"> </w:t>
        </w:r>
      </w:ins>
      <w:hyperlink r:id="rId24">
        <w:ins w:id="330" w:author="PR Preview" w:date="2026-01-01T00:00:00Z">
          <w:r>
            <w:rPr>
              <w:rStyle w:val="Hyperlink"/>
            </w:rPr>
            <w:t xml:space="preserve">Example 5 in Special Matrices and Decompositions</w:t>
          </w:r>
        </w:ins>
      </w:hyperlink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has rank</w:t>
        </w:r>
      </w:ins>
      <w:ins w:id="333" w:author="PR Preview" w:date="2026-01-01T00:00:00Z">
        <w:r>
          <w:t xml:space="preserve"> </w:t>
        </w:r>
      </w:ins>
      <m:oMath>
        <m:r>
          <m:t>2</m:t>
        </m:r>
      </m:oMath>
      <w:ins w:id="334" w:author="PR Preview" w:date="2026-01-01T00:00:00Z">
        <w:r>
          <w:t xml:space="preserve">:</w:t>
        </w:r>
      </w:ins>
      <w:ins w:id="33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is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$\mathord{\smash[b]{\underset{\raise.3ex\hbox{$\scriptstyle\sim$}}{0}}\vphantom{0}}$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only if</w:t>
        </w:r>
      </w:ins>
      <w:ins w:id="34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and then</w:t>
        </w:r>
      </w:ins>
      <w:ins w:id="3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So it is invertible, as that example found by exhibiting the inverse.</w:t>
        </w:r>
      </w:ins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349" w:author="PR Preview" w:date="2026-01-01T00:00:00Z">
        <w:r>
          <w:delText xml:space="preserve">For</w:delText>
        </w:r>
      </w:del>
      <w:del w:id="35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of</w:delText>
        </w:r>
      </w:del>
      <w:del w:id="353" w:author="PR Preview" w:date="2026-01-01T00:00:00Z">
        <w:r>
          <w:delText xml:space="preserve"> </w:delText>
        </w:r>
      </w:del>
      <w:hyperlink r:id="rId29">
        <w:del w:id="354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355" w:author="PR Preview" w:date="2026-01-01T00:00:00Z">
        <w:r>
          <w:delText xml:space="preserve">,</w:delText>
        </w:r>
      </w:del>
      <w:del w:id="3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sends</w:delText>
        </w:r>
      </w:del>
      <w:del w:id="35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to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63" w:author="PR Preview" w:date="2026-01-01T00:00:00Z">
        <w:r>
          <w:delText xml:space="preserve">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so</w:delText>
        </w:r>
      </w:del>
      <w:del w:id="3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367" w:author="PR Preview" w:date="2026-01-01T00:00:00Z">
        <w:r>
          <w:delText xml:space="preserve">, with geometric multiplicity</w:delText>
        </w:r>
      </w:del>
      <w:del w:id="368" w:author="PR Preview" w:date="2026-01-01T00:00:00Z">
        <w:r>
          <w:delText xml:space="preserve"> </w:delText>
        </w:r>
      </w:del>
      <m:oMath>
        <m:r>
          <m:t>1</m:t>
        </m:r>
      </m:oMath>
      <w:del w:id="369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del w:id="370" w:author="PR Preview" w:date="2026-01-01T00:00:00Z">
        <w:r>
          <w:delText xml:space="preserve">For</w:delText>
        </w:r>
      </w:del>
      <w:del w:id="371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372" w:author="PR Preview" w:date="2026-01-01T00:00:00Z">
        <w:r>
          <w:delText xml:space="preserve">,</w:delText>
        </w:r>
      </w:del>
      <w:del w:id="373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74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5" w:author="PR Preview" w:date="2026-01-01T00:00:00Z">
        <w:r>
          <w:delText xml:space="preserve">so</w:delText>
        </w:r>
      </w:del>
      <w:del w:id="376" w:author="PR Preview" w:date="2026-01-01T00:00:00Z">
        <w:r>
          <w:delText xml:space="preserve"> </w:delText>
        </w:r>
      </w:del>
      <m:oMath>
        <m:r>
          <m:t>0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is an eigenvalue.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If</w:delText>
        </w:r>
      </w:del>
      <w:del w:id="381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82" w:author="PR Preview" w:date="2026-01-01T00:00:00Z">
        <w:r>
          <w:delText xml:space="preserve"> </w:delText>
        </w:r>
      </w:del>
      <w:del w:id="383" w:author="PR Preview" w:date="2026-01-01T00:00:00Z">
        <w:r>
          <w:delText xml:space="preserve">with</w:delText>
        </w:r>
      </w:del>
      <w:del w:id="384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≠</m:t>
        </m:r>
        <m:r>
          <m:t>0</m:t>
        </m:r>
      </m:oMath>
      <w:del w:id="385" w:author="PR Preview" w:date="2026-01-01T00:00:00Z">
        <w:r>
          <w:delText xml:space="preserve">,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the second entry gives</w:delText>
        </w:r>
      </w:del>
      <w:del w:id="388" w:author="PR Preview" w:date="2026-01-01T00:00:00Z">
        <w:r>
          <w:delText xml:space="preserve"> </w:delText>
        </w:r>
      </w:del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89" w:author="PR Preview" w:date="2026-01-01T00:00:00Z">
        <w:r>
          <w:delText xml:space="preserve">, so</w:delText>
        </w:r>
      </w:del>
      <w:del w:id="39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and then the first gives</w:delText>
        </w:r>
      </w:del>
      <w:del w:id="394" w:author="PR Preview" w:date="2026-01-01T00:00:00Z">
        <w:r>
          <w:delText xml:space="preserve"> </w:delText>
        </w:r>
      </w:del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395" w:author="PR Preview" w:date="2026-01-01T00:00:00Z">
        <w:r>
          <w:delText xml:space="preserve">, so</w:delText>
        </w:r>
      </w:del>
      <w:del w:id="39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97" w:author="PR Preview" w:date="2026-01-01T00:00:00Z">
        <w:r>
          <w:delText xml:space="preserve">.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So</w:delText>
        </w:r>
      </w:del>
      <w:del w:id="400" w:author="PR Preview" w:date="2026-01-01T00:00:00Z">
        <w:r>
          <w:delText xml:space="preserve"> </w:delText>
        </w:r>
      </w:del>
      <m:oMath>
        <m:r>
          <m:t>0</m:t>
        </m:r>
      </m:oMath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is the only eigenvalue,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and</w:delText>
        </w:r>
      </w:del>
    </w:p>
    <w:p>
      <w:pPr>
        <w:numPr>
          <w:ilvl w:val="0"/>
          <w:numId w:val="1002"/>
        </w:numPr>
      </w:pPr>
      <w:ins w:id="405" w:author="PR Preview" w:date="2026-01-01T00:00:00Z">
        <w:r>
          <w:t xml:space="preserve">For</w:t>
        </w:r>
      </w:ins>
      <w:ins w:id="40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of</w:t>
        </w:r>
      </w:ins>
      <w:ins w:id="409" w:author="PR Preview" w:date="2026-01-01T00:00:00Z">
        <w:r>
          <w:t xml:space="preserve"> </w:t>
        </w:r>
      </w:ins>
      <w:hyperlink r:id="rId29">
        <w:ins w:id="410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411" w:author="PR Preview" w:date="2026-01-01T00:00:00Z">
        <w:r>
          <w:t xml:space="preserve">,</w:t>
        </w:r>
      </w:ins>
      <w:ins w:id="41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sends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$\mathord{\smash[b]{\underset{\raise.3ex\hbox{$\scriptstyle\sim$}}{v}}\vphantom{v}}$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to</w:t>
        </w:r>
      </w:ins>
      <w:ins w:id="4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20" w:author="PR Preview" w:date="2026-01-01T00:00:00Z">
        <w:r>
          <w:t xml:space="preserve">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so</w:t>
        </w:r>
      </w:ins>
      <w:ins w:id="42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24" w:author="PR Preview" w:date="2026-01-01T00:00:00Z">
        <w:r>
          <w:t xml:space="preserve">, with geometric multiplicity</w:t>
        </w:r>
      </w:ins>
      <w:ins w:id="425" w:author="PR Preview" w:date="2026-01-01T00:00:00Z">
        <w:r>
          <w:t xml:space="preserve"> </w:t>
        </w:r>
      </w:ins>
      <m:oMath>
        <m:r>
          <m:t>1</m:t>
        </m:r>
      </m:oMath>
      <w:ins w:id="426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427" w:author="PR Preview" w:date="2026-01-01T00:00:00Z">
        <w:r>
          <w:t xml:space="preserve">For</w:t>
        </w:r>
      </w:ins>
      <w:ins w:id="428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$\mathbf{J} \mathord{\smash[b]{\underset{\raise.3ex\hbox{$\scriptstyle\sim$}}{v}}\vphantom{v}} = (v_2, 0)$</w:t>
        </w:r>
      </w:ins>
      <w:ins w:id="432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433" w:author="PR Preview" w:date="2026-01-01T00:00:00Z">
        <w:r>
          <w:t xml:space="preserve">so</w:t>
        </w:r>
      </w:ins>
      <w:ins w:id="434" w:author="PR Preview" w:date="2026-01-01T00:00:00Z">
        <w:r>
          <w:t xml:space="preserve"> </w:t>
        </w:r>
      </w:ins>
      <m:oMath>
        <m:r>
          <m:t>0</m:t>
        </m:r>
      </m:oMath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is an eigenvalue.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If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$\mathbf{J} \mathord{\smash[b]{\underset{\raise.3ex\hbox{$\scriptstyle\sim$}}{v}}\vphantom{v}} = \lambda\mathord{\smash[b]{\underset{\raise.3ex\hbox{$\scriptstyle\sim$}}{v}}\vphantom{v}}$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with</w:t>
        </w:r>
      </w:ins>
      <w:ins w:id="443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≠</m:t>
        </m:r>
        <m:r>
          <m:t>0</m:t>
        </m:r>
      </m:oMath>
      <w:ins w:id="444" w:author="PR Preview" w:date="2026-01-01T00:00:00Z">
        <w:r>
          <w:t xml:space="preserve">,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 second entry gives</w:t>
        </w:r>
      </w:ins>
      <w:ins w:id="447" w:author="PR Preview" w:date="2026-01-01T00:00:00Z">
        <w:r>
          <w:t xml:space="preserve"> </w:t>
        </w:r>
      </w:ins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48" w:author="PR Preview" w:date="2026-01-01T00:00:00Z">
        <w:r>
          <w:t xml:space="preserve">, so</w:t>
        </w:r>
      </w:ins>
      <w:ins w:id="44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450" w:author="PR Preview" w:date="2026-01-01T00:00:00Z">
        <w:r>
          <w:t xml:space="preserve">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then the first gives</w:t>
        </w:r>
      </w:ins>
      <w:ins w:id="453" w:author="PR Preview" w:date="2026-01-01T00:00:00Z">
        <w:r>
          <w:t xml:space="preserve"> </w:t>
        </w:r>
      </w:ins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454" w:author="PR Preview" w:date="2026-01-01T00:00:00Z">
        <w:r>
          <w:t xml:space="preserve">, so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457" w:author="PR Preview" w:date="2026-01-01T00:00:00Z">
        <w:r>
          <w:t xml:space="preserve">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So</w:t>
        </w:r>
      </w:ins>
      <w:ins w:id="460" w:author="PR Preview" w:date="2026-01-01T00:00:00Z">
        <w:r>
          <w:t xml:space="preserve"> </w:t>
        </w:r>
      </w:ins>
      <m:oMath>
        <m:r>
          <m:t>0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is the only eigenvalue,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del w:id="465" w:author="PR Preview" w:date="2026-01-01T00:00:00Z">
        <w:r>
          <w:rPr>
            <w:b/>
            <w:bCs/>
          </w:rPr>
          <w:delText xml:space="preserve">Example 3 (A number that is not an eigenvalue has no eigenspace)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For</w:delText>
        </w:r>
      </w:del>
      <w:del w:id="4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and</w:delText>
        </w:r>
      </w:del>
      <w:del w:id="471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2</m:t>
        </m:r>
      </m:oMath>
      <w:del w:id="472" w:author="PR Preview" w:date="2026-01-01T00:00:00Z">
        <w:r>
          <w:delText xml:space="preserve">,</w:delText>
        </w:r>
      </w:del>
      <w:del w:id="4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sends</w:delText>
        </w:r>
      </w:del>
      <w:del w:id="47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to</w:delText>
        </w:r>
      </w:del>
      <w:del w:id="47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del w:id="480" w:author="PR Preview" w:date="2026-01-01T00:00:00Z">
        <w:r>
          <w:delText xml:space="preserve">, which is</w:delText>
        </w:r>
      </w:del>
      <w:del w:id="481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only for</w:delText>
        </w:r>
      </w:del>
      <w:del w:id="48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so</w:delText>
        </w:r>
      </w:del>
      <w:del w:id="48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489" w:author="PR Preview" w:date="2026-01-01T00:00:00Z">
        <w:r>
          <w:delText xml:space="preserve">.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And</w:delText>
        </w:r>
      </w:del>
      <w:del w:id="492" w:author="PR Preview" w:date="2026-01-01T00:00:00Z">
        <w:r>
          <w:delText xml:space="preserve"> </w:delText>
        </w:r>
      </w:del>
      <m:oMath>
        <m:r>
          <m:t>2</m:t>
        </m:r>
      </m:oMath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is not an eigenvalue (</w:delText>
        </w:r>
      </w:del>
      <w:hyperlink r:id="rId13">
        <w:del w:id="495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496" w:author="PR Preview" w:date="2026-01-01T00:00:00Z">
        <w:r>
          <w:delText xml:space="preserve">):</w:delText>
        </w:r>
      </w:del>
      <w:del w:id="4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reads</w:delText>
        </w:r>
      </w:del>
      <w:del w:id="5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01" w:author="PR Preview" w:date="2026-01-01T00:00:00Z">
        <w:r>
          <w:delText xml:space="preserve">,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so</w:delText>
        </w:r>
      </w:del>
      <w:del w:id="50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and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508" w:author="PR Preview" w:date="2026-01-01T00:00:00Z">
        <w:r>
          <w:delText xml:space="preserve">.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So</w:delText>
        </w:r>
      </w:del>
      <w:del w:id="511" w:author="PR Preview" w:date="2026-01-01T00:00:00Z">
        <w:r>
          <w:delText xml:space="preserve"> </w:delText>
        </w:r>
      </w:del>
      <w:hyperlink w:anchor="def-eigenspace">
        <w:del w:id="51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does not apply to</w:delText>
        </w:r>
      </w:del>
      <w:del w:id="515" w:author="PR Preview" w:date="2026-01-01T00:00:00Z">
        <w:r>
          <w:delText xml:space="preserve"> </w:delText>
        </w:r>
      </w:del>
      <m:oMath>
        <m:r>
          <m:t>2</m:t>
        </m:r>
      </m:oMath>
      <w:del w:id="516" w:author="PR Preview" w:date="2026-01-01T00:00:00Z">
        <w:r>
          <w:delText xml:space="preserve">.</w:delText>
        </w:r>
      </w:del>
    </w:p>
    <w:p>
      <w:pPr>
        <w:pStyle w:val="BodyText"/>
      </w:pPr>
      <w:del w:id="517" w:author="PR Preview" w:date="2026-01-01T00:00:00Z">
        <w:r>
          <w:rPr>
            <w:b/>
            <w:bCs/>
          </w:rPr>
          <w:delText xml:space="preserve">Theorem 2 (Eigenvalues are where</w:delText>
        </w:r>
      </w:del>
      <w:del w:id="518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del w:id="519" w:author="PR Preview" w:date="2026-01-01T00:00:00Z">
        <w:r>
          <w:rPr>
            <w:b/>
            <w:bCs/>
          </w:rPr>
          <w:delText xml:space="preserve"> </w:delText>
        </w:r>
      </w:del>
      <w:del w:id="520" w:author="PR Preview" w:date="2026-01-01T00:00:00Z">
        <w:r>
          <w:rPr>
            <w:b/>
            <w:bCs/>
          </w:rPr>
          <w:delText xml:space="preserve">is singular)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Let</w:delText>
        </w:r>
      </w:del>
      <w:del w:id="5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be a</w:delText>
        </w:r>
      </w:del>
      <w:del w:id="52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527" w:author="PR Preview" w:date="2026-01-01T00:00:00Z">
        <w:r>
          <w:delText xml:space="preserve"> </w:delText>
        </w:r>
      </w:del>
      <w:del w:id="528" w:author="PR Preview" w:date="2026-01-01T00:00:00Z">
        <w:r>
          <w:delText xml:space="preserve">matrix and</w:delText>
        </w:r>
      </w:del>
      <w:del w:id="529" w:author="PR Preview" w:date="2026-01-01T00:00:00Z">
        <w:r>
          <w:delText xml:space="preserve"> </w:delText>
        </w:r>
      </w:del>
      <m:oMath>
        <m:r>
          <m:t>λ</m:t>
        </m:r>
      </m:oMath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a real number.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Then</w:delText>
        </w:r>
      </w:del>
      <w:del w:id="534" w:author="PR Preview" w:date="2026-01-01T00:00:00Z">
        <w:r>
          <w:delText xml:space="preserve"> </w:delText>
        </w:r>
      </w:del>
      <m:oMath>
        <m:r>
          <m:t>λ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is an eigenvalue of</w:delText>
        </w:r>
      </w:del>
      <w:del w:id="5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(</w:delText>
        </w:r>
      </w:del>
      <w:hyperlink r:id="rId13">
        <w:del w:id="540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541" w:author="PR Preview" w:date="2026-01-01T00:00:00Z">
        <w:r>
          <w:delText xml:space="preserve">)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exactly when</w:delText>
        </w:r>
      </w:del>
      <w:del w:id="5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is singular (</w:delText>
        </w:r>
      </w:del>
      <w:hyperlink r:id="rId15">
        <w:del w:id="547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548" w:author="PR Preview" w:date="2026-01-01T00:00:00Z">
        <w:r>
          <w:delText xml:space="preserve">).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In particular,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is singular exactly when</w:delText>
        </w:r>
      </w:del>
      <w:del w:id="554" w:author="PR Preview" w:date="2026-01-01T00:00:00Z">
        <w:r>
          <w:delText xml:space="preserve"> </w:delText>
        </w:r>
      </w:del>
      <m:oMath>
        <m:r>
          <m:t>0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is one of its eigenvalues;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and each eigenspace</w:delText>
        </w:r>
      </w:del>
      <w:del w:id="55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(</w:delText>
        </w:r>
      </w:del>
      <w:hyperlink w:anchor="def-eigenspace">
        <w:del w:id="562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63" w:author="PR Preview" w:date="2026-01-01T00:00:00Z">
        <w:r>
          <w:delText xml:space="preserve">) is a subspace of</w:delText>
        </w:r>
      </w:del>
      <w:del w:id="56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consisting of</w:delText>
        </w:r>
      </w:del>
      <w:del w:id="56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 the eigenvectors for</w:delText>
        </w:r>
      </w:del>
      <w:del w:id="570" w:author="PR Preview" w:date="2026-01-01T00:00:00Z">
        <w:r>
          <w:delText xml:space="preserve"> </w:delText>
        </w:r>
      </w:del>
      <m:oMath>
        <m:r>
          <m:t>λ</m:t>
        </m:r>
      </m:oMath>
      <w:del w:id="571" w:author="PR Preview" w:date="2026-01-01T00:00:00Z">
        <w:r>
          <w:delText xml:space="preserve">.</w:delText>
        </w:r>
      </w:del>
    </w:p>
    <w:p>
      <w:pPr>
        <w:pStyle w:val="BodyText"/>
      </w:pPr>
      <w:del w:id="572" w:author="PR Preview" w:date="2026-01-01T00:00:00Z">
        <w:r>
          <w:rPr>
            <w:i/>
            <w:iCs/>
          </w:rPr>
          <w:delText xml:space="preserve">Proof</w:delText>
        </w:r>
      </w:del>
      <w:del w:id="573" w:author="PR Preview" w:date="2026-01-01T00:00:00Z">
        <w:r>
          <w:delText xml:space="preserve">. </w:delText>
        </w:r>
      </w:del>
      <w:del w:id="574" w:author="PR Preview" w:date="2026-01-01T00:00:00Z">
        <w:r>
          <w:delText xml:space="preserve">For any</w:delText>
        </w:r>
      </w:del>
      <w:del w:id="57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576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577" w:author="PR Preview" w:date="2026-01-01T00:00:00Z">
        <w:r>
          <w:delText xml:space="preserve">so</w:delText>
        </w:r>
      </w:del>
      <w:del w:id="5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exactly when</w:delText>
        </w:r>
      </w:del>
      <w:del w:id="58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582" w:author="PR Preview" w:date="2026-01-01T00:00:00Z">
        <w:r>
          <w:delText xml:space="preserve">;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the nonzero such</w:delText>
        </w:r>
      </w:del>
      <w:del w:id="58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are the eigenvectors for</w:delText>
        </w:r>
      </w:del>
      <w:del w:id="588" w:author="PR Preview" w:date="2026-01-01T00:00:00Z">
        <w:r>
          <w:delText xml:space="preserve"> </w:delText>
        </w:r>
      </w:del>
      <m:oMath>
        <m:r>
          <m:t>λ</m:t>
        </m:r>
      </m:oMath>
      <w:del w:id="589" w:author="PR Preview" w:date="2026-01-01T00:00:00Z">
        <w:r>
          <w:delText xml:space="preserve">.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So</w:delText>
        </w:r>
      </w:del>
      <w:del w:id="592" w:author="PR Preview" w:date="2026-01-01T00:00:00Z">
        <w:r>
          <w:delText xml:space="preserve"> </w:delText>
        </w:r>
      </w:del>
      <m:oMath>
        <m:r>
          <m:t>λ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is an eigenvalue exactly when that null space contains a nonzero vector,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which by</w:delText>
        </w:r>
      </w:del>
      <w:del w:id="597" w:author="PR Preview" w:date="2026-01-01T00:00:00Z">
        <w:r>
          <w:delText xml:space="preserve"> </w:delText>
        </w:r>
      </w:del>
      <w:hyperlink w:anchor="thm-invertible-rank">
        <w:del w:id="59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is exactly when</w:delText>
        </w:r>
      </w:del>
      <w:del w:id="6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is singular.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With</w:delText>
        </w:r>
      </w:del>
      <w:del w:id="60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</m:t>
        </m:r>
      </m:oMath>
      <w:del w:id="607" w:author="PR Preview" w:date="2026-01-01T00:00:00Z">
        <w:r>
          <w:delText xml:space="preserve">,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del w:id="609" w:author="PR Preview" w:date="2026-01-01T00:00:00Z">
        <w:r>
          <w:delText xml:space="preserve">.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An eigenspace is a null space, so it is a subspace (</w:delText>
        </w:r>
      </w:del>
      <w:hyperlink r:id="rId26">
        <w:del w:id="612" w:author="PR Preview" w:date="2026-01-01T00:00:00Z">
          <w:r>
            <w:rPr>
              <w:rStyle w:val="Hyperlink"/>
            </w:rPr>
            <w:delText xml:space="preserve">Theorem 2 in Column Space, Null Space and Rank-Nullity</w:delText>
          </w:r>
        </w:del>
      </w:hyperlink>
      <w:del w:id="613" w:author="PR Preview" w:date="2026-01-01T00:00:00Z">
        <w:r>
          <w:delText xml:space="preserve">).</w:delText>
        </w:r>
      </w:del>
    </w:p>
    <w:p>
      <w:pPr>
        <w:pStyle w:val="BodyText"/>
      </w:pPr>
      <w:del w:id="614" w:author="PR Preview" w:date="2026-01-01T00:00:00Z">
        <w:r>
          <w:rPr>
            <w:b/>
            <w:bCs/>
          </w:rPr>
          <w:delText xml:space="preserve">Example 4 (Eigenvalues and singular matrices)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For</w:delText>
        </w:r>
      </w:del>
      <w:del w:id="6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618" w:author="PR Preview" w:date="2026-01-01T00:00:00Z">
        <w:r>
          <w:delText xml:space="preserve">,</w:delText>
        </w:r>
      </w:del>
      <w:del w:id="6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is singular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(its columns are negatives of each other, so its rank is</w:delText>
        </w:r>
      </w:del>
      <w:del w:id="624" w:author="PR Preview" w:date="2026-01-01T00:00:00Z">
        <w:r>
          <w:delText xml:space="preserve"> </w:delText>
        </w:r>
      </w:del>
      <m:oMath>
        <m:r>
          <m:t>1</m:t>
        </m:r>
      </m:oMath>
      <w:del w:id="625" w:author="PR Preview" w:date="2026-01-01T00:00:00Z">
        <w:r>
          <w:delText xml:space="preserve">),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matching the eigenvalue</w:delText>
        </w:r>
      </w:del>
      <w:del w:id="628" w:author="PR Preview" w:date="2026-01-01T00:00:00Z">
        <w:r>
          <w:delText xml:space="preserve"> </w:delText>
        </w:r>
      </w:del>
      <m:oMath>
        <m:r>
          <m:t>3</m:t>
        </m:r>
      </m:oMath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of</w:delText>
        </w:r>
      </w:del>
      <w:del w:id="631" w:author="PR Preview" w:date="2026-01-01T00:00:00Z">
        <w:r>
          <w:delText xml:space="preserve"> </w:delText>
        </w:r>
      </w:del>
      <w:hyperlink r:id="rId29">
        <w:del w:id="632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633" w:author="PR Preview" w:date="2026-01-01T00:00:00Z">
        <w:r>
          <w:delText xml:space="preserve">.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itself has rank</w:delText>
        </w:r>
      </w:del>
      <w:del w:id="637" w:author="PR Preview" w:date="2026-01-01T00:00:00Z">
        <w:r>
          <w:delText xml:space="preserve"> </w:delText>
        </w:r>
      </w:del>
      <m:oMath>
        <m:r>
          <m:t>2</m:t>
        </m:r>
      </m:oMath>
      <w:del w:id="638" w:author="PR Preview" w:date="2026-01-01T00:00:00Z">
        <w:r>
          <w:delText xml:space="preserve">, since</w:delText>
        </w:r>
      </w:del>
      <w:del w:id="639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is</w:delText>
        </w:r>
      </w:del>
      <w:del w:id="642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only if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Example 3 (A number that is not an eigenvalue has no eigenspace)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</w:t>
        </w:r>
      </w:ins>
      <w:ins w:id="64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and</w:t>
        </w:r>
      </w:ins>
      <w:ins w:id="65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2</m:t>
        </m:r>
      </m:oMath>
      <w:ins w:id="652" w:author="PR Preview" w:date="2026-01-01T00:00:00Z">
        <w:r>
          <w:t xml:space="preserve">,</w:t>
        </w:r>
      </w:ins>
      <w:ins w:id="6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sends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$\mathord{\smash[b]{\underset{\raise.3ex\hbox{$\scriptstyle\sim$}}{v}}\vphantom{v}}$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to</w:t>
        </w:r>
      </w:ins>
      <w:ins w:id="6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661" w:author="PR Preview" w:date="2026-01-01T00:00:00Z">
        <w:r>
          <w:t xml:space="preserve">, which is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$\mathord{\smash[b]{\underset{\raise.3ex\hbox{$\scriptstyle\sim$}}{0}}\vphantom{0}}$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only for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668" w:author="PR Preview" w:date="2026-01-01T00:00:00Z">
        <w:r>
          <w:t xml:space="preserve">,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so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$\mathcal{N}(\mathbf{A} - 2\,\mathbf{I}_2) = \mathopen{}\left\{\mathord{\smash[b]{\underset{\raise.3ex\hbox{$\scriptstyle\sim$}}{0}}\vphantom{0}}\right\}\mathclose{}$</w:t>
        </w:r>
      </w:ins>
      <w:ins w:id="673" w:author="PR Preview" w:date="2026-01-01T00:00:00Z">
        <w:r>
          <w:t xml:space="preserve">.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m:oMath>
        <m:r>
          <m:t>2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not an eigenvalue (</w:t>
        </w:r>
      </w:ins>
      <w:hyperlink r:id="rId13">
        <w:ins w:id="679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680" w:author="PR Preview" w:date="2026-01-01T00:00:00Z">
        <w:r>
          <w:t xml:space="preserve">):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$\mathbf{A} \mathord{\smash[b]{\underset{\raise.3ex\hbox{$\scriptstyle\sim$}}{v}}\vphantom{v}} = 2\mathord{\smash[b]{\underset{\raise.3ex\hbox{$\scriptstyle\sim$}}{v}}\vphantom{v}}$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reads</w:t>
        </w:r>
      </w:ins>
      <w:ins w:id="6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so</w:t>
        </w:r>
      </w:ins>
      <w:ins w:id="68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</w:t>
        </w:r>
      </w:ins>
      <w:ins w:id="69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693" w:author="PR Preview" w:date="2026-01-01T00:00:00Z">
        <w:r>
          <w:t xml:space="preserve">.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So</w:t>
        </w:r>
      </w:ins>
      <w:ins w:id="696" w:author="PR Preview" w:date="2026-01-01T00:00:00Z">
        <w:r>
          <w:t xml:space="preserve"> </w:t>
        </w:r>
      </w:ins>
      <w:hyperlink w:anchor="def-eigenspace">
        <w:ins w:id="69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does not apply to</w:t>
        </w:r>
      </w:ins>
      <w:ins w:id="700" w:author="PR Preview" w:date="2026-01-01T00:00:00Z">
        <w:r>
          <w:t xml:space="preserve"> </w:t>
        </w:r>
      </w:ins>
      <m:oMath>
        <m:r>
          <m:t>2</m:t>
        </m:r>
      </m:oMath>
      <w:ins w:id="701" w:author="PR Preview" w:date="2026-01-01T00:00:00Z">
        <w:r>
          <w:t xml:space="preserve">.</w:t>
        </w:r>
      </w:ins>
    </w:p>
    <w:bookmarkEnd w:id="31"/>
    <w:bookmarkStart w:id="32" w:name="thm-eigenvalue-singular"/>
    <w:p>
      <w:pPr>
        <w:pStyle w:val="BodyText"/>
      </w:pPr>
      <w:ins w:id="702" w:author="PR Preview" w:date="2026-01-01T00:00:00Z">
        <w:r>
          <w:rPr>
            <w:b/>
            <w:bCs/>
          </w:rPr>
          <w:t xml:space="preserve">Theorem 2 (Eigenvalues are where</w:t>
        </w:r>
      </w:ins>
      <w:ins w:id="70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ins w:id="704" w:author="PR Preview" w:date="2026-01-01T00:00:00Z">
        <w:r>
          <w:rPr>
            <w:b/>
            <w:bCs/>
          </w:rPr>
          <w:t xml:space="preserve"> </w:t>
        </w:r>
      </w:ins>
      <w:ins w:id="705" w:author="PR Preview" w:date="2026-01-01T00:00:00Z">
        <w:r>
          <w:rPr>
            <w:b/>
            <w:bCs/>
          </w:rPr>
          <w:t xml:space="preserve">is singular)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Let</w:t>
        </w:r>
      </w:ins>
      <w:ins w:id="7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be a</w:t>
        </w:r>
      </w:ins>
      <w:ins w:id="7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matrix and</w:t>
        </w:r>
      </w:ins>
      <w:ins w:id="714" w:author="PR Preview" w:date="2026-01-01T00:00:00Z">
        <w:r>
          <w:t xml:space="preserve"> </w:t>
        </w:r>
      </w:ins>
      <m:oMath>
        <m:r>
          <m:t>λ</m:t>
        </m:r>
      </m:oMath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a real number.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Then</w:t>
        </w:r>
      </w:ins>
      <w:ins w:id="719" w:author="PR Preview" w:date="2026-01-01T00:00:00Z">
        <w:r>
          <w:t xml:space="preserve"> </w:t>
        </w:r>
      </w:ins>
      <m:oMath>
        <m:r>
          <m:t>λ</m:t>
        </m:r>
      </m:oMath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is an eigenvalue of</w:t>
        </w:r>
      </w:ins>
      <w:ins w:id="7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(</w:t>
        </w:r>
      </w:ins>
      <w:hyperlink r:id="rId13">
        <w:ins w:id="725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726" w:author="PR Preview" w:date="2026-01-01T00:00:00Z">
        <w:r>
          <w:t xml:space="preserve">)</w:t>
        </w:r>
      </w:ins>
      <w:ins w:id="727" w:author="PR Preview" w:date="2026-01-01T00:00:00Z">
        <w:r>
          <w:t xml:space="preserve"> </w:t>
        </w:r>
      </w:ins>
      <w:ins w:id="728" w:author="PR Preview" w:date="2026-01-01T00:00:00Z">
        <w:r>
          <w:t xml:space="preserve">exactly when</w:t>
        </w:r>
      </w:ins>
      <w:ins w:id="7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is singular (</w:t>
        </w:r>
      </w:ins>
      <w:hyperlink r:id="rId15">
        <w:ins w:id="732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733" w:author="PR Preview" w:date="2026-01-01T00:00:00Z">
        <w:r>
          <w:t xml:space="preserve">).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In particular,</w:t>
        </w:r>
      </w:ins>
      <w:ins w:id="7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is singular exactly when</w:t>
        </w:r>
      </w:ins>
      <w:ins w:id="739" w:author="PR Preview" w:date="2026-01-01T00:00:00Z">
        <w:r>
          <w:t xml:space="preserve"> </w:t>
        </w:r>
      </w:ins>
      <m:oMath>
        <m:r>
          <m:t>0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is one of its eigenvalues;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and each eigenspace</w:t>
        </w:r>
      </w:ins>
      <w:ins w:id="74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(</w:t>
        </w:r>
      </w:ins>
      <w:hyperlink w:anchor="def-eigenspace">
        <w:ins w:id="74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748" w:author="PR Preview" w:date="2026-01-01T00:00:00Z">
        <w:r>
          <w:t xml:space="preserve">) is a subspace of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consisting of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$\mathord{\smash[b]{\underset{\raise.3ex\hbox{$\scriptstyle\sim$}}{0}}\vphantom{0}}$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and the eigenvectors for</w:t>
        </w:r>
      </w:ins>
      <w:ins w:id="756" w:author="PR Preview" w:date="2026-01-01T00:00:00Z">
        <w:r>
          <w:t xml:space="preserve"> </w:t>
        </w:r>
      </w:ins>
      <m:oMath>
        <m:r>
          <m:t>λ</m:t>
        </m:r>
      </m:oMath>
      <w:ins w:id="757" w:author="PR Preview" w:date="2026-01-01T00:00:00Z">
        <w:r>
          <w:t xml:space="preserve">.</w:t>
        </w:r>
      </w:ins>
    </w:p>
    <w:bookmarkEnd w:id="32"/>
    <w:p>
      <w:pPr>
        <w:pStyle w:val="BodyText"/>
      </w:pPr>
      <w:ins w:id="758" w:author="PR Preview" w:date="2026-01-01T00:00:00Z">
        <w:r>
          <w:rPr>
            <w:i/>
            <w:iCs/>
          </w:rPr>
          <w:t xml:space="preserve">Proof</w:t>
        </w:r>
      </w:ins>
      <w:ins w:id="759" w:author="PR Preview" w:date="2026-01-01T00:00:00Z">
        <w:r>
          <w:t xml:space="preserve">. </w:t>
        </w:r>
      </w:ins>
      <w:ins w:id="760" w:author="PR Preview" w:date="2026-01-01T00:00:00Z">
        <w:r>
          <w:t xml:space="preserve">For any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$\mathord{\smash[b]{\underset{\raise.3ex\hbox{$\scriptstyle\sim$}}{v}}\vphantom{v}} \in \mathbb{R}^p$</w:t>
        </w:r>
      </w:ins>
      <w:ins w:id="763" w:author="PR Preview" w:date="2026-01-01T00:00:00Z">
        <w:r>
          <w:t xml:space="preserve">,</w:t>
        </w:r>
      </w:ins>
    </w:p>
    <w:p>
      <w:pPr>
        <w:pStyle w:val="BodyText"/>
      </w:pPr>
      <w:ins w:id="764" w:author="PR Preview" w:date="2026-01-01T00:00:00Z">
        <w:r>
  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\text{(}\text{Theorem~7 in Matrices}\text{)}
    \end{aligned}
    $$</w:t>
        </w:r>
      </w:ins>
    </w:p>
    <w:p>
      <w:pPr>
        <w:pStyle w:val="FirstParagraph"/>
      </w:pPr>
      <w:ins w:id="765" w:author="PR Preview" w:date="2026-01-01T00:00:00Z">
        <w:r>
          <w:t xml:space="preserve">so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$\mathbf{A} \mathord{\smash[b]{\underset{\raise.3ex\hbox{$\scriptstyle\sim$}}{v}}\vphantom{v}} = \lambda\mathord{\smash[b]{\underset{\raise.3ex\hbox{$\scriptstyle\sim$}}{v}}\vphantom{v}}$</w:t>
        </w:r>
      </w:ins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exactly when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$\mathord{\smash[b]{\underset{\raise.3ex\hbox{$\scriptstyle\sim$}}{v}}\vphantom{v}} \in \mathcal{N}(\mathbf{A} - \lambda\,\mathbf{I}_p)$</w:t>
        </w:r>
      </w:ins>
      <w:ins w:id="772" w:author="PR Preview" w:date="2026-01-01T00:00:00Z">
        <w:r>
          <w:t xml:space="preserve">;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the nonzero such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$\mathord{\smash[b]{\underset{\raise.3ex\hbox{$\scriptstyle\sim$}}{v}}\vphantom{v}}$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are the eigenvectors for</w:t>
        </w:r>
      </w:ins>
      <w:ins w:id="779" w:author="PR Preview" w:date="2026-01-01T00:00:00Z">
        <w:r>
          <w:t xml:space="preserve"> </w:t>
        </w:r>
      </w:ins>
      <m:oMath>
        <m:r>
          <m:t>λ</m:t>
        </m:r>
      </m:oMath>
      <w:ins w:id="780" w:author="PR Preview" w:date="2026-01-01T00:00:00Z">
        <w:r>
          <w:t xml:space="preserve">.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So</w:t>
        </w:r>
      </w:ins>
      <w:ins w:id="783" w:author="PR Preview" w:date="2026-01-01T00:00:00Z">
        <w:r>
          <w:t xml:space="preserve"> </w:t>
        </w:r>
      </w:ins>
      <m:oMath>
        <m:r>
          <m:t>λ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is an eigenvalue exactly when that null space contains a nonzero vector,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which by</w:t>
        </w:r>
      </w:ins>
      <w:ins w:id="788" w:author="PR Preview" w:date="2026-01-01T00:00:00Z">
        <w:r>
          <w:t xml:space="preserve"> </w:t>
        </w:r>
      </w:ins>
      <w:hyperlink w:anchor="thm-invertible-rank">
        <w:ins w:id="78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is exactly when</w:t>
        </w:r>
      </w:ins>
      <w:ins w:id="7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is singular.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With</w:t>
        </w:r>
      </w:ins>
      <w:ins w:id="79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</m:t>
        </m:r>
      </m:oMath>
      <w:ins w:id="798" w:author="PR Preview" w:date="2026-01-01T00:00:00Z">
        <w:r>
          <w:t xml:space="preserve">,</w:t>
        </w:r>
      </w:ins>
      <w:ins w:id="7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ins w:id="800" w:author="PR Preview" w:date="2026-01-01T00:00:00Z">
        <w:r>
          <w:t xml:space="preserve">.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 eigenspace is a null space, so it is a subspace (</w:t>
        </w:r>
      </w:ins>
      <w:hyperlink r:id="rId26">
        <w:ins w:id="803" w:author="PR Preview" w:date="2026-01-01T00:00:00Z">
          <w:r>
            <w:rPr>
              <w:rStyle w:val="Hyperlink"/>
            </w:rPr>
            <w:t xml:space="preserve">Theorem 2 in Column Space, Null Space and Rank-Nullity</w:t>
          </w:r>
        </w:ins>
      </w:hyperlink>
      <w:ins w:id="804" w:author="PR Preview" w:date="2026-01-01T00:00:00Z">
        <w:r>
          <w:t xml:space="preserve">).</w:t>
        </w:r>
      </w:ins>
    </w:p>
    <w:bookmarkStart w:id="33" w:name="exm-eigenvalue-singular"/>
    <w:p>
      <w:pPr>
        <w:pStyle w:val="BodyText"/>
      </w:pPr>
      <w:ins w:id="805" w:author="PR Preview" w:date="2026-01-01T00:00:00Z">
        <w:r>
          <w:rPr>
            <w:b/>
            <w:bCs/>
          </w:rPr>
          <w:t xml:space="preserve">Example 4 (Eigenvalues and singular matrices)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t xml:space="preserve">For</w:t>
        </w:r>
      </w:ins>
      <w:ins w:id="80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is singular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(its columns are negatives of each other, so its rank is</w:t>
        </w:r>
      </w:ins>
      <w:ins w:id="815" w:author="PR Preview" w:date="2026-01-01T00:00:00Z">
        <w:r>
          <w:t xml:space="preserve"> </w:t>
        </w:r>
      </w:ins>
      <m:oMath>
        <m:r>
          <m:t>1</m:t>
        </m:r>
      </m:oMath>
      <w:ins w:id="816" w:author="PR Preview" w:date="2026-01-01T00:00:00Z">
        <w:r>
          <w:t xml:space="preserve">),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matching the eigenvalue</w:t>
        </w:r>
      </w:ins>
      <w:ins w:id="819" w:author="PR Preview" w:date="2026-01-01T00:00:00Z">
        <w:r>
          <w:t xml:space="preserve"> </w:t>
        </w:r>
      </w:ins>
      <m:oMath>
        <m:r>
          <m:t>3</m:t>
        </m:r>
      </m:oMath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of</w:t>
        </w:r>
      </w:ins>
      <w:ins w:id="822" w:author="PR Preview" w:date="2026-01-01T00:00:00Z">
        <w:r>
          <w:t xml:space="preserve"> </w:t>
        </w:r>
      </w:ins>
      <w:hyperlink r:id="rId29">
        <w:ins w:id="823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824" w:author="PR Preview" w:date="2026-01-01T00:00:00Z">
        <w:r>
          <w:t xml:space="preserve">.</w:t>
        </w:r>
      </w:ins>
      <w:ins w:id="8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itself has rank</w:t>
        </w:r>
      </w:ins>
      <w:ins w:id="828" w:author="PR Preview" w:date="2026-01-01T00:00:00Z">
        <w:r>
          <w:t xml:space="preserve"> </w:t>
        </w:r>
      </w:ins>
      <m:oMath>
        <m:r>
          <m:t>2</m:t>
        </m:r>
      </m:oMath>
      <w:ins w:id="829" w:author="PR Preview" w:date="2026-01-01T00:00:00Z">
        <w:r>
          <w:t xml:space="preserve">, since</w:t>
        </w:r>
      </w:ins>
      <w:ins w:id="83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is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$\mathord{\smash[b]{\underset{\raise.3ex\hbox{$\scriptstyle\sim$}}{0}}\vphantom{0}}$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del w:id="837" w:author="PR Preview" w:date="2026-01-01T00:00:00Z">
        <w:r>
          <w:rPr>
            <w:b/>
            <w:bCs/>
          </w:rPr>
          <w:delText xml:space="preserve">Theorem 3 (Eigenvalues of shifts and powers)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Let</w:delText>
        </w:r>
      </w:del>
      <w:del w:id="840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be an eigenvector of a</w:delText>
        </w:r>
      </w:del>
      <w:del w:id="84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matrix</w:delText>
        </w:r>
      </w:del>
      <w:del w:id="8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for the eigenvalue</w:delText>
        </w:r>
      </w:del>
      <w:del w:id="849" w:author="PR Preview" w:date="2026-01-01T00:00:00Z">
        <w:r>
          <w:delText xml:space="preserve"> </w:delText>
        </w:r>
      </w:del>
      <m:oMath>
        <m:r>
          <m:t>λ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(</w:delText>
        </w:r>
      </w:del>
      <w:hyperlink r:id="rId13">
        <w:del w:id="852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853" w:author="PR Preview" w:date="2026-01-01T00:00:00Z">
        <w:r>
          <w:delText xml:space="preserve">). Then</w:delText>
        </w:r>
      </w:del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an eigenvector of</w:delText>
        </w:r>
      </w:del>
      <w:del w:id="8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for</w:delText>
        </w:r>
      </w:del>
      <w:del w:id="85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+</m:t>
        </m:r>
        <m:r>
          <m:t>s</m:t>
        </m:r>
      </m:oMath>
      <w:del w:id="860" w:author="PR Preview" w:date="2026-01-01T00:00:00Z">
        <w:r>
          <w:delText xml:space="preserve">, for every number</w:delText>
        </w:r>
      </w:del>
      <w:del w:id="861" w:author="PR Preview" w:date="2026-01-01T00:00:00Z">
        <w:r>
          <w:delText xml:space="preserve"> </w:delText>
        </w:r>
      </w:del>
      <m:oMath>
        <m:r>
          <m:t>s</m:t>
        </m:r>
      </m:oMath>
      <w:del w:id="86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is an eigenvector of</w:delText>
        </w:r>
      </w:del>
      <w:del w:id="86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(</w:delText>
        </w:r>
      </w:del>
      <w:hyperlink r:id="rId34">
        <w:del w:id="868" w:author="PR Preview" w:date="2026-01-01T00:00:00Z">
          <w:r>
            <w:rPr>
              <w:rStyle w:val="Hyperlink"/>
            </w:rPr>
            <w:delText xml:space="preserve">Definition 2 in Special Matrices and Decompositions</w:delText>
          </w:r>
        </w:del>
      </w:hyperlink>
      <w:del w:id="869" w:author="PR Preview" w:date="2026-01-01T00:00:00Z">
        <w:r>
          <w:delText xml:space="preserve">) for</w:delText>
        </w:r>
      </w:del>
      <w:del w:id="870" w:author="PR Preview" w:date="2026-01-01T00:00:00Z">
        <w:r>
          <w:delText xml:space="preserve"> </w:delText>
        </w:r>
      </w:del>
      <m:oMath>
        <m:sSup>
          <m:e>
            <m:r>
              <m:t>λ</m:t>
            </m:r>
          </m:e>
          <m:sup>
            <m:r>
              <m:t>k</m:t>
            </m:r>
          </m:sup>
        </m:sSup>
      </m:oMath>
      <w:del w:id="871" w:author="PR Preview" w:date="2026-01-01T00:00:00Z">
        <w:r>
          <w:delText xml:space="preserve">,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delText xml:space="preserve">for every positive integer</w:delText>
        </w:r>
      </w:del>
      <w:del w:id="874" w:author="PR Preview" w:date="2026-01-01T00:00:00Z">
        <w:r>
          <w:delText xml:space="preserve"> </w:delText>
        </w:r>
      </w:del>
      <m:oMath>
        <m:r>
          <m:t>k</m:t>
        </m:r>
      </m:oMath>
      <w:del w:id="875" w:author="PR Preview" w:date="2026-01-01T00:00:00Z">
        <w:r>
          <w:delText xml:space="preserve">.</w:delText>
        </w:r>
      </w:del>
    </w:p>
    <w:p>
      <w:pPr>
        <w:pStyle w:val="BodyText"/>
      </w:pPr>
      <w:ins w:id="876" w:author="PR Preview" w:date="2026-01-01T00:00:00Z">
        <w:r>
          <w:rPr>
            <w:b/>
            <w:bCs/>
          </w:rPr>
          <w:t xml:space="preserve">Theorem 3 (Eigenvalues of shifts and powers)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Let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$\mathord{\smash[b]{\underset{\raise.3ex\hbox{$\scriptstyle\sim$}}{v}}\vphantom{v}}$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be an eigenvector of a</w:t>
        </w:r>
      </w:ins>
      <w:ins w:id="88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matrix</w:t>
        </w:r>
      </w:ins>
      <w:ins w:id="8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for the eigenvalue</w:t>
        </w:r>
      </w:ins>
      <w:ins w:id="889" w:author="PR Preview" w:date="2026-01-01T00:00:00Z">
        <w:r>
          <w:t xml:space="preserve"> </w:t>
        </w:r>
      </w:ins>
      <m:oMath>
        <m:r>
          <m:t>λ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(</w:t>
        </w:r>
      </w:ins>
      <w:hyperlink r:id="rId13">
        <w:ins w:id="892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893" w:author="PR Preview" w:date="2026-01-01T00:00:00Z">
        <w:r>
          <w:t xml:space="preserve">). Then</w:t>
        </w:r>
      </w:ins>
    </w:p>
    <w:p>
      <w:pPr>
        <w:pStyle w:val="Compact"/>
        <w:numPr>
          <w:ilvl w:val="0"/>
          <w:numId w:val="1003"/>
        </w:numPr>
      </w:pPr>
      <w:ins w:id="894" w:author="PR Preview" w:date="2026-01-01T00:00:00Z">
        <w:r>
          <w:t xml:space="preserve">$\mathord{\smash[b]{\underset{\raise.3ex\hbox{$\scriptstyle\sim$}}{v}}\vphantom{v}}$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is an eigenvector of</w:t>
        </w:r>
      </w:ins>
      <w:ins w:id="89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for</w:t>
        </w:r>
      </w:ins>
      <w:ins w:id="900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+</m:t>
        </m:r>
        <m:r>
          <m:t>s</m:t>
        </m:r>
      </m:oMath>
      <w:ins w:id="901" w:author="PR Preview" w:date="2026-01-01T00:00:00Z">
        <w:r>
          <w:t xml:space="preserve">, for every number</w:t>
        </w:r>
      </w:ins>
      <w:ins w:id="902" w:author="PR Preview" w:date="2026-01-01T00:00:00Z">
        <w:r>
          <w:t xml:space="preserve"> </w:t>
        </w:r>
      </w:ins>
      <m:oMath>
        <m:r>
          <m:t>s</m:t>
        </m:r>
      </m:oMath>
      <w:ins w:id="90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904" w:author="PR Preview" w:date="2026-01-01T00:00:00Z">
        <w:r>
          <w:t xml:space="preserve">$\mathord{\smash[b]{\underset{\raise.3ex\hbox{$\scriptstyle\sim$}}{v}}\vphantom{v}}$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 an eigenvector of</w:t>
        </w:r>
      </w:ins>
      <w:ins w:id="90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(</w:t>
        </w:r>
      </w:ins>
      <w:hyperlink r:id="rId34">
        <w:ins w:id="910" w:author="PR Preview" w:date="2026-01-01T00:00:00Z">
          <w:r>
            <w:rPr>
              <w:rStyle w:val="Hyperlink"/>
            </w:rPr>
            <w:t xml:space="preserve">Definition 2 in Special Matrices and Decompositions</w:t>
          </w:r>
        </w:ins>
      </w:hyperlink>
      <w:ins w:id="911" w:author="PR Preview" w:date="2026-01-01T00:00:00Z">
        <w:r>
          <w:t xml:space="preserve">) for</w:t>
        </w:r>
      </w:ins>
      <w:ins w:id="912" w:author="PR Preview" w:date="2026-01-01T00:00:00Z">
        <w:r>
          <w:t xml:space="preserve"> </w:t>
        </w:r>
      </w:ins>
      <m:oMath>
        <m:sSup>
          <m:e>
            <m:r>
              <m:t>λ</m:t>
            </m:r>
          </m:e>
          <m:sup>
            <m:r>
              <m:t>k</m:t>
            </m:r>
          </m:sup>
        </m:sSup>
      </m:oMath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for every positive integer</w:t>
        </w:r>
      </w:ins>
      <w:ins w:id="916" w:author="PR Preview" w:date="2026-01-01T00:00:00Z">
        <w:r>
          <w:t xml:space="preserve"> </w:t>
        </w:r>
      </w:ins>
      <m:oMath>
        <m:r>
          <m:t>k</m:t>
        </m:r>
      </m:oMath>
      <w:ins w:id="917" w:author="PR Preview" w:date="2026-01-01T00:00:00Z">
        <w:r>
          <w:t xml:space="preserve">.</w:t>
        </w:r>
      </w:ins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del w:id="918" w:author="PR Preview" w:date="2026-01-01T00:00:00Z">
        <w:r>
          <w:rPr>
            <w:b/>
            <w:bCs/>
          </w:rPr>
          <w:delText xml:space="preserve">Part 2, by</w:delText>
        </w:r>
      </w:del>
      <w:del w:id="919" w:author="PR Preview" w:date="2026-01-01T00:00:00Z">
        <w:r>
          <w:rPr>
            <w:b/>
            <w:bCs/>
          </w:rPr>
          <w:delText xml:space="preserve"> </w:delText>
        </w:r>
      </w:del>
      <w:hyperlink r:id="rId36">
        <w:del w:id="920" w:author="PR Preview" w:date="2026-01-01T00:00:00Z">
          <w:r>
            <w:rPr>
              <w:rStyle w:val="Hyperlink"/>
              <w:b/>
              <w:bCs/>
            </w:rPr>
            <w:delText xml:space="preserve">induction</w:delText>
          </w:r>
        </w:del>
      </w:hyperlink>
      <w:del w:id="921" w:author="PR Preview" w:date="2026-01-01T00:00:00Z">
        <w:r>
          <w:rPr>
            <w:b/>
            <w:bCs/>
          </w:rPr>
          <w:delText xml:space="preserve"> </w:delText>
        </w:r>
      </w:del>
      <w:del w:id="922" w:author="PR Preview" w:date="2026-01-01T00:00:00Z">
        <w:r>
          <w:rPr>
            <w:b/>
            <w:bCs/>
          </w:rPr>
          <w:delText xml:space="preserve">on</w:delText>
        </w:r>
      </w:del>
      <w:del w:id="923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</m:oMath>
      <w:del w:id="924" w:author="PR Preview" w:date="2026-01-01T00:00:00Z">
        <w:r>
          <w:rPr>
            <w:b/>
            <w:bCs/>
          </w:rPr>
          <w:delText xml:space="preserve">.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For</w:delText>
        </w:r>
      </w:del>
      <w:del w:id="92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928" w:author="PR Preview" w:date="2026-01-01T00:00:00Z">
        <w:r>
          <w:delText xml:space="preserve"> </w:delText>
        </w:r>
      </w:del>
      <w:del w:id="929" w:author="PR Preview" w:date="2026-01-01T00:00:00Z">
        <w:r>
          <w:delText xml:space="preserve">it is the assumption.</w:delText>
        </w:r>
      </w:del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If</w:delText>
        </w:r>
      </w:del>
      <w:del w:id="93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3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del w:id="934" w:author="PR Preview" w:date="2026-01-01T00:00:00Z">
        <w:r>
          <w:delText xml:space="preserve">In both parts</w:delText>
        </w:r>
      </w:del>
      <w:del w:id="93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6" w:author="PR Preview" w:date="2026-01-01T00:00:00Z">
        <w:r>
          <w:delText xml:space="preserve">, so</w:delText>
        </w:r>
      </w:del>
      <w:del w:id="937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is an eigenvector.</w:delText>
        </w:r>
      </w:del>
    </w:p>
    <w:p>
      <w:pPr>
        <w:pStyle w:val="BodyText"/>
      </w:pPr>
      <w:del w:id="940" w:author="PR Preview" w:date="2026-01-01T00:00:00Z">
        <w:r>
          <w:rPr>
            <w:b/>
            <w:bCs/>
          </w:rPr>
          <w:delText xml:space="preserve">Example 5 (Shifting and squaring)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For</w:delText>
        </w:r>
      </w:del>
      <w:del w:id="9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with eigenvector</w:delText>
        </w:r>
      </w:del>
      <w:del w:id="94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47" w:author="PR Preview" w:date="2026-01-01T00:00:00Z">
        <w:r>
          <w:delText xml:space="preserve"> </w:delText>
        </w:r>
      </w:del>
      <w:del w:id="948" w:author="PR Preview" w:date="2026-01-01T00:00:00Z">
        <w:r>
          <w:delText xml:space="preserve">for</w:delText>
        </w:r>
      </w:del>
      <w:del w:id="949" w:author="PR Preview" w:date="2026-01-01T00:00:00Z">
        <w:r>
          <w:delText xml:space="preserve"> </w:delText>
        </w:r>
      </w:del>
      <m:oMath>
        <m:r>
          <m:t>3</m:t>
        </m:r>
      </m:oMath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(</w:delText>
        </w:r>
      </w:del>
      <w:hyperlink r:id="rId29">
        <w:del w:id="952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953" w:author="PR Preview" w:date="2026-01-01T00:00:00Z">
        <w:r>
          <w:delText xml:space="preserve">):</w:delText>
        </w:r>
      </w:del>
    </w:p>
    <w:p>
      <w:pPr>
        <w:pStyle w:val="BodyText"/>
      </w:pPr>
      <w:ins w:id="954" w:author="PR Preview" w:date="2026-01-01T00:00:00Z">
        <w:r>
  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\text{(}\text{Theorem~7 in Matrices}\text{)}
    \\
    &amp;= (\lambda+ s)\,\mathord{\smash[b]{\underset{\raise.3ex\hbox{$\scriptstyle\sim$}}{v}}\vphantom{v}}.
    &amp;&amp; \text{(add entrywise)}
    \end{aligned}
    $$</w:t>
        </w:r>
      </w:ins>
    </w:p>
    <w:p>
      <w:pPr>
        <w:pStyle w:val="FirstParagraph"/>
      </w:pPr>
      <w:ins w:id="955" w:author="PR Preview" w:date="2026-01-01T00:00:00Z">
        <w:r>
          <w:rPr>
            <w:b/>
            <w:bCs/>
          </w:rPr>
          <w:t xml:space="preserve">Part 2, by</w:t>
        </w:r>
      </w:ins>
      <w:ins w:id="956" w:author="PR Preview" w:date="2026-01-01T00:00:00Z">
        <w:r>
          <w:rPr>
            <w:b/>
            <w:bCs/>
          </w:rPr>
          <w:t xml:space="preserve"> </w:t>
        </w:r>
      </w:ins>
      <w:hyperlink r:id="rId36">
        <w:ins w:id="957" w:author="PR Preview" w:date="2026-01-01T00:00:00Z">
          <w:r>
            <w:rPr>
              <w:rStyle w:val="Hyperlink"/>
              <w:b/>
              <w:bCs/>
            </w:rPr>
            <w:t xml:space="preserve">induction</w:t>
          </w:r>
        </w:ins>
      </w:hyperlink>
      <w:ins w:id="958" w:author="PR Preview" w:date="2026-01-01T00:00:00Z">
        <w:r>
          <w:rPr>
            <w:b/>
            <w:bCs/>
          </w:rPr>
          <w:t xml:space="preserve"> </w:t>
        </w:r>
      </w:ins>
      <w:ins w:id="959" w:author="PR Preview" w:date="2026-01-01T00:00:00Z">
        <w:r>
          <w:rPr>
            <w:b/>
            <w:bCs/>
          </w:rPr>
          <w:t xml:space="preserve">on</w:t>
        </w:r>
      </w:ins>
      <w:ins w:id="960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961" w:author="PR Preview" w:date="2026-01-01T00:00:00Z">
        <w:r>
          <w:rPr>
            <w:b/>
            <w:bCs/>
          </w:rPr>
          <w:t xml:space="preserve">.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For</w:t>
        </w:r>
      </w:ins>
      <w:ins w:id="96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it is the assumption.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If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$\mathbf{A}^{k-1} \mathord{\smash[b]{\underset{\raise.3ex\hbox{$\scriptstyle\sim$}}{v}}\vphantom{v}} = \lambda^{k-1} \mathord{\smash[b]{\underset{\raise.3ex\hbox{$\scriptstyle\sim$}}{v}}\vphantom{v}}$</w:t>
        </w:r>
      </w:ins>
      <w:ins w:id="971" w:author="PR Preview" w:date="2026-01-01T00:00:00Z">
        <w:r>
          <w:t xml:space="preserve">, then</w:t>
        </w:r>
      </w:ins>
    </w:p>
    <w:p>
      <w:pPr>
        <w:pStyle w:val="BodyText"/>
      </w:pPr>
      <w:ins w:id="972" w:author="PR Preview" w:date="2026-01-01T00:00:00Z">
        <w:r>
  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  </w:r>
      </w:ins>
    </w:p>
    <w:p>
      <w:pPr>
        <w:pStyle w:val="FirstParagraph"/>
      </w:pPr>
      <w:ins w:id="973" w:author="PR Preview" w:date="2026-01-01T00:00:00Z">
        <w:r>
          <w:t xml:space="preserve">In both parts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976" w:author="PR Preview" w:date="2026-01-01T00:00:00Z">
        <w:r>
          <w:t xml:space="preserve">, so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$\mathord{\smash[b]{\underset{\raise.3ex\hbox{$\scriptstyle\sim$}}{v}}\vphantom{v}}$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is an eigenvector.</w:t>
        </w:r>
      </w:ins>
    </w:p>
    <w:bookmarkStart w:id="37" w:name="exm-eigen-shift-power"/>
    <w:p>
      <w:pPr>
        <w:pStyle w:val="BodyText"/>
      </w:pPr>
      <w:ins w:id="981" w:author="PR Preview" w:date="2026-01-01T00:00:00Z">
        <w:r>
          <w:rPr>
            <w:b/>
            <w:bCs/>
          </w:rPr>
          <w:t xml:space="preserve">Example 5 (Shifting and squaring)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For</w:t>
        </w:r>
      </w:ins>
      <w:ins w:id="9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with eigenvector</w:t>
        </w:r>
      </w:ins>
      <w:ins w:id="9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for</w:t>
        </w:r>
      </w:ins>
      <w:ins w:id="990" w:author="PR Preview" w:date="2026-01-01T00:00:00Z">
        <w:r>
          <w:t xml:space="preserve"> </w:t>
        </w:r>
      </w:ins>
      <m:oMath>
        <m:r>
          <m:t>3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r:id="rId29">
        <w:ins w:id="993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994" w:author="PR Preview" w:date="2026-01-01T00:00:00Z">
        <w:r>
          <w:t xml:space="preserve">):</w:t>
        </w:r>
      </w:ins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del w:id="995" w:author="PR Preview" w:date="2026-01-01T00:00:00Z">
        <w:r>
          <w:rPr>
            <w:b/>
            <w:bCs/>
          </w:rPr>
          <w:delText xml:space="preserve">If</w:delText>
        </w:r>
      </w:del>
      <w:del w:id="996" w:author="PR Preview" w:date="2026-01-01T00:00:00Z">
        <w:r>
          <w:rPr>
            <w:b/>
            <w:bCs/>
          </w:rPr>
          <w:delText xml:space="preserve"> </w:delText>
        </w:r>
      </w:del>
      <m:oMath>
        <m:r>
          <m:t>λ</m:t>
        </m:r>
      </m:oMath>
      <w:del w:id="997" w:author="PR Preview" w:date="2026-01-01T00:00:00Z">
        <w:r>
          <w:rPr>
            <w:b/>
            <w:bCs/>
          </w:rP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is not a diagonal entry,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every</w:delText>
        </w:r>
      </w:del>
      <w:del w:id="1001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del w:id="1002" w:author="PR Preview" w:date="2026-01-01T00:00:00Z">
        <w:r>
          <w:delText xml:space="preserve">, so</w:delText>
        </w:r>
      </w:del>
      <w:del w:id="10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has exactly one solution,</w:delText>
        </w:r>
      </w:del>
      <w:del w:id="1006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(</w:delText>
        </w:r>
      </w:del>
      <w:hyperlink r:id="rId42">
        <w:del w:id="1009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1010" w:author="PR Preview" w:date="2026-01-01T00:00:00Z">
        <w:r>
          <w:delText xml:space="preserve">),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and</w:delText>
        </w:r>
      </w:del>
      <w:del w:id="1013" w:author="PR Preview" w:date="2026-01-01T00:00:00Z">
        <w:r>
          <w:delText xml:space="preserve"> </w:delText>
        </w:r>
      </w:del>
      <m:oMath>
        <m:r>
          <m:t>λ</m:t>
        </m:r>
      </m:oMath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is not an eigenvalue (</w:delText>
        </w:r>
      </w:del>
      <w:hyperlink w:anchor="thm-eigenvalue-singular">
        <w:del w:id="1016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017" w:author="PR Preview" w:date="2026-01-01T00:00:00Z">
        <w:r>
          <w:delText xml:space="preserve">).</w:delText>
        </w:r>
      </w:del>
    </w:p>
    <w:p>
      <w:pPr>
        <w:pStyle w:val="BodyText"/>
      </w:pPr>
      <w:del w:id="1018" w:author="PR Preview" w:date="2026-01-01T00:00:00Z">
        <w:r>
          <w:rPr>
            <w:b/>
            <w:bCs/>
          </w:rPr>
          <w:delText xml:space="preserve">If</w:delText>
        </w:r>
      </w:del>
      <w:del w:id="1019" w:author="PR Preview" w:date="2026-01-01T00:00:00Z">
        <w:r>
          <w:rPr>
            <w:b/>
            <w:bCs/>
          </w:rPr>
          <w:delText xml:space="preserve"> </w:delText>
        </w:r>
      </w:del>
      <m:oMath>
        <m:r>
          <m:t>λ</m:t>
        </m:r>
      </m:oMath>
      <w:del w:id="1020" w:author="PR Preview" w:date="2026-01-01T00:00:00Z">
        <w:r>
          <w:rPr>
            <w:b/>
            <w:bCs/>
          </w:rPr>
          <w:delText xml:space="preserve"> </w:delText>
        </w:r>
      </w:del>
      <w:del w:id="1021" w:author="PR Preview" w:date="2026-01-01T00:00:00Z">
        <w:r>
          <w:rPr>
            <w:b/>
            <w:bCs/>
          </w:rPr>
          <w:delText xml:space="preserve">is a diagonal entry,</w:delText>
        </w:r>
      </w:del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let</w:delText>
        </w:r>
      </w:del>
      <w:del w:id="1024" w:author="PR Preview" w:date="2026-01-01T00:00:00Z">
        <w:r>
          <w:delText xml:space="preserve"> </w:delText>
        </w:r>
      </w:del>
      <m:oMath>
        <m:r>
          <m:t>k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be the smallest index with</w:delText>
        </w:r>
      </w:del>
      <w:del w:id="102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del w:id="1028" w:author="PR Preview" w:date="2026-01-01T00:00:00Z">
        <w:r>
          <w:delText xml:space="preserve">,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and write</w:delText>
        </w:r>
      </w:del>
      <w:del w:id="1031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032" w:author="PR Preview" w:date="2026-01-01T00:00:00Z">
        <w:r>
          <w:delText xml:space="preserve">, so</w:delText>
        </w:r>
      </w:del>
      <w:del w:id="1033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and</w:delText>
        </w:r>
      </w:del>
      <w:del w:id="1036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for</w:delText>
        </w:r>
      </w:del>
      <w:del w:id="10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040" w:author="PR Preview" w:date="2026-01-01T00:00:00Z">
        <w:r>
          <w:delText xml:space="preserve">.</w:delText>
        </w:r>
      </w:del>
      <w:del w:id="1041" w:author="PR Preview" w:date="2026-01-01T00:00:00Z">
        <w:r>
          <w:delText xml:space="preserve"> </w:delText>
        </w:r>
      </w:del>
      <w:del w:id="1042" w:author="PR Preview" w:date="2026-01-01T00:00:00Z">
        <w:r>
          <w:delText xml:space="preserve">Look for</w:delText>
        </w:r>
      </w:del>
      <w:del w:id="104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44" w:author="PR Preview" w:date="2026-01-01T00:00:00Z">
        <w:r>
          <w:delText xml:space="preserve"> </w:delText>
        </w:r>
      </w:del>
      <w:del w:id="1045" w:author="PR Preview" w:date="2026-01-01T00:00:00Z">
        <w:r>
          <w:delText xml:space="preserve">with</w:delText>
        </w:r>
      </w:del>
      <w:del w:id="1046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del w:id="1047" w:author="PR Preview" w:date="2026-01-01T00:00:00Z">
        <w:r>
          <w:delText xml:space="preserve"> </w:delText>
        </w:r>
      </w:del>
      <w:del w:id="1048" w:author="PR Preview" w:date="2026-01-01T00:00:00Z">
        <w:r>
          <w:delText xml:space="preserve">and</w:delText>
        </w:r>
      </w:del>
      <w:del w:id="104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for</w:delText>
        </w:r>
      </w:del>
      <w:del w:id="1052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&gt;</m:t>
        </m:r>
        <m:r>
          <m:t>k</m:t>
        </m:r>
      </m:oMath>
      <w:del w:id="1053" w:author="PR Preview" w:date="2026-01-01T00:00:00Z">
        <w:r>
          <w:delText xml:space="preserve">.</w:delText>
        </w:r>
      </w:del>
      <w:del w:id="1054" w:author="PR Preview" w:date="2026-01-01T00:00:00Z">
        <w:r>
          <w:delText xml:space="preserve"> </w:delText>
        </w:r>
      </w:del>
      <w:del w:id="1055" w:author="PR Preview" w:date="2026-01-01T00:00:00Z">
        <w:r>
          <w:delText xml:space="preserve">Entry</w:delText>
        </w:r>
      </w:del>
      <w:del w:id="1056" w:author="PR Preview" w:date="2026-01-01T00:00:00Z">
        <w:r>
          <w:delText xml:space="preserve"> </w:delText>
        </w:r>
      </w:del>
      <m:oMath>
        <m:r>
          <m:t>i</m:t>
        </m:r>
      </m:oMath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of</w:delText>
        </w:r>
      </w:del>
      <w:del w:id="1059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is</w:delText>
        </w:r>
      </w:del>
    </w:p>
    <w:p>
      <w:pPr>
        <w:pStyle w:val="BodyText"/>
      </w:pPr>
      <w:ins w:id="1062" w:author="PR Preview" w:date="2026-01-01T00:00:00Z">
        <w:r>
          <w:rPr>
            <w:b/>
            <w:bCs/>
          </w:rPr>
          <w:t xml:space="preserve">If</w:t>
        </w:r>
      </w:ins>
      <w:ins w:id="1063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1064" w:author="PR Preview" w:date="2026-01-01T00:00:00Z">
        <w:r>
          <w:rPr>
            <w:b/>
            <w:bCs/>
          </w:rPr>
          <w:t xml:space="preserve"> </w:t>
        </w:r>
      </w:ins>
      <w:ins w:id="1065" w:author="PR Preview" w:date="2026-01-01T00:00:00Z">
        <w:r>
          <w:rPr>
            <w:b/>
            <w:bCs/>
          </w:rPr>
          <w:t xml:space="preserve">is not a diagonal entry,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every</w:t>
        </w:r>
      </w:ins>
      <w:ins w:id="106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ins w:id="1069" w:author="PR Preview" w:date="2026-01-01T00:00:00Z">
        <w:r>
          <w:t xml:space="preserve">, so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$(\mathbf{U} - \lambda\,\mathbf{I}_p)\,\mathord{\smash[b]{\underset{\raise.3ex\hbox{$\scriptstyle\sim$}}{v}}\vphantom{v}} = \mathord{\smash[b]{\underset{\raise.3ex\hbox{$\scriptstyle\sim$}}{0}}\vphantom{0}}$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has exactly one solution,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(</w:t>
        </w:r>
      </w:ins>
      <w:hyperlink r:id="rId42">
        <w:ins w:id="1078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1079" w:author="PR Preview" w:date="2026-01-01T00:00:00Z">
        <w:r>
          <w:t xml:space="preserve">),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and</w:t>
        </w:r>
      </w:ins>
      <w:ins w:id="1082" w:author="PR Preview" w:date="2026-01-01T00:00:00Z">
        <w:r>
          <w:t xml:space="preserve"> </w:t>
        </w:r>
      </w:ins>
      <m:oMath>
        <m:r>
          <m:t>λ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not an eigenvalue (</w:t>
        </w:r>
      </w:ins>
      <w:hyperlink w:anchor="thm-eigenvalue-singular">
        <w:ins w:id="108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086" w:author="PR Preview" w:date="2026-01-01T00:00:00Z">
        <w:r>
          <w:t xml:space="preserve">).</w:t>
        </w:r>
      </w:ins>
    </w:p>
    <w:p>
      <w:pPr>
        <w:pStyle w:val="BodyText"/>
      </w:pPr>
      <w:ins w:id="1087" w:author="PR Preview" w:date="2026-01-01T00:00:00Z">
        <w:r>
          <w:rPr>
            <w:b/>
            <w:bCs/>
          </w:rPr>
          <w:t xml:space="preserve">If</w:t>
        </w:r>
      </w:ins>
      <w:ins w:id="1088" w:author="PR Preview" w:date="2026-01-01T00:00:00Z">
        <w:r>
          <w:rPr>
            <w:b/>
            <w:bCs/>
          </w:rPr>
          <w:t xml:space="preserve"> </w:t>
        </w:r>
      </w:ins>
      <m:oMath>
        <m:r>
          <m:t>λ</m:t>
        </m:r>
      </m:oMath>
      <w:ins w:id="1089" w:author="PR Preview" w:date="2026-01-01T00:00:00Z">
        <w:r>
          <w:rPr>
            <w:b/>
            <w:bCs/>
          </w:rPr>
          <w:t xml:space="preserve"> </w:t>
        </w:r>
      </w:ins>
      <w:ins w:id="1090" w:author="PR Preview" w:date="2026-01-01T00:00:00Z">
        <w:r>
          <w:rPr>
            <w:b/>
            <w:bCs/>
          </w:rPr>
          <w:t xml:space="preserve">is a diagonal entry,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let</w:t>
        </w:r>
      </w:ins>
      <w:ins w:id="1093" w:author="PR Preview" w:date="2026-01-01T00:00:00Z">
        <w:r>
          <w:t xml:space="preserve"> </w:t>
        </w:r>
      </w:ins>
      <m:oMath>
        <m:r>
          <m:t>k</m:t>
        </m:r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be the smallest index with</w:t>
        </w:r>
      </w:ins>
      <w:ins w:id="1096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ins w:id="1097" w:author="PR Preview" w:date="2026-01-01T00:00:00Z">
        <w:r>
          <w:t xml:space="preserve">,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and write</w:t>
        </w:r>
      </w:ins>
      <w:ins w:id="1100" w:author="PR Preview" w:date="2026-01-01T00:00:00Z">
        <w:r>
          <w:t xml:space="preserve"> </w:t>
        </w:r>
      </w:ins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1101" w:author="PR Preview" w:date="2026-01-01T00:00:00Z">
        <w:r>
          <w:t xml:space="preserve">, so</w:t>
        </w:r>
      </w:ins>
      <w:ins w:id="1102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and</w:t>
        </w:r>
      </w:ins>
      <w:ins w:id="1105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for</w:t>
        </w:r>
      </w:ins>
      <w:ins w:id="110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109" w:author="PR Preview" w:date="2026-01-01T00:00:00Z">
        <w:r>
          <w:t xml:space="preserve">.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Look for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$\mathord{\smash[b]{\underset{\raise.3ex\hbox{$\scriptstyle\sim$}}{v}}\vphantom{v}}$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with</w:t>
        </w:r>
      </w:ins>
      <w:ins w:id="111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and</w:t>
        </w:r>
      </w:ins>
      <w:ins w:id="1119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120" w:author="PR Preview" w:date="2026-01-01T00:00:00Z">
        <w:r>
          <w:t xml:space="preserve"> </w:t>
        </w:r>
      </w:ins>
      <w:ins w:id="1121" w:author="PR Preview" w:date="2026-01-01T00:00:00Z">
        <w:r>
          <w:t xml:space="preserve">for</w:t>
        </w:r>
      </w:ins>
      <w:ins w:id="112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&gt;</m:t>
        </m:r>
        <m:r>
          <m:t>k</m:t>
        </m:r>
      </m:oMath>
      <w:ins w:id="1123" w:author="PR Preview" w:date="2026-01-01T00:00:00Z">
        <w:r>
          <w:t xml:space="preserve">.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Entry</w:t>
        </w:r>
      </w:ins>
      <w:ins w:id="1126" w:author="PR Preview" w:date="2026-01-01T00:00:00Z">
        <w:r>
          <w:t xml:space="preserve"> </w:t>
        </w:r>
      </w:ins>
      <m:oMath>
        <m:r>
          <m:t>i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of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$\mathbf{M} \mathord{\smash[b]{\underset{\raise.3ex\hbox{$\scriptstyle\sim$}}{v}}\vphantom{v}}$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del w:id="1133" w:author="PR Preview" w:date="2026-01-01T00:00:00Z">
        <w:r>
          <w:delText xml:space="preserve">So</w:delText>
        </w:r>
      </w:del>
      <w:del w:id="1134" w:author="PR Preview" w:date="2026-01-01T00:00:00Z">
        <w:r>
          <w:delText xml:space="preserve"> </w:delText>
        </w:r>
      </w:del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with</w:delText>
        </w:r>
      </w:del>
      <w:del w:id="1137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del w:id="1138" w:author="PR Preview" w:date="2026-01-01T00:00:00Z">
        <w:r>
          <w:delText xml:space="preserve">, hence</w:delText>
        </w:r>
      </w:del>
      <w:del w:id="113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40" w:author="PR Preview" w:date="2026-01-01T00:00:00Z">
        <w:r>
          <w:delText xml:space="preserve">,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and</w:delText>
        </w:r>
      </w:del>
      <w:del w:id="1143" w:author="PR Preview" w:date="2026-01-01T00:00:00Z">
        <w:r>
          <w:delText xml:space="preserve"> </w:delText>
        </w:r>
      </w:del>
      <m:oMath>
        <m:r>
          <m:t>λ</m:t>
        </m:r>
      </m:oMath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is an eigenvalue.</w:delText>
        </w:r>
      </w:del>
    </w:p>
    <w:p>
      <w:pPr>
        <w:pStyle w:val="BodyText"/>
      </w:pPr>
      <w:del w:id="1146" w:author="PR Preview" w:date="2026-01-01T00:00:00Z">
        <w:r>
          <w:rPr>
            <w:b/>
            <w:bCs/>
          </w:rPr>
          <w:delText xml:space="preserve">Example 6 (Eigenvalues read off the diagonal)</w:delText>
        </w:r>
      </w:del>
      <w:del w:id="1147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148" w:author="PR Preview" w:date="2026-01-01T00:00:00Z">
        <w:r>
          <w:delText xml:space="preserve"> </w:delText>
        </w:r>
      </w:del>
      <w:del w:id="1149" w:author="PR Preview" w:date="2026-01-01T00:00:00Z">
        <w:r>
          <w:delText xml:space="preserve">of</w:delText>
        </w:r>
      </w:del>
      <w:del w:id="1150" w:author="PR Preview" w:date="2026-01-01T00:00:00Z">
        <w:r>
          <w:delText xml:space="preserve"> </w:delText>
        </w:r>
      </w:del>
      <w:hyperlink r:id="rId43">
        <w:del w:id="1151" w:author="PR Preview" w:date="2026-01-01T00:00:00Z">
          <w:r>
            <w:rPr>
              <w:rStyle w:val="Hyperlink"/>
            </w:rPr>
            <w:delText xml:space="preserve">Example 23 in Projections and Linear Systems</w:delText>
          </w:r>
        </w:del>
      </w:hyperlink>
      <w:del w:id="1152" w:author="PR Preview" w:date="2026-01-01T00:00:00Z">
        <w:r>
          <w:delText xml:space="preserve"> </w:delText>
        </w:r>
      </w:del>
      <w:del w:id="1153" w:author="PR Preview" w:date="2026-01-01T00:00:00Z">
        <w:r>
          <w:delText xml:space="preserve">has eigenvalues</w:delText>
        </w:r>
      </w:del>
      <w:del w:id="1154" w:author="PR Preview" w:date="2026-01-01T00:00:00Z">
        <w:r>
          <w:delText xml:space="preserve"> </w:delText>
        </w:r>
      </w:del>
      <m:oMath>
        <m:r>
          <m:t>2</m:t>
        </m:r>
      </m:oMath>
      <w:del w:id="1155" w:author="PR Preview" w:date="2026-01-01T00:00:00Z">
        <w:r>
          <w:delText xml:space="preserve">,</w:delText>
        </w:r>
      </w:del>
      <w:del w:id="1156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and</w:delText>
        </w:r>
      </w:del>
      <w:del w:id="115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160" w:author="PR Preview" w:date="2026-01-01T00:00:00Z">
        <w:r>
          <w:delText xml:space="preserve">.</w:delText>
        </w:r>
      </w:del>
      <w:del w:id="1161" w:author="PR Preview" w:date="2026-01-01T00:00:00Z">
        <w:r>
          <w:delText xml:space="preserve"> </w:delText>
        </w:r>
      </w:del>
      <w:del w:id="1162" w:author="PR Preview" w:date="2026-01-01T00:00:00Z">
        <w:r>
          <w:delText xml:space="preserve">For</w:delText>
        </w:r>
      </w:del>
      <w:del w:id="116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1164" w:author="PR Preview" w:date="2026-01-01T00:00:00Z">
        <w:r>
          <w:delText xml:space="preserve"> </w:delText>
        </w:r>
      </w:del>
      <w:del w:id="1165" w:author="PR Preview" w:date="2026-01-01T00:00:00Z">
        <w:r>
          <w:delText xml:space="preserve">(so</w:delText>
        </w:r>
      </w:del>
      <w:del w:id="116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1167" w:author="PR Preview" w:date="2026-01-01T00:00:00Z">
        <w:r>
          <w:delText xml:space="preserve">), take</w:delText>
        </w:r>
      </w:del>
      <w:del w:id="116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1169" w:author="PR Preview" w:date="2026-01-01T00:00:00Z">
        <w:r>
          <w:delText xml:space="preserve">,</w:delText>
        </w:r>
      </w:del>
      <w:del w:id="1170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del w:id="1171" w:author="PR Preview" w:date="2026-01-01T00:00:00Z">
        <w:r>
          <w:delText xml:space="preserve">;</w:delText>
        </w:r>
      </w:del>
      <w:del w:id="1172" w:author="PR Preview" w:date="2026-01-01T00:00:00Z">
        <w:r>
          <w:delText xml:space="preserve"> </w:delText>
        </w:r>
      </w:del>
      <w:del w:id="1173" w:author="PR Preview" w:date="2026-01-01T00:00:00Z">
        <w:r>
          <w:delText xml:space="preserve">row 1 of</w:delText>
        </w:r>
      </w:del>
      <w:del w:id="117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delText xml:space="preserve">is</w:delText>
        </w:r>
      </w:del>
      <w:del w:id="117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del w:id="1178" w:author="PR Preview" w:date="2026-01-01T00:00:00Z">
        <w:r>
          <w:delText xml:space="preserve">, so</w:delText>
        </w:r>
      </w:del>
      <w:del w:id="1179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del w:id="1180" w:author="PR Preview" w:date="2026-01-01T00:00:00Z">
        <w:r>
          <w:delText xml:space="preserve">.</w:delText>
        </w:r>
      </w:del>
      <w:del w:id="1181" w:author="PR Preview" w:date="2026-01-01T00:00:00Z">
        <w:r>
          <w:delText xml:space="preserve"> </w:delText>
        </w:r>
      </w:del>
      <w:del w:id="1182" w:author="PR Preview" w:date="2026-01-01T00:00:00Z">
        <w:r>
          <w:delText xml:space="preserve">Check:</w:delText>
        </w:r>
      </w:del>
    </w:p>
    <w:p>
      <w:pPr>
        <w:pStyle w:val="FirstParagraph"/>
      </w:pPr>
      <w:ins w:id="1183" w:author="PR Preview" w:date="2026-01-01T00:00:00Z">
        <w:r>
          <w:t xml:space="preserve">So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$\mathbf{M} \mathord{\smash[b]{\underset{\raise.3ex\hbox{$\scriptstyle\sim$}}{v}}\vphantom{v}} = \mathord{\smash[b]{\underset{\raise.3ex\hbox{$\scriptstyle\sim$}}{0}}\vphantom{0}}$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with</w:t>
        </w:r>
      </w:ins>
      <w:ins w:id="118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1189" w:author="PR Preview" w:date="2026-01-01T00:00:00Z">
        <w:r>
          <w:t xml:space="preserve">, hence</w:t>
        </w:r>
      </w:ins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1192" w:author="PR Preview" w:date="2026-01-01T00:00:00Z">
        <w:r>
          <w:t xml:space="preserve">,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and</w:t>
        </w:r>
      </w:ins>
      <w:ins w:id="1195" w:author="PR Preview" w:date="2026-01-01T00:00:00Z">
        <w:r>
          <w:t xml:space="preserve"> </w:t>
        </w:r>
      </w:ins>
      <m:oMath>
        <m:r>
          <m:t>λ</m:t>
        </m:r>
      </m:oMath>
      <w:ins w:id="1196" w:author="PR Preview" w:date="2026-01-01T00:00:00Z">
        <w:r>
          <w:t xml:space="preserve"> </w:t>
        </w:r>
      </w:ins>
      <w:ins w:id="1197" w:author="PR Preview" w:date="2026-01-01T00:00:00Z">
        <w:r>
          <w:t xml:space="preserve">is an eigenvalue.</w:t>
        </w:r>
      </w:ins>
    </w:p>
    <w:bookmarkStart w:id="44" w:name="exm-eigen-triangular"/>
    <w:p>
      <w:pPr>
        <w:pStyle w:val="BodyText"/>
      </w:pPr>
      <w:ins w:id="1198" w:author="PR Preview" w:date="2026-01-01T00:00:00Z">
        <w:r>
          <w:rPr>
            <w:b/>
            <w:bCs/>
          </w:rPr>
          <w:t xml:space="preserve">Example 6 (Eigenvalues read off the diagonal)</w:t>
        </w:r>
      </w:ins>
      <w:ins w:id="119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of</w:t>
        </w:r>
      </w:ins>
      <w:ins w:id="1202" w:author="PR Preview" w:date="2026-01-01T00:00:00Z">
        <w:r>
          <w:t xml:space="preserve"> </w:t>
        </w:r>
      </w:ins>
      <w:hyperlink r:id="rId43">
        <w:ins w:id="1203" w:author="PR Preview" w:date="2026-01-01T00:00:00Z">
          <w:r>
            <w:rPr>
              <w:rStyle w:val="Hyperlink"/>
            </w:rPr>
            <w:t xml:space="preserve">Example 23 in Projections and Linear Systems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has eigenvalues</w:t>
        </w:r>
      </w:ins>
      <w:ins w:id="1206" w:author="PR Preview" w:date="2026-01-01T00:00:00Z">
        <w:r>
          <w:t xml:space="preserve"> </w:t>
        </w:r>
      </w:ins>
      <m:oMath>
        <m:r>
          <m:t>2</m:t>
        </m:r>
      </m:oMath>
      <w:ins w:id="1207" w:author="PR Preview" w:date="2026-01-01T00:00:00Z">
        <w:r>
          <w:t xml:space="preserve">,</w:t>
        </w:r>
      </w:ins>
      <w:ins w:id="1208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and</w:t>
        </w:r>
      </w:ins>
      <w:ins w:id="12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12" w:author="PR Preview" w:date="2026-01-01T00:00:00Z">
        <w:r>
          <w:t xml:space="preserve">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For</w:t>
        </w:r>
      </w:ins>
      <w:ins w:id="121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(so</w:t>
        </w:r>
      </w:ins>
      <w:ins w:id="12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1219" w:author="PR Preview" w:date="2026-01-01T00:00:00Z">
        <w:r>
          <w:t xml:space="preserve">), take</w:t>
        </w:r>
      </w:ins>
      <w:ins w:id="1220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1221" w:author="PR Preview" w:date="2026-01-01T00:00:00Z">
        <w:r>
          <w:t xml:space="preserve">,</w:t>
        </w:r>
      </w:ins>
      <w:ins w:id="122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1223" w:author="PR Preview" w:date="2026-01-01T00:00:00Z">
        <w:r>
          <w:t xml:space="preserve">;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row 1 of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t xml:space="preserve">$(\mathbf{U} - \tfrac{1}{2}\,\mathbf{I}_3)\,\mathord{\smash[b]{\underset{\raise.3ex\hbox{$\scriptstyle\sim$}}{v}}\vphantom{v}}$</w:t>
        </w:r>
      </w:ins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is</w:t>
        </w:r>
      </w:ins>
      <w:ins w:id="1230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231" w:author="PR Preview" w:date="2026-01-01T00:00:00Z">
        <w:r>
          <w:t xml:space="preserve">, so</w:t>
        </w:r>
      </w:ins>
      <w:ins w:id="1232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ins w:id="1233" w:author="PR Preview" w:date="2026-01-01T00:00:00Z">
        <w:r>
          <w:t xml:space="preserve">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Check: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del w:id="1236" w:author="PR Preview" w:date="2026-01-01T00:00:00Z">
        <w:r>
          <w:rPr>
            <w:i/>
            <w:iCs/>
          </w:rPr>
          <w:delText xml:space="preserve">Proof</w:delText>
        </w:r>
      </w:del>
      <w:del w:id="1237" w:author="PR Preview" w:date="2026-01-01T00:00:00Z">
        <w:r>
          <w:delText xml:space="preserve">. </w:delText>
        </w:r>
      </w:del>
      <w:del w:id="1238" w:author="PR Preview" w:date="2026-01-01T00:00:00Z">
        <w:r>
          <w:delText xml:space="preserve">Let</w:delText>
        </w:r>
      </w:del>
      <w:del w:id="123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0" w:author="PR Preview" w:date="2026-01-01T00:00:00Z">
        <w:r>
          <w:delText xml:space="preserve"> </w:delText>
        </w:r>
      </w:del>
      <w:del w:id="1241" w:author="PR Preview" w:date="2026-01-01T00:00:00Z">
        <w:r>
          <w:delText xml:space="preserve">with</w:delText>
        </w:r>
      </w:del>
      <w:del w:id="12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43" w:author="PR Preview" w:date="2026-01-01T00:00:00Z">
        <w:r>
          <w:delText xml:space="preserve">.</w:delText>
        </w:r>
      </w:del>
    </w:p>
    <w:p>
      <w:pPr>
        <w:pStyle w:val="FirstParagraph"/>
      </w:pPr>
      <w:ins w:id="1244" w:author="PR Preview" w:date="2026-01-01T00:00:00Z">
        <w:r>
          <w:rPr>
            <w:i/>
            <w:iCs/>
          </w:rPr>
          <w:t xml:space="preserve">Proof</w:t>
        </w:r>
      </w:ins>
      <w:ins w:id="1245" w:author="PR Preview" w:date="2026-01-01T00:00:00Z">
        <w:r>
          <w:t xml:space="preserve">. </w:t>
        </w:r>
      </w:ins>
      <w:ins w:id="1246" w:author="PR Preview" w:date="2026-01-01T00:00:00Z">
        <w:r>
          <w:t xml:space="preserve">Let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with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$\mathbf{A} \mathord{\smash[b]{\underset{\raise.3ex\hbox{$\scriptstyle\sim$}}{v}}\vphantom{v}} = \lambda\mathord{\smash[b]{\underset{\raise.3ex\hbox{$\scriptstyle\sim$}}{v}}\vphantom{v}}$</w:t>
        </w:r>
      </w:ins>
      <w:ins w:id="125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del w:id="1254" w:author="PR Preview" w:date="2026-01-01T00:00:00Z">
        <w:r>
          <w:delText xml:space="preserve">and subtracting</w:delText>
        </w:r>
      </w:del>
      <w:del w:id="1255" w:author="PR Preview" w:date="2026-01-01T00:00:00Z">
        <w:r>
          <w:delText xml:space="preserve"> </w:delText>
        </w:r>
      </w:del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from both sides gives</w:delText>
        </w:r>
      </w:del>
      <w:del w:id="12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59" w:author="PR Preview" w:date="2026-01-01T00:00:00Z">
        <w:r>
          <w:delText xml:space="preserve">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Some entry of</w:delText>
        </w:r>
      </w:del>
      <w:del w:id="126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is nonzero, so</w:delText>
        </w:r>
      </w:del>
    </w:p>
    <w:p>
      <w:pPr>
        <w:pStyle w:val="BodyText"/>
      </w:pPr>
      <w:ins w:id="1265" w:author="PR Preview" w:date="2026-01-01T00:00:00Z">
        <w:r>
  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  </w:r>
      </w:ins>
    </w:p>
    <w:p>
      <w:pPr>
        <w:pStyle w:val="FirstParagraph"/>
      </w:pPr>
      <w:ins w:id="1266" w:author="PR Preview" w:date="2026-01-01T00:00:00Z">
        <w:r>
          <w:t xml:space="preserve">and subtracting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$\lambda\mathord{\smash[b]{\underset{\raise.3ex\hbox{$\scriptstyle\sim$}}{v}}\vphantom{v}}$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from both sides gives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$(\lambda^2 - \lambda)\,\mathord{\smash[b]{\underset{\raise.3ex\hbox{$\scriptstyle\sim$}}{v}}\vphantom{v}} = \mathord{\smash[b]{\underset{\raise.3ex\hbox{$\scriptstyle\sim$}}{0}}\vphantom{0}}$</w:t>
        </w:r>
      </w:ins>
      <w:ins w:id="1273" w:author="PR Preview" w:date="2026-01-01T00:00:00Z">
        <w:r>
          <w:t xml:space="preserve">.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Some entry of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$\mathord{\smash[b]{\underset{\raise.3ex\hbox{$\scriptstyle\sim$}}{v}}\vphantom{v}}$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is nonzero,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del w:id="1280" w:author="PR Preview" w:date="2026-01-01T00:00:00Z">
        <w:r>
          <w:delText xml:space="preserve">and</w:delText>
        </w:r>
      </w:del>
      <w:del w:id="128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(</w:delText>
        </w:r>
      </w:del>
      <w:hyperlink r:id="rId48">
        <w:del w:id="1284" w:author="PR Preview" w:date="2026-01-01T00:00:00Z">
          <w:r>
            <w:rPr>
              <w:rStyle w:val="Hyperlink"/>
            </w:rPr>
            <w:delText xml:space="preserve">Theorem 1 in Inner Products and Orthogonality</w:delText>
          </w:r>
        </w:del>
      </w:hyperlink>
      <w:del w:id="1285" w:author="PR Preview" w:date="2026-01-01T00:00:00Z">
        <w:r>
          <w:delText xml:space="preserve">, part 1),</w:delText>
        </w:r>
      </w:del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so dividing by</w:delText>
        </w:r>
      </w:del>
      <w:del w:id="12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gives</w:delText>
        </w:r>
      </w:del>
      <w:del w:id="129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292" w:author="PR Preview" w:date="2026-01-01T00:00:00Z">
        <w:r>
          <w:delText xml:space="preserve">;</w:delText>
        </w:r>
      </w:del>
      <w:del w:id="1293" w:author="PR Preview" w:date="2026-01-01T00:00:00Z">
        <w:r>
          <w:delText xml:space="preserve"> </w:delText>
        </w:r>
      </w:del>
      <w:del w:id="1294" w:author="PR Preview" w:date="2026-01-01T00:00:00Z">
        <w:r>
          <w:delText xml:space="preserve">since</w:delText>
        </w:r>
      </w:del>
      <w:del w:id="1295" w:author="PR Preview" w:date="2026-01-01T00:00:00Z">
        <w:r>
          <w:delText xml:space="preserve"> </w:delText>
        </w:r>
      </w:del>
      <m:oMath>
        <m:r>
          <m:t>λ</m:t>
        </m:r>
      </m:oMath>
      <w:del w:id="1296" w:author="PR Preview" w:date="2026-01-01T00:00:00Z">
        <w:r>
          <w:delText xml:space="preserve"> </w:delText>
        </w:r>
      </w:del>
      <w:del w:id="1297" w:author="PR Preview" w:date="2026-01-01T00:00:00Z">
        <w:r>
          <w:delText xml:space="preserve">is real (</w:delText>
        </w:r>
      </w:del>
      <w:hyperlink r:id="rId13">
        <w:del w:id="1298" w:author="PR Preview" w:date="2026-01-01T00:00:00Z">
          <w:r>
            <w:rPr>
              <w:rStyle w:val="Hyperlink"/>
            </w:rPr>
            <w:delText xml:space="preserve">Definition 16 in Special Matrices and Decompositions</w:delText>
          </w:r>
        </w:del>
      </w:hyperlink>
      <w:del w:id="1299" w:author="PR Preview" w:date="2026-01-01T00:00:00Z">
        <w:r>
          <w:delText xml:space="preserve">),</w:delText>
        </w:r>
      </w:del>
      <w:del w:id="1300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1</m:t>
        </m:r>
      </m:oMath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or</w:delText>
        </w:r>
      </w:del>
      <w:del w:id="130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304" w:author="PR Preview" w:date="2026-01-01T00:00:00Z">
        <w:r>
          <w:delText xml:space="preserve">.</w:delText>
        </w:r>
      </w:del>
    </w:p>
    <w:p>
      <w:pPr>
        <w:pStyle w:val="BodyText"/>
      </w:pPr>
      <w:ins w:id="1305" w:author="PR Preview" w:date="2026-01-01T00:00:00Z">
        <w:r>
  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  </w:r>
      </w:ins>
    </w:p>
    <w:p>
      <w:pPr>
        <w:pStyle w:val="FirstParagraph"/>
      </w:pPr>
      <w:ins w:id="1306" w:author="PR Preview" w:date="2026-01-01T00:00:00Z">
        <w:r>
          <w:t xml:space="preserve">and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$\mathopen{}\left\lVert\mathord{\smash[b]{\underset{\raise.3ex\hbox{$\scriptstyle\sim$}}{v}}\vphantom{v}}\right\rVert\mathclose{} &gt; 0$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(</w:t>
        </w:r>
      </w:ins>
      <w:hyperlink r:id="rId48">
        <w:ins w:id="1311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1312" w:author="PR Preview" w:date="2026-01-01T00:00:00Z">
        <w:r>
          <w:t xml:space="preserve">, part 1),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so dividing by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$\mathopen{}\left\lVert\mathord{\smash[b]{\underset{\raise.3ex\hbox{$\scriptstyle\sim$}}{v}}\vphantom{v}}\right\rVert\mathclose{}$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gives</w:t>
        </w:r>
      </w:ins>
      <w:ins w:id="131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320" w:author="PR Preview" w:date="2026-01-01T00:00:00Z">
        <w:r>
          <w:t xml:space="preserve">;</w:t>
        </w:r>
      </w:ins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since</w:t>
        </w:r>
      </w:ins>
      <w:ins w:id="1323" w:author="PR Preview" w:date="2026-01-01T00:00:00Z">
        <w:r>
          <w:t xml:space="preserve"> </w:t>
        </w:r>
      </w:ins>
      <m:oMath>
        <m:r>
          <m:t>λ</m:t>
        </m:r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is real (</w:t>
        </w:r>
      </w:ins>
      <w:hyperlink r:id="rId13">
        <w:ins w:id="1326" w:author="PR Preview" w:date="2026-01-01T00:00:00Z">
          <w:r>
            <w:rPr>
              <w:rStyle w:val="Hyperlink"/>
            </w:rPr>
            <w:t xml:space="preserve">Definition 16 in Special Matrices and Decompositions</w:t>
          </w:r>
        </w:ins>
      </w:hyperlink>
      <w:ins w:id="1327" w:author="PR Preview" w:date="2026-01-01T00:00:00Z">
        <w:r>
          <w:t xml:space="preserve">),</w:t>
        </w:r>
      </w:ins>
      <w:ins w:id="1328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1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or</w:t>
        </w:r>
      </w:ins>
      <w:ins w:id="133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332" w:author="PR Preview" w:date="2026-01-01T00:00:00Z">
        <w:r>
          <w:t xml:space="preserve">.</w:t>
        </w:r>
      </w:ins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del w:id="1333" w:author="PR Preview" w:date="2026-01-01T00:00:00Z">
        <w:r>
          <w:delText xml:space="preserve">The matrix</w:delText>
        </w:r>
      </w:del>
      <w:del w:id="133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1335" w:author="PR Preview" w:date="2026-01-01T00:00:00Z">
        <w:r>
          <w:delText xml:space="preserve">, which swaps the two entries,</w:delText>
        </w:r>
      </w:del>
      <w:del w:id="1336" w:author="PR Preview" w:date="2026-01-01T00:00:00Z">
        <w:r>
          <w:delText xml:space="preserve"> </w:delText>
        </w:r>
      </w:del>
      <w:del w:id="1337" w:author="PR Preview" w:date="2026-01-01T00:00:00Z">
        <w:r>
          <w:delText xml:space="preserve">is orthogonal: its columns</w:delText>
        </w:r>
      </w:del>
      <w:del w:id="133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39" w:author="PR Preview" w:date="2026-01-01T00:00:00Z">
        <w:r>
          <w:delText xml:space="preserve"> </w:delText>
        </w:r>
      </w:del>
      <w:del w:id="1340" w:author="PR Preview" w:date="2026-01-01T00:00:00Z">
        <w:r>
          <w:delText xml:space="preserve">and</w:delText>
        </w:r>
      </w:del>
      <w:del w:id="13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342" w:author="PR Preview" w:date="2026-01-01T00:00:00Z">
        <w:r>
          <w:delText xml:space="preserve"> </w:delText>
        </w:r>
      </w:del>
      <w:del w:id="1343" w:author="PR Preview" w:date="2026-01-01T00:00:00Z">
        <w:r>
          <w:delText xml:space="preserve">are orthonormal (</w:delText>
        </w:r>
      </w:del>
      <w:hyperlink r:id="rId50">
        <w:del w:id="1344" w:author="PR Preview" w:date="2026-01-01T00:00:00Z">
          <w:r>
            <w:rPr>
              <w:rStyle w:val="Hyperlink"/>
            </w:rPr>
            <w:delText xml:space="preserve">Remark 5 in Special Matrices and Decompositions</w:delText>
          </w:r>
        </w:del>
      </w:hyperlink>
      <w:del w:id="1345" w:author="PR Preview" w:date="2026-01-01T00:00:00Z">
        <w:r>
          <w:delText xml:space="preserve">).</w:delText>
        </w:r>
      </w:del>
      <w:del w:id="1346" w:author="PR Preview" w:date="2026-01-01T00:00:00Z">
        <w:r>
          <w:delText xml:space="preserve"> </w:delText>
        </w:r>
      </w:del>
      <w:del w:id="1347" w:author="PR Preview" w:date="2026-01-01T00:00:00Z">
        <w:r>
          <w:delText xml:space="preserve">It sends</w:delText>
        </w:r>
      </w:del>
      <w:del w:id="134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to</w:delText>
        </w:r>
      </w:del>
      <w:del w:id="13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and</w:delText>
        </w:r>
      </w:del>
      <w:del w:id="135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355" w:author="PR Preview" w:date="2026-01-01T00:00:00Z">
        <w:r>
          <w:delText xml:space="preserve"> </w:delText>
        </w:r>
      </w:del>
      <w:del w:id="1356" w:author="PR Preview" w:date="2026-01-01T00:00:00Z">
        <w:r>
          <w:delText xml:space="preserve">to</w:delText>
        </w:r>
      </w:del>
      <w:del w:id="135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58" w:author="PR Preview" w:date="2026-01-01T00:00:00Z">
        <w:r>
          <w:delText xml:space="preserve">: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eigenvalues</w:delText>
        </w:r>
      </w:del>
      <w:del w:id="1361" w:author="PR Preview" w:date="2026-01-01T00:00:00Z">
        <w:r>
          <w:delText xml:space="preserve"> </w:delText>
        </w:r>
      </w:del>
      <m:oMath>
        <m:r>
          <m:t>1</m:t>
        </m:r>
      </m:oMath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and</w:delText>
        </w:r>
      </w:del>
      <w:del w:id="1364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365" w:author="PR Preview" w:date="2026-01-01T00:00:00Z">
        <w:r>
          <w:delText xml:space="preserve">.</w:delText>
        </w:r>
      </w:del>
    </w:p>
    <w:p>
      <w:pPr>
        <w:numPr>
          <w:ilvl w:val="0"/>
          <w:numId w:val="1008"/>
        </w:numPr>
      </w:pPr>
      <w:del w:id="1366" w:author="PR Preview" w:date="2026-01-01T00:00:00Z">
        <w:r>
          <w:delText xml:space="preserve">The rotation</w:delText>
        </w:r>
      </w:del>
      <w:del w:id="136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of</w:delText>
        </w:r>
      </w:del>
      <w:del w:id="1370" w:author="PR Preview" w:date="2026-01-01T00:00:00Z">
        <w:r>
          <w:delText xml:space="preserve"> </w:delText>
        </w:r>
      </w:del>
      <w:hyperlink r:id="rId51">
        <w:del w:id="1371" w:author="PR Preview" w:date="2026-01-01T00:00:00Z">
          <w:r>
            <w:rPr>
              <w:rStyle w:val="Hyperlink"/>
            </w:rPr>
            <w:delText xml:space="preserve">Example 11 in Special Matrices and Decompositions</w:delText>
          </w:r>
        </w:del>
      </w:hyperlink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has no real eigenvalue.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By part 2 the only candidates are</w:delText>
        </w:r>
      </w:del>
      <w:del w:id="1376" w:author="PR Preview" w:date="2026-01-01T00:00:00Z">
        <w:r>
          <w:delText xml:space="preserve"> </w:delText>
        </w:r>
      </w:del>
      <m:oMath>
        <m:r>
          <m:rPr>
            <m:sty m:val="p"/>
          </m:rPr>
          <m:t>±</m:t>
        </m:r>
        <m:r>
          <m:t>1</m:t>
        </m:r>
      </m:oMath>
      <w:del w:id="1377" w:author="PR Preview" w:date="2026-01-01T00:00:00Z">
        <w:r>
          <w:delText xml:space="preserve">.</w:delText>
        </w:r>
      </w:del>
      <w:del w:id="137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reads</w:delText>
        </w:r>
      </w:del>
      <w:del w:id="138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82" w:author="PR Preview" w:date="2026-01-01T00:00:00Z">
        <w:r>
          <w:delText xml:space="preserve"> </w:delText>
        </w:r>
      </w:del>
      <w:del w:id="1383" w:author="PR Preview" w:date="2026-01-01T00:00:00Z">
        <w:r>
          <w:delText xml:space="preserve">and</w:delText>
        </w:r>
      </w:del>
      <w:del w:id="1384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85" w:author="PR Preview" w:date="2026-01-01T00:00:00Z">
        <w:r>
          <w:delText xml:space="preserve">,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so</w:delText>
        </w:r>
      </w:del>
      <w:del w:id="1388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391" w:author="PR Preview" w:date="2026-01-01T00:00:00Z">
        <w:r>
          <w:delText xml:space="preserve">forcing</w:delText>
        </w:r>
      </w:del>
      <w:del w:id="1392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93" w:author="PR Preview" w:date="2026-01-01T00:00:00Z">
        <w:r>
          <w:delText xml:space="preserve">;</w:delText>
        </w:r>
      </w:del>
      <w:del w:id="139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reads</w:delText>
        </w:r>
      </w:del>
      <w:del w:id="1397" w:author="PR Preview" w:date="2026-01-01T00:00:00Z">
        <w:r>
          <w:delText xml:space="preserve"> </w:delText>
        </w:r>
      </w:del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398" w:author="PR Preview" w:date="2026-01-01T00:00:00Z">
        <w:r>
          <w:delText xml:space="preserve"> </w:delText>
        </w:r>
      </w:del>
      <w:del w:id="1399" w:author="PR Preview" w:date="2026-01-01T00:00:00Z">
        <w:r>
          <w:delText xml:space="preserve">and</w:delText>
        </w:r>
      </w:del>
      <w:del w:id="1400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401" w:author="PR Preview" w:date="2026-01-01T00:00:00Z">
        <w:r>
          <w:delText xml:space="preserve">,</w:delText>
        </w:r>
      </w:del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so</w:delText>
        </w:r>
      </w:del>
      <w:del w:id="1404" w:author="PR Preview" w:date="2026-01-01T00:00:00Z">
        <w:r>
          <w:delText xml:space="preserve"> </w:delText>
        </w:r>
      </w:del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and</w:delText>
        </w:r>
      </w:del>
      <w:del w:id="1407" w:author="PR Preview" w:date="2026-01-01T00:00:00Z">
        <w:r>
          <w:delText xml:space="preserve"> </w:delText>
        </w:r>
      </w:del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del w:id="1408" w:author="PR Preview" w:date="2026-01-01T00:00:00Z">
        <w:r>
          <w:delText xml:space="preserve">, forcing</w:delText>
        </w:r>
      </w:del>
      <w:del w:id="1409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again.</w:delText>
        </w:r>
      </w:del>
    </w:p>
    <w:p>
      <w:pPr>
        <w:numPr>
          <w:ilvl w:val="0"/>
          <w:numId w:val="1008"/>
        </w:numPr>
      </w:pPr>
      <w:ins w:id="1412" w:author="PR Preview" w:date="2026-01-01T00:00:00Z">
        <w:r>
          <w:t xml:space="preserve">The matrix</w:t>
        </w:r>
      </w:ins>
      <w:ins w:id="1413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1414" w:author="PR Preview" w:date="2026-01-01T00:00:00Z">
        <w:r>
          <w:t xml:space="preserve">, which swaps the two entries,</w:t>
        </w:r>
      </w:ins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is orthogonal: its columns</w:t>
        </w:r>
      </w:ins>
      <w:ins w:id="14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and</w:t>
        </w:r>
      </w:ins>
      <w:ins w:id="14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are orthonormal (</w:t>
        </w:r>
      </w:ins>
      <w:hyperlink r:id="rId50">
        <w:ins w:id="1423" w:author="PR Preview" w:date="2026-01-01T00:00:00Z">
          <w:r>
            <w:rPr>
              <w:rStyle w:val="Hyperlink"/>
            </w:rPr>
            <w:t xml:space="preserve">Remark 6 in Special Matrices and Decompositions</w:t>
          </w:r>
        </w:ins>
      </w:hyperlink>
      <w:ins w:id="1424" w:author="PR Preview" w:date="2026-01-01T00:00:00Z">
        <w:r>
          <w:t xml:space="preserve">).</w:t>
        </w:r>
      </w:ins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It sends</w:t>
        </w:r>
      </w:ins>
      <w:ins w:id="14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28" w:author="PR Preview" w:date="2026-01-01T00:00:00Z">
        <w:r>
          <w:t xml:space="preserve"> </w:t>
        </w:r>
      </w:ins>
      <w:ins w:id="1429" w:author="PR Preview" w:date="2026-01-01T00:00:00Z">
        <w:r>
          <w:t xml:space="preserve">to</w:t>
        </w:r>
      </w:ins>
      <w:ins w:id="143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and</w:t>
        </w:r>
      </w:ins>
      <w:ins w:id="143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to</w:t>
        </w:r>
      </w:ins>
      <w:ins w:id="14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37" w:author="PR Preview" w:date="2026-01-01T00:00:00Z">
        <w:r>
          <w:t xml:space="preserve">:</w:t>
        </w:r>
      </w:ins>
      <w:ins w:id="1438" w:author="PR Preview" w:date="2026-01-01T00:00:00Z">
        <w:r>
          <w:t xml:space="preserve"> </w:t>
        </w:r>
      </w:ins>
      <w:ins w:id="1439" w:author="PR Preview" w:date="2026-01-01T00:00:00Z">
        <w:r>
          <w:t xml:space="preserve">eigenvalues</w:t>
        </w:r>
      </w:ins>
      <w:ins w:id="1440" w:author="PR Preview" w:date="2026-01-01T00:00:00Z">
        <w:r>
          <w:t xml:space="preserve"> </w:t>
        </w:r>
      </w:ins>
      <m:oMath>
        <m:r>
          <m:t>1</m:t>
        </m:r>
      </m:oMath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and</w:t>
        </w:r>
      </w:ins>
      <w:ins w:id="144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444" w:author="PR Preview" w:date="2026-01-01T00:00:00Z">
        <w:r>
          <w:t xml:space="preserve">.</w:t>
        </w:r>
      </w:ins>
    </w:p>
    <w:p>
      <w:pPr>
        <w:numPr>
          <w:ilvl w:val="0"/>
          <w:numId w:val="1008"/>
        </w:numPr>
      </w:pPr>
      <w:ins w:id="1445" w:author="PR Preview" w:date="2026-01-01T00:00:00Z">
        <w:r>
          <w:t xml:space="preserve">The rotation</w:t>
        </w:r>
      </w:ins>
      <w:ins w:id="144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of</w:t>
        </w:r>
      </w:ins>
      <w:ins w:id="1449" w:author="PR Preview" w:date="2026-01-01T00:00:00Z">
        <w:r>
          <w:t xml:space="preserve"> </w:t>
        </w:r>
      </w:ins>
      <w:hyperlink r:id="rId51">
        <w:ins w:id="1450" w:author="PR Preview" w:date="2026-01-01T00:00:00Z">
          <w:r>
            <w:rPr>
              <w:rStyle w:val="Hyperlink"/>
            </w:rPr>
            <w:t xml:space="preserve">Example 13 in Special Matrices and Decompositions</w:t>
          </w:r>
        </w:ins>
      </w:hyperlink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has no real eigenvalue.</w:t>
        </w:r>
      </w:ins>
      <w:ins w:id="1453" w:author="PR Preview" w:date="2026-01-01T00:00:00Z">
        <w:r>
          <w:t xml:space="preserve"> </w:t>
        </w:r>
      </w:ins>
      <w:ins w:id="1454" w:author="PR Preview" w:date="2026-01-01T00:00:00Z">
        <w:r>
          <w:t xml:space="preserve">By part 2 the only candidates are</w:t>
        </w:r>
      </w:ins>
      <w:ins w:id="1455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1</m:t>
        </m:r>
      </m:oMath>
      <w:ins w:id="1456" w:author="PR Preview" w:date="2026-01-01T00:00:00Z">
        <w:r>
          <w:t xml:space="preserve">.</w:t>
        </w:r>
      </w:ins>
      <w:ins w:id="1457" w:author="PR Preview" w:date="2026-01-01T00:00:00Z">
        <w:r>
          <w:t xml:space="preserve"> </w:t>
        </w:r>
      </w:ins>
      <w:ins w:id="1458" w:author="PR Preview" w:date="2026-01-01T00:00:00Z">
        <w:r>
          <w:t xml:space="preserve">$\mathbf{Q} \mathord{\smash[b]{\underset{\raise.3ex\hbox{$\scriptstyle\sim$}}{v}}\vphantom{v}} = \mathord{\smash[b]{\underset{\raise.3ex\hbox{$\scriptstyle\sim$}}{v}}\vphantom{v}}$</w:t>
        </w:r>
      </w:ins>
      <w:ins w:id="1459" w:author="PR Preview" w:date="2026-01-01T00:00:00Z">
        <w:r>
          <w:t xml:space="preserve"> </w:t>
        </w:r>
      </w:ins>
      <w:ins w:id="1460" w:author="PR Preview" w:date="2026-01-01T00:00:00Z">
        <w:r>
          <w:t xml:space="preserve">reads</w:t>
        </w:r>
      </w:ins>
      <w:ins w:id="146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62" w:author="PR Preview" w:date="2026-01-01T00:00:00Z">
        <w:r>
          <w:t xml:space="preserve"> </w:t>
        </w:r>
      </w:ins>
      <w:ins w:id="1463" w:author="PR Preview" w:date="2026-01-01T00:00:00Z">
        <w:r>
          <w:t xml:space="preserve">and</w:t>
        </w:r>
      </w:ins>
      <w:ins w:id="1464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65" w:author="PR Preview" w:date="2026-01-01T00:00:00Z">
        <w:r>
          <w:t xml:space="preserve">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so</w:t>
        </w:r>
      </w:ins>
      <w:ins w:id="1468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471" w:author="PR Preview" w:date="2026-01-01T00:00:00Z">
        <w:r>
          <w:t xml:space="preserve">forcing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474" w:author="PR Preview" w:date="2026-01-01T00:00:00Z">
        <w:r>
          <w:t xml:space="preserve">;</w:t>
        </w:r>
      </w:ins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$\mathbf{Q} \mathord{\smash[b]{\underset{\raise.3ex\hbox{$\scriptstyle\sim$}}{v}}\vphantom{v}} = -\mathord{\smash[b]{\underset{\raise.3ex\hbox{$\scriptstyle\sim$}}{v}}\vphantom{v}}$</w:t>
        </w:r>
      </w:ins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reads</w:t>
        </w:r>
      </w:ins>
      <w:ins w:id="1479" w:author="PR Preview" w:date="2026-01-01T00:00:00Z">
        <w:r>
          <w:t xml:space="preserve"> </w:t>
        </w:r>
      </w:ins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and</w:t>
        </w:r>
      </w:ins>
      <w:ins w:id="1482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483" w:author="PR Preview" w:date="2026-01-01T00:00:00Z">
        <w:r>
          <w:t xml:space="preserve">,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so</w:t>
        </w:r>
      </w:ins>
      <w:ins w:id="1486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and</w:t>
        </w:r>
      </w:ins>
      <w:ins w:id="1489" w:author="PR Preview" w:date="2026-01-01T00:00:00Z">
        <w:r>
          <w:t xml:space="preserve"> </w:t>
        </w:r>
      </w:ins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ins w:id="1490" w:author="PR Preview" w:date="2026-01-01T00:00:00Z">
        <w:r>
          <w:t xml:space="preserve">, forcing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$\mathord{\smash[b]{\underset{\raise.3ex\hbox{$\scriptstyle\sim$}}{v}}\vphantom{v}} = \mathord{\smash[b]{\underset{\raise.3ex\hbox{$\scriptstyle\sim$}}{0}}\vphantom{0}}$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again.</w:t>
        </w:r>
      </w:ins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del w:id="1495" w:author="PR Preview" w:date="2026-01-01T00:00:00Z">
        <w:r>
          <w:rPr>
            <w:b/>
            <w:bCs/>
          </w:rPr>
          <w:delText xml:space="preserve">Theorem 6 (Similar matrices have the same eigenvalues)</w:delText>
        </w:r>
      </w:del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If</w:delText>
        </w:r>
      </w:del>
      <w:del w:id="149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delText xml:space="preserve">(</w:delText>
        </w:r>
      </w:del>
      <w:hyperlink w:anchor="def-similar">
        <w:del w:id="1501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502" w:author="PR Preview" w:date="2026-01-01T00:00:00Z">
        <w:r>
          <w:delText xml:space="preserve">),</w:delText>
        </w:r>
      </w:del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then</w:delText>
        </w:r>
      </w:del>
      <w:del w:id="1505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is an eigenvector of</w:delText>
        </w:r>
      </w:del>
      <w:del w:id="150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for</w:delText>
        </w:r>
      </w:del>
      <w:del w:id="1511" w:author="PR Preview" w:date="2026-01-01T00:00:00Z">
        <w:r>
          <w:delText xml:space="preserve"> </w:delText>
        </w:r>
      </w:del>
      <m:oMath>
        <m:r>
          <m:t>λ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exactly when</w:delText>
        </w:r>
      </w:del>
      <w:del w:id="151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is an eigenvector of</w:delText>
        </w:r>
      </w:del>
      <w:del w:id="151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18" w:author="PR Preview" w:date="2026-01-01T00:00:00Z">
        <w:r>
          <w:delText xml:space="preserve"> </w:delText>
        </w:r>
      </w:del>
      <w:del w:id="1519" w:author="PR Preview" w:date="2026-01-01T00:00:00Z">
        <w:r>
          <w:delText xml:space="preserve">for</w:delText>
        </w:r>
      </w:del>
      <w:del w:id="1520" w:author="PR Preview" w:date="2026-01-01T00:00:00Z">
        <w:r>
          <w:delText xml:space="preserve"> </w:delText>
        </w:r>
      </w:del>
      <m:oMath>
        <m:r>
          <m:t>λ</m:t>
        </m:r>
      </m:oMath>
      <w:del w:id="1521" w:author="PR Preview" w:date="2026-01-01T00:00:00Z">
        <w:r>
          <w:delText xml:space="preserve">.</w:delText>
        </w:r>
      </w:del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So</w:delText>
        </w:r>
      </w:del>
      <w:del w:id="15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and</w:delText>
        </w:r>
      </w:del>
      <w:del w:id="152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have the same eigenvalues.</w:delText>
        </w:r>
      </w:del>
    </w:p>
    <w:p>
      <w:pPr>
        <w:pStyle w:val="BodyText"/>
      </w:pPr>
      <w:del w:id="1530" w:author="PR Preview" w:date="2026-01-01T00:00:00Z">
        <w:r>
          <w:rPr>
            <w:i/>
            <w:iCs/>
          </w:rPr>
          <w:delText xml:space="preserve">Proof</w:delText>
        </w:r>
      </w:del>
      <w:del w:id="1531" w:author="PR Preview" w:date="2026-01-01T00:00:00Z">
        <w:r>
          <w:delText xml:space="preserve">. </w:delText>
        </w:r>
      </w:del>
      <w:del w:id="1532" w:author="PR Preview" w:date="2026-01-01T00:00:00Z">
        <w:r>
          <w:rPr>
            <w:b/>
            <w:bCs/>
          </w:rPr>
          <w:delText xml:space="preserve">From</w:delText>
        </w:r>
      </w:del>
      <w:del w:id="153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A</m:t>
        </m:r>
      </m:oMath>
      <w:del w:id="1534" w:author="PR Preview" w:date="2026-01-01T00:00:00Z">
        <w:r>
          <w:rPr>
            <w:b/>
            <w:bCs/>
          </w:rPr>
          <w:delText xml:space="preserve"> </w:delText>
        </w:r>
      </w:del>
      <w:del w:id="1535" w:author="PR Preview" w:date="2026-01-01T00:00:00Z">
        <w:r>
          <w:rPr>
            <w:b/>
            <w:bCs/>
          </w:rPr>
          <w:delText xml:space="preserve">to</w:delText>
        </w:r>
      </w:del>
      <w:del w:id="1536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bi"/>
          </m:rPr>
          <m:t>B</m:t>
        </m:r>
      </m:oMath>
      <w:del w:id="1537" w:author="PR Preview" w:date="2026-01-01T00:00:00Z">
        <w:r>
          <w:rPr>
            <w:b/>
            <w:bCs/>
          </w:rPr>
          <w:delText xml:space="preserve">.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Let</w:delText>
        </w:r>
      </w:del>
      <w:del w:id="154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1" w:author="PR Preview" w:date="2026-01-01T00:00:00Z">
        <w:r>
          <w:delText xml:space="preserve"> </w:delText>
        </w:r>
      </w:del>
      <w:del w:id="1542" w:author="PR Preview" w:date="2026-01-01T00:00:00Z">
        <w:r>
          <w:delText xml:space="preserve">with</w:delText>
        </w:r>
      </w:del>
      <w:del w:id="154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4" w:author="PR Preview" w:date="2026-01-01T00:00:00Z">
        <w:r>
          <w:delText xml:space="preserve">, and</w:delText>
        </w:r>
      </w:del>
      <w:del w:id="1545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6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547" w:author="PR Preview" w:date="2026-01-01T00:00:00Z">
        <w:r>
          <w:delText xml:space="preserve">And</w:delText>
        </w:r>
      </w:del>
      <w:del w:id="1548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49" w:author="PR Preview" w:date="2026-01-01T00:00:00Z">
        <w:r>
          <w:delText xml:space="preserve">: if</w:delText>
        </w:r>
      </w:del>
      <w:del w:id="1550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551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BodyText"/>
      </w:pPr>
      <w:ins w:id="1552" w:author="PR Preview" w:date="2026-01-01T00:00:00Z">
        <w:r>
          <w:rPr>
            <w:b/>
            <w:bCs/>
          </w:rPr>
          <w:t xml:space="preserve">Theorem 6 (Similar matrices have the same eigenvalues)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If</w:t>
        </w:r>
      </w:ins>
      <w:ins w:id="155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ins w:id="1556" w:author="PR Preview" w:date="2026-01-01T00:00:00Z">
        <w:r>
          <w:t xml:space="preserve"> </w:t>
        </w:r>
      </w:ins>
      <w:ins w:id="1557" w:author="PR Preview" w:date="2026-01-01T00:00:00Z">
        <w:r>
          <w:t xml:space="preserve">(</w:t>
        </w:r>
      </w:ins>
      <w:hyperlink w:anchor="def-similar">
        <w:ins w:id="155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59" w:author="PR Preview" w:date="2026-01-01T00:00:00Z">
        <w:r>
          <w:t xml:space="preserve">),</w:t>
        </w:r>
      </w:ins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then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$\mathord{\smash[b]{\underset{\raise.3ex\hbox{$\scriptstyle\sim$}}{v}}\vphantom{v}}$</w:t>
        </w:r>
      </w:ins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is an eigenvector of</w:t>
        </w:r>
      </w:ins>
      <w:ins w:id="15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for</w:t>
        </w:r>
      </w:ins>
      <w:ins w:id="1569" w:author="PR Preview" w:date="2026-01-01T00:00:00Z">
        <w:r>
          <w:t xml:space="preserve"> </w:t>
        </w:r>
      </w:ins>
      <m:oMath>
        <m:r>
          <m:t>λ</m:t>
        </m:r>
      </m:oMath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exactly when</w:t>
        </w:r>
      </w:ins>
      <w:ins w:id="1572" w:author="PR Preview" w:date="2026-01-01T00:00:00Z">
        <w:r>
          <w:t xml:space="preserve"> </w:t>
        </w:r>
      </w:ins>
      <w:ins w:id="1573" w:author="PR Preview" w:date="2026-01-01T00:00:00Z">
        <w:r>
          <w:t xml:space="preserve">$\mathbf{P}^{-1} \mathord{\smash[b]{\underset{\raise.3ex\hbox{$\scriptstyle\sim$}}{v}}\vphantom{v}}$</w:t>
        </w:r>
      </w:ins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is an eigenvector of</w:t>
        </w:r>
      </w:ins>
      <w:ins w:id="157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for</w:t>
        </w:r>
      </w:ins>
      <w:ins w:id="1579" w:author="PR Preview" w:date="2026-01-01T00:00:00Z">
        <w:r>
          <w:t xml:space="preserve"> </w:t>
        </w:r>
      </w:ins>
      <m:oMath>
        <m:r>
          <m:t>λ</m:t>
        </m:r>
      </m:oMath>
      <w:ins w:id="1580" w:author="PR Preview" w:date="2026-01-01T00:00:00Z">
        <w:r>
          <w:t xml:space="preserve">.</w:t>
        </w:r>
      </w:ins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So</w:t>
        </w:r>
      </w:ins>
      <w:ins w:id="15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84" w:author="PR Preview" w:date="2026-01-01T00:00:00Z">
        <w:r>
          <w:t xml:space="preserve"> </w:t>
        </w:r>
      </w:ins>
      <w:ins w:id="1585" w:author="PR Preview" w:date="2026-01-01T00:00:00Z">
        <w:r>
          <w:t xml:space="preserve">and</w:t>
        </w:r>
      </w:ins>
      <w:ins w:id="158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have the same eigenvalues.</w:t>
        </w:r>
      </w:ins>
    </w:p>
    <w:bookmarkEnd w:id="59"/>
    <w:p>
      <w:pPr>
        <w:pStyle w:val="BodyText"/>
      </w:pPr>
      <w:ins w:id="1589" w:author="PR Preview" w:date="2026-01-01T00:00:00Z">
        <w:r>
          <w:rPr>
            <w:i/>
            <w:iCs/>
          </w:rPr>
          <w:t xml:space="preserve">Proof</w:t>
        </w:r>
      </w:ins>
      <w:ins w:id="1590" w:author="PR Preview" w:date="2026-01-01T00:00:00Z">
        <w:r>
          <w:t xml:space="preserve">. </w:t>
        </w:r>
      </w:ins>
      <w:ins w:id="1591" w:author="PR Preview" w:date="2026-01-01T00:00:00Z">
        <w:r>
          <w:rPr>
            <w:b/>
            <w:bCs/>
          </w:rPr>
          <w:t xml:space="preserve">From</w:t>
        </w:r>
      </w:ins>
      <w:ins w:id="1592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1593" w:author="PR Preview" w:date="2026-01-01T00:00:00Z">
        <w:r>
          <w:rPr>
            <w:b/>
            <w:bCs/>
          </w:rPr>
          <w:t xml:space="preserve"> </w:t>
        </w:r>
      </w:ins>
      <w:ins w:id="1594" w:author="PR Preview" w:date="2026-01-01T00:00:00Z">
        <w:r>
          <w:rPr>
            <w:b/>
            <w:bCs/>
          </w:rPr>
          <w:t xml:space="preserve">to</w:t>
        </w:r>
      </w:ins>
      <w:ins w:id="1595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B</m:t>
        </m:r>
      </m:oMath>
      <w:ins w:id="1596" w:author="PR Preview" w:date="2026-01-01T00:00:00Z">
        <w:r>
          <w:rPr>
            <w:b/>
            <w:bCs/>
          </w:rPr>
          <w:t xml:space="preserve">.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Let</w:t>
        </w:r>
      </w:ins>
      <w:ins w:id="1599" w:author="PR Preview" w:date="2026-01-01T00:00:00Z">
        <w:r>
          <w:t xml:space="preserve"> </w:t>
        </w:r>
      </w:ins>
      <w:ins w:id="1600" w:author="PR Preview" w:date="2026-01-01T00:00:00Z">
        <w:r>
          <w:t xml:space="preserve">$\mathbf{A} \mathord{\smash[b]{\underset{\raise.3ex\hbox{$\scriptstyle\sim$}}{v}}\vphantom{v}} = \lambda\mathord{\smash[b]{\underset{\raise.3ex\hbox{$\scriptstyle\sim$}}{v}}\vphantom{v}}$</w:t>
        </w:r>
      </w:ins>
      <w:ins w:id="1601" w:author="PR Preview" w:date="2026-01-01T00:00:00Z">
        <w:r>
          <w:t xml:space="preserve"> </w:t>
        </w:r>
      </w:ins>
      <w:ins w:id="1602" w:author="PR Preview" w:date="2026-01-01T00:00:00Z">
        <w:r>
          <w:t xml:space="preserve">with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$\mathord{\smash[b]{\underset{\raise.3ex\hbox{$\scriptstyle\sim$}}{v}}\vphantom{v}} \ne \mathord{\smash[b]{\underset{\raise.3ex\hbox{$\scriptstyle\sim$}}{0}}\vphantom{0}}$</w:t>
        </w:r>
      </w:ins>
      <w:ins w:id="1605" w:author="PR Preview" w:date="2026-01-01T00:00:00Z">
        <w:r>
          <w:t xml:space="preserve">, and</w:t>
        </w:r>
      </w:ins>
      <w:ins w:id="1606" w:author="PR Preview" w:date="2026-01-01T00:00:00Z">
        <w:r>
          <w:t xml:space="preserve"> </w:t>
        </w:r>
      </w:ins>
      <w:ins w:id="1607" w:author="PR Preview" w:date="2026-01-01T00:00:00Z">
        <w:r>
          <w:t xml:space="preserve">$\mathord{\smash[b]{\underset{\raise.3ex\hbox{$\scriptstyle\sim$}}{w}}\vphantom{w}} = \mathbf{P}^{-1} \mathord{\smash[b]{\underset{\raise.3ex\hbox{$\scriptstyle\sim$}}{v}}\vphantom{v}}$</w:t>
        </w:r>
      </w:ins>
      <w:ins w:id="1608" w:author="PR Preview" w:date="2026-01-01T00:00:00Z">
        <w:r>
          <w:t xml:space="preserve">. Then</w:t>
        </w:r>
      </w:ins>
    </w:p>
    <w:p>
      <w:pPr>
        <w:pStyle w:val="BodyText"/>
      </w:pPr>
      <w:ins w:id="1609" w:author="PR Preview" w:date="2026-01-01T00:00:00Z">
        <w:r>
  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\text{(}\text{Theorem~7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  </w:r>
      </w:ins>
    </w:p>
    <w:p>
      <w:pPr>
        <w:pStyle w:val="FirstParagraph"/>
      </w:pPr>
      <w:ins w:id="1610" w:author="PR Preview" w:date="2026-01-01T00:00:00Z">
        <w:r>
          <w:t xml:space="preserve">And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1613" w:author="PR Preview" w:date="2026-01-01T00:00:00Z">
        <w:r>
          <w:t xml:space="preserve">: if</w:t>
        </w:r>
      </w:ins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1616" w:author="PR Preview" w:date="2026-01-01T00:00:00Z">
        <w:r>
          <w:t xml:space="preserve">, then</w:t>
        </w:r>
      </w:ins>
    </w:p>
    <w:p>
      <w:pPr>
        <w:pStyle w:val="BodyText"/>
      </w:pPr>
      <w:ins w:id="1617" w:author="PR Preview" w:date="2026-01-01T00:00:00Z">
        <w:r>
  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  </w:r>
      </w:ins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618" w:author="PR Preview" w:date="2026-01-01T00:00:00Z">
        <w:r>
          <w:delText xml:space="preserve">so the first part, with</w:delText>
        </w:r>
      </w:del>
      <w:del w:id="161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in place of</w:delText>
        </w:r>
      </w:del>
      <w:del w:id="1622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and the roles of</w:delText>
        </w:r>
      </w:del>
      <w:del w:id="162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26" w:author="PR Preview" w:date="2026-01-01T00:00:00Z">
        <w:r>
          <w:delText xml:space="preserve"> </w:delText>
        </w:r>
      </w:del>
      <w:del w:id="1627" w:author="PR Preview" w:date="2026-01-01T00:00:00Z">
        <w:r>
          <w:delText xml:space="preserve">and</w:delText>
        </w:r>
      </w:del>
      <w:del w:id="162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exchanged,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shows that if</w:delText>
        </w:r>
      </w:del>
      <w:del w:id="1633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is an eigenvector of</w:delText>
        </w:r>
      </w:del>
      <w:del w:id="163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637" w:author="PR Preview" w:date="2026-01-01T00:00:00Z">
        <w:r>
          <w:delText xml:space="preserve"> </w:delText>
        </w:r>
      </w:del>
      <w:del w:id="1638" w:author="PR Preview" w:date="2026-01-01T00:00:00Z">
        <w:r>
          <w:delText xml:space="preserve">for</w:delText>
        </w:r>
      </w:del>
      <w:del w:id="1639" w:author="PR Preview" w:date="2026-01-01T00:00:00Z">
        <w:r>
          <w:delText xml:space="preserve"> </w:delText>
        </w:r>
      </w:del>
      <m:oMath>
        <m:r>
          <m:t>λ</m:t>
        </m:r>
      </m:oMath>
      <w:del w:id="1640" w:author="PR Preview" w:date="2026-01-01T00:00:00Z">
        <w:r>
          <w:delText xml:space="preserve">,</w:delText>
        </w:r>
      </w:del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then</w:delText>
        </w:r>
      </w:del>
      <w:del w:id="164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is an eigenvector of</w:delText>
        </w:r>
      </w:del>
      <w:del w:id="16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47" w:author="PR Preview" w:date="2026-01-01T00:00:00Z">
        <w:r>
          <w:delText xml:space="preserve"> </w:delText>
        </w:r>
      </w:del>
      <w:del w:id="1648" w:author="PR Preview" w:date="2026-01-01T00:00:00Z">
        <w:r>
          <w:delText xml:space="preserve">for</w:delText>
        </w:r>
      </w:del>
      <w:del w:id="1649" w:author="PR Preview" w:date="2026-01-01T00:00:00Z">
        <w:r>
          <w:delText xml:space="preserve"> </w:delText>
        </w:r>
      </w:del>
      <m:oMath>
        <m:r>
          <m:t>λ</m:t>
        </m:r>
      </m:oMath>
      <w:del w:id="1650" w:author="PR Preview" w:date="2026-01-01T00:00:00Z">
        <w:r>
          <w:delText xml:space="preserve">;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ins w:id="1653" w:author="PR Preview" w:date="2026-01-01T00:00:00Z">
        <w:r>
          <w:t xml:space="preserve">so the first part, with</w:t>
        </w:r>
      </w:ins>
      <w:ins w:id="165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in place of</w:t>
        </w:r>
      </w:ins>
      <w:ins w:id="165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1658" w:author="PR Preview" w:date="2026-01-01T00:00:00Z">
        <w:r>
          <w:t xml:space="preserve"> </w:t>
        </w:r>
      </w:ins>
      <w:ins w:id="1659" w:author="PR Preview" w:date="2026-01-01T00:00:00Z">
        <w:r>
          <w:t xml:space="preserve">and the roles of</w:t>
        </w:r>
      </w:ins>
      <w:ins w:id="16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and</w:t>
        </w:r>
      </w:ins>
      <w:ins w:id="166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64" w:author="PR Preview" w:date="2026-01-01T00:00:00Z">
        <w:r>
          <w:t xml:space="preserve"> </w:t>
        </w:r>
      </w:ins>
      <w:ins w:id="1665" w:author="PR Preview" w:date="2026-01-01T00:00:00Z">
        <w:r>
          <w:t xml:space="preserve">exchanged,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shows that if</w:t>
        </w:r>
      </w:ins>
      <w:ins w:id="1668" w:author="PR Preview" w:date="2026-01-01T00:00:00Z">
        <w:r>
          <w:t xml:space="preserve"> </w:t>
        </w:r>
      </w:ins>
      <w:ins w:id="1669" w:author="PR Preview" w:date="2026-01-01T00:00:00Z">
        <w:r>
          <w:t xml:space="preserve">$\mathord{\smash[b]{\underset{\raise.3ex\hbox{$\scriptstyle\sim$}}{w}}\vphantom{w}} = \mathbf{P}^{-1} \mathord{\smash[b]{\underset{\raise.3ex\hbox{$\scriptstyle\sim$}}{v}}\vphantom{v}}$</w:t>
        </w:r>
      </w:ins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is an eigenvector of</w:t>
        </w:r>
      </w:ins>
      <w:ins w:id="167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for</w:t>
        </w:r>
      </w:ins>
      <w:ins w:id="1675" w:author="PR Preview" w:date="2026-01-01T00:00:00Z">
        <w:r>
          <w:t xml:space="preserve"> </w:t>
        </w:r>
      </w:ins>
      <m:oMath>
        <m:r>
          <m:t>λ</m:t>
        </m:r>
      </m:oMath>
      <w:ins w:id="1676" w:author="PR Preview" w:date="2026-01-01T00:00:00Z">
        <w:r>
          <w:t xml:space="preserve">,</w:t>
        </w:r>
      </w:ins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then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$\mathbf{P} \mathord{\smash[b]{\underset{\raise.3ex\hbox{$\scriptstyle\sim$}}{w}}\vphantom{w}}$</w:t>
        </w:r>
      </w:ins>
      <w:ins w:id="1681" w:author="PR Preview" w:date="2026-01-01T00:00:00Z">
        <w:r>
          <w:t xml:space="preserve"> </w:t>
        </w:r>
      </w:ins>
      <w:ins w:id="1682" w:author="PR Preview" w:date="2026-01-01T00:00:00Z">
        <w:r>
          <w:t xml:space="preserve">is an eigenvector of</w:t>
        </w:r>
      </w:ins>
      <w:ins w:id="16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for</w:t>
        </w:r>
      </w:ins>
      <w:ins w:id="1686" w:author="PR Preview" w:date="2026-01-01T00:00:00Z">
        <w:r>
          <w:t xml:space="preserve"> </w:t>
        </w:r>
      </w:ins>
      <m:oMath>
        <m:r>
          <m:t>λ</m:t>
        </m:r>
      </m:oMath>
      <w:ins w:id="1687" w:author="PR Preview" w:date="2026-01-01T00:00:00Z">
        <w:r>
          <w:t xml:space="preserve">;</w:t>
        </w:r>
      </w:ins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and</w:t>
        </w:r>
      </w:ins>
    </w:p>
    <w:p>
      <w:pPr>
        <w:pStyle w:val="BodyText"/>
      </w:pPr>
      <w:ins w:id="1690" w:author="PR Preview" w:date="2026-01-01T00:00:00Z">
        <w:r>
  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  </w:r>
      </w:ins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del w:id="1691" w:author="PR Preview" w:date="2026-01-01T00:00:00Z">
        <w:r>
          <w:rPr>
            <w:b/>
            <w:bCs/>
          </w:rPr>
          <w:delText xml:space="preserve">Example 9 (Eigenvectors carried across a similarity)</w:delText>
        </w:r>
      </w:del>
      <w:del w:id="1692" w:author="PR Preview" w:date="2026-01-01T00:00:00Z">
        <w:r>
          <w:delText xml:space="preserve"> </w:delText>
        </w:r>
      </w:del>
      <w:del w:id="1693" w:author="PR Preview" w:date="2026-01-01T00:00:00Z">
        <w:r>
          <w:delText xml:space="preserve">In</w:delText>
        </w:r>
      </w:del>
      <w:del w:id="1694" w:author="PR Preview" w:date="2026-01-01T00:00:00Z">
        <w:r>
          <w:delText xml:space="preserve"> </w:delText>
        </w:r>
      </w:del>
      <w:hyperlink w:anchor="exm-similar">
        <w:del w:id="1695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1696" w:author="PR Preview" w:date="2026-01-01T00:00:00Z">
        <w:r>
          <w:delText xml:space="preserve">,</w:delText>
        </w:r>
      </w:del>
      <w:del w:id="169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has eigenvectors</w:delText>
        </w:r>
      </w:del>
      <w:del w:id="170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01" w:author="PR Preview" w:date="2026-01-01T00:00:00Z">
        <w:r>
          <w:delText xml:space="preserve"> </w:delText>
        </w:r>
      </w:del>
      <w:del w:id="1702" w:author="PR Preview" w:date="2026-01-01T00:00:00Z">
        <w:r>
          <w:delText xml:space="preserve">for</w:delText>
        </w:r>
      </w:del>
      <w:del w:id="1703" w:author="PR Preview" w:date="2026-01-01T00:00:00Z">
        <w:r>
          <w:delText xml:space="preserve"> </w:delText>
        </w:r>
      </w:del>
      <m:oMath>
        <m:r>
          <m:t>3</m:t>
        </m:r>
      </m:oMath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and</w:delText>
        </w:r>
      </w:del>
      <w:del w:id="170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07" w:author="PR Preview" w:date="2026-01-01T00:00:00Z">
        <w:r>
          <w:delText xml:space="preserve"> </w:delText>
        </w:r>
      </w:del>
      <w:del w:id="1708" w:author="PR Preview" w:date="2026-01-01T00:00:00Z">
        <w:r>
          <w:delText xml:space="preserve">for</w:delText>
        </w:r>
      </w:del>
      <w:del w:id="1709" w:author="PR Preview" w:date="2026-01-01T00:00:00Z">
        <w:r>
          <w:delText xml:space="preserve"> </w:delText>
        </w:r>
      </w:del>
      <m:oMath>
        <m:r>
          <m:t>1</m:t>
        </m:r>
      </m:oMath>
      <w:del w:id="1710" w:author="PR Preview" w:date="2026-01-01T00:00:00Z">
        <w:r>
          <w:delText xml:space="preserve">:</w:delText>
        </w:r>
      </w:del>
      <w:del w:id="1711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and</w:delText>
        </w:r>
      </w:del>
      <w:del w:id="1714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15" w:author="PR Preview" w:date="2026-01-01T00:00:00Z">
        <w:r>
          <w:delText xml:space="preserve">.</w:delText>
        </w:r>
      </w:del>
      <w:del w:id="171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717" w:author="PR Preview" w:date="2026-01-01T00:00:00Z">
        <w:r>
          <w:delText xml:space="preserve"> </w:delText>
        </w:r>
      </w:del>
      <w:del w:id="1718" w:author="PR Preview" w:date="2026-01-01T00:00:00Z">
        <w:r>
          <w:delText xml:space="preserve">and</w:delText>
        </w:r>
      </w:del>
      <w:del w:id="171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720" w:author="PR Preview" w:date="2026-01-01T00:00:00Z">
        <w:r>
          <w:delText xml:space="preserve"> </w:delText>
        </w:r>
      </w:del>
      <w:del w:id="1721" w:author="PR Preview" w:date="2026-01-01T00:00:00Z">
        <w:r>
          <w:delText xml:space="preserve">are the eigenvectors of</w:delText>
        </w:r>
      </w:del>
      <w:del w:id="17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23" w:author="PR Preview" w:date="2026-01-01T00:00:00Z">
        <w:r>
          <w:delText xml:space="preserve"> </w:delText>
        </w:r>
      </w:del>
      <w:del w:id="1724" w:author="PR Preview" w:date="2026-01-01T00:00:00Z">
        <w:r>
          <w:delText xml:space="preserve">for</w:delText>
        </w:r>
      </w:del>
      <w:del w:id="1725" w:author="PR Preview" w:date="2026-01-01T00:00:00Z">
        <w:r>
          <w:delText xml:space="preserve"> </w:delText>
        </w:r>
      </w:del>
      <m:oMath>
        <m:r>
          <m:t>3</m:t>
        </m:r>
      </m:oMath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and</w:delText>
        </w:r>
      </w:del>
      <w:del w:id="1728" w:author="PR Preview" w:date="2026-01-01T00:00:00Z">
        <w:r>
          <w:delText xml:space="preserve"> </w:delText>
        </w:r>
      </w:del>
      <m:oMath>
        <m:r>
          <m:t>1</m:t>
        </m:r>
      </m:oMath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found in</w:delText>
        </w:r>
      </w:del>
      <w:del w:id="1731" w:author="PR Preview" w:date="2026-01-01T00:00:00Z">
        <w:r>
          <w:delText xml:space="preserve"> </w:delText>
        </w:r>
      </w:del>
      <w:hyperlink r:id="rId29">
        <w:del w:id="1732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1733" w:author="PR Preview" w:date="2026-01-01T00:00:00Z">
        <w:r>
          <w:delText xml:space="preserve">.</w:delText>
        </w:r>
      </w:del>
    </w:p>
    <w:p>
      <w:pPr>
        <w:pStyle w:val="BodyText"/>
      </w:pPr>
      <w:del w:id="1734" w:author="PR Preview" w:date="2026-01-01T00:00:00Z">
        <w:r>
          <w:rPr>
            <w:b/>
            <w:bCs/>
          </w:rPr>
          <w:delText xml:space="preserve">Theorem 7 (Eigenvectors for distinct eigenvalues are linearly independent)</w:delText>
        </w:r>
      </w:del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If</w:delText>
        </w:r>
      </w:del>
      <w:del w:id="173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are eigenvectors of a</w:delText>
        </w:r>
      </w:del>
      <w:del w:id="174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matrix</w:delText>
        </w:r>
      </w:del>
      <w:del w:id="17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for eigenvalues</w:delText>
        </w:r>
      </w:del>
      <w:del w:id="1746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del w:id="1747" w:author="PR Preview" w:date="2026-01-01T00:00:00Z">
        <w:r>
          <w:delText xml:space="preserve"> </w:delText>
        </w:r>
      </w:del>
      <w:del w:id="1748" w:author="PR Preview" w:date="2026-01-01T00:00:00Z">
        <w:r>
          <w:delText xml:space="preserve">that are all different,</w:delText>
        </w:r>
      </w:del>
      <w:del w:id="1749" w:author="PR Preview" w:date="2026-01-01T00:00:00Z">
        <w:r>
          <w:delText xml:space="preserve"> </w:delText>
        </w:r>
      </w:del>
      <w:del w:id="1750" w:author="PR Preview" w:date="2026-01-01T00:00:00Z">
        <w:r>
          <w:delText xml:space="preserve">then</w:delText>
        </w:r>
      </w:del>
      <w:del w:id="175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1752" w:author="PR Preview" w:date="2026-01-01T00:00:00Z">
        <w:r>
          <w:delText xml:space="preserve"> </w:delText>
        </w:r>
      </w:del>
      <w:del w:id="1753" w:author="PR Preview" w:date="2026-01-01T00:00:00Z">
        <w:r>
          <w:delText xml:space="preserve">are linearly independent (</w:delText>
        </w:r>
      </w:del>
      <w:hyperlink r:id="rId63">
        <w:del w:id="1754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1755" w:author="PR Preview" w:date="2026-01-01T00:00:00Z">
        <w:r>
          <w:delText xml:space="preserve">).</w:delText>
        </w:r>
      </w:del>
    </w:p>
    <w:p>
      <w:pPr>
        <w:pStyle w:val="BodyText"/>
      </w:pPr>
      <w:del w:id="1756" w:author="PR Preview" w:date="2026-01-01T00:00:00Z">
        <w:r>
          <w:rPr>
            <w:i/>
            <w:iCs/>
          </w:rPr>
          <w:delText xml:space="preserve">Proof</w:delText>
        </w:r>
      </w:del>
      <w:del w:id="1757" w:author="PR Preview" w:date="2026-01-01T00:00:00Z">
        <w:r>
          <w:delText xml:space="preserve">. </w:delText>
        </w:r>
      </w:del>
      <w:del w:id="1758" w:author="PR Preview" w:date="2026-01-01T00:00:00Z">
        <w:r>
          <w:delText xml:space="preserve">By</w:delText>
        </w:r>
      </w:del>
      <w:del w:id="1759" w:author="PR Preview" w:date="2026-01-01T00:00:00Z">
        <w:r>
          <w:delText xml:space="preserve"> </w:delText>
        </w:r>
      </w:del>
      <w:hyperlink r:id="rId36">
        <w:del w:id="1760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1761" w:author="PR Preview" w:date="2026-01-01T00:00:00Z">
        <w:r>
          <w:delText xml:space="preserve"> </w:delText>
        </w:r>
      </w:del>
      <w:del w:id="1762" w:author="PR Preview" w:date="2026-01-01T00:00:00Z">
        <w:r>
          <w:delText xml:space="preserve">on</w:delText>
        </w:r>
      </w:del>
      <w:del w:id="1763" w:author="PR Preview" w:date="2026-01-01T00:00:00Z">
        <w:r>
          <w:delText xml:space="preserve"> </w:delText>
        </w:r>
      </w:del>
      <m:oMath>
        <m:r>
          <m:t>k</m:t>
        </m:r>
      </m:oMath>
      <w:del w:id="1764" w:author="PR Preview" w:date="2026-01-01T00:00:00Z">
        <w:r>
          <w:delText xml:space="preserve">.</w:delText>
        </w:r>
      </w:del>
      <w:del w:id="1765" w:author="PR Preview" w:date="2026-01-01T00:00:00Z">
        <w:r>
          <w:delText xml:space="preserve"> </w:delText>
        </w:r>
      </w:del>
      <w:del w:id="1766" w:author="PR Preview" w:date="2026-01-01T00:00:00Z">
        <w:r>
          <w:delText xml:space="preserve">For</w:delText>
        </w:r>
      </w:del>
      <w:del w:id="176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1</m:t>
        </m:r>
      </m:oMath>
      <w:del w:id="1768" w:author="PR Preview" w:date="2026-01-01T00:00:00Z">
        <w:r>
          <w:delText xml:space="preserve">,</w:delText>
        </w:r>
      </w:del>
      <w:del w:id="176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is linearly independent on its own.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Suppose the result holds for</w:delText>
        </w:r>
      </w:del>
      <w:del w:id="1774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−</m:t>
        </m:r>
        <m:r>
          <m:t>1</m:t>
        </m:r>
      </m:oMath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eigenvectors, and</w:delText>
        </w:r>
      </w:del>
      <w:del w:id="1777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778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779" w:author="PR Preview" w:date="2026-01-01T00:00:00Z">
        <w:r>
          <w:delText xml:space="preserve">By the induction hypothesis</w:delText>
        </w:r>
      </w:del>
      <w:del w:id="178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are linearly independent,</w:delText>
        </w:r>
      </w:del>
      <w:del w:id="1783" w:author="PR Preview" w:date="2026-01-01T00:00:00Z">
        <w:r>
          <w:delText xml:space="preserve"> </w:delText>
        </w:r>
      </w:del>
      <w:del w:id="1784" w:author="PR Preview" w:date="2026-01-01T00:00:00Z">
        <w:r>
          <w:delText xml:space="preserve">so every</w:delText>
        </w:r>
      </w:del>
      <w:del w:id="178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786" w:author="PR Preview" w:date="2026-01-01T00:00:00Z">
        <w:r>
          <w:delText xml:space="preserve"> </w:delText>
        </w:r>
      </w:del>
      <w:del w:id="1787" w:author="PR Preview" w:date="2026-01-01T00:00:00Z">
        <w:r>
          <w:delText xml:space="preserve">for</w:delText>
        </w:r>
      </w:del>
      <w:del w:id="178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789" w:author="PR Preview" w:date="2026-01-01T00:00:00Z">
        <w:r>
          <w:delText xml:space="preserve">,</w:delText>
        </w:r>
      </w:del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and since</w:delText>
        </w:r>
      </w:del>
      <w:del w:id="179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del w:id="1793" w:author="PR Preview" w:date="2026-01-01T00:00:00Z">
        <w:r>
          <w:delText xml:space="preserve">, every</w:delText>
        </w:r>
      </w:del>
      <w:del w:id="179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795" w:author="PR Preview" w:date="2026-01-01T00:00:00Z">
        <w:r>
          <w:delText xml:space="preserve"> </w:delText>
        </w:r>
      </w:del>
      <w:del w:id="1796" w:author="PR Preview" w:date="2026-01-01T00:00:00Z">
        <w:r>
          <w:delText xml:space="preserve">for</w:delText>
        </w:r>
      </w:del>
      <w:del w:id="179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k</m:t>
        </m:r>
      </m:oMath>
      <w:del w:id="1798" w:author="PR Preview" w:date="2026-01-01T00:00:00Z">
        <w:r>
          <w:delText xml:space="preserve">.</w:delText>
        </w:r>
      </w:del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The supposed equation then reads</w:delText>
        </w:r>
      </w:del>
      <w:del w:id="1801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2" w:author="PR Preview" w:date="2026-01-01T00:00:00Z">
        <w:r>
          <w:delText xml:space="preserve"> </w:delText>
        </w:r>
      </w:del>
      <w:del w:id="1803" w:author="PR Preview" w:date="2026-01-01T00:00:00Z">
        <w:r>
          <w:delText xml:space="preserve">with</w:delText>
        </w:r>
      </w:del>
      <w:del w:id="18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05" w:author="PR Preview" w:date="2026-01-01T00:00:00Z">
        <w:r>
          <w:delText xml:space="preserve">,</w:delText>
        </w:r>
      </w:del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so</w:delText>
        </w:r>
      </w:del>
      <w:del w:id="180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too.</w:delText>
        </w:r>
      </w:del>
    </w:p>
    <w:p>
      <w:pPr>
        <w:pStyle w:val="BodyText"/>
      </w:pPr>
      <w:del w:id="1811" w:author="PR Preview" w:date="2026-01-01T00:00:00Z">
        <w:r>
          <w:rPr>
            <w:b/>
            <w:bCs/>
          </w:rPr>
          <w:delText xml:space="preserve">Example 10 (Independent eigenvectors)</w:delText>
        </w:r>
      </w:del>
      <w:del w:id="1812" w:author="PR Preview" w:date="2026-01-01T00:00:00Z">
        <w:r>
          <w:delText xml:space="preserve"> </w:delText>
        </w:r>
      </w:del>
      <w:del w:id="1813" w:author="PR Preview" w:date="2026-01-01T00:00:00Z">
        <w:r>
          <w:delText xml:space="preserve">The eigenvectors</w:delText>
        </w:r>
      </w:del>
      <w:del w:id="18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for</w:delText>
        </w:r>
      </w:del>
      <w:del w:id="1817" w:author="PR Preview" w:date="2026-01-01T00:00:00Z">
        <w:r>
          <w:delText xml:space="preserve"> </w:delText>
        </w:r>
      </w:del>
      <m:oMath>
        <m:r>
          <m:t>3</m:t>
        </m:r>
      </m:oMath>
      <w:del w:id="1818" w:author="PR Preview" w:date="2026-01-01T00:00:00Z">
        <w:r>
          <w:delText xml:space="preserve"> </w:delText>
        </w:r>
      </w:del>
      <w:del w:id="1819" w:author="PR Preview" w:date="2026-01-01T00:00:00Z">
        <w:r>
          <w:delText xml:space="preserve">and</w:delText>
        </w:r>
      </w:del>
      <w:del w:id="18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for</w:delText>
        </w:r>
      </w:del>
      <w:del w:id="1823" w:author="PR Preview" w:date="2026-01-01T00:00:00Z">
        <w:r>
          <w:delText xml:space="preserve"> </w:delText>
        </w:r>
      </w:del>
      <m:oMath>
        <m:r>
          <m:t>1</m:t>
        </m:r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of</w:delText>
        </w:r>
      </w:del>
      <w:del w:id="1826" w:author="PR Preview" w:date="2026-01-01T00:00:00Z">
        <w:r>
          <w:delText xml:space="preserve"> </w:delText>
        </w:r>
      </w:del>
      <w:hyperlink r:id="rId29">
        <w:del w:id="1827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1828" w:author="PR Preview" w:date="2026-01-01T00:00:00Z">
        <w:r>
          <w:delText xml:space="preserve"> </w:delText>
        </w:r>
      </w:del>
      <w:del w:id="1829" w:author="PR Preview" w:date="2026-01-01T00:00:00Z">
        <w:r>
          <w:delText xml:space="preserve">are linearly independent, as</w:delText>
        </w:r>
      </w:del>
      <w:del w:id="1830" w:author="PR Preview" w:date="2026-01-01T00:00:00Z">
        <w:r>
          <w:delText xml:space="preserve"> </w:delText>
        </w:r>
      </w:del>
      <w:hyperlink w:anchor="thm-eigenvectors-independent">
        <w:del w:id="1831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says they must be:</w:delText>
        </w:r>
      </w:del>
      <w:del w:id="1834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is</w:delText>
        </w:r>
      </w:del>
      <w:del w:id="1837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only if</w:delText>
        </w:r>
      </w:del>
    </w:p>
    <w:p>
      <w:pPr>
        <w:pStyle w:val="BodyText"/>
      </w:pPr>
      <w:ins w:id="1840" w:author="PR Preview" w:date="2026-01-01T00:00:00Z">
        <w:r>
          <w:rPr>
            <w:b/>
            <w:bCs/>
          </w:rPr>
          <w:t xml:space="preserve">Example 9 (Eigenvectors carried across a similarity)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In</w:t>
        </w:r>
      </w:ins>
      <w:ins w:id="1843" w:author="PR Preview" w:date="2026-01-01T00:00:00Z">
        <w:r>
          <w:t xml:space="preserve"> </w:t>
        </w:r>
      </w:ins>
      <w:hyperlink w:anchor="exm-similar">
        <w:ins w:id="1844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845" w:author="PR Preview" w:date="2026-01-01T00:00:00Z">
        <w:r>
          <w:t xml:space="preserve">,</w:t>
        </w:r>
      </w:ins>
      <w:ins w:id="184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has eigenvectors</w:t>
        </w:r>
      </w:ins>
      <w:ins w:id="18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for</w:t>
        </w:r>
      </w:ins>
      <w:ins w:id="1852" w:author="PR Preview" w:date="2026-01-01T00:00:00Z">
        <w:r>
          <w:t xml:space="preserve"> </w:t>
        </w:r>
      </w:ins>
      <m:oMath>
        <m:r>
          <m:t>3</m:t>
        </m:r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</w:t>
        </w:r>
      </w:ins>
      <w:ins w:id="18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for</w:t>
        </w:r>
      </w:ins>
      <w:ins w:id="1858" w:author="PR Preview" w:date="2026-01-01T00:00:00Z">
        <w:r>
          <w:t xml:space="preserve"> </w:t>
        </w:r>
      </w:ins>
      <m:oMath>
        <m:r>
          <m:t>1</m:t>
        </m:r>
      </m:oMath>
      <w:ins w:id="1859" w:author="PR Preview" w:date="2026-01-01T00:00:00Z">
        <w:r>
          <w:t xml:space="preserve">:</w:t>
        </w:r>
      </w:ins>
      <w:ins w:id="1860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61" w:author="PR Preview" w:date="2026-01-01T00:00:00Z">
        <w:r>
          <w:t xml:space="preserve"> </w:t>
        </w:r>
      </w:ins>
      <w:ins w:id="1862" w:author="PR Preview" w:date="2026-01-01T00:00:00Z">
        <w:r>
          <w:t xml:space="preserve">and</w:t>
        </w:r>
      </w:ins>
      <w:ins w:id="1863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64" w:author="PR Preview" w:date="2026-01-01T00:00:00Z">
        <w:r>
          <w:t xml:space="preserve">.</w:t>
        </w:r>
      </w:ins>
      <w:ins w:id="1865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66" w:author="PR Preview" w:date="2026-01-01T00:00:00Z">
        <w:r>
          <w:t xml:space="preserve"> </w:t>
        </w:r>
      </w:ins>
      <w:ins w:id="1867" w:author="PR Preview" w:date="2026-01-01T00:00:00Z">
        <w:r>
          <w:t xml:space="preserve">and</w:t>
        </w:r>
      </w:ins>
      <w:ins w:id="1868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are the eigenvectors of</w:t>
        </w:r>
      </w:ins>
      <w:ins w:id="18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for</w:t>
        </w:r>
      </w:ins>
      <w:ins w:id="1874" w:author="PR Preview" w:date="2026-01-01T00:00:00Z">
        <w:r>
          <w:t xml:space="preserve"> </w:t>
        </w:r>
      </w:ins>
      <m:oMath>
        <m:r>
          <m:t>3</m:t>
        </m:r>
      </m:oMath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and</w:t>
        </w:r>
      </w:ins>
      <w:ins w:id="1877" w:author="PR Preview" w:date="2026-01-01T00:00:00Z">
        <w:r>
          <w:t xml:space="preserve"> </w:t>
        </w:r>
      </w:ins>
      <m:oMath>
        <m:r>
          <m:t>1</m:t>
        </m:r>
      </m:oMath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found in</w:t>
        </w:r>
      </w:ins>
      <w:ins w:id="1880" w:author="PR Preview" w:date="2026-01-01T00:00:00Z">
        <w:r>
          <w:t xml:space="preserve"> </w:t>
        </w:r>
      </w:ins>
      <w:hyperlink r:id="rId29">
        <w:ins w:id="1881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1882" w:author="PR Preview" w:date="2026-01-01T00:00:00Z">
        <w:r>
          <w:t xml:space="preserve">.</w:t>
        </w:r>
      </w:ins>
    </w:p>
    <w:bookmarkEnd w:id="62"/>
    <w:bookmarkStart w:id="64" w:name="thm-eigenvectors-independent"/>
    <w:p>
      <w:pPr>
        <w:pStyle w:val="BodyText"/>
      </w:pPr>
      <w:ins w:id="1883" w:author="PR Preview" w:date="2026-01-01T00:00:00Z">
        <w:r>
          <w:rPr>
            <w:b/>
            <w:bCs/>
          </w:rPr>
          <w:t xml:space="preserve">Theorem 7 (Eigenvectors for distinct eigenvalues are linearly independent)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If</w:t>
        </w:r>
      </w:ins>
      <w:ins w:id="1886" w:author="PR Preview" w:date="2026-01-01T00:00:00Z">
        <w:r>
          <w:t xml:space="preserve"> </w:t>
        </w:r>
      </w:ins>
      <w:ins w:id="1887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are eigenvectors of a</w:t>
        </w:r>
      </w:ins>
      <w:ins w:id="18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matrix</w:t>
        </w:r>
      </w:ins>
      <w:ins w:id="18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for eigenvalues</w:t>
        </w:r>
      </w:ins>
      <w:ins w:id="189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ins w:id="1897" w:author="PR Preview" w:date="2026-01-01T00:00:00Z">
        <w:r>
          <w:t xml:space="preserve"> </w:t>
        </w:r>
      </w:ins>
      <w:ins w:id="1898" w:author="PR Preview" w:date="2026-01-01T00:00:00Z">
        <w:r>
          <w:t xml:space="preserve">that are all different,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then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\mathord{\smash[b]{\underset{\raise.3ex\hbox{$\scriptstyle\sim$}}{v}}\vphantom{v}}_k$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are linearly independent (</w:t>
        </w:r>
      </w:ins>
      <w:hyperlink r:id="rId63">
        <w:ins w:id="190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1906" w:author="PR Preview" w:date="2026-01-01T00:00:00Z">
        <w:r>
          <w:t xml:space="preserve">).</w:t>
        </w:r>
      </w:ins>
    </w:p>
    <w:bookmarkEnd w:id="64"/>
    <w:p>
      <w:pPr>
        <w:pStyle w:val="BodyText"/>
      </w:pPr>
      <w:ins w:id="1907" w:author="PR Preview" w:date="2026-01-01T00:00:00Z">
        <w:r>
          <w:rPr>
            <w:i/>
            <w:iCs/>
          </w:rPr>
          <w:t xml:space="preserve">Proof</w:t>
        </w:r>
      </w:ins>
      <w:ins w:id="1908" w:author="PR Preview" w:date="2026-01-01T00:00:00Z">
        <w:r>
          <w:t xml:space="preserve">. </w:t>
        </w:r>
      </w:ins>
      <w:ins w:id="1909" w:author="PR Preview" w:date="2026-01-01T00:00:00Z">
        <w:r>
          <w:t xml:space="preserve">By</w:t>
        </w:r>
      </w:ins>
      <w:ins w:id="1910" w:author="PR Preview" w:date="2026-01-01T00:00:00Z">
        <w:r>
          <w:t xml:space="preserve"> </w:t>
        </w:r>
      </w:ins>
      <w:hyperlink r:id="rId36">
        <w:ins w:id="1911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912" w:author="PR Preview" w:date="2026-01-01T00:00:00Z">
        <w:r>
          <w:t xml:space="preserve"> </w:t>
        </w:r>
      </w:ins>
      <w:ins w:id="1913" w:author="PR Preview" w:date="2026-01-01T00:00:00Z">
        <w:r>
          <w:t xml:space="preserve">on</w:t>
        </w:r>
      </w:ins>
      <w:ins w:id="1914" w:author="PR Preview" w:date="2026-01-01T00:00:00Z">
        <w:r>
          <w:t xml:space="preserve"> </w:t>
        </w:r>
      </w:ins>
      <m:oMath>
        <m:r>
          <m:t>k</m:t>
        </m:r>
      </m:oMath>
      <w:ins w:id="1915" w:author="PR Preview" w:date="2026-01-01T00:00:00Z">
        <w:r>
          <w:t xml:space="preserve">.</w:t>
        </w:r>
      </w:ins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For</w:t>
        </w:r>
      </w:ins>
      <w:ins w:id="19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</m:t>
        </m:r>
      </m:oMath>
      <w:ins w:id="1919" w:author="PR Preview" w:date="2026-01-01T00:00:00Z">
        <w:r>
          <w:t xml:space="preserve">,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$\mathord{\smash[b]{\underset{\raise.3ex\hbox{$\scriptstyle\sim$}}{v}}\vphantom{v}}_1 \ne \mathord{\smash[b]{\underset{\raise.3ex\hbox{$\scriptstyle\sim$}}{0}}\vphantom{0}}$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is linearly independent on its own.</w:t>
        </w:r>
      </w:ins>
      <w:ins w:id="1924" w:author="PR Preview" w:date="2026-01-01T00:00:00Z">
        <w:r>
          <w:t xml:space="preserve"> </w:t>
        </w:r>
      </w:ins>
      <w:ins w:id="1925" w:author="PR Preview" w:date="2026-01-01T00:00:00Z">
        <w:r>
          <w:t xml:space="preserve">Suppose the result holds for</w:t>
        </w:r>
      </w:ins>
      <w:ins w:id="192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−</m:t>
        </m:r>
        <m:r>
          <m:t>1</m:t>
        </m:r>
      </m:oMath>
      <w:ins w:id="1927" w:author="PR Preview" w:date="2026-01-01T00:00:00Z">
        <w:r>
          <w:t xml:space="preserve"> </w:t>
        </w:r>
      </w:ins>
      <w:ins w:id="1928" w:author="PR Preview" w:date="2026-01-01T00:00:00Z">
        <w:r>
          <w:t xml:space="preserve">eigenvectors, and</w:t>
        </w:r>
      </w:ins>
      <w:ins w:id="1929" w:author="PR Preview" w:date="2026-01-01T00:00:00Z">
        <w:r>
          <w:t xml:space="preserve"> </w:t>
        </w:r>
      </w:ins>
      <w:ins w:id="1930" w:author="PR Preview" w:date="2026-01-01T00:00:00Z">
        <w:r>
          <w:t xml:space="preserve">$\sum_{i=1}^{k} c_i \mathord{\smash[b]{\underset{\raise.3ex\hbox{$\scriptstyle\sim$}}{v}}\vphantom{v}}_i = \mathord{\smash[b]{\underset{\raise.3ex\hbox{$\scriptstyle\sim$}}{0}}\vphantom{0}}$</w:t>
        </w:r>
      </w:ins>
      <w:ins w:id="1931" w:author="PR Preview" w:date="2026-01-01T00:00:00Z">
        <w:r>
          <w:t xml:space="preserve">. Then</w:t>
        </w:r>
      </w:ins>
    </w:p>
    <w:p>
      <w:pPr>
        <w:pStyle w:val="BodyText"/>
      </w:pPr>
      <w:ins w:id="1932" w:author="PR Preview" w:date="2026-01-01T00:00:00Z">
        <w:r>
  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  </w:r>
      </w:ins>
    </w:p>
    <w:p>
      <w:pPr>
        <w:pStyle w:val="FirstParagraph"/>
      </w:pPr>
      <w:ins w:id="1933" w:author="PR Preview" w:date="2026-01-01T00:00:00Z">
        <w:r>
          <w:t xml:space="preserve">By the induction hypothesis</w:t>
        </w:r>
      </w:ins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$\mathord{\smash[b]{\underset{\raise.3ex\hbox{$\scriptstyle\sim$}}{v}}\vphantom{v}}_1, \ldots, \mathord{\smash[b]{\underset{\raise.3ex\hbox{$\scriptstyle\sim$}}{v}}\vphantom{v}}_{k-1}$</w:t>
        </w:r>
      </w:ins>
      <w:ins w:id="1936" w:author="PR Preview" w:date="2026-01-01T00:00:00Z">
        <w:r>
          <w:t xml:space="preserve"> </w:t>
        </w:r>
      </w:ins>
      <w:ins w:id="1937" w:author="PR Preview" w:date="2026-01-01T00:00:00Z">
        <w:r>
          <w:t xml:space="preserve">are linearly independent,</w:t>
        </w:r>
      </w:ins>
      <w:ins w:id="1938" w:author="PR Preview" w:date="2026-01-01T00:00:00Z">
        <w:r>
          <w:t xml:space="preserve"> </w:t>
        </w:r>
      </w:ins>
      <w:ins w:id="1939" w:author="PR Preview" w:date="2026-01-01T00:00:00Z">
        <w:r>
          <w:t xml:space="preserve">so every</w:t>
        </w:r>
      </w:ins>
      <w:ins w:id="194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for</w:t>
        </w:r>
      </w:ins>
      <w:ins w:id="194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944" w:author="PR Preview" w:date="2026-01-01T00:00:00Z">
        <w:r>
          <w:t xml:space="preserve">,</w:t>
        </w:r>
      </w:ins>
      <w:ins w:id="1945" w:author="PR Preview" w:date="2026-01-01T00:00:00Z">
        <w:r>
          <w:t xml:space="preserve"> </w:t>
        </w:r>
      </w:ins>
      <w:ins w:id="1946" w:author="PR Preview" w:date="2026-01-01T00:00:00Z">
        <w:r>
          <w:t xml:space="preserve">and since</w:t>
        </w:r>
      </w:ins>
      <w:ins w:id="194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ins w:id="1948" w:author="PR Preview" w:date="2026-01-01T00:00:00Z">
        <w:r>
          <w:t xml:space="preserve">, every</w:t>
        </w:r>
      </w:ins>
      <w:ins w:id="194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for</w:t>
        </w:r>
      </w:ins>
      <w:ins w:id="195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k</m:t>
        </m:r>
      </m:oMath>
      <w:ins w:id="1953" w:author="PR Preview" w:date="2026-01-01T00:00:00Z">
        <w:r>
          <w:t xml:space="preserve">.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The supposed equation then reads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$c_k \mathord{\smash[b]{\underset{\raise.3ex\hbox{$\scriptstyle\sim$}}{v}}\vphantom{v}}_k = \mathord{\smash[b]{\underset{\raise.3ex\hbox{$\scriptstyle\sim$}}{0}}\vphantom{0}}$</w:t>
        </w:r>
      </w:ins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with</w:t>
        </w:r>
      </w:ins>
      <w:ins w:id="1960" w:author="PR Preview" w:date="2026-01-01T00:00:00Z">
        <w:r>
          <w:t xml:space="preserve"> </w:t>
        </w:r>
      </w:ins>
      <w:ins w:id="1961" w:author="PR Preview" w:date="2026-01-01T00:00:00Z">
        <w:r>
          <w:t xml:space="preserve">$\mathord{\smash[b]{\underset{\raise.3ex\hbox{$\scriptstyle\sim$}}{v}}\vphantom{v}}_k \ne \mathord{\smash[b]{\underset{\raise.3ex\hbox{$\scriptstyle\sim$}}{0}}\vphantom{0}}$</w:t>
        </w:r>
      </w:ins>
      <w:ins w:id="1962" w:author="PR Preview" w:date="2026-01-01T00:00:00Z">
        <w:r>
          <w:t xml:space="preserve">,</w:t>
        </w:r>
      </w:ins>
      <w:ins w:id="1963" w:author="PR Preview" w:date="2026-01-01T00:00:00Z">
        <w:r>
          <w:t xml:space="preserve"> </w:t>
        </w:r>
      </w:ins>
      <w:ins w:id="1964" w:author="PR Preview" w:date="2026-01-01T00:00:00Z">
        <w:r>
          <w:t xml:space="preserve">so</w:t>
        </w:r>
      </w:ins>
      <w:ins w:id="19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too.</w:t>
        </w:r>
      </w:ins>
    </w:p>
    <w:bookmarkStart w:id="65" w:name="exm-eigenvectors-independent"/>
    <w:p>
      <w:pPr>
        <w:pStyle w:val="BodyText"/>
      </w:pPr>
      <w:ins w:id="1968" w:author="PR Preview" w:date="2026-01-01T00:00:00Z">
        <w:r>
          <w:rPr>
            <w:b/>
            <w:bCs/>
          </w:rPr>
          <w:t xml:space="preserve">Example 10 (Independent eigenvectors)</w:t>
        </w:r>
      </w:ins>
      <w:ins w:id="1969" w:author="PR Preview" w:date="2026-01-01T00:00:00Z">
        <w:r>
          <w:t xml:space="preserve"> </w:t>
        </w:r>
      </w:ins>
      <w:ins w:id="1970" w:author="PR Preview" w:date="2026-01-01T00:00:00Z">
        <w:r>
          <w:t xml:space="preserve">The eigenvectors</w:t>
        </w:r>
      </w:ins>
      <w:ins w:id="197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972" w:author="PR Preview" w:date="2026-01-01T00:00:00Z">
        <w:r>
          <w:t xml:space="preserve"> </w:t>
        </w:r>
      </w:ins>
      <w:ins w:id="1973" w:author="PR Preview" w:date="2026-01-01T00:00:00Z">
        <w:r>
          <w:t xml:space="preserve">for</w:t>
        </w:r>
      </w:ins>
      <w:ins w:id="1974" w:author="PR Preview" w:date="2026-01-01T00:00:00Z">
        <w:r>
          <w:t xml:space="preserve"> </w:t>
        </w:r>
      </w:ins>
      <m:oMath>
        <m:r>
          <m:t>3</m:t>
        </m:r>
      </m:oMath>
      <w:ins w:id="1975" w:author="PR Preview" w:date="2026-01-01T00:00:00Z">
        <w:r>
          <w:t xml:space="preserve"> </w:t>
        </w:r>
      </w:ins>
      <w:ins w:id="1976" w:author="PR Preview" w:date="2026-01-01T00:00:00Z">
        <w:r>
          <w:t xml:space="preserve">and</w:t>
        </w:r>
      </w:ins>
      <w:ins w:id="19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for</w:t>
        </w:r>
      </w:ins>
      <w:ins w:id="1980" w:author="PR Preview" w:date="2026-01-01T00:00:00Z">
        <w:r>
          <w:t xml:space="preserve"> </w:t>
        </w:r>
      </w:ins>
      <m:oMath>
        <m:r>
          <m:t>1</m:t>
        </m:r>
      </m:oMath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of</w:t>
        </w:r>
      </w:ins>
      <w:ins w:id="1983" w:author="PR Preview" w:date="2026-01-01T00:00:00Z">
        <w:r>
          <w:t xml:space="preserve"> </w:t>
        </w:r>
      </w:ins>
      <w:hyperlink r:id="rId29">
        <w:ins w:id="1984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are linearly independent, as</w:t>
        </w:r>
      </w:ins>
      <w:ins w:id="1987" w:author="PR Preview" w:date="2026-01-01T00:00:00Z">
        <w:r>
          <w:t xml:space="preserve"> </w:t>
        </w:r>
      </w:ins>
      <w:hyperlink w:anchor="thm-eigenvectors-independent">
        <w:ins w:id="198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says they must be:</w:t>
        </w:r>
      </w:ins>
      <w:ins w:id="199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992" w:author="PR Preview" w:date="2026-01-01T00:00:00Z">
        <w:r>
          <w:t xml:space="preserve"> </w:t>
        </w:r>
      </w:ins>
      <w:ins w:id="1993" w:author="PR Preview" w:date="2026-01-01T00:00:00Z">
        <w:r>
          <w:t xml:space="preserve">is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$\mathord{\smash[b]{\underset{\raise.3ex\hbox{$\scriptstyle\sim$}}{0}}\vphantom{0}}$</w:t>
        </w:r>
      </w:ins>
      <w:ins w:id="1996" w:author="PR Preview" w:date="2026-01-01T00:00:00Z">
        <w:r>
          <w:t xml:space="preserve"> </w:t>
        </w:r>
      </w:ins>
      <w:ins w:id="1997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del w:id="1998" w:author="PR Preview" w:date="2026-01-01T00:00:00Z">
        <w:r>
          <w:rPr>
            <w:i/>
            <w:iCs/>
          </w:rPr>
          <w:delText xml:space="preserve">Proof</w:delText>
        </w:r>
      </w:del>
      <w:del w:id="1999" w:author="PR Preview" w:date="2026-01-01T00:00:00Z">
        <w:r>
          <w:delText xml:space="preserve">. </w:delText>
        </w:r>
      </w:del>
      <w:del w:id="2000" w:author="PR Preview" w:date="2026-01-01T00:00:00Z">
        <w:r>
          <w:delText xml:space="preserve">Let</w:delText>
        </w:r>
      </w:del>
      <w:del w:id="200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have columns</w:delText>
        </w:r>
      </w:del>
      <w:del w:id="2004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and</w:delText>
        </w:r>
      </w:del>
      <w:del w:id="200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del w:id="2008" w:author="PR Preview" w:date="2026-01-01T00:00:00Z">
        <w:r>
          <w:delText xml:space="preserve">.</w:delText>
        </w:r>
      </w:del>
      <w:del w:id="2009" w:author="PR Preview" w:date="2026-01-01T00:00:00Z">
        <w:r>
          <w:delText xml:space="preserve"> </w:delText>
        </w:r>
      </w:del>
      <w:del w:id="2010" w:author="PR Preview" w:date="2026-01-01T00:00:00Z">
        <w:r>
          <w:delText xml:space="preserve">Column</w:delText>
        </w:r>
      </w:del>
      <w:del w:id="2011" w:author="PR Preview" w:date="2026-01-01T00:00:00Z">
        <w:r>
          <w:delText xml:space="preserve"> </w:delText>
        </w:r>
      </w:del>
      <m:oMath>
        <m:r>
          <m:t>j</m:t>
        </m:r>
      </m:oMath>
      <w:del w:id="2012" w:author="PR Preview" w:date="2026-01-01T00:00:00Z">
        <w:r>
          <w:delText xml:space="preserve"> </w:delText>
        </w:r>
      </w:del>
      <w:del w:id="2013" w:author="PR Preview" w:date="2026-01-01T00:00:00Z">
        <w:r>
          <w:delText xml:space="preserve">of</w:delText>
        </w:r>
      </w:del>
      <w:del w:id="20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is</w:delText>
        </w:r>
      </w:del>
      <w:del w:id="201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018" w:author="PR Preview" w:date="2026-01-01T00:00:00Z">
        <w:r>
          <w:delText xml:space="preserve">,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and column</w:delText>
        </w:r>
      </w:del>
      <w:del w:id="2021" w:author="PR Preview" w:date="2026-01-01T00:00:00Z">
        <w:r>
          <w:delText xml:space="preserve"> </w:delText>
        </w:r>
      </w:del>
      <m:oMath>
        <m:r>
          <m:t>j</m:t>
        </m:r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of</w:delText>
        </w:r>
      </w:del>
      <w:del w:id="202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is</w:delText>
        </w:r>
      </w:del>
      <w:del w:id="20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028" w:author="PR Preview" w:date="2026-01-01T00:00:00Z">
        <w:r>
          <w:delText xml:space="preserve"> </w:delText>
        </w:r>
      </w:del>
      <w:del w:id="2029" w:author="PR Preview" w:date="2026-01-01T00:00:00Z">
        <w:r>
          <w:delText xml:space="preserve">times column</w:delText>
        </w:r>
      </w:del>
      <w:del w:id="2030" w:author="PR Preview" w:date="2026-01-01T00:00:00Z">
        <w:r>
          <w:delText xml:space="preserve"> </w:delText>
        </w:r>
      </w:del>
      <m:oMath>
        <m:r>
          <m:t>j</m:t>
        </m:r>
      </m:oMath>
      <w:del w:id="2031" w:author="PR Preview" w:date="2026-01-01T00:00:00Z">
        <w:r>
          <w:delText xml:space="preserve"> </w:delText>
        </w:r>
      </w:del>
      <w:del w:id="2032" w:author="PR Preview" w:date="2026-01-01T00:00:00Z">
        <w:r>
          <w:delText xml:space="preserve">of</w:delText>
        </w:r>
      </w:del>
      <w:del w:id="2033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(1),</w:delText>
        </w:r>
      </w:del>
      <w:del w:id="2036" w:author="PR Preview" w:date="2026-01-01T00:00:00Z">
        <w:r>
          <w:delText xml:space="preserve"> </w:delText>
        </w:r>
      </w:del>
      <w:del w:id="2037" w:author="PR Preview" w:date="2026-01-01T00:00:00Z">
        <w:r>
          <w:delText xml:space="preserve">which is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BodyText"/>
      </w:pPr>
      <w:ins w:id="2038" w:author="PR Preview" w:date="2026-01-01T00:00:00Z">
        <w:r>
          <w:rPr>
            <w:i/>
            <w:iCs/>
          </w:rPr>
          <w:t xml:space="preserve">Proof</w:t>
        </w:r>
      </w:ins>
      <w:ins w:id="2039" w:author="PR Preview" w:date="2026-01-01T00:00:00Z">
        <w:r>
          <w:t xml:space="preserve">. </w:t>
        </w:r>
      </w:ins>
      <w:ins w:id="2040" w:author="PR Preview" w:date="2026-01-01T00:00:00Z">
        <w:r>
          <w:t xml:space="preserve">Let</w:t>
        </w:r>
      </w:ins>
      <w:ins w:id="204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have columns</w:t>
        </w:r>
      </w:ins>
      <w:ins w:id="2044" w:author="PR Preview" w:date="2026-01-01T00:00:00Z">
        <w:r>
          <w:t xml:space="preserve"> </w:t>
        </w:r>
      </w:ins>
      <w:ins w:id="2045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\mathord{\smash[b]{\underset{\raise.3ex\hbox{$\scriptstyle\sim$}}{x}}\vphantom{x}}_p$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and</w:t>
        </w:r>
      </w:ins>
      <w:ins w:id="204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ins w:id="2049" w:author="PR Preview" w:date="2026-01-01T00:00:00Z">
        <w:r>
          <w:t xml:space="preserve">.</w:t>
        </w:r>
      </w:ins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Column</w:t>
        </w:r>
      </w:ins>
      <w:ins w:id="2052" w:author="PR Preview" w:date="2026-01-01T00:00:00Z">
        <w:r>
          <w:t xml:space="preserve"> </w:t>
        </w:r>
      </w:ins>
      <m:oMath>
        <m:r>
          <m:t>j</m:t>
        </m:r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of</w:t>
        </w:r>
      </w:ins>
      <w:ins w:id="20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ins w:id="2056" w:author="PR Preview" w:date="2026-01-01T00:00:00Z">
        <w:r>
          <w:t xml:space="preserve"> </w:t>
        </w:r>
      </w:ins>
      <w:ins w:id="2057" w:author="PR Preview" w:date="2026-01-01T00:00:00Z">
        <w:r>
          <w:t xml:space="preserve">is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$\mathbf{A} \mathord{\smash[b]{\underset{\raise.3ex\hbox{$\scriptstyle\sim$}}{x}}\vphantom{x}}_j$</w:t>
        </w:r>
      </w:ins>
      <w:ins w:id="2060" w:author="PR Preview" w:date="2026-01-01T00:00:00Z">
        <w:r>
          <w:t xml:space="preserve">,</w:t>
        </w:r>
      </w:ins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and column</w:t>
        </w:r>
      </w:ins>
      <w:ins w:id="2063" w:author="PR Preview" w:date="2026-01-01T00:00:00Z">
        <w:r>
          <w:t xml:space="preserve"> </w:t>
        </w:r>
      </w:ins>
      <m:oMath>
        <m:r>
          <m:t>j</m:t>
        </m:r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of</w:t>
        </w:r>
      </w:ins>
      <w:ins w:id="206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ins w:id="2067" w:author="PR Preview" w:date="2026-01-01T00:00:00Z">
        <w:r>
          <w:t xml:space="preserve"> </w:t>
        </w:r>
      </w:ins>
      <w:ins w:id="2068" w:author="PR Preview" w:date="2026-01-01T00:00:00Z">
        <w:r>
          <w:t xml:space="preserve">is</w:t>
        </w:r>
      </w:ins>
      <w:ins w:id="206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times column</w:t>
        </w:r>
      </w:ins>
      <w:ins w:id="2072" w:author="PR Preview" w:date="2026-01-01T00:00:00Z">
        <w:r>
          <w:t xml:space="preserve"> </w:t>
        </w:r>
      </w:ins>
      <m:oMath>
        <m:r>
          <m:t>j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of</w:t>
        </w:r>
      </w:ins>
      <w:ins w:id="207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(1),</w:t>
        </w:r>
      </w:ins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which is</w:t>
        </w:r>
      </w:ins>
    </w:p>
    <w:p>
      <w:pPr>
        <w:pStyle w:val="BodyText"/>
      </w:pPr>
      <w:ins w:id="2080" w:author="PR Preview" w:date="2026-01-01T00:00:00Z">
        <w:r>
  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  </w:r>
      </w:ins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BodyText"/>
      </w:pPr>
      <w:bookmarkStart w:id="71" w:name="eq-ax-xlambda"/>
      <w:ins w:id="2081" w:author="PR Preview" w:date="2026-01-01T00:00:00Z">
        <w:r>
  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  </w:r>
      </w:ins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del w:id="2082" w:author="PR Preview" w:date="2026-01-01T00:00:00Z">
        <w:r>
          <w:rPr>
            <w:b/>
            <w:bCs/>
          </w:rPr>
          <w:delText xml:space="preserve">Eigenvectors give a diagonalization.</w:delText>
        </w:r>
      </w:del>
      <w:del w:id="2083" w:author="PR Preview" w:date="2026-01-01T00:00:00Z">
        <w:r>
          <w:delText xml:space="preserve"> </w:delText>
        </w:r>
      </w:del>
      <w:del w:id="2084" w:author="PR Preview" w:date="2026-01-01T00:00:00Z">
        <w:r>
          <w:delText xml:space="preserve">If</w:delText>
        </w:r>
      </w:del>
      <w:del w:id="2085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086" w:author="PR Preview" w:date="2026-01-01T00:00:00Z">
        <w:r>
          <w:delText xml:space="preserve"> </w:delText>
        </w:r>
      </w:del>
      <w:del w:id="2087" w:author="PR Preview" w:date="2026-01-01T00:00:00Z">
        <w:r>
          <w:delText xml:space="preserve">are linearly independent eigenvectors,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then</w:delText>
        </w:r>
      </w:del>
      <w:del w:id="209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091" w:author="PR Preview" w:date="2026-01-01T00:00:00Z">
        <w:r>
          <w:delText xml:space="preserve"> </w:delText>
        </w:r>
      </w:del>
      <w:del w:id="2092" w:author="PR Preview" w:date="2026-01-01T00:00:00Z">
        <w:r>
          <w:delText xml:space="preserve">is invertible and</w:delText>
        </w:r>
      </w:del>
      <w:del w:id="2093" w:author="PR Preview" w:date="2026-01-01T00:00:00Z">
        <w:r>
          <w:delText xml:space="preserve"> </w:delText>
        </w:r>
      </w:del>
      <w:hyperlink w:anchor="eq-ax-xlambda">
        <w:del w:id="2094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gives</w:delText>
        </w:r>
      </w:del>
      <w:del w:id="20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del w:id="2098" w:author="PR Preview" w:date="2026-01-01T00:00:00Z">
        <w:r>
          <w:delText xml:space="preserve">, so</w:delText>
        </w:r>
      </w:del>
    </w:p>
    <w:p>
      <w:pPr>
        <w:pStyle w:val="BodyText"/>
      </w:pPr>
      <w:ins w:id="2099" w:author="PR Preview" w:date="2026-01-01T00:00:00Z">
        <w:r>
          <w:rPr>
            <w:b/>
            <w:bCs/>
          </w:rPr>
          <w:t xml:space="preserve">Eigenvectors give a diagonalization.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If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$\mathord{\smash[b]{\underset{\raise.3ex\hbox{$\scriptstyle\sim$}}{x}}\vphantom{x}}_1, \ldots, \mathord{\smash[b]{\underset{\raise.3ex\hbox{$\scriptstyle\sim$}}{x}}\vphantom{x}}_p$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are linearly independent eigenvectors,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then</w:t>
        </w:r>
      </w:ins>
      <w:ins w:id="210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is invertible and</w:t>
        </w:r>
      </w:ins>
      <w:ins w:id="2111" w:author="PR Preview" w:date="2026-01-01T00:00:00Z">
        <w:r>
          <w:t xml:space="preserve"> </w:t>
        </w:r>
      </w:ins>
      <w:hyperlink w:anchor="eq-ax-xlambda">
        <w:ins w:id="2112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gives</w:t>
        </w:r>
      </w:ins>
      <w:ins w:id="21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ins w:id="211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117" w:author="PR Preview" w:date="2026-01-01T00:00:00Z">
        <w:r>
          <w:delText xml:space="preserve">so each column satisfies</w:delText>
        </w:r>
      </w:del>
      <w:del w:id="21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(</w:delText>
        </w:r>
      </w:del>
      <w:hyperlink w:anchor="eq-ax-xlambda">
        <w:del w:id="2121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2122" w:author="PR Preview" w:date="2026-01-01T00:00:00Z">
        <w:r>
          <w:delText xml:space="preserve">).</w:delText>
        </w:r>
      </w:del>
      <w:del w:id="21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124" w:author="PR Preview" w:date="2026-01-01T00:00:00Z">
        <w:r>
          <w:delText xml:space="preserve"> </w:delText>
        </w:r>
      </w:del>
      <w:del w:id="2125" w:author="PR Preview" w:date="2026-01-01T00:00:00Z">
        <w:r>
          <w:delText xml:space="preserve">is invertible, so its columns are linearly independent,</w:delText>
        </w:r>
      </w:del>
      <w:del w:id="2126" w:author="PR Preview" w:date="2026-01-01T00:00:00Z">
        <w:r>
          <w:delText xml:space="preserve"> </w:delText>
        </w:r>
      </w:del>
      <w:del w:id="2127" w:author="PR Preview" w:date="2026-01-01T00:00:00Z">
        <w:r>
          <w:delText xml:space="preserve">and in particular nonzero;</w:delText>
        </w:r>
      </w:del>
      <w:del w:id="2128" w:author="PR Preview" w:date="2026-01-01T00:00:00Z">
        <w:r>
          <w:delText xml:space="preserve"> </w:delText>
        </w:r>
      </w:del>
      <w:del w:id="2129" w:author="PR Preview" w:date="2026-01-01T00:00:00Z">
        <w:r>
          <w:delText xml:space="preserve">they are</w:delText>
        </w:r>
      </w:del>
      <w:del w:id="2130" w:author="PR Preview" w:date="2026-01-01T00:00:00Z">
        <w:r>
          <w:delText xml:space="preserve"> </w:delText>
        </w:r>
      </w:del>
      <m:oMath>
        <m:r>
          <m:t>p</m:t>
        </m:r>
      </m:oMath>
      <w:del w:id="2131" w:author="PR Preview" w:date="2026-01-01T00:00:00Z">
        <w:r>
          <w:delText xml:space="preserve"> </w:delText>
        </w:r>
      </w:del>
      <w:del w:id="2132" w:author="PR Preview" w:date="2026-01-01T00:00:00Z">
        <w:r>
          <w:delText xml:space="preserve">linearly independent eigenvectors.</w:delText>
        </w:r>
      </w:del>
    </w:p>
    <w:p>
      <w:pPr>
        <w:pStyle w:val="BodyText"/>
      </w:pPr>
      <w:del w:id="2133" w:author="PR Preview" w:date="2026-01-01T00:00:00Z">
        <w:r>
          <w:rPr>
            <w:b/>
            <w:bCs/>
          </w:rPr>
          <w:delText xml:space="preserve">Example 12 (Building the diagonalization from eigenvectors)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The eigenvectors</w:delText>
        </w:r>
      </w:del>
      <w:del w:id="213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and</w:delText>
        </w:r>
      </w:del>
      <w:del w:id="21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140" w:author="PR Preview" w:date="2026-01-01T00:00:00Z">
        <w:r>
          <w:delText xml:space="preserve"> </w:delText>
        </w:r>
      </w:del>
      <w:del w:id="2141" w:author="PR Preview" w:date="2026-01-01T00:00:00Z">
        <w:r>
          <w:delText xml:space="preserve">of</w:delText>
        </w:r>
      </w:del>
      <w:del w:id="21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143" w:author="PR Preview" w:date="2026-01-01T00:00:00Z">
        <w:r>
          <w:delText xml:space="preserve"> </w:delText>
        </w:r>
      </w:del>
      <w:del w:id="2144" w:author="PR Preview" w:date="2026-01-01T00:00:00Z">
        <w:r>
          <w:delText xml:space="preserve">are linearly independent (</w:delText>
        </w:r>
      </w:del>
      <w:hyperlink w:anchor="exm-eigenvectors-independent">
        <w:del w:id="2145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2146" w:author="PR Preview" w:date="2026-01-01T00:00:00Z">
        <w:r>
          <w:delText xml:space="preserve">),</w:delText>
        </w:r>
      </w:del>
      <w:del w:id="2147" w:author="PR Preview" w:date="2026-01-01T00:00:00Z">
        <w:r>
          <w:delText xml:space="preserve"> </w:delText>
        </w:r>
      </w:del>
      <w:del w:id="2148" w:author="PR Preview" w:date="2026-01-01T00:00:00Z">
        <w:r>
          <w:delText xml:space="preserve">so with</w:delText>
        </w:r>
      </w:del>
      <w:del w:id="214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and</w:delText>
        </w:r>
      </w:del>
      <w:del w:id="2152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153" w:author="PR Preview" w:date="2026-01-01T00:00:00Z">
        <w:r>
          <w:delText xml:space="preserve">,</w:delText>
        </w:r>
      </w:del>
      <w:del w:id="215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155" w:author="PR Preview" w:date="2026-01-01T00:00:00Z">
        <w:r>
          <w:delText xml:space="preserve">;</w:delText>
        </w:r>
      </w:del>
      <w:del w:id="2156" w:author="PR Preview" w:date="2026-01-01T00:00:00Z">
        <w:r>
          <w:delText xml:space="preserve"> </w:delText>
        </w:r>
      </w:del>
      <w:del w:id="2157" w:author="PR Preview" w:date="2026-01-01T00:00:00Z">
        <w:r>
          <w:delText xml:space="preserve">by</w:delText>
        </w:r>
      </w:del>
      <w:del w:id="2158" w:author="PR Preview" w:date="2026-01-01T00:00:00Z">
        <w:r>
          <w:delText xml:space="preserve"> </w:delText>
        </w:r>
      </w:del>
      <w:hyperlink w:anchor="rem-similar-both-ways">
        <w:del w:id="2159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2160" w:author="PR Preview" w:date="2026-01-01T00:00:00Z">
        <w:r>
          <w:delText xml:space="preserve"> </w:delText>
        </w:r>
      </w:del>
      <w:del w:id="2161" w:author="PR Preview" w:date="2026-01-01T00:00:00Z">
        <w:r>
          <w:delText xml:space="preserve">this is the similarity of</w:delText>
        </w:r>
      </w:del>
      <w:del w:id="2162" w:author="PR Preview" w:date="2026-01-01T00:00:00Z">
        <w:r>
          <w:delText xml:space="preserve"> </w:delText>
        </w:r>
      </w:del>
      <w:hyperlink w:anchor="exm-similar">
        <w:del w:id="2163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164" w:author="PR Preview" w:date="2026-01-01T00:00:00Z">
        <w:r>
          <w:delText xml:space="preserve">, with</w:delText>
        </w:r>
      </w:del>
      <w:del w:id="2165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del w:id="2166" w:author="PR Preview" w:date="2026-01-01T00:00:00Z">
        <w:r>
          <w:delText xml:space="preserve">.</w:delText>
        </w:r>
      </w:del>
      <w:del w:id="2167" w:author="PR Preview" w:date="2026-01-01T00:00:00Z">
        <w:r>
          <w:delText xml:space="preserve"> </w:delText>
        </w:r>
      </w:del>
      <w:del w:id="2168" w:author="PR Preview" w:date="2026-01-01T00:00:00Z">
        <w:r>
          <w:delText xml:space="preserve">Because</w:delText>
        </w:r>
      </w:del>
      <w:del w:id="21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70" w:author="PR Preview" w:date="2026-01-01T00:00:00Z">
        <w:r>
          <w:delText xml:space="preserve"> </w:delText>
        </w:r>
      </w:del>
      <w:del w:id="2171" w:author="PR Preview" w:date="2026-01-01T00:00:00Z">
        <w:r>
          <w:delText xml:space="preserve">is symmetric,</w:delText>
        </w:r>
      </w:del>
      <w:del w:id="2172" w:author="PR Preview" w:date="2026-01-01T00:00:00Z">
        <w:r>
          <w:delText xml:space="preserve"> </w:delText>
        </w:r>
      </w:del>
      <w:hyperlink r:id="rId14">
        <w:del w:id="2173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even gives such a factorization with orthonormal eigenvectors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(</w:delText>
        </w:r>
      </w:del>
      <w:hyperlink r:id="rId73">
        <w:del w:id="2178" w:author="PR Preview" w:date="2026-01-01T00:00:00Z">
          <w:r>
            <w:rPr>
              <w:rStyle w:val="Hyperlink"/>
            </w:rPr>
            <w:delText xml:space="preserve">Definition 18 in Special Matrices and Decompositions</w:delText>
          </w:r>
        </w:del>
      </w:hyperlink>
      <w:del w:id="2179" w:author="PR Preview" w:date="2026-01-01T00:00:00Z">
        <w:r>
          <w:delText xml:space="preserve">):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dividing each column of</w:delText>
        </w:r>
      </w:del>
      <w:del w:id="2182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183" w:author="PR Preview" w:date="2026-01-01T00:00:00Z">
        <w:r>
          <w:delText xml:space="preserve"> </w:delText>
        </w:r>
      </w:del>
      <w:del w:id="2184" w:author="PR Preview" w:date="2026-01-01T00:00:00Z">
        <w:r>
          <w:delText xml:space="preserve">by its length</w:delText>
        </w:r>
      </w:del>
      <w:del w:id="2185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gives one.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By contrast, every eigenvector of</w:delText>
        </w:r>
      </w:del>
      <w:del w:id="2190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delText xml:space="preserve">in</w:delText>
        </w:r>
      </w:del>
      <w:del w:id="2193" w:author="PR Preview" w:date="2026-01-01T00:00:00Z">
        <w:r>
          <w:delText xml:space="preserve"> </w:delText>
        </w:r>
      </w:del>
      <w:hyperlink w:anchor="exm-eigenspace">
        <w:del w:id="2194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2195" w:author="PR Preview" w:date="2026-01-01T00:00:00Z">
        <w:r>
          <w:delText xml:space="preserve"> </w:delText>
        </w:r>
      </w:del>
      <w:del w:id="2196" w:author="PR Preview" w:date="2026-01-01T00:00:00Z">
        <w:r>
          <w:delText xml:space="preserve">has the form</w:delText>
        </w:r>
      </w:del>
      <w:del w:id="21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198" w:author="PR Preview" w:date="2026-01-01T00:00:00Z">
        <w:r>
          <w:delText xml:space="preserve">,</w:delText>
        </w:r>
      </w:del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so any two of them are multiples of each other,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and</w:delText>
        </w:r>
      </w:del>
      <w:del w:id="2203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has no two linearly independent eigenvectors:</w:delText>
        </w:r>
      </w:del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another way to see that it is not diagonalizable.</w:delText>
        </w:r>
      </w:del>
    </w:p>
    <w:p>
      <w:pPr>
        <w:pStyle w:val="FirstParagraph"/>
      </w:pPr>
      <w:ins w:id="2208" w:author="PR Preview" w:date="2026-01-01T00:00:00Z">
        <w:r>
          <w:t xml:space="preserve">so each column satisfies</w:t>
        </w:r>
      </w:ins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$\mathbf{A} \mathord{\smash[b]{\underset{\raise.3ex\hbox{$\scriptstyle\sim$}}{x}}\vphantom{x}}_j = \lambda_j \mathord{\smash[b]{\underset{\raise.3ex\hbox{$\scriptstyle\sim$}}{x}}\vphantom{x}}_j$</w:t>
        </w:r>
      </w:ins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(</w:t>
        </w:r>
      </w:ins>
      <w:hyperlink w:anchor="eq-ax-xlambda">
        <w:ins w:id="2213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214" w:author="PR Preview" w:date="2026-01-01T00:00:00Z">
        <w:r>
          <w:t xml:space="preserve">).</w:t>
        </w:r>
      </w:ins>
      <w:ins w:id="2215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216" w:author="PR Preview" w:date="2026-01-01T00:00:00Z">
        <w:r>
          <w:t xml:space="preserve"> </w:t>
        </w:r>
      </w:ins>
      <w:ins w:id="2217" w:author="PR Preview" w:date="2026-01-01T00:00:00Z">
        <w:r>
          <w:t xml:space="preserve">is invertible, so its columns are linearly independent,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and in particular nonzero;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they are</w:t>
        </w:r>
      </w:ins>
      <w:ins w:id="2222" w:author="PR Preview" w:date="2026-01-01T00:00:00Z">
        <w:r>
          <w:t xml:space="preserve"> </w:t>
        </w:r>
      </w:ins>
      <m:oMath>
        <m:r>
          <m:t>p</m:t>
        </m:r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linearly independent eigenvectors.</w:t>
        </w:r>
      </w:ins>
    </w:p>
    <w:bookmarkStart w:id="74" w:name="exm-thm-diagonalizable"/>
    <w:p>
      <w:pPr>
        <w:pStyle w:val="BodyText"/>
      </w:pPr>
      <w:ins w:id="2225" w:author="PR Preview" w:date="2026-01-01T00:00:00Z">
        <w:r>
          <w:rPr>
            <w:b/>
            <w:bCs/>
          </w:rPr>
          <w:t xml:space="preserve">Example 12 (Building the diagonalization from eigenvectors)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The eigenvectors</w:t>
        </w:r>
      </w:ins>
      <w:ins w:id="22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and</w:t>
        </w:r>
      </w:ins>
      <w:ins w:id="22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232" w:author="PR Preview" w:date="2026-01-01T00:00:00Z">
        <w:r>
          <w:t xml:space="preserve"> </w:t>
        </w:r>
      </w:ins>
      <w:ins w:id="2233" w:author="PR Preview" w:date="2026-01-01T00:00:00Z">
        <w:r>
          <w:t xml:space="preserve">of</w:t>
        </w:r>
      </w:ins>
      <w:ins w:id="22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35" w:author="PR Preview" w:date="2026-01-01T00:00:00Z">
        <w:r>
          <w:t xml:space="preserve"> </w:t>
        </w:r>
      </w:ins>
      <w:ins w:id="2236" w:author="PR Preview" w:date="2026-01-01T00:00:00Z">
        <w:r>
          <w:t xml:space="preserve">are linearly independent (</w:t>
        </w:r>
      </w:ins>
      <w:hyperlink w:anchor="exm-eigenvectors-independent">
        <w:ins w:id="2237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2238" w:author="PR Preview" w:date="2026-01-01T00:00:00Z">
        <w:r>
          <w:t xml:space="preserve">),</w:t>
        </w:r>
      </w:ins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so with</w:t>
        </w:r>
      </w:ins>
      <w:ins w:id="224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and</w:t>
        </w:r>
      </w:ins>
      <w:ins w:id="2244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45" w:author="PR Preview" w:date="2026-01-01T00:00:00Z">
        <w:r>
          <w:t xml:space="preserve">,</w:t>
        </w:r>
      </w:ins>
      <w:ins w:id="22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247" w:author="PR Preview" w:date="2026-01-01T00:00:00Z">
        <w:r>
          <w:t xml:space="preserve">;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by</w:t>
        </w:r>
      </w:ins>
      <w:ins w:id="2250" w:author="PR Preview" w:date="2026-01-01T00:00:00Z">
        <w:r>
          <w:t xml:space="preserve"> </w:t>
        </w:r>
      </w:ins>
      <w:hyperlink w:anchor="rem-similar-both-ways">
        <w:ins w:id="2251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this is the similarity of</w:t>
        </w:r>
      </w:ins>
      <w:ins w:id="2254" w:author="PR Preview" w:date="2026-01-01T00:00:00Z">
        <w:r>
          <w:t xml:space="preserve"> </w:t>
        </w:r>
      </w:ins>
      <w:hyperlink w:anchor="exm-similar">
        <w:ins w:id="2255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256" w:author="PR Preview" w:date="2026-01-01T00:00:00Z">
        <w:r>
          <w:t xml:space="preserve">, with</w:t>
        </w:r>
      </w:ins>
      <w:ins w:id="22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ins w:id="2258" w:author="PR Preview" w:date="2026-01-01T00:00:00Z">
        <w:r>
          <w:t xml:space="preserve">.</w:t>
        </w:r>
      </w:ins>
      <w:ins w:id="2259" w:author="PR Preview" w:date="2026-01-01T00:00:00Z">
        <w:r>
          <w:t xml:space="preserve"> </w:t>
        </w:r>
      </w:ins>
      <w:ins w:id="2260" w:author="PR Preview" w:date="2026-01-01T00:00:00Z">
        <w:r>
          <w:t xml:space="preserve">Because</w:t>
        </w:r>
      </w:ins>
      <w:ins w:id="22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2" w:author="PR Preview" w:date="2026-01-01T00:00:00Z">
        <w:r>
          <w:t xml:space="preserve"> </w:t>
        </w:r>
      </w:ins>
      <w:ins w:id="2263" w:author="PR Preview" w:date="2026-01-01T00:00:00Z">
        <w:r>
          <w:t xml:space="preserve">is symmetric,</w:t>
        </w:r>
      </w:ins>
      <w:ins w:id="2264" w:author="PR Preview" w:date="2026-01-01T00:00:00Z">
        <w:r>
          <w:t xml:space="preserve"> </w:t>
        </w:r>
      </w:ins>
      <w:hyperlink r:id="rId14">
        <w:ins w:id="2265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even gives such a factorization with orthonormal eigenvectors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(</w:t>
        </w:r>
      </w:ins>
      <w:hyperlink r:id="rId73">
        <w:ins w:id="2270" w:author="PR Preview" w:date="2026-01-01T00:00:00Z">
          <w:r>
            <w:rPr>
              <w:rStyle w:val="Hyperlink"/>
            </w:rPr>
            <w:t xml:space="preserve">Definition 18 in Special Matrices and Decompositions</w:t>
          </w:r>
        </w:ins>
      </w:hyperlink>
      <w:ins w:id="2271" w:author="PR Preview" w:date="2026-01-01T00:00:00Z">
        <w:r>
          <w:t xml:space="preserve">):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dividing each column of</w:t>
        </w:r>
      </w:ins>
      <w:ins w:id="227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by its length</w:t>
        </w:r>
      </w:ins>
      <w:ins w:id="227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gives one.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By contrast, every eigenvector of</w:t>
        </w:r>
      </w:ins>
      <w:ins w:id="2282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in</w:t>
        </w:r>
      </w:ins>
      <w:ins w:id="2285" w:author="PR Preview" w:date="2026-01-01T00:00:00Z">
        <w:r>
          <w:t xml:space="preserve"> </w:t>
        </w:r>
      </w:ins>
      <w:hyperlink w:anchor="exm-eigenspace">
        <w:ins w:id="228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has the form</w:t>
        </w:r>
      </w:ins>
      <w:ins w:id="228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90" w:author="PR Preview" w:date="2026-01-01T00:00:00Z">
        <w:r>
          <w:t xml:space="preserve">,</w:t>
        </w:r>
      </w:ins>
      <w:ins w:id="2291" w:author="PR Preview" w:date="2026-01-01T00:00:00Z">
        <w:r>
          <w:t xml:space="preserve"> </w:t>
        </w:r>
      </w:ins>
      <w:ins w:id="2292" w:author="PR Preview" w:date="2026-01-01T00:00:00Z">
        <w:r>
          <w:t xml:space="preserve">so any two of them are multiples of each other,</w:t>
        </w:r>
      </w:ins>
      <w:ins w:id="2293" w:author="PR Preview" w:date="2026-01-01T00:00:00Z">
        <w:r>
          <w:t xml:space="preserve"> </w:t>
        </w:r>
      </w:ins>
      <w:ins w:id="2294" w:author="PR Preview" w:date="2026-01-01T00:00:00Z">
        <w:r>
          <w:t xml:space="preserve">and</w:t>
        </w:r>
      </w:ins>
      <w:ins w:id="2295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2296" w:author="PR Preview" w:date="2026-01-01T00:00:00Z">
        <w:r>
          <w:t xml:space="preserve"> </w:t>
        </w:r>
      </w:ins>
      <w:ins w:id="2297" w:author="PR Preview" w:date="2026-01-01T00:00:00Z">
        <w:r>
          <w:t xml:space="preserve">has no two linearly independent eigenvectors:</w:t>
        </w:r>
      </w:ins>
      <w:ins w:id="2298" w:author="PR Preview" w:date="2026-01-01T00:00:00Z">
        <w:r>
          <w:t xml:space="preserve"> </w:t>
        </w:r>
      </w:ins>
      <w:ins w:id="2299" w:author="PR Preview" w:date="2026-01-01T00:00:00Z">
        <w:r>
          <w:t xml:space="preserve">another way to see that it is not diagonalizable.</w:t>
        </w:r>
      </w:ins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del w:id="2300" w:author="PR Preview" w:date="2026-01-01T00:00:00Z">
        <w:r>
          <w:rPr>
            <w:b/>
            <w:bCs/>
          </w:rPr>
          <w:delText xml:space="preserve">Example 13 (A triangular matrix with distinct diagonal entries)</w:delText>
        </w:r>
      </w:del>
      <w:del w:id="230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302" w:author="PR Preview" w:date="2026-01-01T00:00:00Z">
        <w:r>
          <w:delText xml:space="preserve"> </w:delText>
        </w:r>
      </w:del>
      <w:del w:id="2303" w:author="PR Preview" w:date="2026-01-01T00:00:00Z">
        <w:r>
          <w:delText xml:space="preserve">of</w:delText>
        </w:r>
      </w:del>
      <w:del w:id="2304" w:author="PR Preview" w:date="2026-01-01T00:00:00Z">
        <w:r>
          <w:delText xml:space="preserve"> </w:delText>
        </w:r>
      </w:del>
      <w:hyperlink w:anchor="exm-eigen-triangular">
        <w:del w:id="230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306" w:author="PR Preview" w:date="2026-01-01T00:00:00Z">
        <w:r>
          <w:delText xml:space="preserve"> </w:delText>
        </w:r>
      </w:del>
      <w:del w:id="2307" w:author="PR Preview" w:date="2026-01-01T00:00:00Z">
        <w:r>
          <w:delText xml:space="preserve">has the three different eigenvalues</w:delText>
        </w:r>
      </w:del>
      <w:del w:id="2308" w:author="PR Preview" w:date="2026-01-01T00:00:00Z">
        <w:r>
          <w:delText xml:space="preserve"> </w:delText>
        </w:r>
      </w:del>
      <m:oMath>
        <m:r>
          <m:t>2</m:t>
        </m:r>
      </m:oMath>
      <w:del w:id="2309" w:author="PR Preview" w:date="2026-01-01T00:00:00Z">
        <w:r>
          <w:delText xml:space="preserve">,</w:delText>
        </w:r>
      </w:del>
      <w:del w:id="2310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2311" w:author="PR Preview" w:date="2026-01-01T00:00:00Z">
        <w:r>
          <w:delText xml:space="preserve"> </w:delText>
        </w:r>
      </w:del>
      <w:del w:id="2312" w:author="PR Preview" w:date="2026-01-01T00:00:00Z">
        <w:r>
          <w:delText xml:space="preserve">and</w:delText>
        </w:r>
      </w:del>
      <w:del w:id="231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314" w:author="PR Preview" w:date="2026-01-01T00:00:00Z">
        <w:r>
          <w:delText xml:space="preserve"> </w:delText>
        </w:r>
      </w:del>
      <w:del w:id="2315" w:author="PR Preview" w:date="2026-01-01T00:00:00Z">
        <w:r>
          <w:delText xml:space="preserve">(</w:delText>
        </w:r>
      </w:del>
      <w:hyperlink w:anchor="thm-eigen-triangular">
        <w:del w:id="2316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2317" w:author="PR Preview" w:date="2026-01-01T00:00:00Z">
        <w:r>
          <w:delText xml:space="preserve">), so it is diagonalizable,</w:delText>
        </w:r>
      </w:del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even though it is not symmetric, so</w:delText>
        </w:r>
      </w:del>
      <w:del w:id="2320" w:author="PR Preview" w:date="2026-01-01T00:00:00Z">
        <w:r>
          <w:delText xml:space="preserve"> </w:delText>
        </w:r>
      </w:del>
      <w:hyperlink r:id="rId14">
        <w:del w:id="2321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2322" w:author="PR Preview" w:date="2026-01-01T00:00:00Z">
        <w:r>
          <w:delText xml:space="preserve"> </w:delText>
        </w:r>
      </w:del>
      <w:del w:id="2323" w:author="PR Preview" w:date="2026-01-01T00:00:00Z">
        <w:r>
          <w:delText xml:space="preserve">does not apply to it.</w:delText>
        </w:r>
      </w:del>
      <w:del w:id="2324" w:author="PR Preview" w:date="2026-01-01T00:00:00Z">
        <w:r>
          <w:delText xml:space="preserve"> </w:delText>
        </w:r>
      </w:del>
      <w:del w:id="2325" w:author="PR Preview" w:date="2026-01-01T00:00:00Z">
        <w:r>
          <w:delText xml:space="preserve">The converse fails:</w:delText>
        </w:r>
      </w:del>
      <w:del w:id="232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327" w:author="PR Preview" w:date="2026-01-01T00:00:00Z">
        <w:r>
          <w:delText xml:space="preserve"> </w:delText>
        </w:r>
      </w:del>
      <w:del w:id="2328" w:author="PR Preview" w:date="2026-01-01T00:00:00Z">
        <w:r>
          <w:delText xml:space="preserve">is diagonal, hence diagonalizable</w:delText>
        </w:r>
      </w:del>
      <w:del w:id="2329" w:author="PR Preview" w:date="2026-01-01T00:00:00Z">
        <w:r>
          <w:delText xml:space="preserve"> </w:delText>
        </w:r>
      </w:del>
      <w:del w:id="2330" w:author="PR Preview" w:date="2026-01-01T00:00:00Z">
        <w:r>
          <w:delText xml:space="preserve">(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del w:id="2331" w:author="PR Preview" w:date="2026-01-01T00:00:00Z">
        <w:r>
          <w:delText xml:space="preserve">),</w:delText>
        </w:r>
      </w:del>
      <w:del w:id="2332" w:author="PR Preview" w:date="2026-01-01T00:00:00Z">
        <w:r>
          <w:delText xml:space="preserve"> </w:delText>
        </w:r>
      </w:del>
      <w:del w:id="2333" w:author="PR Preview" w:date="2026-01-01T00:00:00Z">
        <w:r>
          <w:delText xml:space="preserve">but has only the eigenvalue</w:delText>
        </w:r>
      </w:del>
      <w:del w:id="2334" w:author="PR Preview" w:date="2026-01-01T00:00:00Z">
        <w:r>
          <w:delText xml:space="preserve"> </w:delText>
        </w:r>
      </w:del>
      <m:oMath>
        <m:r>
          <m:t>1</m:t>
        </m:r>
      </m:oMath>
      <w:del w:id="2335" w:author="PR Preview" w:date="2026-01-01T00:00:00Z">
        <w:r>
          <w:delText xml:space="preserve">.</w:delText>
        </w:r>
      </w:del>
    </w:p>
    <w:p>
      <w:pPr>
        <w:pStyle w:val="BodyText"/>
      </w:pPr>
      <w:ins w:id="2336" w:author="PR Preview" w:date="2026-01-01T00:00:00Z">
        <w:r>
          <w:rPr>
            <w:b/>
            <w:bCs/>
          </w:rPr>
          <w:t xml:space="preserve">Example 13 (A triangular matrix with distinct diagonal entries)</w:t>
        </w:r>
      </w:ins>
      <w:ins w:id="2337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338" w:author="PR Preview" w:date="2026-01-01T00:00:00Z">
        <w:r>
          <w:t xml:space="preserve"> </w:t>
        </w:r>
      </w:ins>
      <w:ins w:id="2339" w:author="PR Preview" w:date="2026-01-01T00:00:00Z">
        <w:r>
          <w:t xml:space="preserve">of</w:t>
        </w:r>
      </w:ins>
      <w:ins w:id="2340" w:author="PR Preview" w:date="2026-01-01T00:00:00Z">
        <w:r>
          <w:t xml:space="preserve"> </w:t>
        </w:r>
      </w:ins>
      <w:hyperlink w:anchor="exm-eigen-triangular">
        <w:ins w:id="234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has the three different eigenvalues</w:t>
        </w:r>
      </w:ins>
      <w:ins w:id="2344" w:author="PR Preview" w:date="2026-01-01T00:00:00Z">
        <w:r>
          <w:t xml:space="preserve"> </w:t>
        </w:r>
      </w:ins>
      <m:oMath>
        <m:r>
          <m:t>2</m:t>
        </m:r>
      </m:oMath>
      <w:ins w:id="2345" w:author="PR Preview" w:date="2026-01-01T00:00:00Z">
        <w:r>
          <w:t xml:space="preserve">,</w:t>
        </w:r>
      </w:ins>
      <w:ins w:id="2346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2347" w:author="PR Preview" w:date="2026-01-01T00:00:00Z">
        <w:r>
          <w:t xml:space="preserve"> </w:t>
        </w:r>
      </w:ins>
      <w:ins w:id="2348" w:author="PR Preview" w:date="2026-01-01T00:00:00Z">
        <w:r>
          <w:t xml:space="preserve">and</w:t>
        </w:r>
      </w:ins>
      <w:ins w:id="23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(</w:t>
        </w:r>
      </w:ins>
      <w:hyperlink w:anchor="thm-eigen-triangular">
        <w:ins w:id="2352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353" w:author="PR Preview" w:date="2026-01-01T00:00:00Z">
        <w:r>
          <w:t xml:space="preserve">), so it is diagonalizable,</w:t>
        </w:r>
      </w:ins>
      <w:ins w:id="2354" w:author="PR Preview" w:date="2026-01-01T00:00:00Z">
        <w:r>
          <w:t xml:space="preserve"> </w:t>
        </w:r>
      </w:ins>
      <w:ins w:id="2355" w:author="PR Preview" w:date="2026-01-01T00:00:00Z">
        <w:r>
          <w:t xml:space="preserve">even though it is not symmetric, so</w:t>
        </w:r>
      </w:ins>
      <w:ins w:id="2356" w:author="PR Preview" w:date="2026-01-01T00:00:00Z">
        <w:r>
          <w:t xml:space="preserve"> </w:t>
        </w:r>
      </w:ins>
      <w:hyperlink r:id="rId14">
        <w:ins w:id="2357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does not apply to it.</w:t>
        </w:r>
      </w:ins>
      <w:ins w:id="2360" w:author="PR Preview" w:date="2026-01-01T00:00:00Z">
        <w:r>
          <w:t xml:space="preserve"> </w:t>
        </w:r>
      </w:ins>
      <w:ins w:id="2361" w:author="PR Preview" w:date="2026-01-01T00:00:00Z">
        <w:r>
          <w:t xml:space="preserve">The converse fails:</w:t>
        </w:r>
      </w:ins>
      <w:ins w:id="2362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363" w:author="PR Preview" w:date="2026-01-01T00:00:00Z">
        <w:r>
          <w:t xml:space="preserve"> </w:t>
        </w:r>
      </w:ins>
      <w:ins w:id="2364" w:author="PR Preview" w:date="2026-01-01T00:00:00Z">
        <w:r>
          <w:t xml:space="preserve">is diagonal, hence diagonalizable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(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ins w:id="2367" w:author="PR Preview" w:date="2026-01-01T00:00:00Z">
        <w:r>
          <w:t xml:space="preserve">),</w:t>
        </w:r>
      </w:ins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but has only the eigenvalue</w:t>
        </w:r>
      </w:ins>
      <w:ins w:id="2370" w:author="PR Preview" w:date="2026-01-01T00:00:00Z">
        <w:r>
          <w:t xml:space="preserve"> </w:t>
        </w:r>
      </w:ins>
      <m:oMath>
        <m:r>
          <m:t>1</m:t>
        </m:r>
      </m:oMath>
      <w:ins w:id="2371" w:author="PR Preview" w:date="2026-01-01T00:00:00Z">
        <w:r>
          <w:t xml:space="preserve">.</w:t>
        </w:r>
      </w:ins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2372" w:author="PR Preview" w:date="2026-01-01T00:00:00Z">
        <w:r>
          <w:delText xml:space="preserve">(</w:delText>
        </w:r>
      </w:del>
      <w:hyperlink r:id="rId86">
        <w:del w:id="2373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374" w:author="PR Preview" w:date="2026-01-01T00:00:00Z">
        <w:r>
          <w:delText xml:space="preserve">,</w:delText>
        </w:r>
      </w:del>
      <w:del w:id="2375" w:author="PR Preview" w:date="2026-01-01T00:00:00Z">
        <w:r>
          <w:delText xml:space="preserve"> </w:delText>
        </w:r>
      </w:del>
      <w:hyperlink r:id="rId87">
        <w:del w:id="2376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377" w:author="PR Preview" w:date="2026-01-01T00:00:00Z">
        <w:r>
          <w:delText xml:space="preserve">). For any</w:delText>
        </w:r>
      </w:del>
      <w:del w:id="237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7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80" w:author="PR Preview" w:date="2026-01-01T00:00:00Z">
        <w:r>
          <w:delText xml:space="preserve">If the columns of</w:delText>
        </w:r>
      </w:del>
      <w:del w:id="238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are linearly independent,</w:delText>
        </w:r>
      </w:del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then</w:delText>
        </w:r>
      </w:del>
      <w:del w:id="238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del w:id="2387" w:author="PR Preview" w:date="2026-01-01T00:00:00Z">
        <w:r>
          <w:delText xml:space="preserve"> </w:delText>
        </w:r>
      </w:del>
      <w:del w:id="2388" w:author="PR Preview" w:date="2026-01-01T00:00:00Z">
        <w:r>
          <w:delText xml:space="preserve">(</w:delText>
        </w:r>
      </w:del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89" w:author="PR Preview" w:date="2026-01-01T00:00:00Z">
        <w:r>
          <w:delText xml:space="preserve"> </w:delText>
        </w:r>
      </w:del>
      <w:del w:id="2390" w:author="PR Preview" w:date="2026-01-01T00:00:00Z">
        <w:r>
          <w:delText xml:space="preserve">is the combination of the columns with coefficients</w:delText>
        </w:r>
      </w:del>
      <w:del w:id="239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2392" w:author="PR Preview" w:date="2026-01-01T00:00:00Z">
        <w:r>
          <w:delText xml:space="preserve">,</w:delText>
        </w:r>
      </w:del>
      <w:del w:id="2393" w:author="PR Preview" w:date="2026-01-01T00:00:00Z">
        <w:r>
          <w:delText xml:space="preserve"> </w:delText>
        </w:r>
      </w:del>
      <w:hyperlink r:id="rId70">
        <w:del w:id="2394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2395" w:author="PR Preview" w:date="2026-01-01T00:00:00Z">
        <w:r>
          <w:delText xml:space="preserve">,</w:delText>
        </w:r>
      </w:del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and only the zero combination is</w:delText>
        </w:r>
      </w:del>
      <w:del w:id="2398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399" w:author="PR Preview" w:date="2026-01-01T00:00:00Z">
        <w:r>
          <w:delText xml:space="preserve">,</w:delText>
        </w:r>
      </w:del>
      <w:del w:id="2400" w:author="PR Preview" w:date="2026-01-01T00:00:00Z">
        <w:r>
          <w:delText xml:space="preserve"> </w:delText>
        </w:r>
      </w:del>
      <w:hyperlink r:id="rId63">
        <w:del w:id="2401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402" w:author="PR Preview" w:date="2026-01-01T00:00:00Z">
        <w:r>
          <w:delText xml:space="preserve">),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so for</w:delText>
        </w:r>
      </w:del>
      <w:del w:id="240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6" w:author="PR Preview" w:date="2026-01-01T00:00:00Z">
        <w:r>
          <w:delText xml:space="preserve">,</w:delText>
        </w:r>
      </w:del>
      <w:del w:id="240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408" w:author="PR Preview" w:date="2026-01-01T00:00:00Z">
        <w:r>
          <w:delText xml:space="preserve"> </w:delText>
        </w:r>
      </w:del>
      <w:del w:id="2409" w:author="PR Preview" w:date="2026-01-01T00:00:00Z">
        <w:r>
          <w:delText xml:space="preserve">and</w:delText>
        </w:r>
      </w:del>
      <w:del w:id="24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(</w:delText>
        </w:r>
      </w:del>
      <w:hyperlink r:id="rId48">
        <w:del w:id="2413" w:author="PR Preview" w:date="2026-01-01T00:00:00Z">
          <w:r>
            <w:rPr>
              <w:rStyle w:val="Hyperlink"/>
            </w:rPr>
            <w:delText xml:space="preserve">Theorem 1 in Inner Products and Orthogonality</w:delText>
          </w:r>
        </w:del>
      </w:hyperlink>
      <w:del w:id="2414" w:author="PR Preview" w:date="2026-01-01T00:00:00Z">
        <w:r>
          <w:delText xml:space="preserve">, part 1).</w:delText>
        </w:r>
      </w:del>
    </w:p>
    <w:p>
      <w:pPr>
        <w:pStyle w:val="BodyText"/>
      </w:pPr>
      <w:del w:id="2415" w:author="PR Preview" w:date="2026-01-01T00:00:00Z">
        <w:r>
          <w:rPr>
            <w:b/>
            <w:bCs/>
          </w:rPr>
          <w:delText xml:space="preserve">Only if.</w:delText>
        </w:r>
      </w:del>
      <w:del w:id="2416" w:author="PR Preview" w:date="2026-01-01T00:00:00Z">
        <w:r>
          <w:delText xml:space="preserve"> </w:delText>
        </w:r>
      </w:del>
      <w:del w:id="2417" w:author="PR Preview" w:date="2026-01-01T00:00:00Z">
        <w:r>
          <w:delText xml:space="preserve">Let</w:delText>
        </w:r>
      </w:del>
      <w:del w:id="241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19" w:author="PR Preview" w:date="2026-01-01T00:00:00Z">
        <w:r>
          <w:delText xml:space="preserve"> </w:delText>
        </w:r>
      </w:del>
      <w:del w:id="2420" w:author="PR Preview" w:date="2026-01-01T00:00:00Z">
        <w:r>
          <w:delText xml:space="preserve">be positive semidefinite.</w:delText>
        </w:r>
      </w:del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It is symmetric, so</w:delText>
        </w:r>
      </w:del>
      <w:del w:id="24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(</w:delText>
        </w:r>
      </w:del>
      <w:hyperlink r:id="rId14">
        <w:del w:id="2426" w:author="PR Preview" w:date="2026-01-01T00:00:00Z">
          <w:r>
            <w:rPr>
              <w:rStyle w:val="Hyperlink"/>
            </w:rPr>
            <w:delText xml:space="preserve">Theorem 11 in Special Matrices and Decompositions</w:delText>
          </w:r>
        </w:del>
      </w:hyperlink>
      <w:del w:id="2427" w:author="PR Preview" w:date="2026-01-01T00:00:00Z">
        <w:r>
          <w:delText xml:space="preserve">),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and every</w:delText>
        </w:r>
      </w:del>
      <w:del w:id="243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2431" w:author="PR Preview" w:date="2026-01-01T00:00:00Z">
        <w:r>
          <w:delText xml:space="preserve"> </w:delText>
        </w:r>
      </w:del>
      <w:del w:id="2432" w:author="PR Preview" w:date="2026-01-01T00:00:00Z">
        <w:r>
          <w:delText xml:space="preserve">(</w:delText>
        </w:r>
      </w:del>
      <w:hyperlink r:id="rId82">
        <w:del w:id="2433" w:author="PR Preview" w:date="2026-01-01T00:00:00Z">
          <w:r>
            <w:rPr>
              <w:rStyle w:val="Hyperlink"/>
            </w:rPr>
            <w:delText xml:space="preserve">Theorem 14 in Special Matrices and Decompositions</w:delText>
          </w:r>
        </w:del>
      </w:hyperlink>
      <w:del w:id="2434" w:author="PR Preview" w:date="2026-01-01T00:00:00Z">
        <w:r>
          <w:delText xml:space="preserve">).</w:delText>
        </w:r>
      </w:del>
      <w:del w:id="2435" w:author="PR Preview" w:date="2026-01-01T00:00:00Z">
        <w:r>
          <w:delText xml:space="preserve"> </w:delText>
        </w:r>
      </w:del>
      <w:del w:id="2436" w:author="PR Preview" w:date="2026-01-01T00:00:00Z">
        <w:r>
          <w:delText xml:space="preserve">Let</w:delText>
        </w:r>
      </w:del>
      <w:del w:id="243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2438" w:author="PR Preview" w:date="2026-01-01T00:00:00Z">
        <w:r>
          <w:delText xml:space="preserve">,</w:delText>
        </w:r>
      </w:del>
      <w:del w:id="2439" w:author="PR Preview" w:date="2026-01-01T00:00:00Z">
        <w:r>
          <w:delText xml:space="preserve"> </w:delText>
        </w:r>
      </w:del>
      <w:del w:id="2440" w:author="PR Preview" w:date="2026-01-01T00:00:00Z">
        <w:r>
          <w:delText xml:space="preserve">which is symmetric, with</w:delText>
        </w:r>
      </w:del>
      <w:del w:id="244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(the product of diagonal matrices multiplies their diagonals, as in the proof of</w:delText>
        </w:r>
      </w:del>
      <w:del w:id="2444" w:author="PR Preview" w:date="2026-01-01T00:00:00Z">
        <w:r>
          <w:delText xml:space="preserve"> </w:delText>
        </w:r>
      </w:del>
      <w:hyperlink w:anchor="thm-diagonalizable-powers">
        <w:del w:id="2445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446" w:author="PR Preview" w:date="2026-01-01T00:00:00Z">
        <w:r>
          <w:delText xml:space="preserve">),</w:delText>
        </w:r>
      </w:del>
      <w:del w:id="2447" w:author="PR Preview" w:date="2026-01-01T00:00:00Z">
        <w:r>
          <w:delText xml:space="preserve"> </w:delText>
        </w:r>
      </w:del>
      <w:del w:id="2448" w:author="PR Preview" w:date="2026-01-01T00:00:00Z">
        <w:r>
          <w:delText xml:space="preserve">and let</w:delText>
        </w:r>
      </w:del>
      <w:del w:id="244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50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451" w:author="PR Preview" w:date="2026-01-01T00:00:00Z">
        <w:r>
          <w:delText xml:space="preserve">If</w:delText>
        </w:r>
      </w:del>
      <w:del w:id="24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53" w:author="PR Preview" w:date="2026-01-01T00:00:00Z">
        <w:r>
          <w:delText xml:space="preserve"> </w:delText>
        </w:r>
      </w:del>
      <w:del w:id="2454" w:author="PR Preview" w:date="2026-01-01T00:00:00Z">
        <w:r>
          <w:delText xml:space="preserve">is positive definite, it is positive semidefinite (</w:delText>
        </w:r>
      </w:del>
      <w:hyperlink r:id="rId88">
        <w:del w:id="2455" w:author="PR Preview" w:date="2026-01-01T00:00:00Z">
          <w:r>
            <w:rPr>
              <w:rStyle w:val="Hyperlink"/>
            </w:rPr>
            <w:delText xml:space="preserve">Remark 18 in Special Matrices and Decompositions</w:delText>
          </w:r>
        </w:del>
      </w:hyperlink>
      <w:del w:id="2456" w:author="PR Preview" w:date="2026-01-01T00:00:00Z">
        <w:r>
          <w:delText xml:space="preserve">),</w:delText>
        </w:r>
      </w:del>
      <w:del w:id="2457" w:author="PR Preview" w:date="2026-01-01T00:00:00Z">
        <w:r>
          <w:delText xml:space="preserve"> </w:delText>
        </w:r>
      </w:del>
      <w:del w:id="2458" w:author="PR Preview" w:date="2026-01-01T00:00:00Z">
        <w:r>
          <w:delText xml:space="preserve">so the same</w:delText>
        </w:r>
      </w:del>
      <w:del w:id="245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460" w:author="PR Preview" w:date="2026-01-01T00:00:00Z">
        <w:r>
          <w:delText xml:space="preserve"> </w:delText>
        </w:r>
      </w:del>
      <w:del w:id="2461" w:author="PR Preview" w:date="2026-01-01T00:00:00Z">
        <w:r>
          <w:delText xml:space="preserve">gives</w:delText>
        </w:r>
      </w:del>
      <w:del w:id="24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2463" w:author="PR Preview" w:date="2026-01-01T00:00:00Z">
        <w:r>
          <w:delText xml:space="preserve">; and every</w:delText>
        </w:r>
      </w:del>
      <w:del w:id="246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2465" w:author="PR Preview" w:date="2026-01-01T00:00:00Z">
        <w:r>
          <w:delText xml:space="preserve"> </w:delText>
        </w:r>
      </w:del>
      <w:del w:id="2466" w:author="PR Preview" w:date="2026-01-01T00:00:00Z">
        <w:r>
          <w:delText xml:space="preserve">(</w:delText>
        </w:r>
      </w:del>
      <w:hyperlink r:id="rId82">
        <w:del w:id="2467" w:author="PR Preview" w:date="2026-01-01T00:00:00Z">
          <w:r>
            <w:rPr>
              <w:rStyle w:val="Hyperlink"/>
            </w:rPr>
            <w:delText xml:space="preserve">Theorem 14 in Special Matrices and Decompositions</w:delText>
          </w:r>
        </w:del>
      </w:hyperlink>
      <w:del w:id="2468" w:author="PR Preview" w:date="2026-01-01T00:00:00Z">
        <w:r>
          <w:delText xml:space="preserve">),</w:delText>
        </w:r>
      </w:del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so</w:delText>
        </w:r>
      </w:del>
      <w:del w:id="247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2472" w:author="PR Preview" w:date="2026-01-01T00:00:00Z">
        <w:r>
          <w:delText xml:space="preserve"> </w:delText>
        </w:r>
      </w:del>
      <w:del w:id="2473" w:author="PR Preview" w:date="2026-01-01T00:00:00Z">
        <w:r>
          <w:delText xml:space="preserve">is diagonal with nonzero diagonal, and invertible</w:delText>
        </w:r>
      </w:del>
      <w:del w:id="2474" w:author="PR Preview" w:date="2026-01-01T00:00:00Z">
        <w:r>
          <w:delText xml:space="preserve"> </w:delText>
        </w:r>
      </w:del>
      <w:del w:id="2475" w:author="PR Preview" w:date="2026-01-01T00:00:00Z">
        <w:r>
          <w:delText xml:space="preserve">(its inverse is</w:delText>
        </w:r>
      </w:del>
      <w:del w:id="2476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2477" w:author="PR Preview" w:date="2026-01-01T00:00:00Z">
        <w:r>
          <w:delText xml:space="preserve">);</w:delText>
        </w:r>
      </w:del>
      <w:del w:id="247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is invertible with inverse</w:delText>
        </w:r>
      </w:del>
      <w:del w:id="248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(</w:delText>
        </w:r>
      </w:del>
      <w:hyperlink r:id="rId50">
        <w:del w:id="2484" w:author="PR Preview" w:date="2026-01-01T00:00:00Z">
          <w:r>
            <w:rPr>
              <w:rStyle w:val="Hyperlink"/>
            </w:rPr>
            <w:delText xml:space="preserve">Remark 5 in Special Matrices and Decompositions</w:delText>
          </w:r>
        </w:del>
      </w:hyperlink>
      <w:del w:id="2485" w:author="PR Preview" w:date="2026-01-01T00:00:00Z">
        <w:r>
          <w:delText xml:space="preserve">).</w:delText>
        </w:r>
      </w:del>
      <w:del w:id="2486" w:author="PR Preview" w:date="2026-01-01T00:00:00Z">
        <w:r>
          <w:delText xml:space="preserve"> </w:delText>
        </w:r>
      </w:del>
      <w:del w:id="2487" w:author="PR Preview" w:date="2026-01-01T00:00:00Z">
        <w:r>
          <w:delText xml:space="preserve">So</w:delText>
        </w:r>
      </w:del>
      <w:del w:id="248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489" w:author="PR Preview" w:date="2026-01-01T00:00:00Z">
        <w:r>
          <w:delText xml:space="preserve"> </w:delText>
        </w:r>
      </w:del>
      <w:del w:id="2490" w:author="PR Preview" w:date="2026-01-01T00:00:00Z">
        <w:r>
          <w:delText xml:space="preserve">is invertible (</w:delText>
        </w:r>
      </w:del>
      <w:hyperlink r:id="rId89">
        <w:del w:id="2491" w:author="PR Preview" w:date="2026-01-01T00:00:00Z">
          <w:r>
            <w:rPr>
              <w:rStyle w:val="Hyperlink"/>
            </w:rPr>
            <w:delText xml:space="preserve">Theorem 1 in Special Matrices and Decompositions</w:delText>
          </w:r>
        </w:del>
      </w:hyperlink>
      <w:del w:id="2492" w:author="PR Preview" w:date="2026-01-01T00:00:00Z">
        <w:r>
          <w:delText xml:space="preserve">),</w:delText>
        </w:r>
      </w:del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and its</w:delText>
        </w:r>
      </w:del>
      <w:del w:id="2495" w:author="PR Preview" w:date="2026-01-01T00:00:00Z">
        <w:r>
          <w:delText xml:space="preserve"> </w:delText>
        </w:r>
      </w:del>
      <m:oMath>
        <m:r>
          <m:t>p</m:t>
        </m:r>
      </m:oMath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columns are linearly independent (</w:delText>
        </w:r>
      </w:del>
      <w:hyperlink w:anchor="thm-invertible-rank">
        <w:del w:id="249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99" w:author="PR Preview" w:date="2026-01-01T00:00:00Z">
        <w:r>
          <w:delText xml:space="preserve">,</w:delText>
        </w:r>
      </w:del>
      <w:del w:id="2500" w:author="PR Preview" w:date="2026-01-01T00:00:00Z">
        <w:r>
          <w:delText xml:space="preserve"> </w:delText>
        </w:r>
      </w:del>
      <w:hyperlink r:id="rId72">
        <w:del w:id="2501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2502" w:author="PR Preview" w:date="2026-01-01T00:00:00Z">
        <w:r>
          <w:delText xml:space="preserve">).</w:delText>
        </w:r>
      </w:del>
    </w:p>
    <w:p>
      <w:pPr>
        <w:pStyle w:val="FirstParagraph"/>
      </w:pPr>
      <w:ins w:id="2503" w:author="PR Preview" w:date="2026-01-01T00:00:00Z">
        <w:r>
          <w:t xml:space="preserve">(</w:t>
        </w:r>
      </w:ins>
      <w:hyperlink r:id="rId86">
        <w:ins w:id="2504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505" w:author="PR Preview" w:date="2026-01-01T00:00:00Z">
        <w:r>
          <w:t xml:space="preserve">,</w:t>
        </w:r>
      </w:ins>
      <w:ins w:id="2506" w:author="PR Preview" w:date="2026-01-01T00:00:00Z">
        <w:r>
          <w:t xml:space="preserve"> </w:t>
        </w:r>
      </w:ins>
      <w:hyperlink r:id="rId87">
        <w:ins w:id="250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508" w:author="PR Preview" w:date="2026-01-01T00:00:00Z">
        <w:r>
          <w:t xml:space="preserve">). For any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$\mathord{\smash[b]{\underset{\raise.3ex\hbox{$\scriptstyle\sim$}}{x}}\vphantom{x}}$</w:t>
        </w:r>
      </w:ins>
      <w:ins w:id="2511" w:author="PR Preview" w:date="2026-01-01T00:00:00Z">
        <w:r>
          <w:t xml:space="preserve">,</w:t>
        </w:r>
      </w:ins>
    </w:p>
    <w:p>
      <w:pPr>
        <w:pStyle w:val="BodyText"/>
      </w:pPr>
      <w:ins w:id="2512" w:author="PR Preview" w:date="2026-01-01T00:00:00Z">
        <w:r>
  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\text{(}\text{Theorem~16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  </w:r>
      </w:ins>
    </w:p>
    <w:p>
      <w:pPr>
        <w:pStyle w:val="FirstParagraph"/>
      </w:pPr>
      <w:ins w:id="2513" w:author="PR Preview" w:date="2026-01-01T00:00:00Z">
        <w:r>
          <w:t xml:space="preserve">If the columns of</w:t>
        </w:r>
      </w:ins>
      <w:ins w:id="251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515" w:author="PR Preview" w:date="2026-01-01T00:00:00Z">
        <w:r>
          <w:t xml:space="preserve"> </w:t>
        </w:r>
      </w:ins>
      <w:ins w:id="2516" w:author="PR Preview" w:date="2026-01-01T00:00:00Z">
        <w:r>
          <w:t xml:space="preserve">are linearly independent,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then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$\mathcal{N}(\mathbf{B}) = \mathopen{}\left\{\mathord{\smash[b]{\underset{\raise.3ex\hbox{$\scriptstyle\sim$}}{0}}\vphantom{0}}\right\}\mathclose{}$</w:t>
        </w:r>
      </w:ins>
      <w:ins w:id="2521" w:author="PR Preview" w:date="2026-01-01T00:00:00Z">
        <w:r>
          <w:t xml:space="preserve"> </w:t>
        </w:r>
      </w:ins>
      <w:ins w:id="2522" w:author="PR Preview" w:date="2026-01-01T00:00:00Z">
        <w:r>
          <w:t xml:space="preserve">(</w:t>
        </w:r>
      </w:ins>
      <w:ins w:id="2523" w:author="PR Preview" w:date="2026-01-01T00:00:00Z">
        <w:r>
          <w:t xml:space="preserve">$\mathbf{B} \mathord{\smash[b]{\underset{\raise.3ex\hbox{$\scriptstyle\sim$}}{x}}\vphantom{x}}$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is the combination of the columns with coefficients</w:t>
        </w:r>
      </w:ins>
      <w:ins w:id="25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2527" w:author="PR Preview" w:date="2026-01-01T00:00:00Z">
        <w:r>
          <w:t xml:space="preserve">,</w:t>
        </w:r>
      </w:ins>
      <w:ins w:id="2528" w:author="PR Preview" w:date="2026-01-01T00:00:00Z">
        <w:r>
          <w:t xml:space="preserve"> </w:t>
        </w:r>
      </w:ins>
      <w:hyperlink r:id="rId70">
        <w:ins w:id="2529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530" w:author="PR Preview" w:date="2026-01-01T00:00:00Z">
        <w:r>
          <w:t xml:space="preserve">,</w:t>
        </w:r>
      </w:ins>
      <w:ins w:id="2531" w:author="PR Preview" w:date="2026-01-01T00:00:00Z">
        <w:r>
          <w:t xml:space="preserve"> </w:t>
        </w:r>
      </w:ins>
      <w:ins w:id="2532" w:author="PR Preview" w:date="2026-01-01T00:00:00Z">
        <w:r>
          <w:t xml:space="preserve">and only the zero combination is</w:t>
        </w:r>
      </w:ins>
      <w:ins w:id="2533" w:author="PR Preview" w:date="2026-01-01T00:00:00Z">
        <w:r>
          <w:t xml:space="preserve"> </w:t>
        </w:r>
      </w:ins>
      <w:ins w:id="2534" w:author="PR Preview" w:date="2026-01-01T00:00:00Z">
        <w:r>
          <w:t xml:space="preserve">$\mathord{\smash[b]{\underset{\raise.3ex\hbox{$\scriptstyle\sim$}}{0}}\vphantom{0}}$</w:t>
        </w:r>
      </w:ins>
      <w:ins w:id="2535" w:author="PR Preview" w:date="2026-01-01T00:00:00Z">
        <w:r>
          <w:t xml:space="preserve">,</w:t>
        </w:r>
      </w:ins>
      <w:ins w:id="2536" w:author="PR Preview" w:date="2026-01-01T00:00:00Z">
        <w:r>
          <w:t xml:space="preserve"> </w:t>
        </w:r>
      </w:ins>
      <w:hyperlink r:id="rId63">
        <w:ins w:id="2537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538" w:author="PR Preview" w:date="2026-01-01T00:00:00Z">
        <w:r>
          <w:t xml:space="preserve">),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so for</w:t>
        </w:r>
      </w:ins>
      <w:ins w:id="2541" w:author="PR Preview" w:date="2026-01-01T00:00:00Z">
        <w:r>
          <w:t xml:space="preserve"> </w:t>
        </w:r>
      </w:ins>
      <w:ins w:id="2542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543" w:author="PR Preview" w:date="2026-01-01T00:00:00Z">
        <w:r>
          <w:t xml:space="preserve">,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$\mathbf{B} \mathord{\smash[b]{\underset{\raise.3ex\hbox{$\scriptstyle\sim$}}{x}}\vphantom{x}}\ne \mathord{\smash[b]{\underset{\raise.3ex\hbox{$\scriptstyle\sim$}}{0}}\vphantom{0}}$</w:t>
        </w:r>
      </w:ins>
      <w:ins w:id="2546" w:author="PR Preview" w:date="2026-01-01T00:00:00Z">
        <w:r>
          <w:t xml:space="preserve"> </w:t>
        </w:r>
      </w:ins>
      <w:ins w:id="2547" w:author="PR Preview" w:date="2026-01-01T00:00:00Z">
        <w:r>
          <w:t xml:space="preserve">and</w:t>
        </w:r>
      </w:ins>
      <w:ins w:id="2548" w:author="PR Preview" w:date="2026-01-01T00:00:00Z">
        <w:r>
          <w:t xml:space="preserve"> </w:t>
        </w:r>
      </w:ins>
      <w:ins w:id="2549" w:author="PR Preview" w:date="2026-01-01T00:00:00Z">
        <w:r>
          <w:t xml:space="preserve">$\mathopen{}\left\lVert\mathbf{B} \mathord{\smash[b]{\underset{\raise.3ex\hbox{$\scriptstyle\sim$}}{x}}\vphantom{x}}\right\rVert\mathclose{}^2 &gt; 0$</w:t>
        </w:r>
      </w:ins>
      <w:ins w:id="2550" w:author="PR Preview" w:date="2026-01-01T00:00:00Z">
        <w:r>
          <w:t xml:space="preserve"> </w:t>
        </w:r>
      </w:ins>
      <w:ins w:id="2551" w:author="PR Preview" w:date="2026-01-01T00:00:00Z">
        <w:r>
          <w:t xml:space="preserve">(</w:t>
        </w:r>
      </w:ins>
      <w:hyperlink r:id="rId48">
        <w:ins w:id="2552" w:author="PR Preview" w:date="2026-01-01T00:00:00Z">
          <w:r>
            <w:rPr>
              <w:rStyle w:val="Hyperlink"/>
            </w:rPr>
            <w:t xml:space="preserve">Theorem 1 in Inner Products and Orthogonality</w:t>
          </w:r>
        </w:ins>
      </w:hyperlink>
      <w:ins w:id="2553" w:author="PR Preview" w:date="2026-01-01T00:00:00Z">
        <w:r>
          <w:t xml:space="preserve">, part 1).</w:t>
        </w:r>
      </w:ins>
    </w:p>
    <w:p>
      <w:pPr>
        <w:pStyle w:val="BodyText"/>
      </w:pPr>
      <w:ins w:id="2554" w:author="PR Preview" w:date="2026-01-01T00:00:00Z">
        <w:r>
          <w:rPr>
            <w:b/>
            <w:bCs/>
          </w:rPr>
          <w:t xml:space="preserve">Only if.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Let</w:t>
        </w:r>
      </w:ins>
      <w:ins w:id="25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be positive semidefinite.</w:t>
        </w:r>
      </w:ins>
      <w:ins w:id="2560" w:author="PR Preview" w:date="2026-01-01T00:00:00Z">
        <w:r>
          <w:t xml:space="preserve"> </w:t>
        </w:r>
      </w:ins>
      <w:ins w:id="2561" w:author="PR Preview" w:date="2026-01-01T00:00:00Z">
        <w:r>
          <w:t xml:space="preserve">It is symmetric, so</w:t>
        </w:r>
      </w:ins>
      <w:ins w:id="256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63" w:author="PR Preview" w:date="2026-01-01T00:00:00Z">
        <w:r>
          <w:t xml:space="preserve"> </w:t>
        </w:r>
      </w:ins>
      <w:ins w:id="2564" w:author="PR Preview" w:date="2026-01-01T00:00:00Z">
        <w:r>
          <w:t xml:space="preserve">(</w:t>
        </w:r>
      </w:ins>
      <w:hyperlink r:id="rId14">
        <w:ins w:id="2565" w:author="PR Preview" w:date="2026-01-01T00:00:00Z">
          <w:r>
            <w:rPr>
              <w:rStyle w:val="Hyperlink"/>
            </w:rPr>
            <w:t xml:space="preserve">Theorem 12 in Special Matrices and Decompositions</w:t>
          </w:r>
        </w:ins>
      </w:hyperlink>
      <w:ins w:id="2566" w:author="PR Preview" w:date="2026-01-01T00:00:00Z">
        <w:r>
          <w:t xml:space="preserve">),</w:t>
        </w:r>
      </w:ins>
      <w:ins w:id="2567" w:author="PR Preview" w:date="2026-01-01T00:00:00Z">
        <w:r>
          <w:t xml:space="preserve"> </w:t>
        </w:r>
      </w:ins>
      <w:ins w:id="2568" w:author="PR Preview" w:date="2026-01-01T00:00:00Z">
        <w:r>
          <w:t xml:space="preserve">and every</w:t>
        </w:r>
      </w:ins>
      <w:ins w:id="25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2570" w:author="PR Preview" w:date="2026-01-01T00:00:00Z">
        <w:r>
          <w:t xml:space="preserve"> </w:t>
        </w:r>
      </w:ins>
      <w:ins w:id="2571" w:author="PR Preview" w:date="2026-01-01T00:00:00Z">
        <w:r>
          <w:t xml:space="preserve">(</w:t>
        </w:r>
      </w:ins>
      <w:hyperlink r:id="rId82">
        <w:ins w:id="2572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2573" w:author="PR Preview" w:date="2026-01-01T00:00:00Z">
        <w:r>
          <w:t xml:space="preserve">).</w:t>
        </w:r>
      </w:ins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Let</w:t>
        </w:r>
      </w:ins>
      <w:ins w:id="2576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2577" w:author="PR Preview" w:date="2026-01-01T00:00:00Z">
        <w:r>
          <w:t xml:space="preserve">,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which is symmetric, with</w:t>
        </w:r>
      </w:ins>
      <w:ins w:id="258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ins w:id="2581" w:author="PR Preview" w:date="2026-01-01T00:00:00Z">
        <w:r>
          <w:t xml:space="preserve"> </w:t>
        </w:r>
      </w:ins>
      <w:ins w:id="2582" w:author="PR Preview" w:date="2026-01-01T00:00:00Z">
        <w:r>
          <w:t xml:space="preserve">(the product of diagonal matrices multiplies their diagonals, as in the proof of</w:t>
        </w:r>
      </w:ins>
      <w:ins w:id="2583" w:author="PR Preview" w:date="2026-01-01T00:00:00Z">
        <w:r>
          <w:t xml:space="preserve"> </w:t>
        </w:r>
      </w:ins>
      <w:hyperlink w:anchor="thm-diagonalizable-powers">
        <w:ins w:id="2584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585" w:author="PR Preview" w:date="2026-01-01T00:00:00Z">
        <w:r>
          <w:t xml:space="preserve">),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and let</w:t>
        </w:r>
      </w:ins>
      <w:ins w:id="258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589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590" w:author="PR Preview" w:date="2026-01-01T00:00:00Z">
        <w:r>
          <w:t xml:space="preserve">If</w:t>
        </w:r>
      </w:ins>
      <w:ins w:id="25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is positive definite, it is positive semidefinite (</w:t>
        </w:r>
      </w:ins>
      <w:hyperlink r:id="rId88">
        <w:ins w:id="2594" w:author="PR Preview" w:date="2026-01-01T00:00:00Z">
          <w:r>
            <w:rPr>
              <w:rStyle w:val="Hyperlink"/>
            </w:rPr>
            <w:t xml:space="preserve">Remark 19 in Special Matrices and Decompositions</w:t>
          </w:r>
        </w:ins>
      </w:hyperlink>
      <w:ins w:id="2595" w:author="PR Preview" w:date="2026-01-01T00:00:00Z">
        <w:r>
          <w:t xml:space="preserve">),</w:t>
        </w:r>
      </w:ins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so the same</w:t>
        </w:r>
      </w:ins>
      <w:ins w:id="259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599" w:author="PR Preview" w:date="2026-01-01T00:00:00Z">
        <w:r>
          <w:t xml:space="preserve"> </w:t>
        </w:r>
      </w:ins>
      <w:ins w:id="2600" w:author="PR Preview" w:date="2026-01-01T00:00:00Z">
        <w:r>
          <w:t xml:space="preserve">gives</w:t>
        </w:r>
      </w:ins>
      <w:ins w:id="26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2602" w:author="PR Preview" w:date="2026-01-01T00:00:00Z">
        <w:r>
          <w:t xml:space="preserve">; and every</w:t>
        </w:r>
      </w:ins>
      <w:ins w:id="2603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604" w:author="PR Preview" w:date="2026-01-01T00:00:00Z">
        <w:r>
          <w:t xml:space="preserve"> </w:t>
        </w:r>
      </w:ins>
      <w:ins w:id="2605" w:author="PR Preview" w:date="2026-01-01T00:00:00Z">
        <w:r>
          <w:t xml:space="preserve">(</w:t>
        </w:r>
      </w:ins>
      <w:hyperlink r:id="rId82">
        <w:ins w:id="2606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2607" w:author="PR Preview" w:date="2026-01-01T00:00:00Z">
        <w:r>
          <w:t xml:space="preserve">),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so</w:t>
        </w:r>
      </w:ins>
      <w:ins w:id="2610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2611" w:author="PR Preview" w:date="2026-01-01T00:00:00Z">
        <w:r>
          <w:t xml:space="preserve"> </w:t>
        </w:r>
      </w:ins>
      <w:ins w:id="2612" w:author="PR Preview" w:date="2026-01-01T00:00:00Z">
        <w:r>
          <w:t xml:space="preserve">is diagonal with nonzero diagonal, and invertible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(its inverse is</w:t>
        </w:r>
      </w:ins>
      <w:ins w:id="2615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2616" w:author="PR Preview" w:date="2026-01-01T00:00:00Z">
        <w:r>
          <w:t xml:space="preserve">);</w:t>
        </w:r>
      </w:ins>
      <w:ins w:id="261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is invertible with inverse</w:t>
        </w:r>
      </w:ins>
      <w:ins w:id="262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(</w:t>
        </w:r>
      </w:ins>
      <w:hyperlink r:id="rId50">
        <w:ins w:id="2623" w:author="PR Preview" w:date="2026-01-01T00:00:00Z">
          <w:r>
            <w:rPr>
              <w:rStyle w:val="Hyperlink"/>
            </w:rPr>
            <w:t xml:space="preserve">Remark 6 in Special Matrices and Decompositions</w:t>
          </w:r>
        </w:ins>
      </w:hyperlink>
      <w:ins w:id="2624" w:author="PR Preview" w:date="2026-01-01T00:00:00Z">
        <w:r>
          <w:t xml:space="preserve">).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So</w:t>
        </w:r>
      </w:ins>
      <w:ins w:id="262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is invertible (</w:t>
        </w:r>
      </w:ins>
      <w:hyperlink r:id="rId89">
        <w:ins w:id="2630" w:author="PR Preview" w:date="2026-01-01T00:00:00Z">
          <w:r>
            <w:rPr>
              <w:rStyle w:val="Hyperlink"/>
            </w:rPr>
            <w:t xml:space="preserve">Theorem 1 in Special Matrices and Decompositions</w:t>
          </w:r>
        </w:ins>
      </w:hyperlink>
      <w:ins w:id="2631" w:author="PR Preview" w:date="2026-01-01T00:00:00Z">
        <w:r>
          <w:t xml:space="preserve">),</w:t>
        </w:r>
      </w:ins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and its</w:t>
        </w:r>
      </w:ins>
      <w:ins w:id="2634" w:author="PR Preview" w:date="2026-01-01T00:00:00Z">
        <w:r>
          <w:t xml:space="preserve"> </w:t>
        </w:r>
      </w:ins>
      <m:oMath>
        <m:r>
          <m:t>p</m:t>
        </m:r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columns are linearly independent (</w:t>
        </w:r>
      </w:ins>
      <w:hyperlink w:anchor="thm-invertible-rank">
        <w:ins w:id="263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638" w:author="PR Preview" w:date="2026-01-01T00:00:00Z">
        <w:r>
          <w:t xml:space="preserve">,</w:t>
        </w:r>
      </w:ins>
      <w:ins w:id="2639" w:author="PR Preview" w:date="2026-01-01T00:00:00Z">
        <w:r>
          <w:t xml:space="preserve"> </w:t>
        </w:r>
      </w:ins>
      <w:hyperlink r:id="rId72">
        <w:ins w:id="2640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2641" w:author="PR Preview" w:date="2026-01-01T00:00:00Z">
        <w:r>
          <w:t xml:space="preserve">).</w:t>
        </w:r>
      </w:ins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del w:id="2642" w:author="PR Preview" w:date="2026-01-01T00:00:00Z">
        <w:r>
          <w:delText xml:space="preserve">With</w:delText>
        </w:r>
      </w:del>
      <w:del w:id="2643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644" w:author="PR Preview" w:date="2026-01-01T00:00:00Z">
        <w:r>
          <w:delText xml:space="preserve"> </w:delText>
        </w:r>
      </w:del>
      <w:del w:id="2645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2646" w:author="PR Preview" w:date="2026-01-01T00:00:00Z">
        <w:r>
          <w:delText xml:space="preserve">),</w:delText>
        </w:r>
      </w:del>
      <w:del w:id="264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648" w:author="PR Preview" w:date="2026-01-01T00:00:00Z">
        <w:r>
          <w:delText xml:space="preserve">,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the positive semidefinite matrix of</w:delText>
        </w:r>
      </w:del>
      <w:del w:id="2651" w:author="PR Preview" w:date="2026-01-01T00:00:00Z">
        <w:r>
          <w:delText xml:space="preserve"> </w:delText>
        </w:r>
      </w:del>
      <w:hyperlink r:id="rId90">
        <w:del w:id="2652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2653" w:author="PR Preview" w:date="2026-01-01T00:00:00Z">
        <w:r>
          <w:delText xml:space="preserve">;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the two columns of</w:delText>
        </w:r>
      </w:del>
      <w:del w:id="265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2657" w:author="PR Preview" w:date="2026-01-01T00:00:00Z">
        <w:r>
          <w:delText xml:space="preserve">,</w:delText>
        </w:r>
      </w:del>
      <w:del w:id="2658" w:author="PR Preview" w:date="2026-01-01T00:00:00Z">
        <w:r>
          <w:delText xml:space="preserve"> </w:delText>
        </w:r>
      </w:del>
      <m:oMath>
        <m:r>
          <m:t>1</m:t>
        </m:r>
      </m:oMath>
      <w:del w:id="2659" w:author="PR Preview" w:date="2026-01-01T00:00:00Z">
        <w:r>
          <w:delText xml:space="preserve"> </w:delText>
        </w:r>
      </w:del>
      <w:del w:id="2660" w:author="PR Preview" w:date="2026-01-01T00:00:00Z">
        <w:r>
          <w:delText xml:space="preserve">and</w:delText>
        </w:r>
      </w:del>
      <w:del w:id="2661" w:author="PR Preview" w:date="2026-01-01T00:00:00Z">
        <w:r>
          <w:delText xml:space="preserve"> </w:delText>
        </w:r>
      </w:del>
      <m:oMath>
        <m:r>
          <m:t>1</m:t>
        </m:r>
      </m:oMath>
      <w:del w:id="2662" w:author="PR Preview" w:date="2026-01-01T00:00:00Z">
        <w:r>
          <w:delText xml:space="preserve">, are dependent, so part 2 does not apply to</w:delText>
        </w:r>
      </w:del>
      <w:del w:id="2663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2664" w:author="PR Preview" w:date="2026-01-01T00:00:00Z">
        <w:r>
          <w:delText xml:space="preserve">;</w:delText>
        </w:r>
      </w:del>
      <w:del w:id="266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del w:id="2666" w:author="PR Preview" w:date="2026-01-01T00:00:00Z">
        <w:r>
          <w:delText xml:space="preserve"> </w:delText>
        </w:r>
      </w:del>
      <w:del w:id="2667" w:author="PR Preview" w:date="2026-01-01T00:00:00Z">
        <w:r>
          <w:delText xml:space="preserve">is in fact not positive definite (</w:delText>
        </w:r>
      </w:del>
      <w:hyperlink r:id="rId91">
        <w:del w:id="2668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2669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w:ins w:id="2670" w:author="PR Preview" w:date="2026-01-01T00:00:00Z">
        <w:r>
          <w:t xml:space="preserve">With</w:t>
        </w:r>
      </w:ins>
      <w:ins w:id="267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2674" w:author="PR Preview" w:date="2026-01-01T00:00:00Z">
        <w:r>
          <w:t xml:space="preserve">),</w:t>
        </w:r>
      </w:ins>
      <w:ins w:id="267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76" w:author="PR Preview" w:date="2026-01-01T00:00:00Z">
        <w:r>
          <w:t xml:space="preserve">,</w:t>
        </w:r>
      </w:ins>
      <w:ins w:id="2677" w:author="PR Preview" w:date="2026-01-01T00:00:00Z">
        <w:r>
          <w:t xml:space="preserve"> </w:t>
        </w:r>
      </w:ins>
      <w:ins w:id="2678" w:author="PR Preview" w:date="2026-01-01T00:00:00Z">
        <w:r>
          <w:t xml:space="preserve">the positive semidefinite matrix of</w:t>
        </w:r>
      </w:ins>
      <w:ins w:id="2679" w:author="PR Preview" w:date="2026-01-01T00:00:00Z">
        <w:r>
          <w:t xml:space="preserve"> </w:t>
        </w:r>
      </w:ins>
      <w:hyperlink r:id="rId90">
        <w:ins w:id="2680" w:author="PR Preview" w:date="2026-01-01T00:00:00Z">
          <w:r>
            <w:rPr>
              <w:rStyle w:val="Hyperlink"/>
            </w:rPr>
            <w:t xml:space="preserve">Example 29 in Special Matrices and Decompositions</w:t>
          </w:r>
        </w:ins>
      </w:hyperlink>
      <w:ins w:id="2681" w:author="PR Preview" w:date="2026-01-01T00:00:00Z">
        <w:r>
          <w:t xml:space="preserve">;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the two columns of</w:t>
        </w:r>
      </w:ins>
      <w:ins w:id="268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685" w:author="PR Preview" w:date="2026-01-01T00:00:00Z">
        <w:r>
          <w:t xml:space="preserve">,</w:t>
        </w:r>
      </w:ins>
      <w:ins w:id="2686" w:author="PR Preview" w:date="2026-01-01T00:00:00Z">
        <w:r>
          <w:t xml:space="preserve"> </w:t>
        </w:r>
      </w:ins>
      <m:oMath>
        <m:r>
          <m:t>1</m:t>
        </m:r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and</w:t>
        </w:r>
      </w:ins>
      <w:ins w:id="2689" w:author="PR Preview" w:date="2026-01-01T00:00:00Z">
        <w:r>
          <w:t xml:space="preserve"> </w:t>
        </w:r>
      </w:ins>
      <m:oMath>
        <m:r>
          <m:t>1</m:t>
        </m:r>
      </m:oMath>
      <w:ins w:id="2690" w:author="PR Preview" w:date="2026-01-01T00:00:00Z">
        <w:r>
          <w:t xml:space="preserve">, are dependent, so part 2 does not apply to</w:t>
        </w:r>
      </w:ins>
      <w:ins w:id="269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692" w:author="PR Preview" w:date="2026-01-01T00:00:00Z">
        <w:r>
          <w:t xml:space="preserve">;</w:t>
        </w:r>
      </w:ins>
      <w:ins w:id="269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is in fact not positive definite (</w:t>
        </w:r>
      </w:ins>
      <w:hyperlink r:id="rId91">
        <w:ins w:id="2696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269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698" w:author="PR Preview" w:date="2026-01-01T00:00:00Z">
        <w:r>
          <w:delText xml:space="preserve"> </w:delText>
        </w:r>
      </w:del>
      <w:del w:id="2699" w:author="PR Preview" w:date="2026-01-01T00:00:00Z">
        <w:r>
          <w:delText xml:space="preserve">of</w:delText>
        </w:r>
      </w:del>
      <w:del w:id="2700" w:author="PR Preview" w:date="2026-01-01T00:00:00Z">
        <w:r>
          <w:delText xml:space="preserve"> </w:delText>
        </w:r>
      </w:del>
      <w:hyperlink r:id="rId91">
        <w:del w:id="2701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is symmetric</w:delText>
        </w:r>
      </w:del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but not positive semidefinite, so by part 1 it is not</w:delText>
        </w:r>
      </w:del>
      <w:del w:id="270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2707" w:author="PR Preview" w:date="2026-01-01T00:00:00Z">
        <w:r>
          <w:delText xml:space="preserve"> </w:delText>
        </w:r>
      </w:del>
      <w:del w:id="2708" w:author="PR Preview" w:date="2026-01-01T00:00:00Z">
        <w:r>
          <w:delText xml:space="preserve">for any</w:delText>
        </w:r>
      </w:del>
      <w:del w:id="270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71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of</w:t>
        </w:r>
      </w:ins>
      <w:ins w:id="2713" w:author="PR Preview" w:date="2026-01-01T00:00:00Z">
        <w:r>
          <w:t xml:space="preserve"> </w:t>
        </w:r>
      </w:ins>
      <w:hyperlink r:id="rId91">
        <w:ins w:id="2714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2715" w:author="PR Preview" w:date="2026-01-01T00:00:00Z">
        <w:r>
          <w:t xml:space="preserve"> </w:t>
        </w:r>
      </w:ins>
      <w:ins w:id="2716" w:author="PR Preview" w:date="2026-01-01T00:00:00Z">
        <w:r>
          <w:t xml:space="preserve">is symmetric</w:t>
        </w:r>
      </w:ins>
      <w:ins w:id="2717" w:author="PR Preview" w:date="2026-01-01T00:00:00Z">
        <w:r>
          <w:t xml:space="preserve"> </w:t>
        </w:r>
      </w:ins>
      <w:ins w:id="2718" w:author="PR Preview" w:date="2026-01-01T00:00:00Z">
        <w:r>
          <w:t xml:space="preserve">but not positive semidefinite, so by part 1 it is not</w:t>
        </w:r>
      </w:ins>
      <w:ins w:id="271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2720" w:author="PR Preview" w:date="2026-01-01T00:00:00Z">
        <w:r>
          <w:t xml:space="preserve"> </w:t>
        </w:r>
      </w:ins>
      <w:ins w:id="2721" w:author="PR Preview" w:date="2026-01-01T00:00:00Z">
        <w:r>
          <w:t xml:space="preserve">for any</w:t>
        </w:r>
      </w:ins>
      <w:ins w:id="272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723" w:author="PR Preview" w:date="2026-01-01T00:00:00Z">
        <w:r>
          <w:t xml:space="preserve">.</w:t>
        </w:r>
      </w:ins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del w:id="2724" w:author="PR Preview" w:date="2026-01-01T00:00:00Z">
        <w:r>
          <w:delText xml:space="preserve">(</w:delText>
        </w:r>
      </w:del>
      <w:hyperlink r:id="rId86">
        <w:del w:id="2725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2726" w:author="PR Preview" w:date="2026-01-01T00:00:00Z">
        <w:r>
          <w:delText xml:space="preserve">, twice;</w:delText>
        </w:r>
      </w:del>
      <w:del w:id="2727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2728" w:author="PR Preview" w:date="2026-01-01T00:00:00Z">
        <w:r>
          <w:delText xml:space="preserve"> </w:delText>
        </w:r>
      </w:del>
      <w:del w:id="2729" w:author="PR Preview" w:date="2026-01-01T00:00:00Z">
        <w:r>
          <w:delText xml:space="preserve">symmetric;</w:delText>
        </w:r>
      </w:del>
      <w:del w:id="2730" w:author="PR Preview" w:date="2026-01-01T00:00:00Z">
        <w:r>
          <w:delText xml:space="preserve"> </w:delText>
        </w:r>
      </w:del>
      <w:hyperlink r:id="rId87">
        <w:del w:id="2731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732" w:author="PR Preview" w:date="2026-01-01T00:00:00Z">
        <w:r>
          <w:delText xml:space="preserve">).</w:delText>
        </w:r>
      </w:del>
      <w:del w:id="2733" w:author="PR Preview" w:date="2026-01-01T00:00:00Z">
        <w:r>
          <w:delText xml:space="preserve"> </w:delText>
        </w:r>
      </w:del>
      <w:del w:id="2734" w:author="PR Preview" w:date="2026-01-01T00:00:00Z">
        <w:r>
          <w:delText xml:space="preserve">For</w:delText>
        </w:r>
      </w:del>
      <w:del w:id="2735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del w:id="2736" w:author="PR Preview" w:date="2026-01-01T00:00:00Z">
        <w:r>
          <w:delText xml:space="preserve">,</w:delText>
        </w:r>
      </w:del>
      <w:del w:id="27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2738" w:author="PR Preview" w:date="2026-01-01T00:00:00Z">
        <w:r>
          <w:delText xml:space="preserve">,</w:delText>
        </w:r>
      </w:del>
      <w:del w:id="2739" w:author="PR Preview" w:date="2026-01-01T00:00:00Z">
        <w:r>
          <w:delText xml:space="preserve"> </w:delText>
        </w:r>
      </w:del>
      <w:del w:id="2740" w:author="PR Preview" w:date="2026-01-01T00:00:00Z">
        <w:r>
          <w:delText xml:space="preserve">since the columns of</w:delText>
        </w:r>
      </w:del>
      <w:del w:id="27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742" w:author="PR Preview" w:date="2026-01-01T00:00:00Z">
        <w:r>
          <w:delText xml:space="preserve"> </w:delText>
        </w:r>
      </w:del>
      <w:del w:id="2743" w:author="PR Preview" w:date="2026-01-01T00:00:00Z">
        <w:r>
          <w:delText xml:space="preserve">are independent (</w:delText>
        </w:r>
      </w:del>
      <w:hyperlink r:id="rId70">
        <w:del w:id="2744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2745" w:author="PR Preview" w:date="2026-01-01T00:00:00Z">
        <w:r>
          <w:delText xml:space="preserve">,</w:delText>
        </w:r>
      </w:del>
      <w:del w:id="2746" w:author="PR Preview" w:date="2026-01-01T00:00:00Z">
        <w:r>
          <w:delText xml:space="preserve"> </w:delText>
        </w:r>
      </w:del>
      <w:hyperlink r:id="rId63">
        <w:del w:id="2747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2748" w:author="PR Preview" w:date="2026-01-01T00:00:00Z">
        <w:r>
          <w:delText xml:space="preserve">), 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749" w:author="PR Preview" w:date="2026-01-01T00:00:00Z">
        <w:r>
          <w:rPr>
            <w:b/>
            <w:bCs/>
          </w:rPr>
          <w:delText xml:space="preserve">Part 2.</w:delText>
        </w:r>
      </w:del>
      <w:del w:id="2750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del w:id="2751" w:author="PR Preview" w:date="2026-01-01T00:00:00Z">
        <w:r>
          <w:delText xml:space="preserve"> </w:delText>
        </w:r>
      </w:del>
      <w:del w:id="2752" w:author="PR Preview" w:date="2026-01-01T00:00:00Z">
        <w:r>
          <w:delText xml:space="preserve">is symmetric:</w:delText>
        </w:r>
      </w:del>
      <w:del w:id="2753" w:author="PR Preview" w:date="2026-01-01T00:00:00Z">
        <w:r>
          <w:delText xml:space="preserve"> </w:delText>
        </w:r>
      </w:del>
      <w:del w:id="2754" w:author="PR Preview" w:date="2026-01-01T00:00:00Z">
        <w:r>
          <w:delText xml:space="preserve">its transpose is</w:delText>
        </w:r>
      </w:del>
      <w:del w:id="2755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del w:id="2756" w:author="PR Preview" w:date="2026-01-01T00:00:00Z">
        <w:r>
          <w:delText xml:space="preserve"> </w:delText>
        </w:r>
      </w:del>
      <w:del w:id="2757" w:author="PR Preview" w:date="2026-01-01T00:00:00Z">
        <w:r>
          <w:delText xml:space="preserve">(</w:delText>
        </w:r>
      </w:del>
      <w:hyperlink r:id="rId96">
        <w:del w:id="2758" w:author="PR Preview" w:date="2026-01-01T00:00:00Z">
          <w:r>
            <w:rPr>
              <w:rStyle w:val="Hyperlink"/>
            </w:rPr>
            <w:delText xml:space="preserve">Theorem 15 in Matrices</w:delText>
          </w:r>
        </w:del>
      </w:hyperlink>
      <w:del w:id="2759" w:author="PR Preview" w:date="2026-01-01T00:00:00Z">
        <w:r>
          <w:delText xml:space="preserve">,</w:delText>
        </w:r>
      </w:del>
      <w:del w:id="2760" w:author="PR Preview" w:date="2026-01-01T00:00:00Z">
        <w:r>
          <w:delText xml:space="preserve"> </w:delText>
        </w:r>
      </w:del>
      <w:hyperlink r:id="rId97">
        <w:del w:id="2761" w:author="PR Preview" w:date="2026-01-01T00:00:00Z">
          <w:r>
            <w:rPr>
              <w:rStyle w:val="Hyperlink"/>
            </w:rPr>
            <w:delText xml:space="preserve">Definition 6 in Matrices</w:delText>
          </w:r>
        </w:del>
      </w:hyperlink>
      <w:del w:id="2762" w:author="PR Preview" w:date="2026-01-01T00:00:00Z">
        <w:r>
          <w:delText xml:space="preserve">,</w:delText>
        </w:r>
      </w:del>
      <w:del w:id="2763" w:author="PR Preview" w:date="2026-01-01T00:00:00Z">
        <w:r>
          <w:delText xml:space="preserve"> </w:delText>
        </w:r>
      </w:del>
      <w:hyperlink r:id="rId87">
        <w:del w:id="2764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2765" w:author="PR Preview" w:date="2026-01-01T00:00:00Z">
        <w:r>
          <w:delText xml:space="preserve">).</w:delText>
        </w:r>
      </w:del>
      <w:del w:id="2766" w:author="PR Preview" w:date="2026-01-01T00:00:00Z">
        <w:r>
          <w:delText xml:space="preserve"> </w:delText>
        </w:r>
      </w:del>
      <w:del w:id="2767" w:author="PR Preview" w:date="2026-01-01T00:00:00Z">
        <w:r>
          <w:delText xml:space="preserve">For</w:delText>
        </w:r>
      </w:del>
      <w:del w:id="27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69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p>
      <w:pPr>
        <w:pStyle w:val="FirstParagraph"/>
      </w:pPr>
      <w:ins w:id="2770" w:author="PR Preview" w:date="2026-01-01T00:00:00Z">
        <w:r>
          <w:t xml:space="preserve">(</w:t>
        </w:r>
      </w:ins>
      <w:hyperlink r:id="rId86">
        <w:ins w:id="2771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2772" w:author="PR Preview" w:date="2026-01-01T00:00:00Z">
        <w:r>
          <w:t xml:space="preserve">, twice;</w:t>
        </w:r>
      </w:ins>
      <w:ins w:id="2773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symmetric;</w:t>
        </w:r>
      </w:ins>
      <w:ins w:id="2776" w:author="PR Preview" w:date="2026-01-01T00:00:00Z">
        <w:r>
          <w:t xml:space="preserve"> </w:t>
        </w:r>
      </w:ins>
      <w:hyperlink r:id="rId87">
        <w:ins w:id="277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778" w:author="PR Preview" w:date="2026-01-01T00:00:00Z">
        <w:r>
          <w:t xml:space="preserve">).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For</w:t>
        </w:r>
      </w:ins>
      <w:ins w:id="2781" w:author="PR Preview" w:date="2026-01-01T00:00:00Z">
        <w:r>
          <w:t xml:space="preserve"> </w:t>
        </w:r>
      </w:ins>
      <w:ins w:id="2782" w:author="PR Preview" w:date="2026-01-01T00:00:00Z">
        <w:r>
          <w:t xml:space="preserve">$\mathord{\smash[b]{\underset{\raise.3ex\hbox{$\scriptstyle\sim$}}{x}}\vphantom{x}}\ne \mathord{\smash[b]{\underset{\raise.3ex\hbox{$\scriptstyle\sim$}}{0}}\vphantom{0}}_k$</w:t>
        </w:r>
      </w:ins>
      <w:ins w:id="2783" w:author="PR Preview" w:date="2026-01-01T00:00:00Z">
        <w:r>
          <w:t xml:space="preserve">,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$\mathbf{A} \mathord{\smash[b]{\underset{\raise.3ex\hbox{$\scriptstyle\sim$}}{x}}\vphantom{x}}\ne \mathord{\smash[b]{\underset{\raise.3ex\hbox{$\scriptstyle\sim$}}{0}}\vphantom{0}}_p$</w:t>
        </w:r>
      </w:ins>
      <w:ins w:id="2786" w:author="PR Preview" w:date="2026-01-01T00:00:00Z">
        <w:r>
          <w:t xml:space="preserve">,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since the columns of</w:t>
        </w:r>
      </w:ins>
      <w:ins w:id="27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are independent (</w:t>
        </w:r>
      </w:ins>
      <w:hyperlink r:id="rId70">
        <w:ins w:id="2792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2793" w:author="PR Preview" w:date="2026-01-01T00:00:00Z">
        <w:r>
          <w:t xml:space="preserve">,</w:t>
        </w:r>
      </w:ins>
      <w:ins w:id="2794" w:author="PR Preview" w:date="2026-01-01T00:00:00Z">
        <w:r>
          <w:t xml:space="preserve"> </w:t>
        </w:r>
      </w:ins>
      <w:hyperlink r:id="rId63">
        <w:ins w:id="2795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796" w:author="PR Preview" w:date="2026-01-01T00:00:00Z">
        <w:r>
          <w:t xml:space="preserve">), and</w:t>
        </w:r>
      </w:ins>
    </w:p>
    <w:p>
      <w:pPr>
        <w:pStyle w:val="BodyText"/>
      </w:pPr>
      <w:ins w:id="2797" w:author="PR Preview" w:date="2026-01-01T00:00:00Z">
        <w:r>
  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\text{(}\text{Theorem~16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  </w:r>
      </w:ins>
    </w:p>
    <w:p>
      <w:pPr>
        <w:pStyle w:val="FirstParagraph"/>
      </w:pPr>
      <w:ins w:id="2798" w:author="PR Preview" w:date="2026-01-01T00:00:00Z">
        <w:r>
          <w:rPr>
            <w:b/>
            <w:bCs/>
          </w:rPr>
          <w:t xml:space="preserve">Part 2.</w:t>
        </w:r>
      </w:ins>
      <w:ins w:id="2799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800" w:author="PR Preview" w:date="2026-01-01T00:00:00Z">
        <w:r>
          <w:t xml:space="preserve"> </w:t>
        </w:r>
      </w:ins>
      <w:ins w:id="2801" w:author="PR Preview" w:date="2026-01-01T00:00:00Z">
        <w:r>
          <w:t xml:space="preserve">is symmetric: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its transpose is</w:t>
        </w:r>
      </w:ins>
      <w:ins w:id="2804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(</w:t>
        </w:r>
      </w:ins>
      <w:hyperlink r:id="rId96">
        <w:ins w:id="2807" w:author="PR Preview" w:date="2026-01-01T00:00:00Z">
          <w:r>
            <w:rPr>
              <w:rStyle w:val="Hyperlink"/>
            </w:rPr>
            <w:t xml:space="preserve">Theorem 15 in Matrices</w:t>
          </w:r>
        </w:ins>
      </w:hyperlink>
      <w:ins w:id="2808" w:author="PR Preview" w:date="2026-01-01T00:00:00Z">
        <w:r>
          <w:t xml:space="preserve">,</w:t>
        </w:r>
      </w:ins>
      <w:ins w:id="2809" w:author="PR Preview" w:date="2026-01-01T00:00:00Z">
        <w:r>
          <w:t xml:space="preserve"> </w:t>
        </w:r>
      </w:ins>
      <w:hyperlink r:id="rId97">
        <w:ins w:id="2810" w:author="PR Preview" w:date="2026-01-01T00:00:00Z">
          <w:r>
            <w:rPr>
              <w:rStyle w:val="Hyperlink"/>
            </w:rPr>
            <w:t xml:space="preserve">Definition 6 in Matrices</w:t>
          </w:r>
        </w:ins>
      </w:hyperlink>
      <w:ins w:id="2811" w:author="PR Preview" w:date="2026-01-01T00:00:00Z">
        <w:r>
          <w:t xml:space="preserve">,</w:t>
        </w:r>
      </w:ins>
      <w:ins w:id="2812" w:author="PR Preview" w:date="2026-01-01T00:00:00Z">
        <w:r>
          <w:t xml:space="preserve"> </w:t>
        </w:r>
      </w:ins>
      <w:hyperlink r:id="rId87">
        <w:ins w:id="281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2814" w:author="PR Preview" w:date="2026-01-01T00:00:00Z">
        <w:r>
          <w:t xml:space="preserve">).</w:t>
        </w:r>
      </w:ins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For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819" w:author="PR Preview" w:date="2026-01-01T00:00:00Z">
        <w:r>
          <w:t xml:space="preserve">,</w:t>
        </w:r>
      </w:ins>
    </w:p>
    <w:p>
      <w:pPr>
        <w:pStyle w:val="BodyText"/>
      </w:pPr>
      <w:ins w:id="2820" w:author="PR Preview" w:date="2026-01-01T00:00:00Z">
        <w:r>
  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  </w:r>
      </w:ins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2821" w:author="PR Preview" w:date="2026-01-01T00:00:00Z">
        <w:r>
          <w:delText xml:space="preserve">With</w:delText>
        </w:r>
      </w:del>
      <w:del w:id="2822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2823" w:author="PR Preview" w:date="2026-01-01T00:00:00Z">
        <w:r>
          <w:delText xml:space="preserve">,</w:delText>
        </w:r>
      </w:del>
      <w:del w:id="282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825" w:author="PR Preview" w:date="2026-01-01T00:00:00Z">
        <w:r>
          <w:delText xml:space="preserve"> </w:delText>
        </w:r>
      </w:del>
      <w:del w:id="2826" w:author="PR Preview" w:date="2026-01-01T00:00:00Z">
        <w:r>
          <w:delText xml:space="preserve">(</w:delText>
        </w:r>
      </w:del>
      <w:hyperlink r:id="rId91">
        <w:del w:id="2827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2828" w:author="PR Preview" w:date="2026-01-01T00:00:00Z">
        <w:r>
          <w:delText xml:space="preserve">),</w:delText>
        </w:r>
      </w:del>
      <w:del w:id="2829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2830" w:author="PR Preview" w:date="2026-01-01T00:00:00Z">
        <w:r>
          <w:delText xml:space="preserve"> </w:delText>
        </w:r>
      </w:del>
      <w:del w:id="2831" w:author="PR Preview" w:date="2026-01-01T00:00:00Z">
        <w:r>
          <w:delText xml:space="preserve">and</w:delText>
        </w:r>
      </w:del>
    </w:p>
    <w:p>
      <w:pPr>
        <w:numPr>
          <w:ilvl w:val="0"/>
          <w:numId w:val="1014"/>
        </w:numPr>
      </w:pPr>
      <w:ins w:id="2832" w:author="PR Preview" w:date="2026-01-01T00:00:00Z">
        <w:r>
          <w:t xml:space="preserve">With</w:t>
        </w:r>
      </w:ins>
      <w:ins w:id="2833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2834" w:author="PR Preview" w:date="2026-01-01T00:00:00Z">
        <w:r>
          <w:t xml:space="preserve">,</w:t>
        </w:r>
      </w:ins>
      <w:ins w:id="283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836" w:author="PR Preview" w:date="2026-01-01T00:00:00Z">
        <w:r>
          <w:t xml:space="preserve"> </w:t>
        </w:r>
      </w:ins>
      <w:ins w:id="2837" w:author="PR Preview" w:date="2026-01-01T00:00:00Z">
        <w:r>
          <w:t xml:space="preserve">(</w:t>
        </w:r>
      </w:ins>
      <w:hyperlink r:id="rId91">
        <w:ins w:id="2838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2839" w:author="PR Preview" w:date="2026-01-01T00:00:00Z">
        <w:r>
          <w:t xml:space="preserve">),</w:t>
        </w:r>
      </w:ins>
      <w:ins w:id="2840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2843" w:author="PR Preview" w:date="2026-01-01T00:00:00Z">
        <w:r>
          <w:delText xml:space="preserve">An aside beyond part 2:</w:delText>
        </w:r>
      </w:del>
      <w:del w:id="284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is positive definite plus positive semidefinite;</w:delText>
        </w:r>
      </w:del>
      <w:del w:id="2847" w:author="PR Preview" w:date="2026-01-01T00:00:00Z">
        <w:r>
          <w:delText xml:space="preserve"> </w:delText>
        </w:r>
      </w:del>
      <w:del w:id="2848" w:author="PR Preview" w:date="2026-01-01T00:00:00Z">
        <w:r>
          <w:delText xml:space="preserve">its quadratic form is</w:delText>
        </w:r>
      </w:del>
      <w:del w:id="2849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for</w:delText>
        </w:r>
      </w:del>
      <w:del w:id="2852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53" w:author="PR Preview" w:date="2026-01-01T00:00:00Z">
        <w:r>
          <w:delText xml:space="preserve">,</w:delText>
        </w:r>
      </w:del>
      <w:del w:id="2854" w:author="PR Preview" w:date="2026-01-01T00:00:00Z">
        <w:r>
          <w:delText xml:space="preserve"> </w:delText>
        </w:r>
      </w:del>
      <w:del w:id="2855" w:author="PR Preview" w:date="2026-01-01T00:00:00Z">
        <w:r>
          <w:delText xml:space="preserve">so it is positive definite, in line with its eigenvalues</w:delText>
        </w:r>
      </w:del>
      <w:del w:id="2856" w:author="PR Preview" w:date="2026-01-01T00:00:00Z">
        <w:r>
          <w:delText xml:space="preserve"> </w:delText>
        </w:r>
      </w:del>
      <m:oMath>
        <m:r>
          <m:t>3</m:t>
        </m:r>
      </m:oMath>
      <w:del w:id="2857" w:author="PR Preview" w:date="2026-01-01T00:00:00Z">
        <w:r>
          <w:delText xml:space="preserve"> </w:delText>
        </w:r>
      </w:del>
      <w:del w:id="2858" w:author="PR Preview" w:date="2026-01-01T00:00:00Z">
        <w:r>
          <w:delText xml:space="preserve">and</w:delText>
        </w:r>
      </w:del>
      <w:del w:id="2859" w:author="PR Preview" w:date="2026-01-01T00:00:00Z">
        <w:r>
          <w:delText xml:space="preserve"> </w:delText>
        </w:r>
      </w:del>
      <m:oMath>
        <m:r>
          <m:t>1</m:t>
        </m:r>
      </m:oMath>
      <w:del w:id="2860" w:author="PR Preview" w:date="2026-01-01T00:00:00Z">
        <w:r>
          <w:delText xml:space="preserve"> </w:delText>
        </w:r>
      </w:del>
      <w:del w:id="2861" w:author="PR Preview" w:date="2026-01-01T00:00:00Z">
        <w:r>
          <w:delText xml:space="preserve">(</w:delText>
        </w:r>
      </w:del>
      <w:hyperlink r:id="rId29">
        <w:del w:id="2862" w:author="PR Preview" w:date="2026-01-01T00:00:00Z">
          <w:r>
            <w:rPr>
              <w:rStyle w:val="Hyperlink"/>
            </w:rPr>
            <w:delText xml:space="preserve">Example 22 in Special Matrices and Decompositions</w:delText>
          </w:r>
        </w:del>
      </w:hyperlink>
      <w:del w:id="2863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2864" w:author="PR Preview" w:date="2026-01-01T00:00:00Z">
        <w:r>
          <w:t xml:space="preserve">An aside beyond part 2:</w:t>
        </w:r>
      </w:ins>
      <w:ins w:id="286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is positive definite plus positive semidefinite;</w:t>
        </w:r>
      </w:ins>
      <w:ins w:id="2868" w:author="PR Preview" w:date="2026-01-01T00:00:00Z">
        <w:r>
          <w:t xml:space="preserve"> </w:t>
        </w:r>
      </w:ins>
      <w:ins w:id="2869" w:author="PR Preview" w:date="2026-01-01T00:00:00Z">
        <w:r>
          <w:t xml:space="preserve">its quadratic form is</w:t>
        </w:r>
      </w:ins>
      <w:ins w:id="287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2871" w:author="PR Preview" w:date="2026-01-01T00:00:00Z">
        <w:r>
          <w:t xml:space="preserve"> </w:t>
        </w:r>
      </w:ins>
      <w:ins w:id="2872" w:author="PR Preview" w:date="2026-01-01T00:00:00Z">
        <w:r>
          <w:t xml:space="preserve">for</w:t>
        </w:r>
      </w:ins>
      <w:ins w:id="2873" w:author="PR Preview" w:date="2026-01-01T00:00:00Z">
        <w:r>
          <w:t xml:space="preserve"> </w:t>
        </w:r>
      </w:ins>
      <w:ins w:id="2874" w:author="PR Preview" w:date="2026-01-01T00:00:00Z">
        <w:r>
          <w:t xml:space="preserve">$\mathord{\smash[b]{\underset{\raise.3ex\hbox{$\scriptstyle\sim$}}{x}}\vphantom{x}}\ne \mathord{\smash[b]{\underset{\raise.3ex\hbox{$\scriptstyle\sim$}}{0}}\vphantom{0}}$</w:t>
        </w:r>
      </w:ins>
      <w:ins w:id="2875" w:author="PR Preview" w:date="2026-01-01T00:00:00Z">
        <w:r>
          <w:t xml:space="preserve">,</w:t>
        </w:r>
      </w:ins>
      <w:ins w:id="2876" w:author="PR Preview" w:date="2026-01-01T00:00:00Z">
        <w:r>
          <w:t xml:space="preserve"> </w:t>
        </w:r>
      </w:ins>
      <w:ins w:id="2877" w:author="PR Preview" w:date="2026-01-01T00:00:00Z">
        <w:r>
          <w:t xml:space="preserve">so it is positive definite, in line with its eigenvalues</w:t>
        </w:r>
      </w:ins>
      <w:ins w:id="2878" w:author="PR Preview" w:date="2026-01-01T00:00:00Z">
        <w:r>
          <w:t xml:space="preserve"> </w:t>
        </w:r>
      </w:ins>
      <m:oMath>
        <m:r>
          <m:t>3</m:t>
        </m:r>
      </m:oMath>
      <w:ins w:id="2879" w:author="PR Preview" w:date="2026-01-01T00:00:00Z">
        <w:r>
          <w:t xml:space="preserve"> </w:t>
        </w:r>
      </w:ins>
      <w:ins w:id="2880" w:author="PR Preview" w:date="2026-01-01T00:00:00Z">
        <w:r>
          <w:t xml:space="preserve">and</w:t>
        </w:r>
      </w:ins>
      <w:ins w:id="2881" w:author="PR Preview" w:date="2026-01-01T00:00:00Z">
        <w:r>
          <w:t xml:space="preserve"> </w:t>
        </w:r>
      </w:ins>
      <m:oMath>
        <m:r>
          <m:t>1</m:t>
        </m:r>
      </m:oMath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(</w:t>
        </w:r>
      </w:ins>
      <w:hyperlink r:id="rId29">
        <w:ins w:id="2884" w:author="PR Preview" w:date="2026-01-01T00:00:00Z">
          <w:r>
            <w:rPr>
              <w:rStyle w:val="Hyperlink"/>
            </w:rPr>
            <w:t xml:space="preserve">Example 24 in Special Matrices and Decompositions</w:t>
          </w:r>
        </w:ins>
      </w:hyperlink>
      <w:ins w:id="2885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del w:id="2886" w:author="PR Preview" w:date="2026-01-01T00:00:00Z">
        <w:r>
          <w:rPr>
            <w:i/>
            <w:iCs/>
          </w:rPr>
          <w:delText xml:space="preserve">Proof</w:delText>
        </w:r>
      </w:del>
      <w:del w:id="2887" w:author="PR Preview" w:date="2026-01-01T00:00:00Z">
        <w:r>
          <w:delText xml:space="preserve">.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del w:id="2888" w:author="PR Preview" w:date="2026-01-01T00:00:00Z">
        <w:r>
          <w:delText xml:space="preserve"> </w:delText>
        </w:r>
      </w:del>
      <w:del w:id="2889" w:author="PR Preview" w:date="2026-01-01T00:00:00Z">
        <w:r>
          <w:delText xml:space="preserve">is symmetric, because</w:delText>
        </w:r>
      </w:del>
      <w:del w:id="2890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2891" w:author="PR Preview" w:date="2026-01-01T00:00:00Z">
        <w:r>
          <w:delText xml:space="preserve"> </w:delText>
        </w:r>
      </w:del>
      <w:del w:id="2892" w:author="PR Preview" w:date="2026-01-01T00:00:00Z">
        <w:r>
          <w:delText xml:space="preserve">is.</w:delText>
        </w:r>
      </w:del>
      <w:del w:id="2893" w:author="PR Preview" w:date="2026-01-01T00:00:00Z">
        <w:r>
          <w:delText xml:space="preserve"> </w:delText>
        </w:r>
      </w:del>
      <w:del w:id="2894" w:author="PR Preview" w:date="2026-01-01T00:00:00Z">
        <w:r>
          <w:delText xml:space="preserve">For</w:delText>
        </w:r>
      </w:del>
      <w:del w:id="2895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2896" w:author="PR Preview" w:date="2026-01-01T00:00:00Z">
        <w:r>
          <w:delText xml:space="preserve"> </w:delText>
        </w:r>
      </w:del>
      <w:del w:id="2897" w:author="PR Preview" w:date="2026-01-01T00:00:00Z">
        <w:r>
          <w:delText xml:space="preserve">with</w:delText>
        </w:r>
      </w:del>
      <w:del w:id="289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899" w:author="PR Preview" w:date="2026-01-01T00:00:00Z">
        <w:r>
          <w:delText xml:space="preserve">,</w:delText>
        </w:r>
      </w:del>
      <w:del w:id="2900" w:author="PR Preview" w:date="2026-01-01T00:00:00Z">
        <w:r>
          <w:delText xml:space="preserve"> </w:delText>
        </w:r>
      </w:del>
      <w:del w:id="2901" w:author="PR Preview" w:date="2026-01-01T00:00:00Z">
        <w:r>
          <w:delText xml:space="preserve">let</w:delText>
        </w:r>
      </w:del>
      <w:del w:id="2902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903" w:author="PR Preview" w:date="2026-01-01T00:00:00Z">
        <w:r>
          <w:delText xml:space="preserve">, which is nonzero,</w:delText>
        </w:r>
      </w:del>
      <w:del w:id="2904" w:author="PR Preview" w:date="2026-01-01T00:00:00Z">
        <w:r>
          <w:delText xml:space="preserve"> </w:delText>
        </w:r>
      </w:del>
      <w:del w:id="2905" w:author="PR Preview" w:date="2026-01-01T00:00:00Z">
        <w:r>
          <w:delText xml:space="preserve">with entries</w:delText>
        </w:r>
      </w:del>
      <w:del w:id="290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for</w:delText>
        </w:r>
      </w:del>
      <w:del w:id="290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and</w:delText>
        </w:r>
      </w:del>
      <w:del w:id="291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for</w:delText>
        </w:r>
      </w:del>
      <w:del w:id="2915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k</m:t>
        </m:r>
      </m:oMath>
      <w:del w:id="2916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917" w:author="PR Preview" w:date="2026-01-01T00:00:00Z">
        <w:r>
          <w:delText xml:space="preserve">For the diagonal entry</w:delText>
        </w:r>
      </w:del>
      <w:del w:id="291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del w:id="2919" w:author="PR Preview" w:date="2026-01-01T00:00:00Z">
        <w:r>
          <w:delText xml:space="preserve">, take</w:delText>
        </w:r>
      </w:del>
      <w:del w:id="2920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del w:id="2921" w:author="PR Preview" w:date="2026-01-01T00:00:00Z">
        <w:r>
          <w:delText xml:space="preserve"> </w:delText>
        </w:r>
      </w:del>
      <w:del w:id="2922" w:author="PR Preview" w:date="2026-01-01T00:00:00Z">
        <w:r>
          <w:delText xml:space="preserve">(</w:delText>
        </w:r>
      </w:del>
      <w:hyperlink r:id="rId20">
        <w:del w:id="2923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2924" w:author="PR Preview" w:date="2026-01-01T00:00:00Z">
        <w:r>
          <w:delText xml:space="preserve">), which is nonzero: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p>
      <w:pPr>
        <w:pStyle w:val="BodyText"/>
      </w:pPr>
      <w:ins w:id="2925" w:author="PR Preview" w:date="2026-01-01T00:00:00Z">
        <w:r>
          <w:rPr>
            <w:i/>
            <w:iCs/>
          </w:rPr>
          <w:t xml:space="preserve">Proof</w:t>
        </w:r>
      </w:ins>
      <w:ins w:id="2926" w:author="PR Preview" w:date="2026-01-01T00:00:00Z">
        <w:r>
          <w:t xml:space="preserve">.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ins w:id="2927" w:author="PR Preview" w:date="2026-01-01T00:00:00Z">
        <w:r>
          <w:t xml:space="preserve"> </w:t>
        </w:r>
      </w:ins>
      <w:ins w:id="2928" w:author="PR Preview" w:date="2026-01-01T00:00:00Z">
        <w:r>
          <w:t xml:space="preserve">is symmetric, because</w:t>
        </w:r>
      </w:ins>
      <w:ins w:id="292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930" w:author="PR Preview" w:date="2026-01-01T00:00:00Z">
        <w:r>
          <w:t xml:space="preserve"> </w:t>
        </w:r>
      </w:ins>
      <w:ins w:id="2931" w:author="PR Preview" w:date="2026-01-01T00:00:00Z">
        <w:r>
          <w:t xml:space="preserve">is.</w:t>
        </w:r>
      </w:ins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For</w:t>
        </w:r>
      </w:ins>
      <w:ins w:id="2934" w:author="PR Preview" w:date="2026-01-01T00:00:00Z">
        <w:r>
          <w:t xml:space="preserve"> </w:t>
        </w:r>
      </w:ins>
      <w:ins w:id="2935" w:author="PR Preview" w:date="2026-01-01T00:00:00Z">
        <w:r>
          <w:t xml:space="preserve">$\mathord{\smash[b]{\underset{\raise.3ex\hbox{$\scriptstyle\sim$}}{u}}\vphantom{u}} \in \mathbb{R}^k$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with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$\mathord{\smash[b]{\underset{\raise.3ex\hbox{$\scriptstyle\sim$}}{u}}\vphantom{u}} \ne \mathord{\smash[b]{\underset{\raise.3ex\hbox{$\scriptstyle\sim$}}{0}}\vphantom{0}}$</w:t>
        </w:r>
      </w:ins>
      <w:ins w:id="2940" w:author="PR Preview" w:date="2026-01-01T00:00:00Z">
        <w:r>
          <w:t xml:space="preserve">,</w:t>
        </w:r>
      </w:ins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let</w:t>
        </w:r>
      </w:ins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$\mathord{\smash[b]{\underset{\raise.3ex\hbox{$\scriptstyle\sim$}}{y}}\vphantom{y}} = (u_1, \ldots, u_k, 0, \ldots, 0) \in \mathbb{R}^p$</w:t>
        </w:r>
      </w:ins>
      <w:ins w:id="2945" w:author="PR Preview" w:date="2026-01-01T00:00:00Z">
        <w:r>
          <w:t xml:space="preserve">, which is nonzero,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with entries</w:t>
        </w:r>
      </w:ins>
      <w:ins w:id="2948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for</w:t>
        </w:r>
      </w:ins>
      <w:ins w:id="295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and</w:t>
        </w:r>
      </w:ins>
      <w:ins w:id="295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for</w:t>
        </w:r>
      </w:ins>
      <w:ins w:id="295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k</m:t>
        </m:r>
      </m:oMath>
      <w:ins w:id="2958" w:author="PR Preview" w:date="2026-01-01T00:00:00Z">
        <w:r>
          <w:t xml:space="preserve">. Then</w:t>
        </w:r>
      </w:ins>
    </w:p>
    <w:p>
      <w:pPr>
        <w:pStyle w:val="BodyText"/>
      </w:pPr>
      <w:ins w:id="2959" w:author="PR Preview" w:date="2026-01-01T00:00:00Z">
        <w:r>
  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  </w:r>
      </w:ins>
    </w:p>
    <w:p>
      <w:pPr>
        <w:pStyle w:val="FirstParagraph"/>
      </w:pPr>
      <w:ins w:id="2960" w:author="PR Preview" w:date="2026-01-01T00:00:00Z">
        <w:r>
          <w:t xml:space="preserve">For the diagonal entry</w:t>
        </w:r>
      </w:ins>
      <w:ins w:id="29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2962" w:author="PR Preview" w:date="2026-01-01T00:00:00Z">
        <w:r>
          <w:t xml:space="preserve">, take</w:t>
        </w:r>
      </w:ins>
      <w:ins w:id="2963" w:author="PR Preview" w:date="2026-01-01T00:00:00Z">
        <w:r>
          <w:t xml:space="preserve"> </w:t>
        </w:r>
      </w:ins>
      <w:ins w:id="2964" w:author="PR Preview" w:date="2026-01-01T00:00:00Z">
        <w:r>
          <w:t xml:space="preserve">$\mathord{\smash[b]{\underset{\raise.3ex\hbox{$\scriptstyle\sim$}}{e}}\vphantom{e}}_i$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(</w:t>
        </w:r>
      </w:ins>
      <w:hyperlink r:id="rId20">
        <w:ins w:id="2967" w:author="PR Preview" w:date="2026-01-01T00:00:00Z">
          <w:r>
            <w:rPr>
              <w:rStyle w:val="Hyperlink"/>
            </w:rPr>
            <w:t xml:space="preserve">Definition 14 in Vectors</w:t>
          </w:r>
        </w:ins>
      </w:hyperlink>
      <w:ins w:id="2968" w:author="PR Preview" w:date="2026-01-01T00:00:00Z">
        <w:r>
          <w:t xml:space="preserve">), which is nonzero:</w:t>
        </w:r>
      </w:ins>
    </w:p>
    <w:p>
      <w:pPr>
        <w:pStyle w:val="BodyText"/>
      </w:pPr>
      <w:ins w:id="2969" w:author="PR Preview" w:date="2026-01-01T00:00:00Z">
        <w:r>
  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  </w:r>
      </w:ins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2970" w:author="PR Preview" w:date="2026-01-01T00:00:00Z">
        <w:r>
          <w:delText xml:space="preserve">(</w:delText>
        </w:r>
      </w:del>
      <w:hyperlink r:id="rId103">
        <w:del w:id="2971" w:author="PR Preview" w:date="2026-01-01T00:00:00Z">
          <w:r>
            <w:rPr>
              <w:rStyle w:val="Hyperlink"/>
            </w:rPr>
            <w:delText xml:space="preserve">Definition 26 in Special Matrices and Decompositions</w:delText>
          </w:r>
        </w:del>
      </w:hyperlink>
      <w:del w:id="2972" w:author="PR Preview" w:date="2026-01-01T00:00:00Z">
        <w:r>
          <w:delText xml:space="preserve">);</w:delText>
        </w:r>
      </w:del>
      <w:del w:id="2973" w:author="PR Preview" w:date="2026-01-01T00:00:00Z">
        <w:r>
          <w:delText xml:space="preserve"> </w:delText>
        </w:r>
      </w:del>
      <w:del w:id="2974" w:author="PR Preview" w:date="2026-01-01T00:00:00Z">
        <w:r>
          <w:delText xml:space="preserve">a positive determinant alone does not make a matrix positive definite.</w:delText>
        </w:r>
      </w:del>
      <w:del w:id="2975" w:author="PR Preview" w:date="2026-01-01T00:00:00Z">
        <w:r>
          <w:delText xml:space="preserve"> </w:delText>
        </w:r>
      </w:del>
      <w:del w:id="2976" w:author="PR Preview" w:date="2026-01-01T00:00:00Z">
        <w:r>
          <w:delText xml:space="preserve">And positive diagonal entries are not enough:</w:delText>
        </w:r>
      </w:del>
      <w:del w:id="297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978" w:author="PR Preview" w:date="2026-01-01T00:00:00Z">
        <w:r>
          <w:delText xml:space="preserve"> </w:delText>
        </w:r>
      </w:del>
      <w:del w:id="2979" w:author="PR Preview" w:date="2026-01-01T00:00:00Z">
        <w:r>
          <w:delText xml:space="preserve">of</w:delText>
        </w:r>
      </w:del>
      <w:del w:id="2980" w:author="PR Preview" w:date="2026-01-01T00:00:00Z">
        <w:r>
          <w:delText xml:space="preserve"> </w:delText>
        </w:r>
      </w:del>
      <w:hyperlink r:id="rId91">
        <w:del w:id="2981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2982" w:author="PR Preview" w:date="2026-01-01T00:00:00Z">
        <w:r>
          <w:delText xml:space="preserve"> </w:delText>
        </w:r>
      </w:del>
      <w:del w:id="2983" w:author="PR Preview" w:date="2026-01-01T00:00:00Z">
        <w:r>
          <w:delText xml:space="preserve">has them</w:delText>
        </w:r>
      </w:del>
      <w:del w:id="2984" w:author="PR Preview" w:date="2026-01-01T00:00:00Z">
        <w:r>
          <w:delText xml:space="preserve"> </w:delText>
        </w:r>
      </w:del>
      <w:del w:id="2985" w:author="PR Preview" w:date="2026-01-01T00:00:00Z">
        <w:r>
          <w:delText xml:space="preserve">but is not positive definite.</w:delText>
        </w:r>
      </w:del>
    </w:p>
    <w:p>
      <w:pPr>
        <w:pStyle w:val="FirstParagraph"/>
      </w:pPr>
      <w:ins w:id="2986" w:author="PR Preview" w:date="2026-01-01T00:00:00Z">
        <w:r>
          <w:t xml:space="preserve">(</w:t>
        </w:r>
      </w:ins>
      <w:hyperlink r:id="rId103">
        <w:ins w:id="2987" w:author="PR Preview" w:date="2026-01-01T00:00:00Z">
          <w:r>
            <w:rPr>
              <w:rStyle w:val="Hyperlink"/>
            </w:rPr>
            <w:t xml:space="preserve">Definition 26 in Special Matrices and Decompositions</w:t>
          </w:r>
        </w:ins>
      </w:hyperlink>
      <w:ins w:id="2988" w:author="PR Preview" w:date="2026-01-01T00:00:00Z">
        <w:r>
          <w:t xml:space="preserve">);</w:t>
        </w:r>
      </w:ins>
      <w:ins w:id="2989" w:author="PR Preview" w:date="2026-01-01T00:00:00Z">
        <w:r>
          <w:t xml:space="preserve"> </w:t>
        </w:r>
      </w:ins>
      <w:ins w:id="2990" w:author="PR Preview" w:date="2026-01-01T00:00:00Z">
        <w:r>
          <w:t xml:space="preserve">a positive determinant alone does not make a matrix positive definite.</w:t>
        </w:r>
      </w:ins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And positive diagonal entries are not enough:</w:t>
        </w:r>
      </w:ins>
      <w:ins w:id="299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of</w:t>
        </w:r>
      </w:ins>
      <w:ins w:id="2996" w:author="PR Preview" w:date="2026-01-01T00:00:00Z">
        <w:r>
          <w:t xml:space="preserve"> </w:t>
        </w:r>
      </w:ins>
      <w:hyperlink r:id="rId91">
        <w:ins w:id="2997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2998" w:author="PR Preview" w:date="2026-01-01T00:00:00Z">
        <w:r>
          <w:t xml:space="preserve"> </w:t>
        </w:r>
      </w:ins>
      <w:ins w:id="2999" w:author="PR Preview" w:date="2026-01-01T00:00:00Z">
        <w:r>
          <w:t xml:space="preserve">has them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but is not positive definite.</w:t>
        </w:r>
      </w:ins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002" w:author="PR Preview" w:date="2026-01-01T00:00:00Z">
        <w:r>
          <w:delText xml:space="preserve">and</w:delText>
        </w:r>
      </w:del>
      <w:del w:id="300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04" w:author="PR Preview" w:date="2026-01-01T00:00:00Z">
        <w:r>
          <w:delText xml:space="preserve"> </w:delText>
        </w:r>
      </w:del>
      <w:del w:id="3005" w:author="PR Preview" w:date="2026-01-01T00:00:00Z">
        <w:r>
          <w:delText xml:space="preserve">and</w:delText>
        </w:r>
      </w:del>
      <w:del w:id="300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3007" w:author="PR Preview" w:date="2026-01-01T00:00:00Z">
        <w:r>
          <w:delText xml:space="preserve"> </w:delText>
        </w:r>
      </w:del>
      <w:del w:id="3008" w:author="PR Preview" w:date="2026-01-01T00:00:00Z">
        <w:r>
          <w:delText xml:space="preserve">are symmetric.</w:delText>
        </w:r>
      </w:del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Split</w:delText>
        </w:r>
      </w:del>
      <w:del w:id="301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as</w:delText>
        </w:r>
      </w:del>
      <w:del w:id="301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15" w:author="PR Preview" w:date="2026-01-01T00:00:00Z">
        <w:r>
          <w:delText xml:space="preserve">,</w:delText>
        </w:r>
      </w:del>
      <w:del w:id="3016" w:author="PR Preview" w:date="2026-01-01T00:00:00Z">
        <w:r>
          <w:delText xml:space="preserve"> </w:delText>
        </w:r>
      </w:del>
      <w:del w:id="3017" w:author="PR Preview" w:date="2026-01-01T00:00:00Z">
        <w:r>
          <w:delText xml:space="preserve">with</w:delText>
        </w:r>
      </w:del>
      <w:del w:id="301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del w:id="3019" w:author="PR Preview" w:date="2026-01-01T00:00:00Z">
        <w:r>
          <w:delText xml:space="preserve"> </w:delText>
        </w:r>
      </w:del>
      <w:del w:id="3020" w:author="PR Preview" w:date="2026-01-01T00:00:00Z">
        <w:r>
          <w:delText xml:space="preserve">its first</w:delText>
        </w:r>
      </w:del>
      <w:del w:id="3021" w:author="PR Preview" w:date="2026-01-01T00:00:00Z">
        <w:r>
          <w:delText xml:space="preserve"> </w:delText>
        </w:r>
      </w:del>
      <m:oMath>
        <m:r>
          <m:t>k</m:t>
        </m:r>
      </m:oMath>
      <w:del w:id="3022" w:author="PR Preview" w:date="2026-01-01T00:00:00Z">
        <w:r>
          <w:delText xml:space="preserve"> </w:delText>
        </w:r>
      </w:del>
      <w:del w:id="3023" w:author="PR Preview" w:date="2026-01-01T00:00:00Z">
        <w:r>
          <w:delText xml:space="preserve">entries and</w:delText>
        </w:r>
      </w:del>
      <w:del w:id="302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3025" w:author="PR Preview" w:date="2026-01-01T00:00:00Z">
        <w:r>
          <w:delText xml:space="preserve"> </w:delText>
        </w:r>
      </w:del>
      <w:del w:id="3026" w:author="PR Preview" w:date="2026-01-01T00:00:00Z">
        <w:r>
          <w:delText xml:space="preserve">the rest. Then</w:delText>
        </w:r>
      </w:del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del w:id="3027" w:author="PR Preview" w:date="2026-01-01T00:00:00Z">
        <w:r>
          <w:delText xml:space="preserve">and if</w:delText>
        </w:r>
      </w:del>
      <w:del w:id="30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29" w:author="PR Preview" w:date="2026-01-01T00:00:00Z">
        <w:r>
          <w:delText xml:space="preserve"> </w:delText>
        </w:r>
      </w:del>
      <w:del w:id="3030" w:author="PR Preview" w:date="2026-01-01T00:00:00Z">
        <w:r>
          <w:delText xml:space="preserve">is invertible, with</w:delText>
        </w:r>
      </w:del>
      <w:del w:id="303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and</w:delText>
        </w:r>
      </w:del>
      <w:del w:id="3034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5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036" w:author="PR Preview" w:date="2026-01-01T00:00:00Z">
        <w:r>
          <w:rPr>
            <w:i/>
            <w:iCs/>
          </w:rPr>
          <w:delText xml:space="preserve">Proof</w:delText>
        </w:r>
      </w:del>
      <w:del w:id="3037" w:author="PR Preview" w:date="2026-01-01T00:00:00Z">
        <w:r>
          <w:delText xml:space="preserve">. </w:delText>
        </w:r>
      </w:del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38" w:author="PR Preview" w:date="2026-01-01T00:00:00Z">
        <w:r>
          <w:rPr>
            <w:b/>
            <w:bCs/>
          </w:rPr>
          <w:delText xml:space="preserve"> </w:delText>
        </w:r>
      </w:del>
      <w:del w:id="3039" w:author="PR Preview" w:date="2026-01-01T00:00:00Z">
        <w:r>
          <w:rPr>
            <w:b/>
            <w:bCs/>
          </w:rPr>
          <w:delText xml:space="preserve">in blocks.</w:delText>
        </w:r>
      </w:del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For</w:delText>
        </w:r>
      </w:del>
      <w:del w:id="304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k</m:t>
        </m:r>
      </m:oMath>
      <w:del w:id="3043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044" w:author="PR Preview" w:date="2026-01-01T00:00:00Z">
        <w:r>
          <w:delText xml:space="preserve">and in the same way</w:delText>
        </w:r>
      </w:del>
      <w:del w:id="304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3046" w:author="PR Preview" w:date="2026-01-01T00:00:00Z">
        <w:r>
          <w:delText xml:space="preserve"> </w:delText>
        </w:r>
      </w:del>
      <w:del w:id="3047" w:author="PR Preview" w:date="2026-01-01T00:00:00Z">
        <w:r>
          <w:delText xml:space="preserve">for</w:delText>
        </w:r>
      </w:del>
      <w:del w:id="304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m</m:t>
        </m:r>
      </m:oMath>
      <w:del w:id="3049" w:author="PR Preview" w:date="2026-01-01T00:00:00Z">
        <w:r>
          <w:delText xml:space="preserve">.</w:delText>
        </w:r>
      </w:del>
    </w:p>
    <w:p>
      <w:pPr>
        <w:pStyle w:val="FirstParagraph"/>
      </w:pPr>
      <w:ins w:id="3050" w:author="PR Preview" w:date="2026-01-01T00:00:00Z">
        <w:r>
          <w:t xml:space="preserve">and</w:t>
        </w:r>
      </w:ins>
      <w:ins w:id="305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52" w:author="PR Preview" w:date="2026-01-01T00:00:00Z">
        <w:r>
          <w:t xml:space="preserve"> </w:t>
        </w:r>
      </w:ins>
      <w:ins w:id="3053" w:author="PR Preview" w:date="2026-01-01T00:00:00Z">
        <w:r>
          <w:t xml:space="preserve">and</w:t>
        </w:r>
      </w:ins>
      <w:ins w:id="305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055" w:author="PR Preview" w:date="2026-01-01T00:00:00Z">
        <w:r>
          <w:t xml:space="preserve"> </w:t>
        </w:r>
      </w:ins>
      <w:ins w:id="3056" w:author="PR Preview" w:date="2026-01-01T00:00:00Z">
        <w:r>
          <w:t xml:space="preserve">are symmetric.</w:t>
        </w:r>
      </w:ins>
      <w:ins w:id="3057" w:author="PR Preview" w:date="2026-01-01T00:00:00Z">
        <w:r>
          <w:t xml:space="preserve"> </w:t>
        </w:r>
      </w:ins>
      <w:ins w:id="3058" w:author="PR Preview" w:date="2026-01-01T00:00:00Z">
        <w:r>
          <w:t xml:space="preserve">Split</w:t>
        </w:r>
      </w:ins>
      <w:ins w:id="3059" w:author="PR Preview" w:date="2026-01-01T00:00:00Z">
        <w:r>
          <w:t xml:space="preserve"> </w:t>
        </w:r>
      </w:ins>
      <w:ins w:id="3060" w:author="PR Preview" w:date="2026-01-01T00:00:00Z">
        <w:r>
          <w:t xml:space="preserve">$\mathord{\smash[b]{\underset{\raise.3ex\hbox{$\scriptstyle\sim$}}{v}}\vphantom{v}} \in \mathbb{R}^{k + m}$</w:t>
        </w:r>
      </w:ins>
      <w:ins w:id="3061" w:author="PR Preview" w:date="2026-01-01T00:00:00Z">
        <w:r>
          <w:t xml:space="preserve"> </w:t>
        </w:r>
      </w:ins>
      <w:ins w:id="3062" w:author="PR Preview" w:date="2026-01-01T00:00:00Z">
        <w:r>
          <w:t xml:space="preserve">as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  </w:r>
      </w:ins>
      <w:ins w:id="3065" w:author="PR Preview" w:date="2026-01-01T00:00:00Z">
        <w:r>
          <w:t xml:space="preserve">,</w:t>
        </w:r>
      </w:ins>
      <w:ins w:id="3066" w:author="PR Preview" w:date="2026-01-01T00:00:00Z">
        <w:r>
          <w:t xml:space="preserve"> </w:t>
        </w:r>
      </w:ins>
      <w:ins w:id="3067" w:author="PR Preview" w:date="2026-01-01T00:00:00Z">
        <w:r>
          <w:t xml:space="preserve">with</w:t>
        </w:r>
      </w:ins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$\mathord{\smash[b]{\underset{\raise.3ex\hbox{$\scriptstyle\sim$}}{u}}\vphantom{u}} \in \mathbb{R}^k$</w:t>
        </w:r>
      </w:ins>
      <w:ins w:id="3070" w:author="PR Preview" w:date="2026-01-01T00:00:00Z">
        <w:r>
          <w:t xml:space="preserve"> </w:t>
        </w:r>
      </w:ins>
      <w:ins w:id="3071" w:author="PR Preview" w:date="2026-01-01T00:00:00Z">
        <w:r>
          <w:t xml:space="preserve">its first</w:t>
        </w:r>
      </w:ins>
      <w:ins w:id="3072" w:author="PR Preview" w:date="2026-01-01T00:00:00Z">
        <w:r>
          <w:t xml:space="preserve"> </w:t>
        </w:r>
      </w:ins>
      <m:oMath>
        <m:r>
          <m:t>k</m:t>
        </m:r>
      </m:oMath>
      <w:ins w:id="3073" w:author="PR Preview" w:date="2026-01-01T00:00:00Z">
        <w:r>
          <w:t xml:space="preserve"> </w:t>
        </w:r>
      </w:ins>
      <w:ins w:id="3074" w:author="PR Preview" w:date="2026-01-01T00:00:00Z">
        <w:r>
          <w:t xml:space="preserve">entries and</w:t>
        </w:r>
      </w:ins>
      <w:ins w:id="3075" w:author="PR Preview" w:date="2026-01-01T00:00:00Z">
        <w:r>
          <w:t xml:space="preserve"> </w:t>
        </w:r>
      </w:ins>
      <w:ins w:id="3076" w:author="PR Preview" w:date="2026-01-01T00:00:00Z">
        <w:r>
          <w:t xml:space="preserve">$\mathord{\smash[b]{\underset{\raise.3ex\hbox{$\scriptstyle\sim$}}{w}}\vphantom{w}} \in \mathbb{R}^m$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the rest. Then</w:t>
        </w:r>
      </w:ins>
    </w:p>
    <w:p>
      <w:pPr>
        <w:pStyle w:val="BodyText"/>
      </w:pPr>
      <w:bookmarkStart w:id="106" w:name="eq-block-quadratic"/>
      <w:ins w:id="3079" w:author="PR Preview" w:date="2026-01-01T00:00:00Z">
        <w:r>
  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  </w:r>
      </w:ins>
      <w:bookmarkEnd w:id="106"/>
    </w:p>
    <w:p>
      <w:pPr>
        <w:pStyle w:val="FirstParagraph"/>
      </w:pPr>
      <w:ins w:id="3080" w:author="PR Preview" w:date="2026-01-01T00:00:00Z">
        <w:r>
          <w:t xml:space="preserve">and if</w:t>
        </w:r>
      </w:ins>
      <w:ins w:id="30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82" w:author="PR Preview" w:date="2026-01-01T00:00:00Z">
        <w:r>
          <w:t xml:space="preserve"> </w:t>
        </w:r>
      </w:ins>
      <w:ins w:id="3083" w:author="PR Preview" w:date="2026-01-01T00:00:00Z">
        <w:r>
          <w:t xml:space="preserve">is invertible, with</w:t>
        </w:r>
      </w:ins>
      <w:ins w:id="308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3085" w:author="PR Preview" w:date="2026-01-01T00:00:00Z">
        <w:r>
          <w:t xml:space="preserve"> </w:t>
        </w:r>
      </w:ins>
      <w:ins w:id="3086" w:author="PR Preview" w:date="2026-01-01T00:00:00Z">
        <w:r>
          <w:t xml:space="preserve">and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  </w:r>
      </w:ins>
      <w:ins w:id="3089" w:author="PR Preview" w:date="2026-01-01T00:00:00Z">
        <w:r>
          <w:t xml:space="preserve">,</w:t>
        </w:r>
      </w:ins>
    </w:p>
    <w:p>
      <w:pPr>
        <w:pStyle w:val="BodyText"/>
      </w:pPr>
      <w:ins w:id="3090" w:author="PR Preview" w:date="2026-01-01T00:00:00Z">
        <w:r>
  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  </w:r>
      </w:ins>
    </w:p>
    <w:bookmarkEnd w:id="107"/>
    <w:p>
      <w:pPr>
        <w:pStyle w:val="FirstParagraph"/>
      </w:pPr>
      <w:ins w:id="3091" w:author="PR Preview" w:date="2026-01-01T00:00:00Z">
        <w:r>
          <w:rPr>
            <w:i/>
            <w:iCs/>
          </w:rPr>
          <w:t xml:space="preserve">Proof</w:t>
        </w:r>
      </w:ins>
      <w:ins w:id="3092" w:author="PR Preview" w:date="2026-01-01T00:00:00Z">
        <w:r>
          <w:t xml:space="preserve">. </w:t>
        </w:r>
      </w:ins>
      <w:ins w:id="3093" w:author="PR Preview" w:date="2026-01-01T00:00:00Z">
        <w:r>
          <w:rPr>
            <w:b/>
            <w:bCs/>
          </w:rPr>
          <w:t xml:space="preserve">$\mathbf{X} \mathord{\smash[b]{\underset{\raise.3ex\hbox{$\scriptstyle\sim$}}{v}}\vphantom{v}}$</w:t>
        </w:r>
      </w:ins>
      <w:ins w:id="3094" w:author="PR Preview" w:date="2026-01-01T00:00:00Z">
        <w:r>
          <w:rPr>
            <w:b/>
            <w:bCs/>
          </w:rPr>
          <w:t xml:space="preserve"> </w:t>
        </w:r>
      </w:ins>
      <w:ins w:id="3095" w:author="PR Preview" w:date="2026-01-01T00:00:00Z">
        <w:r>
          <w:rPr>
            <w:b/>
            <w:bCs/>
          </w:rPr>
          <w:t xml:space="preserve">in blocks.</w:t>
        </w:r>
      </w:ins>
      <w:ins w:id="3096" w:author="PR Preview" w:date="2026-01-01T00:00:00Z">
        <w:r>
          <w:t xml:space="preserve"> </w:t>
        </w:r>
      </w:ins>
      <w:ins w:id="3097" w:author="PR Preview" w:date="2026-01-01T00:00:00Z">
        <w:r>
          <w:t xml:space="preserve">For</w:t>
        </w:r>
      </w:ins>
      <w:ins w:id="30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k</m:t>
        </m:r>
      </m:oMath>
      <w:ins w:id="3099" w:author="PR Preview" w:date="2026-01-01T00:00:00Z">
        <w:r>
          <w:t xml:space="preserve">,</w:t>
        </w:r>
      </w:ins>
    </w:p>
    <w:p>
      <w:pPr>
        <w:pStyle w:val="BodyText"/>
      </w:pPr>
      <w:ins w:id="3100" w:author="PR Preview" w:date="2026-01-01T00:00:00Z">
        <w:r>
  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  </w:r>
      </w:ins>
    </w:p>
    <w:p>
      <w:pPr>
        <w:pStyle w:val="FirstParagraph"/>
      </w:pPr>
      <w:ins w:id="3101" w:author="PR Preview" w:date="2026-01-01T00:00:00Z">
        <w:r>
          <w:t xml:space="preserve">and in the same way</w:t>
        </w:r>
      </w:ins>
      <w:ins w:id="3102" w:author="PR Preview" w:date="2026-01-01T00:00:00Z">
        <w:r>
          <w:t xml:space="preserve"> </w:t>
        </w:r>
      </w:ins>
      <w:ins w:id="3103" w:author="PR Preview" w:date="2026-01-01T00:00:00Z">
        <w:r>
  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  </w:r>
      </w:ins>
      <w:ins w:id="3104" w:author="PR Preview" w:date="2026-01-01T00:00:00Z">
        <w:r>
          <w:t xml:space="preserve"> </w:t>
        </w:r>
      </w:ins>
      <w:ins w:id="3105" w:author="PR Preview" w:date="2026-01-01T00:00:00Z">
        <w:r>
          <w:t xml:space="preserve">for</w:t>
        </w:r>
      </w:ins>
      <w:ins w:id="310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m</m:t>
        </m:r>
      </m:oMath>
      <w:ins w:id="310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del w:id="3108" w:author="PR Preview" w:date="2026-01-01T00:00:00Z">
        <w:r>
          <w:rPr>
            <w:b/>
            <w:bCs/>
          </w:rPr>
          <w:delText xml:space="preserve">Completing the square.</w:delText>
        </w:r>
      </w:del>
      <w:del w:id="3109" w:author="PR Preview" w:date="2026-01-01T00:00:00Z">
        <w:r>
          <w:delText xml:space="preserve"> </w:delText>
        </w:r>
      </w:del>
      <w:del w:id="3110" w:author="PR Preview" w:date="2026-01-01T00:00:00Z">
        <w:r>
          <w:delText xml:space="preserve">Write</w:delText>
        </w:r>
      </w:del>
      <w:del w:id="3111" w:author="PR Preview" w:date="2026-01-01T00:00:00Z">
        <w:r>
          <w:delText xml:space="preserve"> </w:delText>
        </w:r>
      </w:del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2" w:author="PR Preview" w:date="2026-01-01T00:00:00Z">
        <w:r>
          <w:delText xml:space="preserve">, so</w:delText>
        </w:r>
      </w:del>
      <w:del w:id="3113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and</w:delText>
        </w:r>
      </w:del>
      <w:del w:id="31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17" w:author="PR Preview" w:date="2026-01-01T00:00:00Z">
        <w:r>
          <w:delText xml:space="preserve"> </w:delText>
        </w:r>
      </w:del>
      <w:del w:id="3118" w:author="PR Preview" w:date="2026-01-01T00:00:00Z">
        <w:r>
          <w:delText xml:space="preserve">(</w:delText>
        </w:r>
      </w:del>
      <w:hyperlink r:id="rId60">
        <w:del w:id="3119" w:author="PR Preview" w:date="2026-01-01T00:00:00Z">
          <w:r>
            <w:rPr>
              <w:rStyle w:val="Hyperlink"/>
            </w:rPr>
            <w:delText xml:space="preserve">Theorem 5 in Matrices</w:delText>
          </w:r>
        </w:del>
      </w:hyperlink>
      <w:del w:id="3120" w:author="PR Preview" w:date="2026-01-01T00:00:00Z">
        <w:r>
          <w:delText xml:space="preserve">, 2,</w:delText>
        </w:r>
      </w:del>
      <w:del w:id="3121" w:author="PR Preview" w:date="2026-01-01T00:00:00Z">
        <w:r>
          <w:delText xml:space="preserve"> </w:delText>
        </w:r>
      </w:del>
      <w:hyperlink r:id="rId57">
        <w:del w:id="3122" w:author="PR Preview" w:date="2026-01-01T00:00:00Z">
          <w:r>
            <w:rPr>
              <w:rStyle w:val="Hyperlink"/>
            </w:rPr>
            <w:delText xml:space="preserve">Theorem 7 in Matrices</w:delText>
          </w:r>
        </w:del>
      </w:hyperlink>
      <w:del w:id="3123" w:author="PR Preview" w:date="2026-01-01T00:00:00Z">
        <w:r>
          <w:delText xml:space="preserve">);</w:delText>
        </w:r>
      </w:del>
      <w:del w:id="312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125" w:author="PR Preview" w:date="2026-01-01T00:00:00Z">
        <w:r>
          <w:delText xml:space="preserve"> </w:delText>
        </w:r>
      </w:del>
      <w:del w:id="3126" w:author="PR Preview" w:date="2026-01-01T00:00:00Z">
        <w:r>
          <w:delText xml:space="preserve">is symmetric (</w:delText>
        </w:r>
      </w:del>
      <w:hyperlink r:id="rId108">
        <w:del w:id="3127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3128" w:author="PR Preview" w:date="2026-01-01T00:00:00Z">
        <w:r>
          <w:delText xml:space="preserve">).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odyText"/>
      </w:pPr>
      <w:ins w:id="3129" w:author="PR Preview" w:date="2026-01-01T00:00:00Z">
        <w:r>
  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}\text{Theorem~16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  </w:r>
      </w:ins>
    </w:p>
    <w:p>
      <w:pPr>
        <w:pStyle w:val="FirstParagraph"/>
      </w:pPr>
      <w:ins w:id="3130" w:author="PR Preview" w:date="2026-01-01T00:00:00Z">
        <w:r>
          <w:rPr>
            <w:b/>
            <w:bCs/>
          </w:rPr>
          <w:t xml:space="preserve">Completing the square.</w:t>
        </w:r>
      </w:ins>
      <w:ins w:id="3131" w:author="PR Preview" w:date="2026-01-01T00:00:00Z">
        <w:r>
          <w:t xml:space="preserve"> </w:t>
        </w:r>
      </w:ins>
      <w:ins w:id="3132" w:author="PR Preview" w:date="2026-01-01T00:00:00Z">
        <w:r>
          <w:t xml:space="preserve">Write</w:t>
        </w:r>
      </w:ins>
      <w:ins w:id="3133" w:author="PR Preview" w:date="2026-01-01T00:00:00Z">
        <w:r>
          <w:t xml:space="preserve"> </w:t>
        </w:r>
      </w:ins>
      <w:ins w:id="3134" w:author="PR Preview" w:date="2026-01-01T00:00:00Z">
        <w:r>
          <w:t xml:space="preserve">$\mathord{\smash[b]{\underset{\raise.3ex\hbox{$\scriptstyle\sim$}}{d}}\vphantom{d}} \stackrel{\text{def}}{=}\mathbf{A}^{-1} \mathbf{B} \mathord{\smash[b]{\underset{\raise.3ex\hbox{$\scriptstyle\sim$}}{w}}\vphantom{w}}$</w:t>
        </w:r>
      </w:ins>
      <w:ins w:id="3135" w:author="PR Preview" w:date="2026-01-01T00:00:00Z">
        <w:r>
          <w:t xml:space="preserve">, so</w:t>
        </w:r>
      </w:ins>
      <w:ins w:id="3136" w:author="PR Preview" w:date="2026-01-01T00:00:00Z">
        <w:r>
          <w:t xml:space="preserve"> </w:t>
        </w:r>
      </w:ins>
      <w:ins w:id="3137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  </w:r>
      </w:ins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and</w:t>
        </w:r>
      </w:ins>
      <w:ins w:id="3140" w:author="PR Preview" w:date="2026-01-01T00:00:00Z">
        <w:r>
          <w:t xml:space="preserve"> </w:t>
        </w:r>
      </w:ins>
      <w:ins w:id="3141" w:author="PR Preview" w:date="2026-01-01T00:00:00Z">
        <w:r>
          <w:t xml:space="preserve">$\mathbf{A} \mathord{\smash[b]{\underset{\raise.3ex\hbox{$\scriptstyle\sim$}}{d}}\vphantom{d}} = \mathbf{B} \mathord{\smash[b]{\underset{\raise.3ex\hbox{$\scriptstyle\sim$}}{w}}\vphantom{w}}$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(</w:t>
        </w:r>
      </w:ins>
      <w:hyperlink r:id="rId60">
        <w:ins w:id="3144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3145" w:author="PR Preview" w:date="2026-01-01T00:00:00Z">
        <w:r>
          <w:t xml:space="preserve">, 2,</w:t>
        </w:r>
      </w:ins>
      <w:ins w:id="3146" w:author="PR Preview" w:date="2026-01-01T00:00:00Z">
        <w:r>
          <w:t xml:space="preserve"> </w:t>
        </w:r>
      </w:ins>
      <w:hyperlink r:id="rId57">
        <w:ins w:id="3147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3148" w:author="PR Preview" w:date="2026-01-01T00:00:00Z">
        <w:r>
          <w:t xml:space="preserve">);</w:t>
        </w:r>
      </w:ins>
      <w:ins w:id="314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150" w:author="PR Preview" w:date="2026-01-01T00:00:00Z">
        <w:r>
          <w:t xml:space="preserve"> </w:t>
        </w:r>
      </w:ins>
      <w:ins w:id="3151" w:author="PR Preview" w:date="2026-01-01T00:00:00Z">
        <w:r>
          <w:t xml:space="preserve">is symmetric (</w:t>
        </w:r>
      </w:ins>
      <w:hyperlink r:id="rId108">
        <w:ins w:id="3152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3153" w:author="PR Preview" w:date="2026-01-01T00:00:00Z">
        <w:r>
          <w:t xml:space="preserve">). Then</w:t>
        </w:r>
      </w:ins>
    </w:p>
    <w:p>
      <w:pPr>
        <w:pStyle w:val="BodyText"/>
      </w:pPr>
      <w:ins w:id="3154" w:author="PR Preview" w:date="2026-01-01T00:00:00Z">
        <w:r>
  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}\text{Theorem~16 in Matrices}\text{, }\text{Corollary~1 in Special Matrices and Decompositions}\text{)}
    \end{aligned}
    $$</w:t>
        </w:r>
      </w:ins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del w:id="3155" w:author="PR Preview" w:date="2026-01-01T00:00:00Z">
        <w:r>
          <w:delText xml:space="preserve">Adding the two displays, the</w:delText>
        </w:r>
      </w:del>
      <w:del w:id="3156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57" w:author="PR Preview" w:date="2026-01-01T00:00:00Z">
        <w:r>
          <w:delText xml:space="preserve"> </w:delText>
        </w:r>
      </w:del>
      <w:del w:id="3158" w:author="PR Preview" w:date="2026-01-01T00:00:00Z">
        <w:r>
          <w:delText xml:space="preserve">terms cancel, leaving</w:delText>
        </w:r>
      </w:del>
      <w:del w:id="3159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60" w:author="PR Preview" w:date="2026-01-01T00:00:00Z">
        <w:r>
          <w:delText xml:space="preserve">,</w:delText>
        </w:r>
      </w:del>
      <w:del w:id="3161" w:author="PR Preview" w:date="2026-01-01T00:00:00Z">
        <w:r>
          <w:delText xml:space="preserve"> </w:delText>
        </w:r>
      </w:del>
      <w:del w:id="3162" w:author="PR Preview" w:date="2026-01-01T00:00:00Z">
        <w:r>
          <w:delText xml:space="preserve">which is</w:delText>
        </w:r>
      </w:del>
      <w:del w:id="316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164" w:author="PR Preview" w:date="2026-01-01T00:00:00Z">
        <w:r>
          <w:delText xml:space="preserve"> </w:delText>
        </w:r>
      </w:del>
      <w:del w:id="3165" w:author="PR Preview" w:date="2026-01-01T00:00:00Z">
        <w:r>
          <w:delText xml:space="preserve">by</w:delText>
        </w:r>
      </w:del>
      <w:del w:id="3166" w:author="PR Preview" w:date="2026-01-01T00:00:00Z">
        <w:r>
          <w:delText xml:space="preserve"> </w:delText>
        </w:r>
      </w:del>
      <w:hyperlink w:anchor="eq-block-quadratic">
        <w:del w:id="3167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3168" w:author="PR Preview" w:date="2026-01-01T00:00:00Z">
        <w:r>
          <w:delText xml:space="preserve">.</w:delText>
        </w:r>
      </w:del>
    </w:p>
    <w:p>
      <w:pPr>
        <w:pStyle w:val="BodyText"/>
      </w:pPr>
      <w:ins w:id="3169" w:author="PR Preview" w:date="2026-01-01T00:00:00Z">
        <w:r>
  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  </w:r>
      </w:ins>
    </w:p>
    <w:p>
      <w:pPr>
        <w:pStyle w:val="FirstParagraph"/>
      </w:pPr>
      <w:ins w:id="3170" w:author="PR Preview" w:date="2026-01-01T00:00:00Z">
        <w:r>
          <w:t xml:space="preserve">Adding the two displays, the</w:t>
        </w:r>
      </w:ins>
      <w:ins w:id="3171" w:author="PR Preview" w:date="2026-01-01T00:00:00Z">
        <w:r>
          <w:t xml:space="preserve"> </w:t>
        </w:r>
      </w:ins>
      <w:ins w:id="3172" w:author="PR Preview" w:date="2026-01-01T00:00:00Z">
        <w:r>
          <w:t xml:space="preserve">${\mathord{\smash[b]{\underset{\raise.3ex\hbox{$\scriptstyle\sim$}}{w}}\vphantom{w}}}^{\top}\,{\mathbf{B}}^{\top} \mathbf{A}^{-1} \mathbf{B} \mathord{\smash[b]{\underset{\raise.3ex\hbox{$\scriptstyle\sim$}}{w}}\vphantom{w}}$</w:t>
        </w:r>
      </w:ins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terms cancel, leaving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  </w:r>
      </w:ins>
      <w:ins w:id="3177" w:author="PR Preview" w:date="2026-01-01T00:00:00Z">
        <w:r>
          <w:t xml:space="preserve">,</w:t>
        </w:r>
      </w:ins>
      <w:ins w:id="3178" w:author="PR Preview" w:date="2026-01-01T00:00:00Z">
        <w:r>
          <w:t xml:space="preserve"> </w:t>
        </w:r>
      </w:ins>
      <w:ins w:id="3179" w:author="PR Preview" w:date="2026-01-01T00:00:00Z">
        <w:r>
          <w:t xml:space="preserve">which is</w:t>
        </w:r>
      </w:ins>
      <w:ins w:id="3180" w:author="PR Preview" w:date="2026-01-01T00:00:00Z">
        <w:r>
          <w:t xml:space="preserve"> </w:t>
        </w:r>
      </w:ins>
      <w:ins w:id="3181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\mathord{\smash[b]{\underset{\raise.3ex\hbox{$\scriptstyle\sim$}}{v}}\vphantom{v}}$</w:t>
        </w:r>
      </w:ins>
      <w:ins w:id="3182" w:author="PR Preview" w:date="2026-01-01T00:00:00Z">
        <w:r>
          <w:t xml:space="preserve"> </w:t>
        </w:r>
      </w:ins>
      <w:ins w:id="3183" w:author="PR Preview" w:date="2026-01-01T00:00:00Z">
        <w:r>
          <w:t xml:space="preserve">by</w:t>
        </w:r>
      </w:ins>
      <w:ins w:id="3184" w:author="PR Preview" w:date="2026-01-01T00:00:00Z">
        <w:r>
          <w:t xml:space="preserve"> </w:t>
        </w:r>
      </w:ins>
      <w:hyperlink w:anchor="eq-block-quadratic">
        <w:ins w:id="3185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3186" w:author="PR Preview" w:date="2026-01-01T00:00:00Z">
        <w:r>
          <w:t xml:space="preserve">.</w:t>
        </w:r>
      </w:ins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187" w:author="PR Preview" w:date="2026-01-01T00:00:00Z">
        <w:r>
          <w:delText xml:space="preserve">with</w:delText>
        </w:r>
      </w:del>
      <w:del w:id="318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del w:id="3189" w:author="PR Preview" w:date="2026-01-01T00:00:00Z">
        <w:r>
          <w:delText xml:space="preserve">: the familiar completing of the square.</w:delText>
        </w:r>
      </w:del>
      <w:del w:id="3190" w:author="PR Preview" w:date="2026-01-01T00:00:00Z">
        <w:r>
          <w:delText xml:space="preserve"> </w:delText>
        </w:r>
      </w:del>
      <w:del w:id="3191" w:author="PR Preview" w:date="2026-01-01T00:00:00Z">
        <w:r>
          <w:delText xml:space="preserve">With</w:delText>
        </w:r>
      </w:del>
    </w:p>
    <w:p>
      <w:pPr>
        <w:pStyle w:val="FirstParagraph"/>
      </w:pPr>
      <w:ins w:id="3192" w:author="PR Preview" w:date="2026-01-01T00:00:00Z">
        <w:r>
          <w:t xml:space="preserve">with</w:t>
        </w:r>
      </w:ins>
      <w:ins w:id="3193" w:author="PR Preview" w:date="2026-01-01T00:00:00Z">
        <w:r>
          <w:t xml:space="preserve"> </w:t>
        </w:r>
      </w:ins>
      <w:ins w:id="3194" w:author="PR Preview" w:date="2026-01-01T00:00:00Z">
        <w:r>
          <w:t xml:space="preserve">$\mathord{\smash[b]{\underset{\raise.3ex\hbox{$\scriptstyle\sim$}}{v}}\vphantom{v}} = (u, w)$</w:t>
        </w:r>
      </w:ins>
      <w:ins w:id="3195" w:author="PR Preview" w:date="2026-01-01T00:00:00Z">
        <w:r>
          <w:t xml:space="preserve">: the familiar completing of the square.</w:t>
        </w:r>
      </w:ins>
      <w:ins w:id="3196" w:author="PR Preview" w:date="2026-01-01T00:00:00Z">
        <w:r>
          <w:t xml:space="preserve"> </w:t>
        </w:r>
      </w:ins>
      <w:ins w:id="3197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del w:id="3198" w:author="PR Preview" w:date="2026-01-01T00:00:00Z">
        <w:r>
          <w:rPr>
            <w:i/>
            <w:iCs/>
          </w:rPr>
          <w:delText xml:space="preserve">Proof</w:delText>
        </w:r>
      </w:del>
      <w:del w:id="3199" w:author="PR Preview" w:date="2026-01-01T00:00:00Z">
        <w:r>
          <w:delText xml:space="preserve">. </w:delText>
        </w:r>
      </w:del>
      <w:del w:id="3200" w:author="PR Preview" w:date="2026-01-01T00:00:00Z">
        <w:r>
          <w:rPr>
            <w:b/>
            <w:bCs/>
          </w:rPr>
          <w:delText xml:space="preserve">If.</w:delText>
        </w:r>
      </w:del>
      <w:del w:id="32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02" w:author="PR Preview" w:date="2026-01-01T00:00:00Z">
        <w:r>
          <w:delText xml:space="preserve"> </w:delText>
        </w:r>
      </w:del>
      <w:del w:id="3203" w:author="PR Preview" w:date="2026-01-01T00:00:00Z">
        <w:r>
          <w:delText xml:space="preserve">is positive definite, so invertible (</w:delText>
        </w:r>
      </w:del>
      <w:hyperlink r:id="rId113">
        <w:del w:id="3204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3205" w:author="PR Preview" w:date="2026-01-01T00:00:00Z">
        <w:r>
          <w:delText xml:space="preserve">), and</w:delText>
        </w:r>
      </w:del>
      <w:del w:id="320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207" w:author="PR Preview" w:date="2026-01-01T00:00:00Z">
        <w:r>
          <w:delText xml:space="preserve"> </w:delText>
        </w:r>
      </w:del>
      <w:del w:id="3208" w:author="PR Preview" w:date="2026-01-01T00:00:00Z">
        <w:r>
          <w:delText xml:space="preserve">is defined.</w:delText>
        </w:r>
      </w:del>
      <w:del w:id="320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is symmetric.</w:delText>
        </w:r>
      </w:del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Let</w:delText>
        </w:r>
      </w:del>
      <w:del w:id="3214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and</w:delText>
        </w:r>
      </w:del>
      <w:del w:id="3217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18" w:author="PR Preview" w:date="2026-01-01T00:00:00Z">
        <w:r>
          <w:delText xml:space="preserve">.</w:delText>
        </w:r>
      </w:del>
      <w:del w:id="3219" w:author="PR Preview" w:date="2026-01-01T00:00:00Z">
        <w:r>
          <w:delText xml:space="preserve"> </w:delText>
        </w:r>
      </w:del>
      <w:del w:id="3220" w:author="PR Preview" w:date="2026-01-01T00:00:00Z">
        <w:r>
          <w:delText xml:space="preserve">By</w:delText>
        </w:r>
      </w:del>
      <w:del w:id="3221" w:author="PR Preview" w:date="2026-01-01T00:00:00Z">
        <w:r>
          <w:delText xml:space="preserve"> </w:delText>
        </w:r>
      </w:del>
      <w:hyperlink w:anchor="thm-block-quadratic">
        <w:del w:id="3222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223" w:author="PR Preview" w:date="2026-01-01T00:00:00Z">
        <w:r>
          <w:delText xml:space="preserve">,</w:delText>
        </w:r>
      </w:del>
      <w:del w:id="3224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25" w:author="PR Preview" w:date="2026-01-01T00:00:00Z">
        <w:r>
          <w:delText xml:space="preserve">,</w:delText>
        </w:r>
      </w:del>
      <w:del w:id="3226" w:author="PR Preview" w:date="2026-01-01T00:00:00Z">
        <w:r>
          <w:delText xml:space="preserve"> </w:delText>
        </w:r>
      </w:del>
      <w:del w:id="3227" w:author="PR Preview" w:date="2026-01-01T00:00:00Z">
        <w:r>
          <w:delText xml:space="preserve">and both terms are at least</w:delText>
        </w:r>
      </w:del>
      <w:del w:id="3228" w:author="PR Preview" w:date="2026-01-01T00:00:00Z">
        <w:r>
          <w:delText xml:space="preserve"> </w:delText>
        </w:r>
      </w:del>
      <m:oMath>
        <m:r>
          <m:t>0</m:t>
        </m:r>
      </m:oMath>
      <w:del w:id="3229" w:author="PR Preview" w:date="2026-01-01T00:00:00Z">
        <w:r>
          <w:delText xml:space="preserve">.</w:delText>
        </w:r>
      </w:del>
      <w:del w:id="3230" w:author="PR Preview" w:date="2026-01-01T00:00:00Z">
        <w:r>
          <w:delText xml:space="preserve"> </w:delText>
        </w:r>
      </w:del>
      <w:del w:id="3231" w:author="PR Preview" w:date="2026-01-01T00:00:00Z">
        <w:r>
          <w:delText xml:space="preserve">If</w:delText>
        </w:r>
      </w:del>
      <w:del w:id="3232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33" w:author="PR Preview" w:date="2026-01-01T00:00:00Z">
        <w:r>
          <w:delText xml:space="preserve">, the second term is positive.</w:delText>
        </w:r>
      </w:del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If</w:delText>
        </w:r>
      </w:del>
      <w:del w:id="3236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37" w:author="PR Preview" w:date="2026-01-01T00:00:00Z">
        <w:r>
          <w:delText xml:space="preserve">, then</w:delText>
        </w:r>
      </w:del>
      <w:del w:id="3238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39" w:author="PR Preview" w:date="2026-01-01T00:00:00Z">
        <w:r>
          <w:delText xml:space="preserve"> </w:delText>
        </w:r>
      </w:del>
      <w:del w:id="3240" w:author="PR Preview" w:date="2026-01-01T00:00:00Z">
        <w:r>
          <w:delText xml:space="preserve">and</w:delText>
        </w:r>
      </w:del>
      <w:del w:id="3241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42" w:author="PR Preview" w:date="2026-01-01T00:00:00Z">
        <w:r>
          <w:delText xml:space="preserve">, so the first term is positive.</w:delText>
        </w:r>
      </w:del>
      <w:del w:id="3243" w:author="PR Preview" w:date="2026-01-01T00:00:00Z">
        <w:r>
          <w:delText xml:space="preserve"> </w:delText>
        </w:r>
      </w:del>
      <w:del w:id="3244" w:author="PR Preview" w:date="2026-01-01T00:00:00Z">
        <w:r>
          <w:delText xml:space="preserve">Either way</w:delText>
        </w:r>
      </w:del>
      <w:del w:id="3245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246" w:author="PR Preview" w:date="2026-01-01T00:00:00Z">
        <w:r>
          <w:delText xml:space="preserve">.</w:delText>
        </w:r>
      </w:del>
    </w:p>
    <w:p>
      <w:pPr>
        <w:pStyle w:val="BodyText"/>
      </w:pPr>
      <w:del w:id="3247" w:author="PR Preview" w:date="2026-01-01T00:00:00Z">
        <w:r>
          <w:rPr>
            <w:b/>
            <w:bCs/>
          </w:rPr>
          <w:delText xml:space="preserve">Only if.</w:delText>
        </w:r>
      </w:del>
      <w:del w:id="32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49" w:author="PR Preview" w:date="2026-01-01T00:00:00Z">
        <w:r>
          <w:delText xml:space="preserve"> </w:delText>
        </w:r>
      </w:del>
      <w:del w:id="3250" w:author="PR Preview" w:date="2026-01-01T00:00:00Z">
        <w:r>
          <w:delText xml:space="preserve">is the top-left</w:delText>
        </w:r>
      </w:del>
      <w:del w:id="325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3252" w:author="PR Preview" w:date="2026-01-01T00:00:00Z">
        <w:r>
          <w:delText xml:space="preserve"> </w:delText>
        </w:r>
      </w:del>
      <w:del w:id="3253" w:author="PR Preview" w:date="2026-01-01T00:00:00Z">
        <w:r>
          <w:delText xml:space="preserve">block of</w:delText>
        </w:r>
      </w:del>
      <w:del w:id="325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255" w:author="PR Preview" w:date="2026-01-01T00:00:00Z">
        <w:r>
          <w:delText xml:space="preserve">, so it is positive definite (</w:delText>
        </w:r>
      </w:del>
      <w:hyperlink w:anchor="thm-pd-submatrix">
        <w:del w:id="3256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257" w:author="PR Preview" w:date="2026-01-01T00:00:00Z">
        <w:r>
          <w:delText xml:space="preserve">),</w:delText>
        </w:r>
      </w:del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and invertible (</w:delText>
        </w:r>
      </w:del>
      <w:hyperlink r:id="rId113">
        <w:del w:id="3260" w:author="PR Preview" w:date="2026-01-01T00:00:00Z">
          <w:r>
            <w:rPr>
              <w:rStyle w:val="Hyperlink"/>
            </w:rPr>
            <w:delText xml:space="preserve">Theorem 15 in Special Matrices and Decompositions</w:delText>
          </w:r>
        </w:del>
      </w:hyperlink>
      <w:del w:id="3261" w:author="PR Preview" w:date="2026-01-01T00:00:00Z">
        <w:r>
          <w:delText xml:space="preserve">).</w:delText>
        </w:r>
      </w:del>
      <w:del w:id="326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is symmetric: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del w:id="3265" w:author="PR Preview" w:date="2026-01-01T00:00:00Z">
        <w:r>
          <w:delText xml:space="preserve">(</w:delText>
        </w:r>
      </w:del>
      <w:hyperlink r:id="rId86">
        <w:del w:id="3266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3267" w:author="PR Preview" w:date="2026-01-01T00:00:00Z">
        <w:r>
          <w:delText xml:space="preserve">,</w:delText>
        </w:r>
      </w:del>
      <w:del w:id="3268" w:author="PR Preview" w:date="2026-01-01T00:00:00Z">
        <w:r>
          <w:delText xml:space="preserve"> </w:delText>
        </w:r>
      </w:del>
      <w:hyperlink r:id="rId87">
        <w:del w:id="3269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270" w:author="PR Preview" w:date="2026-01-01T00:00:00Z">
        <w:r>
          <w:delText xml:space="preserve"> </w:delText>
        </w:r>
      </w:del>
      <w:del w:id="3271" w:author="PR Preview" w:date="2026-01-01T00:00:00Z">
        <w:r>
          <w:delText xml:space="preserve">for</w:delText>
        </w:r>
      </w:del>
      <w:del w:id="327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del w:id="3273" w:author="PR Preview" w:date="2026-01-01T00:00:00Z">
        <w:r>
          <w:delText xml:space="preserve">,</w:delText>
        </w:r>
      </w:del>
      <w:del w:id="3274" w:author="PR Preview" w:date="2026-01-01T00:00:00Z">
        <w:r>
          <w:delText xml:space="preserve"> </w:delText>
        </w:r>
      </w:del>
      <w:hyperlink r:id="rId108">
        <w:del w:id="3275" w:author="PR Preview" w:date="2026-01-01T00:00:00Z">
          <w:r>
            <w:rPr>
              <w:rStyle w:val="Hyperlink"/>
            </w:rPr>
            <w:delText xml:space="preserve">Corollary 1 in Special Matrices and Decompositions</w:delText>
          </w:r>
        </w:del>
      </w:hyperlink>
      <w:del w:id="3276" w:author="PR Preview" w:date="2026-01-01T00:00:00Z">
        <w:r>
          <w:delText xml:space="preserve">),</w:delText>
        </w:r>
      </w:del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and</w:delText>
        </w:r>
      </w:del>
      <w:del w:id="3279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3280" w:author="PR Preview" w:date="2026-01-01T00:00:00Z">
        <w:r>
          <w:delText xml:space="preserve"> </w:delText>
        </w:r>
      </w:del>
      <w:del w:id="3281" w:author="PR Preview" w:date="2026-01-01T00:00:00Z">
        <w:r>
          <w:delText xml:space="preserve">is symmetric,</w:delText>
        </w:r>
      </w:del>
      <w:del w:id="3282" w:author="PR Preview" w:date="2026-01-01T00:00:00Z">
        <w:r>
          <w:delText xml:space="preserve"> </w:delText>
        </w:r>
      </w:del>
      <w:del w:id="3283" w:author="PR Preview" w:date="2026-01-01T00:00:00Z">
        <w:r>
          <w:delText xml:space="preserve">so</w:delText>
        </w:r>
      </w:del>
      <w:del w:id="328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delText xml:space="preserve">is symmetric</w:delText>
        </w:r>
      </w:del>
      <w:del w:id="3287" w:author="PR Preview" w:date="2026-01-01T00:00:00Z">
        <w:r>
          <w:delText xml:space="preserve"> </w:delText>
        </w:r>
      </w:del>
      <w:del w:id="3288" w:author="PR Preview" w:date="2026-01-01T00:00:00Z">
        <w:r>
          <w:delText xml:space="preserve">(the transpose of a difference is the difference of the transposes, entry by entry,</w:delText>
        </w:r>
      </w:del>
      <w:del w:id="3289" w:author="PR Preview" w:date="2026-01-01T00:00:00Z">
        <w:r>
          <w:delText xml:space="preserve"> </w:delText>
        </w:r>
      </w:del>
      <w:hyperlink r:id="rId87">
        <w:del w:id="329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291" w:author="PR Preview" w:date="2026-01-01T00:00:00Z">
        <w:r>
          <w:delText xml:space="preserve">).</w:delText>
        </w:r>
      </w:del>
      <w:del w:id="3292" w:author="PR Preview" w:date="2026-01-01T00:00:00Z">
        <w:r>
          <w:delText xml:space="preserve"> </w:delText>
        </w:r>
      </w:del>
      <w:del w:id="3293" w:author="PR Preview" w:date="2026-01-01T00:00:00Z">
        <w:r>
          <w:delText xml:space="preserve">For</w:delText>
        </w:r>
      </w:del>
      <w:del w:id="3294" w:author="PR Preview" w:date="2026-01-01T00:00:00Z">
        <w:r>
          <w:delText xml:space="preserve"> </w:delText>
        </w:r>
      </w:del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95" w:author="PR Preview" w:date="2026-01-01T00:00:00Z">
        <w:r>
          <w:delText xml:space="preserve">, take</w:delText>
        </w:r>
      </w:del>
      <w:del w:id="3296" w:author="PR Preview" w:date="2026-01-01T00:00:00Z">
        <w:r>
          <w:delText xml:space="preserve"> </w:delText>
        </w:r>
      </w:del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97" w:author="PR Preview" w:date="2026-01-01T00:00:00Z">
        <w:r>
          <w:delText xml:space="preserve">, so</w:delText>
        </w:r>
      </w:del>
      <w:del w:id="3298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99" w:author="PR Preview" w:date="2026-01-01T00:00:00Z">
        <w:r>
          <w:delText xml:space="preserve"> </w:delText>
        </w:r>
      </w:del>
      <w:del w:id="3300" w:author="PR Preview" w:date="2026-01-01T00:00:00Z">
        <w:r>
          <w:delText xml:space="preserve">and</w:delText>
        </w:r>
      </w:del>
      <w:del w:id="3301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302" w:author="PR Preview" w:date="2026-01-01T00:00:00Z">
        <w:r>
          <w:delText xml:space="preserve">; then</w:delText>
        </w:r>
      </w:del>
      <w:del w:id="3303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3304" w:author="PR Preview" w:date="2026-01-01T00:00:00Z">
        <w:r>
          <w:delText xml:space="preserve"> </w:delText>
        </w:r>
      </w:del>
      <w:del w:id="3305" w:author="PR Preview" w:date="2026-01-01T00:00:00Z">
        <w:r>
          <w:delText xml:space="preserve">(</w:delText>
        </w:r>
      </w:del>
      <w:hyperlink w:anchor="thm-block-quadratic">
        <w:del w:id="3306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3307" w:author="PR Preview" w:date="2026-01-01T00:00:00Z">
        <w:r>
          <w:delText xml:space="preserve">).</w:delText>
        </w:r>
      </w:del>
    </w:p>
    <w:p>
      <w:pPr>
        <w:pStyle w:val="BodyText"/>
      </w:pPr>
      <w:ins w:id="3308" w:author="PR Preview" w:date="2026-01-01T00:00:00Z">
        <w:r>
          <w:rPr>
            <w:i/>
            <w:iCs/>
          </w:rPr>
          <w:t xml:space="preserve">Proof</w:t>
        </w:r>
      </w:ins>
      <w:ins w:id="3309" w:author="PR Preview" w:date="2026-01-01T00:00:00Z">
        <w:r>
          <w:t xml:space="preserve">. </w:t>
        </w:r>
      </w:ins>
      <w:ins w:id="3310" w:author="PR Preview" w:date="2026-01-01T00:00:00Z">
        <w:r>
          <w:rPr>
            <w:b/>
            <w:bCs/>
          </w:rPr>
          <w:t xml:space="preserve">If.</w:t>
        </w:r>
      </w:ins>
      <w:ins w:id="33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12" w:author="PR Preview" w:date="2026-01-01T00:00:00Z">
        <w:r>
          <w:t xml:space="preserve"> </w:t>
        </w:r>
      </w:ins>
      <w:ins w:id="3313" w:author="PR Preview" w:date="2026-01-01T00:00:00Z">
        <w:r>
          <w:t xml:space="preserve">is positive definite, so invertible (</w:t>
        </w:r>
      </w:ins>
      <w:hyperlink r:id="rId113">
        <w:ins w:id="3314" w:author="PR Preview" w:date="2026-01-01T00:00:00Z">
          <w:r>
            <w:rPr>
              <w:rStyle w:val="Hyperlink"/>
            </w:rPr>
            <w:t xml:space="preserve">Theorem 16 in Special Matrices and Decompositions</w:t>
          </w:r>
        </w:ins>
      </w:hyperlink>
      <w:ins w:id="3315" w:author="PR Preview" w:date="2026-01-01T00:00:00Z">
        <w:r>
          <w:t xml:space="preserve">), and</w:t>
        </w:r>
      </w:ins>
      <w:ins w:id="331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317" w:author="PR Preview" w:date="2026-01-01T00:00:00Z">
        <w:r>
          <w:t xml:space="preserve"> </w:t>
        </w:r>
      </w:ins>
      <w:ins w:id="3318" w:author="PR Preview" w:date="2026-01-01T00:00:00Z">
        <w:r>
          <w:t xml:space="preserve">is defined.</w:t>
        </w:r>
      </w:ins>
      <w:ins w:id="3319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320" w:author="PR Preview" w:date="2026-01-01T00:00:00Z">
        <w:r>
          <w:t xml:space="preserve"> </w:t>
        </w:r>
      </w:ins>
      <w:ins w:id="3321" w:author="PR Preview" w:date="2026-01-01T00:00:00Z">
        <w:r>
          <w:t xml:space="preserve">is symmetric.</w:t>
        </w:r>
      </w:ins>
      <w:ins w:id="3322" w:author="PR Preview" w:date="2026-01-01T00:00:00Z">
        <w:r>
          <w:t xml:space="preserve"> </w:t>
        </w:r>
      </w:ins>
      <w:ins w:id="3323" w:author="PR Preview" w:date="2026-01-01T00:00:00Z">
        <w:r>
          <w:t xml:space="preserve">Let</w:t>
        </w:r>
      </w:ins>
      <w:ins w:id="3324" w:author="PR Preview" w:date="2026-01-01T00:00:00Z">
        <w:r>
          <w:t xml:space="preserve"> </w:t>
        </w:r>
      </w:ins>
      <w:ins w:id="3325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3326" w:author="PR Preview" w:date="2026-01-01T00:00:00Z">
        <w:r>
          <w:t xml:space="preserve"> </w:t>
        </w:r>
      </w:ins>
      <w:ins w:id="3327" w:author="PR Preview" w:date="2026-01-01T00:00:00Z">
        <w:r>
          <w:t xml:space="preserve">and</w:t>
        </w:r>
      </w:ins>
      <w:ins w:id="3328" w:author="PR Preview" w:date="2026-01-01T00:00:00Z">
        <w:r>
          <w:t xml:space="preserve"> </w:t>
        </w:r>
      </w:ins>
      <w:ins w:id="3329" w:author="PR Preview" w:date="2026-01-01T00:00:00Z">
        <w:r>
  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  </w:r>
      </w:ins>
      <w:ins w:id="3330" w:author="PR Preview" w:date="2026-01-01T00:00:00Z">
        <w:r>
          <w:t xml:space="preserve">.</w:t>
        </w:r>
      </w:ins>
      <w:ins w:id="3331" w:author="PR Preview" w:date="2026-01-01T00:00:00Z">
        <w:r>
          <w:t xml:space="preserve"> </w:t>
        </w:r>
      </w:ins>
      <w:ins w:id="3332" w:author="PR Preview" w:date="2026-01-01T00:00:00Z">
        <w:r>
          <w:t xml:space="preserve">By</w:t>
        </w:r>
      </w:ins>
      <w:ins w:id="3333" w:author="PR Preview" w:date="2026-01-01T00:00:00Z">
        <w:r>
          <w:t xml:space="preserve"> </w:t>
        </w:r>
      </w:ins>
      <w:hyperlink w:anchor="thm-block-quadratic">
        <w:ins w:id="333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335" w:author="PR Preview" w:date="2026-01-01T00:00:00Z">
        <w:r>
          <w:t xml:space="preserve">,</w:t>
        </w:r>
      </w:ins>
      <w:ins w:id="3336" w:author="PR Preview" w:date="2026-01-01T00:00:00Z">
        <w:r>
          <w:t xml:space="preserve"> </w:t>
        </w:r>
      </w:ins>
      <w:ins w:id="3337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  </w:r>
      </w:ins>
      <w:ins w:id="3338" w:author="PR Preview" w:date="2026-01-01T00:00:00Z">
        <w:r>
          <w:t xml:space="preserve">,</w:t>
        </w:r>
      </w:ins>
      <w:ins w:id="3339" w:author="PR Preview" w:date="2026-01-01T00:00:00Z">
        <w:r>
          <w:t xml:space="preserve"> </w:t>
        </w:r>
      </w:ins>
      <w:ins w:id="3340" w:author="PR Preview" w:date="2026-01-01T00:00:00Z">
        <w:r>
          <w:t xml:space="preserve">and both terms are at least</w:t>
        </w:r>
      </w:ins>
      <w:ins w:id="3341" w:author="PR Preview" w:date="2026-01-01T00:00:00Z">
        <w:r>
          <w:t xml:space="preserve"> </w:t>
        </w:r>
      </w:ins>
      <m:oMath>
        <m:r>
          <m:t>0</m:t>
        </m:r>
      </m:oMath>
      <w:ins w:id="3342" w:author="PR Preview" w:date="2026-01-01T00:00:00Z">
        <w:r>
          <w:t xml:space="preserve">.</w:t>
        </w:r>
      </w:ins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If</w:t>
        </w:r>
      </w:ins>
      <w:ins w:id="3345" w:author="PR Preview" w:date="2026-01-01T00:00:00Z">
        <w:r>
          <w:t xml:space="preserve"> </w:t>
        </w:r>
      </w:ins>
      <w:ins w:id="3346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3347" w:author="PR Preview" w:date="2026-01-01T00:00:00Z">
        <w:r>
          <w:t xml:space="preserve">, the second term is positive.</w:t>
        </w:r>
      </w:ins>
      <w:ins w:id="3348" w:author="PR Preview" w:date="2026-01-01T00:00:00Z">
        <w:r>
          <w:t xml:space="preserve"> </w:t>
        </w:r>
      </w:ins>
      <w:ins w:id="3349" w:author="PR Preview" w:date="2026-01-01T00:00:00Z">
        <w:r>
          <w:t xml:space="preserve">If</w:t>
        </w:r>
      </w:ins>
      <w:ins w:id="3350" w:author="PR Preview" w:date="2026-01-01T00:00:00Z">
        <w:r>
          <w:t xml:space="preserve"> </w:t>
        </w:r>
      </w:ins>
      <w:ins w:id="3351" w:author="PR Preview" w:date="2026-01-01T00:00:00Z">
        <w:r>
          <w:t xml:space="preserve">$\mathord{\smash[b]{\underset{\raise.3ex\hbox{$\scriptstyle\sim$}}{w}}\vphantom{w}} = \mathord{\smash[b]{\underset{\raise.3ex\hbox{$\scriptstyle\sim$}}{0}}\vphantom{0}}$</w:t>
        </w:r>
      </w:ins>
      <w:ins w:id="3352" w:author="PR Preview" w:date="2026-01-01T00:00:00Z">
        <w:r>
          <w:t xml:space="preserve">, then</w:t>
        </w:r>
      </w:ins>
      <w:ins w:id="3353" w:author="PR Preview" w:date="2026-01-01T00:00:00Z">
        <w:r>
          <w:t xml:space="preserve"> </w:t>
        </w:r>
      </w:ins>
      <w:ins w:id="3354" w:author="PR Preview" w:date="2026-01-01T00:00:00Z">
        <w:r>
          <w:t xml:space="preserve">$\mathord{\smash[b]{\underset{\raise.3ex\hbox{$\scriptstyle\sim$}}{u}}\vphantom{u}} \ne \mathord{\smash[b]{\underset{\raise.3ex\hbox{$\scriptstyle\sim$}}{0}}\vphantom{0}}$</w:t>
        </w:r>
      </w:ins>
      <w:ins w:id="3355" w:author="PR Preview" w:date="2026-01-01T00:00:00Z">
        <w:r>
          <w:t xml:space="preserve"> </w:t>
        </w:r>
      </w:ins>
      <w:ins w:id="3356" w:author="PR Preview" w:date="2026-01-01T00:00:00Z">
        <w:r>
          <w:t xml:space="preserve">and</w:t>
        </w:r>
      </w:ins>
      <w:ins w:id="3357" w:author="PR Preview" w:date="2026-01-01T00:00:00Z">
        <w:r>
          <w:t xml:space="preserve"> </w:t>
        </w:r>
      </w:ins>
      <w:ins w:id="3358" w:author="PR Preview" w:date="2026-01-01T00:00:00Z">
        <w:r>
          <w:t xml:space="preserve">$\mathord{\smash[b]{\underset{\raise.3ex\hbox{$\scriptstyle\sim$}}{z}}\vphantom{z}} = \mathord{\smash[b]{\underset{\raise.3ex\hbox{$\scriptstyle\sim$}}{u}}\vphantom{u}}$</w:t>
        </w:r>
      </w:ins>
      <w:ins w:id="3359" w:author="PR Preview" w:date="2026-01-01T00:00:00Z">
        <w:r>
          <w:t xml:space="preserve">, so the first term is positive.</w:t>
        </w:r>
      </w:ins>
      <w:ins w:id="3360" w:author="PR Preview" w:date="2026-01-01T00:00:00Z">
        <w:r>
          <w:t xml:space="preserve"> </w:t>
        </w:r>
      </w:ins>
      <w:ins w:id="3361" w:author="PR Preview" w:date="2026-01-01T00:00:00Z">
        <w:r>
          <w:t xml:space="preserve">Either way</w:t>
        </w:r>
      </w:ins>
      <w:ins w:id="3362" w:author="PR Preview" w:date="2026-01-01T00:00:00Z">
        <w:r>
          <w:t xml:space="preserve"> </w:t>
        </w:r>
      </w:ins>
      <w:ins w:id="3363" w:author="PR Preview" w:date="2026-01-01T00:00:00Z">
        <w:r>
          <w:t xml:space="preserve">${\mathord{\smash[b]{\underset{\raise.3ex\hbox{$\scriptstyle\sim$}}{v}}\vphantom{v}}}^{\top} \mathbf{X} \mathord{\smash[b]{\underset{\raise.3ex\hbox{$\scriptstyle\sim$}}{v}}\vphantom{v}} &gt; 0$</w:t>
        </w:r>
      </w:ins>
      <w:ins w:id="3364" w:author="PR Preview" w:date="2026-01-01T00:00:00Z">
        <w:r>
          <w:t xml:space="preserve">.</w:t>
        </w:r>
      </w:ins>
    </w:p>
    <w:p>
      <w:pPr>
        <w:pStyle w:val="BodyText"/>
      </w:pPr>
      <w:ins w:id="3365" w:author="PR Preview" w:date="2026-01-01T00:00:00Z">
        <w:r>
          <w:rPr>
            <w:b/>
            <w:bCs/>
          </w:rPr>
          <w:t xml:space="preserve">Only if.</w:t>
        </w:r>
      </w:ins>
      <w:ins w:id="33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67" w:author="PR Preview" w:date="2026-01-01T00:00:00Z">
        <w:r>
          <w:t xml:space="preserve"> </w:t>
        </w:r>
      </w:ins>
      <w:ins w:id="3368" w:author="PR Preview" w:date="2026-01-01T00:00:00Z">
        <w:r>
          <w:t xml:space="preserve">is the top-left</w:t>
        </w:r>
      </w:ins>
      <w:ins w:id="336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3370" w:author="PR Preview" w:date="2026-01-01T00:00:00Z">
        <w:r>
          <w:t xml:space="preserve"> </w:t>
        </w:r>
      </w:ins>
      <w:ins w:id="3371" w:author="PR Preview" w:date="2026-01-01T00:00:00Z">
        <w:r>
          <w:t xml:space="preserve">block of</w:t>
        </w:r>
      </w:ins>
      <w:ins w:id="3372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373" w:author="PR Preview" w:date="2026-01-01T00:00:00Z">
        <w:r>
          <w:t xml:space="preserve">, so it is positive definite (</w:t>
        </w:r>
      </w:ins>
      <w:hyperlink w:anchor="thm-pd-submatrix">
        <w:ins w:id="337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375" w:author="PR Preview" w:date="2026-01-01T00:00:00Z">
        <w:r>
          <w:t xml:space="preserve">),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and invertible (</w:t>
        </w:r>
      </w:ins>
      <w:hyperlink r:id="rId113">
        <w:ins w:id="3378" w:author="PR Preview" w:date="2026-01-01T00:00:00Z">
          <w:r>
            <w:rPr>
              <w:rStyle w:val="Hyperlink"/>
            </w:rPr>
            <w:t xml:space="preserve">Theorem 16 in Special Matrices and Decompositions</w:t>
          </w:r>
        </w:ins>
      </w:hyperlink>
      <w:ins w:id="3379" w:author="PR Preview" w:date="2026-01-01T00:00:00Z">
        <w:r>
          <w:t xml:space="preserve">).</w:t>
        </w:r>
      </w:ins>
      <w:ins w:id="3380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3381" w:author="PR Preview" w:date="2026-01-01T00:00:00Z">
        <w:r>
          <w:t xml:space="preserve"> </w:t>
        </w:r>
      </w:ins>
      <w:ins w:id="3382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ins w:id="3383" w:author="PR Preview" w:date="2026-01-01T00:00:00Z">
        <w:r>
          <w:t xml:space="preserve">(</w:t>
        </w:r>
      </w:ins>
      <w:hyperlink r:id="rId86">
        <w:ins w:id="3384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3385" w:author="PR Preview" w:date="2026-01-01T00:00:00Z">
        <w:r>
          <w:t xml:space="preserve">,</w:t>
        </w:r>
      </w:ins>
      <w:ins w:id="3386" w:author="PR Preview" w:date="2026-01-01T00:00:00Z">
        <w:r>
          <w:t xml:space="preserve"> </w:t>
        </w:r>
      </w:ins>
      <w:hyperlink r:id="rId87">
        <w:ins w:id="3387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388" w:author="PR Preview" w:date="2026-01-01T00:00:00Z">
        <w:r>
          <w:t xml:space="preserve"> </w:t>
        </w:r>
      </w:ins>
      <w:ins w:id="3389" w:author="PR Preview" w:date="2026-01-01T00:00:00Z">
        <w:r>
          <w:t xml:space="preserve">for</w:t>
        </w:r>
      </w:ins>
      <w:ins w:id="339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ins w:id="3391" w:author="PR Preview" w:date="2026-01-01T00:00:00Z">
        <w:r>
          <w:t xml:space="preserve">,</w:t>
        </w:r>
      </w:ins>
      <w:ins w:id="3392" w:author="PR Preview" w:date="2026-01-01T00:00:00Z">
        <w:r>
          <w:t xml:space="preserve"> </w:t>
        </w:r>
      </w:ins>
      <w:hyperlink r:id="rId108">
        <w:ins w:id="3393" w:author="PR Preview" w:date="2026-01-01T00:00:00Z">
          <w:r>
            <w:rPr>
              <w:rStyle w:val="Hyperlink"/>
            </w:rPr>
            <w:t xml:space="preserve">Corollary 1 in Special Matrices and Decompositions</w:t>
          </w:r>
        </w:ins>
      </w:hyperlink>
      <w:ins w:id="3394" w:author="PR Preview" w:date="2026-01-01T00:00:00Z">
        <w:r>
          <w:t xml:space="preserve">),</w:t>
        </w:r>
      </w:ins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and</w:t>
        </w:r>
      </w:ins>
      <w:ins w:id="339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3398" w:author="PR Preview" w:date="2026-01-01T00:00:00Z">
        <w:r>
          <w:t xml:space="preserve"> </w:t>
        </w:r>
      </w:ins>
      <w:ins w:id="3399" w:author="PR Preview" w:date="2026-01-01T00:00:00Z">
        <w:r>
          <w:t xml:space="preserve">is symmetric,</w:t>
        </w:r>
      </w:ins>
      <w:ins w:id="3400" w:author="PR Preview" w:date="2026-01-01T00:00:00Z">
        <w:r>
          <w:t xml:space="preserve"> </w:t>
        </w:r>
      </w:ins>
      <w:ins w:id="3401" w:author="PR Preview" w:date="2026-01-01T00:00:00Z">
        <w:r>
          <w:t xml:space="preserve">so</w:t>
        </w:r>
      </w:ins>
      <w:ins w:id="3402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ins w:id="3403" w:author="PR Preview" w:date="2026-01-01T00:00:00Z">
        <w:r>
          <w:t xml:space="preserve"> </w:t>
        </w:r>
      </w:ins>
      <w:ins w:id="3404" w:author="PR Preview" w:date="2026-01-01T00:00:00Z">
        <w:r>
          <w:t xml:space="preserve">is symmetric</w:t>
        </w:r>
      </w:ins>
      <w:ins w:id="3405" w:author="PR Preview" w:date="2026-01-01T00:00:00Z">
        <w:r>
          <w:t xml:space="preserve"> </w:t>
        </w:r>
      </w:ins>
      <w:ins w:id="3406" w:author="PR Preview" w:date="2026-01-01T00:00:00Z">
        <w:r>
          <w:t xml:space="preserve">(the transpose of a difference is the difference of the transposes, entry by entry,</w:t>
        </w:r>
      </w:ins>
      <w:ins w:id="3407" w:author="PR Preview" w:date="2026-01-01T00:00:00Z">
        <w:r>
          <w:t xml:space="preserve"> </w:t>
        </w:r>
      </w:ins>
      <w:hyperlink r:id="rId87">
        <w:ins w:id="3408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409" w:author="PR Preview" w:date="2026-01-01T00:00:00Z">
        <w:r>
          <w:t xml:space="preserve">).</w:t>
        </w:r>
      </w:ins>
      <w:ins w:id="3410" w:author="PR Preview" w:date="2026-01-01T00:00:00Z">
        <w:r>
          <w:t xml:space="preserve"> </w:t>
        </w:r>
      </w:ins>
      <w:ins w:id="3411" w:author="PR Preview" w:date="2026-01-01T00:00:00Z">
        <w:r>
          <w:t xml:space="preserve">For</w:t>
        </w:r>
      </w:ins>
      <w:ins w:id="3412" w:author="PR Preview" w:date="2026-01-01T00:00:00Z">
        <w:r>
          <w:t xml:space="preserve"> </w:t>
        </w:r>
      </w:ins>
      <w:ins w:id="3413" w:author="PR Preview" w:date="2026-01-01T00:00:00Z">
        <w:r>
          <w:t xml:space="preserve">$\mathord{\smash[b]{\underset{\raise.3ex\hbox{$\scriptstyle\sim$}}{w}}\vphantom{w}} \ne \mathord{\smash[b]{\underset{\raise.3ex\hbox{$\scriptstyle\sim$}}{0}}\vphantom{0}}$</w:t>
        </w:r>
      </w:ins>
      <w:ins w:id="3414" w:author="PR Preview" w:date="2026-01-01T00:00:00Z">
        <w:r>
          <w:t xml:space="preserve">, take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t xml:space="preserve">$\mathord{\smash[b]{\underset{\raise.3ex\hbox{$\scriptstyle\sim$}}{u}}\vphantom{u}} = -\mathbf{A}^{-1} \mathbf{B} \mathord{\smash[b]{\underset{\raise.3ex\hbox{$\scriptstyle\sim$}}{w}}\vphantom{w}}$</w:t>
        </w:r>
      </w:ins>
      <w:ins w:id="3417" w:author="PR Preview" w:date="2026-01-01T00:00:00Z">
        <w:r>
          <w:t xml:space="preserve">, so</w:t>
        </w:r>
      </w:ins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$\mathord{\smash[b]{\underset{\raise.3ex\hbox{$\scriptstyle\sim$}}{z}}\vphantom{z}} = \mathord{\smash[b]{\underset{\raise.3ex\hbox{$\scriptstyle\sim$}}{0}}\vphantom{0}}$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and</w:t>
        </w:r>
      </w:ins>
      <w:ins w:id="3422" w:author="PR Preview" w:date="2026-01-01T00:00:00Z">
        <w:r>
          <w:t xml:space="preserve"> </w:t>
        </w:r>
      </w:ins>
      <w:ins w:id="3423" w:author="PR Preview" w:date="2026-01-01T00:00:00Z">
        <w:r>
  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  </w:r>
      </w:ins>
      <w:ins w:id="3424" w:author="PR Preview" w:date="2026-01-01T00:00:00Z">
        <w:r>
          <w:t xml:space="preserve">; then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  </w:r>
      </w:ins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(</w:t>
        </w:r>
      </w:ins>
      <w:hyperlink w:anchor="thm-block-quadratic">
        <w:ins w:id="342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3430" w:author="PR Preview" w:date="2026-01-01T00:00:00Z">
        <w:r>
          <w:t xml:space="preserve">).</w:t>
        </w:r>
      </w:ins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431" w:author="PR Preview" w:date="2026-01-01T00:00:00Z">
        <w:r>
          <w:delText xml:space="preserve">:</w:delText>
        </w:r>
      </w:del>
      <w:del w:id="343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&gt;</m:t>
        </m:r>
        <m:r>
          <m:t>0</m:t>
        </m:r>
      </m:oMath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but</w:delText>
        </w:r>
      </w:del>
      <w:del w:id="343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3436" w:author="PR Preview" w:date="2026-01-01T00:00:00Z">
        <w:r>
          <w:delText xml:space="preserve">,</w:delText>
        </w:r>
      </w:del>
      <w:del w:id="3437" w:author="PR Preview" w:date="2026-01-01T00:00:00Z">
        <w:r>
          <w:delText xml:space="preserve"> </w:delText>
        </w:r>
      </w:del>
      <w:del w:id="3438" w:author="PR Preview" w:date="2026-01-01T00:00:00Z">
        <w:r>
          <w:delText xml:space="preserve">so it is not, as</w:delText>
        </w:r>
      </w:del>
      <w:del w:id="3439" w:author="PR Preview" w:date="2026-01-01T00:00:00Z">
        <w:r>
          <w:delText xml:space="preserve"> </w:delText>
        </w:r>
      </w:del>
      <w:hyperlink r:id="rId91">
        <w:del w:id="3440" w:author="PR Preview" w:date="2026-01-01T00:00:00Z">
          <w:r>
            <w:rPr>
              <w:rStyle w:val="Hyperlink"/>
            </w:rPr>
            <w:delText xml:space="preserve">Example 28 in Special Matrices and Decompositions</w:delText>
          </w:r>
        </w:del>
      </w:hyperlink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found directly.</w:delText>
        </w:r>
      </w:del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443" w:author="PR Preview" w:date="2026-01-01T00:00:00Z">
        <w:r>
          <w:t xml:space="preserve">:</w:t>
        </w:r>
      </w:ins>
      <w:ins w:id="344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&gt;</m:t>
        </m:r>
        <m:r>
          <m:t>0</m:t>
        </m:r>
      </m:oMath>
      <w:ins w:id="3445" w:author="PR Preview" w:date="2026-01-01T00:00:00Z">
        <w:r>
          <w:t xml:space="preserve"> </w:t>
        </w:r>
      </w:ins>
      <w:ins w:id="3446" w:author="PR Preview" w:date="2026-01-01T00:00:00Z">
        <w:r>
          <w:t xml:space="preserve">but</w:t>
        </w:r>
      </w:ins>
      <w:ins w:id="344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448" w:author="PR Preview" w:date="2026-01-01T00:00:00Z">
        <w:r>
          <w:t xml:space="preserve">,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so it is not, as</w:t>
        </w:r>
      </w:ins>
      <w:ins w:id="3451" w:author="PR Preview" w:date="2026-01-01T00:00:00Z">
        <w:r>
          <w:t xml:space="preserve"> </w:t>
        </w:r>
      </w:ins>
      <w:hyperlink r:id="rId91">
        <w:ins w:id="3452" w:author="PR Preview" w:date="2026-01-01T00:00:00Z">
          <w:r>
            <w:rPr>
              <w:rStyle w:val="Hyperlink"/>
            </w:rPr>
            <w:t xml:space="preserve">Example 30 in Special Matrices and Decompositions</w:t>
          </w:r>
        </w:ins>
      </w:hyperlink>
      <w:ins w:id="3453" w:author="PR Preview" w:date="2026-01-01T00:00:00Z">
        <w:r>
          <w:t xml:space="preserve"> </w:t>
        </w:r>
      </w:ins>
      <w:ins w:id="3454" w:author="PR Preview" w:date="2026-01-01T00:00:00Z">
        <w:r>
          <w:t xml:space="preserve">found directly.</w:t>
        </w:r>
      </w:ins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del w:id="3455" w:author="PR Preview" w:date="2026-01-01T00:00:00Z">
        <w:r>
          <w:rPr>
            <w:i/>
            <w:iCs/>
          </w:rPr>
          <w:delText xml:space="preserve">Proof</w:delText>
        </w:r>
      </w:del>
      <w:del w:id="3456" w:author="PR Preview" w:date="2026-01-01T00:00:00Z">
        <w:r>
          <w:delText xml:space="preserve">. </w:delText>
        </w:r>
      </w:del>
      <w:del w:id="3457" w:author="PR Preview" w:date="2026-01-01T00:00:00Z">
        <w:r>
          <w:rPr>
            <w:b/>
            <w:bCs/>
          </w:rPr>
          <w:delText xml:space="preserve">If.</w:delText>
        </w:r>
      </w:del>
      <w:del w:id="345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59" w:author="PR Preview" w:date="2026-01-01T00:00:00Z">
        <w:r>
          <w:delText xml:space="preserve"> </w:delText>
        </w:r>
      </w:del>
      <w:del w:id="3460" w:author="PR Preview" w:date="2026-01-01T00:00:00Z">
        <w:r>
          <w:delText xml:space="preserve">is upper triangular with positive diagonal (</w:delText>
        </w:r>
      </w:del>
      <w:hyperlink r:id="rId87">
        <w:del w:id="3461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462" w:author="PR Preview" w:date="2026-01-01T00:00:00Z">
        <w:r>
          <w:delText xml:space="preserve">),</w:delText>
        </w:r>
      </w:del>
      <w:del w:id="3463" w:author="PR Preview" w:date="2026-01-01T00:00:00Z">
        <w:r>
          <w:delText xml:space="preserve"> </w:delText>
        </w:r>
      </w:del>
      <w:del w:id="3464" w:author="PR Preview" w:date="2026-01-01T00:00:00Z">
        <w:r>
          <w:delText xml:space="preserve">so</w:delText>
        </w:r>
      </w:del>
      <w:del w:id="346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66" w:author="PR Preview" w:date="2026-01-01T00:00:00Z">
        <w:r>
          <w:delText xml:space="preserve"> </w:delText>
        </w:r>
      </w:del>
      <w:del w:id="3467" w:author="PR Preview" w:date="2026-01-01T00:00:00Z">
        <w:r>
          <w:delText xml:space="preserve">only for</w:delText>
        </w:r>
      </w:del>
      <w:del w:id="346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469" w:author="PR Preview" w:date="2026-01-01T00:00:00Z">
        <w:r>
          <w:delText xml:space="preserve"> </w:delText>
        </w:r>
      </w:del>
      <w:del w:id="3470" w:author="PR Preview" w:date="2026-01-01T00:00:00Z">
        <w:r>
          <w:delText xml:space="preserve">(</w:delText>
        </w:r>
      </w:del>
      <w:hyperlink r:id="rId42">
        <w:del w:id="3471" w:author="PR Preview" w:date="2026-01-01T00:00:00Z">
          <w:r>
            <w:rPr>
              <w:rStyle w:val="Hyperlink"/>
            </w:rPr>
            <w:delText xml:space="preserve">Theorem 16 in Projections and Linear Systems</w:delText>
          </w:r>
        </w:del>
      </w:hyperlink>
      <w:del w:id="3472" w:author="PR Preview" w:date="2026-01-01T00:00:00Z">
        <w:r>
          <w:delText xml:space="preserve">),</w:delText>
        </w:r>
      </w:del>
      <w:del w:id="3473" w:author="PR Preview" w:date="2026-01-01T00:00:00Z">
        <w:r>
          <w:delText xml:space="preserve"> </w:delText>
        </w:r>
      </w:del>
      <w:del w:id="3474" w:author="PR Preview" w:date="2026-01-01T00:00:00Z">
        <w:r>
          <w:delText xml:space="preserve">and the columns of</w:delText>
        </w:r>
      </w:del>
      <w:del w:id="347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76" w:author="PR Preview" w:date="2026-01-01T00:00:00Z">
        <w:r>
          <w:delText xml:space="preserve"> </w:delText>
        </w:r>
      </w:del>
      <w:del w:id="3477" w:author="PR Preview" w:date="2026-01-01T00:00:00Z">
        <w:r>
          <w:delText xml:space="preserve">are linearly independent</w:delText>
        </w:r>
      </w:del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(</w:delText>
        </w:r>
      </w:del>
      <w:hyperlink r:id="rId70">
        <w:del w:id="3480" w:author="PR Preview" w:date="2026-01-01T00:00:00Z">
          <w:r>
            <w:rPr>
              <w:rStyle w:val="Hyperlink"/>
            </w:rPr>
            <w:delText xml:space="preserve">Theorem 3 in Subspaces and Rank</w:delText>
          </w:r>
        </w:del>
      </w:hyperlink>
      <w:del w:id="3481" w:author="PR Preview" w:date="2026-01-01T00:00:00Z">
        <w:r>
          <w:delText xml:space="preserve">,</w:delText>
        </w:r>
      </w:del>
      <w:del w:id="3482" w:author="PR Preview" w:date="2026-01-01T00:00:00Z">
        <w:r>
          <w:delText xml:space="preserve"> </w:delText>
        </w:r>
      </w:del>
      <w:hyperlink r:id="rId63">
        <w:del w:id="3483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3484" w:author="PR Preview" w:date="2026-01-01T00:00:00Z">
        <w:r>
          <w:delText xml:space="preserve">).</w:delText>
        </w:r>
      </w:del>
      <w:del w:id="3485" w:author="PR Preview" w:date="2026-01-01T00:00:00Z">
        <w:r>
          <w:delText xml:space="preserve"> </w:delText>
        </w:r>
      </w:del>
      <w:del w:id="3486" w:author="PR Preview" w:date="2026-01-01T00:00:00Z">
        <w:r>
          <w:delText xml:space="preserve">So</w:delText>
        </w:r>
      </w:del>
      <w:del w:id="34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488" w:author="PR Preview" w:date="2026-01-01T00:00:00Z">
        <w:r>
          <w:delText xml:space="preserve"> </w:delText>
        </w:r>
      </w:del>
      <w:del w:id="3489" w:author="PR Preview" w:date="2026-01-01T00:00:00Z">
        <w:r>
          <w:delText xml:space="preserve">(</w:delText>
        </w:r>
      </w:del>
      <w:hyperlink r:id="rId87">
        <w:del w:id="3490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491" w:author="PR Preview" w:date="2026-01-01T00:00:00Z">
        <w:r>
          <w:delText xml:space="preserve">)</w:delText>
        </w:r>
      </w:del>
      <w:del w:id="3492" w:author="PR Preview" w:date="2026-01-01T00:00:00Z">
        <w:r>
          <w:delText xml:space="preserve"> </w:delText>
        </w:r>
      </w:del>
      <w:del w:id="3493" w:author="PR Preview" w:date="2026-01-01T00:00:00Z">
        <w:r>
          <w:delText xml:space="preserve">is positive definite (</w:delText>
        </w:r>
      </w:del>
      <w:hyperlink w:anchor="thm-pd-gram">
        <w:del w:id="3494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3495" w:author="PR Preview" w:date="2026-01-01T00:00:00Z">
        <w:r>
          <w:delText xml:space="preserve">, part 2).</w:delText>
        </w:r>
      </w:del>
    </w:p>
    <w:p>
      <w:pPr>
        <w:pStyle w:val="BodyText"/>
      </w:pPr>
      <w:ins w:id="3496" w:author="PR Preview" w:date="2026-01-01T00:00:00Z">
        <w:r>
          <w:rPr>
            <w:i/>
            <w:iCs/>
          </w:rPr>
          <w:t xml:space="preserve">Proof</w:t>
        </w:r>
      </w:ins>
      <w:ins w:id="3497" w:author="PR Preview" w:date="2026-01-01T00:00:00Z">
        <w:r>
          <w:t xml:space="preserve">. </w:t>
        </w:r>
      </w:ins>
      <w:ins w:id="3498" w:author="PR Preview" w:date="2026-01-01T00:00:00Z">
        <w:r>
          <w:rPr>
            <w:b/>
            <w:bCs/>
          </w:rPr>
          <w:t xml:space="preserve">If.</w:t>
        </w:r>
      </w:ins>
      <w:ins w:id="3499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is upper triangular with positive diagonal (</w:t>
        </w:r>
      </w:ins>
      <w:hyperlink r:id="rId87">
        <w:ins w:id="3502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503" w:author="PR Preview" w:date="2026-01-01T00:00:00Z">
        <w:r>
          <w:t xml:space="preserve">),</w:t>
        </w:r>
      </w:ins>
      <w:ins w:id="3504" w:author="PR Preview" w:date="2026-01-01T00:00:00Z">
        <w:r>
          <w:t xml:space="preserve"> </w:t>
        </w:r>
      </w:ins>
      <w:ins w:id="3505" w:author="PR Preview" w:date="2026-01-01T00:00:00Z">
        <w:r>
          <w:t xml:space="preserve">so</w:t>
        </w:r>
      </w:ins>
      <w:ins w:id="3506" w:author="PR Preview" w:date="2026-01-01T00:00:00Z">
        <w:r>
          <w:t xml:space="preserve"> </w:t>
        </w:r>
      </w:ins>
      <w:ins w:id="3507" w:author="PR Preview" w:date="2026-01-01T00:00:00Z">
        <w:r>
          <w:t xml:space="preserve">${\mathbf{L}}^{\top} \mathord{\smash[b]{\underset{\raise.3ex\hbox{$\scriptstyle\sim$}}{x}}\vphantom{x}}= \mathord{\smash[b]{\underset{\raise.3ex\hbox{$\scriptstyle\sim$}}{0}}\vphantom{0}}$</w:t>
        </w:r>
      </w:ins>
      <w:ins w:id="3508" w:author="PR Preview" w:date="2026-01-01T00:00:00Z">
        <w:r>
          <w:t xml:space="preserve"> </w:t>
        </w:r>
      </w:ins>
      <w:ins w:id="3509" w:author="PR Preview" w:date="2026-01-01T00:00:00Z">
        <w:r>
          <w:t xml:space="preserve">only for</w:t>
        </w:r>
      </w:ins>
      <w:ins w:id="3510" w:author="PR Preview" w:date="2026-01-01T00:00:00Z">
        <w:r>
          <w:t xml:space="preserve"> </w:t>
        </w:r>
      </w:ins>
      <w:ins w:id="3511" w:author="PR Preview" w:date="2026-01-01T00:00:00Z">
        <w:r>
          <w:t xml:space="preserve">$\mathord{\smash[b]{\underset{\raise.3ex\hbox{$\scriptstyle\sim$}}{x}}\vphantom{x}}= \mathord{\smash[b]{\underset{\raise.3ex\hbox{$\scriptstyle\sim$}}{0}}\vphantom{0}}$</w:t>
        </w:r>
      </w:ins>
      <w:ins w:id="3512" w:author="PR Preview" w:date="2026-01-01T00:00:00Z">
        <w:r>
          <w:t xml:space="preserve"> </w:t>
        </w:r>
      </w:ins>
      <w:ins w:id="3513" w:author="PR Preview" w:date="2026-01-01T00:00:00Z">
        <w:r>
          <w:t xml:space="preserve">(</w:t>
        </w:r>
      </w:ins>
      <w:hyperlink r:id="rId42">
        <w:ins w:id="3514" w:author="PR Preview" w:date="2026-01-01T00:00:00Z">
          <w:r>
            <w:rPr>
              <w:rStyle w:val="Hyperlink"/>
            </w:rPr>
            <w:t xml:space="preserve">Theorem 16 in Projections and Linear Systems</w:t>
          </w:r>
        </w:ins>
      </w:hyperlink>
      <w:ins w:id="3515" w:author="PR Preview" w:date="2026-01-01T00:00:00Z">
        <w:r>
          <w:t xml:space="preserve">),</w:t>
        </w:r>
      </w:ins>
      <w:ins w:id="3516" w:author="PR Preview" w:date="2026-01-01T00:00:00Z">
        <w:r>
          <w:t xml:space="preserve"> </w:t>
        </w:r>
      </w:ins>
      <w:ins w:id="3517" w:author="PR Preview" w:date="2026-01-01T00:00:00Z">
        <w:r>
          <w:t xml:space="preserve">and the columns of</w:t>
        </w:r>
      </w:ins>
      <w:ins w:id="351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519" w:author="PR Preview" w:date="2026-01-01T00:00:00Z">
        <w:r>
          <w:t xml:space="preserve"> </w:t>
        </w:r>
      </w:ins>
      <w:ins w:id="3520" w:author="PR Preview" w:date="2026-01-01T00:00:00Z">
        <w:r>
          <w:t xml:space="preserve">are linearly independent</w:t>
        </w:r>
      </w:ins>
      <w:ins w:id="3521" w:author="PR Preview" w:date="2026-01-01T00:00:00Z">
        <w:r>
          <w:t xml:space="preserve"> </w:t>
        </w:r>
      </w:ins>
      <w:ins w:id="3522" w:author="PR Preview" w:date="2026-01-01T00:00:00Z">
        <w:r>
          <w:t xml:space="preserve">(</w:t>
        </w:r>
      </w:ins>
      <w:hyperlink r:id="rId70">
        <w:ins w:id="3523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3524" w:author="PR Preview" w:date="2026-01-01T00:00:00Z">
        <w:r>
          <w:t xml:space="preserve">,</w:t>
        </w:r>
      </w:ins>
      <w:ins w:id="3525" w:author="PR Preview" w:date="2026-01-01T00:00:00Z">
        <w:r>
          <w:t xml:space="preserve"> </w:t>
        </w:r>
      </w:ins>
      <w:hyperlink r:id="rId63">
        <w:ins w:id="3526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3527" w:author="PR Preview" w:date="2026-01-01T00:00:00Z">
        <w:r>
          <w:t xml:space="preserve">).</w:t>
        </w:r>
      </w:ins>
      <w:ins w:id="3528" w:author="PR Preview" w:date="2026-01-01T00:00:00Z">
        <w:r>
          <w:t xml:space="preserve"> </w:t>
        </w:r>
      </w:ins>
      <w:ins w:id="3529" w:author="PR Preview" w:date="2026-01-01T00:00:00Z">
        <w:r>
          <w:t xml:space="preserve">So</w:t>
        </w:r>
      </w:ins>
      <w:ins w:id="35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531" w:author="PR Preview" w:date="2026-01-01T00:00:00Z">
        <w:r>
          <w:t xml:space="preserve"> </w:t>
        </w:r>
      </w:ins>
      <w:ins w:id="3532" w:author="PR Preview" w:date="2026-01-01T00:00:00Z">
        <w:r>
          <w:t xml:space="preserve">(</w:t>
        </w:r>
      </w:ins>
      <w:hyperlink r:id="rId87">
        <w:ins w:id="3533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534" w:author="PR Preview" w:date="2026-01-01T00:00:00Z">
        <w:r>
          <w:t xml:space="preserve">)</w:t>
        </w:r>
      </w:ins>
      <w:ins w:id="3535" w:author="PR Preview" w:date="2026-01-01T00:00:00Z">
        <w:r>
          <w:t xml:space="preserve"> </w:t>
        </w:r>
      </w:ins>
      <w:ins w:id="3536" w:author="PR Preview" w:date="2026-01-01T00:00:00Z">
        <w:r>
          <w:t xml:space="preserve">is positive definite (</w:t>
        </w:r>
      </w:ins>
      <w:hyperlink w:anchor="thm-pd-gram">
        <w:ins w:id="353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3538" w:author="PR Preview" w:date="2026-01-01T00:00:00Z">
        <w:r>
          <w:t xml:space="preserve">, part 2).</w:t>
        </w:r>
      </w:ins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539" w:author="PR Preview" w:date="2026-01-01T00:00:00Z">
        <w:r>
          <w:delText xml:space="preserve">with</w:delText>
        </w:r>
      </w:del>
      <w:del w:id="3540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541" w:author="PR Preview" w:date="2026-01-01T00:00:00Z">
        <w:r>
          <w:delText xml:space="preserve">,</w:delText>
        </w:r>
      </w:del>
      <w:del w:id="3542" w:author="PR Preview" w:date="2026-01-01T00:00:00Z">
        <w:r>
          <w:delText xml:space="preserve"> </w:delText>
        </w:r>
      </w:del>
      <w:del w:id="3543" w:author="PR Preview" w:date="2026-01-01T00:00:00Z">
        <w:r>
          <w:delText xml:space="preserve">where</w:delText>
        </w:r>
      </w:del>
      <w:del w:id="3544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i</m:t>
            </m:r>
          </m:sub>
        </m:sSub>
      </m:oMath>
      <w:del w:id="3545" w:author="PR Preview" w:date="2026-01-01T00:00:00Z">
        <w:r>
          <w:delText xml:space="preserve"> </w:delText>
        </w:r>
      </w:del>
      <w:del w:id="3546" w:author="PR Preview" w:date="2026-01-01T00:00:00Z">
        <w:r>
          <w:delText xml:space="preserve">and</w:delText>
        </w:r>
      </w:del>
      <w:del w:id="354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i</m:t>
            </m:r>
          </m:sub>
        </m:sSub>
      </m:oMath>
      <w:del w:id="3548" w:author="PR Preview" w:date="2026-01-01T00:00:00Z">
        <w:r>
          <w:delText xml:space="preserve"> </w:delText>
        </w:r>
      </w:del>
      <w:del w:id="3549" w:author="PR Preview" w:date="2026-01-01T00:00:00Z">
        <w:r>
          <w:delText xml:space="preserve">are entries</w:delText>
        </w:r>
      </w:del>
      <w:del w:id="35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of</w:delText>
        </w:r>
      </w:del>
      <w:del w:id="35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54" w:author="PR Preview" w:date="2026-01-01T00:00:00Z">
        <w:r>
          <w:delText xml:space="preserve"> </w:delText>
        </w:r>
      </w:del>
      <w:del w:id="3555" w:author="PR Preview" w:date="2026-01-01T00:00:00Z">
        <w:r>
          <w:delText xml:space="preserve">and</w:delText>
        </w:r>
      </w:del>
      <w:del w:id="3556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557" w:author="PR Preview" w:date="2026-01-01T00:00:00Z">
        <w:r>
          <w:delText xml:space="preserve">,</w:delText>
        </w:r>
      </w:del>
      <w:del w:id="3558" w:author="PR Preview" w:date="2026-01-01T00:00:00Z">
        <w:r>
          <w:delText xml:space="preserve"> </w:delText>
        </w:r>
      </w:del>
      <w:del w:id="3559" w:author="PR Preview" w:date="2026-01-01T00:00:00Z">
        <w:r>
          <w:delText xml:space="preserve">and</w:delText>
        </w:r>
      </w:del>
      <w:del w:id="35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del w:id="3561" w:author="PR Preview" w:date="2026-01-01T00:00:00Z">
        <w:r>
          <w:delText xml:space="preserve"> </w:delText>
        </w:r>
      </w:del>
      <w:del w:id="3562" w:author="PR Preview" w:date="2026-01-01T00:00:00Z">
        <w:r>
          <w:delText xml:space="preserve">and</w:delText>
        </w:r>
      </w:del>
      <w:del w:id="35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are their entries</w:delText>
        </w:r>
      </w:del>
      <w:del w:id="356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3567" w:author="PR Preview" w:date="2026-01-01T00:00:00Z">
        <w:r>
          <w:delText xml:space="preserve">;</w:delText>
        </w:r>
      </w:del>
      <w:del w:id="356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has this form by</w:delText>
        </w:r>
      </w:del>
      <w:del w:id="3571" w:author="PR Preview" w:date="2026-01-01T00:00:00Z">
        <w:r>
          <w:delText xml:space="preserve"> </w:delText>
        </w:r>
      </w:del>
      <w:hyperlink r:id="rId87">
        <w:del w:id="3572" w:author="PR Preview" w:date="2026-01-01T00:00:00Z">
          <w:r>
            <w:rPr>
              <w:rStyle w:val="Hyperlink"/>
            </w:rPr>
            <w:delText xml:space="preserve">Definition 3 in Matrices</w:delText>
          </w:r>
        </w:del>
      </w:hyperlink>
      <w:del w:id="3573" w:author="PR Preview" w:date="2026-01-01T00:00:00Z">
        <w:r>
          <w:delText xml:space="preserve">.</w:delText>
        </w:r>
      </w:del>
      <w:del w:id="3574" w:author="PR Preview" w:date="2026-01-01T00:00:00Z">
        <w:r>
          <w:delText xml:space="preserve"> </w:delText>
        </w:r>
      </w:del>
      <w:del w:id="3575" w:author="PR Preview" w:date="2026-01-01T00:00:00Z">
        <w:r>
          <w:delText xml:space="preserve">A</w:delText>
        </w:r>
      </w:del>
      <w:del w:id="357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77" w:author="PR Preview" w:date="2026-01-01T00:00:00Z">
        <w:r>
          <w:delText xml:space="preserve"> </w:delText>
        </w:r>
      </w:del>
      <w:del w:id="3578" w:author="PR Preview" w:date="2026-01-01T00:00:00Z">
        <w:r>
          <w:delText xml:space="preserve">matrix</w:delText>
        </w:r>
      </w:del>
      <w:del w:id="3579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is lower triangular with positive diagonal</w:delText>
        </w:r>
      </w:del>
      <w:del w:id="3582" w:author="PR Preview" w:date="2026-01-01T00:00:00Z">
        <w:r>
          <w:delText xml:space="preserve"> </w:delText>
        </w:r>
      </w:del>
      <w:del w:id="3583" w:author="PR Preview" w:date="2026-01-01T00:00:00Z">
        <w:r>
          <w:delText xml:space="preserve">exactly when</w:delText>
        </w:r>
      </w:del>
      <w:del w:id="3584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3585" w:author="PR Preview" w:date="2026-01-01T00:00:00Z">
        <w:r>
          <w:delText xml:space="preserve">, its first row is otherwise zero,</w:delText>
        </w:r>
      </w:del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and</w:delText>
        </w:r>
      </w:del>
      <w:del w:id="3588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is lower triangular with positive diagonal;</w:delText>
        </w:r>
      </w:del>
      <w:del w:id="3591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can be anything.</w:delText>
        </w:r>
      </w:del>
      <w:del w:id="3594" w:author="PR Preview" w:date="2026-01-01T00:00:00Z">
        <w:r>
          <w:delText xml:space="preserve"> </w:delText>
        </w:r>
      </w:del>
      <w:del w:id="3595" w:author="PR Preview" w:date="2026-01-01T00:00:00Z">
        <w:r>
          <w:delText xml:space="preserve">So choosing</w:delText>
        </w:r>
      </w:del>
      <w:del w:id="3596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3597" w:author="PR Preview" w:date="2026-01-01T00:00:00Z">
        <w:r>
          <w:delText xml:space="preserve"> </w:delText>
        </w:r>
      </w:del>
      <w:del w:id="3598" w:author="PR Preview" w:date="2026-01-01T00:00:00Z">
        <w:r>
          <w:delText xml:space="preserve">means choosing</w:delText>
        </w:r>
      </w:del>
      <w:del w:id="3599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3600" w:author="PR Preview" w:date="2026-01-01T00:00:00Z">
        <w:r>
          <w:delText xml:space="preserve">,</w:delText>
        </w:r>
      </w:del>
      <w:del w:id="3601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02" w:author="PR Preview" w:date="2026-01-01T00:00:00Z">
        <w:r>
          <w:delText xml:space="preserve"> </w:delText>
        </w:r>
      </w:del>
      <w:del w:id="3603" w:author="PR Preview" w:date="2026-01-01T00:00:00Z">
        <w:r>
          <w:delText xml:space="preserve">and such an</w:delText>
        </w:r>
      </w:del>
      <w:del w:id="3604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del w:id="3605" w:author="PR Preview" w:date="2026-01-01T00:00:00Z">
        <w:r>
          <w:delText xml:space="preserve">.</w:delText>
        </w:r>
      </w:del>
    </w:p>
    <w:p>
      <w:pPr>
        <w:pStyle w:val="BodyText"/>
      </w:pPr>
      <w:ins w:id="3606" w:author="PR Preview" w:date="2026-01-01T00:00:00Z">
        <w:r>
  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  </w:r>
      </w:ins>
    </w:p>
    <w:p>
      <w:pPr>
        <w:pStyle w:val="FirstParagraph"/>
      </w:pPr>
      <w:ins w:id="3607" w:author="PR Preview" w:date="2026-01-01T00:00:00Z">
        <w:r>
          <w:t xml:space="preserve">with</w:t>
        </w:r>
      </w:ins>
      <w:ins w:id="3608" w:author="PR Preview" w:date="2026-01-01T00:00:00Z">
        <w:r>
          <w:t xml:space="preserve"> </w:t>
        </w:r>
      </w:ins>
      <w:ins w:id="3609" w:author="PR Preview" w:date="2026-01-01T00:00:00Z">
        <w:r>
          <w:t xml:space="preserve">$\mathord{\smash[b]{\underset{\raise.3ex\hbox{$\scriptstyle\sim$}}{b}}\vphantom{b}}, \mathord{\smash[b]{\underset{\raise.3ex\hbox{$\scriptstyle\sim$}}{g}}\vphantom{g}} \in \mathbb{R}^{p-1}$</w:t>
        </w:r>
      </w:ins>
      <w:ins w:id="3610" w:author="PR Preview" w:date="2026-01-01T00:00:00Z">
        <w:r>
          <w:t xml:space="preserve">,</w:t>
        </w:r>
      </w:ins>
      <w:ins w:id="3611" w:author="PR Preview" w:date="2026-01-01T00:00:00Z">
        <w:r>
          <w:t xml:space="preserve"> </w:t>
        </w:r>
      </w:ins>
      <w:ins w:id="3612" w:author="PR Preview" w:date="2026-01-01T00:00:00Z">
        <w:r>
          <w:t xml:space="preserve">where</w:t>
        </w:r>
      </w:ins>
      <w:ins w:id="3613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i</m:t>
            </m:r>
          </m:sub>
        </m:sSub>
      </m:oMath>
      <w:ins w:id="3614" w:author="PR Preview" w:date="2026-01-01T00:00:00Z">
        <w:r>
          <w:t xml:space="preserve"> </w:t>
        </w:r>
      </w:ins>
      <w:ins w:id="3615" w:author="PR Preview" w:date="2026-01-01T00:00:00Z">
        <w:r>
          <w:t xml:space="preserve">and</w:t>
        </w:r>
      </w:ins>
      <w:ins w:id="36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i</m:t>
            </m:r>
          </m:sub>
        </m:sSub>
      </m:oMath>
      <w:ins w:id="3617" w:author="PR Preview" w:date="2026-01-01T00:00:00Z">
        <w:r>
          <w:t xml:space="preserve"> </w:t>
        </w:r>
      </w:ins>
      <w:ins w:id="3618" w:author="PR Preview" w:date="2026-01-01T00:00:00Z">
        <w:r>
          <w:t xml:space="preserve">are entries</w:t>
        </w:r>
      </w:ins>
      <w:ins w:id="36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620" w:author="PR Preview" w:date="2026-01-01T00:00:00Z">
        <w:r>
          <w:t xml:space="preserve"> </w:t>
        </w:r>
      </w:ins>
      <w:ins w:id="3621" w:author="PR Preview" w:date="2026-01-01T00:00:00Z">
        <w:r>
          <w:t xml:space="preserve">of</w:t>
        </w:r>
      </w:ins>
      <w:ins w:id="36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23" w:author="PR Preview" w:date="2026-01-01T00:00:00Z">
        <w:r>
          <w:t xml:space="preserve"> </w:t>
        </w:r>
      </w:ins>
      <w:ins w:id="3624" w:author="PR Preview" w:date="2026-01-01T00:00:00Z">
        <w:r>
          <w:t xml:space="preserve">and</w:t>
        </w:r>
      </w:ins>
      <w:ins w:id="3625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626" w:author="PR Preview" w:date="2026-01-01T00:00:00Z">
        <w:r>
          <w:t xml:space="preserve">,</w:t>
        </w:r>
      </w:ins>
      <w:ins w:id="3627" w:author="PR Preview" w:date="2026-01-01T00:00:00Z">
        <w:r>
          <w:t xml:space="preserve"> </w:t>
        </w:r>
      </w:ins>
      <w:ins w:id="3628" w:author="PR Preview" w:date="2026-01-01T00:00:00Z">
        <w:r>
          <w:t xml:space="preserve">and</w:t>
        </w:r>
      </w:ins>
      <w:ins w:id="36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3630" w:author="PR Preview" w:date="2026-01-01T00:00:00Z">
        <w:r>
          <w:t xml:space="preserve"> </w:t>
        </w:r>
      </w:ins>
      <w:ins w:id="3631" w:author="PR Preview" w:date="2026-01-01T00:00:00Z">
        <w:r>
          <w:t xml:space="preserve">and</w:t>
        </w:r>
      </w:ins>
      <w:ins w:id="36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ins w:id="3633" w:author="PR Preview" w:date="2026-01-01T00:00:00Z">
        <w:r>
          <w:t xml:space="preserve"> </w:t>
        </w:r>
      </w:ins>
      <w:ins w:id="3634" w:author="PR Preview" w:date="2026-01-01T00:00:00Z">
        <w:r>
          <w:t xml:space="preserve">are their entries</w:t>
        </w:r>
      </w:ins>
      <w:ins w:id="36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636" w:author="PR Preview" w:date="2026-01-01T00:00:00Z">
        <w:r>
          <w:t xml:space="preserve">;</w:t>
        </w:r>
      </w:ins>
      <w:ins w:id="363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638" w:author="PR Preview" w:date="2026-01-01T00:00:00Z">
        <w:r>
          <w:t xml:space="preserve"> </w:t>
        </w:r>
      </w:ins>
      <w:ins w:id="3639" w:author="PR Preview" w:date="2026-01-01T00:00:00Z">
        <w:r>
          <w:t xml:space="preserve">has this form by</w:t>
        </w:r>
      </w:ins>
      <w:ins w:id="3640" w:author="PR Preview" w:date="2026-01-01T00:00:00Z">
        <w:r>
          <w:t xml:space="preserve"> </w:t>
        </w:r>
      </w:ins>
      <w:hyperlink r:id="rId87">
        <w:ins w:id="3641" w:author="PR Preview" w:date="2026-01-01T00:00:00Z">
          <w:r>
            <w:rPr>
              <w:rStyle w:val="Hyperlink"/>
            </w:rPr>
            <w:t xml:space="preserve">Definition 3 in Matrices</w:t>
          </w:r>
        </w:ins>
      </w:hyperlink>
      <w:ins w:id="3642" w:author="PR Preview" w:date="2026-01-01T00:00:00Z">
        <w:r>
          <w:t xml:space="preserve">.</w:t>
        </w:r>
      </w:ins>
      <w:ins w:id="3643" w:author="PR Preview" w:date="2026-01-01T00:00:00Z">
        <w:r>
          <w:t xml:space="preserve"> </w:t>
        </w:r>
      </w:ins>
      <w:ins w:id="3644" w:author="PR Preview" w:date="2026-01-01T00:00:00Z">
        <w:r>
          <w:t xml:space="preserve">A</w:t>
        </w:r>
      </w:ins>
      <w:ins w:id="36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646" w:author="PR Preview" w:date="2026-01-01T00:00:00Z">
        <w:r>
          <w:t xml:space="preserve"> </w:t>
        </w:r>
      </w:ins>
      <w:ins w:id="3647" w:author="PR Preview" w:date="2026-01-01T00:00:00Z">
        <w:r>
          <w:t xml:space="preserve">matrix</w:t>
        </w:r>
      </w:ins>
      <w:ins w:id="3648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is lower triangular with positive diagonal</w:t>
        </w:r>
      </w:ins>
      <w:ins w:id="3651" w:author="PR Preview" w:date="2026-01-01T00:00:00Z">
        <w:r>
          <w:t xml:space="preserve"> </w:t>
        </w:r>
      </w:ins>
      <w:ins w:id="3652" w:author="PR Preview" w:date="2026-01-01T00:00:00Z">
        <w:r>
          <w:t xml:space="preserve">exactly when</w:t>
        </w:r>
      </w:ins>
      <w:ins w:id="365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654" w:author="PR Preview" w:date="2026-01-01T00:00:00Z">
        <w:r>
          <w:t xml:space="preserve">, its first row is otherwise zero,</w:t>
        </w:r>
      </w:ins>
      <w:ins w:id="3655" w:author="PR Preview" w:date="2026-01-01T00:00:00Z">
        <w:r>
          <w:t xml:space="preserve"> </w:t>
        </w:r>
      </w:ins>
      <w:ins w:id="3656" w:author="PR Preview" w:date="2026-01-01T00:00:00Z">
        <w:r>
          <w:t xml:space="preserve">and</w:t>
        </w:r>
      </w:ins>
      <w:ins w:id="365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3658" w:author="PR Preview" w:date="2026-01-01T00:00:00Z">
        <w:r>
          <w:t xml:space="preserve"> </w:t>
        </w:r>
      </w:ins>
      <w:ins w:id="3659" w:author="PR Preview" w:date="2026-01-01T00:00:00Z">
        <w:r>
          <w:t xml:space="preserve">is lower triangular with positive diagonal;</w:t>
        </w:r>
      </w:ins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$\mathord{\smash[b]{\underset{\raise.3ex\hbox{$\scriptstyle\sim$}}{g}}\vphantom{g}}$</w:t>
        </w:r>
      </w:ins>
      <w:ins w:id="3662" w:author="PR Preview" w:date="2026-01-01T00:00:00Z">
        <w:r>
          <w:t xml:space="preserve"> </w:t>
        </w:r>
      </w:ins>
      <w:ins w:id="3663" w:author="PR Preview" w:date="2026-01-01T00:00:00Z">
        <w:r>
          <w:t xml:space="preserve">can be anything.</w:t>
        </w:r>
      </w:ins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So choosing</w:t>
        </w:r>
      </w:ins>
      <w:ins w:id="366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means choosing</w:t>
        </w:r>
      </w:ins>
      <w:ins w:id="366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670" w:author="PR Preview" w:date="2026-01-01T00:00:00Z">
        <w:r>
          <w:t xml:space="preserve">,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$\mathord{\smash[b]{\underset{\raise.3ex\hbox{$\scriptstyle\sim$}}{g}}\vphantom{g}}$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and such an</w:t>
        </w:r>
      </w:ins>
      <w:ins w:id="367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ins w:id="3676" w:author="PR Preview" w:date="2026-01-01T00:00:00Z">
        <w:r>
          <w:t xml:space="preserve">.</w:t>
        </w:r>
      </w:ins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677" w:author="PR Preview" w:date="2026-01-01T00:00:00Z">
        <w:r>
          <w:delText xml:space="preserve">Entry</w:delText>
        </w:r>
      </w:del>
      <w:del w:id="36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3679" w:author="PR Preview" w:date="2026-01-01T00:00:00Z">
        <w:r>
          <w:delText xml:space="preserve"> </w:delText>
        </w:r>
      </w:del>
      <w:del w:id="3680" w:author="PR Preview" w:date="2026-01-01T00:00:00Z">
        <w:r>
          <w:delText xml:space="preserve">is</w:delText>
        </w:r>
      </w:del>
      <w:del w:id="368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del w:id="3682" w:author="PR Preview" w:date="2026-01-01T00:00:00Z">
        <w:r>
          <w:delText xml:space="preserve"> </w:delText>
        </w:r>
      </w:del>
      <w:del w:id="3683" w:author="PR Preview" w:date="2026-01-01T00:00:00Z">
        <w:r>
          <w:delText xml:space="preserve">by the same computation with the roles swapped,</w:delText>
        </w:r>
      </w:del>
      <w:del w:id="3684" w:author="PR Preview" w:date="2026-01-01T00:00:00Z">
        <w:r>
          <w:delText xml:space="preserve"> </w:delText>
        </w:r>
      </w:del>
      <w:del w:id="3685" w:author="PR Preview" w:date="2026-01-01T00:00:00Z">
        <w:r>
          <w:delText xml:space="preserve">the transpose of the</w:delText>
        </w:r>
      </w:del>
      <w:del w:id="36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87" w:author="PR Preview" w:date="2026-01-01T00:00:00Z">
        <w:r>
          <w:delText xml:space="preserve"> </w:delText>
        </w:r>
      </w:del>
      <w:del w:id="3688" w:author="PR Preview" w:date="2026-01-01T00:00:00Z">
        <w:r>
          <w:delText xml:space="preserve">block;</w:delText>
        </w:r>
      </w:del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it matches</w:delText>
        </w:r>
      </w:del>
      <w:del w:id="369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3692" w:author="PR Preview" w:date="2026-01-01T00:00:00Z">
        <w:r>
          <w:delText xml:space="preserve"> </w:delText>
        </w:r>
      </w:del>
      <w:del w:id="3693" w:author="PR Preview" w:date="2026-01-01T00:00:00Z">
        <w:r>
          <w:delText xml:space="preserve">exactly when the</w:delText>
        </w:r>
      </w:del>
      <w:del w:id="36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695" w:author="PR Preview" w:date="2026-01-01T00:00:00Z">
        <w:r>
          <w:delText xml:space="preserve"> </w:delText>
        </w:r>
      </w:del>
      <w:del w:id="3696" w:author="PR Preview" w:date="2026-01-01T00:00:00Z">
        <w:r>
          <w:delText xml:space="preserve">block matches</w:delText>
        </w:r>
      </w:del>
      <w:del w:id="369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698" w:author="PR Preview" w:date="2026-01-01T00:00:00Z">
        <w:r>
          <w:delText xml:space="preserve">,</w:delText>
        </w:r>
      </w:del>
      <w:del w:id="3699" w:author="PR Preview" w:date="2026-01-01T00:00:00Z">
        <w:r>
          <w:delText xml:space="preserve"> </w:delText>
        </w:r>
      </w:del>
      <w:del w:id="3700" w:author="PR Preview" w:date="2026-01-01T00:00:00Z">
        <w:r>
          <w:delText xml:space="preserve">which is where the symmetry of</w:delText>
        </w:r>
      </w:del>
      <w:del w:id="370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02" w:author="PR Preview" w:date="2026-01-01T00:00:00Z">
        <w:r>
          <w:delText xml:space="preserve"> </w:delText>
        </w:r>
      </w:del>
      <w:del w:id="3703" w:author="PR Preview" w:date="2026-01-01T00:00:00Z">
        <w:r>
          <w:delText xml:space="preserve">is used.</w:delText>
        </w:r>
      </w:del>
      <w:del w:id="3704" w:author="PR Preview" w:date="2026-01-01T00:00:00Z">
        <w:r>
          <w:delText xml:space="preserve"> </w:delText>
        </w:r>
      </w:del>
      <w:del w:id="3705" w:author="PR Preview" w:date="2026-01-01T00:00:00Z">
        <w:r>
          <w:delText xml:space="preserve">So</w:delText>
        </w:r>
      </w:del>
      <w:del w:id="3706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del w:id="3707" w:author="PR Preview" w:date="2026-01-01T00:00:00Z">
        <w:r>
          <w:delText xml:space="preserve"> </w:delText>
        </w:r>
      </w:del>
      <w:del w:id="3708" w:author="PR Preview" w:date="2026-01-01T00:00:00Z">
        <w:r>
          <w:delText xml:space="preserve">says exactly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3709" w:author="PR Preview" w:date="2026-01-01T00:00:00Z">
        <w:r>
          <w:delText xml:space="preserve"> </w:delText>
        </w:r>
      </w:del>
      <w:del w:id="3710" w:author="PR Preview" w:date="2026-01-01T00:00:00Z">
        <w:r>
          <w:delText xml:space="preserve">(</w:delText>
        </w:r>
      </w:del>
      <w:hyperlink w:anchor="thm-pd-submatrix">
        <w:del w:id="371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712" w:author="PR Preview" w:date="2026-01-01T00:00:00Z">
        <w:r>
          <w:delText xml:space="preserve">), so the first equation with</w:delText>
        </w:r>
      </w:del>
      <w:del w:id="371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del w:id="3714" w:author="PR Preview" w:date="2026-01-01T00:00:00Z">
        <w:r>
          <w:delText xml:space="preserve"> </w:delText>
        </w:r>
      </w:del>
      <w:del w:id="3715" w:author="PR Preview" w:date="2026-01-01T00:00:00Z">
        <w:r>
          <w:delText xml:space="preserve">forces</w:delText>
        </w:r>
      </w:del>
      <w:del w:id="371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del w:id="3717" w:author="PR Preview" w:date="2026-01-01T00:00:00Z">
        <w:r>
          <w:delText xml:space="preserve">;</w:delText>
        </w:r>
      </w:del>
      <w:del w:id="3718" w:author="PR Preview" w:date="2026-01-01T00:00:00Z">
        <w:r>
          <w:delText xml:space="preserve"> </w:delText>
        </w:r>
      </w:del>
      <w:del w:id="3719" w:author="PR Preview" w:date="2026-01-01T00:00:00Z">
        <w:r>
          <w:delText xml:space="preserve">the second then forces</w:delText>
        </w:r>
      </w:del>
      <w:del w:id="3720" w:author="PR Preview" w:date="2026-01-01T00:00:00Z">
        <w:r>
          <w:delText xml:space="preserve"> </w:delText>
        </w:r>
      </w:del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721" w:author="PR Preview" w:date="2026-01-01T00:00:00Z">
        <w:r>
          <w:delText xml:space="preserve">;</w:delText>
        </w:r>
      </w:del>
      <w:del w:id="3722" w:author="PR Preview" w:date="2026-01-01T00:00:00Z">
        <w:r>
          <w:delText xml:space="preserve"> </w:delText>
        </w:r>
      </w:del>
      <w:del w:id="3723" w:author="PR Preview" w:date="2026-01-01T00:00:00Z">
        <w:r>
          <w:delText xml:space="preserve">and the third becomes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724" w:author="PR Preview" w:date="2026-01-01T00:00:00Z">
        <w:r>
          <w:delText xml:space="preserve">Here</w:delText>
        </w:r>
      </w:del>
      <w:del w:id="372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3726" w:author="PR Preview" w:date="2026-01-01T00:00:00Z">
        <w:r>
          <w:delText xml:space="preserve"> </w:delText>
        </w:r>
      </w:del>
      <w:del w:id="3727" w:author="PR Preview" w:date="2026-01-01T00:00:00Z">
        <w:r>
          <w:delText xml:space="preserve">is invertible with inverse</w:delText>
        </w:r>
      </w:del>
      <w:del w:id="372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del w:id="3729" w:author="PR Preview" w:date="2026-01-01T00:00:00Z">
        <w:r>
          <w:delText xml:space="preserve">,</w:delText>
        </w:r>
      </w:del>
      <w:del w:id="3730" w:author="PR Preview" w:date="2026-01-01T00:00:00Z">
        <w:r>
          <w:delText xml:space="preserve"> </w:delText>
        </w:r>
      </w:del>
      <w:del w:id="3731" w:author="PR Preview" w:date="2026-01-01T00:00:00Z">
        <w:r>
          <w:delText xml:space="preserve">so with</w:delText>
        </w:r>
      </w:del>
      <w:del w:id="373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del w:id="3733" w:author="PR Preview" w:date="2026-01-01T00:00:00Z">
        <w:r>
          <w:delText xml:space="preserve"> </w:delText>
        </w:r>
      </w:del>
      <w:del w:id="3734" w:author="PR Preview" w:date="2026-01-01T00:00:00Z">
        <w:r>
          <w:delText xml:space="preserve">in</w:delText>
        </w:r>
      </w:del>
      <w:del w:id="3735" w:author="PR Preview" w:date="2026-01-01T00:00:00Z">
        <w:r>
          <w:delText xml:space="preserve"> </w:delText>
        </w:r>
      </w:del>
      <w:hyperlink w:anchor="def-schur-complement">
        <w:del w:id="3736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737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BodyText"/>
      </w:pPr>
      <w:ins w:id="3738" w:author="PR Preview" w:date="2026-01-01T00:00:00Z">
        <w:r>
  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  </w:r>
      </w:ins>
    </w:p>
    <w:p>
      <w:pPr>
        <w:pStyle w:val="FirstParagraph"/>
      </w:pPr>
      <w:ins w:id="3739" w:author="PR Preview" w:date="2026-01-01T00:00:00Z">
        <w:r>
          <w:t xml:space="preserve">Entry</w:t>
        </w:r>
      </w:ins>
      <w:ins w:id="37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3741" w:author="PR Preview" w:date="2026-01-01T00:00:00Z">
        <w:r>
          <w:t xml:space="preserve"> </w:t>
        </w:r>
      </w:ins>
      <w:ins w:id="3742" w:author="PR Preview" w:date="2026-01-01T00:00:00Z">
        <w:r>
          <w:t xml:space="preserve">is</w:t>
        </w:r>
      </w:ins>
      <w:ins w:id="374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ins w:id="3744" w:author="PR Preview" w:date="2026-01-01T00:00:00Z">
        <w:r>
          <w:t xml:space="preserve"> </w:t>
        </w:r>
      </w:ins>
      <w:ins w:id="3745" w:author="PR Preview" w:date="2026-01-01T00:00:00Z">
        <w:r>
          <w:t xml:space="preserve">by the same computation with the roles swapped,</w:t>
        </w:r>
      </w:ins>
      <w:ins w:id="3746" w:author="PR Preview" w:date="2026-01-01T00:00:00Z">
        <w:r>
          <w:t xml:space="preserve"> </w:t>
        </w:r>
      </w:ins>
      <w:ins w:id="3747" w:author="PR Preview" w:date="2026-01-01T00:00:00Z">
        <w:r>
          <w:t xml:space="preserve">the transpose of the</w:t>
        </w:r>
      </w:ins>
      <w:ins w:id="37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49" w:author="PR Preview" w:date="2026-01-01T00:00:00Z">
        <w:r>
          <w:t xml:space="preserve"> </w:t>
        </w:r>
      </w:ins>
      <w:ins w:id="3750" w:author="PR Preview" w:date="2026-01-01T00:00:00Z">
        <w:r>
          <w:t xml:space="preserve">block;</w:t>
        </w:r>
      </w:ins>
      <w:ins w:id="3751" w:author="PR Preview" w:date="2026-01-01T00:00:00Z">
        <w:r>
          <w:t xml:space="preserve"> </w:t>
        </w:r>
      </w:ins>
      <w:ins w:id="3752" w:author="PR Preview" w:date="2026-01-01T00:00:00Z">
        <w:r>
          <w:t xml:space="preserve">it matches</w:t>
        </w:r>
      </w:ins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${\mathord{\smash[b]{\underset{\raise.3ex\hbox{$\scriptstyle\sim$}}{b}}\vphantom{b}}}^{\top}$</w:t>
        </w:r>
      </w:ins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exactly when the</w:t>
        </w:r>
      </w:ins>
      <w:ins w:id="37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58" w:author="PR Preview" w:date="2026-01-01T00:00:00Z">
        <w:r>
          <w:t xml:space="preserve"> </w:t>
        </w:r>
      </w:ins>
      <w:ins w:id="3759" w:author="PR Preview" w:date="2026-01-01T00:00:00Z">
        <w:r>
          <w:t xml:space="preserve">block matches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$\mathord{\smash[b]{\underset{\raise.3ex\hbox{$\scriptstyle\sim$}}{b}}\vphantom{b}}$</w:t>
        </w:r>
      </w:ins>
      <w:ins w:id="3762" w:author="PR Preview" w:date="2026-01-01T00:00:00Z">
        <w:r>
          <w:t xml:space="preserve">,</w:t>
        </w:r>
      </w:ins>
      <w:ins w:id="3763" w:author="PR Preview" w:date="2026-01-01T00:00:00Z">
        <w:r>
          <w:t xml:space="preserve"> </w:t>
        </w:r>
      </w:ins>
      <w:ins w:id="3764" w:author="PR Preview" w:date="2026-01-01T00:00:00Z">
        <w:r>
          <w:t xml:space="preserve">which is where the symmetry of</w:t>
        </w:r>
      </w:ins>
      <w:ins w:id="37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is used.</w:t>
        </w:r>
      </w:ins>
      <w:ins w:id="3768" w:author="PR Preview" w:date="2026-01-01T00:00:00Z">
        <w:r>
          <w:t xml:space="preserve"> </w:t>
        </w:r>
      </w:ins>
      <w:ins w:id="3769" w:author="PR Preview" w:date="2026-01-01T00:00:00Z">
        <w:r>
          <w:t xml:space="preserve">So</w:t>
        </w:r>
      </w:ins>
      <w:ins w:id="3770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3771" w:author="PR Preview" w:date="2026-01-01T00:00:00Z">
        <w:r>
          <w:t xml:space="preserve"> </w:t>
        </w:r>
      </w:ins>
      <w:ins w:id="3772" w:author="PR Preview" w:date="2026-01-01T00:00:00Z">
        <w:r>
          <w:t xml:space="preserve">says exactly</w:t>
        </w:r>
      </w:ins>
    </w:p>
    <w:p>
      <w:pPr>
        <w:pStyle w:val="BodyText"/>
      </w:pPr>
      <w:ins w:id="3773" w:author="PR Preview" w:date="2026-01-01T00:00:00Z">
        <w:r>
  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  </w:r>
      </w:ins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774" w:author="PR Preview" w:date="2026-01-01T00:00:00Z">
        <w:r>
          <w:t xml:space="preserve"> </w:t>
        </w:r>
      </w:ins>
      <w:ins w:id="3775" w:author="PR Preview" w:date="2026-01-01T00:00:00Z">
        <w:r>
          <w:t xml:space="preserve">(</w:t>
        </w:r>
      </w:ins>
      <w:hyperlink w:anchor="thm-pd-submatrix">
        <w:ins w:id="3776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777" w:author="PR Preview" w:date="2026-01-01T00:00:00Z">
        <w:r>
          <w:t xml:space="preserve">), so the first equation with</w:t>
        </w:r>
      </w:ins>
      <w:ins w:id="377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forces</w:t>
        </w:r>
      </w:ins>
      <w:ins w:id="378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ins w:id="3782" w:author="PR Preview" w:date="2026-01-01T00:00:00Z">
        <w:r>
          <w:t xml:space="preserve">;</w:t>
        </w:r>
      </w:ins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the second then forces</w:t>
        </w:r>
      </w:ins>
      <w:ins w:id="3785" w:author="PR Preview" w:date="2026-01-01T00:00:00Z">
        <w:r>
          <w:t xml:space="preserve"> </w:t>
        </w:r>
      </w:ins>
      <w:ins w:id="3786" w:author="PR Preview" w:date="2026-01-01T00:00:00Z">
        <w:r>
          <w:t xml:space="preserve">$\mathord{\smash[b]{\underset{\raise.3ex\hbox{$\scriptstyle\sim$}}{g}}\vphantom{g}} = \tfrac{1}{\ell_{11}}\,\mathord{\smash[b]{\underset{\raise.3ex\hbox{$\scriptstyle\sim$}}{b}}\vphantom{b}}$</w:t>
        </w:r>
      </w:ins>
      <w:ins w:id="3787" w:author="PR Preview" w:date="2026-01-01T00:00:00Z">
        <w:r>
          <w:t xml:space="preserve">;</w:t>
        </w:r>
      </w:ins>
      <w:ins w:id="3788" w:author="PR Preview" w:date="2026-01-01T00:00:00Z">
        <w:r>
          <w:t xml:space="preserve"> </w:t>
        </w:r>
      </w:ins>
      <w:ins w:id="3789" w:author="PR Preview" w:date="2026-01-01T00:00:00Z">
        <w:r>
          <w:t xml:space="preserve">and the third becomes</w:t>
        </w:r>
      </w:ins>
    </w:p>
    <w:p>
      <w:pPr>
        <w:pStyle w:val="BodyText"/>
      </w:pPr>
      <w:ins w:id="3790" w:author="PR Preview" w:date="2026-01-01T00:00:00Z">
        <w:r>
  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  </w:r>
      </w:ins>
    </w:p>
    <w:p>
      <w:pPr>
        <w:pStyle w:val="FirstParagraph"/>
      </w:pPr>
      <w:ins w:id="3791" w:author="PR Preview" w:date="2026-01-01T00:00:00Z">
        <w:r>
          <w:t xml:space="preserve">Here</w:t>
        </w:r>
      </w:ins>
      <w:ins w:id="37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793" w:author="PR Preview" w:date="2026-01-01T00:00:00Z">
        <w:r>
          <w:t xml:space="preserve"> </w:t>
        </w:r>
      </w:ins>
      <w:ins w:id="3794" w:author="PR Preview" w:date="2026-01-01T00:00:00Z">
        <w:r>
          <w:t xml:space="preserve">is invertible with inverse</w:t>
        </w:r>
      </w:ins>
      <w:ins w:id="379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ins w:id="3796" w:author="PR Preview" w:date="2026-01-01T00:00:00Z">
        <w:r>
          <w:t xml:space="preserve">,</w:t>
        </w:r>
      </w:ins>
      <w:ins w:id="3797" w:author="PR Preview" w:date="2026-01-01T00:00:00Z">
        <w:r>
          <w:t xml:space="preserve"> </w:t>
        </w:r>
      </w:ins>
      <w:ins w:id="3798" w:author="PR Preview" w:date="2026-01-01T00:00:00Z">
        <w:r>
          <w:t xml:space="preserve">so with</w:t>
        </w:r>
      </w:ins>
      <w:ins w:id="3799" w:author="PR Preview" w:date="2026-01-01T00:00:00Z">
        <w:r>
          <w:t xml:space="preserve"> </w:t>
        </w:r>
      </w:ins>
      <w:ins w:id="3800" w:author="PR Preview" w:date="2026-01-01T00:00:00Z">
        <w:r>
          <w:t xml:space="preserve">$\mathbf{B} = {\mathord{\smash[b]{\underset{\raise.3ex\hbox{$\scriptstyle\sim$}}{b}}\vphantom{b}}}^{\top}$</w:t>
        </w:r>
      </w:ins>
      <w:ins w:id="3801" w:author="PR Preview" w:date="2026-01-01T00:00:00Z">
        <w:r>
          <w:t xml:space="preserve"> </w:t>
        </w:r>
      </w:ins>
      <w:ins w:id="3802" w:author="PR Preview" w:date="2026-01-01T00:00:00Z">
        <w:r>
          <w:t xml:space="preserve">in</w:t>
        </w:r>
      </w:ins>
      <w:ins w:id="3803" w:author="PR Preview" w:date="2026-01-01T00:00:00Z">
        <w:r>
          <w:t xml:space="preserve"> </w:t>
        </w:r>
      </w:ins>
      <w:hyperlink w:anchor="def-schur-complement">
        <w:ins w:id="380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805" w:author="PR Preview" w:date="2026-01-01T00:00:00Z">
        <w:r>
          <w:t xml:space="preserve">,</w:t>
        </w:r>
      </w:ins>
    </w:p>
    <w:p>
      <w:pPr>
        <w:pStyle w:val="BodyText"/>
      </w:pPr>
      <w:ins w:id="3806" w:author="PR Preview" w:date="2026-01-01T00:00:00Z">
        <w:r>
  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  </w:r>
      </w:ins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2026-10-17T11:48:55Z</dcterms:created>
  <dcterms:modified xsi:type="dcterms:W3CDTF">2026-10-17T11:48:55Z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04:12:18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