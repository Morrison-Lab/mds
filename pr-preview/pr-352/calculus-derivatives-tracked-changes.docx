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the inverse function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w:hyperlink r:id="rId111">
        <w:del w:id="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which exists on the range of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when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one-to-one,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otherwise only after restricting the domain of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</m:oMath>
      <w:del w:id="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21" w:author="PR Preview" w:date="2026-01-01T00:00:00Z">
        <w:r>
          <w:t xml:space="preserve">the inverse function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11">
        <w:ins w:id="2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which exists on the</w:t>
        </w:r>
      </w:ins>
      <w:ins w:id="29" w:author="PR Preview" w:date="2026-01-01T00:00:00Z">
        <w:r>
          <w:t xml:space="preserve"> </w:t>
        </w:r>
      </w:ins>
      <w:hyperlink r:id="rId112">
        <w:ins w:id="3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t>f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one-to-one,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otherwise only after restricting the domain of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2026-10-17T11:34:34Z</dcterms:created>
  <dcterms:modified xsi:type="dcterms:W3CDTF">2026-10-17T11:34:34Z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