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11:36:18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5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p>
      <w:pPr>
        <w:pStyle w:val="BodyText"/>
      </w:pPr>
      <w:ins w:id="3" w:author="PR Preview" w:date="2026-01-01T00:00:00Z">
        <w:r>
          <w:t xml:space="preserve">The</w:t>
        </w:r>
      </w:ins>
      <w:ins w:id="4" w:author="PR Preview" w:date="2026-01-01T00:00:00Z">
        <w:r>
          <w:t xml:space="preserve"> </w:t>
        </w:r>
      </w:ins>
      <w:hyperlink r:id="rId32">
        <w:ins w:id="5" w:author="PR Preview" w:date="2026-01-01T00:00:00Z">
          <w:r>
            <w:rPr>
              <w:rStyle w:val="Hyperlink"/>
            </w:rPr>
            <w:t xml:space="preserve">Notation Across Sources page</w:t>
          </w:r>
        </w:ins>
      </w:hyperlink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of the macros site tabulates our form of each object beside the other forms you may meet.</w:t>
        </w:r>
      </w:ins>
    </w:p>
    <w:bookmarkStart w:id="34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3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4"/>
    <w:bookmarkEnd w:id="35"/>
    <w:bookmarkStart w:id="42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6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7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8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9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0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1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2"/>
    <w:bookmarkStart w:id="4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3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4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6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8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51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1"/>
    <w:bookmarkStart w:id="53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2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3"/>
    <w:bookmarkStart w:id="55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4">
        <w:r>
          <w:rPr>
            <w:rStyle w:val="Hyperlink"/>
          </w:rPr>
          <w:t xml:space="preserve">https://www.amazon.com/dp/1575866323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8" Type="http://schemas.openxmlformats.org/officeDocument/2006/relationships/hyperlink" Target="expressions-algorithms.qmd" TargetMode="External"/><Relationship Id="rId47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52" Type="http://schemas.openxmlformats.org/officeDocument/2006/relationships/hyperlink" Target="https://doi.org/10.1017/9781108539890" TargetMode="External"/><Relationship Id="rId50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iki/Al-Jabr" TargetMode="External"/><Relationship Id="rId38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0" Type="http://schemas.openxmlformats.org/officeDocument/2006/relationships/hyperlink" Target="https://en.wikipedia.org/wiki/History_of_statistics#Development_of_modern_statistics" TargetMode="External"/><Relationship Id="rId36" Type="http://schemas.openxmlformats.org/officeDocument/2006/relationships/hyperlink" Target="https://en.wikipedia.org/wiki/Leibniz%27s_notation" TargetMode="External"/><Relationship Id="rId39" Type="http://schemas.openxmlformats.org/officeDocument/2006/relationships/hyperlink" Target="https://en.wikipedia.org/wiki/Notation_for_differentiation" TargetMode="External"/><Relationship Id="rId41" Type="http://schemas.openxmlformats.org/officeDocument/2006/relationships/hyperlink" Target="https://en.wikipedia.org/wiki/The_Structure_of_Scientific_Revolutions" TargetMode="External"/><Relationship Id="rId32" Type="http://schemas.openxmlformats.org/officeDocument/2006/relationships/hyperlink" Target="https://morrison-lab.github.io/macros/notation-across-sources.html#sec-notation-subscript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3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4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4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5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3" Type="http://schemas.openxmlformats.org/officeDocument/2006/relationships/hyperlink" Target="proof-writing.qmd#sec-proof-definitions" TargetMode="External"/><Relationship Id="rId46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8" Type="http://schemas.openxmlformats.org/officeDocument/2006/relationships/hyperlink" Target="expressions-algorithms.qmd" TargetMode="External"/><Relationship Id="rId47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52" Type="http://schemas.openxmlformats.org/officeDocument/2006/relationships/hyperlink" Target="https://doi.org/10.1017/9781108539890" TargetMode="External"/><Relationship Id="rId50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iki/Al-Jabr" TargetMode="External"/><Relationship Id="rId38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0" Type="http://schemas.openxmlformats.org/officeDocument/2006/relationships/hyperlink" Target="https://en.wikipedia.org/wiki/History_of_statistics#Development_of_modern_statistics" TargetMode="External"/><Relationship Id="rId36" Type="http://schemas.openxmlformats.org/officeDocument/2006/relationships/hyperlink" Target="https://en.wikipedia.org/wiki/Leibniz%27s_notation" TargetMode="External"/><Relationship Id="rId39" Type="http://schemas.openxmlformats.org/officeDocument/2006/relationships/hyperlink" Target="https://en.wikipedia.org/wiki/Notation_for_differentiation" TargetMode="External"/><Relationship Id="rId41" Type="http://schemas.openxmlformats.org/officeDocument/2006/relationships/hyperlink" Target="https://en.wikipedia.org/wiki/The_Structure_of_Scientific_Revolutions" TargetMode="External"/><Relationship Id="rId32" Type="http://schemas.openxmlformats.org/officeDocument/2006/relationships/hyperlink" Target="https://morrison-lab.github.io/macros/notation-across-sources.html#sec-notation-subscript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3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4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4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5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3" Type="http://schemas.openxmlformats.org/officeDocument/2006/relationships/hyperlink" Target="proof-writing.qmd#sec-proof-definitions" TargetMode="External"/><Relationship Id="rId46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2026-10-22T19:23:30Z</dcterms:created>
  <dcterms:modified xsi:type="dcterms:W3CDTF">2026-10-22T19:23:30Z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