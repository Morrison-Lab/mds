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2026-10-22 11:05:55 (PDT)</w:delText>
        </w:r>
      </w:del>
    </w:p>
    <w:p>
      <w:pPr>
        <w:pStyle w:val="Date"/>
      </w:pPr>
      <w:ins w:id="2" w:author="PR Preview" w:date="2026-01-01T00:00:00Z">
        <w:r>
          <w:t xml:space="preserve">Last modified: 2026-10-22 11:36:18 (PDT)</w:t>
        </w:r>
      </w:ins>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5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0" Type="http://schemas.openxmlformats.org/officeDocument/2006/relationships/image" Target="media/rId200.png"/><Relationship Id="rId76" Type="http://schemas.openxmlformats.org/officeDocument/2006/relationships/image" Target="media/rId76.png"/><Relationship Id="rId296" Type="http://schemas.openxmlformats.org/officeDocument/2006/relationships/image" Target="media/rId296.png"/><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2026-10-22T19:19:52Z</dcterms:created>
  <dcterms:modified xsi:type="dcterms:W3CDTF">2026-10-22T19:19:52Z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2026-10-22 11:36:18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