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2026-10-10 18:57:52 (PDT)</w:delText>
        </w:r>
      </w:del>
    </w:p>
    <w:p>
      <w:pPr>
        <w:pStyle w:val="Date"/>
      </w:pPr>
      <w:ins w:id="2" w:author="PR Preview" w:date="2026-01-01T00:00:00Z">
        <w:r>
          <w:t xml:space="preserve">Last modified: 2026-10-10 19:10:49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(@thm-add-ident)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127" Type="http://schemas.openxmlformats.org/officeDocument/2006/relationships/hyperlink" Target="algebra.qmd" TargetMode="External"/><Relationship Id="rId319"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16" Type="http://schemas.openxmlformats.org/officeDocument/2006/relationships/hyperlink" Target="algebra.qmd#def-complex-conjugate" TargetMode="External"/><Relationship Id="rId627" Type="http://schemas.openxmlformats.org/officeDocument/2006/relationships/hyperlink" Target="algebra.qmd#def-complex-modulus" TargetMode="External"/><Relationship Id="rId43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4"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26"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9"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16" Type="http://schemas.openxmlformats.org/officeDocument/2006/relationships/hyperlink" Target="algebra.qmd#def-complex-conjugate" TargetMode="External"/><Relationship Id="rId627" Type="http://schemas.openxmlformats.org/officeDocument/2006/relationships/hyperlink" Target="algebra.qmd#def-complex-modulus" TargetMode="External"/><Relationship Id="rId43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4"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26"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2026-10-11T02:48:23Z</dcterms:created>
  <dcterms:modified xsi:type="dcterms:W3CDTF">2026-10-11T02:48:23Z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19:10:49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