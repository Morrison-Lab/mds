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Sets and Functions</w:t>
      </w:r>
    </w:p>
    <w:p>
      <w:pPr>
        <w:pStyle w:val="Date"/>
      </w:pPr>
      <w:del w:id="1" w:author="PR Preview" w:date="2026-01-01T00:00:00Z">
        <w:r>
          <w:delText xml:space="preserve">Last modified: 2026-10-10 18:57:52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2026-10-10 19:10:49 (PDT)</w:t>
        </w:r>
      </w:ins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Probability and statistics describe events, outcomes, and parameters as sets,</w:t>
      </w:r>
      <w:r>
        <w:t xml:space="preserve"> </w:t>
      </w:r>
      <w:r>
        <w:t xml:space="preserve">and random variables, densities, and measures as functions.</w:t>
      </w:r>
      <w:r>
        <w:t xml:space="preserve"> </w:t>
      </w:r>
      <w:r>
        <w:t xml:space="preserve">This page collects the definitions of sets and functions</w:t>
      </w:r>
      <w:r>
        <w:t xml:space="preserve"> </w:t>
      </w:r>
      <w:r>
        <w:t xml:space="preserve">that the Morrison Lab’s probability and statistics notes build on.</w:t>
      </w:r>
    </w:p>
    <w:bookmarkStart w:id="41" w:name="sets"/>
    <w:p>
      <w:pPr>
        <w:pStyle w:val="Heading2"/>
      </w:pPr>
      <w:r>
        <w:t xml:space="preserve">1 Sets</w:t>
      </w:r>
    </w:p>
    <w:bookmarkStart w:id="9" w:name="def-set"/>
    <w:p>
      <w:pPr>
        <w:pStyle w:val="FirstParagraph"/>
      </w:pPr>
      <w:r>
        <w:rPr>
          <w:b/>
          <w:bCs/>
        </w:rPr>
        <w:t xml:space="preserve">Definition 1 (Set)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set</w:t>
      </w:r>
      <w:r>
        <w:t xml:space="preserve"> </w:t>
      </w:r>
      <w:r>
        <w:t xml:space="preserve">is a collection of distinct objects,</w:t>
      </w:r>
      <w:r>
        <w:t xml:space="preserve"> </w:t>
      </w:r>
      <w:r>
        <w:t xml:space="preserve">called its elements.</w:t>
      </w:r>
      <w:r>
        <w:t xml:space="preserve"> </w:t>
      </w:r>
      <w:r>
        <w:t xml:space="preserve">We write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 the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∉</m:t>
        </m:r>
        <m:r>
          <m:t>A</m:t>
        </m:r>
      </m:oMath>
      <w:r>
        <w:t xml:space="preserve"> </w:t>
      </w:r>
      <w:r>
        <w:t xml:space="preserve">when it is not.</w:t>
      </w:r>
      <w:r>
        <w:t xml:space="preserve"> </w:t>
      </w:r>
      <w:r>
        <w:t xml:space="preserve">Two sets are equal when they have exactly the same elements.</w:t>
      </w:r>
    </w:p>
    <w:bookmarkEnd w:id="9"/>
    <w:bookmarkStart w:id="11" w:name="rem-naive-set"/>
    <w:p>
      <w:pPr>
        <w:pStyle w:val="BodyText"/>
      </w:pPr>
      <w:r>
        <w:rPr>
          <w:i/>
          <w:iCs/>
        </w:rPr>
        <w:t xml:space="preserve">Remark 1</w:t>
      </w:r>
      <w:r>
        <w:t xml:space="preserve"> (Naive and formal set theory).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is the informal (</w:t>
      </w:r>
      <w:r>
        <w:t xml:space="preserve">“naive”</w:t>
      </w:r>
      <w:r>
        <w:t xml:space="preserve">) notion of a set,</w:t>
      </w:r>
      <w:r>
        <w:t xml:space="preserve"> </w:t>
      </w:r>
      <w:r>
        <w:t xml:space="preserve">which is all these notes need.</w:t>
      </w:r>
      <w:r>
        <w:t xml:space="preserve"> </w:t>
      </w:r>
      <w:r>
        <w:t xml:space="preserve">Formal set theory states axioms for sets instead</w:t>
      </w:r>
      <w:r>
        <w:t xml:space="preserve"> </w:t>
      </w:r>
      <w:r>
        <w:t xml:space="preserve">(see</w:t>
      </w:r>
      <w:r>
        <w:t xml:space="preserve"> </w:t>
      </w:r>
      <w:hyperlink r:id="rId10">
        <w:r>
          <w:rPr>
            <w:rStyle w:val="Hyperlink"/>
          </w:rPr>
          <w:t xml:space="preserve">Wikipedia: Set (mathematics)</w:t>
        </w:r>
      </w:hyperlink>
      <w:r>
        <w:t xml:space="preserve">).</w:t>
      </w:r>
      <w:r>
        <w:t xml:space="preserve"> </w:t>
      </w:r>
      <w:r>
        <w:t xml:space="preserve">For example, the last sentence of</w:t>
      </w:r>
      <w:r>
        <w:t xml:space="preserve"> 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that two sets are equal when they have exactly the same elements,</w:t>
      </w:r>
      <w:r>
        <w:t xml:space="preserve"> </w:t>
      </w:r>
      <w:r>
        <w:t xml:space="preserve">is one of those axioms, the</w:t>
      </w:r>
      <w:r>
        <w:t xml:space="preserve"> </w:t>
      </w:r>
      <w:r>
        <w:rPr>
          <w:i/>
          <w:iCs/>
        </w:rPr>
        <w:t xml:space="preserve">axiom of extensionality</w:t>
      </w:r>
      <w:r>
        <w:t xml:space="preserve">.</w:t>
      </w:r>
    </w:p>
    <w:bookmarkEnd w:id="11"/>
    <w:bookmarkStart w:id="12" w:name="exm-set"/>
    <w:p>
      <w:pPr>
        <w:pStyle w:val="BodyText"/>
      </w:pPr>
      <w:r>
        <w:rPr>
          <w:b/>
          <w:bCs/>
        </w:rPr>
        <w:t xml:space="preserve">Example 1 (Sets of die rolls)</w:t>
      </w:r>
      <w:r>
        <w:t xml:space="preserve"> </w:t>
      </w:r>
      <w:r>
        <w:t xml:space="preserve">The possible results of rolling a six-sided die form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sets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are equal,</w:t>
      </w:r>
      <w:r>
        <w:t xml:space="preserve"> </w:t>
      </w:r>
      <w:r>
        <w:t xml:space="preserve">because they have the same elements;</w:t>
      </w:r>
      <w:r>
        <w:t xml:space="preserve"> </w:t>
      </w:r>
      <w:r>
        <w:t xml:space="preserve">the order in which the elements are listed does not matter.</w:t>
      </w:r>
    </w:p>
    <w:bookmarkEnd w:id="12"/>
    <w:bookmarkStart w:id="13" w:name="def-set-builder"/>
    <w:p>
      <w:pPr>
        <w:pStyle w:val="BodyText"/>
      </w:pPr>
      <w:r>
        <w:rPr>
          <w:b/>
          <w:bCs/>
        </w:rPr>
        <w:t xml:space="preserve">Definition 2 (Set-builder notation)</w:t>
      </w:r>
      <w:r>
        <w:t xml:space="preserve"> </w:t>
      </w:r>
      <w:r>
        <w:t xml:space="preserve">For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statement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about an element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set-builder notation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  <m:r>
              <m:rPr>
                <m:sty m:val="p"/>
              </m:rPr>
              <m:t>:</m:t>
            </m:r>
            <m:r>
              <m:t>P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denotes the set of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bookmarkEnd w:id="13"/>
    <w:bookmarkStart w:id="16" w:name="exm-set-builder"/>
    <w:p>
      <w:pPr>
        <w:pStyle w:val="BodyText"/>
      </w:pPr>
      <w:r>
        <w:rPr>
          <w:b/>
          <w:bCs/>
        </w:rPr>
        <w:t xml:space="preserve">Example 2 (Even die rolls in set-builder notation)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nor/>
                <m:sty m:val="p"/>
              </m:rPr>
              <m:t> is even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the set of</w:t>
      </w:r>
      <w:r>
        <w:t xml:space="preserve"> </w:t>
      </w:r>
      <w:hyperlink r:id="rId14">
        <w:r>
          <w:rPr>
            <w:rStyle w:val="Hyperlink"/>
          </w:rPr>
          <w:t xml:space="preserve">even</w:t>
        </w:r>
      </w:hyperlink>
      <w:r>
        <w:t xml:space="preserve"> </w:t>
      </w:r>
      <w:r>
        <w:t xml:space="preserve">rolls,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is the set of positive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def-interval"/>
    <w:p>
      <w:pPr>
        <w:pStyle w:val="BodyText"/>
      </w:pPr>
      <w:r>
        <w:rPr>
          <w:b/>
          <w:bCs/>
        </w:rPr>
        <w:t xml:space="preserve">Definition 3 (Interval)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intervals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endpoints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are: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half-open intervals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≤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&lt;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unbounded intervals</w:t>
      </w:r>
      <w:r>
        <w:t xml:space="preserve"> </w:t>
      </w:r>
      <w:r>
        <w:t xml:space="preserve">have at most one endpoint: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≥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a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≤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&lt;</m:t>
            </m:r>
            <m:r>
              <m:t>b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FirstParagraph"/>
      </w:pPr>
      <w:r>
        <w:t xml:space="preserve">A square bracket means the endpoint belongs to the interval,</w:t>
      </w:r>
      <w:r>
        <w:t xml:space="preserve"> </w:t>
      </w:r>
      <w:r>
        <w:t xml:space="preserve">and a parenthesis means it does not.</w:t>
      </w:r>
      <w:r>
        <w:t xml:space="preserve"> </w:t>
      </w:r>
      <w:r>
        <w:t xml:space="preserve">The symbols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are not real numbers,</w:t>
      </w:r>
      <w:r>
        <w:t xml:space="preserve"> </w:t>
      </w:r>
      <w:r>
        <w:t xml:space="preserve">so they always get a parenthesis.</w:t>
      </w:r>
    </w:p>
    <w:bookmarkEnd w:id="17"/>
    <w:bookmarkStart w:id="18" w:name="exm-interval"/>
    <w:p>
      <w:pPr>
        <w:pStyle w:val="BodyText"/>
      </w:pPr>
      <w:r>
        <w:rPr>
          <w:b/>
          <w:bCs/>
        </w:rPr>
        <w:t xml:space="preserve">Example 3 (Which numbers are in an interval)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m:oMath>
        <m:r>
          <m:t>1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2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but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t>1.5</m:t>
        </m:r>
      </m:oMath>
      <w:r>
        <w:t xml:space="preserve"> </w:t>
      </w:r>
      <w:r>
        <w:t xml:space="preserve">is in all four of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non-negative real numbers: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1000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but</w:t>
      </w:r>
      <w:r>
        <w:t xml:space="preserve"> </w:t>
      </w:r>
      <m:oMath>
        <m:r>
          <m:rPr>
            <m:sty m:val="p"/>
          </m:rPr>
          <m:t>−</m:t>
        </m:r>
        <m:r>
          <m:t>0.1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8"/>
    <w:bookmarkStart w:id="19" w:name="def-subset"/>
    <w:p>
      <w:pPr>
        <w:pStyle w:val="FirstParagraph"/>
      </w:pPr>
      <w:r>
        <w:rPr>
          <w:b/>
          <w:bCs/>
        </w:rPr>
        <w:t xml:space="preserve">Definition 4 (Subset)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19"/>
    <w:bookmarkStart w:id="20" w:name="exm-subset"/>
    <w:p>
      <w:pPr>
        <w:pStyle w:val="BodyText"/>
      </w:pPr>
      <w:r>
        <w:rPr>
          <w:b/>
          <w:bCs/>
        </w:rPr>
        <w:t xml:space="preserve">Example 4 (Even die rolls)</w:t>
      </w:r>
      <w:r>
        <w:t xml:space="preserve"> </w:t>
      </w:r>
      <w:r>
        <w:t xml:space="preserve">The even die rolls form a subset of the possible rolls: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 of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is a possible roll.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7</m:t>
            </m:r>
          </m:e>
        </m:d>
        <m:r>
          <m:t>​</m:t>
        </m:r>
      </m:oMath>
      <w:r>
        <w:t xml:space="preserve"> </w:t>
      </w:r>
      <w:r>
        <w:t xml:space="preserve">is not a subset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not a possible roll.</w:t>
      </w:r>
    </w:p>
    <w:bookmarkEnd w:id="20"/>
    <w:bookmarkStart w:id="21" w:name="thm-subset-reflexive"/>
    <w:p>
      <w:pPr>
        <w:pStyle w:val="BodyText"/>
      </w:pPr>
      <w:r>
        <w:rPr>
          <w:b/>
          <w:bCs/>
        </w:rPr>
        <w:t xml:space="preserve">Theorem 1 (Every set is a subset of itself)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Start w:id="22" w:name="def-strict-subset"/>
    <w:p>
      <w:pPr>
        <w:pStyle w:val="BodyText"/>
      </w:pPr>
      <w:r>
        <w:rPr>
          <w:b/>
          <w:bCs/>
        </w:rPr>
        <w:t xml:space="preserve">Definition 5 (Strict subset)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subset</w:t>
      </w:r>
      <w:r>
        <w:t xml:space="preserve"> </w:t>
      </w:r>
      <w:r>
        <w:t xml:space="preserve">of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.</w:t>
      </w:r>
    </w:p>
    <w:bookmarkEnd w:id="22"/>
    <w:bookmarkStart w:id="24" w:name="rem-subset-symbol"/>
    <w:p>
      <w:pPr>
        <w:pStyle w:val="BodyText"/>
      </w:pPr>
      <w:r>
        <w:rPr>
          <w:i/>
          <w:iCs/>
        </w:rPr>
        <w:t xml:space="preserve">Remark 2</w:t>
      </w:r>
      <w:r>
        <w:t xml:space="preserve"> (Proper subsets and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). </w:t>
      </w:r>
      <w:r>
        <w:t xml:space="preserve">Other sources call a strict subset a</w:t>
      </w:r>
      <w:r>
        <w:t xml:space="preserve"> </w:t>
      </w:r>
      <w:r>
        <w:rPr>
          <w:b/>
          <w:bCs/>
        </w:rPr>
        <w:t xml:space="preserve">proper subset</w:t>
      </w:r>
      <w:r>
        <w:t xml:space="preserve">.</w:t>
      </w:r>
      <w:r>
        <w:t xml:space="preserve"> </w:t>
      </w:r>
      <w:r>
        <w:t xml:space="preserve">Sources disagree about the symbol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:</w:t>
      </w:r>
      <w:r>
        <w:t xml:space="preserve"> </w:t>
      </w:r>
      <w:r>
        <w:t xml:space="preserve">some use it for</w:t>
      </w:r>
      <w:r>
        <w:t xml:space="preserve"> </w:t>
      </w:r>
      <w:r>
        <w:t xml:space="preserve">“subset”</w:t>
      </w:r>
      <w:r>
        <w:t xml:space="preserve"> </w:t>
      </w:r>
      <w:r>
        <w:t xml:space="preserve">(</w:t>
      </w:r>
      <m:oMath>
        <m:r>
          <m:rPr>
            <m:sty m:val="p"/>
          </m:rPr>
          <m:t>⊆</m:t>
        </m:r>
      </m:oMath>
      <w:r>
        <w:t xml:space="preserve">),</w:t>
      </w:r>
      <w:r>
        <w:t xml:space="preserve"> </w:t>
      </w:r>
      <w:r>
        <w:t xml:space="preserve">and others for</w:t>
      </w:r>
      <w:r>
        <w:t xml:space="preserve"> </w:t>
      </w:r>
      <w:r>
        <w:t xml:space="preserve">“strict subset”</w:t>
      </w:r>
      <w:r>
        <w:t xml:space="preserve"> </w:t>
      </w:r>
      <w:r>
        <w:t xml:space="preserve">(</w:t>
      </w:r>
      <m:oMath>
        <m:r>
          <m:rPr>
            <m:sty m:val="p"/>
          </m:rPr>
          <m:t>⊊</m:t>
        </m:r>
      </m:oMath>
      <w:r>
        <w:t xml:space="preserve">)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Wikipedia: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⊂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 true in the first reading,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false in the second,</w:t>
      </w:r>
      <w:r>
        <w:t xml:space="preserve"> </w:t>
      </w:r>
      <w:r>
        <w:t xml:space="preserve">because the two sets are equal.</w:t>
      </w:r>
      <w:r>
        <w:t xml:space="preserve"> </w:t>
      </w:r>
      <w:r>
        <w:t xml:space="preserve">These notes avoid</w:t>
      </w:r>
      <w:r>
        <w:t xml:space="preserve"> </w:t>
      </w:r>
      <m:oMath>
        <m:r>
          <m:rPr>
            <m:sty m:val="p"/>
          </m:rPr>
          <m:t>⊂</m:t>
        </m:r>
      </m:oMath>
      <w:r>
        <w:t xml:space="preserve"> </w:t>
      </w:r>
      <w:r>
        <w:t xml:space="preserve">and write</w:t>
      </w:r>
      <w:r>
        <w:t xml:space="preserve"> </w:t>
      </w:r>
      <m:oMath>
        <m:r>
          <m:rPr>
            <m:sty m:val="p"/>
          </m:rPr>
          <m:t>⊆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⊊</m:t>
        </m:r>
      </m:oMath>
      <w:r>
        <w:t xml:space="preserve">.</w:t>
      </w:r>
    </w:p>
    <w:bookmarkEnd w:id="24"/>
    <w:bookmarkStart w:id="25" w:name="def-superset"/>
    <w:p>
      <w:pPr>
        <w:pStyle w:val="BodyText"/>
      </w:pPr>
      <w:r>
        <w:rPr>
          <w:b/>
          <w:bCs/>
        </w:rPr>
        <w:t xml:space="preserve">Definition 6 (Superset)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,</w:t>
      </w:r>
      <w:r>
        <w:t xml:space="preserve"> </w:t>
      </w:r>
      <w:r>
        <w:t xml:space="preserve">if 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 element of</w:t>
      </w:r>
      <w:r>
        <w:t xml:space="preserve"> </w:t>
      </w:r>
      <m:oMath>
        <m:r>
          <m:t>B</m:t>
        </m:r>
      </m:oMath>
      <w:r>
        <w:t xml:space="preserve">.</w:t>
      </w:r>
    </w:p>
    <w:bookmarkEnd w:id="25"/>
    <w:bookmarkStart w:id="26" w:name="rem-superset-subset"/>
    <w:p>
      <w:pPr>
        <w:pStyle w:val="BodyText"/>
      </w:pPr>
      <w:r>
        <w:rPr>
          <w:i/>
          <w:iCs/>
        </w:rPr>
        <w:t xml:space="preserve">Remark 3</w:t>
      </w:r>
      <w:r>
        <w:t xml:space="preserve"> (Superset and subset). </w:t>
      </w: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⊇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⊆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is not a superset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∉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.</w:t>
      </w:r>
    </w:p>
    <w:bookmarkEnd w:id="26"/>
    <w:bookmarkStart w:id="27" w:name="def-strict-superset"/>
    <w:p>
      <w:pPr>
        <w:pStyle w:val="BodyText"/>
      </w:pPr>
      <w:r>
        <w:rPr>
          <w:b/>
          <w:bCs/>
        </w:rPr>
        <w:t xml:space="preserve">Definition 7 (Strict superset)</w:t>
      </w:r>
      <w:r>
        <w:t xml:space="preserve"> </w:t>
      </w:r>
      <w:r>
        <w:t xml:space="preserve">A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strict superset</w:t>
      </w:r>
      <w:r>
        <w:t xml:space="preserve"> </w:t>
      </w:r>
      <w:r>
        <w:t xml:space="preserve">of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</w:t>
      </w:r>
      <w:r>
        <w:t xml:space="preserve"> </w:t>
      </w:r>
      <w:hyperlink w:anchor="def-superset">
        <w:r>
          <w:rPr>
            <w:rStyle w:val="Hyperlink"/>
          </w:rPr>
          <w:t xml:space="preserve">superset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A</m:t>
        </m:r>
      </m:oMath>
      <w:r>
        <w:t xml:space="preserve">.</w:t>
      </w:r>
    </w:p>
    <w:bookmarkEnd w:id="27"/>
    <w:bookmarkStart w:id="28" w:name="rem-strict-superset-subset"/>
    <w:p>
      <w:pPr>
        <w:pStyle w:val="BodyText"/>
      </w:pPr>
      <w:r>
        <w:rPr>
          <w:i/>
          <w:iCs/>
        </w:rPr>
        <w:t xml:space="preserve">Remark 4</w:t>
      </w:r>
      <w:r>
        <w:t xml:space="preserve"> (Strict superset and strict subset).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 </w:t>
      </w:r>
      <w:r>
        <w:t xml:space="preserve">means the same thing as</w:t>
      </w:r>
      <w:r>
        <w:t xml:space="preserve"> </w:t>
      </w: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 </w:t>
      </w:r>
      <w:r>
        <w:t xml:space="preserve">(</w:t>
      </w:r>
      <w:hyperlink w:anchor="def-strict-subset">
        <w:r>
          <w:rPr>
            <w:rStyle w:val="Hyperlink"/>
          </w:rPr>
          <w:t xml:space="preserve">strict subset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⊋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does not.</w:t>
      </w:r>
    </w:p>
    <w:bookmarkEnd w:id="28"/>
    <w:bookmarkStart w:id="29" w:name="exm-strict-subset-superset"/>
    <w:p>
      <w:pPr>
        <w:pStyle w:val="BodyText"/>
      </w:pPr>
      <w:r>
        <w:rPr>
          <w:b/>
          <w:bCs/>
        </w:rPr>
        <w:t xml:space="preserve">Example 5 (Strict subsets and supersets of die rolls)</w:t>
      </w:r>
      <w:r>
        <w:t xml:space="preserve"> </w:t>
      </w:r>
      <w:r>
        <w:t xml:space="preserve">For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 the possible rolls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04"/>
        </w:numPr>
      </w:pPr>
      <m:oMath>
        <m:r>
          <m:t>A</m:t>
        </m:r>
        <m:r>
          <m:rPr>
            <m:sty m:val="p"/>
          </m:rPr>
          <m:t>⊊</m:t>
        </m:r>
        <m:r>
          <m:t>B</m:t>
        </m:r>
      </m:oMath>
      <w:r>
        <w:t xml:space="preserve">, because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 </w:t>
      </w:r>
      <w:r>
        <w:t xml:space="preserve">(</w:t>
      </w:r>
      <w:hyperlink w:anchor="exm-subset">
        <w:r>
          <w:rPr>
            <w:rStyle w:val="Hyperlink"/>
          </w:rPr>
          <w:t xml:space="preserve">Example 4</w:t>
        </w:r>
      </w:hyperlink>
      <w:r>
        <w:t xml:space="preserve">) and</w:t>
      </w:r>
      <w:r>
        <w:t xml:space="preserve"> </w:t>
      </w:r>
      <m:oMath>
        <m:r>
          <m:t>1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1</m:t>
        </m:r>
        <m:r>
          <m:rPr>
            <m:sty m:val="p"/>
          </m:rPr>
          <m:t>∉</m:t>
        </m:r>
        <m:r>
          <m:t>A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⊇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⊋</m:t>
        </m:r>
        <m:r>
          <m:t>A</m:t>
        </m:r>
      </m:oMath>
      <w:r>
        <w:t xml:space="preserve">, for the same reasons;</w:t>
      </w:r>
    </w:p>
    <w:p>
      <w:pPr>
        <w:pStyle w:val="Compact"/>
        <w:numPr>
          <w:ilvl w:val="0"/>
          <w:numId w:val="1004"/>
        </w:numPr>
      </w:pPr>
      <m:oMath>
        <m:r>
          <m:t>B</m:t>
        </m:r>
        <m:r>
          <m:rPr>
            <m:sty m:val="p"/>
          </m:rPr>
          <m:t>⊆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subset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  <w:r>
        <w:t xml:space="preserve"> </w:t>
      </w:r>
      <w:r>
        <w:t xml:space="preserve">likewise</w:t>
      </w:r>
      <w:r>
        <w:t xml:space="preserve"> </w:t>
      </w:r>
      <m:oMath>
        <m:r>
          <m:t>B</m:t>
        </m:r>
        <m:r>
          <m:rPr>
            <m:sty m:val="p"/>
          </m:rPr>
          <m:t>⊇</m:t>
        </m:r>
        <m:r>
          <m:t>B</m:t>
        </m:r>
      </m:oMath>
      <w:r>
        <w:t xml:space="preserve">, but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not a strict superset of itself, because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9"/>
    <w:bookmarkStart w:id="30" w:name="def-empty-set"/>
    <w:p>
      <w:pPr>
        <w:pStyle w:val="FirstParagraph"/>
      </w:pPr>
      <w:r>
        <w:rPr>
          <w:b/>
          <w:bCs/>
        </w:rPr>
        <w:t xml:space="preserve">Definition 8 (Empty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empty set</w:t>
      </w:r>
      <w:r>
        <w:t xml:space="preserve">, denoted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is the set that has no elements.</w:t>
      </w:r>
    </w:p>
    <w:bookmarkEnd w:id="30"/>
    <w:bookmarkStart w:id="33" w:name="rem-empty-set-notation"/>
    <w:p>
      <w:pPr>
        <w:pStyle w:val="BodyText"/>
      </w:pPr>
      <w:r>
        <w:rPr>
          <w:i/>
          <w:iCs/>
        </w:rPr>
        <w:t xml:space="preserve">Remark 5</w:t>
      </w:r>
      <w:r>
        <w:t xml:space="preserve"> (Other notation for the empty set). </w:t>
      </w:r>
      <w:r>
        <w:t xml:space="preserve">Other sources write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/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(see</w:t>
      </w:r>
      <w:r>
        <w:t xml:space="preserve"> </w:t>
      </w:r>
      <w:hyperlink r:id="rId31">
        <w:r>
          <w:rPr>
            <w:rStyle w:val="Hyperlink"/>
          </w:rPr>
          <w:t xml:space="preserve">Wikipedia: Empty set</w:t>
        </w:r>
      </w:hyperlink>
      <w:r>
        <w:t xml:space="preserve">).</w:t>
      </w:r>
      <w:r>
        <w:t xml:space="preserve"> </w:t>
      </w:r>
      <w:r>
        <w:t xml:space="preserve">Some sources call it the</w:t>
      </w:r>
      <w:r>
        <w:t xml:space="preserve"> </w:t>
      </w:r>
      <w:r>
        <w:rPr>
          <w:b/>
          <w:bCs/>
        </w:rPr>
        <w:t xml:space="preserve">null set</w:t>
      </w:r>
      <w:r>
        <w:t xml:space="preserve">,</w:t>
      </w:r>
      <w:r>
        <w:t xml:space="preserve"> </w:t>
      </w:r>
      <w:r>
        <w:t xml:space="preserve">but in measure theory a</w:t>
      </w:r>
      <w:r>
        <w:t xml:space="preserve"> </w:t>
      </w:r>
      <w:r>
        <w:t xml:space="preserve">“null set”</w:t>
      </w:r>
      <w:r>
        <w:t xml:space="preserve"> </w:t>
      </w:r>
      <w:r>
        <w:t xml:space="preserve">usually means a set of</w:t>
      </w:r>
      <w:r>
        <w:t xml:space="preserve"> </w:t>
      </w:r>
      <w:hyperlink r:id="rId32">
        <w:r>
          <w:rPr>
            <w:rStyle w:val="Hyperlink"/>
          </w:rPr>
          <w:t xml:space="preserve">measure zero</w:t>
        </w:r>
      </w:hyperlink>
      <w:r>
        <w:t xml:space="preserve">,</w:t>
      </w:r>
      <w:r>
        <w:t xml:space="preserve"> </w:t>
      </w:r>
      <w:r>
        <w:t xml:space="preserve">which need not be empty.</w:t>
      </w:r>
      <w:r>
        <w:t xml:space="preserve"> </w:t>
      </w:r>
      <w:r>
        <w:t xml:space="preserve">For example,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has length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a null set in that sense,</w:t>
      </w:r>
      <w:r>
        <w:t xml:space="preserve"> </w:t>
      </w:r>
      <w:r>
        <w:t xml:space="preserve">but it is not empty, because</w:t>
      </w:r>
      <w:r>
        <w:t xml:space="preserve"> </w:t>
      </w:r>
      <m:oMath>
        <m:r>
          <m:t>0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bookmarkEnd w:id="33"/>
    <w:bookmarkStart w:id="34" w:name="exm-empty-set"/>
    <w:p>
      <w:pPr>
        <w:pStyle w:val="BodyText"/>
      </w:pPr>
      <w:r>
        <w:rPr>
          <w:b/>
          <w:bCs/>
        </w:rPr>
        <w:t xml:space="preserve">Example 6 (Impossible die rolls)</w:t>
      </w:r>
      <w:r>
        <w:t xml:space="preserve"> </w:t>
      </w:r>
      <w:r>
        <w:t xml:space="preserve">No roll of a six-sided die is greater than 6,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&gt;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.</w:t>
      </w:r>
    </w:p>
    <w:bookmarkEnd w:id="34"/>
    <w:bookmarkStart w:id="35" w:name="def-vacuous-truth"/>
    <w:p>
      <w:pPr>
        <w:pStyle w:val="BodyText"/>
      </w:pPr>
      <w:r>
        <w:rPr>
          <w:b/>
          <w:bCs/>
        </w:rPr>
        <w:t xml:space="preserve">Definition 9 (Vacuous truth)</w:t>
      </w:r>
      <w:r>
        <w:t xml:space="preserve"> </w:t>
      </w:r>
      <w:r>
        <w:t xml:space="preserve">A statement of the form</w:t>
      </w:r>
      <w:r>
        <w:t xml:space="preserve"> </w:t>
      </w:r>
      <w:r>
        <w:t xml:space="preserve">“every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property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vacuously true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: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</w:t>
      </w:r>
      <w:r>
        <w:t xml:space="preserve"> </w:t>
      </w:r>
      <w:r>
        <w:t xml:space="preserve">so no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fails to have property</w:t>
      </w:r>
      <w:r>
        <w:t xml:space="preserve"> </w:t>
      </w:r>
      <m:oMath>
        <m:r>
          <m:t>P</m:t>
        </m:r>
      </m:oMath>
      <w:r>
        <w:t xml:space="preserve">.</w:t>
      </w:r>
    </w:p>
    <w:bookmarkEnd w:id="35"/>
    <w:bookmarkStart w:id="36" w:name="exm-vacuous-truth"/>
    <w:p>
      <w:pPr>
        <w:pStyle w:val="BodyText"/>
      </w:pPr>
      <w:r>
        <w:rPr>
          <w:b/>
          <w:bCs/>
        </w:rPr>
        <w:t xml:space="preserve">Example 7 (Every impossible die roll is even)</w:t>
      </w:r>
      <w:r>
        <w:t xml:space="preserve"> </w:t>
      </w:r>
      <w:r>
        <w:t xml:space="preserve">The set of die rolls greater than 6 is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(</w:t>
      </w:r>
      <w:hyperlink w:anchor="exm-empty-set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“every die roll greater than 6 is even”</w:t>
      </w:r>
      <w:r>
        <w:t xml:space="preserve"> </w:t>
      </w:r>
      <w:r>
        <w:t xml:space="preserve">is vacuously true,</w:t>
      </w:r>
      <w:r>
        <w:t xml:space="preserve"> </w:t>
      </w:r>
      <w:r>
        <w:t xml:space="preserve">and so is</w:t>
      </w:r>
      <w:r>
        <w:t xml:space="preserve"> </w:t>
      </w:r>
      <w:r>
        <w:t xml:space="preserve">“every die roll greater than 6 is odd”</w:t>
      </w:r>
      <w:r>
        <w:t xml:space="preserve">:</w:t>
      </w:r>
      <w:r>
        <w:t xml:space="preserve"> </w:t>
      </w:r>
      <w:r>
        <w:t xml:space="preserve">there is no such roll to fail either statement.</w:t>
      </w:r>
    </w:p>
    <w:bookmarkEnd w:id="36"/>
    <w:bookmarkStart w:id="37" w:name="thm-empty-set-unique"/>
    <w:p>
      <w:pPr>
        <w:pStyle w:val="BodyText"/>
      </w:pPr>
      <w:r>
        <w:rPr>
          <w:b/>
          <w:bCs/>
        </w:rPr>
        <w:t xml:space="preserve">Theorem 2 (There is only one empty set)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sets with no elements,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Neither set has any elements,</w:t>
      </w:r>
      <w:r>
        <w:t xml:space="preserve"> </w:t>
      </w:r>
      <w:r>
        <w:t xml:space="preserve">so every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an element of</w:t>
      </w:r>
      <w:r>
        <w:t xml:space="preserve"> </w:t>
      </w:r>
      <m:oMath>
        <m:sSub>
          <m:e>
            <m:r>
              <m:t>E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 vice versa,</w:t>
      </w:r>
      <w:r>
        <w:t xml:space="preserve"> </w:t>
      </w:r>
      <w:hyperlink w:anchor="def-vacuous-truth">
        <w:r>
          <w:rPr>
            <w:rStyle w:val="Hyperlink"/>
          </w:rPr>
          <w:t xml:space="preserve">vacuously</w:t>
        </w:r>
      </w:hyperlink>
      <w:r>
        <w:t xml:space="preserve">.</w:t>
      </w:r>
      <w:r>
        <w:t xml:space="preserve"> </w:t>
      </w:r>
      <w:r>
        <w:t xml:space="preserve">Sets with the same elements are equal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Start w:id="38" w:name="thm-empty-subset"/>
    <w:p>
      <w:pPr>
        <w:pStyle w:val="BodyText"/>
      </w:pPr>
      <w:r>
        <w:rPr>
          <w:b/>
          <w:bCs/>
        </w:rPr>
        <w:t xml:space="preserve">Theorem 3 (The empty set is a subset of every set)</w:t>
      </w:r>
      <w:r>
        <w:t xml:space="preserve"> </w:t>
      </w:r>
      <w:r>
        <w:t xml:space="preserve">For every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subset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∅</m:t>
        </m:r>
        <m:r>
          <m:rPr>
            <m:sty m:val="p"/>
          </m:rPr>
          <m:t>⊆</m:t>
        </m:r>
        <m:r>
          <m:t>A</m:t>
        </m:r>
      </m:oMath>
      <w:r>
        <w:t xml:space="preserve"> </w:t>
      </w:r>
      <w:r>
        <w:t xml:space="preserve">fails only if</w:t>
      </w:r>
      <w:r>
        <w:t xml:space="preserve"> </w:t>
      </w:r>
      <w:r>
        <w:t xml:space="preserve">some element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empty-set">
        <w:r>
          <w:rPr>
            <w:rStyle w:val="Hyperlink"/>
          </w:rPr>
          <w:t xml:space="preserve">empty set</w:t>
        </w:r>
      </w:hyperlink>
      <w:r>
        <w:t xml:space="preserve"> </w:t>
      </w:r>
      <w:r>
        <w:t xml:space="preserve">has no elements,</w:t>
      </w:r>
      <w:r>
        <w:t xml:space="preserve"> </w:t>
      </w:r>
      <w:r>
        <w:t xml:space="preserve">so no such element exists.</w:t>
      </w:r>
    </w:p>
    <w:bookmarkStart w:id="39" w:name="def-collection"/>
    <w:p>
      <w:pPr>
        <w:pStyle w:val="BodyText"/>
      </w:pPr>
      <w:r>
        <w:rPr>
          <w:b/>
          <w:bCs/>
        </w:rPr>
        <w:t xml:space="preserve">Definition 10 (Collection of sets (family of sets))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collection of sets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family of sets</w:t>
      </w:r>
      <w:r>
        <w:t xml:space="preserve">)</w:t>
      </w:r>
      <w:r>
        <w:t xml:space="preserve"> </w:t>
      </w:r>
      <w:r>
        <w:t xml:space="preserve">is a set whose elements are themselves sets.</w:t>
      </w:r>
    </w:p>
    <w:bookmarkEnd w:id="39"/>
    <w:bookmarkStart w:id="40" w:name="exm-collection"/>
    <w:p>
      <w:pPr>
        <w:pStyle w:val="BodyText"/>
      </w:pPr>
      <w:r>
        <w:rPr>
          <w:b/>
          <w:bCs/>
        </w:rPr>
        <w:t xml:space="preserve">Example 8 (The collection of all subsets of a two-element set)</w:t>
      </w:r>
      <w:r>
        <w:t xml:space="preserve"> </w:t>
      </w:r>
      <w:r>
        <w:t xml:space="preserve">The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empty-subse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bset-reflexiv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 the first and the last),</w:t>
      </w:r>
      <w:r>
        <w:t xml:space="preserve"> </w:t>
      </w:r>
      <w:r>
        <w:t xml:space="preserve">so the collection of all subsets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It has four elements, each of them a set.</w:t>
      </w:r>
      <w:r>
        <w:t xml:space="preserve"> </w:t>
      </w:r>
      <w:r>
        <w:t xml:space="preserve">The collection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</m:oMath>
      <w:r>
        <w:t xml:space="preserve"> </w:t>
      </w:r>
      <w:r>
        <w:t xml:space="preserve">has one element, the empty set,</w:t>
      </w:r>
      <w:r>
        <w:t xml:space="preserve"> </w:t>
      </w:r>
      <w:r>
        <w:t xml:space="preserve">so it is not equal to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, which has none.</w:t>
      </w:r>
    </w:p>
    <w:bookmarkEnd w:id="40"/>
    <w:bookmarkEnd w:id="41"/>
    <w:bookmarkStart w:id="54" w:name="combining-sets"/>
    <w:p>
      <w:pPr>
        <w:pStyle w:val="Heading2"/>
      </w:pPr>
      <w:r>
        <w:t xml:space="preserve">2 Combining sets</w:t>
      </w:r>
    </w:p>
    <w:bookmarkStart w:id="42" w:name="def-union"/>
    <w:p>
      <w:pPr>
        <w:pStyle w:val="FirstParagraph"/>
      </w:pPr>
      <w:r>
        <w:rPr>
          <w:b/>
          <w:bCs/>
        </w:rPr>
        <w:t xml:space="preserve">Definition 11 (Union)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∪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</w:t>
      </w:r>
      <w:r>
        <w:t xml:space="preserve"> </w:t>
      </w:r>
      <m:oMath>
        <m:r>
          <m:t>A</m:t>
        </m:r>
      </m:oMath>
      <w:r>
        <w:t xml:space="preserve">, in</w:t>
      </w:r>
      <w:r>
        <w:t xml:space="preserve"> </w:t>
      </w:r>
      <m:oMath>
        <m:r>
          <m:t>B</m:t>
        </m:r>
      </m:oMath>
      <w:r>
        <w:t xml:space="preserve">, or in both: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∪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or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union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at least one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r>
          <m:rPr>
            <m:sty m:val="p"/>
          </m:rPr>
          <m:t>⋯</m:t>
        </m:r>
        <m:r>
          <m:rPr>
            <m:sty m:val="p"/>
          </m:rPr>
          <m:t>∪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2"/>
    <w:bookmarkStart w:id="43" w:name="def-intersection"/>
    <w:p>
      <w:pPr>
        <w:pStyle w:val="BodyText"/>
      </w:pPr>
      <w:r>
        <w:rPr>
          <w:b/>
          <w:bCs/>
        </w:rPr>
        <w:t xml:space="preserve">Definition 12 (Intersection)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intersection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∩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that are in both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∩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More generally,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such as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 set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intersection of 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is the set of elements that are in 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 it is also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r>
          <m:rPr>
            <m:sty m:val="p"/>
          </m:rPr>
          <m:t>⋯</m:t>
        </m:r>
        <m:r>
          <m:rPr>
            <m:sty m:val="p"/>
          </m:rPr>
          <m:t>∩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 it is written</w:t>
      </w:r>
      <w:r>
        <w:t xml:space="preserve"> </w:t>
      </w: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3"/>
    <w:bookmarkStart w:id="44" w:name="def-set-difference"/>
    <w:p>
      <w:pPr>
        <w:pStyle w:val="BodyText"/>
      </w:pPr>
      <w:r>
        <w:rPr>
          <w:b/>
          <w:bCs/>
        </w:rPr>
        <w:t xml:space="preserve">Definition 13 (Set difference)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set difference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\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\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B</m:t>
              </m:r>
            </m:e>
          </m:d>
          <m:r>
            <m:t>​</m:t>
          </m:r>
        </m:oMath>
      </m:oMathPara>
    </w:p>
    <w:bookmarkEnd w:id="44"/>
    <w:bookmarkStart w:id="45" w:name="def-complement"/>
    <w:p>
      <w:pPr>
        <w:pStyle w:val="FirstParagraph"/>
      </w:pPr>
      <w:r>
        <w:rPr>
          <w:b/>
          <w:bCs/>
        </w:rPr>
        <w:t xml:space="preserve">Definition 14 (Complement)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complement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 set difference (</w:t>
      </w:r>
      <w:hyperlink w:anchor="def-set-difference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m:oMath>
        <m:r>
          <m:t>S</m:t>
        </m:r>
        <m:r>
          <m:rPr>
            <m:sty m:val="p"/>
          </m:rPr>
          <m:t>\</m:t>
        </m:r>
        <m:r>
          <m:t>A</m:t>
        </m:r>
      </m:oMath>
      <w:r>
        <w:t xml:space="preserve">:</w:t>
      </w:r>
      <w:r>
        <w:t xml:space="preserve"> </w:t>
      </w:r>
      <w:r>
        <w:t xml:space="preserve">the elements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that are not in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When the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clear from context,</w:t>
      </w:r>
      <w:r>
        <w:t xml:space="preserve"> </w:t>
      </w:r>
      <w:r>
        <w:t xml:space="preserve">the complement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c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S</m:t>
          </m:r>
          <m:r>
            <m:rPr>
              <m:sty m:val="p"/>
            </m:rPr>
            <m:t>\</m:t>
          </m:r>
          <m: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∉</m:t>
              </m:r>
              <m:r>
                <m:t>A</m:t>
              </m:r>
            </m:e>
          </m:d>
          <m:r>
            <m:t>​</m:t>
          </m:r>
        </m:oMath>
      </m:oMathPara>
    </w:p>
    <w:bookmarkEnd w:id="45"/>
    <w:bookmarkStart w:id="46" w:name="exm-complement"/>
    <w:p>
      <w:pPr>
        <w:pStyle w:val="FirstParagraph"/>
      </w:pPr>
      <w:r>
        <w:rPr>
          <w:b/>
          <w:bCs/>
        </w:rPr>
        <w:t xml:space="preserve">Example 9 (Complements of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be the possible rolls of a die.</w:t>
      </w:r>
    </w:p>
    <w:p>
      <w:pPr>
        <w:pStyle w:val="Compact"/>
        <w:numPr>
          <w:ilvl w:val="0"/>
          <w:numId w:val="1005"/>
        </w:numPr>
      </w:pPr>
      <w:r>
        <w:t xml:space="preserve">The complement of the even rolls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 the odd rolls.</w:t>
      </w:r>
    </w:p>
    <w:p>
      <w:pPr>
        <w:pStyle w:val="Compact"/>
        <w:numPr>
          <w:ilvl w:val="0"/>
          <w:numId w:val="1005"/>
        </w:numPr>
      </w:pPr>
      <w:r>
        <w:t xml:space="preserve">The complement 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itself is</w:t>
      </w:r>
      <w:r>
        <w:t xml:space="preserve"> </w:t>
      </w:r>
      <m:oMath>
        <m:sSup>
          <m:e>
            <m:r>
              <m:t>S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,</w:t>
      </w:r>
      <w:r>
        <w:t xml:space="preserve"> </w:t>
      </w:r>
      <w:r>
        <w:t xml:space="preserve">and the complement of</w:t>
      </w:r>
      <w:r>
        <w:t xml:space="preserve"> </w:t>
      </w:r>
      <m:oMath>
        <m:r>
          <m:rPr>
            <m:sty m:val="p"/>
          </m:rPr>
          <m:t>∅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∅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.</w:t>
      </w:r>
    </w:p>
    <w:p>
      <w:pPr>
        <w:pStyle w:val="FirstParagraph"/>
      </w:pPr>
      <w:r>
        <w:t xml:space="preserve">The complement depends on</w:t>
      </w:r>
      <w:r>
        <w:t xml:space="preserve"> </w:t>
      </w:r>
      <m:oMath>
        <m:r>
          <m:t>S</m:t>
        </m:r>
      </m:oMath>
      <w:r>
        <w:t xml:space="preserve">: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complement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</m:e>
        </m:d>
        <m:r>
          <m:t>​</m:t>
        </m:r>
      </m:oMath>
      <w:r>
        <w:t xml:space="preserve">, it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8</m:t>
            </m:r>
          </m:e>
        </m:d>
        <m:r>
          <m:t>​</m:t>
        </m:r>
      </m:oMath>
      <w:r>
        <w:t xml:space="preserve">.</w:t>
      </w:r>
    </w:p>
    <w:bookmarkEnd w:id="46"/>
    <w:bookmarkStart w:id="47" w:name="exm-set-operations"/>
    <w:p>
      <w:pPr>
        <w:pStyle w:val="BodyText"/>
      </w:pPr>
      <w:r>
        <w:rPr>
          <w:b/>
          <w:bCs/>
        </w:rPr>
        <w:t xml:space="preserve">Example 10 (Combining sets of die rolls)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(the even rolls)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(the rolls of at most 3).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∪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rolls that are even or at most 3;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∩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</m:oMath>
      <w:r>
        <w:t xml:space="preserve">, the only roll that is both;</w:t>
      </w:r>
    </w:p>
    <w:p>
      <w:pPr>
        <w:pStyle w:val="Compact"/>
        <w:numPr>
          <w:ilvl w:val="0"/>
          <w:numId w:val="1006"/>
        </w:numPr>
      </w:pPr>
      <m:oMath>
        <m:r>
          <m:t>A</m:t>
        </m:r>
        <m:r>
          <m:rPr>
            <m:sty m:val="p"/>
          </m:rPr>
          <m:t>\</m:t>
        </m:r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 the even rolls greater than 3;</w:t>
      </w:r>
    </w:p>
    <w:p>
      <w:pPr>
        <w:pStyle w:val="Compact"/>
        <w:numPr>
          <w:ilvl w:val="0"/>
          <w:numId w:val="1006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∩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∅</m:t>
        </m:r>
      </m:oMath>
      <w:r>
        <w:t xml:space="preserve">: no roll is both even and odd.</w:t>
      </w:r>
    </w:p>
    <w:bookmarkEnd w:id="47"/>
    <w:bookmarkStart w:id="48" w:name="exm-indexed-union-intersection"/>
    <w:p>
      <w:pPr>
        <w:pStyle w:val="FirstParagraph"/>
      </w:pPr>
      <w:r>
        <w:rPr>
          <w:b/>
          <w:bCs/>
        </w:rPr>
        <w:t xml:space="preserve">Example 11 (Unions and intersections of many sets)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Upp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3</m:t>
                      </m:r>
                    </m:lim>
                  </m:limUpp>
                </m:e>
                <m:lim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lim>
              </m:limLow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N</m:t>
        </m:r>
      </m:oMath>
      <w:r>
        <w:t xml:space="preserve">:</w:t>
      </w:r>
      <w:r>
        <w:t xml:space="preserve"> </w:t>
      </w:r>
      <w:r>
        <w:t xml:space="preserve">each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in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each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contains only the natural number</w:t>
      </w:r>
      <w:r>
        <w:t xml:space="preserve"> </w:t>
      </w:r>
      <m:oMath>
        <m:r>
          <m:t>i</m:t>
        </m:r>
      </m:oMath>
      <w:r>
        <w:t xml:space="preserve">.</w:t>
      </w:r>
    </w:p>
    <w:p>
      <w:pPr>
        <w:numPr>
          <w:ilvl w:val="0"/>
          <w:numId w:val="1007"/>
        </w:numPr>
      </w:pPr>
      <m:oMath>
        <m:sSubSup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</m:sSubSup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: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 every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a number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r>
          <m:t>i</m:t>
        </m:r>
        <m:r>
          <m:rPr>
            <m:sty m:val="p"/>
          </m:rPr>
          <m:t>]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;</w:t>
      </w:r>
      <w:r>
        <w:t xml:space="preserve"> </w:t>
      </w:r>
      <w:r>
        <w:t xml:space="preserve">and a number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in none of them.</w:t>
      </w:r>
    </w:p>
    <w:bookmarkEnd w:id="48"/>
    <w:bookmarkStart w:id="49" w:name="thm-de-morgan"/>
    <w:p>
      <w:pPr>
        <w:pStyle w:val="FirstParagraph"/>
      </w:pPr>
      <w:r>
        <w:rPr>
          <w:b/>
          <w:bCs/>
        </w:rPr>
        <w:t xml:space="preserve">Theorem 4 (De Morgan’s laws)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let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 a nonempty set of indices,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subset">
        <w:r>
          <w:rPr>
            <w:rStyle w:val="Hyperlink"/>
          </w:rPr>
          <w:t xml:space="preserve">subset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Then the complement of a union is the intersection of the complements,</w:t>
      </w:r>
      <w:r>
        <w:t xml:space="preserve"> </w:t>
      </w:r>
      <w:r>
        <w:t xml:space="preserve">and the complement of an intersection is the union of the complements: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With the complement notation of</w:t>
      </w:r>
      <w:r>
        <w:t xml:space="preserve"> </w:t>
      </w:r>
      <w:hyperlink w:anchor="def-complement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these read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⋃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⋂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⋂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∈</m:t>
                </m:r>
                <m:r>
                  <m:t>I</m:t>
                </m:r>
              </m:sub>
            </m:sSub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p"/>
              </m:rPr>
              <m:t>⋃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  <m:sSubSup>
          <m:e>
            <m:r>
              <m:t>A</m:t>
            </m:r>
          </m:e>
          <m:sub>
            <m:r>
              <m:t>i</m:t>
            </m:r>
          </m:sub>
          <m:sup>
            <m:r>
              <m:t>c</m:t>
            </m:r>
          </m:sup>
        </m:sSubSup>
      </m:oMath>
      <w:r>
        <w:t xml:space="preserve">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Two sets are equal when they have the same elements (</w:t>
      </w:r>
      <w:hyperlink w:anchor="def-se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it is enough to show that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in the left-hand side</w:t>
      </w:r>
      <w:r>
        <w:t xml:space="preserve"> </w:t>
      </w:r>
      <w:hyperlink r:id="rId50">
        <w:r>
          <w:rPr>
            <w:rStyle w:val="Hyperlink"/>
          </w:rPr>
          <w:t xml:space="preserve">if and only if</w:t>
        </w:r>
      </w:hyperlink>
      <w:r>
        <w:t xml:space="preserve"> </w:t>
      </w:r>
      <w:r>
        <w:t xml:space="preserve">(</w:t>
      </w:r>
      <m:oMath>
        <m:r>
          <m:rPr>
            <m:sty m:val="p"/>
          </m:rPr>
          <m:t>⇔</m:t>
        </m:r>
      </m:oMath>
      <w:r>
        <w:t xml:space="preserve">)</w:t>
      </w:r>
      <w:r>
        <w:t xml:space="preserve"> </w:t>
      </w:r>
      <w:r>
        <w:t xml:space="preserve">it is in the right-hand side.</w:t>
      </w:r>
      <w:r>
        <w:t xml:space="preserve"> </w:t>
      </w:r>
      <w:r>
        <w:t xml:space="preserve">For the first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law: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limLow>
                <m:e>
                  <m:r>
                    <m:rPr>
                      <m:sty m:val="p"/>
                    </m:rPr>
                    <m:t>⋂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nor/>
                  <m:sty m:val="p"/>
                </m:rPr>
                <m:t> and </m:t>
              </m:r>
              <m:r>
                <m:t>x</m:t>
              </m:r>
              <m:r>
                <m:rPr>
                  <m:sty m:val="p"/>
                </m:rPr>
                <m:t>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for some </m:t>
              </m:r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∈</m:t>
              </m:r>
              <m:limLow>
                <m:e>
                  <m:r>
                    <m:rPr>
                      <m:sty m:val="p"/>
                    </m:rPr>
                    <m:t>⋃</m:t>
                  </m:r>
                </m:e>
                <m:lim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\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de-morgan"/>
    <w:p>
      <w:pPr>
        <w:pStyle w:val="FirstParagraph"/>
      </w:pPr>
      <w:r>
        <w:rPr>
          <w:b/>
          <w:bCs/>
        </w:rPr>
        <w:t xml:space="preserve">Example 12 (De Morgan’s laws for die rolls)</w:t>
      </w:r>
      <w:r>
        <w:t xml:space="preserve"> </w:t>
      </w:r>
      <w:r>
        <w:t xml:space="preserve">In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 as in</w:t>
      </w:r>
      <w:r>
        <w:t xml:space="preserve"> </w:t>
      </w:r>
      <w:hyperlink w:anchor="exm-set-operation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∪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∩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∩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∪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</m:e>
              </m:d>
              <m:r>
                <m:t>​</m:t>
              </m:r>
              <m:r>
                <m:rPr>
                  <m:sty m:val="p"/>
                </m:rPr>
                <m:t>∪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,</m:t>
                  </m:r>
                  <m:r>
                    <m:t>5</m:t>
                  </m:r>
                  <m:r>
                    <m:rPr>
                      <m:sty m:val="p"/>
                    </m:rPr>
                    <m:t>,</m:t>
                  </m:r>
                  <m:r>
                    <m:t>6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1"/>
    <w:bookmarkStart w:id="52" w:name="def-cartesian-product"/>
    <w:p>
      <w:pPr>
        <w:pStyle w:val="FirstParagraph"/>
      </w:pPr>
      <w:r>
        <w:rPr>
          <w:b/>
          <w:bCs/>
        </w:rPr>
        <w:t xml:space="preserve">Definition 15 (Ordered pair and Cartesian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a pair of objects listed in order,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first 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second;</w:t>
      </w:r>
      <w:r>
        <w:t xml:space="preserve"> </w:t>
      </w:r>
      <w:r>
        <w:t xml:space="preserve">two ordered pairs are equal,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Cartesian product</w:t>
      </w:r>
      <w:r>
        <w:t xml:space="preserve"> </w:t>
      </w:r>
      <w:r>
        <w:t xml:space="preserve">of 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,</w:t>
      </w:r>
      <w:r>
        <w:t xml:space="preserve"> </w:t>
      </w:r>
      <w:r>
        <w:t xml:space="preserve">is the set of ordered pairs whose first entry is 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whose second entry is in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∈</m:t>
              </m:r>
              <m:r>
                <m:t>B</m:t>
              </m:r>
            </m:e>
          </m:d>
          <m:r>
            <m:t>​</m:t>
          </m:r>
        </m:oMath>
      </m:oMathPara>
    </w:p>
    <w:bookmarkEnd w:id="52"/>
    <w:bookmarkStart w:id="53" w:name="exm-cartesian-product"/>
    <w:p>
      <w:pPr>
        <w:pStyle w:val="FirstParagraph"/>
      </w:pPr>
      <w:r>
        <w:rPr>
          <w:b/>
          <w:bCs/>
        </w:rPr>
        <w:t xml:space="preserve">Example 13 (Cartesian products)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it,</w:t>
      </w:r>
      <w:r>
        <w:t xml:space="preserve"> </w:t>
      </w:r>
      <w:r>
        <w:t xml:space="preserve">because its first entry,</w:t>
      </w:r>
      <w:r>
        <w:t xml:space="preserve"> </w:t>
      </w:r>
      <m:oMath>
        <m:r>
          <m:t>5</m:t>
        </m:r>
      </m:oMath>
      <w:r>
        <w:t xml:space="preserve">, is not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The results of rolling a die twice form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×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t>6</m:t>
        </m:r>
        <m:r>
          <m:rPr>
            <m:sty m:val="p"/>
          </m:rPr>
          <m:t>⋅</m:t>
        </m:r>
        <m:r>
          <m:t>6</m:t>
        </m:r>
        <m:r>
          <m:rPr>
            <m:sty m:val="p"/>
          </m:rPr>
          <m:t>=</m:t>
        </m:r>
        <m:r>
          <m:t>36</m:t>
        </m:r>
      </m:oMath>
      <w:r>
        <w:t xml:space="preserve"> </w:t>
      </w:r>
      <w:r>
        <w:t xml:space="preserve">elements, such as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a 3 on the first roll and a 5 on the second.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in the plane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3</m:t>
        </m:r>
      </m:oMath>
      <w:r>
        <w:t xml:space="preserve">:</w:t>
      </w:r>
      <w:r>
        <w:t xml:space="preserve"> </w:t>
      </w:r>
      <w:r>
        <w:t xml:space="preserve">a rectangle of width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height</w:t>
      </w:r>
      <w:r>
        <w:t xml:space="preserve"> </w:t>
      </w:r>
      <m:oMath>
        <m:r>
          <m:t>3</m:t>
        </m:r>
      </m:oMath>
      <w:r>
        <w:t xml:space="preserve">.</w:t>
      </w:r>
    </w:p>
    <w:bookmarkEnd w:id="53"/>
    <w:bookmarkEnd w:id="54"/>
    <w:bookmarkStart w:id="76" w:name="functions"/>
    <w:p>
      <w:pPr>
        <w:pStyle w:val="Heading2"/>
      </w:pPr>
      <w:r>
        <w:t xml:space="preserve">3 Functions</w:t>
      </w:r>
    </w:p>
    <w:bookmarkStart w:id="55" w:name="def-function"/>
    <w:p>
      <w:pPr>
        <w:pStyle w:val="FirstParagraph"/>
      </w:pPr>
      <w:r>
        <w:rPr>
          <w:b/>
          <w:bCs/>
        </w:rPr>
        <w:t xml:space="preserve">Definition 16 (Function (map, mapping, transformation))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set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,</w:t>
      </w:r>
      <w:r>
        <w:t xml:space="preserve"> </w:t>
      </w:r>
      <w:r>
        <w:t xml:space="preserve">assigns to each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exactly one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argument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input</w:t>
      </w:r>
      <w:r>
        <w:t xml:space="preserve">) to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The assigned element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value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output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FirstParagraph"/>
      </w:pPr>
      <w:r>
        <w:t xml:space="preserve">A function is also called a</w:t>
      </w:r>
      <w:r>
        <w:t xml:space="preserve"> </w:t>
      </w:r>
      <w:r>
        <w:rPr>
          <w:b/>
          <w:bCs/>
        </w:rPr>
        <w:t xml:space="preserve">map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mapping</w:t>
      </w:r>
      <w:r>
        <w:t xml:space="preserve">)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transformation</w:t>
      </w:r>
      <w:r>
        <w:t xml:space="preserve">;</w:t>
      </w:r>
      <w:r>
        <w:t xml:space="preserve"> </w:t>
      </w:r>
      <w:r>
        <w:t xml:space="preserve">on this site the three words mean the same thing,</w:t>
      </w:r>
      <w:r>
        <w:t xml:space="preserve"> </w:t>
      </w:r>
      <w:r>
        <w:t xml:space="preserve">although some authors reserve</w:t>
      </w:r>
      <w:r>
        <w:t xml:space="preserve"> </w:t>
      </w:r>
      <w:r>
        <w:t xml:space="preserve">“transformation”</w:t>
      </w:r>
      <w:r>
        <w:t xml:space="preserve"> </w:t>
      </w:r>
      <w:r>
        <w:t xml:space="preserve">for a function from a set to itself.</w:t>
      </w:r>
    </w:p>
    <w:bookmarkEnd w:id="55"/>
    <w:bookmarkStart w:id="56" w:name="exm-function"/>
    <w:p>
      <w:pPr>
        <w:pStyle w:val="BodyText"/>
      </w:pPr>
      <w:r>
        <w:rPr>
          <w:b/>
          <w:bCs/>
        </w:rPr>
        <w:t xml:space="preserve">Example 14 (Doubling a die roll)</w:t>
      </w:r>
      <w:r>
        <w:t xml:space="preserve"> </w:t>
      </w:r>
      <w:r>
        <w:t xml:space="preserve">The rule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defines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it assigns exactly one real number to each possible roll;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A rule that assigned both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to the roll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would not be a function,</w:t>
      </w:r>
      <w:r>
        <w:t xml:space="preserve"> </w:t>
      </w:r>
      <w:r>
        <w:t xml:space="preserve">because a function assigns exactly one value to each element.</w:t>
      </w:r>
    </w:p>
    <w:bookmarkEnd w:id="56"/>
    <w:bookmarkStart w:id="57" w:name="def-relation"/>
    <w:p>
      <w:pPr>
        <w:pStyle w:val="BodyText"/>
      </w:pPr>
      <w:r>
        <w:rPr>
          <w:b/>
          <w:bCs/>
        </w:rPr>
        <w:t xml:space="preserve">Definition 17 (Relation)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 rule that,</w:t>
      </w:r>
      <w:r>
        <w:t xml:space="preserve"> </w:t>
      </w:r>
      <w:r>
        <w:t xml:space="preserve">for each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</w:t>
        </w:r>
      </w:hyperlink>
      <w:r>
        <w:t xml:space="preserve"> </w:t>
      </w:r>
      <w:r>
        <w:t xml:space="preserve">of elements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w:r>
        <w:t xml:space="preserve">says whether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holds 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related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57"/>
    <w:bookmarkStart w:id="58" w:name="exm-relation"/>
    <w:p>
      <w:pPr>
        <w:pStyle w:val="BodyText"/>
      </w:pPr>
      <w:r>
        <w:rPr>
          <w:b/>
          <w:bCs/>
        </w:rPr>
        <w:t xml:space="preserve">Example 15 (Relations on the real numbers)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are relations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 pair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is related, since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5</m:t>
        </m:r>
      </m:oMath>
      <w:r>
        <w:t xml:space="preserve">,</w:t>
      </w:r>
      <w:r>
        <w:t xml:space="preserve"> </w:t>
      </w:r>
      <w:r>
        <w:t xml:space="preserve">but the pair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5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order of the pair matters.</w:t>
      </w:r>
    </w:p>
    <w:bookmarkEnd w:id="58"/>
    <w:bookmarkStart w:id="59" w:name="def-domain"/>
    <w:p>
      <w:pPr>
        <w:pStyle w:val="BodyText"/>
      </w:pPr>
      <w:r>
        <w:rPr>
          <w:b/>
          <w:bCs/>
        </w:rPr>
        <w:t xml:space="preserve">Definition 18 (Domain)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elements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assigns values to.</w:t>
      </w:r>
    </w:p>
    <w:bookmarkEnd w:id="59"/>
    <w:bookmarkStart w:id="60" w:name="def-codomain"/>
    <w:p>
      <w:pPr>
        <w:pStyle w:val="BodyText"/>
      </w:pPr>
      <w:r>
        <w:rPr>
          <w:b/>
          <w:bCs/>
        </w:rPr>
        <w:t xml:space="preserve">Definition 19 (Codomain)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codomain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that its values are required to lie in.</w:t>
      </w:r>
    </w:p>
    <w:bookmarkEnd w:id="60"/>
    <w:bookmarkStart w:id="61" w:name="def-image"/>
    <w:p>
      <w:pPr>
        <w:pStyle w:val="BodyText"/>
      </w:pPr>
      <w:r>
        <w:rPr>
          <w:b/>
          <w:bCs/>
        </w:rPr>
        <w:t xml:space="preserve">Definition 20 (Image)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actually takes: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single element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image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f</m:t>
        </m:r>
      </m:oMath>
      <w:r>
        <w:t xml:space="preserve">.</w:t>
      </w:r>
    </w:p>
    <w:bookmarkEnd w:id="61"/>
    <w:bookmarkStart w:id="63" w:name="rem-image-range"/>
    <w:p>
      <w:pPr>
        <w:pStyle w:val="BodyText"/>
      </w:pPr>
      <w:r>
        <w:rPr>
          <w:i/>
          <w:iCs/>
        </w:rPr>
        <w:t xml:space="preserve">Remark 6</w:t>
      </w:r>
      <w:r>
        <w:t xml:space="preserve"> (Image and range). </w:t>
      </w:r>
      <w:r>
        <w:t xml:space="preserve">Many sources call the image the</w:t>
      </w:r>
      <w:r>
        <w:t xml:space="preserve"> </w:t>
      </w:r>
      <w:r>
        <w:rPr>
          <w:b/>
          <w:bCs/>
        </w:rPr>
        <w:t xml:space="preserve">range</w:t>
      </w:r>
      <w:r>
        <w:t xml:space="preserve">,</w:t>
      </w:r>
      <w:r>
        <w:t xml:space="preserve"> </w:t>
      </w:r>
      <w:r>
        <w:t xml:space="preserve">but others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codomain,</w:t>
      </w:r>
      <w:r>
        <w:t xml:space="preserve"> </w:t>
      </w:r>
      <w:r>
        <w:t xml:space="preserve">so these notes avoid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functions in general</w:t>
      </w:r>
      <w:r>
        <w:t xml:space="preserve"> </w:t>
      </w:r>
      <w:r>
        <w:t xml:space="preserve">(see</w:t>
      </w:r>
      <w:r>
        <w:t xml:space="preserve"> </w:t>
      </w:r>
      <w:hyperlink r:id="rId62">
        <w:r>
          <w:rPr>
            <w:rStyle w:val="Hyperlink"/>
          </w:rPr>
          <w:t xml:space="preserve">Wikipedia: Range of a function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“the range of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could mean the image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or the codomain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BodyText"/>
      </w:pPr>
      <w:r>
        <w:t xml:space="preserve">The image is always a subset of the codomain,</w:t>
      </w:r>
      <w:r>
        <w:t xml:space="preserve"> </w:t>
      </w:r>
      <w:r>
        <w:t xml:space="preserve">because every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t>B</m:t>
        </m:r>
      </m:oMath>
      <w:r>
        <w:t xml:space="preserve">.</w:t>
      </w:r>
    </w:p>
    <w:bookmarkEnd w:id="63"/>
    <w:bookmarkStart w:id="64" w:name="exm-domain-codomain-image"/>
    <w:p>
      <w:pPr>
        <w:pStyle w:val="BodyText"/>
      </w:pPr>
      <w:r>
        <w:rPr>
          <w:b/>
          <w:bCs/>
        </w:rPr>
        <w:t xml:space="preserve">Example 16 (Domain, codomain, and image of the doubled die roll)</w:t>
      </w:r>
      <w:r>
        <w:t xml:space="preserve"> </w:t>
      </w:r>
      <w:r>
        <w:t xml:space="preserve">For 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a</m:t>
        </m:r>
      </m:oMath>
      <w:r>
        <w:t xml:space="preserve"> </w:t>
      </w:r>
      <w:r>
        <w:t xml:space="preserve">from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:</w:t>
      </w:r>
    </w:p>
    <w:p>
      <w:pPr>
        <w:pStyle w:val="Compact"/>
        <w:numPr>
          <w:ilvl w:val="0"/>
          <w:numId w:val="1011"/>
        </w:numPr>
      </w:pPr>
      <w:r>
        <w:t xml:space="preserve">the domain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codomain is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;</w:t>
      </w:r>
    </w:p>
    <w:p>
      <w:pPr>
        <w:pStyle w:val="Compact"/>
        <w:numPr>
          <w:ilvl w:val="0"/>
          <w:numId w:val="1011"/>
        </w:numPr>
      </w:pPr>
      <w:r>
        <w:t xml:space="preserve">the image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,</m:t>
            </m:r>
            <m:r>
              <m:t>12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image is a subset of the codomain,</w:t>
      </w:r>
      <w:r>
        <w:t xml:space="preserve"> </w:t>
      </w:r>
      <w:r>
        <w:t xml:space="preserve">and here a much smaller one:</w:t>
      </w:r>
      <w:r>
        <w:t xml:space="preserve"> </w:t>
      </w:r>
      <w:r>
        <w:t xml:space="preserve">most real numbers, such 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are not values of</w:t>
      </w:r>
      <w:r>
        <w:t xml:space="preserve"> </w:t>
      </w:r>
      <m:oMath>
        <m:r>
          <m:t>f</m:t>
        </m:r>
      </m:oMath>
      <w:r>
        <w:t xml:space="preserve">.</w:t>
      </w:r>
    </w:p>
    <w:bookmarkEnd w:id="64"/>
    <w:bookmarkStart w:id="65" w:name="def-graph"/>
    <w:p>
      <w:pPr>
        <w:pStyle w:val="BodyText"/>
      </w:pPr>
      <w:r>
        <w:rPr>
          <w:b/>
          <w:bCs/>
        </w:rPr>
        <w:t xml:space="preserve">Definition 21 (Graph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graph</w:t>
      </w:r>
      <w:r>
        <w:t xml:space="preserve"> </w:t>
      </w:r>
      <w:r>
        <w:t xml:space="preserve">of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 the set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one for each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its domain: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graph is a curve in the plane,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 the horizontal axis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on the vertical axis.</w:t>
      </w:r>
    </w:p>
    <w:bookmarkEnd w:id="65"/>
    <w:bookmarkStart w:id="66" w:name="exm-graph"/>
    <w:p>
      <w:pPr>
        <w:pStyle w:val="BodyText"/>
      </w:pPr>
      <w:r>
        <w:rPr>
          <w:b/>
          <w:bCs/>
        </w:rPr>
        <w:t xml:space="preserve">Example 17 (The graph of a function on three 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pair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 graph, because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 the domain of</w:t>
      </w:r>
      <w:r>
        <w:t xml:space="preserve"> </w:t>
      </w:r>
      <m:oMath>
        <m:r>
          <m:t>f</m:t>
        </m:r>
      </m:oMath>
      <w:r>
        <w:t xml:space="preserve">.</w:t>
      </w:r>
    </w:p>
    <w:bookmarkEnd w:id="66"/>
    <w:bookmarkStart w:id="67" w:name="rem-function-as-set-of-pairs"/>
    <w:p>
      <w:pPr>
        <w:pStyle w:val="BodyText"/>
      </w:pPr>
      <w:r>
        <w:rPr>
          <w:i/>
          <w:iCs/>
        </w:rPr>
        <w:t xml:space="preserve">Remark 7</w:t>
      </w:r>
      <w:r>
        <w:t xml:space="preserve"> (What a function is fundamentally). </w:t>
      </w:r>
      <w:hyperlink w:anchor="def-function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defines what a function</w:t>
      </w:r>
      <w:r>
        <w:t xml:space="preserve"> </w:t>
      </w:r>
      <w:r>
        <w:rPr>
          <w:i/>
          <w:iCs/>
        </w:rPr>
        <w:t xml:space="preserve">does</w:t>
      </w:r>
      <w:r>
        <w:t xml:space="preserve">: it assigns an output to each input.</w:t>
      </w:r>
      <w:r>
        <w:t xml:space="preserve"> </w:t>
      </w:r>
      <w:r>
        <w:t xml:space="preserve">In formal set theory, what a function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is described in terms of</w:t>
      </w:r>
      <w:r>
        <w:t xml:space="preserve"> </w:t>
      </w:r>
      <w:hyperlink w:anchor="def-cartesian-product">
        <w:r>
          <w:rPr>
            <w:rStyle w:val="Hyperlink"/>
          </w:rPr>
          <w:t xml:space="preserve">ordered pairs</w:t>
        </w:r>
      </w:hyperlink>
      <w:r>
        <w:t xml:space="preserve"> </w:t>
      </w:r>
      <w:r>
        <w:t xml:space="preserve">and its graph (</w:t>
      </w:r>
      <w:hyperlink w:anchor="def-graph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the set of pairs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f</m:t>
            </m:r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</w:t>
      </w:r>
      <w:r>
        <w:t xml:space="preserve"> </w:t>
      </w:r>
      <w:r>
        <w:t xml:space="preserve">Authors define a function formally in one of two ways: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its graph</w:t>
      </w:r>
      <w:r>
        <w:t xml:space="preserve"> </w:t>
      </w:r>
      <w:r>
        <w:t xml:space="preserve">(Halmos 1974, sec. 8, p. 30)</w:t>
      </w:r>
      <w:r>
        <w:t xml:space="preserve">: a function is a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containing exactly one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where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 the statement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is notation for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f</m:t>
        </m:r>
      </m:oMath>
      <w:r>
        <w:t xml:space="preserve">. Under this convention,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specified alongside the graph in the declaration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As a triple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)</m:t>
        </m:r>
      </m:oMath>
      <w:r>
        <w:t xml:space="preserve">: the function consists of the domain</w:t>
      </w:r>
      <w:r>
        <w:t xml:space="preserve"> </w:t>
      </w:r>
      <m:oMath>
        <m:r>
          <m:t>A</m:t>
        </m:r>
      </m:oMath>
      <w:r>
        <w:t xml:space="preserve">, the codomain</w:t>
      </w:r>
      <w:r>
        <w:t xml:space="preserve"> </w:t>
      </w:r>
      <m:oMath>
        <m:r>
          <m:t>B</m:t>
        </m:r>
      </m:oMath>
      <w:r>
        <w:t xml:space="preserve">, and the graph</w:t>
      </w:r>
      <w:r>
        <w:t xml:space="preserve"> </w:t>
      </w:r>
      <m:oMath>
        <m:r>
          <m:t>G</m:t>
        </m:r>
        <m:r>
          <m:rPr>
            <m:sty m:val="p"/>
          </m:rPr>
          <m:t>⊆</m:t>
        </m:r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. This explicit packaging retains the codomain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part of the function itself, distinguishing functions that have the same graph but different codomains (such as a function mapping into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versus into integers).</w:t>
      </w:r>
    </w:p>
    <w:p>
      <w:pPr>
        <w:pStyle w:val="FirstParagraph"/>
      </w:pPr>
      <w:r>
        <w:t xml:space="preserve">For example, the die-doubling function in</w:t>
      </w:r>
      <w:r>
        <w:t xml:space="preserve"> </w:t>
      </w:r>
      <w:hyperlink w:anchor="exm-function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has the graph of six ordered pairs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8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,</m:t>
            </m:r>
            <m:r>
              <m:t>10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,</m:t>
            </m:r>
            <m:r>
              <m:t>12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This distinction clarifies what a function is and is not: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an algebraic formula:</w:t>
      </w:r>
      <w:r>
        <w:t xml:space="preserve"> </w:t>
      </w:r>
      <w:r>
        <w:t xml:space="preserve">A function is not fundamentally an equation or algebraic expression. While many functions are specified by a formula (such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), many others cannot be written in closed form (such as empirical measurements or a lookup table), yet every function has a well-defined set of input-output pairs.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Not a curve:</w:t>
      </w:r>
      <w:r>
        <w:t xml:space="preserve"> </w:t>
      </w:r>
      <w:r>
        <w:t xml:space="preserve">A curve or plot is a geometric visualization of a function whose domain and codomain are subsets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but functions can map between arbitrary sets (such as sets of words, matrices, or probability distributions).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Sets of pairs with unique first entries:</w:t>
      </w:r>
      <w:r>
        <w:t xml:space="preserve"> </w:t>
      </w:r>
      <w:r>
        <w:t xml:space="preserve">Any subset of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 </w:t>
      </w:r>
      <w:r>
        <w:t xml:space="preserve">in which no two distinct pairs share the same first element defines a function from the set of those first elements to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pStyle w:val="FirstParagraph"/>
      </w:pPr>
      <w:r>
        <w:t xml:space="preserve">In computer science, viewing a function as a set of key-value pairs corresponds directly to a</w:t>
      </w:r>
      <w:r>
        <w:t xml:space="preserve"> </w:t>
      </w:r>
      <w:r>
        <w:rPr>
          <w:b/>
          <w:bCs/>
        </w:rPr>
        <w:t xml:space="preserve">dictionary</w:t>
      </w:r>
      <w:r>
        <w:t xml:space="preserve">,</w:t>
      </w:r>
      <w:r>
        <w:t xml:space="preserve"> </w:t>
      </w:r>
      <w:r>
        <w:rPr>
          <w:b/>
          <w:bCs/>
        </w:rPr>
        <w:t xml:space="preserve">lookup table</w:t>
      </w:r>
      <w:r>
        <w:t xml:space="preserve">, or</w:t>
      </w:r>
      <w:r>
        <w:t xml:space="preserve"> </w:t>
      </w:r>
      <w:r>
        <w:rPr>
          <w:b/>
          <w:bCs/>
        </w:rPr>
        <w:t xml:space="preserve">hash map</w:t>
      </w:r>
      <w:r>
        <w:t xml:space="preserve">.</w:t>
      </w:r>
      <w:r>
        <w:t xml:space="preserve"> </w:t>
      </w:r>
      <w:r>
        <w:t xml:space="preserve">Evaluating an expression computes outputs on demand;</w:t>
      </w:r>
      <w:r>
        <w:t xml:space="preserve"> </w:t>
      </w:r>
      <w:r>
        <w:t xml:space="preserve">caching computed outputs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on demand to return on future calls without recomputing is known as</w:t>
      </w:r>
      <w:r>
        <w:t xml:space="preserve"> </w:t>
      </w:r>
      <w:r>
        <w:rPr>
          <w:b/>
          <w:bCs/>
        </w:rPr>
        <w:t xml:space="preserve">memoization</w:t>
      </w:r>
      <w:r>
        <w:t xml:space="preserve">.</w:t>
      </w:r>
    </w:p>
    <w:bookmarkEnd w:id="67"/>
    <w:bookmarkStart w:id="68" w:name="def-composition"/>
    <w:p>
      <w:pPr>
        <w:pStyle w:val="BodyText"/>
      </w:pPr>
      <w:r>
        <w:rPr>
          <w:b/>
          <w:bCs/>
        </w:rPr>
        <w:t xml:space="preserve">Definition 22 (Composition)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be</w:t>
      </w:r>
      <w:r>
        <w:t xml:space="preserve"> </w:t>
      </w:r>
      <w:hyperlink w:anchor="def-function">
        <w:r>
          <w:rPr>
            <w:rStyle w:val="Hyperlink"/>
          </w:rPr>
          <w:t xml:space="preserve">functions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composition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C</m:t>
        </m:r>
      </m:oMath>
      <w:r>
        <w:t xml:space="preserve"> </w:t>
      </w:r>
      <w:r>
        <w:t xml:space="preserve">defined by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∘</m:t>
          </m:r>
          <m:r>
            <m:t>g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r>
            <m:t> </m:t>
          </m:r>
          <m:r>
            <m:rPr>
              <m:nor/>
              <m:sty m:val="p"/>
            </m:rPr>
            <m:t>for each </m:t>
          </m:r>
          <m:r>
            <m:t>a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inner function</w:t>
      </w:r>
      <w:r>
        <w:t xml:space="preserve">, applied first,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outer function</w:t>
      </w:r>
      <w:r>
        <w:t xml:space="preserve">, applied to the result.</w:t>
      </w:r>
    </w:p>
    <w:bookmarkEnd w:id="68"/>
    <w:bookmarkStart w:id="69" w:name="exm-composition"/>
    <w:p>
      <w:pPr>
        <w:pStyle w:val="BodyText"/>
      </w:pPr>
      <w:r>
        <w:rPr>
          <w:b/>
          <w:bCs/>
        </w:rPr>
        <w:t xml:space="preserve">Example 18 (The order of composition matters)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∘</m:t>
              </m:r>
              <m:r>
                <m:t>g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g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outer function.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g</m:t>
              </m:r>
              <m:r>
                <m:rPr>
                  <m:sty m:val="p"/>
                </m:rPr>
                <m:t>∘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now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inner function, 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the outer function.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9</m:t>
        </m:r>
        <m:r>
          <m:rPr>
            <m:sty m:val="p"/>
          </m:rPr>
          <m:t>≠</m:t>
        </m:r>
        <m:r>
          <m:t>5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are different functions.</w:t>
      </w:r>
    </w:p>
    <w:bookmarkEnd w:id="69"/>
    <w:bookmarkStart w:id="70" w:name="def-inverse-function"/>
    <w:p>
      <w:pPr>
        <w:pStyle w:val="BodyText"/>
      </w:pPr>
      <w:r>
        <w:rPr>
          <w:b/>
          <w:bCs/>
        </w:rPr>
        <w:t xml:space="preserve">Definition 23 (Inverse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be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r>
          <m:t>B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inverse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if both</w:t>
      </w:r>
    </w:p>
    <w:p>
      <w:pPr>
        <w:pStyle w:val="Compact"/>
        <w:numPr>
          <w:ilvl w:val="0"/>
          <w:numId w:val="1015"/>
        </w:numPr>
      </w:pPr>
      <m:oMath>
        <m:r>
          <m:t>g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, and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t>B</m:t>
        </m:r>
      </m:oMath>
      <w:r>
        <w:t xml:space="preserve">.</w:t>
      </w:r>
    </w:p>
    <w:p>
      <w:pPr>
        <w:pStyle w:val="FirstParagraph"/>
      </w:pPr>
      <w:r>
        <w:t xml:space="preserve">A function that has an inverse function is</w:t>
      </w:r>
      <w:r>
        <w:t xml:space="preserve"> </w:t>
      </w:r>
      <w:r>
        <w:rPr>
          <w:b/>
          <w:bCs/>
        </w:rPr>
        <w:t xml:space="preserve">invertible</w:t>
      </w:r>
      <w:r>
        <w:t xml:space="preserve">.</w:t>
      </w:r>
    </w:p>
    <w:bookmarkEnd w:id="70"/>
    <w:bookmarkStart w:id="71" w:name="rem-inverse-not-reciprocal"/>
    <w:p>
      <w:pPr>
        <w:pStyle w:val="BodyText"/>
      </w:pPr>
      <w:r>
        <w:rPr>
          <w:i/>
          <w:iCs/>
        </w:rPr>
        <w:t xml:space="preserve">Remark 8</w:t>
      </w:r>
      <w:r>
        <w:t xml:space="preserve">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not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f</m:t>
        </m:r>
      </m:oMath>
      <w:r>
        <w:t xml:space="preserve">). </w:t>
      </w:r>
      <w:r>
        <w:t xml:space="preserve">The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does not mean a reciprocal: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input that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maps to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not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)</m:t>
            </m:r>
          </m:den>
        </m:f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.</w:t>
      </w:r>
    </w:p>
    <w:bookmarkEnd w:id="71"/>
    <w:bookmarkStart w:id="72" w:name="exm-inverse-function"/>
    <w:p>
      <w:pPr>
        <w:pStyle w:val="BodyText"/>
      </w:pPr>
      <w:r>
        <w:rPr>
          <w:b/>
          <w:bCs/>
        </w:rPr>
        <w:t xml:space="preserve">Example 19 (An invertible function,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Its inverse function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7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an inverse function would need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to equal both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not invertible.</w:t>
      </w:r>
    </w:p>
    <w:bookmarkEnd w:id="72"/>
    <w:bookmarkStart w:id="74" w:name="def-sequence"/>
    <w:p>
      <w:pPr>
        <w:pStyle w:val="FirstParagraph"/>
      </w:pPr>
      <w:r>
        <w:rPr>
          <w:b/>
          <w:bCs/>
        </w:rPr>
        <w:t xml:space="preserve">Definition 24 (Sequence)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sequence</w:t>
      </w:r>
      <w:r>
        <w:t xml:space="preserve"> </w:t>
      </w:r>
      <w:r>
        <w:t xml:space="preserve">in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</w:t>
      </w:r>
      <w:r>
        <w:t xml:space="preserve"> </w:t>
      </w:r>
      <w:hyperlink w:anchor="def-function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N</m:t>
        </m:r>
        <m:r>
          <m:rPr>
            <m:sty m:val="p"/>
          </m:rPr>
          <m:t>→</m:t>
        </m:r>
        <m:r>
          <m:t>S</m:t>
        </m:r>
      </m:oMath>
      <w:r>
        <w:t xml:space="preserve"> </w:t>
      </w:r>
      <w:r>
        <w:t xml:space="preserve">from the</w:t>
      </w:r>
      <w:r>
        <w:t xml:space="preserve"> </w:t>
      </w:r>
      <w:hyperlink r:id="rId73">
        <w:r>
          <w:rPr>
            <w:rStyle w:val="Hyperlink"/>
          </w:rPr>
          <w:t xml:space="preserve">natural numbers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Its value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 called its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term</w:t>
      </w:r>
      <w:r>
        <w:t xml:space="preserve">,</w:t>
      </w:r>
      <w:r>
        <w:t xml:space="preserve"> </w:t>
      </w:r>
      <w:r>
        <w:t xml:space="preserve">and the sequence is written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finite sequence</w:t>
      </w:r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function from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74"/>
    <w:bookmarkStart w:id="75" w:name="exm-sequence"/>
    <w:p>
      <w:pPr>
        <w:pStyle w:val="BodyText"/>
      </w:pPr>
      <w:r>
        <w:rPr>
          <w:b/>
          <w:bCs/>
        </w:rPr>
        <w:t xml:space="preserve">Example 20 (Sequences)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the sequence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;</w:t>
      </w:r>
      <w:r>
        <w:t xml:space="preserve"> </w:t>
      </w:r>
      <w:r>
        <w:t xml:space="preserve">its third term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is the sequence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  <w:r>
        <w:t xml:space="preserve"> </w:t>
      </w:r>
      <w:r>
        <w:t xml:space="preserve">a sequence can repeat values.</w:t>
      </w:r>
    </w:p>
    <w:p>
      <w:pPr>
        <w:pStyle w:val="Compact"/>
        <w:numPr>
          <w:ilvl w:val="0"/>
          <w:numId w:val="1017"/>
        </w:numPr>
      </w:pPr>
      <w:r>
        <w:t xml:space="preserve">The die rolls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form a finite sequence of length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As a set,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but as a sequence, the order and the repeats matter.</w:t>
      </w:r>
    </w:p>
    <w:bookmarkEnd w:id="75"/>
    <w:bookmarkEnd w:id="76"/>
    <w:bookmarkStart w:id="91" w:name="countable-sets"/>
    <w:p>
      <w:pPr>
        <w:pStyle w:val="Heading2"/>
      </w:pPr>
      <w:r>
        <w:t xml:space="preserve">4 Countable sets</w:t>
      </w:r>
    </w:p>
    <w:bookmarkStart w:id="77" w:name="def-finite-set"/>
    <w:p>
      <w:pPr>
        <w:pStyle w:val="FirstParagraph"/>
      </w:pPr>
      <w:r>
        <w:rPr>
          <w:b/>
          <w:bCs/>
        </w:rPr>
        <w:t xml:space="preserve">Definition 25 (Finite set, infinite set, and cardinality)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finite</w:t>
      </w:r>
      <w:r>
        <w:t xml:space="preserve"> </w:t>
      </w:r>
      <w:r>
        <w:t xml:space="preserve">if it is empty,</w:t>
      </w:r>
      <w:r>
        <w:t xml:space="preserve"> </w:t>
      </w:r>
      <w:r>
        <w:t xml:space="preserve">or if, for some natural number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its elements can be listed as a finite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in which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exactly once.</w:t>
      </w:r>
      <w:r>
        <w:t xml:space="preserve"> </w:t>
      </w:r>
      <w:r>
        <w:t xml:space="preserve">That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cardinality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its number of elements,</w:t>
      </w:r>
      <w:r>
        <w:t xml:space="preserve"> </w:t>
      </w:r>
      <w:r>
        <w:t xml:space="preserve">written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the empty set has cardinality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A set that is not finite is</w:t>
      </w:r>
      <w:r>
        <w:t xml:space="preserve"> </w:t>
      </w:r>
      <w:r>
        <w:rPr>
          <w:b/>
          <w:bCs/>
        </w:rPr>
        <w:t xml:space="preserve">infinite</w:t>
      </w:r>
      <w:r>
        <w:t xml:space="preserve">.</w:t>
      </w:r>
    </w:p>
    <w:bookmarkEnd w:id="77"/>
    <w:bookmarkStart w:id="80" w:name="rem-cardinality-bars"/>
    <w:p>
      <w:pPr>
        <w:pStyle w:val="BodyText"/>
      </w:pPr>
      <w:r>
        <w:rPr>
          <w:i/>
          <w:iCs/>
        </w:rPr>
        <w:t xml:space="preserve">Remark 9</w:t>
      </w:r>
      <w:r>
        <w:t xml:space="preserve"> (Two meanings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). </w:t>
      </w:r>
      <w:r>
        <w:t xml:space="preserve">Applied to a set, the bars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mean the cardinality 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Applied to a number,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means its</w:t>
      </w:r>
      <w:r>
        <w:t xml:space="preserve"> </w:t>
      </w:r>
      <w:hyperlink r:id="rId78">
        <w:r>
          <w:rPr>
            <w:rStyle w:val="Hyperlink"/>
          </w:rPr>
          <w:t xml:space="preserve">absolute value</w:t>
        </w:r>
      </w:hyperlink>
      <w:r>
        <w:t xml:space="preserve">,</w:t>
      </w:r>
      <w:r>
        <w:t xml:space="preserve"> </w:t>
      </w:r>
      <w:r>
        <w:t xml:space="preserve">or its</w:t>
      </w:r>
      <w:r>
        <w:t xml:space="preserve"> </w:t>
      </w:r>
      <w:hyperlink r:id="rId79">
        <w:r>
          <w:rPr>
            <w:rStyle w:val="Hyperlink"/>
          </w:rPr>
          <w:t xml:space="preserve">modulus</w:t>
        </w:r>
      </w:hyperlink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complex.</w:t>
      </w:r>
      <w:r>
        <w:t xml:space="preserve"> </w:t>
      </w:r>
      <w:r>
        <w:t xml:space="preserve">For example,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3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80"/>
    <w:bookmarkStart w:id="81" w:name="exm-finite-set"/>
    <w:p>
      <w:pPr>
        <w:pStyle w:val="BodyText"/>
      </w:pPr>
      <w:r>
        <w:rPr>
          <w:b/>
          <w:bCs/>
        </w:rPr>
        <w:t xml:space="preserve">Example 21 (Finite and infinite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a repeated listing does not count twice.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∅</m:t>
        </m:r>
      </m:oMath>
      <w:r>
        <w:t xml:space="preserve"> </w:t>
      </w:r>
      <w:r>
        <w:t xml:space="preserve">is finite, 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∅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infinite:</w:t>
      </w:r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</m:oMath>
      <w:r>
        <w:t xml:space="preserve">, a list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natural numbers</w:t>
      </w:r>
      <w:r>
        <w:t xml:space="preserve"> </w:t>
      </w:r>
      <w:r>
        <w:t xml:space="preserve">misses the natural number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which is larger than every number in the list.</w:t>
      </w:r>
    </w:p>
    <w:bookmarkEnd w:id="81"/>
    <w:bookmarkStart w:id="82" w:name="def-countable-set"/>
    <w:p>
      <w:pPr>
        <w:pStyle w:val="FirstParagraph"/>
      </w:pPr>
      <w:r>
        <w:rPr>
          <w:b/>
          <w:bCs/>
        </w:rPr>
        <w:t xml:space="preserve">Definition 26 (Countable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countable</w:t>
      </w:r>
      <w:r>
        <w:t xml:space="preserve"> </w:t>
      </w:r>
      <w:r>
        <w:t xml:space="preserve">if it is finite (</w:t>
      </w:r>
      <w:hyperlink w:anchor="def-finite-set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or if its elements can be listed as a sequence (</w:t>
      </w:r>
      <w:hyperlink w:anchor="def-sequence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which every element appears.</w:t>
      </w:r>
    </w:p>
    <w:bookmarkEnd w:id="82"/>
    <w:bookmarkStart w:id="83" w:name="def-countably-infinite"/>
    <w:p>
      <w:pPr>
        <w:pStyle w:val="BodyText"/>
      </w:pPr>
      <w:r>
        <w:rPr>
          <w:b/>
          <w:bCs/>
        </w:rPr>
        <w:t xml:space="preserve">Definition 27 (Countably infinite set)</w:t>
      </w:r>
      <w:r>
        <w:t xml:space="preserve"> </w:t>
      </w:r>
      <w:r>
        <w:t xml:space="preserve">A set is</w:t>
      </w:r>
      <w:r>
        <w:t xml:space="preserve"> </w:t>
      </w:r>
      <w:r>
        <w:rPr>
          <w:b/>
          <w:bCs/>
        </w:rPr>
        <w:t xml:space="preserve">countably infinite</w:t>
      </w:r>
      <w:r>
        <w:t xml:space="preserve"> </w:t>
      </w:r>
      <w:r>
        <w:t xml:space="preserve">if it is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 </w:t>
      </w:r>
      <w:r>
        <w:t xml:space="preserve">and not finite.</w:t>
      </w:r>
    </w:p>
    <w:bookmarkEnd w:id="83"/>
    <w:bookmarkStart w:id="86" w:name="exm-countable-set"/>
    <w:p>
      <w:pPr>
        <w:pStyle w:val="BodyText"/>
      </w:pPr>
      <w:r>
        <w:rPr>
          <w:b/>
          <w:bCs/>
        </w:rPr>
        <w:t xml:space="preserve">Example 22 (Countable and uncountable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 </w:t>
      </w:r>
      <w:r>
        <w:t xml:space="preserve">is countable, because it is finite.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non-negative integers</w:t>
        </w:r>
      </w:hyperlink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countably infinite: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them.</w:t>
      </w:r>
    </w:p>
    <w:p>
      <w:pPr>
        <w:pStyle w:val="Compact"/>
        <w:numPr>
          <w:ilvl w:val="0"/>
          <w:numId w:val="1019"/>
        </w:numPr>
      </w:pPr>
      <w:r>
        <w:t xml:space="preserve">The</w:t>
      </w:r>
      <w:r>
        <w:t xml:space="preserve"> </w:t>
      </w:r>
      <w:hyperlink r:id="rId85">
        <w:r>
          <w:rPr>
            <w:rStyle w:val="Hyperlink"/>
          </w:rPr>
          <w:t xml:space="preserve">integers</w:t>
        </w:r>
      </w:hyperlink>
      <w:r>
        <w:t xml:space="preserve"> </w:t>
      </w:r>
      <w:r>
        <w:t xml:space="preserve">are countably infinite too:</w:t>
      </w:r>
      <w:r>
        <w:t xml:space="preserve"> </w:t>
      </w:r>
      <w:r>
        <w:t xml:space="preserve">the sequence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lists every one of them.</w:t>
      </w:r>
    </w:p>
    <w:bookmarkEnd w:id="86"/>
    <w:bookmarkStart w:id="87" w:name="thm-interval-uncountable"/>
    <w:p>
      <w:pPr>
        <w:pStyle w:val="FirstParagraph"/>
      </w:pPr>
      <w:r>
        <w:rPr>
          <w:b/>
          <w:bCs/>
        </w:rPr>
        <w:t xml:space="preserve">Theorem 5 (The unit interval is not countable)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not</w:t>
      </w:r>
      <w:r>
        <w:t xml:space="preserve"> </w:t>
      </w:r>
      <w:hyperlink w:anchor="def-countable-set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87"/>
    <w:bookmarkStart w:id="90" w:name="rem-cantor-diagonal"/>
    <w:p>
      <w:pPr>
        <w:pStyle w:val="BodyText"/>
      </w:pPr>
      <w:r>
        <w:rPr>
          <w:i/>
          <w:iCs/>
        </w:rPr>
        <w:t xml:space="preserve">Remark 10</w:t>
      </w:r>
      <w:r>
        <w:t xml:space="preserve"> (Cantor’s diagonal argument). </w:t>
      </w:r>
      <w:r>
        <w:t xml:space="preserve">The standard</w:t>
      </w:r>
      <w:r>
        <w:t xml:space="preserve"> </w:t>
      </w:r>
      <w:hyperlink r:id="rId88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is Cantor’s diagonal argument:</w:t>
      </w:r>
      <w:r>
        <w:t xml:space="preserve"> </w:t>
      </w:r>
      <w:r>
        <w:t xml:space="preserve">given any sequence of numbers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it builds a number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whose</w:t>
      </w:r>
      <w:r>
        <w:t xml:space="preserve"> </w:t>
      </w:r>
      <w:hyperlink r:id="rId15">
        <w:r>
          <w:rPr>
            <w:rStyle w:val="Hyperlink"/>
          </w:rPr>
          <w:t xml:space="preserve">decimal expansion</w:t>
        </w:r>
      </w:hyperlink>
      <w:r>
        <w:t xml:space="preserve"> </w:t>
      </w:r>
      <w:r>
        <w:t xml:space="preserve">differs from the</w:t>
      </w:r>
      <w:r>
        <w:t xml:space="preserve"> </w:t>
      </w:r>
      <m:oMath>
        <m:r>
          <m:t>n</m:t>
        </m:r>
      </m:oMath>
      <w:r>
        <w:t xml:space="preserve">th number’s in the</w:t>
      </w:r>
      <w:r>
        <w:t xml:space="preserve"> </w:t>
      </w:r>
      <m:oMath>
        <m:r>
          <m:t>n</m:t>
        </m:r>
      </m:oMath>
      <w:r>
        <w:t xml:space="preserve">th digit</w:t>
      </w:r>
      <w:r>
        <w:t xml:space="preserve"> </w:t>
      </w:r>
      <w:r>
        <w:t xml:space="preserve">(its</w:t>
      </w:r>
      <w:r>
        <w:t xml:space="preserve"> </w:t>
      </w:r>
      <m:oMath>
        <m:r>
          <m:t>n</m:t>
        </m:r>
      </m:oMath>
      <w:r>
        <w:t xml:space="preserve">th decimal place, one of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9</m:t>
        </m:r>
      </m:oMath>
      <w:r>
        <w:t xml:space="preserve">),</w:t>
      </w:r>
      <w:r>
        <w:t xml:space="preserve"> </w:t>
      </w:r>
      <w:r>
        <w:t xml:space="preserve">so the sequence misses it</w:t>
      </w:r>
      <w:r>
        <w:t xml:space="preserve"> </w:t>
      </w:r>
      <w:r>
        <w:t xml:space="preserve">(see</w:t>
      </w:r>
      <w:r>
        <w:t xml:space="preserve"> </w:t>
      </w:r>
      <w:hyperlink r:id="rId89">
        <w:r>
          <w:rPr>
            <w:rStyle w:val="Hyperlink"/>
          </w:rPr>
          <w:t xml:space="preserve">Wikipedia: Cantor’s diagonal argument</w:t>
        </w:r>
      </w:hyperlink>
      <w:r>
        <w:t xml:space="preserve">).</w:t>
      </w:r>
      <w:r>
        <w:t xml:space="preserve"> </w:t>
      </w:r>
      <w:r>
        <w:t xml:space="preserve">One way to choose the</w:t>
      </w:r>
      <w:r>
        <w:t xml:space="preserve"> </w:t>
      </w:r>
      <m:oMath>
        <m:r>
          <m:t>n</m:t>
        </m:r>
      </m:oMath>
      <w:r>
        <w:t xml:space="preserve">th digit is to use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unless the</w:t>
      </w:r>
      <w:r>
        <w:t xml:space="preserve"> </w:t>
      </w:r>
      <m:oMath>
        <m:r>
          <m:t>n</m:t>
        </m:r>
      </m:oMath>
      <w:r>
        <w:t xml:space="preserve">th number’s</w:t>
      </w:r>
      <w:r>
        <w:t xml:space="preserve"> </w:t>
      </w:r>
      <m:oMath>
        <m:r>
          <m:t>n</m:t>
        </m:r>
      </m:oMath>
      <w:r>
        <w:t xml:space="preserve">th digit is</w:t>
      </w:r>
      <w:r>
        <w:t xml:space="preserve"> </w:t>
      </w:r>
      <m:oMath>
        <m:r>
          <m:t>5</m:t>
        </m:r>
      </m:oMath>
      <w:r>
        <w:t xml:space="preserve">, in which case use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For example, if the sequence starts</w:t>
      </w:r>
      <w:r>
        <w:t xml:space="preserve"> </w:t>
      </w:r>
      <m:oMath>
        <m:r>
          <m:t>0.1234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0.3579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m:oMath>
        <m:r>
          <m:t>0.2468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the diagonal digits are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so the new number starts</w:t>
      </w:r>
      <w:r>
        <w:t xml:space="preserve"> </w:t>
      </w:r>
      <m:oMath>
        <m:r>
          <m:t>0.545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which differs from the first number in the first digit,</w:t>
      </w:r>
      <w:r>
        <w:t xml:space="preserve"> </w:t>
      </w:r>
      <w:r>
        <w:t xml:space="preserve">from the second in the second digit,</w:t>
      </w:r>
      <w:r>
        <w:t xml:space="preserve"> </w:t>
      </w:r>
      <w:r>
        <w:t xml:space="preserve">and from the third in the third digit.</w:t>
      </w:r>
    </w:p>
    <w:bookmarkEnd w:id="90"/>
    <w:bookmarkEnd w:id="91"/>
    <w:bookmarkStart w:id="96" w:name="extended-non-negative-real-numbers"/>
    <w:p>
      <w:pPr>
        <w:pStyle w:val="Heading2"/>
      </w:pPr>
      <w:r>
        <w:t xml:space="preserve">5 Extended non-negative real numbers</w:t>
      </w:r>
    </w:p>
    <w:bookmarkStart w:id="92" w:name="def-extended-nonneg-reals"/>
    <w:p>
      <w:pPr>
        <w:pStyle w:val="FirstParagraph"/>
      </w:pPr>
      <w:r>
        <w:rPr>
          <w:b/>
          <w:bCs/>
        </w:rPr>
        <w:t xml:space="preserve">Definition 28 (Extended non-negative real numbers)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extended non-negative real numbers</w:t>
      </w:r>
      <w:r>
        <w:t xml:space="preserve">, written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are the non-negative real numbers together with an extra element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that is greater than every real number: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∪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∞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Addition extends 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by setting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∞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.</w:t>
      </w:r>
    </w:p>
    <w:bookmarkEnd w:id="92"/>
    <w:bookmarkStart w:id="94" w:name="rem-infinity-arithmetic"/>
    <w:p>
      <w:pPr>
        <w:pStyle w:val="BodyText"/>
      </w:pPr>
      <w:r>
        <w:rPr>
          <w:i/>
          <w:iCs/>
        </w:rPr>
        <w:t xml:space="preserve">Remark 11</w:t>
      </w:r>
      <w:r>
        <w:t xml:space="preserve"> (Arithmetic with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). </w:t>
      </w:r>
      <m:oMath>
        <m:r>
          <m:rPr>
            <m:sty m:val="p"/>
          </m:rPr>
          <m:t>∞</m:t>
        </m:r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so some real-number arithmetic does not extend to it: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is left undefined,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∞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Measure theory uses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 </w:t>
      </w:r>
      <w:r>
        <w:t xml:space="preserve">because the size of a set, such as the length of the whole real line, can be infinite</w:t>
      </w:r>
      <w:r>
        <w:t xml:space="preserve"> </w:t>
      </w:r>
      <w:r>
        <w:t xml:space="preserve">(see</w:t>
      </w:r>
      <w:r>
        <w:t xml:space="preserve"> </w:t>
      </w:r>
      <w:hyperlink r:id="rId93">
        <w:r>
          <w:rPr>
            <w:rStyle w:val="Hyperlink"/>
          </w:rPr>
          <w:t xml:space="preserve">Wikipedia: Extended real number line</w:t>
        </w:r>
      </w:hyperlink>
      <w:r>
        <w:t xml:space="preserve">).</w:t>
      </w:r>
    </w:p>
    <w:bookmarkEnd w:id="94"/>
    <w:bookmarkStart w:id="95" w:name="exm-extended-nonneg-reals"/>
    <w:p>
      <w:pPr>
        <w:pStyle w:val="BodyText"/>
      </w:pPr>
      <w:r>
        <w:rPr>
          <w:b/>
          <w:bCs/>
        </w:rPr>
        <w:t xml:space="preserve">Example 23 (Adding with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as usual,</w:t>
      </w:r>
      <w:r>
        <w:t xml:space="preserve"> </w:t>
      </w:r>
      <w:r>
        <w:t xml:space="preserve">while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∞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.</w:t>
      </w:r>
    </w:p>
    <w:bookmarkEnd w:id="95"/>
    <w:bookmarkEnd w:id="96"/>
    <w:bookmarkStart w:id="97" w:name="sec-further-reading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These books treat sets and the logic behind them in more depth.</w:t>
      </w:r>
    </w:p>
    <w:p>
      <w:pPr>
        <w:pStyle w:val="Compact"/>
        <w:numPr>
          <w:ilvl w:val="0"/>
          <w:numId w:val="1020"/>
        </w:numPr>
      </w:pPr>
      <w:r>
        <w:t xml:space="preserve">Devlin (1993)</w:t>
      </w:r>
      <w:r>
        <w:t xml:space="preserve"> </w:t>
      </w:r>
      <w:r>
        <w:t xml:space="preserve">is an undergraduate introduction to axiomatic set theory.</w:t>
      </w:r>
      <w:r>
        <w:t xml:space="preserve"> </w:t>
      </w:r>
      <w:r>
        <w:t xml:space="preserve">It covers the axioms of set theory, ordinals, and cardinals,</w:t>
      </w:r>
      <w:r>
        <w:t xml:space="preserve"> </w:t>
      </w:r>
      <w:r>
        <w:t xml:space="preserve">which go well beyond the countable sets and functions on this page.</w:t>
      </w:r>
    </w:p>
    <w:p>
      <w:pPr>
        <w:pStyle w:val="Compact"/>
        <w:numPr>
          <w:ilvl w:val="0"/>
          <w:numId w:val="1020"/>
        </w:numPr>
      </w:pPr>
      <w:r>
        <w:t xml:space="preserve">Halmos (1974)</w:t>
      </w:r>
      <w:r>
        <w:t xml:space="preserve"> </w:t>
      </w:r>
      <w:r>
        <w:t xml:space="preserve">is a short, informal treatment of the same axioms,</w:t>
      </w:r>
      <w:r>
        <w:t xml:space="preserve"> </w:t>
      </w:r>
      <w:r>
        <w:t xml:space="preserve">covering relations, functions, families of sets, and cardinal numbers.</w:t>
      </w:r>
    </w:p>
    <w:p>
      <w:pPr>
        <w:pStyle w:val="Compact"/>
        <w:numPr>
          <w:ilvl w:val="0"/>
          <w:numId w:val="1020"/>
        </w:numPr>
      </w:pPr>
      <w:r>
        <w:t xml:space="preserve">Enderton (2001)</w:t>
      </w:r>
      <w:r>
        <w:t xml:space="preserve"> </w:t>
      </w:r>
      <w:r>
        <w:t xml:space="preserve">is a standard introduction to mathematical logic.</w:t>
      </w:r>
      <w:r>
        <w:t xml:space="preserve"> </w:t>
      </w:r>
      <w:r>
        <w:t xml:space="preserve">Its first chapter collects the facts about sets, relations, and functions</w:t>
      </w:r>
      <w:r>
        <w:t xml:space="preserve"> </w:t>
      </w:r>
      <w:r>
        <w:t xml:space="preserve">that the later chapters use.</w:t>
      </w:r>
    </w:p>
    <w:p>
      <w:pPr>
        <w:pStyle w:val="Compact"/>
        <w:numPr>
          <w:ilvl w:val="0"/>
          <w:numId w:val="1020"/>
        </w:numPr>
      </w:pPr>
      <w:r>
        <w:t xml:space="preserve">Barker-Plummer et al. (2011)</w:t>
      </w:r>
      <w:r>
        <w:t xml:space="preserve"> </w:t>
      </w:r>
      <w:r>
        <w:t xml:space="preserve">teaches propositional and first-order logic,</w:t>
      </w:r>
      <w:r>
        <w:t xml:space="preserve"> </w:t>
      </w:r>
      <w:r>
        <w:t xml:space="preserve">the language behind statements such as</w:t>
      </w:r>
      <w:r>
        <w:t xml:space="preserve"> </w:t>
      </w:r>
      <w:r>
        <w:t xml:space="preserve">“for every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 exists…”</w:t>
      </w:r>
      <w:r>
        <w:t xml:space="preserve">.</w:t>
      </w:r>
    </w:p>
    <w:bookmarkEnd w:id="97"/>
    <w:bookmarkStart w:id="107" w:name="references"/>
    <w:p>
      <w:pPr>
        <w:pStyle w:val="Heading2"/>
      </w:pPr>
      <w:r>
        <w:t xml:space="preserve">References</w:t>
      </w:r>
    </w:p>
    <w:bookmarkStart w:id="106" w:name="refs"/>
    <w:bookmarkStart w:id="99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98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99"/>
    <w:bookmarkStart w:id="101" w:name="ref-devlin1993joy"/>
    <w:p>
      <w:pPr>
        <w:pStyle w:val="Bibliography"/>
      </w:pPr>
      <w:r>
        <w:t xml:space="preserve">Devlin, Keith. 1993.</w:t>
      </w:r>
      <w:r>
        <w:t xml:space="preserve"> </w:t>
      </w:r>
      <w:r>
        <w:rPr>
          <w:i/>
          <w:iCs/>
        </w:rPr>
        <w:t xml:space="preserve">The Joy of Sets: Fundamentals of Contemporary Set Theory</w:t>
      </w:r>
      <w:r>
        <w:t xml:space="preserve">. 2nd ed. Undergraduate Texts in Mathematics. Springer.</w:t>
      </w:r>
      <w:r>
        <w:t xml:space="preserve"> </w:t>
      </w:r>
      <w:hyperlink r:id="rId100">
        <w:r>
          <w:rPr>
            <w:rStyle w:val="Hyperlink"/>
          </w:rPr>
          <w:t xml:space="preserve">https://doi.org/10.1007/978-1-4612-0903-4</w:t>
        </w:r>
      </w:hyperlink>
      <w:r>
        <w:t xml:space="preserve">.</w:t>
      </w:r>
    </w:p>
    <w:bookmarkEnd w:id="101"/>
    <w:bookmarkStart w:id="103" w:name="ref-enderton2001logic"/>
    <w:p>
      <w:pPr>
        <w:pStyle w:val="Bibliography"/>
      </w:pPr>
      <w:r>
        <w:t xml:space="preserve">Enderton, Herbert B. 2001.</w:t>
      </w:r>
      <w:r>
        <w:t xml:space="preserve"> </w:t>
      </w:r>
      <w:r>
        <w:rPr>
          <w:i/>
          <w:iCs/>
        </w:rPr>
        <w:t xml:space="preserve">A Mathematical Introduction to Logic</w:t>
      </w:r>
      <w:r>
        <w:t xml:space="preserve">. 2nd ed. Academic Press.</w:t>
      </w:r>
      <w:r>
        <w:t xml:space="preserve"> </w:t>
      </w:r>
      <w:hyperlink r:id="rId102">
        <w:r>
          <w:rPr>
            <w:rStyle w:val="Hyperlink"/>
          </w:rPr>
          <w:t xml:space="preserve">https://doi.org/10.1016/C2009-0-22107-6</w:t>
        </w:r>
      </w:hyperlink>
      <w:r>
        <w:t xml:space="preserve">.</w:t>
      </w:r>
    </w:p>
    <w:bookmarkEnd w:id="103"/>
    <w:bookmarkStart w:id="105" w:name="ref-halmos1974naive"/>
    <w:p>
      <w:pPr>
        <w:pStyle w:val="Bibliography"/>
      </w:pPr>
      <w:r>
        <w:t xml:space="preserve">Halmos, Paul R. 1974.</w:t>
      </w:r>
      <w:r>
        <w:t xml:space="preserve"> </w:t>
      </w:r>
      <w:r>
        <w:rPr>
          <w:i/>
          <w:iCs/>
        </w:rPr>
        <w:t xml:space="preserve">Naive Set Theory</w:t>
      </w:r>
      <w:r>
        <w:t xml:space="preserve">. Undergraduate Texts in Mathematics. Springer.</w:t>
      </w:r>
      <w:r>
        <w:t xml:space="preserve"> </w:t>
      </w:r>
      <w:hyperlink r:id="rId104">
        <w:r>
          <w:rPr>
            <w:rStyle w:val="Hyperlink"/>
          </w:rPr>
          <w:t xml:space="preserve">https://doi.org/10.1007/978-1-4757-1645-0</w:t>
        </w:r>
      </w:hyperlink>
      <w:r>
        <w:t xml:space="preserve">.</w:t>
      </w:r>
    </w:p>
    <w:bookmarkEnd w:id="105"/>
    <w:bookmarkEnd w:id="106"/>
    <w:bookmarkEnd w:id="1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_rels/footnotes.xml.rels><?xml version='1.0' encoding='UTF-8' standalone='yes'?>
<Relationships xmlns="http://schemas.openxmlformats.org/package/2006/relationships"><Relationship Id="rId78" Type="http://schemas.openxmlformats.org/officeDocument/2006/relationships/hyperlink" Target="algebra.qmd#def-absolute-value" TargetMode="External"/><Relationship Id="rId79" Type="http://schemas.openxmlformats.org/officeDocument/2006/relationships/hyperlink" Target="algebra.qmd#def-complex-modulus" TargetMode="External"/><Relationship Id="rId100" Type="http://schemas.openxmlformats.org/officeDocument/2006/relationships/hyperlink" Target="https://doi.org/10.1007/978-1-4612-0903-4" TargetMode="External"/><Relationship Id="rId104" Type="http://schemas.openxmlformats.org/officeDocument/2006/relationships/hyperlink" Target="https://doi.org/10.1007/978-1-4757-1645-0" TargetMode="External"/><Relationship Id="rId102" Type="http://schemas.openxmlformats.org/officeDocument/2006/relationships/hyperlink" Target="https://doi.org/10.1016/C2009-0-22107-6" TargetMode="External"/><Relationship Id="rId89" Type="http://schemas.openxmlformats.org/officeDocument/2006/relationships/hyperlink" Target="https://en.wikipedia.org/wiki/Cantor%27s_diagonal_argument" TargetMode="External"/><Relationship Id="rId31" Type="http://schemas.openxmlformats.org/officeDocument/2006/relationships/hyperlink" Target="https://en.wikipedia.org/wiki/Empty_set" TargetMode="External"/><Relationship Id="rId93" Type="http://schemas.openxmlformats.org/officeDocument/2006/relationships/hyperlink" Target="https://en.wikipedia.org/wiki/Extended_real_number_line" TargetMode="External"/><Relationship Id="rId62" Type="http://schemas.openxmlformats.org/officeDocument/2006/relationships/hyperlink" Target="https://en.wikipedia.org/wiki/Range_of_a_function" TargetMode="External"/><Relationship Id="rId10" Type="http://schemas.openxmlformats.org/officeDocument/2006/relationships/hyperlink" Target="https://en.wikipedia.org/wiki/Set_(mathematics)" TargetMode="External"/><Relationship Id="rId23" Type="http://schemas.openxmlformats.org/officeDocument/2006/relationships/hyperlink" Target="https://en.wikipedia.org/wiki/Subset" TargetMode="External"/><Relationship Id="rId98" Type="http://schemas.openxmlformats.org/officeDocument/2006/relationships/hyperlink" Target="https://www.amazon.com/dp/1575866323" TargetMode="External"/><Relationship Id="rId32" Type="http://schemas.openxmlformats.org/officeDocument/2006/relationships/hyperlink" Target="measures.qmd#def-measure-zero" TargetMode="External"/><Relationship Id="rId14" Type="http://schemas.openxmlformats.org/officeDocument/2006/relationships/hyperlink" Target="notation.qmd#def-even-odd" TargetMode="External"/><Relationship Id="rId85" Type="http://schemas.openxmlformats.org/officeDocument/2006/relationships/hyperlink" Target="notation.qmd#def-integers" TargetMode="External"/><Relationship Id="rId73" Type="http://schemas.openxmlformats.org/officeDocument/2006/relationships/hyperlink" Target="notation.qmd#def-natural-numbers" TargetMode="External"/><Relationship Id="rId50" Type="http://schemas.openxmlformats.org/officeDocument/2006/relationships/hyperlink" Target="notation.qmd#def-necessary-sufficient" TargetMode="External"/><Relationship Id="rId84" Type="http://schemas.openxmlformats.org/officeDocument/2006/relationships/hyperlink" Target="notation.qmd#def-nonnegative-integers" TargetMode="External"/><Relationship Id="rId88" Type="http://schemas.openxmlformats.org/officeDocument/2006/relationships/hyperlink" Target="notation.qmd#def-proof" TargetMode="External"/><Relationship Id="rId15" Type="http://schemas.openxmlformats.org/officeDocument/2006/relationships/hyperlink" Target="notation.qmd#def-real-numb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Sets and Functions</dc:title>
  <dc:creator/>
  <cp:keywords/>
  <dcterms:created xsi:type="dcterms:W3CDTF">2026-10-11T02:57:17Z</dcterms:created>
  <dcterms:modified xsi:type="dcterms:W3CDTF">2026-10-11T02:57:17Z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2026-10-10 19:10:49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