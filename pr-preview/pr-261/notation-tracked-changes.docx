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15:28:32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del w:id="3" w:author="PR Preview" w:date="2026-01-01T00:00:00Z">
        <w:r>
          <w:delText xml:space="preserve">binary variables, which take only the values</w:delText>
        </w:r>
      </w:del>
      <w:del w:id="4" w:author="PR Preview" w:date="2026-01-01T00:00:00Z">
        <w:r>
          <w:delText xml:space="preserve"> </w:delText>
        </w:r>
      </w:del>
      <m:oMath>
        <m:r>
          <m:t>0</m:t>
        </m:r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and</w:delText>
        </w:r>
      </w:del>
      <w:del w:id="7" w:author="PR Preview" w:date="2026-01-01T00:00:00Z">
        <w:r>
          <w:delText xml:space="preserve"> </w:delText>
        </w:r>
      </w:del>
      <m:oMath>
        <m:r>
          <m:t>1</m:t>
        </m:r>
      </m:oMath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(</w:delText>
        </w:r>
      </w:del>
      <w:hyperlink w:anchor="def-binary-variable">
        <w:del w:id="10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1" w:author="PR Preview" w:date="2026-01-01T00:00:00Z">
        <w:r>
          <w:delText xml:space="preserve">);</w:delText>
        </w:r>
      </w:del>
    </w:p>
    <w:p>
      <w:pPr>
        <w:pStyle w:val="Compact"/>
        <w:numPr>
          <w:ilvl w:val="0"/>
          <w:numId w:val="1009"/>
        </w:numPr>
      </w:pPr>
      <w:ins w:id="12" w:author="PR Preview" w:date="2026-01-01T00:00:00Z">
        <w:r>
          <w:t xml:space="preserve">binary variables, which take only the values</w:t>
        </w:r>
      </w:ins>
      <w:ins w:id="13" w:author="PR Preview" w:date="2026-01-01T00:00:00Z">
        <w:r>
          <w:t xml:space="preserve"> </w:t>
        </w:r>
      </w:ins>
      <m:oMath>
        <m:r>
          <m:t>0</m:t>
        </m:r>
      </m:oMath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and</w:t>
        </w:r>
      </w:ins>
      <w:ins w:id="16" w:author="PR Preview" w:date="2026-01-01T00:00:00Z">
        <w:r>
          <w:t xml:space="preserve"> </w:t>
        </w:r>
      </w:ins>
      <m:oMath>
        <m:r>
          <m:t>1</m:t>
        </m:r>
      </m:oMath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(</w:t>
        </w:r>
      </w:ins>
      <w:hyperlink w:anchor="def-binary-variable">
        <w:ins w:id="19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20" w:author="PR Preview" w:date="2026-01-01T00:00:00Z">
        <w:r>
          <w:t xml:space="preserve">);</w:t>
        </w:r>
      </w:ins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del w:id="21" w:author="PR Preview" w:date="2026-01-01T00:00:00Z">
        <w:r>
          <w:rPr>
            <w:b/>
            <w:bCs/>
          </w:rPr>
          <w:delText xml:space="preserve">Definition 9 (Indicator function (set indicator, predicate indicator))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For any subset</w:delText>
        </w:r>
      </w:del>
      <w:del w:id="2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of a universal set</w:delText>
        </w:r>
      </w:del>
      <w:del w:id="27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28" w:author="PR Preview" w:date="2026-01-01T00:00:00Z">
        <w:r>
          <w:delText xml:space="preserve">,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the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rPr>
            <w:b/>
            <w:bCs/>
          </w:rPr>
          <w:delText xml:space="preserve">indicator function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of</w:delText>
        </w:r>
      </w:del>
      <w:del w:id="35" w:author="PR Preview" w:date="2026-01-01T00:00:00Z">
        <w:r>
          <w:delText xml:space="preserve"> </w:delText>
        </w:r>
      </w:del>
      <m:oMath>
        <m:r>
          <m:t>A</m:t>
        </m:r>
      </m:oMath>
      <w:del w:id="36" w:author="PR Preview" w:date="2026-01-01T00:00:00Z">
        <w:r>
          <w:delText xml:space="preserve">,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or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rPr>
            <w:b/>
            <w:bCs/>
          </w:rPr>
          <w:delText xml:space="preserve">set indicator</w:delText>
        </w:r>
      </w:del>
      <w:del w:id="41" w:author="PR Preview" w:date="2026-01-01T00:00:00Z">
        <w:r>
          <w:delText xml:space="preserve">,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is the function</w:delText>
        </w:r>
      </w:del>
      <w:del w:id="44" w:author="PR Preview" w:date="2026-01-01T00:00:00Z">
        <w:r>
          <w:delText xml:space="preserve"> </w:delText>
        </w:r>
      </w:del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defined by:</w:delText>
        </w:r>
      </w:del>
    </w:p>
    <w:p>
      <w:pPr>
        <w:pStyle w:val="BodyText"/>
      </w:pPr>
      <w:ins w:id="47" w:author="PR Preview" w:date="2026-01-01T00:00:00Z">
        <w:r>
          <w:rPr>
            <w:b/>
            <w:bCs/>
          </w:rPr>
          <w:t xml:space="preserve">Definition 9 (Indicator function (set indicator))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For any subset</w:t>
        </w:r>
      </w:ins>
      <w:ins w:id="5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of a universal set</w:t>
        </w:r>
      </w:ins>
      <w:ins w:id="53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54" w:author="PR Preview" w:date="2026-01-01T00:00:00Z">
        <w:r>
          <w:t xml:space="preserve">,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the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rPr>
            <w:b/>
            <w:bCs/>
          </w:rPr>
          <w:t xml:space="preserve">indicator function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of</w:t>
        </w:r>
      </w:ins>
      <w:ins w:id="61" w:author="PR Preview" w:date="2026-01-01T00:00:00Z">
        <w:r>
          <w:t xml:space="preserve"> </w:t>
        </w:r>
      </w:ins>
      <m:oMath>
        <m:r>
          <m:t>A</m:t>
        </m:r>
      </m:oMath>
      <w:ins w:id="62" w:author="PR Preview" w:date="2026-01-01T00:00:00Z">
        <w:r>
          <w:t xml:space="preserve">,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or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rPr>
            <w:b/>
            <w:bCs/>
          </w:rPr>
          <w:t xml:space="preserve">set indicator</w:t>
        </w:r>
      </w:ins>
      <w:ins w:id="67" w:author="PR Preview" w:date="2026-01-01T00:00:00Z">
        <w:r>
          <w:t xml:space="preserve">,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is the function</w:t>
        </w:r>
      </w:ins>
      <w:ins w:id="70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defined by: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del w:id="73" w:author="PR Preview" w:date="2026-01-01T00:00:00Z">
        <w:r>
          <w:delText xml:space="preserve">More generally,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for any logical proposition or predicate</w:delText>
        </w:r>
      </w:del>
      <w:del w:id="76" w:author="PR Preview" w:date="2026-01-01T00:00:00Z">
        <w:r>
          <w:delText xml:space="preserve"> </w:delText>
        </w:r>
      </w:del>
      <m:oMath>
        <m:r>
          <m:t>P</m:t>
        </m:r>
      </m:oMath>
      <w:del w:id="77" w:author="PR Preview" w:date="2026-01-01T00:00:00Z">
        <w:r>
          <w:delText xml:space="preserve">,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the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rPr>
            <w:b/>
            <w:bCs/>
          </w:rPr>
          <w:delText xml:space="preserve">indicator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of</w:delText>
        </w:r>
      </w:del>
      <w:del w:id="84" w:author="PR Preview" w:date="2026-01-01T00:00:00Z">
        <w:r>
          <w:delText xml:space="preserve"> </w:delText>
        </w:r>
      </w:del>
      <m:oMath>
        <m:r>
          <m:t>P</m:t>
        </m:r>
      </m:oMath>
      <w:del w:id="85" w:author="PR Preview" w:date="2026-01-01T00:00:00Z">
        <w:r>
          <w:delText xml:space="preserve">,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or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rPr>
            <w:b/>
            <w:bCs/>
          </w:rPr>
          <w:delText xml:space="preserve">predicate indicator</w:delText>
        </w:r>
      </w:del>
      <w:del w:id="90" w:author="PR Preview" w:date="2026-01-01T00:00:00Z">
        <w:r>
          <w:delText xml:space="preserve">,</w:delText>
        </w:r>
      </w:del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takes the value</w:delText>
        </w:r>
      </w:del>
      <w:del w:id="93" w:author="PR Preview" w:date="2026-01-01T00:00:00Z">
        <w:r>
          <w:delText xml:space="preserve"> </w:delText>
        </w:r>
      </w:del>
      <m:oMath>
        <m:r>
          <m:t>1</m:t>
        </m:r>
      </m:oMath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when</w:delText>
        </w:r>
      </w:del>
      <w:del w:id="96" w:author="PR Preview" w:date="2026-01-01T00:00:00Z">
        <w:r>
          <w:delText xml:space="preserve"> </w:delText>
        </w:r>
      </w:del>
      <m:oMath>
        <m:r>
          <m:t>P</m:t>
        </m:r>
      </m:oMath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is true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and</w:delText>
        </w:r>
      </w:del>
      <w:del w:id="101" w:author="PR Preview" w:date="2026-01-01T00:00:00Z">
        <w:r>
          <w:delText xml:space="preserve"> </w:delText>
        </w:r>
      </w:del>
      <m:oMath>
        <m:r>
          <m:t>0</m:t>
        </m:r>
      </m:oMath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when</w:delText>
        </w:r>
      </w:del>
      <w:del w:id="104" w:author="PR Preview" w:date="2026-01-01T00:00:00Z">
        <w:r>
          <w:delText xml:space="preserve"> </w:delText>
        </w:r>
      </w:del>
      <m:oMath>
        <m:r>
          <m:t>P</m:t>
        </m:r>
      </m:oMath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is false:</w:delText>
        </w:r>
      </w:del>
    </w:p>
    <w:p>
      <w:pPr>
        <w:pStyle w:val="FirstParagraph"/>
      </w:pPr>
      <w:ins w:id="107" w:author="PR Preview" w:date="2026-01-01T00:00:00Z">
        <w:r>
          <w:rPr>
            <w:b/>
            <w:bCs/>
          </w:rPr>
          <w:t xml:space="preserve">Definition 10 (Predicate indicator)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For any logical proposition or predicate</w:t>
        </w:r>
      </w:ins>
      <w:ins w:id="110" w:author="PR Preview" w:date="2026-01-01T00:00:00Z">
        <w:r>
          <w:t xml:space="preserve"> </w:t>
        </w:r>
      </w:ins>
      <m:oMath>
        <m:r>
          <m:t>P</m:t>
        </m:r>
      </m:oMath>
      <w:ins w:id="111" w:author="PR Preview" w:date="2026-01-01T00:00:00Z">
        <w:r>
          <w:t xml:space="preserve">,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the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rPr>
            <w:b/>
            <w:bCs/>
          </w:rPr>
          <w:t xml:space="preserve">indicator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of</w:t>
        </w:r>
      </w:ins>
      <w:ins w:id="118" w:author="PR Preview" w:date="2026-01-01T00:00:00Z">
        <w:r>
          <w:t xml:space="preserve"> </w:t>
        </w:r>
      </w:ins>
      <m:oMath>
        <m:r>
          <m:t>P</m:t>
        </m:r>
      </m:oMath>
      <w:ins w:id="119" w:author="PR Preview" w:date="2026-01-01T00:00:00Z">
        <w:r>
          <w:t xml:space="preserve">,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or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rPr>
            <w:b/>
            <w:bCs/>
          </w:rPr>
          <w:t xml:space="preserve">predicate indicator</w:t>
        </w:r>
      </w:ins>
      <w:ins w:id="124" w:author="PR Preview" w:date="2026-01-01T00:00:00Z">
        <w:r>
          <w:t xml:space="preserve">,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takes the value</w:t>
        </w:r>
      </w:ins>
      <w:ins w:id="127" w:author="PR Preview" w:date="2026-01-01T00:00:00Z">
        <w:r>
          <w:t xml:space="preserve"> </w:t>
        </w:r>
      </w:ins>
      <m:oMath>
        <m:r>
          <m:t>1</m:t>
        </m:r>
      </m:oMath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when</w:t>
        </w:r>
      </w:ins>
      <w:ins w:id="130" w:author="PR Preview" w:date="2026-01-01T00:00:00Z">
        <w:r>
          <w:t xml:space="preserve"> </w:t>
        </w:r>
      </w:ins>
      <m:oMath>
        <m:r>
          <m:t>P</m:t>
        </m:r>
      </m:oMath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is true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and</w:t>
        </w:r>
      </w:ins>
      <w:ins w:id="135" w:author="PR Preview" w:date="2026-01-01T00:00:00Z">
        <w:r>
          <w:t xml:space="preserve"> </w:t>
        </w:r>
      </w:ins>
      <m:oMath>
        <m:r>
          <m:t>0</m:t>
        </m:r>
      </m:oMath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when</w:t>
        </w:r>
      </w:ins>
      <w:ins w:id="138" w:author="PR Preview" w:date="2026-01-01T00:00:00Z">
        <w:r>
          <w:t xml:space="preserve"> </w:t>
        </w:r>
      </w:ins>
      <m:oMath>
        <m:r>
          <m:t>P</m:t>
        </m:r>
      </m:oMath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is false: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del w:id="141" w:author="PR Preview" w:date="2026-01-01T00:00:00Z">
        <w:r>
          <w:rPr>
            <w:b/>
            <w:bCs/>
          </w:rPr>
          <w:delText xml:space="preserve">Definition 10 (Binary variable)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A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rPr>
            <w:b/>
            <w:bCs/>
          </w:rPr>
          <w:delText xml:space="preserve">binary variable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is a variable that takes only the values</w:delText>
        </w:r>
      </w:del>
      <w:del w:id="148" w:author="PR Preview" w:date="2026-01-01T00:00:00Z">
        <w:r>
          <w:delText xml:space="preserve"> </w:delText>
        </w:r>
      </w:del>
      <m:oMath>
        <m:r>
          <m:t>0</m:t>
        </m:r>
      </m:oMath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and</w:delText>
        </w:r>
      </w:del>
      <w:del w:id="151" w:author="PR Preview" w:date="2026-01-01T00:00:00Z">
        <w:r>
          <w:delText xml:space="preserve"> </w:delText>
        </w:r>
      </w:del>
      <m:oMath>
        <m:r>
          <m:t>1</m:t>
        </m:r>
      </m:oMath>
      <w:del w:id="152" w:author="PR Preview" w:date="2026-01-01T00:00:00Z">
        <w:r>
          <w:delText xml:space="preserve">.</w:delText>
        </w:r>
      </w:del>
    </w:p>
    <w:p>
      <w:pPr>
        <w:pStyle w:val="BodyText"/>
      </w:pPr>
      <w:del w:id="153" w:author="PR Preview" w:date="2026-01-01T00:00:00Z">
        <w:r>
          <w:rPr>
            <w:b/>
            <w:bCs/>
          </w:rPr>
          <w:delText xml:space="preserve">Example 9 (A binary variable is an indicator)</w:delText>
        </w:r>
      </w:del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In a study of</w:delText>
        </w:r>
      </w:del>
      <w:del w:id="156" w:author="PR Preview" w:date="2026-01-01T00:00:00Z">
        <w:r>
          <w:delText xml:space="preserve"> </w:delText>
        </w:r>
      </w:del>
      <m:oMath>
        <m:r>
          <m:t>n</m:t>
        </m:r>
      </m:oMath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people,</w:delText>
        </w:r>
      </w:del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let</w:delText>
        </w:r>
      </w:del>
      <w:del w:id="161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if person</w:delText>
        </w:r>
      </w:del>
      <w:del w:id="164" w:author="PR Preview" w:date="2026-01-01T00:00:00Z">
        <w:r>
          <w:delText xml:space="preserve"> </w:delText>
        </w:r>
      </w:del>
      <m:oMath>
        <m:r>
          <m:t>i</m:t>
        </m:r>
      </m:oMath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smokes and</w:delText>
        </w:r>
      </w:del>
      <w:del w:id="167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otherwise,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for</w:delText>
        </w:r>
      </w:del>
      <w:del w:id="17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173" w:author="PR Preview" w:date="2026-01-01T00:00:00Z">
        <w:r>
          <w:delText xml:space="preserve">.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Then</w:delText>
        </w:r>
      </w:del>
      <w:del w:id="176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i</m:t>
            </m:r>
          </m:sub>
        </m:sSub>
      </m:oMath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is a binary variable (</w:delText>
        </w:r>
      </w:del>
      <w:hyperlink w:anchor="def-binary-variable">
        <w:del w:id="179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80" w:author="PR Preview" w:date="2026-01-01T00:00:00Z">
        <w:r>
          <w:delText xml:space="preserve">).</w:delText>
        </w:r>
      </w:del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It is also the predicate indicator (</w:delText>
        </w:r>
      </w:del>
      <w:hyperlink w:anchor="def-indicator-function">
        <w:del w:id="183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84" w:author="PR Preview" w:date="2026-01-01T00:00:00Z">
        <w:r>
          <w:delText xml:space="preserve">)</w:delText>
        </w:r>
      </w:del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delText xml:space="preserve">of the proposition</w:delText>
        </w:r>
      </w:del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“person</w:delText>
        </w:r>
      </w:del>
      <w:del w:id="189" w:author="PR Preview" w:date="2026-01-01T00:00:00Z">
        <w:r>
          <w:delText xml:space="preserve"> </w:delText>
        </w:r>
      </w:del>
      <m:oMath>
        <m:r>
          <m:t>i</m:t>
        </m:r>
      </m:oMath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smokes”</w:delText>
        </w:r>
      </w:del>
      <w:del w:id="192" w:author="PR Preview" w:date="2026-01-01T00:00:00Z">
        <w:r>
          <w:delText xml:space="preserve">:</w:delText>
        </w:r>
      </w:del>
      <w:del w:id="193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del w:id="194" w:author="PR Preview" w:date="2026-01-01T00:00:00Z">
        <w:r>
          <w:delText xml:space="preserve">.</w:delText>
        </w:r>
      </w:del>
    </w:p>
    <w:p>
      <w:pPr>
        <w:pStyle w:val="FirstParagraph"/>
      </w:pPr>
      <w:ins w:id="195" w:author="PR Preview" w:date="2026-01-01T00:00:00Z">
        <w:r>
          <w:rPr>
            <w:b/>
            <w:bCs/>
          </w:rPr>
          <w:t xml:space="preserve">Definition 11 (Binary variable)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A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rPr>
            <w:b/>
            <w:bCs/>
          </w:rPr>
          <w:t xml:space="preserve">binary variable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is a variable that takes only the values</w:t>
        </w:r>
      </w:ins>
      <w:ins w:id="202" w:author="PR Preview" w:date="2026-01-01T00:00:00Z">
        <w:r>
          <w:t xml:space="preserve"> </w:t>
        </w:r>
      </w:ins>
      <m:oMath>
        <m:r>
          <m:t>0</m:t>
        </m:r>
      </m:oMath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and</w:t>
        </w:r>
      </w:ins>
      <w:ins w:id="205" w:author="PR Preview" w:date="2026-01-01T00:00:00Z">
        <w:r>
          <w:t xml:space="preserve"> </w:t>
        </w:r>
      </w:ins>
      <m:oMath>
        <m:r>
          <m:t>1</m:t>
        </m:r>
      </m:oMath>
      <w:ins w:id="206" w:author="PR Preview" w:date="2026-01-01T00:00:00Z">
        <w:r>
          <w:t xml:space="preserve">.</w:t>
        </w:r>
      </w:ins>
    </w:p>
    <w:bookmarkEnd w:id="57"/>
    <w:bookmarkStart w:id="58" w:name="exm-binary-variable"/>
    <w:p>
      <w:pPr>
        <w:pStyle w:val="BodyText"/>
      </w:pPr>
      <w:ins w:id="207" w:author="PR Preview" w:date="2026-01-01T00:00:00Z">
        <w:r>
          <w:rPr>
            <w:b/>
            <w:bCs/>
          </w:rPr>
          <w:t xml:space="preserve">Example 9 (A binary variable is an indicator)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In a study of</w:t>
        </w:r>
      </w:ins>
      <w:ins w:id="210" w:author="PR Preview" w:date="2026-01-01T00:00:00Z">
        <w:r>
          <w:t xml:space="preserve"> </w:t>
        </w:r>
      </w:ins>
      <m:oMath>
        <m:r>
          <m:t>n</m:t>
        </m:r>
      </m:oMath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people,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let</w:t>
        </w:r>
      </w:ins>
      <w:ins w:id="215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if person</w:t>
        </w:r>
      </w:ins>
      <w:ins w:id="218" w:author="PR Preview" w:date="2026-01-01T00:00:00Z">
        <w:r>
          <w:t xml:space="preserve"> </w:t>
        </w:r>
      </w:ins>
      <m:oMath>
        <m:r>
          <m:t>i</m:t>
        </m:r>
      </m:oMath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smokes and</w:t>
        </w:r>
      </w:ins>
      <w:ins w:id="221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otherwise,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for</w:t>
        </w:r>
      </w:ins>
      <w:ins w:id="22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227" w:author="PR Preview" w:date="2026-01-01T00:00:00Z">
        <w:r>
          <w:t xml:space="preserve">.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Then</w:t>
        </w:r>
      </w:ins>
      <w:ins w:id="230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i</m:t>
            </m:r>
          </m:sub>
        </m:sSub>
      </m:oMath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is a binary variable (</w:t>
        </w:r>
      </w:ins>
      <w:hyperlink w:anchor="def-binary-variable">
        <w:ins w:id="233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234" w:author="PR Preview" w:date="2026-01-01T00:00:00Z">
        <w:r>
          <w:t xml:space="preserve">).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It is also the predicate indicator (</w:t>
        </w:r>
      </w:ins>
      <w:hyperlink w:anchor="def-indicator-function">
        <w:ins w:id="237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238" w:author="PR Preview" w:date="2026-01-01T00:00:00Z">
        <w:r>
          <w:t xml:space="preserve">)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of the proposition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“person</w:t>
        </w:r>
      </w:ins>
      <w:ins w:id="243" w:author="PR Preview" w:date="2026-01-01T00:00:00Z">
        <w:r>
          <w:t xml:space="preserve"> </w:t>
        </w:r>
      </w:ins>
      <m:oMath>
        <m:r>
          <m:t>i</m:t>
        </m:r>
      </m:oMath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smokes”</w:t>
        </w:r>
      </w:ins>
      <w:ins w:id="246" w:author="PR Preview" w:date="2026-01-01T00:00:00Z">
        <w:r>
          <w:t xml:space="preserve">:</w:t>
        </w:r>
      </w:ins>
      <w:ins w:id="247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ins w:id="248" w:author="PR Preview" w:date="2026-01-01T00:00:00Z">
        <w:r>
          <w:t xml:space="preserve">.</w:t>
        </w:r>
      </w:ins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del w:id="249" w:author="PR Preview" w:date="2026-01-01T00:00:00Z">
        <w:r>
          <w:rPr>
            <w:b/>
            <w:bCs/>
          </w:rPr>
          <w:delText xml:space="preserve">Definition 11 (Set notation and predicate notation for indicators)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An indicator (</w:delText>
        </w:r>
      </w:del>
      <w:hyperlink w:anchor="def-indicator-function">
        <w:del w:id="252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253" w:author="PR Preview" w:date="2026-01-01T00:00:00Z">
        <w:r>
          <w:delText xml:space="preserve">) is written in</w:delText>
        </w:r>
      </w:del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rPr>
            <w:b/>
            <w:bCs/>
          </w:rPr>
          <w:delText xml:space="preserve">set notation</w:delText>
        </w:r>
      </w:del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when the set</w:delText>
        </w:r>
      </w:del>
      <w:del w:id="258" w:author="PR Preview" w:date="2026-01-01T00:00:00Z">
        <w:r>
          <w:delText xml:space="preserve"> </w:delText>
        </w:r>
      </w:del>
      <m:oMath>
        <m:r>
          <m:t>A</m:t>
        </m:r>
      </m:oMath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appears as a subscript,</w:delText>
        </w:r>
      </w:del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as in</w:delText>
        </w:r>
      </w:del>
      <w:del w:id="263" w:author="PR Preview" w:date="2026-01-01T00:00:00Z">
        <w:r>
          <w:delText xml:space="preserve"> </w:delText>
        </w:r>
      </w:del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64" w:author="PR Preview" w:date="2026-01-01T00:00:00Z">
        <w:r>
          <w:delText xml:space="preserve">,</w:delText>
        </w:r>
      </w:del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and in</w:delText>
        </w:r>
      </w:del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rPr>
            <w:b/>
            <w:bCs/>
          </w:rPr>
          <w:delText xml:space="preserve">predicate notation</w:delText>
        </w:r>
      </w:del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when a proposition or predicate</w:delText>
        </w:r>
      </w:del>
      <w:del w:id="271" w:author="PR Preview" w:date="2026-01-01T00:00:00Z">
        <w:r>
          <w:delText xml:space="preserve"> </w:delText>
        </w:r>
      </w:del>
      <m:oMath>
        <m:r>
          <m:t>P</m:t>
        </m:r>
      </m:oMath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(</w:delText>
        </w:r>
      </w:del>
      <w:hyperlink r:id="rId59">
        <w:del w:id="274" w:author="PR Preview" w:date="2026-01-01T00:00:00Z">
          <w:r>
            <w:rPr>
              <w:rStyle w:val="Hyperlink"/>
            </w:rPr>
            <w:delText xml:space="preserve">definition</w:delText>
          </w:r>
        </w:del>
      </w:hyperlink>
      <w:del w:id="275" w:author="PR Preview" w:date="2026-01-01T00:00:00Z">
        <w:r>
          <w:delText xml:space="preserve">) appears as its argument,</w:delText>
        </w:r>
      </w:del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as in</w:delText>
        </w:r>
      </w:del>
      <w:del w:id="278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or</w:delText>
        </w:r>
      </w:del>
      <w:del w:id="281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del w:id="282" w:author="PR Preview" w:date="2026-01-01T00:00:00Z">
        <w:r>
          <w:delText xml:space="preserve">.</w:delText>
        </w:r>
      </w:del>
    </w:p>
    <w:p>
      <w:pPr>
        <w:pStyle w:val="BodyText"/>
      </w:pPr>
      <w:del w:id="283" w:author="PR Preview" w:date="2026-01-01T00:00:00Z">
        <w:r>
          <w:rPr>
            <w:b/>
            <w:bCs/>
          </w:rPr>
          <w:delText xml:space="preserve">Example 10 (One indicator in both notations)</w:delText>
        </w:r>
      </w:del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Let</w:delText>
        </w:r>
      </w:del>
      <w:del w:id="28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287" w:author="PR Preview" w:date="2026-01-01T00:00:00Z">
        <w:r>
          <w:delText xml:space="preserve">, the nonnegative real numbers.</w:delText>
        </w:r>
      </w:del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The indicator of</w:delText>
        </w:r>
      </w:del>
      <w:del w:id="290" w:author="PR Preview" w:date="2026-01-01T00:00:00Z">
        <w:r>
          <w:delText xml:space="preserve"> </w:delText>
        </w:r>
      </w:del>
      <m:oMath>
        <m:r>
          <m:t>A</m:t>
        </m:r>
      </m:oMath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delText xml:space="preserve">is</w:delText>
        </w:r>
      </w:del>
      <w:del w:id="293" w:author="PR Preview" w:date="2026-01-01T00:00:00Z">
        <w:r>
          <w:delText xml:space="preserve"> </w:delText>
        </w:r>
      </w:del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in set notation,</w:delText>
        </w:r>
      </w:del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and</w:delText>
        </w:r>
      </w:del>
      <w:del w:id="298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or</w:delText>
        </w:r>
      </w:del>
      <w:del w:id="301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in predicate notation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(</w:delText>
        </w:r>
      </w:del>
      <w:hyperlink w:anchor="def-set-predicate-notation">
        <w:del w:id="306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307" w:author="PR Preview" w:date="2026-01-01T00:00:00Z">
        <w:r>
          <w:delText xml:space="preserve">).</w:delText>
        </w:r>
      </w:del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At</w:delText>
        </w:r>
      </w:del>
      <w:del w:id="31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3.5</m:t>
        </m:r>
      </m:oMath>
      <w:del w:id="311" w:author="PR Preview" w:date="2026-01-01T00:00:00Z">
        <w:r>
          <w:delText xml:space="preserve">, all three equal</w:delText>
        </w:r>
      </w:del>
      <w:del w:id="312" w:author="PR Preview" w:date="2026-01-01T00:00:00Z">
        <w:r>
          <w:delText xml:space="preserve"> </w:delText>
        </w:r>
      </w:del>
      <m:oMath>
        <m:r>
          <m:t>1</m:t>
        </m:r>
      </m:oMath>
      <w:del w:id="313" w:author="PR Preview" w:date="2026-01-01T00:00:00Z">
        <w:r>
          <w:delText xml:space="preserve">;</w:delText>
        </w:r>
      </w:del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at</w:delText>
        </w:r>
      </w:del>
      <w:del w:id="31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del w:id="317" w:author="PR Preview" w:date="2026-01-01T00:00:00Z">
        <w:r>
          <w:delText xml:space="preserve">, all three equal</w:delText>
        </w:r>
      </w:del>
      <w:del w:id="318" w:author="PR Preview" w:date="2026-01-01T00:00:00Z">
        <w:r>
          <w:delText xml:space="preserve"> </w:delText>
        </w:r>
      </w:del>
      <m:oMath>
        <m:r>
          <m:t>0</m:t>
        </m:r>
      </m:oMath>
      <w:del w:id="319" w:author="PR Preview" w:date="2026-01-01T00:00:00Z">
        <w:r>
          <w:delText xml:space="preserve">.</w:delText>
        </w:r>
      </w:del>
    </w:p>
    <w:p>
      <w:pPr>
        <w:pStyle w:val="BodyText"/>
      </w:pPr>
      <w:ins w:id="320" w:author="PR Preview" w:date="2026-01-01T00:00:00Z">
        <w:r>
          <w:rPr>
            <w:b/>
            <w:bCs/>
          </w:rPr>
          <w:t xml:space="preserve">Definition 12 (Set notation and predicate notation for indicators)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An indicator (</w:t>
        </w:r>
      </w:ins>
      <w:hyperlink w:anchor="def-indicator-function">
        <w:ins w:id="323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324" w:author="PR Preview" w:date="2026-01-01T00:00:00Z">
        <w:r>
          <w:t xml:space="preserve">) is written in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rPr>
            <w:b/>
            <w:bCs/>
          </w:rPr>
          <w:t xml:space="preserve">set notation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when the set</w:t>
        </w:r>
      </w:ins>
      <w:ins w:id="329" w:author="PR Preview" w:date="2026-01-01T00:00:00Z">
        <w:r>
          <w:t xml:space="preserve"> </w:t>
        </w:r>
      </w:ins>
      <m:oMath>
        <m:r>
          <m:t>A</m:t>
        </m:r>
      </m:oMath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appears as a subscript,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as in</w:t>
        </w:r>
      </w:ins>
      <w:ins w:id="334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35" w:author="PR Preview" w:date="2026-01-01T00:00:00Z">
        <w:r>
          <w:t xml:space="preserve">,</w:t>
        </w:r>
      </w:ins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and in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rPr>
            <w:b/>
            <w:bCs/>
          </w:rPr>
          <w:t xml:space="preserve">predicate notation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when a proposition or predicate</w:t>
        </w:r>
      </w:ins>
      <w:ins w:id="342" w:author="PR Preview" w:date="2026-01-01T00:00:00Z">
        <w:r>
          <w:t xml:space="preserve"> </w:t>
        </w:r>
      </w:ins>
      <m:oMath>
        <m:r>
          <m:t>P</m:t>
        </m:r>
      </m:oMath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(</w:t>
        </w:r>
      </w:ins>
      <w:hyperlink r:id="rId59">
        <w:ins w:id="345" w:author="PR Preview" w:date="2026-01-01T00:00:00Z">
          <w:r>
            <w:rPr>
              <w:rStyle w:val="Hyperlink"/>
            </w:rPr>
            <w:t xml:space="preserve">definition</w:t>
          </w:r>
        </w:ins>
      </w:hyperlink>
      <w:ins w:id="346" w:author="PR Preview" w:date="2026-01-01T00:00:00Z">
        <w:r>
          <w:t xml:space="preserve">) appears as its argument,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as in</w:t>
        </w:r>
      </w:ins>
      <w:ins w:id="349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or</w:t>
        </w:r>
      </w:ins>
      <w:ins w:id="35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ins w:id="353" w:author="PR Preview" w:date="2026-01-01T00:00:00Z">
        <w:r>
          <w:t xml:space="preserve">.</w:t>
        </w:r>
      </w:ins>
    </w:p>
    <w:bookmarkEnd w:id="60"/>
    <w:bookmarkStart w:id="61" w:name="exm-set-predicate-notation"/>
    <w:p>
      <w:pPr>
        <w:pStyle w:val="BodyText"/>
      </w:pPr>
      <w:ins w:id="354" w:author="PR Preview" w:date="2026-01-01T00:00:00Z">
        <w:r>
          <w:rPr>
            <w:b/>
            <w:bCs/>
          </w:rPr>
          <w:t xml:space="preserve">Example 10 (One indicator in both notations)</w:t>
        </w:r>
      </w:ins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Let</w:t>
        </w:r>
      </w:ins>
      <w:ins w:id="35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358" w:author="PR Preview" w:date="2026-01-01T00:00:00Z">
        <w:r>
          <w:t xml:space="preserve">, the nonnegative real numbers.</w:t>
        </w:r>
      </w:ins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The indicator of</w:t>
        </w:r>
      </w:ins>
      <w:ins w:id="361" w:author="PR Preview" w:date="2026-01-01T00:00:00Z">
        <w:r>
          <w:t xml:space="preserve"> </w:t>
        </w:r>
      </w:ins>
      <m:oMath>
        <m:r>
          <m:t>A</m:t>
        </m:r>
      </m:oMath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is</w:t>
        </w:r>
      </w:ins>
      <w:ins w:id="364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in set notation,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and</w:t>
        </w:r>
      </w:ins>
      <w:ins w:id="369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or</w:t>
        </w:r>
      </w:ins>
      <w:ins w:id="37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in predicate notation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(</w:t>
        </w:r>
      </w:ins>
      <w:hyperlink w:anchor="def-set-predicate-notation">
        <w:ins w:id="377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378" w:author="PR Preview" w:date="2026-01-01T00:00:00Z">
        <w:r>
          <w:t xml:space="preserve">).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At</w:t>
        </w:r>
      </w:ins>
      <w:ins w:id="38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3.5</m:t>
        </m:r>
      </m:oMath>
      <w:ins w:id="382" w:author="PR Preview" w:date="2026-01-01T00:00:00Z">
        <w:r>
          <w:t xml:space="preserve">, all three equal</w:t>
        </w:r>
      </w:ins>
      <w:ins w:id="383" w:author="PR Preview" w:date="2026-01-01T00:00:00Z">
        <w:r>
          <w:t xml:space="preserve"> </w:t>
        </w:r>
      </w:ins>
      <m:oMath>
        <m:r>
          <m:t>1</m:t>
        </m:r>
      </m:oMath>
      <w:ins w:id="384" w:author="PR Preview" w:date="2026-01-01T00:00:00Z">
        <w:r>
          <w:t xml:space="preserve">;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at</w:t>
        </w:r>
      </w:ins>
      <w:ins w:id="38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ins w:id="388" w:author="PR Preview" w:date="2026-01-01T00:00:00Z">
        <w:r>
          <w:t xml:space="preserve">, all three equal</w:t>
        </w:r>
      </w:ins>
      <w:ins w:id="389" w:author="PR Preview" w:date="2026-01-01T00:00:00Z">
        <w:r>
          <w:t xml:space="preserve"> </w:t>
        </w:r>
      </w:ins>
      <m:oMath>
        <m:r>
          <m:t>0</m:t>
        </m:r>
      </m:oMath>
      <w:ins w:id="390" w:author="PR Preview" w:date="2026-01-01T00:00:00Z">
        <w:r>
          <w:t xml:space="preserve">.</w:t>
        </w:r>
      </w:ins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del w:id="391" w:author="PR Preview" w:date="2026-01-01T00:00:00Z">
        <w:r>
          <w:rPr>
            <w:b/>
            <w:bCs/>
          </w:rPr>
          <w:delText xml:space="preserve">Definition 12 (Support of a distribution)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The</w:delText>
        </w:r>
      </w:del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rPr>
            <w:b/>
            <w:bCs/>
          </w:rPr>
          <w:delText xml:space="preserve">support</w:delText>
        </w:r>
      </w:del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of a discrete distribution</w:delText>
        </w:r>
      </w:del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delText xml:space="preserve">is the set of values it gives positive probability.</w:delText>
        </w:r>
      </w:del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The support of a continuous distribution</w:delText>
        </w:r>
      </w:del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is the set of values where its density is positive.</w:delText>
        </w:r>
      </w:del>
    </w:p>
    <w:p>
      <w:pPr>
        <w:pStyle w:val="FirstParagraph"/>
      </w:pPr>
      <w:ins w:id="404" w:author="PR Preview" w:date="2026-01-01T00:00:00Z">
        <w:r>
          <w:rPr>
            <w:b/>
            <w:bCs/>
          </w:rPr>
          <w:t xml:space="preserve">Definition 13 (Support of a distribution)</w:t>
        </w:r>
      </w:ins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The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rPr>
            <w:b/>
            <w:bCs/>
          </w:rPr>
          <w:t xml:space="preserve">support</w:t>
        </w:r>
      </w:ins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of a discrete distribution</w:t>
        </w:r>
      </w:ins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is the set of values it gives positive probability.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The support of a continuous distribution</w:t>
        </w:r>
      </w:ins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is the set of values where its density is positive.</w:t>
        </w:r>
      </w:ins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del w:id="417" w:author="PR Preview" w:date="2026-01-01T00:00:00Z">
        <w:r>
          <w:delText xml:space="preserve">Set notation is more natural when the underlying set</w:delText>
        </w:r>
      </w:del>
      <w:del w:id="418" w:author="PR Preview" w:date="2026-01-01T00:00:00Z">
        <w:r>
          <w:delText xml:space="preserve"> </w:delText>
        </w:r>
      </w:del>
      <m:oMath>
        <m:r>
          <m:t>A</m:t>
        </m:r>
      </m:oMath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has a standard name</w:delText>
        </w:r>
      </w:del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(such as the support of a distribution (</w:delText>
        </w:r>
      </w:del>
      <w:hyperlink w:anchor="def-support">
        <w:del w:id="423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424" w:author="PR Preview" w:date="2026-01-01T00:00:00Z">
        <w:r>
          <w:delText xml:space="preserve">),</w:delText>
        </w:r>
      </w:del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or a geometric region).</w:delText>
        </w:r>
      </w:del>
      <w:del w:id="427" w:author="PR Preview" w:date="2026-01-01T00:00:00Z">
        <w:r>
          <w:delText xml:space="preserve"> </w:delText>
        </w:r>
      </w:del>
      <w:del w:id="428" w:author="PR Preview" w:date="2026-01-01T00:00:00Z">
        <w:r>
          <w:delText xml:space="preserve">Predicate notation is more natural when the condition involves compound inequalities,</w:delText>
        </w:r>
      </w:del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delText xml:space="preserve">such as</w:delText>
        </w:r>
      </w:del>
      <w:del w:id="431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del w:id="432" w:author="PR Preview" w:date="2026-01-01T00:00:00Z">
        <w:r>
          <w:delText xml:space="preserve">.</w:delText>
        </w:r>
      </w:del>
    </w:p>
    <w:p>
      <w:pPr>
        <w:pStyle w:val="FirstParagraph"/>
      </w:pPr>
      <w:ins w:id="433" w:author="PR Preview" w:date="2026-01-01T00:00:00Z">
        <w:r>
          <w:t xml:space="preserve">Set notation is more natural when the underlying set</w:t>
        </w:r>
      </w:ins>
      <w:ins w:id="434" w:author="PR Preview" w:date="2026-01-01T00:00:00Z">
        <w:r>
          <w:t xml:space="preserve"> </w:t>
        </w:r>
      </w:ins>
      <m:oMath>
        <m:r>
          <m:t>A</m:t>
        </m:r>
      </m:oMath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has a standard name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(such as the support of a distribution (</w:t>
        </w:r>
      </w:ins>
      <w:hyperlink w:anchor="def-support">
        <w:ins w:id="439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440" w:author="PR Preview" w:date="2026-01-01T00:00:00Z">
        <w:r>
          <w:t xml:space="preserve">),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or a geometric region).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Predicate notation is more natural when the condition involves compound inequalities,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such as</w:t>
        </w:r>
      </w:ins>
      <w:ins w:id="447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ins w:id="448" w:author="PR Preview" w:date="2026-01-01T00:00:00Z">
        <w:r>
          <w:t xml:space="preserve">.</w:t>
        </w:r>
      </w:ins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del w:id="449" w:author="PR Preview" w:date="2026-01-01T00:00:00Z">
        <w:r>
          <w:rPr>
            <w:b/>
            <w:bCs/>
          </w:rPr>
          <w:delText xml:space="preserve">Definition 13 (Iverson bracket)</w:delText>
        </w:r>
      </w:del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delText xml:space="preserve">For any logical proposition</w:delText>
        </w:r>
      </w:del>
      <w:del w:id="452" w:author="PR Preview" w:date="2026-01-01T00:00:00Z">
        <w:r>
          <w:delText xml:space="preserve"> </w:delText>
        </w:r>
      </w:del>
      <m:oMath>
        <m:r>
          <m:t>P</m:t>
        </m:r>
      </m:oMath>
      <w:del w:id="453" w:author="PR Preview" w:date="2026-01-01T00:00:00Z">
        <w:r>
          <w:delText xml:space="preserve">,</w:delText>
        </w:r>
      </w:del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delText xml:space="preserve">the</w:delText>
        </w:r>
      </w:del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rPr>
            <w:b/>
            <w:bCs/>
          </w:rPr>
          <w:delText xml:space="preserve">Iverson bracket</w:delText>
        </w:r>
      </w:del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of</w:delText>
        </w:r>
      </w:del>
      <w:del w:id="460" w:author="PR Preview" w:date="2026-01-01T00:00:00Z">
        <w:r>
          <w:delText xml:space="preserve"> </w:delText>
        </w:r>
      </w:del>
      <m:oMath>
        <m:r>
          <m:t>P</m:t>
        </m:r>
      </m:oMath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is</w:delText>
        </w:r>
      </w:del>
    </w:p>
    <w:p>
      <w:pPr>
        <w:pStyle w:val="BodyText"/>
      </w:pPr>
      <w:ins w:id="463" w:author="PR Preview" w:date="2026-01-01T00:00:00Z">
        <w:r>
          <w:rPr>
            <w:b/>
            <w:bCs/>
          </w:rPr>
          <w:t xml:space="preserve">Definition 14 (Iverson bracket)</w:t>
        </w:r>
      </w:ins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For any logical proposition</w:t>
        </w:r>
      </w:ins>
      <w:ins w:id="466" w:author="PR Preview" w:date="2026-01-01T00:00:00Z">
        <w:r>
          <w:t xml:space="preserve"> </w:t>
        </w:r>
      </w:ins>
      <m:oMath>
        <m:r>
          <m:t>P</m:t>
        </m:r>
      </m:oMath>
      <w:ins w:id="467" w:author="PR Preview" w:date="2026-01-01T00:00:00Z">
        <w:r>
          <w:t xml:space="preserve">,</w:t>
        </w:r>
      </w:ins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the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rPr>
            <w:b/>
            <w:bCs/>
          </w:rPr>
          <w:t xml:space="preserve">Iverson bracket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of</w:t>
        </w:r>
      </w:ins>
      <w:ins w:id="474" w:author="PR Preview" w:date="2026-01-01T00:00:00Z">
        <w:r>
          <w:t xml:space="preserve"> </w:t>
        </w:r>
      </w:ins>
      <m:oMath>
        <m:r>
          <m:t>P</m:t>
        </m:r>
      </m:oMath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del w:id="477" w:author="PR Preview" w:date="2026-01-01T00:00:00Z">
        <w:r>
          <w:rPr>
            <w:b/>
            <w:bCs/>
          </w:rPr>
          <w:delText xml:space="preserve">Definition 14 (Kronecker delta)</w:delText>
        </w:r>
      </w:del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For integers</w:delText>
        </w:r>
      </w:del>
      <w:del w:id="480" w:author="PR Preview" w:date="2026-01-01T00:00:00Z">
        <w:r>
          <w:delText xml:space="preserve"> </w:delText>
        </w:r>
      </w:del>
      <m:oMath>
        <m:r>
          <m:t>i</m:t>
        </m:r>
      </m:oMath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and</w:delText>
        </w:r>
      </w:del>
      <w:del w:id="483" w:author="PR Preview" w:date="2026-01-01T00:00:00Z">
        <w:r>
          <w:delText xml:space="preserve"> </w:delText>
        </w:r>
      </w:del>
      <m:oMath>
        <m:r>
          <m:t>j</m:t>
        </m:r>
      </m:oMath>
      <w:del w:id="484" w:author="PR Preview" w:date="2026-01-01T00:00:00Z">
        <w:r>
          <w:delText xml:space="preserve">,</w:delText>
        </w:r>
      </w:del>
      <w:del w:id="485" w:author="PR Preview" w:date="2026-01-01T00:00:00Z">
        <w:r>
          <w:delText xml:space="preserve"> </w:delText>
        </w:r>
      </w:del>
      <w:del w:id="486" w:author="PR Preview" w:date="2026-01-01T00:00:00Z">
        <w:r>
          <w:delText xml:space="preserve">the</w:delText>
        </w:r>
      </w:del>
      <w:del w:id="487" w:author="PR Preview" w:date="2026-01-01T00:00:00Z">
        <w:r>
          <w:delText xml:space="preserve"> </w:delText>
        </w:r>
      </w:del>
      <w:del w:id="488" w:author="PR Preview" w:date="2026-01-01T00:00:00Z">
        <w:r>
          <w:rPr>
            <w:b/>
            <w:bCs/>
          </w:rPr>
          <w:delText xml:space="preserve">Kronecker delta</w:delText>
        </w:r>
      </w:del>
      <w:del w:id="489" w:author="PR Preview" w:date="2026-01-01T00:00:00Z">
        <w:r>
          <w:delText xml:space="preserve"> </w:delText>
        </w:r>
      </w:del>
      <w:del w:id="490" w:author="PR Preview" w:date="2026-01-01T00:00:00Z">
        <w:r>
          <w:delText xml:space="preserve">is</w:delText>
        </w:r>
      </w:del>
    </w:p>
    <w:p>
      <w:pPr>
        <w:pStyle w:val="FirstParagraph"/>
      </w:pPr>
      <w:ins w:id="491" w:author="PR Preview" w:date="2026-01-01T00:00:00Z">
        <w:r>
          <w:rPr>
            <w:b/>
            <w:bCs/>
          </w:rPr>
          <w:t xml:space="preserve">Definition 15 (Kronecker delta)</w:t>
        </w:r>
      </w:ins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For integers</w:t>
        </w:r>
      </w:ins>
      <w:ins w:id="494" w:author="PR Preview" w:date="2026-01-01T00:00:00Z">
        <w:r>
          <w:t xml:space="preserve"> </w:t>
        </w:r>
      </w:ins>
      <m:oMath>
        <m:r>
          <m:t>i</m:t>
        </m:r>
      </m:oMath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and</w:t>
        </w:r>
      </w:ins>
      <w:ins w:id="497" w:author="PR Preview" w:date="2026-01-01T00:00:00Z">
        <w:r>
          <w:t xml:space="preserve"> </w:t>
        </w:r>
      </w:ins>
      <m:oMath>
        <m:r>
          <m:t>j</m:t>
        </m:r>
      </m:oMath>
      <w:ins w:id="498" w:author="PR Preview" w:date="2026-01-01T00:00:00Z">
        <w:r>
          <w:t xml:space="preserve">,</w:t>
        </w:r>
      </w:ins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the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rPr>
            <w:b/>
            <w:bCs/>
          </w:rPr>
          <w:t xml:space="preserve">Kronecker delta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del w:id="505" w:author="PR Preview" w:date="2026-01-01T00:00:00Z">
        <w:r>
          <w:delText xml:space="preserve">that is,</w:delText>
        </w:r>
      </w:del>
      <w:del w:id="506" w:author="PR Preview" w:date="2026-01-01T00:00:00Z">
        <w:r>
          <w:delText xml:space="preserve"> </w:delText>
        </w:r>
      </w:del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when</w:delText>
        </w:r>
      </w:del>
      <w:del w:id="509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j</m:t>
        </m:r>
      </m:oMath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and</w:delText>
        </w:r>
      </w:del>
      <w:del w:id="512" w:author="PR Preview" w:date="2026-01-01T00:00:00Z">
        <w:r>
          <w:delText xml:space="preserve"> </w:delText>
        </w:r>
      </w:del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when</w:delText>
        </w:r>
      </w:del>
      <w:del w:id="515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≠</m:t>
        </m:r>
        <m:r>
          <m:t>j</m:t>
        </m:r>
      </m:oMath>
      <w:del w:id="516" w:author="PR Preview" w:date="2026-01-01T00:00:00Z">
        <w:r>
          <w:delText xml:space="preserve"> </w:delText>
        </w:r>
      </w:del>
      <w:del w:id="517" w:author="PR Preview" w:date="2026-01-01T00:00:00Z">
        <w:r>
          <w:delText xml:space="preserve">(</w:delText>
        </w:r>
      </w:del>
      <w:hyperlink w:anchor="def-iverson-bracket">
        <w:del w:id="518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519" w:author="PR Preview" w:date="2026-01-01T00:00:00Z">
        <w:r>
          <w:delText xml:space="preserve">).</w:delText>
        </w:r>
      </w:del>
    </w:p>
    <w:p>
      <w:pPr>
        <w:pStyle w:val="FirstParagraph"/>
      </w:pPr>
      <w:ins w:id="520" w:author="PR Preview" w:date="2026-01-01T00:00:00Z">
        <w:r>
          <w:t xml:space="preserve">that is,</w:t>
        </w:r>
      </w:ins>
      <w:ins w:id="521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when</w:t>
        </w:r>
      </w:ins>
      <w:ins w:id="52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j</m:t>
        </m:r>
      </m:oMath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and</w:t>
        </w:r>
      </w:ins>
      <w:ins w:id="527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when</w:t>
        </w:r>
      </w:ins>
      <w:ins w:id="53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≠</m:t>
        </m:r>
        <m:r>
          <m:t>j</m:t>
        </m:r>
      </m:oMath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(</w:t>
        </w:r>
      </w:ins>
      <w:hyperlink w:anchor="def-iverson-bracket">
        <w:ins w:id="533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534" w:author="PR Preview" w:date="2026-01-01T00:00:00Z">
        <w:r>
          <w:t xml:space="preserve">).</w:t>
        </w:r>
      </w:ins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del w:id="535" w:author="PR Preview" w:date="2026-01-01T00:00:00Z">
        <w:r>
          <w:rPr>
            <w:b/>
            <w:bCs/>
          </w:rPr>
          <w:delText xml:space="preserve">Definition 15 (Idempotent)</w:delText>
        </w:r>
      </w:del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delText xml:space="preserve">A number</w:delText>
        </w:r>
      </w:del>
      <w:del w:id="538" w:author="PR Preview" w:date="2026-01-01T00:00:00Z">
        <w:r>
          <w:delText xml:space="preserve"> </w:delText>
        </w:r>
      </w:del>
      <m:oMath>
        <m:r>
          <m:t>a</m:t>
        </m:r>
      </m:oMath>
      <w:del w:id="539" w:author="PR Preview" w:date="2026-01-01T00:00:00Z">
        <w:r>
          <w:delText xml:space="preserve"> </w:delText>
        </w:r>
      </w:del>
      <w:del w:id="540" w:author="PR Preview" w:date="2026-01-01T00:00:00Z">
        <w:r>
          <w:delText xml:space="preserve">is</w:delText>
        </w:r>
      </w:del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rPr>
            <w:b/>
            <w:bCs/>
          </w:rPr>
          <w:delText xml:space="preserve">idempotent</w:delText>
        </w:r>
      </w:del>
      <w:del w:id="543" w:author="PR Preview" w:date="2026-01-01T00:00:00Z">
        <w:r>
          <w:delText xml:space="preserve"> </w:delText>
        </w:r>
      </w:del>
      <w:del w:id="544" w:author="PR Preview" w:date="2026-01-01T00:00:00Z">
        <w:r>
          <w:delText xml:space="preserve">if</w:delText>
        </w:r>
      </w:del>
      <w:del w:id="54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del w:id="546" w:author="PR Preview" w:date="2026-01-01T00:00:00Z">
        <w:r>
          <w:delText xml:space="preserve">.</w:delText>
        </w:r>
      </w:del>
      <w:del w:id="547" w:author="PR Preview" w:date="2026-01-01T00:00:00Z">
        <w:r>
          <w:delText xml:space="preserve"> </w:delText>
        </w:r>
      </w:del>
      <w:del w:id="548" w:author="PR Preview" w:date="2026-01-01T00:00:00Z">
        <w:r>
          <w:delText xml:space="preserve">A function</w:delText>
        </w:r>
      </w:del>
      <w:del w:id="549" w:author="PR Preview" w:date="2026-01-01T00:00:00Z">
        <w:r>
          <w:delText xml:space="preserve"> </w:delText>
        </w:r>
      </w:del>
      <m:oMath>
        <m:r>
          <m:t>f</m:t>
        </m:r>
      </m:oMath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with real values is</w:delText>
        </w:r>
      </w:del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rPr>
            <w:b/>
            <w:bCs/>
          </w:rPr>
          <w:delText xml:space="preserve">idempotent</w:delText>
        </w:r>
      </w:del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if</w:delText>
        </w:r>
      </w:del>
      <w:del w:id="55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delText xml:space="preserve">for every</w:delText>
        </w:r>
      </w:del>
      <w:del w:id="559" w:author="PR Preview" w:date="2026-01-01T00:00:00Z">
        <w:r>
          <w:delText xml:space="preserve"> </w:delText>
        </w:r>
      </w:del>
      <m:oMath>
        <m:r>
          <m:t>x</m:t>
        </m:r>
      </m:oMath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in its</w:delText>
        </w:r>
      </w:del>
      <w:del w:id="562" w:author="PR Preview" w:date="2026-01-01T00:00:00Z">
        <w:r>
          <w:delText xml:space="preserve"> </w:delText>
        </w:r>
      </w:del>
      <w:hyperlink r:id="rId83">
        <w:del w:id="563" w:author="PR Preview" w:date="2026-01-01T00:00:00Z">
          <w:r>
            <w:rPr>
              <w:rStyle w:val="Hyperlink"/>
            </w:rPr>
            <w:delText xml:space="preserve">domain</w:delText>
          </w:r>
        </w:del>
      </w:hyperlink>
      <w:del w:id="564" w:author="PR Preview" w:date="2026-01-01T00:00:00Z">
        <w:r>
          <w:delText xml:space="preserve">.</w:delText>
        </w:r>
      </w:del>
    </w:p>
    <w:p>
      <w:pPr>
        <w:pStyle w:val="BodyText"/>
      </w:pPr>
      <w:ins w:id="565" w:author="PR Preview" w:date="2026-01-01T00:00:00Z">
        <w:r>
          <w:rPr>
            <w:b/>
            <w:bCs/>
          </w:rPr>
          <w:t xml:space="preserve">Definition 16 (Idempotent)</w:t>
        </w:r>
      </w:ins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A number</w:t>
        </w:r>
      </w:ins>
      <w:ins w:id="568" w:author="PR Preview" w:date="2026-01-01T00:00:00Z">
        <w:r>
          <w:t xml:space="preserve"> </w:t>
        </w:r>
      </w:ins>
      <m:oMath>
        <m:r>
          <m:t>a</m:t>
        </m:r>
      </m:oMath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is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rPr>
            <w:b/>
            <w:bCs/>
          </w:rPr>
          <w:t xml:space="preserve">idempotent</w:t>
        </w:r>
      </w:ins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if</w:t>
        </w:r>
      </w:ins>
      <w:ins w:id="57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ins w:id="576" w:author="PR Preview" w:date="2026-01-01T00:00:00Z">
        <w:r>
          <w:t xml:space="preserve">.</w:t>
        </w:r>
      </w:ins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A function</w:t>
        </w:r>
      </w:ins>
      <w:ins w:id="579" w:author="PR Preview" w:date="2026-01-01T00:00:00Z">
        <w:r>
          <w:t xml:space="preserve"> </w:t>
        </w:r>
      </w:ins>
      <m:oMath>
        <m:r>
          <m:t>f</m:t>
        </m:r>
      </m:oMath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with real values is</w:t>
        </w:r>
      </w:ins>
      <w:ins w:id="582" w:author="PR Preview" w:date="2026-01-01T00:00:00Z">
        <w:r>
          <w:t xml:space="preserve"> </w:t>
        </w:r>
      </w:ins>
      <w:ins w:id="583" w:author="PR Preview" w:date="2026-01-01T00:00:00Z">
        <w:r>
          <w:rPr>
            <w:b/>
            <w:bCs/>
          </w:rPr>
          <w:t xml:space="preserve">idempotent</w:t>
        </w:r>
      </w:ins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if</w:t>
        </w:r>
      </w:ins>
      <w:ins w:id="58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for every</w:t>
        </w:r>
      </w:ins>
      <w:ins w:id="589" w:author="PR Preview" w:date="2026-01-01T00:00:00Z">
        <w:r>
          <w:t xml:space="preserve"> </w:t>
        </w:r>
      </w:ins>
      <m:oMath>
        <m:r>
          <m:t>x</m:t>
        </m:r>
      </m:oMath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in its</w:t>
        </w:r>
      </w:ins>
      <w:ins w:id="592" w:author="PR Preview" w:date="2026-01-01T00:00:00Z">
        <w:r>
          <w:t xml:space="preserve"> </w:t>
        </w:r>
      </w:ins>
      <w:hyperlink r:id="rId83">
        <w:ins w:id="593" w:author="PR Preview" w:date="2026-01-01T00:00:00Z">
          <w:r>
            <w:rPr>
              <w:rStyle w:val="Hyperlink"/>
            </w:rPr>
            <w:t xml:space="preserve">domain</w:t>
          </w:r>
        </w:ins>
      </w:hyperlink>
      <w:ins w:id="594" w:author="PR Preview" w:date="2026-01-01T00:00:00Z">
        <w:r>
          <w:t xml:space="preserve">.</w:t>
        </w:r>
      </w:ins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del w:id="595" w:author="PR Preview" w:date="2026-01-01T00:00:00Z">
        <w:r>
          <w:rPr>
            <w:b/>
            <w:bCs/>
          </w:rPr>
          <w:delText xml:space="preserve">Idempotence (</w:delText>
        </w:r>
      </w:del>
      <w:hyperlink w:anchor="def-idempotent">
        <w:del w:id="596" w:author="PR Preview" w:date="2026-01-01T00:00:00Z">
          <w:r>
            <w:rPr>
              <w:rStyle w:val="Hyperlink"/>
              <w:b/>
              <w:bCs/>
            </w:rPr>
            <w:delText xml:space="preserve">Definition 15</w:delText>
          </w:r>
        </w:del>
      </w:hyperlink>
      <w:del w:id="597" w:author="PR Preview" w:date="2026-01-01T00:00:00Z">
        <w:r>
          <w:rPr>
            <w:b/>
            <w:bCs/>
          </w:rPr>
          <w:delText xml:space="preserve">):</w:delText>
        </w:r>
      </w:del>
      <w:del w:id="59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ins w:id="599" w:author="PR Preview" w:date="2026-01-01T00:00:00Z">
        <w:r>
          <w:rPr>
            <w:b/>
            <w:bCs/>
          </w:rPr>
          <w:t xml:space="preserve">Idempotence (</w:t>
        </w:r>
      </w:ins>
      <w:hyperlink w:anchor="def-idempotent">
        <w:ins w:id="600" w:author="PR Preview" w:date="2026-01-01T00:00:00Z">
          <w:r>
            <w:rPr>
              <w:rStyle w:val="Hyperlink"/>
              <w:b/>
              <w:bCs/>
            </w:rPr>
            <w:t xml:space="preserve">Definition 16</w:t>
          </w:r>
        </w:ins>
      </w:hyperlink>
      <w:ins w:id="601" w:author="PR Preview" w:date="2026-01-01T00:00:00Z">
        <w:r>
          <w:rPr>
            <w:b/>
            <w:bCs/>
          </w:rPr>
          <w:t xml:space="preserve">):</w:t>
        </w:r>
      </w:ins>
      <w:ins w:id="60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del w:id="603" w:author="PR Preview" w:date="2026-01-01T00:00:00Z">
        <w:r>
          <w:rPr>
            <w:b/>
            <w:bCs/>
          </w:rPr>
          <w:delText xml:space="preserve">Definition 16 (Lower and upper limits of a sum or integral)</w:delText>
        </w:r>
      </w:del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In a</w:delText>
        </w:r>
      </w:del>
      <w:del w:id="606" w:author="PR Preview" w:date="2026-01-01T00:00:00Z">
        <w:r>
          <w:delText xml:space="preserve"> </w:delText>
        </w:r>
      </w:del>
      <w:hyperlink r:id="rId94">
        <w:del w:id="607" w:author="PR Preview" w:date="2026-01-01T00:00:00Z">
          <w:r>
            <w:rPr>
              <w:rStyle w:val="Hyperlink"/>
            </w:rPr>
            <w:delText xml:space="preserve">sum</w:delText>
          </w:r>
        </w:del>
      </w:hyperlink>
      <w:del w:id="608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del w:id="609" w:author="PR Preview" w:date="2026-01-01T00:00:00Z">
        <w:r>
          <w:delText xml:space="preserve">,</w:delText>
        </w:r>
      </w:del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the</w:delText>
        </w:r>
      </w:del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rPr>
            <w:b/>
            <w:bCs/>
          </w:rPr>
          <w:delText xml:space="preserve">lower limit</w:delText>
        </w:r>
      </w:del>
      <w:del w:id="614" w:author="PR Preview" w:date="2026-01-01T00:00:00Z">
        <w:r>
          <w:delText xml:space="preserve"> </w:delText>
        </w:r>
      </w:del>
      <m:oMath>
        <m:r>
          <m:t>m</m:t>
        </m:r>
      </m:oMath>
      <w:del w:id="615" w:author="PR Preview" w:date="2026-01-01T00:00:00Z">
        <w:r>
          <w:delText xml:space="preserve"> </w:delText>
        </w:r>
      </w:del>
      <w:del w:id="616" w:author="PR Preview" w:date="2026-01-01T00:00:00Z">
        <w:r>
          <w:delText xml:space="preserve">is the first value of the index</w:delText>
        </w:r>
      </w:del>
      <w:del w:id="617" w:author="PR Preview" w:date="2026-01-01T00:00:00Z">
        <w:r>
          <w:delText xml:space="preserve"> </w:delText>
        </w:r>
      </w:del>
      <m:oMath>
        <m:r>
          <m:t>i</m:t>
        </m:r>
      </m:oMath>
      <w:del w:id="618" w:author="PR Preview" w:date="2026-01-01T00:00:00Z">
        <w:r>
          <w:delText xml:space="preserve">,</w:delText>
        </w:r>
      </w:del>
      <w:del w:id="619" w:author="PR Preview" w:date="2026-01-01T00:00:00Z">
        <w:r>
          <w:delText xml:space="preserve"> </w:delText>
        </w:r>
      </w:del>
      <w:del w:id="620" w:author="PR Preview" w:date="2026-01-01T00:00:00Z">
        <w:r>
          <w:delText xml:space="preserve">and the</w:delText>
        </w:r>
      </w:del>
      <w:del w:id="621" w:author="PR Preview" w:date="2026-01-01T00:00:00Z">
        <w:r>
          <w:delText xml:space="preserve"> </w:delText>
        </w:r>
      </w:del>
      <w:del w:id="622" w:author="PR Preview" w:date="2026-01-01T00:00:00Z">
        <w:r>
          <w:rPr>
            <w:b/>
            <w:bCs/>
          </w:rPr>
          <w:delText xml:space="preserve">upper limit</w:delText>
        </w:r>
      </w:del>
      <w:del w:id="623" w:author="PR Preview" w:date="2026-01-01T00:00:00Z">
        <w:r>
          <w:delText xml:space="preserve"> </w:delText>
        </w:r>
      </w:del>
      <m:oMath>
        <m:r>
          <m:t>n</m:t>
        </m:r>
      </m:oMath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delText xml:space="preserve">is its last value.</w:delText>
        </w:r>
      </w:del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In an</w:delText>
        </w:r>
      </w:del>
      <w:del w:id="628" w:author="PR Preview" w:date="2026-01-01T00:00:00Z">
        <w:r>
          <w:delText xml:space="preserve"> </w:delText>
        </w:r>
      </w:del>
      <w:hyperlink r:id="rId95">
        <w:del w:id="629" w:author="PR Preview" w:date="2026-01-01T00:00:00Z">
          <w:r>
            <w:rPr>
              <w:rStyle w:val="Hyperlink"/>
            </w:rPr>
            <w:delText xml:space="preserve">integral</w:delText>
          </w:r>
        </w:del>
      </w:hyperlink>
      <w:del w:id="630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631" w:author="PR Preview" w:date="2026-01-01T00:00:00Z">
        <w:r>
          <w:delText xml:space="preserve">,</w:delText>
        </w:r>
      </w:del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the</w:delText>
        </w:r>
      </w:del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rPr>
            <w:b/>
            <w:bCs/>
          </w:rPr>
          <w:delText xml:space="preserve">lower limit</w:delText>
        </w:r>
      </w:del>
      <w:del w:id="636" w:author="PR Preview" w:date="2026-01-01T00:00:00Z">
        <w:r>
          <w:delText xml:space="preserve"> </w:delText>
        </w:r>
      </w:del>
      <m:oMath>
        <m:r>
          <m:t>a</m:t>
        </m:r>
      </m:oMath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is the left end of the interval of integration,</w:delText>
        </w:r>
      </w:del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and the</w:delText>
        </w:r>
      </w:del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rPr>
            <w:b/>
            <w:bCs/>
          </w:rPr>
          <w:delText xml:space="preserve">upper limit</w:delText>
        </w:r>
      </w:del>
      <w:del w:id="643" w:author="PR Preview" w:date="2026-01-01T00:00:00Z">
        <w:r>
          <w:delText xml:space="preserve"> </w:delText>
        </w:r>
      </w:del>
      <m:oMath>
        <m:r>
          <m:t>b</m:t>
        </m:r>
      </m:oMath>
      <w:del w:id="644" w:author="PR Preview" w:date="2026-01-01T00:00:00Z">
        <w:r>
          <w:delText xml:space="preserve"> </w:delText>
        </w:r>
      </w:del>
      <w:del w:id="645" w:author="PR Preview" w:date="2026-01-01T00:00:00Z">
        <w:r>
          <w:delText xml:space="preserve">is its right end;</w:delText>
        </w:r>
      </w:del>
      <w:del w:id="646" w:author="PR Preview" w:date="2026-01-01T00:00:00Z">
        <w:r>
          <w:delText xml:space="preserve"> </w:delText>
        </w:r>
      </w:del>
      <w:del w:id="647" w:author="PR Preview" w:date="2026-01-01T00:00:00Z">
        <w:r>
          <w:delText xml:space="preserve">together they are the</w:delText>
        </w:r>
      </w:del>
      <w:del w:id="648" w:author="PR Preview" w:date="2026-01-01T00:00:00Z">
        <w:r>
          <w:delText xml:space="preserve"> </w:delText>
        </w:r>
      </w:del>
      <w:del w:id="649" w:author="PR Preview" w:date="2026-01-01T00:00:00Z">
        <w:r>
          <w:rPr>
            <w:b/>
            <w:bCs/>
          </w:rPr>
          <w:delText xml:space="preserve">limits of integration</w:delText>
        </w:r>
      </w:del>
      <w:del w:id="650" w:author="PR Preview" w:date="2026-01-01T00:00:00Z">
        <w:r>
          <w:delText xml:space="preserve">.</w:delText>
        </w:r>
      </w:del>
      <w:del w:id="651" w:author="PR Preview" w:date="2026-01-01T00:00:00Z">
        <w:r>
          <w:delText xml:space="preserve"> </w:delText>
        </w:r>
      </w:del>
      <w:del w:id="652" w:author="PR Preview" w:date="2026-01-01T00:00:00Z">
        <w:r>
          <w:delText xml:space="preserve">In both, the lower limit is written below the symbol</w:delText>
        </w:r>
      </w:del>
      <w:del w:id="653" w:author="PR Preview" w:date="2026-01-01T00:00:00Z">
        <w:r>
          <w:delText xml:space="preserve"> </w:delText>
        </w:r>
      </w:del>
      <w:del w:id="654" w:author="PR Preview" w:date="2026-01-01T00:00:00Z">
        <w:r>
          <w:delText xml:space="preserve">and the upper limit above it.</w:delText>
        </w:r>
      </w:del>
    </w:p>
    <w:p>
      <w:pPr>
        <w:pStyle w:val="FirstParagraph"/>
      </w:pPr>
      <w:ins w:id="655" w:author="PR Preview" w:date="2026-01-01T00:00:00Z">
        <w:r>
          <w:rPr>
            <w:b/>
            <w:bCs/>
          </w:rPr>
          <w:t xml:space="preserve">Definition 17 (Lower and upper limits of a sum or integral)</w:t>
        </w:r>
      </w:ins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In a</w:t>
        </w:r>
      </w:ins>
      <w:ins w:id="658" w:author="PR Preview" w:date="2026-01-01T00:00:00Z">
        <w:r>
          <w:t xml:space="preserve"> </w:t>
        </w:r>
      </w:ins>
      <w:hyperlink r:id="rId94">
        <w:ins w:id="659" w:author="PR Preview" w:date="2026-01-01T00:00:00Z">
          <w:r>
            <w:rPr>
              <w:rStyle w:val="Hyperlink"/>
            </w:rPr>
            <w:t xml:space="preserve">sum</w:t>
          </w:r>
        </w:ins>
      </w:hyperlink>
      <w:ins w:id="660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ins w:id="661" w:author="PR Preview" w:date="2026-01-01T00:00:00Z">
        <w:r>
          <w:t xml:space="preserve">,</w:t>
        </w:r>
      </w:ins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the</w:t>
        </w:r>
      </w:ins>
      <w:ins w:id="664" w:author="PR Preview" w:date="2026-01-01T00:00:00Z">
        <w:r>
          <w:t xml:space="preserve"> </w:t>
        </w:r>
      </w:ins>
      <w:ins w:id="665" w:author="PR Preview" w:date="2026-01-01T00:00:00Z">
        <w:r>
          <w:rPr>
            <w:b/>
            <w:bCs/>
          </w:rPr>
          <w:t xml:space="preserve">lower limit</w:t>
        </w:r>
      </w:ins>
      <w:ins w:id="666" w:author="PR Preview" w:date="2026-01-01T00:00:00Z">
        <w:r>
          <w:t xml:space="preserve"> </w:t>
        </w:r>
      </w:ins>
      <m:oMath>
        <m:r>
          <m:t>m</m:t>
        </m:r>
      </m:oMath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is the first value of the index</w:t>
        </w:r>
      </w:ins>
      <w:ins w:id="669" w:author="PR Preview" w:date="2026-01-01T00:00:00Z">
        <w:r>
          <w:t xml:space="preserve"> </w:t>
        </w:r>
      </w:ins>
      <m:oMath>
        <m:r>
          <m:t>i</m:t>
        </m:r>
      </m:oMath>
      <w:ins w:id="670" w:author="PR Preview" w:date="2026-01-01T00:00:00Z">
        <w:r>
          <w:t xml:space="preserve">,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and the</w:t>
        </w:r>
      </w:ins>
      <w:ins w:id="673" w:author="PR Preview" w:date="2026-01-01T00:00:00Z">
        <w:r>
          <w:t xml:space="preserve"> </w:t>
        </w:r>
      </w:ins>
      <w:ins w:id="674" w:author="PR Preview" w:date="2026-01-01T00:00:00Z">
        <w:r>
          <w:rPr>
            <w:b/>
            <w:bCs/>
          </w:rPr>
          <w:t xml:space="preserve">upper limit</w:t>
        </w:r>
      </w:ins>
      <w:ins w:id="675" w:author="PR Preview" w:date="2026-01-01T00:00:00Z">
        <w:r>
          <w:t xml:space="preserve"> </w:t>
        </w:r>
      </w:ins>
      <m:oMath>
        <m:r>
          <m:t>n</m:t>
        </m:r>
      </m:oMath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is its last value.</w:t>
        </w:r>
      </w:ins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In an</w:t>
        </w:r>
      </w:ins>
      <w:ins w:id="680" w:author="PR Preview" w:date="2026-01-01T00:00:00Z">
        <w:r>
          <w:t xml:space="preserve"> </w:t>
        </w:r>
      </w:ins>
      <w:hyperlink r:id="rId95">
        <w:ins w:id="681" w:author="PR Preview" w:date="2026-01-01T00:00:00Z">
          <w:r>
            <w:rPr>
              <w:rStyle w:val="Hyperlink"/>
            </w:rPr>
            <w:t xml:space="preserve">integral</w:t>
          </w:r>
        </w:ins>
      </w:hyperlink>
      <w:ins w:id="682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683" w:author="PR Preview" w:date="2026-01-01T00:00:00Z">
        <w:r>
          <w:t xml:space="preserve">,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the</w:t>
        </w:r>
      </w:ins>
      <w:ins w:id="686" w:author="PR Preview" w:date="2026-01-01T00:00:00Z">
        <w:r>
          <w:t xml:space="preserve"> </w:t>
        </w:r>
      </w:ins>
      <w:ins w:id="687" w:author="PR Preview" w:date="2026-01-01T00:00:00Z">
        <w:r>
          <w:rPr>
            <w:b/>
            <w:bCs/>
          </w:rPr>
          <w:t xml:space="preserve">lower limit</w:t>
        </w:r>
      </w:ins>
      <w:ins w:id="688" w:author="PR Preview" w:date="2026-01-01T00:00:00Z">
        <w:r>
          <w:t xml:space="preserve"> </w:t>
        </w:r>
      </w:ins>
      <m:oMath>
        <m:r>
          <m:t>a</m:t>
        </m:r>
      </m:oMath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is the left end of the interval of integration,</w:t>
        </w:r>
      </w:ins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and the</w:t>
        </w:r>
      </w:ins>
      <w:ins w:id="693" w:author="PR Preview" w:date="2026-01-01T00:00:00Z">
        <w:r>
          <w:t xml:space="preserve"> </w:t>
        </w:r>
      </w:ins>
      <w:ins w:id="694" w:author="PR Preview" w:date="2026-01-01T00:00:00Z">
        <w:r>
          <w:rPr>
            <w:b/>
            <w:bCs/>
          </w:rPr>
          <w:t xml:space="preserve">upper limit</w:t>
        </w:r>
      </w:ins>
      <w:ins w:id="695" w:author="PR Preview" w:date="2026-01-01T00:00:00Z">
        <w:r>
          <w:t xml:space="preserve"> </w:t>
        </w:r>
      </w:ins>
      <m:oMath>
        <m:r>
          <m:t>b</m:t>
        </m:r>
      </m:oMath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is its right end;</w:t>
        </w:r>
      </w:ins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together they are the</w:t>
        </w:r>
      </w:ins>
      <w:ins w:id="700" w:author="PR Preview" w:date="2026-01-01T00:00:00Z">
        <w:r>
          <w:t xml:space="preserve"> </w:t>
        </w:r>
      </w:ins>
      <w:ins w:id="701" w:author="PR Preview" w:date="2026-01-01T00:00:00Z">
        <w:r>
          <w:rPr>
            <w:b/>
            <w:bCs/>
          </w:rPr>
          <w:t xml:space="preserve">limits of integration</w:t>
        </w:r>
      </w:ins>
      <w:ins w:id="702" w:author="PR Preview" w:date="2026-01-01T00:00:00Z">
        <w:r>
          <w:t xml:space="preserve">.</w:t>
        </w:r>
      </w:ins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In both, the lower limit is written below the symbol</w:t>
        </w:r>
      </w:ins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and the upper limit above it.</w:t>
        </w:r>
      </w:ins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del w:id="707" w:author="PR Preview" w:date="2026-01-01T00:00:00Z">
        <w:r>
          <w:rPr>
            <w:i/>
            <w:iCs/>
          </w:rPr>
          <w:delText xml:space="preserve">Remark 3</w:delText>
        </w:r>
      </w:del>
      <w:del w:id="708" w:author="PR Preview" w:date="2026-01-01T00:00:00Z">
        <w:r>
          <w:delText xml:space="preserve"> (Two meanings of</w:delText>
        </w:r>
      </w:del>
      <w:del w:id="709" w:author="PR Preview" w:date="2026-01-01T00:00:00Z">
        <w:r>
          <w:delText xml:space="preserve"> </w:delText>
        </w:r>
      </w:del>
      <w:del w:id="710" w:author="PR Preview" w:date="2026-01-01T00:00:00Z">
        <w:r>
          <w:delText xml:space="preserve">“limit”</w:delText>
        </w:r>
      </w:del>
      <w:del w:id="711" w:author="PR Preview" w:date="2026-01-01T00:00:00Z">
        <w:r>
          <w:delText xml:space="preserve">). </w:delText>
        </w:r>
      </w:del>
      <w:del w:id="712" w:author="PR Preview" w:date="2026-01-01T00:00:00Z">
        <w:r>
          <w:delText xml:space="preserve">The lower and upper limits of a sum or integral (</w:delText>
        </w:r>
      </w:del>
      <w:hyperlink w:anchor="def-lower-upper-limits">
        <w:del w:id="713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714" w:author="PR Preview" w:date="2026-01-01T00:00:00Z">
        <w:r>
          <w:delText xml:space="preserve">)</w:delText>
        </w:r>
      </w:del>
      <w:del w:id="715" w:author="PR Preview" w:date="2026-01-01T00:00:00Z">
        <w:r>
          <w:delText xml:space="preserve"> </w:delText>
        </w:r>
      </w:del>
      <w:del w:id="716" w:author="PR Preview" w:date="2026-01-01T00:00:00Z">
        <w:r>
          <w:delText xml:space="preserve">are not limits in the calculus sense,</w:delText>
        </w:r>
      </w:del>
      <w:del w:id="717" w:author="PR Preview" w:date="2026-01-01T00:00:00Z">
        <w:r>
          <w:delText xml:space="preserve"> </w:delText>
        </w:r>
      </w:del>
      <w:del w:id="718" w:author="PR Preview" w:date="2026-01-01T00:00:00Z">
        <w:r>
          <w:delText xml:space="preserve">such as the</w:delText>
        </w:r>
      </w:del>
      <w:del w:id="719" w:author="PR Preview" w:date="2026-01-01T00:00:00Z">
        <w:r>
          <w:delText xml:space="preserve"> </w:delText>
        </w:r>
      </w:del>
      <w:hyperlink r:id="rId98">
        <w:del w:id="720" w:author="PR Preview" w:date="2026-01-01T00:00:00Z">
          <w:r>
            <w:rPr>
              <w:rStyle w:val="Hyperlink"/>
            </w:rPr>
            <w:delText xml:space="preserve">limit of a function</w:delText>
          </w:r>
        </w:del>
      </w:hyperlink>
      <w:del w:id="721" w:author="PR Preview" w:date="2026-01-01T00:00:00Z">
        <w:r>
          <w:delText xml:space="preserve"> </w:delText>
        </w:r>
      </w:del>
      <w:del w:id="722" w:author="PR Preview" w:date="2026-01-01T00:00:00Z">
        <w:r>
          <w:delText xml:space="preserve">or the</w:delText>
        </w:r>
      </w:del>
      <w:del w:id="723" w:author="PR Preview" w:date="2026-01-01T00:00:00Z">
        <w:r>
          <w:delText xml:space="preserve"> </w:delText>
        </w:r>
      </w:del>
      <w:hyperlink r:id="rId99">
        <w:del w:id="724" w:author="PR Preview" w:date="2026-01-01T00:00:00Z">
          <w:r>
            <w:rPr>
              <w:rStyle w:val="Hyperlink"/>
            </w:rPr>
            <w:delText xml:space="preserve">limit of a sequence</w:delText>
          </w:r>
        </w:del>
      </w:hyperlink>
      <w:del w:id="725" w:author="PR Preview" w:date="2026-01-01T00:00:00Z">
        <w:r>
          <w:delText xml:space="preserve">.</w:delText>
        </w:r>
      </w:del>
      <w:del w:id="726" w:author="PR Preview" w:date="2026-01-01T00:00:00Z">
        <w:r>
          <w:delText xml:space="preserve"> </w:delText>
        </w:r>
      </w:del>
      <w:del w:id="727" w:author="PR Preview" w:date="2026-01-01T00:00:00Z">
        <w:r>
          <w:delText xml:space="preserve">They are the ends of the values the index or variable runs over.</w:delText>
        </w:r>
      </w:del>
      <w:del w:id="728" w:author="PR Preview" w:date="2026-01-01T00:00:00Z">
        <w:r>
          <w:delText xml:space="preserve"> </w:delText>
        </w:r>
      </w:del>
      <w:del w:id="729" w:author="PR Preview" w:date="2026-01-01T00:00:00Z">
        <w:r>
          <w:delText xml:space="preserve">The two meanings meet in an integral such as</w:delText>
        </w:r>
      </w:del>
      <w:del w:id="730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731" w:author="PR Preview" w:date="2026-01-01T00:00:00Z">
        <w:r>
          <w:delText xml:space="preserve">,</w:delText>
        </w:r>
      </w:del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which means</w:delText>
        </w:r>
      </w:del>
      <w:del w:id="73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735" w:author="PR Preview" w:date="2026-01-01T00:00:00Z">
        <w:r>
          <w:delText xml:space="preserve">:</w:delText>
        </w:r>
      </w:del>
      <w:del w:id="736" w:author="PR Preview" w:date="2026-01-01T00:00:00Z">
        <w:r>
          <w:delText xml:space="preserve"> </w:delText>
        </w:r>
      </w:del>
      <w:del w:id="737" w:author="PR Preview" w:date="2026-01-01T00:00:00Z">
        <w:r>
          <w:delText xml:space="preserve">the upper limit</w:delText>
        </w:r>
      </w:del>
      <w:del w:id="738" w:author="PR Preview" w:date="2026-01-01T00:00:00Z">
        <w:r>
          <w:delText xml:space="preserve"> </w:delText>
        </w:r>
      </w:del>
      <m:oMath>
        <m:r>
          <m:t>b</m:t>
        </m:r>
      </m:oMath>
      <w:del w:id="739" w:author="PR Preview" w:date="2026-01-01T00:00:00Z">
        <w:r>
          <w:delText xml:space="preserve"> </w:delText>
        </w:r>
      </w:del>
      <w:del w:id="740" w:author="PR Preview" w:date="2026-01-01T00:00:00Z">
        <w:r>
          <w:delText xml:space="preserve">is sent to infinity by a calculus limit.</w:delText>
        </w:r>
      </w:del>
    </w:p>
    <w:p>
      <w:pPr>
        <w:pStyle w:val="BodyText"/>
      </w:pPr>
      <w:del w:id="741" w:author="PR Preview" w:date="2026-01-01T00:00:00Z">
        <w:r>
          <w:rPr>
            <w:b/>
            <w:bCs/>
          </w:rPr>
          <w:delText xml:space="preserve">Definition 17 (Notational shorthand)</w:delText>
        </w:r>
      </w:del>
      <w:del w:id="742" w:author="PR Preview" w:date="2026-01-01T00:00:00Z">
        <w:r>
          <w:delText xml:space="preserve"> </w:delText>
        </w:r>
      </w:del>
      <w:del w:id="743" w:author="PR Preview" w:date="2026-01-01T00:00:00Z">
        <w:r>
          <w:delText xml:space="preserve">A</w:delText>
        </w:r>
      </w:del>
      <w:del w:id="744" w:author="PR Preview" w:date="2026-01-01T00:00:00Z">
        <w:r>
          <w:delText xml:space="preserve"> </w:delText>
        </w:r>
      </w:del>
      <w:del w:id="745" w:author="PR Preview" w:date="2026-01-01T00:00:00Z">
        <w:r>
          <w:rPr>
            <w:b/>
            <w:bCs/>
          </w:rPr>
          <w:delText xml:space="preserve">notational shorthand</w:delText>
        </w:r>
      </w:del>
      <w:del w:id="746" w:author="PR Preview" w:date="2026-01-01T00:00:00Z">
        <w:r>
          <w:delText xml:space="preserve"> </w:delText>
        </w:r>
      </w:del>
      <w:del w:id="747" w:author="PR Preview" w:date="2026-01-01T00:00:00Z">
        <w:r>
          <w:delText xml:space="preserve">is a way of writing an expression</w:delText>
        </w:r>
      </w:del>
      <w:del w:id="748" w:author="PR Preview" w:date="2026-01-01T00:00:00Z">
        <w:r>
          <w:delText xml:space="preserve"> </w:delText>
        </w:r>
      </w:del>
      <w:del w:id="749" w:author="PR Preview" w:date="2026-01-01T00:00:00Z">
        <w:r>
          <w:delText xml:space="preserve">that leaves part of the expression out,</w:delText>
        </w:r>
      </w:del>
      <w:del w:id="750" w:author="PR Preview" w:date="2026-01-01T00:00:00Z">
        <w:r>
          <w:delText xml:space="preserve"> </w:delText>
        </w:r>
      </w:del>
      <w:del w:id="751" w:author="PR Preview" w:date="2026-01-01T00:00:00Z">
        <w:r>
          <w:delText xml:space="preserve">such as the set a sum runs over or the limits of an integral,</w:delText>
        </w:r>
      </w:del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and relies on the reader to supply the missing part from context.</w:delText>
        </w:r>
      </w:del>
      <w:del w:id="754" w:author="PR Preview" w:date="2026-01-01T00:00:00Z">
        <w:r>
          <w:delText xml:space="preserve"> </w:delText>
        </w:r>
      </w:del>
      <w:del w:id="755" w:author="PR Preview" w:date="2026-01-01T00:00:00Z">
        <w:r>
          <w:delText xml:space="preserve">The expression with every part written out is its</w:delText>
        </w:r>
      </w:del>
      <w:del w:id="756" w:author="PR Preview" w:date="2026-01-01T00:00:00Z">
        <w:r>
          <w:delText xml:space="preserve"> </w:delText>
        </w:r>
      </w:del>
      <w:del w:id="757" w:author="PR Preview" w:date="2026-01-01T00:00:00Z">
        <w:r>
          <w:rPr>
            <w:b/>
            <w:bCs/>
          </w:rPr>
          <w:delText xml:space="preserve">full form</w:delText>
        </w:r>
      </w:del>
      <w:del w:id="758" w:author="PR Preview" w:date="2026-01-01T00:00:00Z">
        <w:r>
          <w:delText xml:space="preserve">.</w:delText>
        </w:r>
      </w:del>
    </w:p>
    <w:p>
      <w:pPr>
        <w:pStyle w:val="FirstParagraph"/>
      </w:pPr>
      <w:del w:id="759" w:author="PR Preview" w:date="2026-01-01T00:00:00Z">
        <w:r>
          <w:rPr>
            <w:b/>
            <w:bCs/>
          </w:rPr>
          <w:delText xml:space="preserve">Definition 18 (Range of a variable)</w:delText>
        </w:r>
      </w:del>
      <w:del w:id="760" w:author="PR Preview" w:date="2026-01-01T00:00:00Z">
        <w:r>
          <w:delText xml:space="preserve"> </w:delText>
        </w:r>
      </w:del>
      <w:del w:id="761" w:author="PR Preview" w:date="2026-01-01T00:00:00Z">
        <w:r>
          <w:delText xml:space="preserve">The</w:delText>
        </w:r>
      </w:del>
      <w:del w:id="762" w:author="PR Preview" w:date="2026-01-01T00:00:00Z">
        <w:r>
          <w:delText xml:space="preserve"> </w:delText>
        </w:r>
      </w:del>
      <w:del w:id="763" w:author="PR Preview" w:date="2026-01-01T00:00:00Z">
        <w:r>
          <w:rPr>
            <w:b/>
            <w:bCs/>
          </w:rPr>
          <w:delText xml:space="preserve">range</w:delText>
        </w:r>
      </w:del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of a variable</w:delText>
        </w:r>
      </w:del>
      <w:del w:id="766" w:author="PR Preview" w:date="2026-01-01T00:00:00Z">
        <w:r>
          <w:delText xml:space="preserve"> </w:delText>
        </w:r>
      </w:del>
      <m:oMath>
        <m:r>
          <m:t>x</m:t>
        </m:r>
      </m:oMath>
      <w:del w:id="767" w:author="PR Preview" w:date="2026-01-01T00:00:00Z">
        <w:r>
          <w:delText xml:space="preserve">, written</w:delText>
        </w:r>
      </w:del>
      <w:del w:id="76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769" w:author="PR Preview" w:date="2026-01-01T00:00:00Z">
        <w:r>
          <w:delText xml:space="preserve">,</w:delText>
        </w:r>
      </w:del>
      <w:del w:id="770" w:author="PR Preview" w:date="2026-01-01T00:00:00Z">
        <w:r>
          <w:delText xml:space="preserve"> </w:delText>
        </w:r>
      </w:del>
      <w:del w:id="771" w:author="PR Preview" w:date="2026-01-01T00:00:00Z">
        <w:r>
          <w:delText xml:space="preserve">is the set of values that</w:delText>
        </w:r>
      </w:del>
      <w:del w:id="772" w:author="PR Preview" w:date="2026-01-01T00:00:00Z">
        <w:r>
          <w:delText xml:space="preserve"> </w:delText>
        </w:r>
      </w:del>
      <m:oMath>
        <m:r>
          <m:t>x</m:t>
        </m:r>
      </m:oMath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can take.</w:delText>
        </w:r>
      </w:del>
    </w:p>
    <w:p>
      <w:pPr>
        <w:pStyle w:val="FirstParagraph"/>
      </w:pPr>
      <w:ins w:id="775" w:author="PR Preview" w:date="2026-01-01T00:00:00Z">
        <w:r>
          <w:rPr>
            <w:i/>
            <w:iCs/>
          </w:rPr>
          <w:t xml:space="preserve">Remark 3</w:t>
        </w:r>
      </w:ins>
      <w:ins w:id="776" w:author="PR Preview" w:date="2026-01-01T00:00:00Z">
        <w:r>
          <w:t xml:space="preserve"> (Two meanings of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“limit”</w:t>
        </w:r>
      </w:ins>
      <w:ins w:id="779" w:author="PR Preview" w:date="2026-01-01T00:00:00Z">
        <w:r>
          <w:t xml:space="preserve">). </w:t>
        </w:r>
      </w:ins>
      <w:ins w:id="780" w:author="PR Preview" w:date="2026-01-01T00:00:00Z">
        <w:r>
          <w:t xml:space="preserve">The lower and upper limits of a sum or integral (</w:t>
        </w:r>
      </w:ins>
      <w:hyperlink w:anchor="def-lower-upper-limits">
        <w:ins w:id="781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782" w:author="PR Preview" w:date="2026-01-01T00:00:00Z">
        <w:r>
          <w:t xml:space="preserve">)</w:t>
        </w:r>
      </w:ins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are not limits in the calculus sense,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such as the</w:t>
        </w:r>
      </w:ins>
      <w:ins w:id="787" w:author="PR Preview" w:date="2026-01-01T00:00:00Z">
        <w:r>
          <w:t xml:space="preserve"> </w:t>
        </w:r>
      </w:ins>
      <w:hyperlink r:id="rId98">
        <w:ins w:id="788" w:author="PR Preview" w:date="2026-01-01T00:00:00Z">
          <w:r>
            <w:rPr>
              <w:rStyle w:val="Hyperlink"/>
            </w:rPr>
            <w:t xml:space="preserve">limit of a function</w:t>
          </w:r>
        </w:ins>
      </w:hyperlink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or the</w:t>
        </w:r>
      </w:ins>
      <w:ins w:id="791" w:author="PR Preview" w:date="2026-01-01T00:00:00Z">
        <w:r>
          <w:t xml:space="preserve"> </w:t>
        </w:r>
      </w:ins>
      <w:hyperlink r:id="rId99">
        <w:ins w:id="792" w:author="PR Preview" w:date="2026-01-01T00:00:00Z">
          <w:r>
            <w:rPr>
              <w:rStyle w:val="Hyperlink"/>
            </w:rPr>
            <w:t xml:space="preserve">limit of a sequence</w:t>
          </w:r>
        </w:ins>
      </w:hyperlink>
      <w:ins w:id="793" w:author="PR Preview" w:date="2026-01-01T00:00:00Z">
        <w:r>
          <w:t xml:space="preserve">.</w:t>
        </w:r>
      </w:ins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They are the ends of the values the index or variable runs over.</w:t>
        </w:r>
      </w:ins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The two meanings meet in an integral such as</w:t>
        </w:r>
      </w:ins>
      <w:ins w:id="798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799" w:author="PR Preview" w:date="2026-01-01T00:00:00Z">
        <w:r>
          <w:t xml:space="preserve">,</w:t>
        </w:r>
      </w:ins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which means</w:t>
        </w:r>
      </w:ins>
      <w:ins w:id="802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803" w:author="PR Preview" w:date="2026-01-01T00:00:00Z">
        <w:r>
          <w:t xml:space="preserve">:</w:t>
        </w:r>
      </w:ins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the upper limit</w:t>
        </w:r>
      </w:ins>
      <w:ins w:id="806" w:author="PR Preview" w:date="2026-01-01T00:00:00Z">
        <w:r>
          <w:t xml:space="preserve"> </w:t>
        </w:r>
      </w:ins>
      <m:oMath>
        <m:r>
          <m:t>b</m:t>
        </m:r>
      </m:oMath>
      <w:ins w:id="807" w:author="PR Preview" w:date="2026-01-01T00:00:00Z">
        <w:r>
          <w:t xml:space="preserve"> </w:t>
        </w:r>
      </w:ins>
      <w:ins w:id="808" w:author="PR Preview" w:date="2026-01-01T00:00:00Z">
        <w:r>
          <w:t xml:space="preserve">is sent to infinity by a calculus limit.</w:t>
        </w:r>
      </w:ins>
    </w:p>
    <w:bookmarkEnd w:id="100"/>
    <w:bookmarkStart w:id="101" w:name="def-notational-shorthand"/>
    <w:p>
      <w:pPr>
        <w:pStyle w:val="BodyText"/>
      </w:pPr>
      <w:ins w:id="809" w:author="PR Preview" w:date="2026-01-01T00:00:00Z">
        <w:r>
          <w:rPr>
            <w:b/>
            <w:bCs/>
          </w:rPr>
          <w:t xml:space="preserve">Definition 18 (Notational shorthand)</w:t>
        </w:r>
      </w:ins>
      <w:ins w:id="810" w:author="PR Preview" w:date="2026-01-01T00:00:00Z">
        <w:r>
          <w:t xml:space="preserve"> </w:t>
        </w:r>
      </w:ins>
      <w:ins w:id="811" w:author="PR Preview" w:date="2026-01-01T00:00:00Z">
        <w:r>
          <w:t xml:space="preserve">A</w:t>
        </w:r>
      </w:ins>
      <w:ins w:id="812" w:author="PR Preview" w:date="2026-01-01T00:00:00Z">
        <w:r>
          <w:t xml:space="preserve"> </w:t>
        </w:r>
      </w:ins>
      <w:ins w:id="813" w:author="PR Preview" w:date="2026-01-01T00:00:00Z">
        <w:r>
          <w:rPr>
            <w:b/>
            <w:bCs/>
          </w:rPr>
          <w:t xml:space="preserve">notational shorthand</w:t>
        </w:r>
      </w:ins>
      <w:ins w:id="814" w:author="PR Preview" w:date="2026-01-01T00:00:00Z">
        <w:r>
          <w:t xml:space="preserve"> </w:t>
        </w:r>
      </w:ins>
      <w:ins w:id="815" w:author="PR Preview" w:date="2026-01-01T00:00:00Z">
        <w:r>
          <w:t xml:space="preserve">is a way of writing an expression</w:t>
        </w:r>
      </w:ins>
      <w:ins w:id="816" w:author="PR Preview" w:date="2026-01-01T00:00:00Z">
        <w:r>
          <w:t xml:space="preserve"> </w:t>
        </w:r>
      </w:ins>
      <w:ins w:id="817" w:author="PR Preview" w:date="2026-01-01T00:00:00Z">
        <w:r>
          <w:t xml:space="preserve">that leaves part of the expression out,</w:t>
        </w:r>
      </w:ins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such as the set a sum runs over or the limits of an integral,</w:t>
        </w:r>
      </w:ins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and relies on the reader to supply the missing part from context.</w:t>
        </w:r>
      </w:ins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The expression with every part written out is its</w:t>
        </w:r>
      </w:ins>
      <w:ins w:id="824" w:author="PR Preview" w:date="2026-01-01T00:00:00Z">
        <w:r>
          <w:t xml:space="preserve"> </w:t>
        </w:r>
      </w:ins>
      <w:ins w:id="825" w:author="PR Preview" w:date="2026-01-01T00:00:00Z">
        <w:r>
          <w:rPr>
            <w:b/>
            <w:bCs/>
          </w:rPr>
          <w:t xml:space="preserve">full form</w:t>
        </w:r>
      </w:ins>
      <w:ins w:id="826" w:author="PR Preview" w:date="2026-01-01T00:00:00Z">
        <w:r>
          <w:t xml:space="preserve">.</w:t>
        </w:r>
      </w:ins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ins w:id="827" w:author="PR Preview" w:date="2026-01-01T00:00:00Z">
        <w:r>
          <w:rPr>
            <w:b/>
            <w:bCs/>
          </w:rPr>
          <w:t xml:space="preserve">Definition 19 (Range of a variable)</w:t>
        </w:r>
      </w:ins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The</w:t>
        </w:r>
      </w:ins>
      <w:ins w:id="830" w:author="PR Preview" w:date="2026-01-01T00:00:00Z">
        <w:r>
          <w:t xml:space="preserve"> </w:t>
        </w:r>
      </w:ins>
      <w:ins w:id="831" w:author="PR Preview" w:date="2026-01-01T00:00:00Z">
        <w:r>
          <w:rPr>
            <w:b/>
            <w:bCs/>
          </w:rPr>
          <w:t xml:space="preserve">range</w:t>
        </w:r>
      </w:ins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of a variable</w:t>
        </w:r>
      </w:ins>
      <w:ins w:id="834" w:author="PR Preview" w:date="2026-01-01T00:00:00Z">
        <w:r>
          <w:t xml:space="preserve"> </w:t>
        </w:r>
      </w:ins>
      <m:oMath>
        <m:r>
          <m:t>x</m:t>
        </m:r>
      </m:oMath>
      <w:ins w:id="835" w:author="PR Preview" w:date="2026-01-01T00:00:00Z">
        <w:r>
          <w:t xml:space="preserve">, written</w:t>
        </w:r>
      </w:ins>
      <w:ins w:id="83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837" w:author="PR Preview" w:date="2026-01-01T00:00:00Z">
        <w:r>
          <w:t xml:space="preserve">,</w:t>
        </w:r>
      </w:ins>
      <w:ins w:id="838" w:author="PR Preview" w:date="2026-01-01T00:00:00Z">
        <w:r>
          <w:t xml:space="preserve"> </w:t>
        </w:r>
      </w:ins>
      <w:ins w:id="839" w:author="PR Preview" w:date="2026-01-01T00:00:00Z">
        <w:r>
          <w:t xml:space="preserve">is the set of values that</w:t>
        </w:r>
      </w:ins>
      <w:ins w:id="840" w:author="PR Preview" w:date="2026-01-01T00:00:00Z">
        <w:r>
          <w:t xml:space="preserve"> </w:t>
        </w:r>
      </w:ins>
      <m:oMath>
        <m:r>
          <m:t>x</m:t>
        </m:r>
      </m:oMath>
      <w:ins w:id="841" w:author="PR Preview" w:date="2026-01-01T00:00:00Z">
        <w:r>
          <w:t xml:space="preserve"> </w:t>
        </w:r>
      </w:ins>
      <w:ins w:id="842" w:author="PR Preview" w:date="2026-01-01T00:00:00Z">
        <w:r>
          <w:t xml:space="preserve">can take.</w:t>
        </w:r>
      </w:ins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png"/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2026-10-13T23:01:45Z</dcterms:created>
  <dcterms:modified xsi:type="dcterms:W3CDTF">2026-10-13T23:01:45Z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