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2026-10-13 14:29:41 (PDT)</w:delText>
        </w:r>
      </w:del>
    </w:p>
    <w:p>
      <w:pPr>
        <w:pStyle w:val="Date"/>
      </w:pPr>
      <w:ins w:id="2" w:author="PR Preview" w:date="2026-01-01T00:00:00Z">
        <w:r>
          <w:t xml:space="preserve">Last modified: 2026-10-13 14:32:01 (PDT)</w:t>
        </w:r>
      </w:ins>
    </w:p>
    <w:bookmarkStart w:id="75"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r>
        <w:t xml:space="preserve"> </w:t>
      </w:r>
      <w:r>
        <w:t xml:space="preserve">For example, 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2"/>
    <w:bookmarkStart w:id="33"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56</w:t>
        </w:r>
      </w:hyperlink>
      <w:r>
        <w:t xml:space="preserve">, later in these notes),</w:t>
      </w:r>
      <w:r>
        <w:t xml:space="preserve"> </w:t>
      </w:r>
      <w:r>
        <w:t xml:space="preserve">of which the dot product is one example.</w:t>
      </w:r>
    </w:p>
    <w:bookmarkEnd w:id="33"/>
    <w:bookmarkStart w:id="34"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4"/>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48" w:name="special-vectors"/>
    <w:p>
      <w:pPr>
        <w:pStyle w:val="Heading3"/>
      </w:pPr>
      <w:r>
        <w:t xml:space="preserve">1.1 Special vectors</w:t>
      </w:r>
    </w:p>
    <w:bookmarkStart w:id="35"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5"/>
    <w:bookmarkStart w:id="37"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6">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7"/>
    <w:bookmarkStart w:id="39"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8">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p>
      <w:pPr>
        <w:pStyle w:val="FirstParagraph"/>
      </w:pPr>
      <w:r>
        <w:t xml:space="preserve">When the numbers are observed data values,</w:t>
      </w:r>
      <w:r>
        <w:t xml:space="preserve"> </w:t>
      </w:r>
      <m:oMath>
        <m:acc>
          <m:accPr>
            <m:chr m:val="‾"/>
          </m:accPr>
          <m:e>
            <m:r>
              <m:t>y</m:t>
            </m:r>
          </m:e>
        </m:acc>
      </m:oMath>
      <w:r>
        <w:t xml:space="preserve"> </w:t>
      </w:r>
      <w:r>
        <w:t xml:space="preserve">is also called the</w:t>
      </w:r>
      <w:r>
        <w:t xml:space="preserve"> </w:t>
      </w:r>
      <w:r>
        <w:rPr>
          <w:b/>
          <w:bCs/>
        </w:rPr>
        <w:t xml:space="preserve">sample mean</w:t>
      </w:r>
      <w:r>
        <w:t xml:space="preserve">.</w:t>
      </w:r>
    </w:p>
    <w:bookmarkEnd w:id="39"/>
    <w:bookmarkStart w:id="40" w:name="exm-mean"/>
    <w:p>
      <w:pPr>
        <w:pStyle w:val="BodyText"/>
      </w:pPr>
      <w:r>
        <w:rPr>
          <w:b/>
          <w:bCs/>
        </w:rPr>
        <w:t xml:space="preserve">Example 6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0"/>
    <w:bookmarkStart w:id="41" w:name="def-ones-vector"/>
    <w:p>
      <w:pPr>
        <w:pStyle w:val="FirstParagraph"/>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1"/>
    <w:bookmarkStart w:id="42" w:name="rem-ones-vector-sum"/>
    <w:p>
      <w:pPr>
        <w:pStyle w:val="FirstParagraph"/>
      </w:pPr>
      <w:r>
        <w:rPr>
          <w:i/>
          <w:iCs/>
        </w:rPr>
        <w:t xml:space="preserve">Remark 5</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2"/>
    <w:bookmarkStart w:id="43"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3"/>
    <w:bookmarkStart w:id="44" w:name="rem-indicator-vector-weighted-sums"/>
    <w:p>
      <w:pPr>
        <w:pStyle w:val="FirstParagraph"/>
      </w:pPr>
      <w:r>
        <w:rPr>
          <w:i/>
          <w:iCs/>
        </w:rPr>
        <w:t xml:space="preserve">Remark 6</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4"/>
    <w:bookmarkStart w:id="45"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5"/>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6"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6"/>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47" w:name="exm-standard-basis-expansion"/>
    <w:p>
      <w:pPr>
        <w:pStyle w:val="FirstParagraph"/>
      </w:pPr>
      <w:r>
        <w:rPr>
          <w:b/>
          <w:bCs/>
        </w:rPr>
        <w:t xml:space="preserve">Example 7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47"/>
    <w:bookmarkEnd w:id="48"/>
    <w:bookmarkStart w:id="74" w:name="orthogonality"/>
    <w:p>
      <w:pPr>
        <w:pStyle w:val="Heading3"/>
      </w:pPr>
      <w:r>
        <w:t xml:space="preserve">1.2 Orthogonality</w:t>
      </w:r>
    </w:p>
    <w:bookmarkStart w:id="49"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49"/>
    <w:bookmarkStart w:id="50" w:name="rem-orthogonal-perpendicular"/>
    <w:p>
      <w:pPr>
        <w:pStyle w:val="FirstParagraph"/>
      </w:pPr>
      <w:r>
        <w:rPr>
          <w:i/>
          <w:iCs/>
        </w:rPr>
        <w:t xml:space="preserve">Remark 7</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0"/>
    <w:bookmarkStart w:id="51" w:name="exm-not-orthogonal"/>
    <w:p>
      <w:pPr>
        <w:pStyle w:val="BodyText"/>
      </w:pPr>
      <w:r>
        <w:rPr>
          <w:b/>
          <w:bCs/>
        </w:rPr>
        <w:t xml:space="preserve">Example 8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1"/>
    <w:bookmarkStart w:id="54"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2"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2"/>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3">
        <w:r>
          <w:rPr>
            <w:rStyle w:val="Hyperlink"/>
          </w:rPr>
          <w:t xml:space="preserve">square root</w:t>
        </w:r>
      </w:hyperlink>
      <w:r>
        <w:t xml:space="preserve">.</w:t>
      </w:r>
    </w:p>
    <w:bookmarkEnd w:id="54"/>
    <w:bookmarkStart w:id="55" w:name="exm-euclidean-norm"/>
    <w:p>
      <w:pPr>
        <w:pStyle w:val="BodyText"/>
      </w:pPr>
      <w:r>
        <w:rPr>
          <w:b/>
          <w:bCs/>
        </w:rPr>
        <w:t xml:space="preserve">Example 9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5"/>
    <w:bookmarkStart w:id="56"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6"/>
    <w:bookmarkStart w:id="57" w:name="exm-unit-vector"/>
    <w:p>
      <w:pPr>
        <w:pStyle w:val="BodyText"/>
      </w:pPr>
      <w:r>
        <w:rPr>
          <w:b/>
          <w:bCs/>
        </w:rPr>
        <w:t xml:space="preserve">Example 10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57"/>
    <w:bookmarkStart w:id="58"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58"/>
    <w:bookmarkStart w:id="59"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59"/>
    <w:bookmarkStart w:id="61"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0"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0"/>
    </w:p>
    <w:bookmarkEnd w:id="61"/>
    <w:bookmarkStart w:id="62" w:name="rem-distance-from-origin"/>
    <w:p>
      <w:pPr>
        <w:pStyle w:val="FirstParagraph"/>
      </w:pPr>
      <w:r>
        <w:rPr>
          <w:i/>
          <w:iCs/>
        </w:rPr>
        <w:t xml:space="preserve">Remark 8</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9</w:t>
        </w:r>
      </w:hyperlink>
      <w:r>
        <w:t xml:space="preserve">.</w:t>
      </w:r>
    </w:p>
    <w:bookmarkEnd w:id="62"/>
    <w:bookmarkStart w:id="63"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3"/>
    <w:bookmarkStart w:id="64" w:name="exm-indicator-orthonormal"/>
    <w:p>
      <w:pPr>
        <w:pStyle w:val="FirstParagraph"/>
      </w:pPr>
      <w:r>
        <w:rPr>
          <w:b/>
          <w:bCs/>
        </w:rPr>
        <w:t xml:space="preserve">Example 11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4"/>
    <w:bookmarkStart w:id="65" w:name="exm-not-orthonormal"/>
    <w:p>
      <w:pPr>
        <w:pStyle w:val="FirstParagraph"/>
      </w:pPr>
      <w:r>
        <w:rPr>
          <w:b/>
          <w:bCs/>
        </w:rPr>
        <w:t xml:space="preserve">Example 12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5"/>
    <w:bookmarkStart w:id="66"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6"/>
    <w:bookmarkStart w:id="67"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6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opt/quarto/share/formats/docx/tip.png" id="7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1">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w:t>
            </w:r>
            <w:r>
              <w:t xml:space="preserve"> </w:t>
            </w:r>
            <w:r>
              <w:t xml:space="preserve">and</w:t>
            </w:r>
            <w:r>
              <w:t xml:space="preserve"> </w:t>
            </w:r>
            <w:hyperlink r:id="rId72">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3">
              <w:r>
                <w:rPr>
                  <w:rStyle w:val="Hyperlink"/>
                </w:rPr>
                <w:t xml:space="preserve">on Canvas</w:t>
              </w:r>
            </w:hyperlink>
            <w:r>
              <w:t xml:space="preserve">.</w:t>
            </w:r>
          </w:p>
          <w:p/>
        </w:tc>
      </w:tr>
    </w:tbl>
    <w:bookmarkEnd w:id="74"/>
    <w:bookmarkEnd w:id="75"/>
    <w:bookmarkStart w:id="173" w:name="matrices"/>
    <w:p>
      <w:pPr>
        <w:pStyle w:val="Heading2"/>
      </w:pPr>
      <w:r>
        <w:t xml:space="preserve">2 Matrices</w:t>
      </w:r>
    </w:p>
    <w:bookmarkStart w:id="76"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6"/>
    <w:bookmarkStart w:id="77" w:name="rem-matrix-entries"/>
    <w:p>
      <w:pPr>
        <w:pStyle w:val="FirstParagraph"/>
      </w:pPr>
      <w:r>
        <w:rPr>
          <w:i/>
          <w:iCs/>
        </w:rPr>
        <w:t xml:space="preserve">Remark 9</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77"/>
    <w:bookmarkStart w:id="78"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78"/>
    <w:bookmarkStart w:id="79" w:name="exm-tensor"/>
    <w:p>
      <w:pPr>
        <w:pStyle w:val="BodyText"/>
      </w:pPr>
      <w:r>
        <w:rPr>
          <w:b/>
          <w:bCs/>
        </w:rPr>
        <w:t xml:space="preserve">Example 13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79"/>
    <w:bookmarkStart w:id="82" w:name="sec-matrix-transpose"/>
    <w:p>
      <w:pPr>
        <w:pStyle w:val="Heading3"/>
      </w:pPr>
      <w:r>
        <w:t xml:space="preserve">2.1 Matrix transpose</w:t>
      </w:r>
    </w:p>
    <w:bookmarkStart w:id="80"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0"/>
    <w:bookmarkStart w:id="81" w:name="exm-matrix-transpose"/>
    <w:p>
      <w:pPr>
        <w:pStyle w:val="FirstParagraph"/>
      </w:pPr>
      <w:r>
        <w:rPr>
          <w:b/>
          <w:bCs/>
        </w:rPr>
        <w:t xml:space="preserve">Example 14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1"/>
    <w:bookmarkEnd w:id="82"/>
    <w:bookmarkStart w:id="93" w:name="matrix-addition"/>
    <w:p>
      <w:pPr>
        <w:pStyle w:val="Heading3"/>
      </w:pPr>
      <w:r>
        <w:t xml:space="preserve">2.2 Matrix addition</w:t>
      </w:r>
    </w:p>
    <w:bookmarkStart w:id="83"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3"/>
    <w:bookmarkStart w:id="84" w:name="exm-zero-matrix"/>
    <w:p>
      <w:pPr>
        <w:pStyle w:val="FirstParagraph"/>
      </w:pPr>
      <w:r>
        <w:rPr>
          <w:b/>
          <w:bCs/>
        </w:rPr>
        <w:t xml:space="preserve">Example 15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4"/>
    <w:bookmarkStart w:id="85"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5"/>
    <w:bookmarkStart w:id="86" w:name="exm-matrix-addition"/>
    <w:p>
      <w:pPr>
        <w:pStyle w:val="FirstParagraph"/>
      </w:pPr>
      <w:r>
        <w:rPr>
          <w:b/>
          <w:bCs/>
        </w:rPr>
        <w:t xml:space="preserve">Example 16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6"/>
    <w:bookmarkStart w:id="88"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87">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88"/>
    <w:bookmarkStart w:id="90"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89">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0"/>
    <w:bookmarkStart w:id="91"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1"/>
    <w:bookmarkStart w:id="92"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2"/>
    <w:bookmarkEnd w:id="93"/>
    <w:bookmarkStart w:id="96" w:name="scalar-multiplication"/>
    <w:p>
      <w:pPr>
        <w:pStyle w:val="Heading3"/>
      </w:pPr>
      <w:r>
        <w:t xml:space="preserve">2.3 Scalar multiplication</w:t>
      </w:r>
    </w:p>
    <w:bookmarkStart w:id="94"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4"/>
    <w:bookmarkStart w:id="95" w:name="exm-scalar-mult"/>
    <w:p>
      <w:pPr>
        <w:pStyle w:val="FirstParagraph"/>
      </w:pPr>
      <w:r>
        <w:rPr>
          <w:b/>
          <w:bCs/>
        </w:rPr>
        <w:t xml:space="preserve">Example 17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5"/>
    <w:bookmarkEnd w:id="96"/>
    <w:bookmarkStart w:id="105" w:name="matrix-multiplication"/>
    <w:p>
      <w:pPr>
        <w:pStyle w:val="Heading3"/>
      </w:pPr>
      <w:r>
        <w:t xml:space="preserve">2.4 Matrix multiplication</w:t>
      </w:r>
    </w:p>
    <w:bookmarkStart w:id="97"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97"/>
    <w:bookmarkStart w:id="98" w:name="rem-matmul-not-commutative"/>
    <w:p>
      <w:pPr>
        <w:pStyle w:val="FirstParagraph"/>
      </w:pPr>
      <w:r>
        <w:rPr>
          <w:i/>
          <w:iCs/>
        </w:rPr>
        <w:t xml:space="preserve">Remark 10</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98"/>
    <w:bookmarkStart w:id="99" w:name="exm-dot-product-matmul"/>
    <w:p>
      <w:pPr>
        <w:pStyle w:val="BodyText"/>
      </w:pPr>
      <w:r>
        <w:rPr>
          <w:b/>
          <w:bCs/>
        </w:rPr>
        <w:t xml:space="preserve">Example 18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99"/>
    <w:bookmarkStart w:id="100"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2"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1">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2"/>
    <w:bookmarkStart w:id="103"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3"/>
    <w:bookmarkStart w:id="10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4"/>
    <w:bookmarkEnd w:id="105"/>
    <w:bookmarkStart w:id="114" w:name="square-and-identity-matrices"/>
    <w:p>
      <w:pPr>
        <w:pStyle w:val="Heading3"/>
      </w:pPr>
      <w:r>
        <w:t xml:space="preserve">2.5 Square and identity matrices</w:t>
      </w:r>
    </w:p>
    <w:bookmarkStart w:id="106"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6"/>
    <w:bookmarkStart w:id="107" w:name="exm-square-matrix"/>
    <w:p>
      <w:pPr>
        <w:pStyle w:val="BodyText"/>
      </w:pPr>
      <w:r>
        <w:rPr>
          <w:b/>
          <w:bCs/>
        </w:rPr>
        <w:t xml:space="preserve">Example 19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07"/>
    <w:bookmarkStart w:id="108"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08"/>
    <w:bookmarkStart w:id="109" w:name="exm-main-diagonal"/>
    <w:p>
      <w:pPr>
        <w:pStyle w:val="BodyText"/>
      </w:pPr>
      <w:r>
        <w:rPr>
          <w:b/>
          <w:bCs/>
        </w:rPr>
        <w:t xml:space="preserve">Example 20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09"/>
    <w:bookmarkStart w:id="111"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p>
      <w:pPr>
        <w:pStyle w:val="FirstParagraph"/>
      </w:pPr>
      <w:r>
        <w:t xml:space="preserve">Equivalently,</w:t>
      </w:r>
      <w:r>
        <w:t xml:space="preserve"> </w:t>
      </w:r>
      <w:r>
        <w:t xml:space="preserve">the entries of the identity matrix are given by the</w:t>
      </w:r>
      <w:r>
        <w:t xml:space="preserve"> </w:t>
      </w:r>
      <w:hyperlink r:id="rId11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1"/>
    <w:bookmarkStart w:id="112" w:name="exm-identity-matrix"/>
    <w:p>
      <w:pPr>
        <w:pStyle w:val="BodyText"/>
      </w:pPr>
      <w:r>
        <w:rPr>
          <w:b/>
          <w:bCs/>
        </w:rPr>
        <w:t xml:space="preserve">Example 21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2"/>
    <w:bookmarkStart w:id="113"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3"/>
    <w:bookmarkEnd w:id="114"/>
    <w:bookmarkStart w:id="119" w:name="matrix-vector-multiplication"/>
    <w:p>
      <w:pPr>
        <w:pStyle w:val="Heading3"/>
      </w:pPr>
      <w:r>
        <w:t xml:space="preserve">2.6 Matrix-vector multiplication</w:t>
      </w:r>
    </w:p>
    <w:bookmarkStart w:id="115"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5"/>
    <w:bookmarkStart w:id="116" w:name="rem-matvec-row-dot-products"/>
    <w:p>
      <w:pPr>
        <w:pStyle w:val="FirstParagraph"/>
      </w:pPr>
      <w:r>
        <w:rPr>
          <w:i/>
          <w:iCs/>
        </w:rPr>
        <w:t xml:space="preserve">Remark 11</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16"/>
    <w:bookmarkStart w:id="117"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17"/>
    <w:bookmarkStart w:id="118" w:name="exm-linear-system"/>
    <w:p>
      <w:pPr>
        <w:pStyle w:val="BodyText"/>
      </w:pPr>
      <w:r>
        <w:rPr>
          <w:b/>
          <w:bCs/>
        </w:rPr>
        <w:t xml:space="preserve">Example 22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18"/>
    <w:bookmarkEnd w:id="119"/>
    <w:bookmarkStart w:id="168" w:name="linear-and-affine-maps"/>
    <w:p>
      <w:pPr>
        <w:pStyle w:val="Heading3"/>
      </w:pPr>
      <w:r>
        <w:t xml:space="preserve">2.7 Linear and affine maps</w:t>
      </w:r>
    </w:p>
    <w:bookmarkStart w:id="120"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0"/>
    <w:bookmarkStart w:id="121" w:name="exm-linear-map"/>
    <w:p>
      <w:pPr>
        <w:pStyle w:val="FirstParagraph"/>
      </w:pPr>
      <w:r>
        <w:rPr>
          <w:b/>
          <w:bCs/>
        </w:rPr>
        <w:t xml:space="preserve">Example 23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1"/>
    <w:bookmarkStart w:id="122"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2"/>
    <w:bookmarkStart w:id="123" w:name="exm-linear-operator"/>
    <w:p>
      <w:pPr>
        <w:pStyle w:val="BodyText"/>
      </w:pPr>
      <w:r>
        <w:rPr>
          <w:b/>
          <w:bCs/>
        </w:rPr>
        <w:t xml:space="preserve">Example 24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3"/>
    <w:bookmarkStart w:id="124"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4"/>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5" w:name="exm-linear-map-zero"/>
    <w:p>
      <w:pPr>
        <w:pStyle w:val="FirstParagraph"/>
      </w:pPr>
      <w:r>
        <w:rPr>
          <w:b/>
          <w:bCs/>
        </w:rPr>
        <w:t xml:space="preserve">Example 25 (Ruling out linearity at zero)</w:t>
      </w:r>
      <w:r>
        <w:t xml:space="preserve"> </w:t>
      </w:r>
      <w:r>
        <w:t xml:space="preserve">In</w:t>
      </w:r>
      <w:r>
        <w:t xml:space="preserve"> </w:t>
      </w:r>
      <w:hyperlink w:anchor="exm-linear-map">
        <w:r>
          <w:rPr>
            <w:rStyle w:val="Hyperlink"/>
          </w:rPr>
          <w:t xml:space="preserve">Example 23</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5"/>
    <w:bookmarkStart w:id="126"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26"/>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27">
        <w:r>
          <w:rPr>
            <w:rStyle w:val="Hyperlink"/>
          </w:rPr>
          <w:t xml:space="preserve">algebra page</w:t>
        </w:r>
      </w:hyperlink>
      <w:r>
        <w:t xml:space="preserve">:</w:t>
      </w:r>
      <w:r>
        <w:t xml:space="preserve"> </w:t>
      </w:r>
      <w:hyperlink r:id="rId128">
        <w:r>
          <w:rPr>
            <w:rStyle w:val="Hyperlink"/>
          </w:rPr>
          <w:t xml:space="preserve">distributivity</w:t>
        </w:r>
      </w:hyperlink>
      <w:r>
        <w:t xml:space="preserve">,</w:t>
      </w:r>
      <w:r>
        <w:t xml:space="preserve"> </w:t>
      </w:r>
      <w:hyperlink r:id="rId129">
        <w:r>
          <w:rPr>
            <w:rStyle w:val="Hyperlink"/>
          </w:rPr>
          <w:t xml:space="preserve">a sum of sums</w:t>
        </w:r>
      </w:hyperlink>
      <w:r>
        <w:t xml:space="preserve">,</w:t>
      </w:r>
      <w:r>
        <w:t xml:space="preserve"> </w:t>
      </w:r>
      <w:hyperlink r:id="rId130">
        <w:r>
          <w:rPr>
            <w:rStyle w:val="Hyperlink"/>
          </w:rPr>
          <w:t xml:space="preserve">symmetry of products</w:t>
        </w:r>
      </w:hyperlink>
      <w:r>
        <w:t xml:space="preserve">,</w:t>
      </w:r>
      <w:r>
        <w:t xml:space="preserve"> </w:t>
      </w:r>
      <w:r>
        <w:t xml:space="preserve">and</w:t>
      </w:r>
      <w:r>
        <w:t xml:space="preserve"> </w:t>
      </w:r>
      <w:hyperlink r:id="rId131">
        <w:r>
          <w:rPr>
            <w:rStyle w:val="Hyperlink"/>
          </w:rPr>
          <w:t xml:space="preserve">a constant factor</w:t>
        </w:r>
      </w:hyperlink>
      <w:r>
        <w:t xml:space="preserve">.</w:t>
      </w:r>
    </w:p>
    <w:bookmarkStart w:id="132"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2"/>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4"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4"/>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5"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5"/>
    <w:bookmarkStart w:id="136" w:name="exm-linear-map-matrix"/>
    <w:p>
      <w:pPr>
        <w:pStyle w:val="BodyText"/>
      </w:pPr>
      <w:r>
        <w:rPr>
          <w:b/>
          <w:bCs/>
        </w:rPr>
        <w:t xml:space="preserve">Example 26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36"/>
    <w:bookmarkStart w:id="137"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37"/>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38" w:name="exm-linear-scalar"/>
    <w:p>
      <w:pPr>
        <w:pStyle w:val="BodyText"/>
      </w:pPr>
      <w:r>
        <w:rPr>
          <w:b/>
          <w:bCs/>
        </w:rPr>
        <w:t xml:space="preserve">Example 27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3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tip.png" id="14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2">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3">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4"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p>
      <w:pPr>
        <w:pStyle w:val="FirstParagraph"/>
      </w:pPr>
      <w:r>
        <w:t xml:space="preserve">It moves every point by the same vector</w:t>
      </w:r>
      <w:r>
        <w:t xml:space="preserve"> </w:t>
      </w:r>
      <m:oMath>
        <m:acc>
          <m:accPr>
            <m:chr m:val="̃"/>
          </m:accPr>
          <m:e>
            <m:r>
              <m:t>b</m:t>
            </m:r>
          </m:e>
        </m:acc>
      </m:oMath>
      <w:r>
        <w:t xml:space="preserve">.</w:t>
      </w:r>
    </w:p>
    <w:bookmarkEnd w:id="144"/>
    <w:bookmarkStart w:id="145" w:name="exm-translation"/>
    <w:p>
      <w:pPr>
        <w:pStyle w:val="BodyText"/>
      </w:pPr>
      <w:r>
        <w:rPr>
          <w:b/>
          <w:bCs/>
        </w:rPr>
        <w:t xml:space="preserve">Example 28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5"/>
    <w:bookmarkStart w:id="148"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4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p>
      <w:pPr>
        <w:pStyle w:val="BodyText"/>
      </w:pP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47"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47"/>
    </w:p>
    <w:bookmarkEnd w:id="148"/>
    <w:bookmarkStart w:id="149"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49"/>
    <w:bookmarkStart w:id="150" w:name="exm-augmented-vector"/>
    <w:p>
      <w:pPr>
        <w:pStyle w:val="FirstParagraph"/>
      </w:pPr>
      <w:r>
        <w:rPr>
          <w:b/>
          <w:bCs/>
        </w:rPr>
        <w:t xml:space="preserve">Example 29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0"/>
    <w:bookmarkStart w:id="151"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1"/>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2"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2"/>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3" w:name="exm-affine-linear-iff"/>
    <w:p>
      <w:pPr>
        <w:pStyle w:val="BodyText"/>
      </w:pPr>
      <w:r>
        <w:rPr>
          <w:b/>
          <w:bCs/>
        </w:rPr>
        <w:t xml:space="preserve">Example 30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23</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3"/>
    <w:bookmarkStart w:id="154"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54"/>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55"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55"/>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58" w:name="rem-linear-affine-terminology"/>
    <w:p>
      <w:pPr>
        <w:pStyle w:val="BodyText"/>
      </w:pPr>
      <w:r>
        <w:rPr>
          <w:i/>
          <w:iCs/>
        </w:rPr>
        <w:t xml:space="preserve">Remark 12</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56">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57">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5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9" name="Picture"/>
                  <a:graphic>
                    <a:graphicData uri="http://schemas.openxmlformats.org/drawingml/2006/picture">
                      <pic:pic>
                        <pic:nvPicPr>
                          <pic:cNvPr descr="/opt/quarto/share/formats/docx/tip.png" id="16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1">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2"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p>
    <w:bookmarkEnd w:id="162"/>
    <w:bookmarkStart w:id="163" w:name="exm-hyperplane"/>
    <w:p>
      <w:pPr>
        <w:pStyle w:val="BodyText"/>
      </w:pPr>
      <w:r>
        <w:rPr>
          <w:b/>
          <w:bCs/>
        </w:rPr>
        <w:t xml:space="preserve">Example 31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3"/>
    <w:bookmarkStart w:id="164"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64"/>
    <w:bookmarkStart w:id="165"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65"/>
    <w:bookmarkStart w:id="166"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66"/>
    <w:bookmarkStart w:id="167"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67"/>
    <w:bookmarkEnd w:id="168"/>
    <w:bookmarkStart w:id="172" w:name="transposes-of-sums-and-products"/>
    <w:p>
      <w:pPr>
        <w:pStyle w:val="Heading3"/>
      </w:pPr>
      <w:r>
        <w:t xml:space="preserve">2.8 Transposes of sums and products</w:t>
      </w:r>
    </w:p>
    <w:bookmarkStart w:id="169"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69"/>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0"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1" w:name="rem-transpose-product-order"/>
    <w:p>
      <w:pPr>
        <w:pStyle w:val="FirstParagraph"/>
      </w:pPr>
      <w:r>
        <w:rPr>
          <w:i/>
          <w:iCs/>
        </w:rPr>
        <w:t xml:space="preserve">Remark 13</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1"/>
    <w:bookmarkEnd w:id="172"/>
    <w:bookmarkEnd w:id="173"/>
    <w:bookmarkStart w:id="180" w:name="rank"/>
    <w:p>
      <w:pPr>
        <w:pStyle w:val="Heading2"/>
      </w:pPr>
      <w:r>
        <w:t xml:space="preserve">3 Rank</w:t>
      </w:r>
    </w:p>
    <w:bookmarkStart w:id="174"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74"/>
    <w:bookmarkStart w:id="175" w:name="exm-linearly-independent"/>
    <w:p>
      <w:pPr>
        <w:pStyle w:val="BodyText"/>
      </w:pPr>
      <w:r>
        <w:rPr>
          <w:b/>
          <w:bCs/>
        </w:rPr>
        <w:t xml:space="preserve">Example 32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75"/>
    <w:bookmarkStart w:id="176"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76"/>
    <w:bookmarkStart w:id="177" w:name="exm-rank"/>
    <w:p>
      <w:pPr>
        <w:pStyle w:val="BodyText"/>
      </w:pPr>
      <w:r>
        <w:rPr>
          <w:b/>
          <w:bCs/>
        </w:rPr>
        <w:t xml:space="preserve">Example 33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77"/>
    <w:bookmarkStart w:id="178"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78"/>
    <w:bookmarkStart w:id="179" w:name="rem-full-column-rank-shape"/>
    <w:p>
      <w:pPr>
        <w:pStyle w:val="BodyText"/>
      </w:pPr>
      <w:r>
        <w:rPr>
          <w:i/>
          <w:iCs/>
        </w:rPr>
        <w:t xml:space="preserve">Remark 14</w:t>
      </w:r>
      <w:r>
        <w:t xml:space="preserve"> (Full column rank needs at least as many rows as columns). </w:t>
      </w:r>
      <w:r>
        <w:t xml:space="preserve">In</w:t>
      </w:r>
      <w:r>
        <w:t xml:space="preserve"> </w:t>
      </w:r>
      <w:hyperlink w:anchor="exm-rank">
        <w:r>
          <w:rPr>
            <w:rStyle w:val="Hyperlink"/>
          </w:rPr>
          <w:t xml:space="preserve">Example 33</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79"/>
    <w:bookmarkEnd w:id="180"/>
    <w:bookmarkStart w:id="22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2" name="Picture"/>
                  <a:graphic>
                    <a:graphicData uri="http://schemas.openxmlformats.org/drawingml/2006/picture">
                      <pic:pic>
                        <pic:nvPicPr>
                          <pic:cNvPr descr="/opt/quarto/share/formats/docx/note.png" id="18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84"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84"/>
    <w:bookmarkStart w:id="185" w:name="exm-subspace"/>
    <w:p>
      <w:pPr>
        <w:pStyle w:val="BodyText"/>
      </w:pPr>
      <w:r>
        <w:rPr>
          <w:b/>
          <w:bCs/>
        </w:rPr>
        <w:t xml:space="preserve">Example 34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85"/>
    <w:bookmarkStart w:id="186" w:name="exm-not-subspace"/>
    <w:p>
      <w:pPr>
        <w:pStyle w:val="BodyText"/>
      </w:pPr>
      <w:r>
        <w:rPr>
          <w:b/>
          <w:bCs/>
        </w:rPr>
        <w:t xml:space="preserve">Example 35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86"/>
    <w:bookmarkStart w:id="187" w:name="thm-subspace-zero"/>
    <w:p>
      <w:pPr>
        <w:pStyle w:val="BodyText"/>
      </w:pPr>
      <w:r>
        <w:rPr>
          <w:b/>
          <w:bCs/>
        </w:rPr>
        <w:t xml:space="preserve">Theorem 20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87"/>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88" w:name="exm-subspace-zero"/>
    <w:p>
      <w:pPr>
        <w:pStyle w:val="BodyText"/>
      </w:pPr>
      <w:r>
        <w:rPr>
          <w:b/>
          <w:bCs/>
        </w:rPr>
        <w:t xml:space="preserve">Example 36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20</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35</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88"/>
    <w:bookmarkStart w:id="189"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89"/>
    <w:bookmarkStart w:id="190" w:name="exm-span"/>
    <w:p>
      <w:pPr>
        <w:pStyle w:val="BodyText"/>
      </w:pPr>
      <w:r>
        <w:rPr>
          <w:b/>
          <w:bCs/>
        </w:rPr>
        <w:t xml:space="preserve">Example 37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90"/>
    <w:bookmarkStart w:id="191" w:name="thm-span-subspace"/>
    <w:p>
      <w:pPr>
        <w:pStyle w:val="FirstParagraph"/>
      </w:pPr>
      <w:r>
        <w:rPr>
          <w:b/>
          <w:bCs/>
        </w:rPr>
        <w:t xml:space="preserve">Theorem 21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1"/>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193" w:name="exm-span-subspace"/>
    <w:p>
      <w:pPr>
        <w:pStyle w:val="BodyText"/>
      </w:pPr>
      <w:r>
        <w:rPr>
          <w:b/>
          <w:bCs/>
        </w:rPr>
        <w:t xml:space="preserve">Example 38 (The line in</w:t>
      </w:r>
      <w:r>
        <w:rPr>
          <w:b/>
          <w:bCs/>
        </w:rPr>
        <w:t xml:space="preserve"> </w:t>
      </w:r>
      <w:hyperlink w:anchor="exm-subspace">
        <w:r>
          <w:rPr>
            <w:rStyle w:val="Hyperlink"/>
            <w:b/>
            <w:bCs/>
          </w:rPr>
          <w:t xml:space="preserve">Example 34</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34</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21</w:t>
        </w:r>
      </w:hyperlink>
      <w:r>
        <w:t xml:space="preserve"> </w:t>
      </w:r>
      <w:r>
        <w:t xml:space="preserve">gives a second</w:t>
      </w:r>
      <w:r>
        <w:t xml:space="preserve"> </w:t>
      </w:r>
      <w:hyperlink r:id="rId192">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193"/>
    <w:bookmarkStart w:id="194" w:name="thm-matvec-columns"/>
    <w:p>
      <w:pPr>
        <w:pStyle w:val="BodyText"/>
      </w:pPr>
      <w:r>
        <w:rPr>
          <w:b/>
          <w:bCs/>
        </w:rPr>
        <w:t xml:space="preserve">Theorem 22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194"/>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195" w:name="exm-matvec-columns"/>
    <w:p>
      <w:pPr>
        <w:pStyle w:val="FirstParagraph"/>
      </w:pPr>
      <w:r>
        <w:rPr>
          <w:b/>
          <w:bCs/>
        </w:rPr>
        <w:t xml:space="preserve">Example 39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11</w:t>
        </w:r>
      </w:hyperlink>
      <w:r>
        <w:t xml:space="preserve">).</w:t>
      </w:r>
    </w:p>
    <w:bookmarkEnd w:id="195"/>
    <w:bookmarkStart w:id="196" w:name="thm-matvec-linear"/>
    <w:p>
      <w:pPr>
        <w:pStyle w:val="BodyText"/>
      </w:pPr>
      <w:r>
        <w:rPr>
          <w:b/>
          <w:bCs/>
        </w:rPr>
        <w:t xml:space="preserve">Theorem 23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196"/>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197" w:name="exm-matvec-linear"/>
    <w:p>
      <w:pPr>
        <w:pStyle w:val="BodyText"/>
      </w:pPr>
      <w:r>
        <w:rPr>
          <w:b/>
          <w:bCs/>
        </w:rPr>
        <w:t xml:space="preserve">Example 40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23</w:t>
        </w:r>
      </w:hyperlink>
      <w:r>
        <w:t xml:space="preserve"> </w:t>
      </w:r>
      <w:r>
        <w:t xml:space="preserve">says.</w:t>
      </w:r>
    </w:p>
    <w:bookmarkEnd w:id="197"/>
    <w:bookmarkStart w:id="198" w:name="thm-many-vectors-dependent"/>
    <w:p>
      <w:pPr>
        <w:pStyle w:val="BodyText"/>
      </w:pPr>
      <w:r>
        <w:rPr>
          <w:b/>
          <w:bCs/>
        </w:rPr>
        <w:t xml:space="preserve">Theorem 24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198"/>
    <w:p>
      <w:pPr>
        <w:pStyle w:val="BodyText"/>
      </w:pPr>
      <w:r>
        <w:rPr>
          <w:i/>
          <w:iCs/>
        </w:rPr>
        <w:t xml:space="preserve">Proof</w:t>
      </w:r>
      <w:r>
        <w:t xml:space="preserve">. </w:t>
      </w:r>
      <w:hyperlink r:id="rId133">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199">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00" w:name="exm-many-vectors-dependent"/>
    <w:p>
      <w:pPr>
        <w:pStyle w:val="BodyText"/>
      </w:pPr>
      <w:r>
        <w:rPr>
          <w:b/>
          <w:bCs/>
        </w:rPr>
        <w:t xml:space="preserve">Example 41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24</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32</w:t>
        </w:r>
      </w:hyperlink>
      <w:r>
        <w:t xml:space="preserve">).</w:t>
      </w:r>
    </w:p>
    <w:bookmarkEnd w:id="200"/>
    <w:bookmarkStart w:id="201"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1"/>
    <w:bookmarkStart w:id="202" w:name="exm-basis"/>
    <w:p>
      <w:pPr>
        <w:pStyle w:val="BodyText"/>
      </w:pPr>
      <w:r>
        <w:rPr>
          <w:b/>
          <w:bCs/>
        </w:rPr>
        <w:t xml:space="preserve">Example 42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32</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02"/>
    <w:bookmarkStart w:id="203" w:name="exm-not-basis"/>
    <w:p>
      <w:pPr>
        <w:pStyle w:val="FirstParagraph"/>
      </w:pPr>
      <w:r>
        <w:rPr>
          <w:b/>
          <w:bCs/>
        </w:rPr>
        <w:t xml:space="preserve">Example 43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03"/>
    <w:bookmarkStart w:id="204" w:name="thm-basis-unique"/>
    <w:p>
      <w:pPr>
        <w:pStyle w:val="FirstParagraph"/>
      </w:pPr>
      <w:r>
        <w:rPr>
          <w:b/>
          <w:bCs/>
        </w:rPr>
        <w:t xml:space="preserve">Theorem 25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04"/>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05" w:name="exm-basis-unique"/>
    <w:p>
      <w:pPr>
        <w:pStyle w:val="BodyText"/>
      </w:pPr>
      <w:r>
        <w:rPr>
          <w:b/>
          <w:bCs/>
        </w:rPr>
        <w:t xml:space="preserve">Example 44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42</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43</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05"/>
    <w:bookmarkStart w:id="206"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25</w:t>
        </w:r>
      </w:hyperlink>
      <w:r>
        <w:t xml:space="preserve"> </w:t>
      </w:r>
      <w:r>
        <w:t xml:space="preserve">there is exactly one such list of numbers.</w:t>
      </w:r>
    </w:p>
    <w:bookmarkEnd w:id="206"/>
    <w:bookmarkStart w:id="207" w:name="exm-coordinates"/>
    <w:p>
      <w:pPr>
        <w:pStyle w:val="BodyText"/>
      </w:pPr>
      <w:r>
        <w:rPr>
          <w:b/>
          <w:bCs/>
        </w:rPr>
        <w:t xml:space="preserve">Example 45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07"/>
    <w:bookmarkStart w:id="208" w:name="thm-basis-size"/>
    <w:p>
      <w:pPr>
        <w:pStyle w:val="BodyText"/>
      </w:pPr>
      <w:r>
        <w:rPr>
          <w:b/>
          <w:bCs/>
        </w:rPr>
        <w:t xml:space="preserve">Theorem 26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0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22</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24</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09" w:name="exm-basis-size"/>
    <w:p>
      <w:pPr>
        <w:pStyle w:val="BodyText"/>
      </w:pPr>
      <w:r>
        <w:rPr>
          <w:b/>
          <w:bCs/>
        </w:rPr>
        <w:t xml:space="preserve">Example 46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42</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42</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26</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43</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09"/>
    <w:bookmarkStart w:id="210"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26</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10"/>
    <w:bookmarkStart w:id="211" w:name="exm-dimension"/>
    <w:p>
      <w:pPr>
        <w:pStyle w:val="BodyText"/>
      </w:pPr>
      <w:r>
        <w:rPr>
          <w:b/>
          <w:bCs/>
        </w:rPr>
        <w:t xml:space="preserve">Example 47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42</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34</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1"/>
    <w:bookmarkStart w:id="212" w:name="thm-add-outside-span"/>
    <w:p>
      <w:pPr>
        <w:pStyle w:val="FirstParagraph"/>
      </w:pPr>
      <w:r>
        <w:rPr>
          <w:b/>
          <w:bCs/>
        </w:rPr>
        <w:t xml:space="preserve">Theorem 27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12"/>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13" w:name="exm-add-outside-span"/>
    <w:p>
      <w:pPr>
        <w:pStyle w:val="BodyText"/>
      </w:pPr>
      <w:r>
        <w:rPr>
          <w:b/>
          <w:bCs/>
        </w:rPr>
        <w:t xml:space="preserve">Example 48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27</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13"/>
    <w:bookmarkStart w:id="214" w:name="thm-extend-basis"/>
    <w:p>
      <w:pPr>
        <w:pStyle w:val="BodyText"/>
      </w:pPr>
      <w:r>
        <w:rPr>
          <w:b/>
          <w:bCs/>
        </w:rPr>
        <w:t xml:space="preserve">Theorem 28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1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27</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24</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15" w:name="exm-extend-basis"/>
    <w:p>
      <w:pPr>
        <w:pStyle w:val="BodyText"/>
      </w:pPr>
      <w:r>
        <w:rPr>
          <w:b/>
          <w:bCs/>
        </w:rPr>
        <w:t xml:space="preserve">Example 49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15"/>
    <w:bookmarkStart w:id="216" w:name="thm-dim-bound"/>
    <w:p>
      <w:pPr>
        <w:pStyle w:val="BodyText"/>
      </w:pPr>
      <w:r>
        <w:rPr>
          <w:b/>
          <w:bCs/>
        </w:rPr>
        <w:t xml:space="preserve">Theorem 29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1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24</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17" w:name="exm-dim-bound"/>
    <w:p>
      <w:pPr>
        <w:pStyle w:val="BodyText"/>
      </w:pPr>
      <w:r>
        <w:rPr>
          <w:b/>
          <w:bCs/>
        </w:rPr>
        <w:t xml:space="preserve">Example 50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By</w:t>
      </w:r>
      <w:r>
        <w:t xml:space="preserve"> </w:t>
      </w:r>
      <w:hyperlink w:anchor="thm-dim-bound">
        <w:r>
          <w:rPr>
            <w:rStyle w:val="Hyperlink"/>
          </w:rPr>
          <w:t xml:space="preserve">Theorem 29</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17"/>
    <w:bookmarkStart w:id="218" w:name="thm-subspace-equal-dim"/>
    <w:p>
      <w:pPr>
        <w:pStyle w:val="FirstParagraph"/>
      </w:pPr>
      <w:r>
        <w:rPr>
          <w:b/>
          <w:bCs/>
        </w:rPr>
        <w:t xml:space="preserve">Theorem 30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1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27</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29</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19" w:name="exm-subspace-equal-dim"/>
    <w:p>
      <w:pPr>
        <w:pStyle w:val="BodyText"/>
      </w:pPr>
      <w:r>
        <w:rPr>
          <w:b/>
          <w:bCs/>
        </w:rPr>
        <w:t xml:space="preserve">Example 51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19"/>
    <w:bookmarkStart w:id="220" w:name="exm-subspace-equal-dim-fails"/>
    <w:p>
      <w:pPr>
        <w:pStyle w:val="BodyText"/>
      </w:pPr>
      <w:r>
        <w:rPr>
          <w:b/>
          <w:bCs/>
        </w:rPr>
        <w:t xml:space="preserve">Example 52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30</w:t>
        </w:r>
      </w:hyperlink>
      <w:r>
        <w:t xml:space="preserve"> </w:t>
      </w:r>
      <w:r>
        <w:t xml:space="preserve">does not apply,</w:t>
      </w:r>
      <w:r>
        <w:t xml:space="preserve"> </w:t>
      </w:r>
      <w:r>
        <w:t xml:space="preserve">because neither line contains the other.</w:t>
      </w:r>
    </w:p>
    <w:bookmarkEnd w:id="220"/>
    <w:bookmarkEnd w:id="221"/>
    <w:bookmarkStart w:id="236" w:name="sec-column-null-space"/>
    <w:p>
      <w:pPr>
        <w:pStyle w:val="Heading2"/>
      </w:pPr>
      <w:r>
        <w:t xml:space="preserve">5 Column space and null space</w:t>
      </w:r>
    </w:p>
    <w:bookmarkStart w:id="222"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row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22"/>
    <w:bookmarkStart w:id="223" w:name="exm-column-space"/>
    <w:p>
      <w:pPr>
        <w:pStyle w:val="BodyText"/>
      </w:pPr>
      <w:r>
        <w:rPr>
          <w:b/>
          <w:bCs/>
        </w:rPr>
        <w:t xml:space="preserve">Example 53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23"/>
    <w:bookmarkStart w:id="224" w:name="thm-column-space-span"/>
    <w:p>
      <w:pPr>
        <w:pStyle w:val="BodyText"/>
      </w:pPr>
      <w:r>
        <w:rPr>
          <w:b/>
          <w:bCs/>
        </w:rPr>
        <w:t xml:space="preserve">Theorem 31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24"/>
    <w:p>
      <w:pPr>
        <w:pStyle w:val="BodyText"/>
      </w:pPr>
      <w:r>
        <w:rPr>
          <w:i/>
          <w:iCs/>
        </w:rPr>
        <w:t xml:space="preserve">Proof</w:t>
      </w:r>
      <w:r>
        <w:t xml:space="preserve">. </w:t>
      </w:r>
      <w:r>
        <w:t xml:space="preserve">By</w:t>
      </w:r>
      <w:r>
        <w:t xml:space="preserve"> </w:t>
      </w:r>
      <w:hyperlink w:anchor="thm-matvec-columns">
        <w:r>
          <w:rPr>
            <w:rStyle w:val="Hyperlink"/>
          </w:rPr>
          <w:t xml:space="preserve">Theorem 22</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21</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25" w:name="exm-column-space-span"/>
    <w:p>
      <w:pPr>
        <w:pStyle w:val="BodyText"/>
      </w:pPr>
      <w:r>
        <w:rPr>
          <w:b/>
          <w:bCs/>
        </w:rPr>
        <w:t xml:space="preserve">Example 54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31</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53</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25"/>
    <w:bookmarkStart w:id="226" w:name="def-null-space"/>
    <w:p>
      <w:pPr>
        <w:pStyle w:val="BodyText"/>
      </w:pPr>
      <w:r>
        <w:rPr>
          <w:b/>
          <w:bCs/>
        </w:rPr>
        <w:t xml:space="preserve">Definition 46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left null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26"/>
    <w:bookmarkStart w:id="227" w:name="exm-null-space"/>
    <w:p>
      <w:pPr>
        <w:pStyle w:val="BodyText"/>
      </w:pPr>
      <w:r>
        <w:rPr>
          <w:b/>
          <w:bCs/>
        </w:rPr>
        <w:t xml:space="preserve">Example 55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27"/>
    <w:bookmarkStart w:id="228" w:name="thm-null-space-subspace"/>
    <w:p>
      <w:pPr>
        <w:pStyle w:val="BodyText"/>
      </w:pPr>
      <w:r>
        <w:rPr>
          <w:b/>
          <w:bCs/>
        </w:rPr>
        <w:t xml:space="preserve">Theorem 32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28"/>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29" w:name="exm-null-space-subspace"/>
    <w:p>
      <w:pPr>
        <w:pStyle w:val="BodyText"/>
      </w:pPr>
      <w:r>
        <w:rPr>
          <w:b/>
          <w:bCs/>
        </w:rPr>
        <w:t xml:space="preserve">Example 56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55</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20</w:t>
        </w:r>
      </w:hyperlink>
      <w:r>
        <w:t xml:space="preserve"> </w:t>
      </w:r>
      <w:r>
        <w:t xml:space="preserve">it is not a subspace.</w:t>
      </w:r>
    </w:p>
    <w:bookmarkEnd w:id="229"/>
    <w:bookmarkStart w:id="230" w:name="thm-row-null-disjoint"/>
    <w:p>
      <w:pPr>
        <w:pStyle w:val="BodyText"/>
      </w:pPr>
      <w:r>
        <w:rPr>
          <w:b/>
          <w:bCs/>
        </w:rPr>
        <w:t xml:space="preserve">Theorem 33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3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31</w:t>
        </w:r>
      </w:hyperlink>
      <w:r>
        <w:t xml:space="preserve"> </w:t>
      </w:r>
      <w:r>
        <w:t xml:space="preserve">and</w:t>
      </w:r>
      <w:r>
        <w:t xml:space="preserve"> </w:t>
      </w:r>
      <w:hyperlink w:anchor="thm-null-space-subspace">
        <w:r>
          <w:rPr>
            <w:rStyle w:val="Hyperlink"/>
          </w:rPr>
          <w:t xml:space="preserve">Theorem 32</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20</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46</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31" w:name="exm-row-null-disjoint"/>
    <w:p>
      <w:pPr>
        <w:pStyle w:val="BodyText"/>
      </w:pPr>
      <w:r>
        <w:rPr>
          <w:b/>
          <w:bCs/>
        </w:rPr>
        <w:t xml:space="preserve">Example 57 (The row space and null space in</w:t>
      </w:r>
      <w:r>
        <w:rPr>
          <w:b/>
          <w:bCs/>
        </w:rPr>
        <w:t xml:space="preserve"> </w:t>
      </w:r>
      <w:hyperlink w:anchor="exm-null-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55</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31"/>
    <w:bookmarkStart w:id="232" w:name="def-gram-matrix"/>
    <w:p>
      <w:pPr>
        <w:pStyle w:val="BodyText"/>
      </w:pPr>
      <w:r>
        <w:rPr>
          <w:b/>
          <w:bCs/>
        </w:rPr>
        <w:t xml:space="preserve">Definition 47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p>
    <w:bookmarkEnd w:id="232"/>
    <w:bookmarkStart w:id="233" w:name="exm-gram-matrix"/>
    <w:p>
      <w:pPr>
        <w:pStyle w:val="BodyText"/>
      </w:pPr>
      <w:r>
        <w:rPr>
          <w:b/>
          <w:bCs/>
        </w:rPr>
        <w:t xml:space="preserve">Example 58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33"/>
    <w:bookmarkStart w:id="234" w:name="thm-null-gram"/>
    <w:p>
      <w:pPr>
        <w:pStyle w:val="BodyText"/>
      </w:pPr>
      <w:r>
        <w:rPr>
          <w:b/>
          <w:bCs/>
        </w:rPr>
        <w:t xml:space="preserve">Theorem 34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34"/>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18</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35" w:name="exm-null-gram"/>
    <w:p>
      <w:pPr>
        <w:pStyle w:val="BodyText"/>
      </w:pPr>
      <w:r>
        <w:rPr>
          <w:b/>
          <w:bCs/>
        </w:rPr>
        <w:t xml:space="preserve">Example 59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55</w:t>
        </w:r>
      </w:hyperlink>
      <w:r>
        <w:t xml:space="preserve">.</w:t>
      </w:r>
    </w:p>
    <w:bookmarkEnd w:id="235"/>
    <w:bookmarkEnd w:id="236"/>
    <w:bookmarkStart w:id="273"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7" name="Picture"/>
                  <a:graphic>
                    <a:graphicData uri="http://schemas.openxmlformats.org/drawingml/2006/picture">
                      <pic:pic>
                        <pic:nvPicPr>
                          <pic:cNvPr descr="/opt/quarto/share/formats/docx/note.png" id="238"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39" w:name="thm-rank-dim"/>
    <w:p>
      <w:pPr>
        <w:pStyle w:val="BodyText"/>
      </w:pPr>
      <w:r>
        <w:rPr>
          <w:b/>
          <w:bCs/>
        </w:rPr>
        <w:t xml:space="preserve">Theorem 35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39"/>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27</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21</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31</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40" w:name="exm-rank-dim"/>
    <w:p>
      <w:pPr>
        <w:pStyle w:val="BodyText"/>
      </w:pPr>
      <w:r>
        <w:rPr>
          <w:b/>
          <w:bCs/>
        </w:rPr>
        <w:t xml:space="preserve">Example 60 (The rank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35</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40"/>
    <w:bookmarkStart w:id="241" w:name="def-nullity"/>
    <w:p>
      <w:pPr>
        <w:pStyle w:val="BodyText"/>
      </w:pPr>
      <w:r>
        <w:rPr>
          <w:b/>
          <w:bCs/>
        </w:rPr>
        <w:t xml:space="preserve">Definition 48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46</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41"/>
    <w:bookmarkStart w:id="242" w:name="exm-nullity"/>
    <w:p>
      <w:pPr>
        <w:pStyle w:val="FirstParagraph"/>
      </w:pPr>
      <w:r>
        <w:rPr>
          <w:b/>
          <w:bCs/>
        </w:rPr>
        <w:t xml:space="preserve">Example 61 (The nullity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42"/>
    <w:bookmarkStart w:id="243" w:name="thm-rank-nullity"/>
    <w:p>
      <w:pPr>
        <w:pStyle w:val="BodyText"/>
      </w:pPr>
      <w:r>
        <w:rPr>
          <w:b/>
          <w:bCs/>
        </w:rPr>
        <w:t xml:space="preserve">Theorem 36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43"/>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26</w:t>
        </w:r>
      </w:hyperlink>
      <w:r>
        <w:t xml:space="preserve">,</w:t>
      </w:r>
      <w:r>
        <w:t xml:space="preserve"> </w:t>
      </w:r>
      <w:hyperlink w:anchor="exm-dimension">
        <w:r>
          <w:rPr>
            <w:rStyle w:val="Hyperlink"/>
          </w:rPr>
          <w:t xml:space="preserve">Example 47</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23</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23</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35</w:t>
        </w:r>
      </w:hyperlink>
      <w:r>
        <w:t xml:space="preserve">.</w:t>
      </w:r>
    </w:p>
    <w:bookmarkStart w:id="244" w:name="exm-rank-nullity"/>
    <w:p>
      <w:pPr>
        <w:pStyle w:val="BodyText"/>
      </w:pPr>
      <w:r>
        <w:rPr>
          <w:b/>
          <w:bCs/>
        </w:rPr>
        <w:t xml:space="preserve">Example 62 (Checking rank-nullity on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60</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44"/>
    <w:bookmarkStart w:id="245" w:name="thm-rank-product"/>
    <w:p>
      <w:pPr>
        <w:pStyle w:val="BodyText"/>
      </w:pPr>
      <w:r>
        <w:rPr>
          <w:b/>
          <w:bCs/>
        </w:rPr>
        <w:t xml:space="preserve">Theorem 37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45"/>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31</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29</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35</m:t>
              </m:r>
              <m:r>
                <m:rPr>
                  <m:nor/>
                  <m:sty m:val="p"/>
                </m:rPr>
                <m:t>)</m:t>
              </m:r>
            </m:e>
          </m:eqArr>
        </m:oMath>
      </m:oMathPara>
    </w:p>
    <w:bookmarkStart w:id="246" w:name="exm-rank-product"/>
    <w:p>
      <w:pPr>
        <w:pStyle w:val="FirstParagraph"/>
      </w:pPr>
      <w:r>
        <w:rPr>
          <w:b/>
          <w:bCs/>
        </w:rPr>
        <w:t xml:space="preserve">Example 63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37</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46"/>
    <w:bookmarkStart w:id="247" w:name="thm-rank-transpose"/>
    <w:p>
      <w:pPr>
        <w:pStyle w:val="BodyText"/>
      </w:pPr>
      <w:r>
        <w:rPr>
          <w:b/>
          <w:bCs/>
        </w:rPr>
        <w:t xml:space="preserve">Theorem 38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47"/>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34</w:t>
        </w:r>
      </w:hyperlink>
      <w:r>
        <w:t xml:space="preserve">),</w:t>
      </w:r>
      <w:r>
        <w:t xml:space="preserve"> </w:t>
      </w:r>
      <w:r>
        <w:t xml:space="preserve">so they have the same nullity (</w:t>
      </w:r>
      <w:hyperlink w:anchor="def-nullity">
        <w:r>
          <w:rPr>
            <w:rStyle w:val="Hyperlink"/>
          </w:rPr>
          <w:t xml:space="preserve">Definition 48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36</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36</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37</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37</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48" w:name="exm-rank-transpose"/>
    <w:p>
      <w:pPr>
        <w:pStyle w:val="BodyText"/>
      </w:pPr>
      <w:r>
        <w:rPr>
          <w:b/>
          <w:bCs/>
        </w:rPr>
        <w:t xml:space="preserve">Example 64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60</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59</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48"/>
    <w:bookmarkStart w:id="249"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49"/>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38</w:t>
        </w:r>
      </w:hyperlink>
      <w:r>
        <w:t xml:space="preserve">).</w:t>
      </w:r>
    </w:p>
    <w:bookmarkStart w:id="250" w:name="exm-rank-bound"/>
    <w:p>
      <w:pPr>
        <w:pStyle w:val="BodyText"/>
      </w:pPr>
      <w:r>
        <w:rPr>
          <w:b/>
          <w:bCs/>
        </w:rPr>
        <w:t xml:space="preserve">Example 65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14</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50"/>
    <w:bookmarkStart w:id="252" w:name="def-affine-subspace"/>
    <w:p>
      <w:pPr>
        <w:pStyle w:val="BodyText"/>
      </w:pPr>
      <w:r>
        <w:rPr>
          <w:b/>
          <w:bCs/>
        </w:rPr>
        <w:t xml:space="preserve">Definition 49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51">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52"/>
    <w:bookmarkStart w:id="253" w:name="exm-affine-subspace"/>
    <w:p>
      <w:pPr>
        <w:pStyle w:val="BodyText"/>
      </w:pPr>
      <w:r>
        <w:rPr>
          <w:b/>
          <w:bCs/>
        </w:rPr>
        <w:t xml:space="preserve">Example 66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35</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53"/>
    <w:bookmarkStart w:id="254" w:name="thm-hyperplane-subspace"/>
    <w:p>
      <w:pPr>
        <w:pStyle w:val="BodyText"/>
      </w:pPr>
      <w:r>
        <w:rPr>
          <w:b/>
          <w:bCs/>
        </w:rPr>
        <w:t xml:space="preserve">Theorem 39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6"/>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6"/>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49</w:t>
        </w:r>
      </w:hyperlink>
      <w:r>
        <w:t xml:space="preserve">).</w:t>
      </w:r>
    </w:p>
    <w:p>
      <w:pPr>
        <w:pStyle w:val="Compact"/>
        <w:numPr>
          <w:ilvl w:val="0"/>
          <w:numId w:val="1026"/>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54"/>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18</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so it is a subspace (</w:t>
      </w:r>
      <w:hyperlink w:anchor="thm-null-space-subspace">
        <w:r>
          <w:rPr>
            <w:rStyle w:val="Hyperlink"/>
          </w:rPr>
          <w:t xml:space="preserve">Theorem 32</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49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55" w:name="exm-hyperplane-subspace"/>
    <w:p>
      <w:pPr>
        <w:pStyle w:val="FirstParagraph"/>
      </w:pPr>
      <w:r>
        <w:rPr>
          <w:b/>
          <w:bCs/>
        </w:rPr>
        <w:t xml:space="preserve">Example 67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36</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7"/>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7"/>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7"/>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55"/>
    <w:bookmarkStart w:id="256" w:name="thm-hyperplane-origin"/>
    <w:p>
      <w:pPr>
        <w:pStyle w:val="FirstParagraph"/>
      </w:pPr>
      <w:r>
        <w:rPr>
          <w:b/>
          <w:bCs/>
        </w:rPr>
        <w:t xml:space="preserve">Theorem 40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p>
    <w:p>
      <w:pPr>
        <w:pStyle w:val="Compact"/>
        <w:numPr>
          <w:ilvl w:val="0"/>
          <w:numId w:val="1028"/>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28"/>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28"/>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56"/>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39</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42</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57" w:name="exm-hyperplane-origin"/>
    <w:p>
      <w:pPr>
        <w:pStyle w:val="BodyText"/>
      </w:pPr>
      <w:r>
        <w:rPr>
          <w:b/>
          <w:bCs/>
        </w:rPr>
        <w:t xml:space="preserve">Example 68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31</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39</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67</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57"/>
    <w:bookmarkStart w:id="259" w:name="def-half-space"/>
    <w:p>
      <w:pPr>
        <w:pStyle w:val="BodyText"/>
      </w:pPr>
      <w:r>
        <w:rPr>
          <w:b/>
          <w:bCs/>
        </w:rPr>
        <w:t xml:space="preserve">Definition 50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58"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58"/>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r>
        <w:t xml:space="preserv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59"/>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60" w:name="exm-half-space-plane"/>
    <w:p>
      <w:pPr>
        <w:pStyle w:val="BodyText"/>
      </w:pPr>
      <w:r>
        <w:rPr>
          <w:b/>
          <w:bCs/>
        </w:rPr>
        <w:t xml:space="preserve">Example 69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50</w:t>
        </w:r>
      </w:hyperlink>
      <w:r>
        <w:t xml:space="preserve">):</w:t>
      </w:r>
    </w:p>
    <w:p>
      <w:pPr>
        <w:pStyle w:val="Compact"/>
        <w:numPr>
          <w:ilvl w:val="0"/>
          <w:numId w:val="1029"/>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29"/>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29"/>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60"/>
    <w:bookmarkStart w:id="261" w:name="thm-half-space-dimension"/>
    <w:p>
      <w:pPr>
        <w:pStyle w:val="BodyText"/>
      </w:pPr>
      <w:r>
        <w:rPr>
          <w:b/>
          <w:bCs/>
        </w:rPr>
        <w:t xml:space="preserve">Theorem 41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0"/>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0"/>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61"/>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39</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39</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39</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66" w:name="exm-half-space-iris"/>
    <w:p>
      <w:pPr>
        <w:pStyle w:val="BodyText"/>
      </w:pPr>
      <w:r>
        <w:rPr>
          <w:b/>
          <w:bCs/>
        </w:rPr>
        <w:t xml:space="preserve">Example 70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65" w:name="fig-half-space-iris"/>
          <w:p>
            <w:pPr>
              <w:pStyle w:val="Compact"/>
              <w:jc w:val="center"/>
            </w:pPr>
            <w:r>
              <w:drawing>
                <wp:inline>
                  <wp:extent cx="4620126" cy="3696101"/>
                  <wp:effectExtent b="0" l="0" r="0" t="0"/>
                  <wp:docPr descr="" title="" id="263" name="Picture"/>
                  <a:graphic>
                    <a:graphicData uri="http://schemas.openxmlformats.org/drawingml/2006/picture">
                      <pic:pic>
                        <pic:nvPicPr>
                          <pic:cNvPr descr="linear-algebra_files/figure-docx/fig-half-space-iris-1.png" id="264" name="Picture"/>
                          <pic:cNvPicPr>
                            <a:picLocks noChangeArrowheads="1" noChangeAspect="1"/>
                          </pic:cNvPicPr>
                        </pic:nvPicPr>
                        <pic:blipFill>
                          <a:blip r:embed="rId26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65"/>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41</w:t>
        </w:r>
      </w:hyperlink>
      <w:r>
        <w:t xml:space="preserve">).</w:t>
      </w:r>
    </w:p>
    <w:bookmarkEnd w:id="266"/>
    <w:bookmarkStart w:id="267"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67</w:t>
        </w:r>
      </w:hyperlink>
      <w:r>
        <w:t xml:space="preserve">).</w:t>
      </w:r>
    </w:p>
    <w:p>
      <w:pPr>
        <w:pStyle w:val="Compact"/>
        <w:numPr>
          <w:ilvl w:val="0"/>
          <w:numId w:val="1031"/>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1"/>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1"/>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41</w:t>
        </w:r>
      </w:hyperlink>
      <w:r>
        <w:t xml:space="preserve">).</w:t>
      </w:r>
    </w:p>
    <w:bookmarkEnd w:id="267"/>
    <w:bookmarkStart w:id="268" w:name="sol-half-space-sides"/>
    <w:p>
      <w:pPr>
        <w:pStyle w:val="FirstParagraph"/>
      </w:pPr>
      <w:r>
        <w:rPr>
          <w:i/>
          <w:iCs/>
        </w:rPr>
        <w:t xml:space="preserve">Solution 7</w:t>
      </w:r>
      <w:r>
        <w:t xml:space="preserve">. </w:t>
      </w:r>
    </w:p>
    <w:p>
      <w:pPr>
        <w:numPr>
          <w:ilvl w:val="0"/>
          <w:numId w:val="1032"/>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3"/>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3"/>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3"/>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2"/>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2"/>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68"/>
    <w:bookmarkStart w:id="269" w:name="def-rank-factorization"/>
    <w:p>
      <w:pPr>
        <w:pStyle w:val="FirstParagraph"/>
      </w:pPr>
      <w:r>
        <w:rPr>
          <w:b/>
          <w:bCs/>
        </w:rPr>
        <w:t xml:space="preserve">Definition 51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69"/>
    <w:bookmarkStart w:id="270" w:name="exm-rank-factorization"/>
    <w:p>
      <w:pPr>
        <w:pStyle w:val="FirstParagraph"/>
      </w:pPr>
      <w:r>
        <w:rPr>
          <w:b/>
          <w:bCs/>
        </w:rPr>
        <w:t xml:space="preserve">Example 71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60</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70"/>
    <w:bookmarkStart w:id="271" w:name="thm-rank-factorization"/>
    <w:p>
      <w:pPr>
        <w:pStyle w:val="BodyText"/>
      </w:pPr>
      <w:r>
        <w:rPr>
          <w:b/>
          <w:bCs/>
        </w:rPr>
        <w:t xml:space="preserve">Theorem 42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51</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71"/>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35</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22</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72" w:name="exm-rank-factorization-construct"/>
    <w:p>
      <w:pPr>
        <w:pStyle w:val="BodyText"/>
      </w:pPr>
      <w:r>
        <w:rPr>
          <w:b/>
          <w:bCs/>
        </w:rPr>
        <w:t xml:space="preserve">Example 72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42</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71</w:t>
        </w:r>
      </w:hyperlink>
      <w:r>
        <w:t xml:space="preserve">.</w:t>
      </w:r>
    </w:p>
    <w:bookmarkEnd w:id="272"/>
    <w:bookmarkEnd w:id="273"/>
    <w:bookmarkStart w:id="295"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4" name="Picture"/>
                  <a:graphic>
                    <a:graphicData uri="http://schemas.openxmlformats.org/drawingml/2006/picture">
                      <pic:pic>
                        <pic:nvPicPr>
                          <pic:cNvPr descr="/opt/quarto/share/formats/docx/note.png" id="27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36</w:t>
              </w:r>
            </w:hyperlink>
            <w:r>
              <w:t xml:space="preserve">) instead.</w:t>
            </w:r>
          </w:p>
          <w:p/>
        </w:tc>
      </w:tr>
    </w:tbl>
    <w:bookmarkStart w:id="276" w:name="def-subspace-sum"/>
    <w:p>
      <w:pPr>
        <w:pStyle w:val="BodyText"/>
      </w:pPr>
      <w:r>
        <w:rPr>
          <w:b/>
          <w:bCs/>
        </w:rPr>
        <w:t xml:space="preserve">Definition 52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76"/>
    <w:bookmarkStart w:id="277" w:name="exm-subspace-sum"/>
    <w:p>
      <w:pPr>
        <w:pStyle w:val="FirstParagraph"/>
      </w:pPr>
      <w:r>
        <w:rPr>
          <w:b/>
          <w:bCs/>
        </w:rPr>
        <w:t xml:space="preserve">Example 73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77"/>
    <w:bookmarkStart w:id="278" w:name="exm-sum-not-union"/>
    <w:p>
      <w:pPr>
        <w:pStyle w:val="BodyText"/>
      </w:pPr>
      <w:r>
        <w:rPr>
          <w:b/>
          <w:bCs/>
        </w:rPr>
        <w:t xml:space="preserve">Example 74 (The sum is not the union)</w:t>
      </w:r>
      <w:r>
        <w:t xml:space="preserve"> </w:t>
      </w:r>
      <w:r>
        <w:t xml:space="preserve">For the two lines in</w:t>
      </w:r>
      <w:r>
        <w:t xml:space="preserve"> </w:t>
      </w:r>
      <w:hyperlink w:anchor="exm-subspace-sum">
        <w:r>
          <w:rPr>
            <w:rStyle w:val="Hyperlink"/>
          </w:rPr>
          <w:t xml:space="preserve">Example 73</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78"/>
    <w:bookmarkStart w:id="279" w:name="thm-sum-intersection-subspace"/>
    <w:p>
      <w:pPr>
        <w:pStyle w:val="BodyText"/>
      </w:pPr>
      <w:r>
        <w:rPr>
          <w:b/>
          <w:bCs/>
        </w:rPr>
        <w:t xml:space="preserve">Theorem 43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52</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79"/>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80" w:name="exm-sum-intersection-subspace"/>
    <w:p>
      <w:pPr>
        <w:pStyle w:val="BodyText"/>
      </w:pPr>
      <w:r>
        <w:rPr>
          <w:b/>
          <w:bCs/>
        </w:rPr>
        <w:t xml:space="preserve">Example 75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4"/>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4"/>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80"/>
    <w:bookmarkStart w:id="281" w:name="thm-dim-sum"/>
    <w:p>
      <w:pPr>
        <w:pStyle w:val="FirstParagraph"/>
      </w:pPr>
      <w:r>
        <w:rPr>
          <w:b/>
          <w:bCs/>
        </w:rPr>
        <w:t xml:space="preserve">Theorem 44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81"/>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43</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28</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28</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26</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82" w:name="exm-dim-sum"/>
    <w:p>
      <w:pPr>
        <w:pStyle w:val="BodyText"/>
      </w:pPr>
      <w:r>
        <w:rPr>
          <w:b/>
          <w:bCs/>
        </w:rPr>
        <w:t xml:space="preserve">Example 76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75</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47</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44</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bookmarkEnd w:id="282"/>
    <w:bookmarkStart w:id="283"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283"/>
    <w:p>
      <w:pPr>
        <w:pStyle w:val="BodyText"/>
      </w:pPr>
      <w:r>
        <w:rPr>
          <w:i/>
          <w:iCs/>
        </w:rPr>
        <w:t xml:space="preserve">Proof</w:t>
      </w:r>
      <w:r>
        <w:t xml:space="preserve">. </w:t>
      </w:r>
      <w:r>
        <w:t xml:space="preserve">By</w:t>
      </w:r>
      <w:r>
        <w:t xml:space="preserve"> </w:t>
      </w:r>
      <w:hyperlink w:anchor="thm-dim-sum">
        <w:r>
          <w:rPr>
            <w:rStyle w:val="Hyperlink"/>
          </w:rPr>
          <w:t xml:space="preserve">Theorem 44</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47</w:t>
        </w:r>
      </w:hyperlink>
      <w:r>
        <w:t xml:space="preserve">).</w:t>
      </w:r>
    </w:p>
    <w:bookmarkStart w:id="285" w:name="exm-dim-subadditive"/>
    <w:p>
      <w:pPr>
        <w:pStyle w:val="BodyText"/>
      </w:pPr>
      <w:r>
        <w:rPr>
          <w:b/>
          <w:bCs/>
        </w:rPr>
        <w:t xml:space="preserve">Example 77 (Equality and strict inequality)</w:t>
      </w:r>
      <w:r>
        <w:t xml:space="preserve"> </w:t>
      </w:r>
      <w:r>
        <w:t xml:space="preserve"> </w:t>
      </w:r>
    </w:p>
    <w:p>
      <w:pPr>
        <w:numPr>
          <w:ilvl w:val="0"/>
          <w:numId w:val="1035"/>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73</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73</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5"/>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284">
        <w:r>
          <w:rPr>
            <w:rStyle w:val="Hyperlink"/>
          </w:rPr>
          <w:t xml:space="preserve">strict inequality</w:t>
        </w:r>
      </w:hyperlink>
      <w:r>
        <w:t xml:space="preserve">.</w:t>
      </w:r>
    </w:p>
    <w:bookmarkEnd w:id="285"/>
    <w:bookmarkStart w:id="286" w:name="thm-rank-subadditive"/>
    <w:p>
      <w:pPr>
        <w:pStyle w:val="FirstParagraph"/>
      </w:pPr>
      <w:r>
        <w:rPr>
          <w:b/>
          <w:bCs/>
        </w:rPr>
        <w:t xml:space="preserve">Theorem 45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286"/>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w:t>
      </w:r>
      <w:r>
        <w:t xml:space="preserve"> </w:t>
      </w:r>
      <w:hyperlink w:anchor="thm-sum-intersection-subspace">
        <w:r>
          <w:rPr>
            <w:rStyle w:val="Hyperlink"/>
          </w:rPr>
          <w:t xml:space="preserve">Theorem 43</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29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35</m:t>
              </m:r>
              <m:r>
                <m:rPr>
                  <m:nor/>
                  <m:sty m:val="p"/>
                </m:rPr>
                <m:t>)</m:t>
              </m:r>
            </m:e>
          </m:eqArr>
        </m:oMath>
      </m:oMathPara>
    </w:p>
    <w:bookmarkStart w:id="287" w:name="exm-rank-subadditive"/>
    <w:p>
      <w:pPr>
        <w:pStyle w:val="FirstParagraph"/>
      </w:pPr>
      <w:r>
        <w:rPr>
          <w:b/>
          <w:bCs/>
        </w:rPr>
        <w:t xml:space="preserve">Example 78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6"/>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62</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6"/>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287"/>
    <w:bookmarkStart w:id="288" w:name="def-direct-sum"/>
    <w:p>
      <w:pPr>
        <w:pStyle w:val="FirstParagraph"/>
      </w:pPr>
      <w:r>
        <w:rPr>
          <w:b/>
          <w:bCs/>
        </w:rPr>
        <w:t xml:space="preserve">Definition 53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52</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8"/>
    <w:bookmarkStart w:id="289" w:name="exm-direct-sum"/>
    <w:p>
      <w:pPr>
        <w:pStyle w:val="BodyText"/>
      </w:pPr>
      <w:r>
        <w:rPr>
          <w:b/>
          <w:bCs/>
        </w:rPr>
        <w:t xml:space="preserve">Example 79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7"/>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7"/>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9"/>
    <w:bookmarkStart w:id="290" w:name="exm-not-direct-sum"/>
    <w:p>
      <w:pPr>
        <w:pStyle w:val="BodyText"/>
      </w:pPr>
      <w:r>
        <w:rPr>
          <w:b/>
          <w:bCs/>
        </w:rPr>
        <w:t xml:space="preserve">Example 80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290"/>
    <w:bookmarkStart w:id="291" w:name="thm-direct-sum-equiv"/>
    <w:p>
      <w:pPr>
        <w:pStyle w:val="BodyText"/>
      </w:pPr>
      <w:r>
        <w:rPr>
          <w:b/>
          <w:bCs/>
        </w:rPr>
        <w:t xml:space="preserve">Theorem 46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38"/>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53</w:t>
        </w:r>
      </w:hyperlink>
      <w:r>
        <w:t xml:space="preserve">).</w:t>
      </w:r>
    </w:p>
    <w:p>
      <w:pPr>
        <w:pStyle w:val="Compact"/>
        <w:numPr>
          <w:ilvl w:val="0"/>
          <w:numId w:val="1038"/>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38"/>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291"/>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20</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292" w:name="exm-direct-sum-equiv"/>
    <w:p>
      <w:pPr>
        <w:pStyle w:val="BodyText"/>
      </w:pPr>
      <w:r>
        <w:rPr>
          <w:b/>
          <w:bCs/>
        </w:rPr>
        <w:t xml:space="preserve">Example 81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79</w:t>
        </w:r>
      </w:hyperlink>
      <w:r>
        <w:t xml:space="preserve">:</w:t>
      </w:r>
    </w:p>
    <w:p>
      <w:pPr>
        <w:numPr>
          <w:ilvl w:val="0"/>
          <w:numId w:val="1039"/>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p>
      <w:pPr>
        <w:numPr>
          <w:ilvl w:val="0"/>
          <w:numId w:val="1039"/>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80</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76</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292"/>
    <w:bookmarkStart w:id="293" w:name="def-projection"/>
    <w:p>
      <w:pPr>
        <w:pStyle w:val="BodyText"/>
      </w:pPr>
      <w:r>
        <w:rPr>
          <w:b/>
          <w:bCs/>
        </w:rPr>
        <w:t xml:space="preserve">Definition 54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53</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46</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293"/>
    <w:bookmarkStart w:id="294" w:name="exm-projection"/>
    <w:p>
      <w:pPr>
        <w:pStyle w:val="BodyText"/>
      </w:pPr>
      <w:r>
        <w:rPr>
          <w:b/>
          <w:bCs/>
        </w:rPr>
        <w:t xml:space="preserve">Example 82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53</w:t>
        </w:r>
      </w:hyperlink>
      <w:r>
        <w:t xml:space="preserve">,</w:t>
      </w:r>
      <w:r>
        <w:t xml:space="preserve"> </w:t>
      </w:r>
      <w:hyperlink w:anchor="thm-direct-sum-equiv">
        <w:r>
          <w:rPr>
            <w:rStyle w:val="Hyperlink"/>
          </w:rPr>
          <w:t xml:space="preserve">Theorem 46</w:t>
        </w:r>
      </w:hyperlink>
      <w:r>
        <w:t xml:space="preserve">).</w:t>
      </w:r>
      <w:r>
        <w:t xml:space="preserve"> </w:t>
      </w:r>
      <w:r>
        <w:t xml:space="preserve">The same vector has a different projection onto the same subspace</w:t>
      </w:r>
      <w:r>
        <w:t xml:space="preserve"> </w:t>
      </w:r>
      <w:r>
        <w:t xml:space="preserve">when the complement changes.</w:t>
      </w:r>
    </w:p>
    <w:bookmarkEnd w:id="294"/>
    <w:bookmarkEnd w:id="295"/>
    <w:bookmarkStart w:id="309" w:name="sec-orthogonal-complements"/>
    <w:p>
      <w:pPr>
        <w:pStyle w:val="Heading2"/>
      </w:pPr>
      <w:r>
        <w:t xml:space="preserve">8 Orthogonal complements</w:t>
      </w:r>
    </w:p>
    <w:bookmarkStart w:id="296" w:name="thm-dot-linear"/>
    <w:p>
      <w:pPr>
        <w:pStyle w:val="FirstParagraph"/>
      </w:pPr>
      <w:r>
        <w:rPr>
          <w:b/>
          <w:bCs/>
        </w:rPr>
        <w:t xml:space="preserve">Theorem 47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296"/>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297" w:name="exm-dot-linear"/>
    <w:p>
      <w:pPr>
        <w:pStyle w:val="BodyText"/>
      </w:pPr>
      <w:r>
        <w:rPr>
          <w:b/>
          <w:bCs/>
        </w:rPr>
        <w:t xml:space="preserve">Example 83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47</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297"/>
    <w:bookmarkStart w:id="298" w:name="def-orthogonal-complement"/>
    <w:p>
      <w:pPr>
        <w:pStyle w:val="BodyText"/>
      </w:pPr>
      <w:r>
        <w:rPr>
          <w:b/>
          <w:bCs/>
        </w:rPr>
        <w:t xml:space="preserve">Definition 55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r>
        <w:t xml:space="preserve"> </w:t>
      </w:r>
      <m:oMath>
        <m:r>
          <m:rPr>
            <m:scr m:val="script"/>
            <m:sty m:val="p"/>
          </m:rPr>
          <m:t>X</m:t>
        </m:r>
      </m:oMath>
      <w:r>
        <w:t xml:space="preserve"> </w:t>
      </w:r>
      <w:r>
        <w:t xml:space="preserve">need not be a subspace.</w:t>
      </w:r>
    </w:p>
    <w:bookmarkEnd w:id="298"/>
    <w:bookmarkStart w:id="299" w:name="exm-orthogonal-complement"/>
    <w:p>
      <w:pPr>
        <w:pStyle w:val="BodyText"/>
      </w:pPr>
      <w:r>
        <w:rPr>
          <w:b/>
          <w:bCs/>
        </w:rPr>
        <w:t xml:space="preserve">Example 84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1"/>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1"/>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1"/>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299"/>
    <w:bookmarkStart w:id="300" w:name="thm-orthogonal-complement-subspace"/>
    <w:p>
      <w:pPr>
        <w:pStyle w:val="FirstParagraph"/>
      </w:pPr>
      <w:r>
        <w:rPr>
          <w:b/>
          <w:bCs/>
        </w:rPr>
        <w:t xml:space="preserve">Theorem 48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55</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300"/>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47</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01" w:name="exm-orthogonal-complement-subspace"/>
    <w:p>
      <w:pPr>
        <w:pStyle w:val="BodyText"/>
      </w:pPr>
      <w:r>
        <w:rPr>
          <w:b/>
          <w:bCs/>
        </w:rPr>
        <w:t xml:space="preserve">Example 85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21</w:t>
        </w:r>
      </w:hyperlink>
      <w:r>
        <w:t xml:space="preserve">,</w:t>
      </w:r>
      <w:r>
        <w:t xml:space="preserve"> </w:t>
      </w:r>
      <w:r>
        <w:t xml:space="preserve">as</w:t>
      </w:r>
      <w:r>
        <w:t xml:space="preserve"> </w:t>
      </w:r>
      <w:hyperlink w:anchor="thm-orthogonal-complement-subspace">
        <w:r>
          <w:rPr>
            <w:rStyle w:val="Hyperlink"/>
          </w:rPr>
          <w:t xml:space="preserve">Theorem 48</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7</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01"/>
    <w:bookmarkStart w:id="302" w:name="thm-complement-null-space"/>
    <w:p>
      <w:pPr>
        <w:pStyle w:val="BodyText"/>
      </w:pPr>
      <w:r>
        <w:rPr>
          <w:b/>
          <w:bCs/>
        </w:rPr>
        <w:t xml:space="preserve">Theorem 49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02"/>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03" w:name="exm-complement-null-space"/>
    <w:p>
      <w:pPr>
        <w:pStyle w:val="BodyText"/>
      </w:pPr>
      <w:r>
        <w:rPr>
          <w:b/>
          <w:bCs/>
        </w:rPr>
        <w:t xml:space="preserve">Example 86 (The complement of the column space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55</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49</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03"/>
    <w:bookmarkStart w:id="304" w:name="thm-orthogonal-direct-sum"/>
    <w:p>
      <w:pPr>
        <w:pStyle w:val="FirstParagraph"/>
      </w:pPr>
      <w:r>
        <w:rPr>
          <w:b/>
          <w:bCs/>
        </w:rPr>
        <w:t xml:space="preserve">Theorem 50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2"/>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2"/>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2"/>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53</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46</w:t>
        </w:r>
      </w:hyperlink>
      <w:r>
        <w:t xml:space="preserve">).</w:t>
      </w:r>
    </w:p>
    <w:bookmarkEnd w:id="304"/>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49</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38</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35</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43</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44</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47</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46</w:t>
        </w:r>
      </w:hyperlink>
      <w:r>
        <w:t xml:space="preserve"> </w:t>
      </w:r>
      <w:r>
        <w:t xml:space="preserve">(statement 1 implies statement 3).</w:t>
      </w:r>
    </w:p>
    <w:bookmarkStart w:id="305" w:name="exm-orthogonal-direct-sum"/>
    <w:p>
      <w:pPr>
        <w:pStyle w:val="BodyText"/>
      </w:pPr>
      <w:r>
        <w:rPr>
          <w:b/>
          <w:bCs/>
        </w:rPr>
        <w:t xml:space="preserve">Example 87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05"/>
    <w:bookmarkStart w:id="306" w:name="thm-double-complement"/>
    <w:p>
      <w:pPr>
        <w:pStyle w:val="FirstParagraph"/>
      </w:pPr>
      <w:r>
        <w:rPr>
          <w:b/>
          <w:bCs/>
        </w:rPr>
        <w:t xml:space="preserve">Theorem 51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06"/>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55</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part 2 of</w:t>
      </w:r>
      <w:r>
        <w:t xml:space="preserve"> </w:t>
      </w:r>
      <w:hyperlink w:anchor="thm-orthogonal-direct-sum">
        <w:r>
          <w:rPr>
            <w:rStyle w:val="Hyperlink"/>
          </w:rPr>
          <w:t xml:space="preserve">Theorem 50</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50</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50</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30</w:t>
        </w:r>
      </w:hyperlink>
      <w:r>
        <w:t xml:space="preserve">).</w:t>
      </w:r>
    </w:p>
    <w:bookmarkStart w:id="307" w:name="exm-double-complement"/>
    <w:p>
      <w:pPr>
        <w:pStyle w:val="BodyText"/>
      </w:pPr>
      <w:r>
        <w:rPr>
          <w:b/>
          <w:bCs/>
        </w:rPr>
        <w:t xml:space="preserve">Example 88 (Back to the line)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07"/>
    <w:bookmarkStart w:id="308" w:name="exm-double-complement-fails"/>
    <w:p>
      <w:pPr>
        <w:pStyle w:val="FirstParagraph"/>
      </w:pPr>
      <w:r>
        <w:rPr>
          <w:b/>
          <w:bCs/>
        </w:rPr>
        <w:t xml:space="preserve">Example 89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88</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51</w:t>
        </w:r>
      </w:hyperlink>
      <w:r>
        <w:t xml:space="preserve"> </w:t>
      </w:r>
      <w:r>
        <w:t xml:space="preserve">needs</w:t>
      </w:r>
      <w:r>
        <w:t xml:space="preserve"> </w:t>
      </w:r>
      <m:oMath>
        <m:r>
          <m:rPr>
            <m:scr m:val="script"/>
            <m:sty m:val="p"/>
          </m:rPr>
          <m:t>S</m:t>
        </m:r>
      </m:oMath>
      <w:r>
        <w:t xml:space="preserve"> </w:t>
      </w:r>
      <w:r>
        <w:t xml:space="preserve">to be a subspace.</w:t>
      </w:r>
    </w:p>
    <w:bookmarkEnd w:id="308"/>
    <w:bookmarkEnd w:id="309"/>
    <w:bookmarkStart w:id="312" w:name="sec-fundamental-theorem"/>
    <w:p>
      <w:pPr>
        <w:pStyle w:val="Heading2"/>
      </w:pPr>
      <w:r>
        <w:t xml:space="preserve">9 The fundamental theorem of linear algebra</w:t>
      </w:r>
    </w:p>
    <w:bookmarkStart w:id="310" w:name="thm-fundamental-subspaces"/>
    <w:p>
      <w:pPr>
        <w:pStyle w:val="FirstParagraph"/>
      </w:pPr>
      <w:r>
        <w:rPr>
          <w:b/>
          <w:bCs/>
        </w:rPr>
        <w:t xml:space="preserve">Theorem 52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3"/>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3"/>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3"/>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10"/>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49</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50</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51</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35</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35</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38</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48</w:t>
        </w:r>
      </w:hyperlink>
      <w:r>
        <w:t xml:space="preserve">,</w:t>
      </w:r>
      <w:r>
        <w:t xml:space="preserve"> </w:t>
      </w:r>
      <w:hyperlink w:anchor="thm-rank-nullity">
        <w:r>
          <w:rPr>
            <w:rStyle w:val="Hyperlink"/>
          </w:rPr>
          <w:t xml:space="preserve">Theorem 36</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11" w:name="exm-fundamental-subspaces"/>
    <w:p>
      <w:pPr>
        <w:pStyle w:val="BodyText"/>
      </w:pPr>
      <w:r>
        <w:rPr>
          <w:b/>
          <w:bCs/>
        </w:rPr>
        <w:t xml:space="preserve">Example 90 (The four subspaces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60</w:t>
        </w:r>
      </w:hyperlink>
      <w:r>
        <w:t xml:space="preserve">).</w:t>
      </w:r>
    </w:p>
    <w:p>
      <w:pPr>
        <w:numPr>
          <w:ilvl w:val="0"/>
          <w:numId w:val="1044"/>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5"/>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61</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4"/>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86</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47</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11"/>
    <w:bookmarkEnd w:id="312"/>
    <w:bookmarkStart w:id="323" w:name="sec-inner-products"/>
    <w:p>
      <w:pPr>
        <w:pStyle w:val="Heading2"/>
      </w:pPr>
      <w:r>
        <w:t xml:space="preserve">10 Inner products</w:t>
      </w:r>
    </w:p>
    <w:bookmarkStart w:id="313" w:name="def-inner-product"/>
    <w:p>
      <w:pPr>
        <w:pStyle w:val="FirstParagraph"/>
      </w:pPr>
      <w:r>
        <w:rPr>
          <w:b/>
          <w:bCs/>
        </w:rPr>
        <w:t xml:space="preserve">Definition 56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6"/>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6"/>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6"/>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6"/>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13"/>
    <w:bookmarkStart w:id="314" w:name="rem-inner-product-other-sources"/>
    <w:p>
      <w:pPr>
        <w:pStyle w:val="FirstParagraph"/>
      </w:pPr>
      <w:r>
        <w:rPr>
          <w:i/>
          <w:iCs/>
        </w:rPr>
        <w:t xml:space="preserve">Remark 15</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14"/>
    <w:bookmarkStart w:id="315" w:name="exm-dot-product-inner-product"/>
    <w:p>
      <w:pPr>
        <w:pStyle w:val="BodyText"/>
      </w:pPr>
      <w:r>
        <w:rPr>
          <w:b/>
          <w:bCs/>
        </w:rPr>
        <w:t xml:space="preserve">Example 91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56</w:t>
        </w:r>
      </w:hyperlink>
      <w:r>
        <w:t xml:space="preserve"> </w:t>
      </w:r>
      <w:r>
        <w:t xml:space="preserve">holds:</w:t>
      </w:r>
    </w:p>
    <w:p>
      <w:pPr>
        <w:pStyle w:val="Compact"/>
        <w:numPr>
          <w:ilvl w:val="0"/>
          <w:numId w:val="1047"/>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7"/>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7"/>
        </w:numPr>
      </w:pPr>
      <w:r>
        <w:rPr>
          <w:b/>
          <w:bCs/>
        </w:rPr>
        <w:t xml:space="preserve">linearity in the first slot</w:t>
      </w:r>
      <w:r>
        <w:t xml:space="preserve">: this property is the first-slot half of</w:t>
      </w:r>
      <w:r>
        <w:t xml:space="preserve"> </w:t>
      </w:r>
      <w:hyperlink w:anchor="thm-dot-linear">
        <w:r>
          <w:rPr>
            <w:rStyle w:val="Hyperlink"/>
          </w:rPr>
          <w:t xml:space="preserve">Theorem 47</w:t>
        </w:r>
      </w:hyperlink>
      <w:r>
        <w:t xml:space="preserve">;</w:t>
      </w:r>
    </w:p>
    <w:p>
      <w:pPr>
        <w:pStyle w:val="Compact"/>
        <w:numPr>
          <w:ilvl w:val="0"/>
          <w:numId w:val="1047"/>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15"/>
    <w:bookmarkStart w:id="316" w:name="def-inner-product-space"/>
    <w:p>
      <w:pPr>
        <w:pStyle w:val="BodyText"/>
      </w:pPr>
      <w:r>
        <w:rPr>
          <w:b/>
          <w:bCs/>
        </w:rPr>
        <w:t xml:space="preserve">Definition 57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56</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16"/>
    <w:bookmarkStart w:id="317" w:name="exm-inner-product-space"/>
    <w:p>
      <w:pPr>
        <w:pStyle w:val="BodyText"/>
      </w:pPr>
      <w:r>
        <w:rPr>
          <w:b/>
          <w:bCs/>
        </w:rPr>
        <w:t xml:space="preserve">Example 92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91</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17"/>
    <w:bookmarkStart w:id="318" w:name="exm-weighted-inner-product"/>
    <w:p>
      <w:pPr>
        <w:pStyle w:val="BodyText"/>
      </w:pPr>
      <w:r>
        <w:rPr>
          <w:b/>
          <w:bCs/>
        </w:rPr>
        <w:t xml:space="preserve">Example 93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4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48"/>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 see the derivation after this list;</w:t>
      </w:r>
    </w:p>
    <w:p>
      <w:pPr>
        <w:pStyle w:val="Compact"/>
        <w:numPr>
          <w:ilvl w:val="0"/>
          <w:numId w:val="1048"/>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18"/>
    <w:bookmarkStart w:id="320" w:name="exm-not-inner-product"/>
    <w:p>
      <w:pPr>
        <w:pStyle w:val="FirstParagraph"/>
      </w:pPr>
      <w:r>
        <w:rPr>
          <w:b/>
          <w:bCs/>
        </w:rPr>
        <w:t xml:space="preserve">Example 94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56</w:t>
        </w:r>
      </w:hyperlink>
      <w:r>
        <w:t xml:space="preserve">, but not all four:</w:t>
      </w:r>
    </w:p>
    <w:p>
      <w:pPr>
        <w:numPr>
          <w:ilvl w:val="0"/>
          <w:numId w:val="1049"/>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19">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20"/>
    <w:bookmarkStart w:id="321" w:name="def-orthogonal-inner-product"/>
    <w:p>
      <w:pPr>
        <w:pStyle w:val="FirstParagraph"/>
      </w:pPr>
      <w:r>
        <w:rPr>
          <w:b/>
          <w:bCs/>
        </w:rPr>
        <w:t xml:space="preserve">Definition 58 (Orthogonality in an inner product space)</w:t>
      </w:r>
      <w:r>
        <w:t xml:space="preserve"> </w:t>
      </w:r>
      <w:r>
        <w:t xml:space="preserve">In an inner product space (</w:t>
      </w:r>
      <w:hyperlink w:anchor="def-inner-product-space">
        <w:r>
          <w:rPr>
            <w:rStyle w:val="Hyperlink"/>
          </w:rPr>
          <w:t xml:space="preserve">Definition 57</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r>
        <w:t xml:space="preserve"> </w:t>
      </w:r>
      <w:r>
        <w:t xml:space="preserve">With the dot product as the inner product (</w:t>
      </w:r>
      <w:hyperlink w:anchor="exm-dot-product-inner-product">
        <w:r>
          <w:rPr>
            <w:rStyle w:val="Hyperlink"/>
          </w:rPr>
          <w:t xml:space="preserve">Example 91</w:t>
        </w:r>
      </w:hyperlink>
      <w:r>
        <w:t xml:space="preserve">),</w:t>
      </w:r>
      <w:r>
        <w:t xml:space="preserve"> </w:t>
      </w:r>
      <w:r>
        <w:t xml:space="preserve">this condition is orthogonality as in</w:t>
      </w:r>
      <w:r>
        <w:t xml:space="preserve"> </w:t>
      </w:r>
      <w:hyperlink w:anchor="def-orthogonal-vectors">
        <w:r>
          <w:rPr>
            <w:rStyle w:val="Hyperlink"/>
          </w:rPr>
          <w:t xml:space="preserve">Definition 13</w:t>
        </w:r>
      </w:hyperlink>
      <w:r>
        <w:t xml:space="preserve">.</w:t>
      </w:r>
    </w:p>
    <w:bookmarkEnd w:id="321"/>
    <w:bookmarkStart w:id="322" w:name="exm-orthogonal-inner-product"/>
    <w:p>
      <w:pPr>
        <w:pStyle w:val="BodyText"/>
      </w:pPr>
      <w:r>
        <w:rPr>
          <w:b/>
          <w:bCs/>
        </w:rPr>
        <w:t xml:space="preserve">Example 95 (Orthogonality depends on the inner product)</w:t>
      </w:r>
      <w:r>
        <w:t xml:space="preserve"> </w:t>
      </w:r>
      <w:r>
        <w:t xml:space="preserve">Take the weighted inner product of</w:t>
      </w:r>
      <w:r>
        <w:t xml:space="preserve"> </w:t>
      </w:r>
      <w:hyperlink w:anchor="exm-weighted-inner-product">
        <w:r>
          <w:rPr>
            <w:rStyle w:val="Hyperlink"/>
          </w:rPr>
          <w:t xml:space="preserve">Example 93</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22"/>
    <w:bookmarkEnd w:id="323"/>
    <w:bookmarkStart w:id="349"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24" name="Picture"/>
                  <a:graphic>
                    <a:graphicData uri="http://schemas.openxmlformats.org/drawingml/2006/picture">
                      <pic:pic>
                        <pic:nvPicPr>
                          <pic:cNvPr descr="/opt/quarto/share/formats/docx/note.png" id="32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26" w:name="thm-norm-properties"/>
    <w:p>
      <w:pPr>
        <w:pStyle w:val="BodyText"/>
      </w:pPr>
      <w:r>
        <w:rPr>
          <w:b/>
          <w:bCs/>
        </w:rPr>
        <w:t xml:space="preserve">Theorem 53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0"/>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0"/>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26"/>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27" w:name="exm-norm-properties"/>
    <w:p>
      <w:pPr>
        <w:pStyle w:val="FirstParagraph"/>
      </w:pPr>
      <w:r>
        <w:rPr>
          <w:b/>
          <w:bCs/>
        </w:rPr>
        <w:t xml:space="preserve">Example 96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9</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9</w:t>
        </w:r>
      </w:hyperlink>
      <w:r>
        <w:t xml:space="preserve">.</w:t>
      </w:r>
    </w:p>
    <w:bookmarkEnd w:id="327"/>
    <w:bookmarkStart w:id="328" w:name="thm-norm-sum-square"/>
    <w:p>
      <w:pPr>
        <w:pStyle w:val="BodyText"/>
      </w:pPr>
      <w:r>
        <w:rPr>
          <w:b/>
          <w:bCs/>
        </w:rPr>
        <w:t xml:space="preserve">Theorem 54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28"/>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47</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47</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29" w:name="exm-norm-sum-square"/>
    <w:p>
      <w:pPr>
        <w:pStyle w:val="BodyText"/>
      </w:pPr>
      <w:r>
        <w:rPr>
          <w:b/>
          <w:bCs/>
        </w:rPr>
        <w:t xml:space="preserve">Example 97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29"/>
    <w:bookmarkStart w:id="330" w:name="thm-cauchy-schwarz"/>
    <w:p>
      <w:pPr>
        <w:pStyle w:val="BodyText"/>
      </w:pPr>
      <w:r>
        <w:rPr>
          <w:b/>
          <w:bCs/>
        </w:rPr>
        <w:t xml:space="preserve">Theorem 55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30"/>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5"/>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31"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31"/>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53</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1"/>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1"/>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32" w:name="exm-cauchy-schwarz"/>
    <w:p>
      <w:pPr>
        <w:pStyle w:val="FirstParagraph"/>
      </w:pPr>
      <w:r>
        <w:rPr>
          <w:b/>
          <w:bCs/>
        </w:rPr>
        <w:t xml:space="preserve">Example 98 (A strict case and an equality case)</w:t>
      </w:r>
      <w:r>
        <w:t xml:space="preserve"> </w:t>
      </w:r>
      <w:r>
        <w:t xml:space="preserve"> </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32"/>
    <w:bookmarkStart w:id="333" w:name="thm-triangle-inequality"/>
    <w:p>
      <w:pPr>
        <w:pStyle w:val="FirstParagraph"/>
      </w:pPr>
      <w:r>
        <w:rPr>
          <w:b/>
          <w:bCs/>
        </w:rPr>
        <w:t xml:space="preserve">Theorem 56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33"/>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55</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53</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34" w:name="exm-triangle-inequality"/>
    <w:p>
      <w:pPr>
        <w:pStyle w:val="BodyText"/>
      </w:pPr>
      <w:r>
        <w:rPr>
          <w:b/>
          <w:bCs/>
        </w:rPr>
        <w:t xml:space="preserve">Example 99 (A strict case and an equality case)</w:t>
      </w:r>
      <w:r>
        <w:t xml:space="preserve"> </w:t>
      </w:r>
      <w:r>
        <w:t xml:space="preserve"> </w:t>
      </w:r>
    </w:p>
    <w:p>
      <w:pPr>
        <w:numPr>
          <w:ilvl w:val="0"/>
          <w:numId w:val="1053"/>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3"/>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34"/>
    <w:bookmarkStart w:id="335" w:name="def-norm"/>
    <w:p>
      <w:pPr>
        <w:pStyle w:val="FirstParagraph"/>
      </w:pPr>
      <w:r>
        <w:rPr>
          <w:b/>
          <w:bCs/>
        </w:rPr>
        <w:t xml:space="preserve">Definition 59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4"/>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4"/>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4"/>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35"/>
    <w:bookmarkStart w:id="336" w:name="exm-norm-euclidean"/>
    <w:p>
      <w:pPr>
        <w:pStyle w:val="BodyText"/>
      </w:pPr>
      <w:r>
        <w:rPr>
          <w:b/>
          <w:bCs/>
        </w:rPr>
        <w:t xml:space="preserve">Example 100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5"/>
        </w:numPr>
      </w:pPr>
      <w:r>
        <w:t xml:space="preserve">Positivity and absolute homogeneity hold by</w:t>
      </w:r>
      <w:r>
        <w:t xml:space="preserve"> </w:t>
      </w:r>
      <w:hyperlink w:anchor="thm-norm-properties">
        <w:r>
          <w:rPr>
            <w:rStyle w:val="Hyperlink"/>
          </w:rPr>
          <w:t xml:space="preserve">Theorem 53</w:t>
        </w:r>
      </w:hyperlink>
      <w:r>
        <w:t xml:space="preserve">.</w:t>
      </w:r>
    </w:p>
    <w:p>
      <w:pPr>
        <w:pStyle w:val="Compact"/>
        <w:numPr>
          <w:ilvl w:val="0"/>
          <w:numId w:val="1055"/>
        </w:numPr>
      </w:pPr>
      <w:r>
        <w:t xml:space="preserve">The triangle inequality holds by</w:t>
      </w:r>
      <w:r>
        <w:t xml:space="preserve"> </w:t>
      </w:r>
      <w:hyperlink w:anchor="thm-triangle-inequality">
        <w:r>
          <w:rPr>
            <w:rStyle w:val="Hyperlink"/>
          </w:rPr>
          <w:t xml:space="preserve">Theorem 56</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57</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36"/>
    <w:bookmarkStart w:id="337" w:name="def-vector-p-norm"/>
    <w:p>
      <w:pPr>
        <w:pStyle w:val="BodyText"/>
      </w:pPr>
      <w:r>
        <w:rPr>
          <w:b/>
          <w:bCs/>
        </w:rPr>
        <w:t xml:space="preserve">Definition 60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37"/>
    <w:bookmarkStart w:id="338" w:name="exm-vector-p-norm"/>
    <w:p>
      <w:pPr>
        <w:pStyle w:val="FirstParagraph"/>
      </w:pPr>
      <w:r>
        <w:rPr>
          <w:b/>
          <w:bCs/>
        </w:rPr>
        <w:t xml:space="preserve">Example 101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6"/>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6"/>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6"/>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38"/>
    <w:bookmarkStart w:id="339" w:name="rem-vector-norms-sparsity"/>
    <w:p>
      <w:pPr>
        <w:pStyle w:val="FirstParagraph"/>
      </w:pPr>
      <w:r>
        <w:rPr>
          <w:i/>
          <w:iCs/>
        </w:rPr>
        <w:t xml:space="preserve">Remark 16</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7"/>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7"/>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7"/>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39"/>
    <w:bookmarkStart w:id="340" w:name="thm-vector-p-norm"/>
    <w:p>
      <w:pPr>
        <w:pStyle w:val="BodyText"/>
      </w:pPr>
      <w:r>
        <w:rPr>
          <w:b/>
          <w:bCs/>
        </w:rPr>
        <w:t xml:space="preserve">Theorem 57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58"/>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14</w:t>
        </w:r>
      </w:hyperlink>
      <w:r>
        <w:t xml:space="preserve">).</w:t>
      </w:r>
    </w:p>
    <w:p>
      <w:pPr>
        <w:pStyle w:val="Compact"/>
        <w:numPr>
          <w:ilvl w:val="0"/>
          <w:numId w:val="1058"/>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58"/>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59</w:t>
        </w:r>
      </w:hyperlink>
      <w:r>
        <w:t xml:space="preserve">).</w:t>
      </w:r>
    </w:p>
    <w:bookmarkEnd w:id="34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60</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59"/>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59"/>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59"/>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41" w:name="exm-vector-p-norm-limit"/>
    <w:p>
      <w:pPr>
        <w:pStyle w:val="BodyText"/>
      </w:pPr>
      <w:r>
        <w:rPr>
          <w:b/>
          <w:bCs/>
        </w:rPr>
        <w:t xml:space="preserve">Example 102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57</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41"/>
    <w:bookmarkStart w:id="342" w:name="def-cosine-sine"/>
    <w:p>
      <w:pPr>
        <w:pStyle w:val="BodyText"/>
      </w:pPr>
      <w:r>
        <w:rPr>
          <w:b/>
          <w:bCs/>
        </w:rPr>
        <w:t xml:space="preserve">Definition 61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42"/>
    <w:bookmarkStart w:id="343" w:name="exm-cosine-sine"/>
    <w:p>
      <w:pPr>
        <w:pStyle w:val="BodyText"/>
      </w:pPr>
      <w:r>
        <w:rPr>
          <w:b/>
          <w:bCs/>
        </w:rPr>
        <w:t xml:space="preserve">Example 103 (Cosines and sines of some angles)</w:t>
      </w:r>
      <w:r>
        <w:t xml:space="preserve"> </w:t>
      </w:r>
      <w:r>
        <w:t xml:space="preserve"> </w:t>
      </w:r>
    </w:p>
    <w:p>
      <w:pPr>
        <w:numPr>
          <w:ilvl w:val="0"/>
          <w:numId w:val="1060"/>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60"/>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60"/>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60"/>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43"/>
    <w:bookmarkStart w:id="344" w:name="def-angle"/>
    <w:p>
      <w:pPr>
        <w:pStyle w:val="BodyText"/>
      </w:pPr>
      <w:r>
        <w:rPr>
          <w:b/>
          <w:bCs/>
        </w:rPr>
        <w:t xml:space="preserve">Definition 62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61</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4"/>
    <w:bookmarkStart w:id="345" w:name="rem-angle-well-defined"/>
    <w:p>
      <w:pPr>
        <w:pStyle w:val="FirstParagraph"/>
      </w:pPr>
      <w:r>
        <w:rPr>
          <w:i/>
          <w:iCs/>
        </w:rPr>
        <w:t xml:space="preserve">Remark 17</w:t>
      </w:r>
      <w:r>
        <w:t xml:space="preserve"> (Why the angle is well defined). </w:t>
      </w:r>
      <w:r>
        <w:t xml:space="preserve">The denominator is positive, because both vectors are nonzero (</w:t>
      </w:r>
      <w:hyperlink w:anchor="thm-norm-properties">
        <w:r>
          <w:rPr>
            <w:rStyle w:val="Hyperlink"/>
          </w:rPr>
          <w:t xml:space="preserve">Theorem 53</w:t>
        </w:r>
      </w:hyperlink>
      <w:r>
        <w:t xml:space="preserve">),</w:t>
      </w:r>
      <w:r>
        <w:t xml:space="preserve"> </w:t>
      </w:r>
      <w:r>
        <w:t xml:space="preserve">and by</w:t>
      </w:r>
      <w:r>
        <w:t xml:space="preserve"> </w:t>
      </w:r>
      <w:hyperlink w:anchor="thm-cauchy-schwarz">
        <w:r>
          <w:rPr>
            <w:rStyle w:val="Hyperlink"/>
          </w:rPr>
          <w:t xml:space="preserve">Theorem 55</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45"/>
    <w:bookmarkStart w:id="346" w:name="exm-angle"/>
    <w:p>
      <w:pPr>
        <w:pStyle w:val="BodyText"/>
      </w:pPr>
      <w:r>
        <w:rPr>
          <w:b/>
          <w:bCs/>
        </w:rPr>
        <w:t xml:space="preserve">Example 104 (Some angles in the plane)</w:t>
      </w:r>
      <w:r>
        <w:t xml:space="preserve"> </w:t>
      </w:r>
      <w:r>
        <w:t xml:space="preserve"> </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1"/>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46"/>
    <w:bookmarkStart w:id="347" w:name="def-cosine-similarity"/>
    <w:p>
      <w:pPr>
        <w:pStyle w:val="FirstParagraph"/>
      </w:pPr>
      <w:r>
        <w:rPr>
          <w:b/>
          <w:bCs/>
        </w:rPr>
        <w:t xml:space="preserve">Definition 63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 cosine of the angle between them (</w:t>
      </w:r>
      <w:hyperlink w:anchor="def-angle">
        <w:r>
          <w:rPr>
            <w:rStyle w:val="Hyperlink"/>
          </w:rPr>
          <w:t xml:space="preserve">Definition 62</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pStyle w:val="FirstParagraph"/>
      </w:pPr>
      <w:r>
        <w:t xml:space="preserve">In a general real inner product space (</w:t>
      </w:r>
      <w:hyperlink w:anchor="def-inner-product-space">
        <w:r>
          <w:rPr>
            <w:rStyle w:val="Hyperlink"/>
          </w:rPr>
          <w:t xml:space="preserve">Definition 57</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 cosine similarity 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7"/>
    <w:bookmarkStart w:id="348" w:name="exm-cosine-similarity"/>
    <w:p>
      <w:pPr>
        <w:pStyle w:val="FirstParagraph"/>
      </w:pPr>
      <w:r>
        <w:rPr>
          <w:b/>
          <w:bCs/>
        </w:rPr>
        <w:t xml:space="preserve">Example 105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2"/>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2"/>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2"/>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48"/>
    <w:bookmarkEnd w:id="349"/>
    <w:bookmarkStart w:id="368"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0" name="Picture"/>
                  <a:graphic>
                    <a:graphicData uri="http://schemas.openxmlformats.org/drawingml/2006/picture">
                      <pic:pic>
                        <pic:nvPicPr>
                          <pic:cNvPr descr="/opt/quarto/share/formats/docx/note.png" id="351"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52" w:name="thm-dot-linear-sum"/>
    <w:p>
      <w:pPr>
        <w:pStyle w:val="BodyText"/>
      </w:pPr>
      <w:r>
        <w:rPr>
          <w:b/>
          <w:bCs/>
        </w:rPr>
        <w:t xml:space="preserve">Theorem 58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52"/>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53" w:name="exm-dot-linear-sum"/>
    <w:p>
      <w:pPr>
        <w:pStyle w:val="FirstParagraph"/>
      </w:pPr>
      <w:r>
        <w:rPr>
          <w:b/>
          <w:bCs/>
        </w:rPr>
        <w:t xml:space="preserve">Example 106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58</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53"/>
    <w:bookmarkStart w:id="354" w:name="thm-orthonormal-independent"/>
    <w:p>
      <w:pPr>
        <w:pStyle w:val="BodyText"/>
      </w:pPr>
      <w:r>
        <w:rPr>
          <w:b/>
          <w:bCs/>
        </w:rPr>
        <w:t xml:space="preserve">Theorem 59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54"/>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55" w:name="exm-orthonormal-independent"/>
    <w:p>
      <w:pPr>
        <w:pStyle w:val="BodyText"/>
      </w:pPr>
      <w:r>
        <w:rPr>
          <w:b/>
          <w:bCs/>
        </w:rPr>
        <w:t xml:space="preserve">Example 107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59</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55"/>
    <w:bookmarkStart w:id="356" w:name="def-orthonormal-basis"/>
    <w:p>
      <w:pPr>
        <w:pStyle w:val="BodyText"/>
      </w:pPr>
      <w:r>
        <w:rPr>
          <w:b/>
          <w:bCs/>
        </w:rPr>
        <w:t xml:space="preserve">Definition 64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56"/>
    <w:bookmarkStart w:id="357" w:name="exm-orthonormal-basis"/>
    <w:p>
      <w:pPr>
        <w:pStyle w:val="BodyText"/>
      </w:pPr>
      <w:r>
        <w:rPr>
          <w:b/>
          <w:bCs/>
        </w:rPr>
        <w:t xml:space="preserve">Example 108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3"/>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5"/>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47</w:t>
        </w:r>
      </w:hyperlink>
      <w:r>
        <w:t xml:space="preserve">).</w:t>
      </w:r>
    </w:p>
    <w:p>
      <w:pPr>
        <w:pStyle w:val="Compact"/>
        <w:numPr>
          <w:ilvl w:val="0"/>
          <w:numId w:val="1063"/>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107</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57"/>
    <w:bookmarkStart w:id="358" w:name="exm-not-orthonormal-basis"/>
    <w:p>
      <w:pPr>
        <w:pStyle w:val="FirstParagraph"/>
      </w:pPr>
      <w:r>
        <w:rPr>
          <w:b/>
          <w:bCs/>
        </w:rPr>
        <w:t xml:space="preserve">Example 109 (Bases that are not orthonormal, and orthonormal lists that are not bases)</w:t>
      </w:r>
      <w:r>
        <w:t xml:space="preserve"> </w:t>
      </w:r>
      <w:r>
        <w:t xml:space="preserve"> </w:t>
      </w:r>
    </w:p>
    <w:p>
      <w:pPr>
        <w:pStyle w:val="Compact"/>
        <w:numPr>
          <w:ilvl w:val="0"/>
          <w:numId w:val="1064"/>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42</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4"/>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58"/>
    <w:bookmarkStart w:id="359" w:name="thm-orthonormal-expansion"/>
    <w:p>
      <w:pPr>
        <w:pStyle w:val="FirstParagraph"/>
      </w:pPr>
      <w:r>
        <w:rPr>
          <w:b/>
          <w:bCs/>
        </w:rPr>
        <w:t xml:space="preserve">Theorem 60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59"/>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60" w:name="exm-orthonormal-expansion"/>
    <w:p>
      <w:pPr>
        <w:pStyle w:val="BodyText"/>
      </w:pPr>
      <w:r>
        <w:rPr>
          <w:b/>
          <w:bCs/>
        </w:rPr>
        <w:t xml:space="preserve">Example 110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108</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60</w:t>
        </w:r>
      </w:hyperlink>
      <w:r>
        <w:t xml:space="preserve"> </w:t>
      </w:r>
      <w:r>
        <w:t xml:space="preserve">says.</w:t>
      </w:r>
    </w:p>
    <w:bookmarkEnd w:id="360"/>
    <w:bookmarkStart w:id="361" w:name="def-gram-schmidt"/>
    <w:p>
      <w:pPr>
        <w:pStyle w:val="BodyText"/>
      </w:pPr>
      <w:r>
        <w:rPr>
          <w:b/>
          <w:bCs/>
        </w:rPr>
        <w:t xml:space="preserve">Definition 65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5"/>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5"/>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5"/>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61"/>
    <w:bookmarkStart w:id="362" w:name="exm-gram-schmidt"/>
    <w:p>
      <w:pPr>
        <w:pStyle w:val="BodyText"/>
      </w:pPr>
      <w:r>
        <w:rPr>
          <w:b/>
          <w:bCs/>
        </w:rPr>
        <w:t xml:space="preserve">Example 111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6"/>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6"/>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62"/>
    <w:bookmarkStart w:id="363" w:name="exm-gram-schmidt-stops"/>
    <w:p>
      <w:pPr>
        <w:pStyle w:val="FirstParagraph"/>
      </w:pPr>
      <w:r>
        <w:rPr>
          <w:b/>
          <w:bCs/>
        </w:rPr>
        <w:t xml:space="preserve">Example 112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63"/>
    <w:bookmarkStart w:id="364" w:name="thm-gram-schmidt"/>
    <w:p>
      <w:pPr>
        <w:pStyle w:val="BodyText"/>
      </w:pPr>
      <w:r>
        <w:rPr>
          <w:b/>
          <w:bCs/>
        </w:rPr>
        <w:t xml:space="preserve">Theorem 61 (What Gram-Schmidt produces)</w:t>
      </w:r>
      <w:r>
        <w:t xml:space="preserve"> </w:t>
      </w:r>
      <w:r>
        <w:t xml:space="preserve">Run the Gram-Schmidt process (</w:t>
      </w:r>
      <w:hyperlink w:anchor="def-gram-schmidt">
        <w:r>
          <w:rPr>
            <w:rStyle w:val="Hyperlink"/>
          </w:rPr>
          <w:t xml:space="preserve">Definition 65</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7"/>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7"/>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7"/>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64</w:t>
        </w:r>
      </w:hyperlink>
      <w:r>
        <w:t xml:space="preserve">).</w:t>
      </w:r>
    </w:p>
    <w:bookmarkEnd w:id="364"/>
    <w:p>
      <w:pPr>
        <w:pStyle w:val="FirstParagraph"/>
      </w:pPr>
      <w:r>
        <w:rPr>
          <w:i/>
          <w:iCs/>
        </w:rPr>
        <w:t xml:space="preserve">Proof</w:t>
      </w:r>
      <w:r>
        <w:t xml:space="preserve">. </w:t>
      </w:r>
      <w:r>
        <w:rPr>
          <w:b/>
          <w:bCs/>
        </w:rPr>
        <w:t xml:space="preserve">Parts 1 and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59</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65</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60</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53</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8"/>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8"/>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21</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27</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59</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65" w:name="exm-thm-gram-schmidt"/>
    <w:p>
      <w:pPr>
        <w:pStyle w:val="BodyText"/>
      </w:pPr>
      <w:r>
        <w:rPr>
          <w:b/>
          <w:bCs/>
        </w:rPr>
        <w:t xml:space="preserve">Example 113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111</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61</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65"/>
    <w:bookmarkStart w:id="366" w:name="cor-orthonormal-basis-exists"/>
    <w:p>
      <w:pPr>
        <w:pStyle w:val="FirstParagraph"/>
      </w:pPr>
      <w:r>
        <w:rPr>
          <w:b/>
          <w:bCs/>
        </w:rPr>
        <w:t xml:space="preserve">Corollary 5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66"/>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59</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61</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67" w:name="exm-orthonormal-basis-exists"/>
    <w:p>
      <w:pPr>
        <w:pStyle w:val="BodyText"/>
      </w:pPr>
      <w:r>
        <w:rPr>
          <w:b/>
          <w:bCs/>
        </w:rPr>
        <w:t xml:space="preserve">Example 114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49</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27</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69"/>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69"/>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69"/>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108</w:t>
        </w:r>
      </w:hyperlink>
      <w:r>
        <w:t xml:space="preserve">, in a different order.</w:t>
      </w:r>
    </w:p>
    <w:bookmarkEnd w:id="367"/>
    <w:bookmarkEnd w:id="368"/>
    <w:bookmarkStart w:id="374" w:name="outer-product"/>
    <w:p>
      <w:pPr>
        <w:pStyle w:val="Heading2"/>
      </w:pPr>
      <w:r>
        <w:t xml:space="preserve">13 Outer product</w:t>
      </w:r>
    </w:p>
    <w:bookmarkStart w:id="369" w:name="def-outer-product"/>
    <w:p>
      <w:pPr>
        <w:pStyle w:val="FirstParagraph"/>
      </w:pPr>
      <w:r>
        <w:rPr>
          <w:b/>
          <w:bCs/>
        </w:rPr>
        <w:t xml:space="preserve">Definition 66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69"/>
    <w:bookmarkStart w:id="370" w:name="exm-outer-product"/>
    <w:p>
      <w:pPr>
        <w:pStyle w:val="FirstParagraph"/>
      </w:pPr>
      <w:r>
        <w:rPr>
          <w:b/>
          <w:bCs/>
        </w:rPr>
        <w:t xml:space="preserve">Example 115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70"/>
    <w:bookmarkStart w:id="371" w:name="rem-outer-vs-dot-product"/>
    <w:p>
      <w:pPr>
        <w:pStyle w:val="FirstParagraph"/>
      </w:pPr>
      <w:r>
        <w:rPr>
          <w:i/>
          <w:iCs/>
        </w:rPr>
        <w:t xml:space="preserve">Remark 18</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18</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115</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71"/>
    <w:bookmarkStart w:id="372" w:name="thm-outer-product-rank"/>
    <w:p>
      <w:pPr>
        <w:pStyle w:val="FirstParagraph"/>
      </w:pPr>
      <w:r>
        <w:rPr>
          <w:b/>
          <w:bCs/>
        </w:rPr>
        <w:t xml:space="preserve">Theorem 62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72"/>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73" w:name="exm-outer-product-rank"/>
    <w:p>
      <w:pPr>
        <w:pStyle w:val="BodyText"/>
      </w:pPr>
      <w:r>
        <w:rPr>
          <w:b/>
          <w:bCs/>
        </w:rPr>
        <w:t xml:space="preserve">Example 116 (The rank of an outer product)</w:t>
      </w:r>
      <w:r>
        <w:t xml:space="preserve"> </w:t>
      </w:r>
      <w:r>
        <w:t xml:space="preserve">In</w:t>
      </w:r>
      <w:r>
        <w:t xml:space="preserve"> </w:t>
      </w:r>
      <w:hyperlink w:anchor="exm-outer-product">
        <w:r>
          <w:rPr>
            <w:rStyle w:val="Hyperlink"/>
          </w:rPr>
          <w:t xml:space="preserve">Example 115</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73"/>
    <w:bookmarkEnd w:id="374"/>
    <w:bookmarkStart w:id="409" w:name="special-matrices"/>
    <w:p>
      <w:pPr>
        <w:pStyle w:val="Heading2"/>
      </w:pPr>
      <w:r>
        <w:t xml:space="preserve">14 Special Matrices</w:t>
      </w:r>
    </w:p>
    <w:p>
      <w:pPr>
        <w:pStyle w:val="FirstParagraph"/>
      </w:pPr>
      <w:r>
        <w:t xml:space="preserve">Some special matrices appeared earlier:</w:t>
      </w:r>
    </w:p>
    <w:p>
      <w:pPr>
        <w:pStyle w:val="Compact"/>
        <w:numPr>
          <w:ilvl w:val="0"/>
          <w:numId w:val="1070"/>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70"/>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70"/>
        </w:numPr>
      </w:pPr>
      <w:r>
        <w:t xml:space="preserve">the identity matrix (</w:t>
      </w:r>
      <w:hyperlink w:anchor="def-identity-matrix">
        <w:r>
          <w:rPr>
            <w:rStyle w:val="Hyperlink"/>
          </w:rPr>
          <w:t xml:space="preserve">Definition 27</w:t>
        </w:r>
      </w:hyperlink>
      <w:r>
        <w:t xml:space="preserve">), in that same section</w:t>
      </w:r>
    </w:p>
    <w:bookmarkStart w:id="375" w:name="def-matrix-order"/>
    <w:p>
      <w:pPr>
        <w:pStyle w:val="FirstParagraph"/>
      </w:pPr>
      <w:r>
        <w:rPr>
          <w:b/>
          <w:bCs/>
        </w:rPr>
        <w:t xml:space="preserve">Definition 67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375"/>
    <w:bookmarkStart w:id="376" w:name="exm-matrix-order"/>
    <w:p>
      <w:pPr>
        <w:pStyle w:val="BodyText"/>
      </w:pPr>
      <w:r>
        <w:rPr>
          <w:b/>
          <w:bCs/>
        </w:rPr>
        <w:t xml:space="preserve">Example 117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19</w:t>
        </w:r>
      </w:hyperlink>
      <w:r>
        <w:t xml:space="preserve">).</w:t>
      </w:r>
    </w:p>
    <w:bookmarkEnd w:id="376"/>
    <w:bookmarkStart w:id="377" w:name="def-matrix-power"/>
    <w:p>
      <w:pPr>
        <w:pStyle w:val="BodyText"/>
      </w:pPr>
      <w:r>
        <w:rPr>
          <w:b/>
          <w:bCs/>
        </w:rPr>
        <w:t xml:space="preserve">Definition 68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377"/>
    <w:bookmarkStart w:id="378" w:name="exm-matrix-power"/>
    <w:p>
      <w:pPr>
        <w:pStyle w:val="BodyText"/>
      </w:pPr>
      <w:r>
        <w:rPr>
          <w:b/>
          <w:bCs/>
        </w:rPr>
        <w:t xml:space="preserve">Example 118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378"/>
    <w:bookmarkStart w:id="379" w:name="def-symmetric-matrix"/>
    <w:p>
      <w:pPr>
        <w:pStyle w:val="BodyText"/>
      </w:pPr>
      <w:r>
        <w:rPr>
          <w:b/>
          <w:bCs/>
        </w:rPr>
        <w:t xml:space="preserve">Definition 69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379"/>
    <w:bookmarkStart w:id="380" w:name="rem-symmetric-in-statistics"/>
    <w:p>
      <w:pPr>
        <w:pStyle w:val="BodyText"/>
      </w:pPr>
      <w:r>
        <w:rPr>
          <w:i/>
          <w:iCs/>
        </w:rPr>
        <w:t xml:space="preserve">Remark 19</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380"/>
    <w:bookmarkStart w:id="381" w:name="exm-not-symmetric"/>
    <w:p>
      <w:pPr>
        <w:pStyle w:val="FirstParagraph"/>
      </w:pPr>
      <w:r>
        <w:rPr>
          <w:b/>
          <w:bCs/>
        </w:rPr>
        <w:t xml:space="preserve">Example 119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381"/>
    <w:bookmarkStart w:id="382" w:name="def-diagonal-matrix"/>
    <w:p>
      <w:pPr>
        <w:pStyle w:val="FirstParagraph"/>
      </w:pPr>
      <w:r>
        <w:rPr>
          <w:b/>
          <w:bCs/>
        </w:rPr>
        <w:t xml:space="preserve">Definition 70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382"/>
    <w:bookmarkStart w:id="383" w:name="rem-diag-notation"/>
    <w:p>
      <w:pPr>
        <w:pStyle w:val="FirstParagraph"/>
      </w:pPr>
      <w:r>
        <w:rPr>
          <w:i/>
          <w:iCs/>
        </w:rPr>
        <w:t xml:space="preserve">Remark 20</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383"/>
    <w:bookmarkStart w:id="384" w:name="exm-not-diagonal"/>
    <w:p>
      <w:pPr>
        <w:pStyle w:val="BodyText"/>
      </w:pPr>
      <w:r>
        <w:rPr>
          <w:b/>
          <w:bCs/>
        </w:rPr>
        <w:t xml:space="preserve">Example 120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384"/>
    <w:bookmarkStart w:id="385" w:name="def-matrix-inverse"/>
    <w:p>
      <w:pPr>
        <w:pStyle w:val="BodyText"/>
      </w:pPr>
      <w:r>
        <w:rPr>
          <w:b/>
          <w:bCs/>
        </w:rPr>
        <w:t xml:space="preserve">Definition 71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385"/>
    <w:bookmarkStart w:id="386" w:name="def-invertible-matrix"/>
    <w:p>
      <w:pPr>
        <w:pStyle w:val="FirstParagraph"/>
      </w:pPr>
      <w:r>
        <w:rPr>
          <w:b/>
          <w:bCs/>
        </w:rPr>
        <w:t xml:space="preserve">Definition 72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386"/>
    <w:bookmarkStart w:id="387" w:name="exm-invertible-matrix"/>
    <w:p>
      <w:pPr>
        <w:pStyle w:val="BodyText"/>
      </w:pPr>
      <w:r>
        <w:rPr>
          <w:b/>
          <w:bCs/>
        </w:rPr>
        <w:t xml:space="preserve">Example 121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387"/>
    <w:bookmarkStart w:id="388" w:name="rem-invertible-inverse"/>
    <w:p>
      <w:pPr>
        <w:pStyle w:val="BodyText"/>
      </w:pPr>
      <w:r>
        <w:rPr>
          <w:i/>
          <w:iCs/>
        </w:rPr>
        <w:t xml:space="preserve">Remark 21</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72</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121</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388"/>
    <w:bookmarkStart w:id="389" w:name="thm-inverse-product"/>
    <w:p>
      <w:pPr>
        <w:pStyle w:val="BodyText"/>
      </w:pPr>
      <w:r>
        <w:rPr>
          <w:b/>
          <w:bCs/>
        </w:rPr>
        <w:t xml:space="preserve">Theorem 63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389"/>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390" w:name="thm-inverse-transpose"/>
    <w:p>
      <w:pPr>
        <w:pStyle w:val="BodyText"/>
      </w:pPr>
      <w:r>
        <w:rPr>
          <w:b/>
          <w:bCs/>
        </w:rPr>
        <w:t xml:space="preserve">Theorem 64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390"/>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391" w:name="exm-inverse-transpose"/>
    <w:p>
      <w:pPr>
        <w:pStyle w:val="BodyText"/>
      </w:pPr>
      <w:r>
        <w:rPr>
          <w:b/>
          <w:bCs/>
        </w:rPr>
        <w:t xml:space="preserve">Example 122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121</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64</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391"/>
    <w:bookmarkStart w:id="392" w:name="cor-inverse-symmetric"/>
    <w:p>
      <w:pPr>
        <w:pStyle w:val="BodyText"/>
      </w:pPr>
      <w:r>
        <w:rPr>
          <w:b/>
          <w:bCs/>
        </w:rPr>
        <w:t xml:space="preserve">Corollary 6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392"/>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64</w:t>
        </w:r>
      </w:hyperlink>
      <w:r>
        <w:t xml:space="preserve">.</w:t>
      </w:r>
    </w:p>
    <w:bookmarkStart w:id="393" w:name="exm-inverse-symmetric"/>
    <w:p>
      <w:pPr>
        <w:pStyle w:val="BodyText"/>
      </w:pPr>
      <w:r>
        <w:rPr>
          <w:b/>
          <w:bCs/>
        </w:rPr>
        <w:t xml:space="preserve">Example 123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6</w:t>
        </w:r>
      </w:hyperlink>
      <w:r>
        <w:t xml:space="preserve"> </w:t>
      </w:r>
      <w:r>
        <w:t xml:space="preserve">says.</w:t>
      </w:r>
    </w:p>
    <w:bookmarkEnd w:id="393"/>
    <w:bookmarkStart w:id="394" w:name="def-idempotent-matrix"/>
    <w:p>
      <w:pPr>
        <w:pStyle w:val="BodyText"/>
      </w:pPr>
      <w:r>
        <w:rPr>
          <w:b/>
          <w:bCs/>
        </w:rPr>
        <w:t xml:space="preserve">Definition 73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394"/>
    <w:bookmarkStart w:id="395" w:name="exm-idempotent"/>
    <w:p>
      <w:pPr>
        <w:pStyle w:val="FirstParagraph"/>
      </w:pPr>
      <w:r>
        <w:rPr>
          <w:b/>
          <w:bCs/>
        </w:rPr>
        <w:t xml:space="preserve">Example 124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395"/>
    <w:bookmarkStart w:id="396" w:name="exm-not-idempotent"/>
    <w:p>
      <w:pPr>
        <w:pStyle w:val="BodyText"/>
      </w:pPr>
      <w:r>
        <w:rPr>
          <w:b/>
          <w:bCs/>
        </w:rPr>
        <w:t xml:space="preserve">Example 125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396"/>
    <w:bookmarkStart w:id="397" w:name="def-projection-matrix"/>
    <w:p>
      <w:pPr>
        <w:pStyle w:val="BodyText"/>
      </w:pPr>
      <w:r>
        <w:rPr>
          <w:b/>
          <w:bCs/>
        </w:rPr>
        <w:t xml:space="preserve">Definition 74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69</w:t>
        </w:r>
      </w:hyperlink>
      <w:r>
        <w:t xml:space="preserve">)</w:t>
      </w:r>
      <w:r>
        <w:t xml:space="preserve"> </w:t>
      </w:r>
      <w:r>
        <w:t xml:space="preserve">and idempotent (</w:t>
      </w:r>
      <w:hyperlink w:anchor="def-idempotent-matrix">
        <w:r>
          <w:rPr>
            <w:rStyle w:val="Hyperlink"/>
          </w:rPr>
          <w:t xml:space="preserve">Definition 73</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397"/>
    <w:bookmarkStart w:id="398" w:name="def-oblique-projection"/>
    <w:p>
      <w:pPr>
        <w:pStyle w:val="FirstParagraph"/>
      </w:pPr>
      <w:r>
        <w:rPr>
          <w:b/>
          <w:bCs/>
        </w:rPr>
        <w:t xml:space="preserve">Definition 75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73</w:t>
        </w:r>
      </w:hyperlink>
      <w:r>
        <w:t xml:space="preserve">)</w:t>
      </w:r>
      <w:r>
        <w:t xml:space="preserve"> </w:t>
      </w:r>
      <w:r>
        <w:t xml:space="preserve">but not symmetric (</w:t>
      </w:r>
      <w:hyperlink w:anchor="def-symmetric-matrix">
        <w:r>
          <w:rPr>
            <w:rStyle w:val="Hyperlink"/>
          </w:rPr>
          <w:t xml:space="preserve">Definition 69</w:t>
        </w:r>
      </w:hyperlink>
      <w:r>
        <w:t xml:space="preserve">).</w:t>
      </w:r>
    </w:p>
    <w:bookmarkEnd w:id="398"/>
    <w:bookmarkStart w:id="399" w:name="exm-projection-matrix"/>
    <w:p>
      <w:pPr>
        <w:pStyle w:val="BodyText"/>
      </w:pPr>
      <w:r>
        <w:rPr>
          <w:b/>
          <w:bCs/>
        </w:rPr>
        <w:t xml:space="preserve">Example 126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399"/>
    <w:bookmarkStart w:id="400" w:name="rem-projection-matrix-terminology"/>
    <w:p>
      <w:pPr>
        <w:pStyle w:val="BodyText"/>
      </w:pPr>
      <w:r>
        <w:rPr>
          <w:i/>
          <w:iCs/>
        </w:rPr>
        <w:t xml:space="preserve">Remark 22</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126</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74</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126</w:t>
        </w:r>
      </w:hyperlink>
      <w:r>
        <w:t xml:space="preserve">,</w:t>
      </w:r>
      <w:r>
        <w:t xml:space="preserve"> </w:t>
      </w:r>
      <w:r>
        <w:t xml:space="preserve">and never an oblique projection (</w:t>
      </w:r>
      <w:hyperlink w:anchor="def-oblique-projection">
        <w:r>
          <w:rPr>
            <w:rStyle w:val="Hyperlink"/>
          </w:rPr>
          <w:t xml:space="preserve">Definition 75</w:t>
        </w:r>
      </w:hyperlink>
      <w:r>
        <w:t xml:space="preserve">)</w:t>
      </w:r>
      <w:r>
        <w:t xml:space="preserve"> </w:t>
      </w:r>
      <w:r>
        <w:t xml:space="preserve">such as</w:t>
      </w:r>
      <w:r>
        <w:t xml:space="preserve"> </w:t>
      </w:r>
      <m:oMath>
        <m:r>
          <m:rPr>
            <m:sty m:val="bi"/>
          </m:rPr>
          <m:t>Q</m:t>
        </m:r>
      </m:oMath>
      <w:r>
        <w:t xml:space="preserve">.</w:t>
      </w:r>
    </w:p>
    <w:bookmarkEnd w:id="400"/>
    <w:bookmarkStart w:id="401" w:name="thm-projection-complement"/>
    <w:p>
      <w:pPr>
        <w:pStyle w:val="BodyText"/>
      </w:pPr>
      <w:r>
        <w:rPr>
          <w:b/>
          <w:bCs/>
        </w:rPr>
        <w:t xml:space="preserve">Theorem 65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0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02" w:name="thm-projection-orthogonal"/>
    <w:p>
      <w:pPr>
        <w:pStyle w:val="FirstParagraph"/>
      </w:pPr>
      <w:r>
        <w:rPr>
          <w:b/>
          <w:bCs/>
        </w:rPr>
        <w:t xml:space="preserve">Theorem 66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02"/>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03" w:name="def-orthogonal-matrix"/>
    <w:p>
      <w:pPr>
        <w:pStyle w:val="BodyText"/>
      </w:pPr>
      <w:r>
        <w:rPr>
          <w:b/>
          <w:bCs/>
        </w:rPr>
        <w:t xml:space="preserve">Definition 76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03"/>
    <w:bookmarkStart w:id="404" w:name="exm-orthogonal-matrix"/>
    <w:p>
      <w:pPr>
        <w:pStyle w:val="FirstParagraph"/>
      </w:pPr>
      <w:r>
        <w:rPr>
          <w:b/>
          <w:bCs/>
        </w:rPr>
        <w:t xml:space="preserve">Example 127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04"/>
    <w:bookmarkStart w:id="405" w:name="exm-not-orthogonal-matrix"/>
    <w:p>
      <w:pPr>
        <w:pStyle w:val="FirstParagraph"/>
      </w:pPr>
      <w:r>
        <w:rPr>
          <w:b/>
          <w:bCs/>
        </w:rPr>
        <w:t xml:space="preserve">Example 128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05"/>
    <w:bookmarkStart w:id="406" w:name="rem-orthogonal-matrix-columns"/>
    <w:p>
      <w:pPr>
        <w:pStyle w:val="BodyText"/>
      </w:pPr>
      <w:r>
        <w:rPr>
          <w:i/>
          <w:iCs/>
        </w:rPr>
        <w:t xml:space="preserve">Remark 23</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127</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06"/>
    <w:bookmarkStart w:id="407" w:name="thm-orthogonal-norm"/>
    <w:p>
      <w:pPr>
        <w:pStyle w:val="BodyText"/>
      </w:pPr>
      <w:r>
        <w:rPr>
          <w:b/>
          <w:bCs/>
        </w:rPr>
        <w:t xml:space="preserve">Theorem 67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0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18</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08" w:name="exm-orthogonal-norm"/>
    <w:p>
      <w:pPr>
        <w:pStyle w:val="BodyText"/>
      </w:pPr>
      <w:r>
        <w:rPr>
          <w:b/>
          <w:bCs/>
        </w:rPr>
        <w:t xml:space="preserve">Example 129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127</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9</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08"/>
    <w:bookmarkEnd w:id="409"/>
    <w:bookmarkStart w:id="418" w:name="quadratic-forms"/>
    <w:p>
      <w:pPr>
        <w:pStyle w:val="Heading2"/>
      </w:pPr>
      <w:r>
        <w:t xml:space="preserve">15 Quadratic Forms</w:t>
      </w:r>
    </w:p>
    <w:bookmarkStart w:id="410" w:name="def-quadratic-form"/>
    <w:p>
      <w:pPr>
        <w:pStyle w:val="FirstParagraph"/>
      </w:pPr>
      <w:r>
        <w:rPr>
          <w:b/>
          <w:bCs/>
        </w:rPr>
        <w:t xml:space="preserve">Definition 77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10"/>
    <w:bookmarkStart w:id="413" w:name="rem-quadratic-forms-in-statistics"/>
    <w:p>
      <w:pPr>
        <w:pStyle w:val="BodyText"/>
      </w:pPr>
      <w:r>
        <w:rPr>
          <w:i/>
          <w:iCs/>
        </w:rPr>
        <w:t xml:space="preserve">Remark 24</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1"/>
        </w:numPr>
      </w:pPr>
      <w:r>
        <w:t xml:space="preserve">The residual sum of squares in linear regression</w:t>
      </w:r>
      <w:r>
        <w:t xml:space="preserve"> </w:t>
      </w:r>
      <w:r>
        <w:t xml:space="preserve">(see</w:t>
      </w:r>
      <w:r>
        <w:t xml:space="preserve"> </w:t>
      </w:r>
      <w:hyperlink r:id="rId411">
        <w:r>
          <w:rPr>
            <w:rStyle w:val="Hyperlink"/>
          </w:rPr>
          <w:t xml:space="preserve">Vector Calculus</w:t>
        </w:r>
      </w:hyperlink>
      <w:r>
        <w:t xml:space="preserve">)</w:t>
      </w:r>
      <w:r>
        <w:t xml:space="preserve"> </w:t>
      </w:r>
      <w:r>
        <w:t xml:space="preserve">is a quadratic form.</w:t>
      </w:r>
    </w:p>
    <w:p>
      <w:pPr>
        <w:pStyle w:val="Compact"/>
        <w:numPr>
          <w:ilvl w:val="0"/>
          <w:numId w:val="1071"/>
        </w:numPr>
      </w:pPr>
      <w:r>
        <w:t xml:space="preserve">The variance of a linear combination of estimates</w:t>
      </w:r>
      <w:r>
        <w:t xml:space="preserve"> </w:t>
      </w:r>
      <w:r>
        <w:t xml:space="preserve">(see</w:t>
      </w:r>
      <w:r>
        <w:t xml:space="preserve"> </w:t>
      </w:r>
      <w:hyperlink r:id="rId412">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13"/>
    <w:bookmarkStart w:id="414" w:name="def-symmetric-part"/>
    <w:p>
      <w:pPr>
        <w:pStyle w:val="FirstParagraph"/>
      </w:pPr>
      <w:r>
        <w:rPr>
          <w:b/>
          <w:bCs/>
        </w:rPr>
        <w:t xml:space="preserve">Definition 78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14"/>
    <w:bookmarkStart w:id="415" w:name="exm-symmetric-part"/>
    <w:p>
      <w:pPr>
        <w:pStyle w:val="FirstParagraph"/>
      </w:pPr>
      <w:r>
        <w:rPr>
          <w:b/>
          <w:bCs/>
        </w:rPr>
        <w:t xml:space="preserve">Example 130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15"/>
    <w:bookmarkStart w:id="416" w:name="thm-quadratic-form-symmetric"/>
    <w:p>
      <w:pPr>
        <w:pStyle w:val="BodyText"/>
      </w:pPr>
      <w:r>
        <w:rPr>
          <w:b/>
          <w:bCs/>
        </w:rPr>
        <w:t xml:space="preserve">Theorem 68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78</w:t>
        </w:r>
      </w:hyperlink>
      <w:r>
        <w:t xml:space="preserve">) of</w:t>
      </w:r>
      <w:r>
        <w:t xml:space="preserve"> </w:t>
      </w:r>
      <m:oMath>
        <m:r>
          <m:rPr>
            <m:sty m:val="bi"/>
          </m:rPr>
          <m:t>S</m:t>
        </m:r>
      </m:oMath>
      <w:r>
        <w:t xml:space="preserve">.</w:t>
      </w:r>
    </w:p>
    <w:bookmarkEnd w:id="416"/>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17" w:name="exm-quadratic-form-symmetric"/>
    <w:p>
      <w:pPr>
        <w:pStyle w:val="BodyText"/>
      </w:pPr>
      <w:r>
        <w:rPr>
          <w:b/>
          <w:bCs/>
        </w:rPr>
        <w:t xml:space="preserve">Example 131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130</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17"/>
    <w:bookmarkEnd w:id="418"/>
    <w:bookmarkStart w:id="433" w:name="trace-and-matrix-inner-product"/>
    <w:p>
      <w:pPr>
        <w:pStyle w:val="Heading2"/>
      </w:pPr>
      <w:r>
        <w:t xml:space="preserve">16 Trace and Matrix Inner Product</w:t>
      </w:r>
    </w:p>
    <w:bookmarkStart w:id="419" w:name="def-trace"/>
    <w:p>
      <w:pPr>
        <w:pStyle w:val="FirstParagraph"/>
      </w:pPr>
      <w:r>
        <w:rPr>
          <w:b/>
          <w:bCs/>
        </w:rPr>
        <w:t xml:space="preserve">Definition 79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19"/>
    <w:bookmarkStart w:id="420" w:name="exm-trace"/>
    <w:p>
      <w:pPr>
        <w:pStyle w:val="FirstParagraph"/>
      </w:pPr>
      <w:r>
        <w:rPr>
          <w:b/>
          <w:bCs/>
        </w:rPr>
        <w:t xml:space="preserve">Example 132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20"/>
    <w:bookmarkStart w:id="421" w:name="thm-trace-cyclic"/>
    <w:p>
      <w:pPr>
        <w:pStyle w:val="FirstParagraph"/>
      </w:pPr>
      <w:r>
        <w:rPr>
          <w:b/>
          <w:bCs/>
        </w:rPr>
        <w:t xml:space="preserve">Theorem 69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21"/>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22" w:name="exm-trace-cyclic"/>
    <w:p>
      <w:pPr>
        <w:pStyle w:val="FirstParagraph"/>
      </w:pPr>
      <w:r>
        <w:rPr>
          <w:b/>
          <w:bCs/>
        </w:rPr>
        <w:t xml:space="preserve">Example 133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22"/>
    <w:bookmarkStart w:id="423" w:name="rem-trace-cyclic-triple"/>
    <w:p>
      <w:pPr>
        <w:pStyle w:val="BodyText"/>
      </w:pPr>
      <w:r>
        <w:rPr>
          <w:i/>
          <w:iCs/>
        </w:rPr>
        <w:t xml:space="preserve">Remark 25</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69</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23"/>
    <w:bookmarkStart w:id="424" w:name="def-matrix-inner-product"/>
    <w:p>
      <w:pPr>
        <w:pStyle w:val="FirstParagraph"/>
      </w:pPr>
      <w:r>
        <w:rPr>
          <w:b/>
          <w:bCs/>
        </w:rPr>
        <w:t xml:space="preserve">Definition 80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24"/>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25" w:name="thm-matrix-inner-product-entries"/>
    <w:p>
      <w:pPr>
        <w:pStyle w:val="BodyText"/>
      </w:pPr>
      <w:r>
        <w:rPr>
          <w:b/>
          <w:bCs/>
        </w:rPr>
        <w:t xml:space="preserve">Theorem 70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25"/>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26" w:name="exm-matrix-inner-product"/>
    <w:p>
      <w:pPr>
        <w:pStyle w:val="FirstParagraph"/>
      </w:pPr>
      <w:r>
        <w:rPr>
          <w:b/>
          <w:bCs/>
        </w:rPr>
        <w:t xml:space="preserve">Example 134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26"/>
    <w:bookmarkStart w:id="427" w:name="rem-matrix-inner-product-dot-product"/>
    <w:p>
      <w:pPr>
        <w:pStyle w:val="FirstParagraph"/>
      </w:pPr>
      <w:r>
        <w:rPr>
          <w:i/>
          <w:iCs/>
        </w:rPr>
        <w:t xml:space="preserve">Remark 26</w:t>
      </w:r>
      <w:r>
        <w:t xml:space="preserve"> (The matrix inner product as a dot product). </w:t>
      </w:r>
      <w:hyperlink w:anchor="thm-matrix-inner-product-entries">
        <w:r>
          <w:rPr>
            <w:rStyle w:val="Hyperlink"/>
          </w:rPr>
          <w:t xml:space="preserve">Theorem 70</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134</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27"/>
    <w:bookmarkStart w:id="428" w:name="def-frobenius-norm"/>
    <w:p>
      <w:pPr>
        <w:pStyle w:val="FirstParagraph"/>
      </w:pPr>
      <w:r>
        <w:rPr>
          <w:b/>
          <w:bCs/>
        </w:rPr>
        <w:t xml:space="preserve">Definition 81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80</w:t>
        </w:r>
      </w:hyperlink>
      <w:r>
        <w:t xml:space="preserve">).</w:t>
      </w:r>
    </w:p>
    <w:bookmarkEnd w:id="428"/>
    <w:bookmarkStart w:id="429" w:name="exm-frobenius-norm"/>
    <w:p>
      <w:pPr>
        <w:pStyle w:val="BodyText"/>
      </w:pPr>
      <w:r>
        <w:rPr>
          <w:b/>
          <w:bCs/>
        </w:rPr>
        <w:t xml:space="preserve">Example 135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70</w:t>
        </w:r>
      </w:hyperlink>
      <w:r>
        <w:t xml:space="preserve">.</w:t>
      </w:r>
    </w:p>
    <w:bookmarkEnd w:id="429"/>
    <w:bookmarkStart w:id="430" w:name="rem-frobenius-norm-entries"/>
    <w:p>
      <w:pPr>
        <w:pStyle w:val="BodyText"/>
      </w:pPr>
      <w:r>
        <w:rPr>
          <w:i/>
          <w:iCs/>
        </w:rPr>
        <w:t xml:space="preserve">Remark 27</w:t>
      </w:r>
      <w:r>
        <w:t xml:space="preserve"> (The Frobenius norm is the Euclidean norm of the entries). </w:t>
      </w:r>
      <w:r>
        <w:t xml:space="preserve">By</w:t>
      </w:r>
      <w:r>
        <w:t xml:space="preserve"> </w:t>
      </w:r>
      <w:hyperlink w:anchor="thm-matrix-inner-product-entries">
        <w:r>
          <w:rPr>
            <w:rStyle w:val="Hyperlink"/>
          </w:rPr>
          <w:t xml:space="preserve">Theorem 70</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135</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30"/>
    <w:bookmarkStart w:id="431" w:name="thm-frobenius-norm-columns"/>
    <w:p>
      <w:pPr>
        <w:pStyle w:val="FirstParagraph"/>
      </w:pPr>
      <w:r>
        <w:rPr>
          <w:b/>
          <w:bCs/>
        </w:rPr>
        <w:t xml:space="preserve">Theorem 71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31"/>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27</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32" w:name="exm-frobenius-norm-columns"/>
    <w:p>
      <w:pPr>
        <w:pStyle w:val="FirstParagraph"/>
      </w:pPr>
      <w:r>
        <w:rPr>
          <w:b/>
          <w:bCs/>
        </w:rPr>
        <w:t xml:space="preserve">Example 136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135</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71</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135</w:t>
        </w:r>
      </w:hyperlink>
      <w:r>
        <w:t xml:space="preserve">.</w:t>
      </w:r>
    </w:p>
    <w:bookmarkEnd w:id="432"/>
    <w:bookmarkEnd w:id="433"/>
    <w:bookmarkStart w:id="457" w:name="matrix-decompositions"/>
    <w:p>
      <w:pPr>
        <w:pStyle w:val="Heading2"/>
      </w:pPr>
      <w:r>
        <w:t xml:space="preserve">17 Matrix Decompositions</w:t>
      </w:r>
    </w:p>
    <w:bookmarkStart w:id="434" w:name="def-eigenvalue"/>
    <w:p>
      <w:pPr>
        <w:pStyle w:val="FirstParagraph"/>
      </w:pPr>
      <w:r>
        <w:rPr>
          <w:b/>
          <w:bCs/>
        </w:rPr>
        <w:t xml:space="preserve">Definition 82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34"/>
    <w:bookmarkStart w:id="435" w:name="exm-eigenvalue"/>
    <w:p>
      <w:pPr>
        <w:pStyle w:val="BodyText"/>
      </w:pPr>
      <w:r>
        <w:rPr>
          <w:b/>
          <w:bCs/>
        </w:rPr>
        <w:t xml:space="preserve">Example 137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35"/>
    <w:bookmarkStart w:id="436" w:name="rem-eigenvector-multiples"/>
    <w:p>
      <w:pPr>
        <w:pStyle w:val="FirstParagraph"/>
      </w:pPr>
      <w:r>
        <w:rPr>
          <w:i/>
          <w:iCs/>
        </w:rPr>
        <w:t xml:space="preserve">Remark 28</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137</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36"/>
    <w:bookmarkStart w:id="437" w:name="exm-not-eigenvector"/>
    <w:p>
      <w:pPr>
        <w:pStyle w:val="FirstParagraph"/>
      </w:pPr>
      <w:r>
        <w:rPr>
          <w:b/>
          <w:bCs/>
        </w:rPr>
        <w:t xml:space="preserve">Example 138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37"/>
    <w:bookmarkStart w:id="439" w:name="rem-real-eigenvalues"/>
    <w:p>
      <w:pPr>
        <w:pStyle w:val="BodyText"/>
      </w:pPr>
      <w:r>
        <w:rPr>
          <w:i/>
          <w:iCs/>
        </w:rPr>
        <w:t xml:space="preserve">Remark 29</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3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3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2"/>
              </w:numPr>
            </w:pPr>
            <w:hyperlink r:id="rId44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82</w:t>
              </w:r>
            </w:hyperlink>
            <w:r>
              <w:t xml:space="preserve">).</w:t>
            </w:r>
          </w:p>
          <w:p/>
        </w:tc>
      </w:tr>
    </w:tbl>
    <w:bookmarkStart w:id="443" w:name="thm-spectral"/>
    <w:p>
      <w:pPr>
        <w:pStyle w:val="FirstParagraph"/>
      </w:pPr>
      <w:r>
        <w:rPr>
          <w:b/>
          <w:bCs/>
        </w:rPr>
        <w:t xml:space="preserve">Theorem 72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69</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76</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43"/>
    <w:bookmarkStart w:id="444" w:name="rem-spectral-equivalent-form"/>
    <w:p>
      <w:pPr>
        <w:pStyle w:val="BodyText"/>
      </w:pPr>
      <w:r>
        <w:rPr>
          <w:i/>
          <w:iCs/>
        </w:rPr>
        <w:t xml:space="preserve">Remark 30</w:t>
      </w:r>
      <w:r>
        <w:t xml:space="preserve"> (An equivalent form of the spectral theorem). </w:t>
      </w:r>
      <w:r>
        <w:t xml:space="preserve">The proof, by</w:t>
      </w:r>
      <w:r>
        <w:t xml:space="preserve"> </w:t>
      </w:r>
      <w:hyperlink r:id="rId133">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23</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137</w:t>
        </w:r>
      </w:hyperlink>
      <w:r>
        <w:t xml:space="preserve"> </w:t>
      </w:r>
      <w:r>
        <w:t xml:space="preserve">on its diagonal.</w:t>
      </w:r>
    </w:p>
    <w:bookmarkEnd w:id="444"/>
    <w:bookmarkStart w:id="445" w:name="def-eigendecomposition"/>
    <w:p>
      <w:pPr>
        <w:pStyle w:val="BodyText"/>
      </w:pPr>
      <w:r>
        <w:rPr>
          <w:b/>
          <w:bCs/>
        </w:rPr>
        <w:t xml:space="preserve">Definition 83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70</w:t>
        </w:r>
      </w:hyperlink>
      <w:r>
        <w:t xml:space="preserve">).</w:t>
      </w:r>
    </w:p>
    <w:bookmarkEnd w:id="445"/>
    <w:bookmarkStart w:id="446" w:name="exm-spectral"/>
    <w:p>
      <w:pPr>
        <w:pStyle w:val="BodyText"/>
      </w:pPr>
      <w:r>
        <w:rPr>
          <w:b/>
          <w:bCs/>
        </w:rPr>
        <w:t xml:space="preserve">Example 139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137</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46"/>
    <w:bookmarkStart w:id="447" w:name="rem-eigendecomposition-not-unique"/>
    <w:p>
      <w:pPr>
        <w:pStyle w:val="BodyText"/>
      </w:pPr>
      <w:r>
        <w:rPr>
          <w:i/>
          <w:iCs/>
        </w:rPr>
        <w:t xml:space="preserve">Remark 31</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47"/>
    <w:bookmarkStart w:id="448" w:name="thm-svd"/>
    <w:p>
      <w:pPr>
        <w:pStyle w:val="FirstParagraph"/>
      </w:pPr>
      <w:r>
        <w:rPr>
          <w:b/>
          <w:bCs/>
        </w:rPr>
        <w:t xml:space="preserve">Theorem 73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76</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48"/>
    <w:bookmarkStart w:id="449" w:name="rem-svd-any-matrix"/>
    <w:p>
      <w:pPr>
        <w:pStyle w:val="BodyText"/>
      </w:pPr>
      <w:r>
        <w:rPr>
          <w:i/>
          <w:iCs/>
        </w:rPr>
        <w:t xml:space="preserve">Remark 32</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72</w:t>
        </w:r>
      </w:hyperlink>
      <w:r>
        <w:t xml:space="preserve">),</w:t>
      </w:r>
      <w:r>
        <w:t xml:space="preserve"> </w:t>
      </w:r>
      <w:hyperlink w:anchor="thm-svd">
        <w:r>
          <w:rPr>
            <w:rStyle w:val="Hyperlink"/>
          </w:rPr>
          <w:t xml:space="preserve">Theorem 73</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72</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73</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49"/>
    <w:bookmarkStart w:id="450" w:name="def-svd"/>
    <w:p>
      <w:pPr>
        <w:pStyle w:val="BodyText"/>
      </w:pPr>
      <w:r>
        <w:rPr>
          <w:b/>
          <w:bCs/>
        </w:rPr>
        <w:t xml:space="preserve">Definition 84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73</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50"/>
    <w:bookmarkStart w:id="451" w:name="exm-svd"/>
    <w:p>
      <w:pPr>
        <w:pStyle w:val="BodyText"/>
      </w:pPr>
      <w:r>
        <w:rPr>
          <w:b/>
          <w:bCs/>
        </w:rPr>
        <w:t xml:space="preserve">Example 140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1"/>
    <w:bookmarkStart w:id="452" w:name="rem-svd-not-unique"/>
    <w:p>
      <w:pPr>
        <w:pStyle w:val="BodyText"/>
      </w:pPr>
      <w:r>
        <w:rPr>
          <w:i/>
          <w:iCs/>
        </w:rPr>
        <w:t xml:space="preserve">Remark 33</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140</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2"/>
    <w:bookmarkStart w:id="453" w:name="rem-svd-zero-singular-values"/>
    <w:p>
      <w:pPr>
        <w:pStyle w:val="BodyText"/>
      </w:pPr>
      <w:r>
        <w:rPr>
          <w:i/>
          <w:iCs/>
        </w:rPr>
        <w:t xml:space="preserve">Remark 34</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84</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53"/>
    <w:bookmarkStart w:id="454" w:name="thm-svd-evd"/>
    <w:p>
      <w:pPr>
        <w:pStyle w:val="BodyText"/>
      </w:pPr>
      <w:r>
        <w:rPr>
          <w:b/>
          <w:bCs/>
        </w:rPr>
        <w:t xml:space="preserve">Theorem 74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84</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69</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83</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54"/>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55" w:name="exm-svd-evd"/>
    <w:p>
      <w:pPr>
        <w:pStyle w:val="BodyText"/>
      </w:pPr>
      <w:r>
        <w:rPr>
          <w:b/>
          <w:bCs/>
        </w:rPr>
        <w:t xml:space="preserve">Example 141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140</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74</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55"/>
    <w:bookmarkStart w:id="456" w:name="rem-svd-from-evd"/>
    <w:p>
      <w:pPr>
        <w:pStyle w:val="FirstParagraph"/>
      </w:pPr>
      <w:r>
        <w:rPr>
          <w:i/>
          <w:iCs/>
        </w:rPr>
        <w:t xml:space="preserve">Remark 35</w:t>
      </w:r>
      <w:r>
        <w:t xml:space="preserve"> (Building an SVD from an eigendecomposition). </w:t>
      </w:r>
      <w:hyperlink w:anchor="thm-svd-evd">
        <w:r>
          <w:rPr>
            <w:rStyle w:val="Hyperlink"/>
          </w:rPr>
          <w:t xml:space="preserve">Theorem 74</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141</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140</w:t>
        </w:r>
      </w:hyperlink>
      <w:r>
        <w:t xml:space="preserve">.</w:t>
      </w:r>
    </w:p>
    <w:bookmarkEnd w:id="456"/>
    <w:bookmarkEnd w:id="457"/>
    <w:bookmarkStart w:id="473" w:name="definite-matrices"/>
    <w:p>
      <w:pPr>
        <w:pStyle w:val="Heading2"/>
      </w:pPr>
      <w:r>
        <w:t xml:space="preserve">18 Definite Matrices</w:t>
      </w:r>
    </w:p>
    <w:bookmarkStart w:id="458" w:name="def-positive-semidefinite"/>
    <w:p>
      <w:pPr>
        <w:pStyle w:val="FirstParagraph"/>
      </w:pPr>
      <w:r>
        <w:rPr>
          <w:b/>
          <w:bCs/>
        </w:rPr>
        <w:t xml:space="preserve">Definition 85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3"/>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3"/>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58"/>
    <w:bookmarkStart w:id="459" w:name="exm-positive-semidefinite"/>
    <w:p>
      <w:pPr>
        <w:pStyle w:val="FirstParagraph"/>
      </w:pPr>
      <w:r>
        <w:rPr>
          <w:b/>
          <w:bCs/>
        </w:rPr>
        <w:t xml:space="preserve">Example 142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59"/>
    <w:bookmarkStart w:id="460" w:name="def-positive-definite"/>
    <w:p>
      <w:pPr>
        <w:pStyle w:val="BodyText"/>
      </w:pPr>
      <w:r>
        <w:rPr>
          <w:b/>
          <w:bCs/>
        </w:rPr>
        <w:t xml:space="preserve">Definition 86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4"/>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60"/>
    <w:bookmarkStart w:id="461" w:name="exm-positive-definite"/>
    <w:p>
      <w:pPr>
        <w:pStyle w:val="FirstParagraph"/>
      </w:pPr>
      <w:r>
        <w:rPr>
          <w:b/>
          <w:bCs/>
        </w:rPr>
        <w:t xml:space="preserve">Example 143 (Positive definite, semidefinite, and neither)</w:t>
      </w:r>
      <w:r>
        <w:t xml:space="preserve"> </w:t>
      </w:r>
      <w:r>
        <w:t xml:space="preserve"> </w:t>
      </w:r>
    </w:p>
    <w:p>
      <w:pPr>
        <w:numPr>
          <w:ilvl w:val="0"/>
          <w:numId w:val="1075"/>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5"/>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142</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61"/>
    <w:bookmarkStart w:id="462" w:name="rem-positive-definite-symmetry"/>
    <w:p>
      <w:pPr>
        <w:pStyle w:val="FirstParagraph"/>
      </w:pPr>
      <w:r>
        <w:rPr>
          <w:i/>
          <w:iCs/>
        </w:rPr>
        <w:t xml:space="preserve">Remark 36</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85</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143</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82</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62"/>
    <w:p>
      <w:pPr>
        <w:pStyle w:val="BodyText"/>
      </w:pPr>
      <w:r>
        <w:t xml:space="preserve">See also</w:t>
      </w:r>
      <w:r>
        <w:t xml:space="preserve"> </w:t>
      </w:r>
      <w:hyperlink r:id="rId463">
        <w:r>
          <w:rPr>
            <w:rStyle w:val="Hyperlink"/>
          </w:rPr>
          <w:t xml:space="preserve">https://en.wikipedia.org/wiki/Definite_matrix</w:t>
        </w:r>
      </w:hyperlink>
      <w:r>
        <w:t xml:space="preserve">.</w:t>
      </w:r>
    </w:p>
    <w:bookmarkStart w:id="464" w:name="thm-definite-eigenvalues"/>
    <w:p>
      <w:pPr>
        <w:pStyle w:val="BodyText"/>
      </w:pPr>
      <w:r>
        <w:rPr>
          <w:b/>
          <w:bCs/>
        </w:rPr>
        <w:t xml:space="preserve">Theorem 75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6"/>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6"/>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64"/>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76</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65" w:name="exm-definite-eigenvalues"/>
    <w:p>
      <w:pPr>
        <w:pStyle w:val="BodyText"/>
      </w:pPr>
      <w:r>
        <w:rPr>
          <w:b/>
          <w:bCs/>
        </w:rPr>
        <w:t xml:space="preserve">Example 144 (Reading definiteness off the eigenvalues)</w:t>
      </w:r>
      <w:r>
        <w:t xml:space="preserve"> </w:t>
      </w:r>
      <w:r>
        <w:t xml:space="preserve"> </w:t>
      </w:r>
    </w:p>
    <w:p>
      <w:pPr>
        <w:pStyle w:val="Compact"/>
        <w:numPr>
          <w:ilvl w:val="0"/>
          <w:numId w:val="1077"/>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both positive, so it is positive definite.</w:t>
      </w:r>
    </w:p>
    <w:p>
      <w:pPr>
        <w:pStyle w:val="Compact"/>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143</w:t>
        </w:r>
      </w:hyperlink>
      <w:r>
        <w:t xml:space="preserve"> </w:t>
      </w:r>
      <w:r>
        <w:t xml:space="preserve">found directly.</w:t>
      </w:r>
    </w:p>
    <w:bookmarkEnd w:id="465"/>
    <w:bookmarkStart w:id="466" w:name="thm-pd-inverse"/>
    <w:p>
      <w:pPr>
        <w:pStyle w:val="FirstParagraph"/>
      </w:pPr>
      <w:r>
        <w:rPr>
          <w:b/>
          <w:bCs/>
        </w:rPr>
        <w:t xml:space="preserve">Theorem 76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86</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66"/>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76</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6</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75</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67" w:name="exm-pd-inverse"/>
    <w:p>
      <w:pPr>
        <w:pStyle w:val="BodyText"/>
      </w:pPr>
      <w:r>
        <w:rPr>
          <w:b/>
          <w:bCs/>
        </w:rPr>
        <w:t xml:space="preserve">Example 145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139</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67"/>
    <w:bookmarkStart w:id="468" w:name="def-matrix-induced-inner-product"/>
    <w:p>
      <w:pPr>
        <w:pStyle w:val="FirstParagraph"/>
      </w:pPr>
      <w:r>
        <w:rPr>
          <w:b/>
          <w:bCs/>
        </w:rPr>
        <w:t xml:space="preserve">Definition 87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86</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468"/>
    <w:bookmarkStart w:id="469" w:name="exm-matrix-induced-inner-product"/>
    <w:p>
      <w:pPr>
        <w:pStyle w:val="FirstParagraph"/>
      </w:pPr>
      <w:r>
        <w:rPr>
          <w:b/>
          <w:bCs/>
        </w:rPr>
        <w:t xml:space="preserve">Example 146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69"/>
    <w:bookmarkStart w:id="470" w:name="thm-matrix-induced-inner-product"/>
    <w:p>
      <w:pPr>
        <w:pStyle w:val="BodyText"/>
      </w:pPr>
      <w:r>
        <w:rPr>
          <w:b/>
          <w:bCs/>
        </w:rPr>
        <w:t xml:space="preserve">Theorem 77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56</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57</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91</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93</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470"/>
    <w:p>
      <w:pPr>
        <w:pStyle w:val="BodyText"/>
      </w:pPr>
      <w:r>
        <w:rPr>
          <w:i/>
          <w:iCs/>
        </w:rPr>
        <w:t xml:space="preserve">Proof</w:t>
      </w:r>
      <w:r>
        <w:t xml:space="preserve">. </w:t>
      </w:r>
    </w:p>
    <w:p>
      <w:pPr>
        <w:pStyle w:val="Compact"/>
        <w:numPr>
          <w:ilvl w:val="0"/>
          <w:numId w:val="107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Compact"/>
        <w:numPr>
          <w:ilvl w:val="0"/>
          <w:numId w:val="1078"/>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86</w:t>
        </w:r>
      </w:hyperlink>
      <w:r>
        <w:t xml:space="preserve">);</w:t>
      </w:r>
    </w:p>
    <w:p>
      <w:pPr>
        <w:pStyle w:val="Compact"/>
        <w:numPr>
          <w:ilvl w:val="0"/>
          <w:numId w:val="1078"/>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78"/>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15</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69</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471" w:name="exm-matrix-induced-inner-product-axioms"/>
    <w:p>
      <w:pPr>
        <w:pStyle w:val="BodyText"/>
      </w:pPr>
      <w:r>
        <w:rPr>
          <w:b/>
          <w:bCs/>
        </w:rPr>
        <w:t xml:space="preserve">Example 147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146</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77</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77</w:t>
        </w:r>
      </w:hyperlink>
      <w:r>
        <w:t xml:space="preserve"> </w:t>
      </w:r>
      <w:r>
        <w:t xml:space="preserve">says.</w:t>
      </w:r>
    </w:p>
    <w:bookmarkEnd w:id="471"/>
    <w:bookmarkStart w:id="472" w:name="rem-inner-products-machine-learning"/>
    <w:p>
      <w:pPr>
        <w:pStyle w:val="BodyText"/>
      </w:pPr>
      <w:r>
        <w:rPr>
          <w:i/>
          <w:iCs/>
        </w:rPr>
        <w:t xml:space="preserve">Remark 37</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79"/>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86</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76</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79"/>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79"/>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63</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79"/>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472"/>
    <w:bookmarkEnd w:id="473"/>
    <w:bookmarkStart w:id="489" w:name="determinants"/>
    <w:p>
      <w:pPr>
        <w:pStyle w:val="Heading2"/>
      </w:pPr>
      <w:r>
        <w:t xml:space="preserve">19 Determinants</w:t>
      </w:r>
    </w:p>
    <w:bookmarkStart w:id="474" w:name="def-determinant"/>
    <w:p>
      <w:pPr>
        <w:pStyle w:val="FirstParagraph"/>
      </w:pPr>
      <w:r>
        <w:rPr>
          <w:b/>
          <w:bCs/>
        </w:rPr>
        <w:t xml:space="preserve">Definition 88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0"/>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0"/>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474"/>
    <w:bookmarkStart w:id="475" w:name="exm-determinant"/>
    <w:p>
      <w:pPr>
        <w:pStyle w:val="FirstParagraph"/>
      </w:pPr>
      <w:r>
        <w:rPr>
          <w:b/>
          <w:bCs/>
        </w:rPr>
        <w:t xml:space="preserve">Example 148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475"/>
    <w:bookmarkStart w:id="476" w:name="rem-determinant-cofactor-expansion"/>
    <w:p>
      <w:pPr>
        <w:pStyle w:val="FirstParagraph"/>
      </w:pPr>
      <w:r>
        <w:rPr>
          <w:i/>
          <w:iCs/>
        </w:rPr>
        <w:t xml:space="preserve">Remark 38</w:t>
      </w:r>
      <w:r>
        <w:t xml:space="preserve"> (Cofactor expansion). </w:t>
      </w:r>
      <w:r>
        <w:t xml:space="preserve">The recursive formula in</w:t>
      </w:r>
      <w:r>
        <w:t xml:space="preserve"> </w:t>
      </w:r>
      <w:hyperlink w:anchor="def-determinant">
        <w:r>
          <w:rPr>
            <w:rStyle w:val="Hyperlink"/>
          </w:rPr>
          <w:t xml:space="preserve">Definition 88</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148</w:t>
        </w:r>
      </w:hyperlink>
      <w:r>
        <w:t xml:space="preserve">.</w:t>
      </w:r>
    </w:p>
    <w:bookmarkEnd w:id="476"/>
    <w:p>
      <w:pPr>
        <w:pStyle w:val="BodyText"/>
      </w:pPr>
      <w:r>
        <w:t xml:space="preserve">See also</w:t>
      </w:r>
      <w:r>
        <w:t xml:space="preserve"> </w:t>
      </w:r>
      <w:hyperlink r:id="rId477">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78" name="Picture"/>
                  <a:graphic>
                    <a:graphicData uri="http://schemas.openxmlformats.org/drawingml/2006/picture">
                      <pic:pic>
                        <pic:nvPicPr>
                          <pic:cNvPr descr="/opt/quarto/share/formats/docx/tip.png" id="479"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1"/>
              </w:numPr>
            </w:pPr>
            <w:hyperlink r:id="rId480">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481" w:name="thm-det-diagonal"/>
    <w:p>
      <w:pPr>
        <w:pStyle w:val="FirstParagraph"/>
      </w:pPr>
      <w:r>
        <w:rPr>
          <w:b/>
          <w:bCs/>
        </w:rPr>
        <w:t xml:space="preserve">Theorem 78 (Determinant of a diagonal matrix)</w:t>
      </w:r>
      <w:r>
        <w:t xml:space="preserve"> </w:t>
      </w:r>
      <w:r>
        <w:t xml:space="preserve">The determinant (</w:t>
      </w:r>
      <w:hyperlink w:anchor="def-determinant">
        <w:r>
          <w:rPr>
            <w:rStyle w:val="Hyperlink"/>
          </w:rPr>
          <w:t xml:space="preserve">Definition 88</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70</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481"/>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482" w:name="exm-det-diagonal"/>
    <w:p>
      <w:pPr>
        <w:pStyle w:val="FirstParagraph"/>
      </w:pPr>
      <w:r>
        <w:rPr>
          <w:b/>
          <w:bCs/>
        </w:rPr>
        <w:t xml:space="preserve">Example 149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482"/>
    <w:bookmarkStart w:id="483" w:name="thm-det-product"/>
    <w:p>
      <w:pPr>
        <w:pStyle w:val="BodyText"/>
      </w:pPr>
      <w:r>
        <w:rPr>
          <w:b/>
          <w:bCs/>
        </w:rPr>
        <w:t xml:space="preserve">Theorem 79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483"/>
    <w:bookmarkStart w:id="484" w:name="exm-det-product"/>
    <w:p>
      <w:pPr>
        <w:pStyle w:val="FirstParagraph"/>
      </w:pPr>
      <w:r>
        <w:rPr>
          <w:b/>
          <w:bCs/>
        </w:rPr>
        <w:t xml:space="preserve">Example 150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148</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484"/>
    <w:bookmarkStart w:id="485" w:name="rem-det-product-proof"/>
    <w:p>
      <w:pPr>
        <w:pStyle w:val="FirstParagraph"/>
      </w:pPr>
      <w:r>
        <w:rPr>
          <w:i/>
          <w:iCs/>
        </w:rPr>
        <w:t xml:space="preserve">Remark 39</w:t>
      </w:r>
      <w:r>
        <w:t xml:space="preserve"> (An example is not a proof). </w:t>
      </w:r>
      <w:hyperlink w:anchor="exm-det-product">
        <w:r>
          <w:rPr>
            <w:rStyle w:val="Hyperlink"/>
          </w:rPr>
          <w:t xml:space="preserve">Example 150</w:t>
        </w:r>
      </w:hyperlink>
      <w:r>
        <w:t xml:space="preserve"> </w:t>
      </w:r>
      <w:r>
        <w:t xml:space="preserve">checks</w:t>
      </w:r>
      <w:r>
        <w:t xml:space="preserve"> </w:t>
      </w:r>
      <w:hyperlink w:anchor="thm-det-product">
        <w:r>
          <w:rPr>
            <w:rStyle w:val="Hyperlink"/>
          </w:rPr>
          <w:t xml:space="preserve">Theorem 79</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485"/>
    <w:p>
      <w:pPr>
        <w:pStyle w:val="BodyText"/>
      </w:pPr>
      <w:r>
        <w:t xml:space="preserve">See also</w:t>
      </w:r>
      <w:r>
        <w:t xml:space="preserve"> </w:t>
      </w:r>
      <w:hyperlink r:id="rId477">
        <w:r>
          <w:rPr>
            <w:rStyle w:val="Hyperlink"/>
          </w:rPr>
          <w:t xml:space="preserve">https://en.wikipedia.org/wiki/Determinant</w:t>
        </w:r>
      </w:hyperlink>
      <w:r>
        <w:t xml:space="preserve">.</w:t>
      </w:r>
    </w:p>
    <w:bookmarkStart w:id="486" w:name="thm-det-eigenvalues"/>
    <w:p>
      <w:pPr>
        <w:pStyle w:val="BodyText"/>
      </w:pPr>
      <w:r>
        <w:rPr>
          <w:b/>
          <w:bCs/>
        </w:rPr>
        <w:t xml:space="preserve">Theorem 80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486"/>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79</w:t>
        </w:r>
      </w:hyperlink>
      <w:r>
        <w:t xml:space="preserve">,</w:t>
      </w:r>
      <w:r>
        <w:t xml:space="preserve"> </w:t>
      </w:r>
      <w:r>
        <w:t xml:space="preserve">the orthogonality step is</w:t>
      </w:r>
      <w:r>
        <w:t xml:space="preserve"> </w:t>
      </w:r>
      <w:hyperlink w:anchor="def-orthogonal-matrix">
        <w:r>
          <w:rPr>
            <w:rStyle w:val="Hyperlink"/>
          </w:rPr>
          <w:t xml:space="preserve">Definition 76</w:t>
        </w:r>
      </w:hyperlink>
      <w:r>
        <w:t xml:space="preserve">,</w:t>
      </w:r>
      <w:r>
        <w:t xml:space="preserve"> </w:t>
      </w:r>
      <w:r>
        <w:t xml:space="preserve">and the identity and diagonal steps are</w:t>
      </w:r>
      <w:r>
        <w:t xml:space="preserve"> </w:t>
      </w:r>
      <w:hyperlink w:anchor="thm-det-diagonal">
        <w:r>
          <w:rPr>
            <w:rStyle w:val="Hyperlink"/>
          </w:rPr>
          <w:t xml:space="preserve">Theorem 78</w:t>
        </w:r>
      </w:hyperlink>
      <w:r>
        <w:t xml:space="preserve"> </w:t>
      </w:r>
      <w:r>
        <w:t xml:space="preserve">and</w:t>
      </w:r>
      <w:r>
        <w:t xml:space="preserve"> </w:t>
      </w:r>
      <w:hyperlink w:anchor="exm-det-diagonal">
        <w:r>
          <w:rPr>
            <w:rStyle w:val="Hyperlink"/>
          </w:rPr>
          <w:t xml:space="preserve">Example 149</w:t>
        </w:r>
      </w:hyperlink>
      <w:r>
        <w:t xml:space="preserve">.</w:t>
      </w:r>
    </w:p>
    <w:bookmarkStart w:id="487" w:name="cor-det-pd"/>
    <w:p>
      <w:pPr>
        <w:pStyle w:val="BodyText"/>
      </w:pPr>
      <w:r>
        <w:rPr>
          <w:b/>
          <w:bCs/>
        </w:rPr>
        <w:t xml:space="preserve">Corollary 7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487"/>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80</w:t>
        </w:r>
      </w:hyperlink>
      <w:r>
        <w:t xml:space="preserve">,</w:t>
      </w:r>
      <w:r>
        <w:t xml:space="preserve"> </w:t>
      </w:r>
      <w:r>
        <w:t xml:space="preserve">is positive.</w:t>
      </w:r>
    </w:p>
    <w:bookmarkStart w:id="488" w:name="exm-det-eigenvalues"/>
    <w:p>
      <w:pPr>
        <w:pStyle w:val="BodyText"/>
      </w:pPr>
      <w:r>
        <w:rPr>
          <w:b/>
          <w:bCs/>
        </w:rPr>
        <w:t xml:space="preserve">Example 151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so</w:t>
      </w:r>
      <w:r>
        <w:t xml:space="preserve"> </w:t>
      </w:r>
      <w:hyperlink w:anchor="thm-det-eigenvalues">
        <w:r>
          <w:rPr>
            <w:rStyle w:val="Hyperlink"/>
          </w:rPr>
          <w:t xml:space="preserve">Theorem 80</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148</w:t>
        </w:r>
      </w:hyperlink>
      <w:r>
        <w:t xml:space="preserve">.</w:t>
      </w:r>
    </w:p>
    <w:bookmarkEnd w:id="488"/>
    <w:bookmarkEnd w:id="489"/>
    <w:bookmarkStart w:id="563" w:name="design-matrix"/>
    <w:p>
      <w:pPr>
        <w:pStyle w:val="Heading2"/>
      </w:pPr>
      <w:r>
        <w:t xml:space="preserve">20 Design Matrix</w:t>
      </w:r>
    </w:p>
    <w:bookmarkStart w:id="490" w:name="def-design-matrix"/>
    <w:p>
      <w:pPr>
        <w:pStyle w:val="FirstParagraph"/>
      </w:pPr>
      <w:r>
        <w:rPr>
          <w:b/>
          <w:bCs/>
        </w:rPr>
        <w:t xml:space="preserve">Definition 89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490"/>
    <w:bookmarkStart w:id="491" w:name="rem-design-matrix-products"/>
    <w:p>
      <w:pPr>
        <w:pStyle w:val="FirstParagraph"/>
      </w:pPr>
      <w:r>
        <w:rPr>
          <w:i/>
          <w:iCs/>
        </w:rPr>
        <w:t xml:space="preserve">Remark 40</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33</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OLS estimator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491"/>
    <w:bookmarkStart w:id="492" w:name="thm-gram-invertible"/>
    <w:p>
      <w:pPr>
        <w:pStyle w:val="BodyText"/>
      </w:pPr>
      <w:r>
        <w:rPr>
          <w:b/>
          <w:bCs/>
        </w:rPr>
        <w:t xml:space="preserve">Theorem 81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492"/>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493" w:name="exm-gram-invertible"/>
    <w:p>
      <w:pPr>
        <w:pStyle w:val="BodyText"/>
      </w:pPr>
      <w:r>
        <w:rPr>
          <w:b/>
          <w:bCs/>
        </w:rPr>
        <w:t xml:space="preserve">Example 152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33</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493"/>
    <w:bookmarkStart w:id="494" w:name="def-hat-matrix"/>
    <w:p>
      <w:pPr>
        <w:pStyle w:val="BodyText"/>
      </w:pPr>
      <w:r>
        <w:rPr>
          <w:b/>
          <w:bCs/>
        </w:rPr>
        <w:t xml:space="preserve">Definition 90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89</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81</w:t>
        </w:r>
      </w:hyperlink>
      <w:r>
        <w:t xml:space="preserve">.</w:t>
      </w:r>
    </w:p>
    <w:bookmarkEnd w:id="494"/>
    <w:bookmarkStart w:id="495" w:name="exm-hat-matrix"/>
    <w:p>
      <w:pPr>
        <w:pStyle w:val="BodyText"/>
      </w:pPr>
      <w:r>
        <w:rPr>
          <w:b/>
          <w:bCs/>
        </w:rPr>
        <w:t xml:space="preserve">Example 153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495"/>
    <w:bookmarkStart w:id="496" w:name="thm-hat-matrix"/>
    <w:p>
      <w:pPr>
        <w:pStyle w:val="BodyText"/>
      </w:pPr>
      <w:r>
        <w:rPr>
          <w:b/>
          <w:bCs/>
        </w:rPr>
        <w:t xml:space="preserve">Theorem 82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r>
        <w:t xml:space="preserve"> </w:t>
      </w:r>
      <w:r>
        <w:t xml:space="preserve">is an orthogonal projection matrix (</w:t>
      </w:r>
      <w:hyperlink w:anchor="def-projection-matrix">
        <w:r>
          <w:rPr>
            <w:rStyle w:val="Hyperlink"/>
          </w:rPr>
          <w:t xml:space="preserve">Definition 74</w:t>
        </w:r>
      </w:hyperlink>
      <w:r>
        <w:t xml:space="preserve">).</w:t>
      </w:r>
    </w:p>
    <w:bookmarkEnd w:id="496"/>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6</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497" w:name="exm-hat-matrix-projection"/>
    <w:p>
      <w:pPr>
        <w:pStyle w:val="FirstParagraph"/>
      </w:pPr>
      <w:r>
        <w:rPr>
          <w:b/>
          <w:bCs/>
        </w:rPr>
        <w:t xml:space="preserve">Example 154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153</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82</w:t>
        </w:r>
      </w:hyperlink>
      <w:r>
        <w:t xml:space="preserve"> </w:t>
      </w:r>
      <w:r>
        <w:t xml:space="preserve">says.</w:t>
      </w:r>
    </w:p>
    <w:bookmarkEnd w:id="497"/>
    <w:bookmarkStart w:id="498" w:name="rem-hat-matrix-name"/>
    <w:p>
      <w:pPr>
        <w:pStyle w:val="BodyText"/>
      </w:pPr>
      <w:r>
        <w:rPr>
          <w:i/>
          <w:iCs/>
        </w:rPr>
        <w:t xml:space="preserve">Remark 41</w:t>
      </w:r>
      <w:r>
        <w:t xml:space="preserve"> (Why it is called the hat matrix). </w:t>
      </w:r>
      <w:r>
        <w:t xml:space="preserve">The hat matrix gives the fitted values in linear regression:</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153</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498"/>
    <w:bookmarkStart w:id="512"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99" name="Picture"/>
                  <a:graphic>
                    <a:graphicData uri="http://schemas.openxmlformats.org/drawingml/2006/picture">
                      <pic:pic>
                        <pic:nvPicPr>
                          <pic:cNvPr descr="/opt/quarto/share/formats/docx/note.png" id="500"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74</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50</w:t>
              </w:r>
            </w:hyperlink>
            <w:r>
              <w:t xml:space="preserve">.</w:t>
            </w:r>
          </w:p>
          <w:p/>
        </w:tc>
      </w:tr>
    </w:tbl>
    <w:bookmarkStart w:id="501" w:name="def-orthogonal-projection"/>
    <w:p>
      <w:pPr>
        <w:pStyle w:val="BodyText"/>
      </w:pPr>
      <w:r>
        <w:rPr>
          <w:b/>
          <w:bCs/>
        </w:rPr>
        <w:t xml:space="preserve">Definition 91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50</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54</w:t>
        </w:r>
      </w:hyperlink>
      <w:r>
        <w:t xml:space="preserve">).</w:t>
      </w:r>
    </w:p>
    <w:bookmarkEnd w:id="501"/>
    <w:bookmarkStart w:id="502" w:name="exm-orthogonal-projection"/>
    <w:p>
      <w:pPr>
        <w:pStyle w:val="BodyText"/>
      </w:pPr>
      <w:r>
        <w:rPr>
          <w:b/>
          <w:bCs/>
        </w:rPr>
        <w:t xml:space="preserve">Example 155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48</w:t>
        </w:r>
      </w:hyperlink>
      <w:r>
        <w:t xml:space="preserve">,</w:t>
      </w:r>
      <w:r>
        <w:t xml:space="preserve"> </w:t>
      </w:r>
      <w:hyperlink w:anchor="thm-subspace-zero">
        <w:r>
          <w:rPr>
            <w:rStyle w:val="Hyperlink"/>
          </w:rPr>
          <w:t xml:space="preserve">Theorem 20</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20</w:t>
        </w:r>
      </w:hyperlink>
      <w:r>
        <w:t xml:space="preserve">).</w:t>
      </w:r>
    </w:p>
    <w:bookmarkEnd w:id="502"/>
    <w:bookmarkStart w:id="503" w:name="exm-not-orthogonal-projection"/>
    <w:p>
      <w:pPr>
        <w:pStyle w:val="BodyText"/>
      </w:pPr>
      <w:r>
        <w:rPr>
          <w:b/>
          <w:bCs/>
        </w:rPr>
        <w:t xml:space="preserve">Example 156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03"/>
    <w:bookmarkStart w:id="504" w:name="thm-closest-point"/>
    <w:p>
      <w:pPr>
        <w:pStyle w:val="BodyText"/>
      </w:pPr>
      <w:r>
        <w:rPr>
          <w:b/>
          <w:bCs/>
        </w:rPr>
        <w:t xml:space="preserve">Theorem 83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91</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04"/>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91</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55</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54</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53</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Taking nonnegative square roots preserves the inequality.</w:t>
      </w:r>
    </w:p>
    <w:bookmarkStart w:id="505" w:name="exm-closest-point"/>
    <w:p>
      <w:pPr>
        <w:pStyle w:val="BodyText"/>
      </w:pPr>
      <w:r>
        <w:rPr>
          <w:b/>
          <w:bCs/>
        </w:rPr>
        <w:t xml:space="preserve">Example 157 (No point of the line is closer)</w:t>
      </w:r>
      <w:r>
        <w:t xml:space="preserve"> </w:t>
      </w:r>
      <w:r>
        <w:t xml:space="preserve">In</w:t>
      </w:r>
      <w:r>
        <w:t xml:space="preserve"> </w:t>
      </w:r>
      <w:hyperlink w:anchor="exm-orthogonal-projection">
        <w:r>
          <w:rPr>
            <w:rStyle w:val="Hyperlink"/>
          </w:rPr>
          <w:t xml:space="preserve">Example 155</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54</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05"/>
    <w:bookmarkStart w:id="506" w:name="thm-projector-onb"/>
    <w:p>
      <w:pPr>
        <w:pStyle w:val="BodyText"/>
      </w:pPr>
      <w:r>
        <w:rPr>
          <w:b/>
          <w:bCs/>
        </w:rPr>
        <w:t xml:space="preserve">Theorem 84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hyperlink w:anchor="cor-orthonormal-basis-exists">
        <w:r>
          <w:rPr>
            <w:rStyle w:val="Hyperlink"/>
          </w:rPr>
          <w:t xml:space="preserve">Corollary 5</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74</w:t>
        </w:r>
      </w:hyperlink>
      <w:r>
        <w:t xml:space="preserve">).</w:t>
      </w:r>
    </w:p>
    <w:bookmarkEnd w:id="506"/>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31</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07" w:name="exm-projector-onb"/>
    <w:p>
      <w:pPr>
        <w:pStyle w:val="FirstParagraph"/>
      </w:pPr>
      <w:r>
        <w:rPr>
          <w:b/>
          <w:bCs/>
        </w:rPr>
        <w:t xml:space="preserve">Example 158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155</w:t>
        </w:r>
      </w:hyperlink>
      <w:r>
        <w:t xml:space="preserve">.</w:t>
      </w:r>
    </w:p>
    <w:bookmarkEnd w:id="507"/>
    <w:bookmarkStart w:id="508" w:name="thm-projection-matrix-projects"/>
    <w:p>
      <w:pPr>
        <w:pStyle w:val="BodyText"/>
      </w:pPr>
      <w:r>
        <w:rPr>
          <w:b/>
          <w:bCs/>
        </w:rPr>
        <w:t xml:space="preserve">Theorem 85 (A projection matrix projects onto its column space, and is the only one that does)</w:t>
      </w:r>
      <w:r>
        <w:t xml:space="preserve"> </w:t>
      </w:r>
      <w:r>
        <w:t xml:space="preserve"> </w:t>
      </w:r>
    </w:p>
    <w:p>
      <w:pPr>
        <w:pStyle w:val="Compact"/>
        <w:numPr>
          <w:ilvl w:val="0"/>
          <w:numId w:val="1082"/>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82"/>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08"/>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68</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91</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22</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09" w:name="exm-projection-matrix-projects"/>
    <w:p>
      <w:pPr>
        <w:pStyle w:val="BodyText"/>
      </w:pPr>
      <w:r>
        <w:rPr>
          <w:b/>
          <w:bCs/>
        </w:rPr>
        <w:t xml:space="preserve">Example 159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84</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09"/>
    <w:bookmarkStart w:id="510" w:name="thm-hat-matrix-projects"/>
    <w:p>
      <w:pPr>
        <w:pStyle w:val="BodyText"/>
      </w:pPr>
      <w:r>
        <w:rPr>
          <w:b/>
          <w:bCs/>
        </w:rPr>
        <w:t xml:space="preserve">Theorem 86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90</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10"/>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82</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85</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90</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35</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84</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85</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11" w:name="exm-hat-matrix-projects"/>
    <w:p>
      <w:pPr>
        <w:pStyle w:val="BodyText"/>
      </w:pPr>
      <w:r>
        <w:rPr>
          <w:b/>
          <w:bCs/>
        </w:rPr>
        <w:t xml:space="preserve">Example 160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153</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153</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83</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11"/>
    <w:bookmarkEnd w:id="512"/>
    <w:bookmarkStart w:id="541"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13" name="Picture"/>
                  <a:graphic>
                    <a:graphicData uri="http://schemas.openxmlformats.org/drawingml/2006/picture">
                      <pic:pic>
                        <pic:nvPicPr>
                          <pic:cNvPr descr="/opt/quarto/share/formats/docx/note.png" id="514"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42</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15" w:name="thm-scalar-matmul"/>
    <w:p>
      <w:pPr>
        <w:pStyle w:val="BodyText"/>
      </w:pPr>
      <w:r>
        <w:rPr>
          <w:b/>
          <w:bCs/>
        </w:rPr>
        <w:t xml:space="preserve">Theorem 87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15"/>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16" w:name="exm-scalar-matmul"/>
    <w:p>
      <w:pPr>
        <w:pStyle w:val="BodyText"/>
      </w:pPr>
      <w:r>
        <w:rPr>
          <w:b/>
          <w:bCs/>
        </w:rPr>
        <w:t xml:space="preserve">Example 161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16"/>
    <w:bookmarkStart w:id="517" w:name="def-generalized-inverse"/>
    <w:p>
      <w:pPr>
        <w:pStyle w:val="FirstParagraph"/>
      </w:pPr>
      <w:r>
        <w:rPr>
          <w:b/>
          <w:bCs/>
        </w:rPr>
        <w:t xml:space="preserve">Definition 92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17"/>
    <w:bookmarkStart w:id="518" w:name="exm-generalized-inverse"/>
    <w:p>
      <w:pPr>
        <w:pStyle w:val="FirstParagraph"/>
      </w:pPr>
      <w:r>
        <w:rPr>
          <w:b/>
          <w:bCs/>
        </w:rPr>
        <w:t xml:space="preserve">Example 162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18"/>
    <w:bookmarkStart w:id="519" w:name="thm-generalized-inverse-invertible"/>
    <w:p>
      <w:pPr>
        <w:pStyle w:val="BodyText"/>
      </w:pPr>
      <w:r>
        <w:rPr>
          <w:b/>
          <w:bCs/>
        </w:rPr>
        <w:t xml:space="preserve">Theorem 88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72</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19"/>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92</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20" w:name="exm-generalized-inverse-invertible"/>
    <w:p>
      <w:pPr>
        <w:pStyle w:val="FirstParagraph"/>
      </w:pPr>
      <w:r>
        <w:rPr>
          <w:b/>
          <w:bCs/>
        </w:rPr>
        <w:t xml:space="preserve">Example 163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162</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88</w:t>
        </w:r>
      </w:hyperlink>
      <w:r>
        <w:t xml:space="preserve"> </w:t>
      </w:r>
      <w:r>
        <w:t xml:space="preserve">it is singular.</w:t>
      </w:r>
    </w:p>
    <w:bookmarkEnd w:id="520"/>
    <w:bookmarkStart w:id="521" w:name="thm-generalized-inverse-solves"/>
    <w:p>
      <w:pPr>
        <w:pStyle w:val="BodyText"/>
      </w:pPr>
      <w:r>
        <w:rPr>
          <w:b/>
          <w:bCs/>
        </w:rPr>
        <w:t xml:space="preserve">Theorem 89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21"/>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92</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22" w:name="exm-generalized-inverse-solves"/>
    <w:p>
      <w:pPr>
        <w:pStyle w:val="FirstParagraph"/>
      </w:pPr>
      <w:r>
        <w:rPr>
          <w:b/>
          <w:bCs/>
        </w:rPr>
        <w:t xml:space="preserve">Example 164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22"/>
    <w:bookmarkStart w:id="523" w:name="def-moore-penrose"/>
    <w:p>
      <w:pPr>
        <w:pStyle w:val="BodyText"/>
      </w:pPr>
      <w:r>
        <w:rPr>
          <w:b/>
          <w:bCs/>
        </w:rPr>
        <w:t xml:space="preserve">Definition 93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3"/>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3"/>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3"/>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3"/>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23"/>
    <w:bookmarkStart w:id="524" w:name="exm-moore-penrose"/>
    <w:p>
      <w:pPr>
        <w:pStyle w:val="FirstParagraph"/>
      </w:pPr>
      <w:r>
        <w:rPr>
          <w:b/>
          <w:bCs/>
        </w:rPr>
        <w:t xml:space="preserve">Example 165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162</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24"/>
    <w:bookmarkStart w:id="525" w:name="thm-moore-penrose-generalized-inverse"/>
    <w:p>
      <w:pPr>
        <w:pStyle w:val="BodyText"/>
      </w:pPr>
      <w:r>
        <w:rPr>
          <w:b/>
          <w:bCs/>
        </w:rPr>
        <w:t xml:space="preserve">Theorem 90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p>
    <w:bookmarkEnd w:id="525"/>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93</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26" w:name="exm-moore-penrose-generalized-inverse"/>
    <w:p>
      <w:pPr>
        <w:pStyle w:val="BodyText"/>
      </w:pPr>
      <w:r>
        <w:rPr>
          <w:b/>
          <w:bCs/>
        </w:rPr>
        <w:t xml:space="preserve">Example 166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93</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90</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26"/>
    <w:bookmarkStart w:id="527" w:name="thm-moore-penrose-unique"/>
    <w:p>
      <w:pPr>
        <w:pStyle w:val="BodyText"/>
      </w:pPr>
      <w:r>
        <w:rPr>
          <w:b/>
          <w:bCs/>
        </w:rPr>
        <w:t xml:space="preserve">Theorem 91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27"/>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28" w:name="exm-moore-penrose-unique"/>
    <w:p>
      <w:pPr>
        <w:pStyle w:val="FirstParagraph"/>
      </w:pPr>
      <w:r>
        <w:rPr>
          <w:b/>
          <w:bCs/>
        </w:rPr>
        <w:t xml:space="preserve">Example 167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165</w:t>
        </w:r>
      </w:hyperlink>
      <w:r>
        <w:t xml:space="preserve">).</w:t>
      </w:r>
      <w:r>
        <w:t xml:space="preserve"> </w:t>
      </w:r>
      <w:r>
        <w:t xml:space="preserve">By</w:t>
      </w:r>
      <w:r>
        <w:t xml:space="preserve"> </w:t>
      </w:r>
      <w:hyperlink w:anchor="thm-moore-penrose-unique">
        <w:r>
          <w:rPr>
            <w:rStyle w:val="Hyperlink"/>
          </w:rPr>
          <w:t xml:space="preserve">Theorem 91</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28"/>
    <w:bookmarkStart w:id="529" w:name="thm-moore-penrose-exists"/>
    <w:p>
      <w:pPr>
        <w:pStyle w:val="BodyText"/>
      </w:pPr>
      <w:r>
        <w:rPr>
          <w:b/>
          <w:bCs/>
        </w:rPr>
        <w:t xml:space="preserve">Theorem 92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93</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91</w:t>
        </w:r>
      </w:hyperlink>
      <w:r>
        <w:t xml:space="preserve">.</w:t>
      </w:r>
    </w:p>
    <w:p>
      <w:pPr>
        <w:pStyle w:val="Compact"/>
        <w:numPr>
          <w:ilvl w:val="0"/>
          <w:numId w:val="1084"/>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4"/>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51</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29"/>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42</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38</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81</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6</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30" w:name="exm-moore-penrose-exists"/>
    <w:p>
      <w:pPr>
        <w:pStyle w:val="FirstParagraph"/>
      </w:pPr>
      <w:r>
        <w:rPr>
          <w:b/>
          <w:bCs/>
        </w:rPr>
        <w:t xml:space="preserve">Example 168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71</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30"/>
    <w:bookmarkStart w:id="531" w:name="def-consistent-system"/>
    <w:p>
      <w:pPr>
        <w:pStyle w:val="BodyText"/>
      </w:pPr>
      <w:r>
        <w:rPr>
          <w:b/>
          <w:bCs/>
        </w:rPr>
        <w:t xml:space="preserve">Definition 94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31"/>
    <w:bookmarkStart w:id="532" w:name="exm-consistent-system"/>
    <w:p>
      <w:pPr>
        <w:pStyle w:val="BodyText"/>
      </w:pPr>
      <w:r>
        <w:rPr>
          <w:b/>
          <w:bCs/>
        </w:rPr>
        <w:t xml:space="preserve">Example 169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32"/>
    <w:bookmarkStart w:id="533" w:name="thm-consistency"/>
    <w:p>
      <w:pPr>
        <w:pStyle w:val="FirstParagraph"/>
      </w:pPr>
      <w:r>
        <w:rPr>
          <w:b/>
          <w:bCs/>
        </w:rPr>
        <w:t xml:space="preserve">Theorem 93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r>
        <w:t xml:space="preserve"> </w:t>
      </w:r>
      <w:r>
        <w:t xml:space="preserve">The following statements are equivalent:</w:t>
      </w:r>
    </w:p>
    <w:p>
      <w:pPr>
        <w:pStyle w:val="Compact"/>
        <w:numPr>
          <w:ilvl w:val="0"/>
          <w:numId w:val="1086"/>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p>
    <w:p>
      <w:pPr>
        <w:pStyle w:val="Compact"/>
        <w:numPr>
          <w:ilvl w:val="0"/>
          <w:numId w:val="1086"/>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6"/>
        </w:numPr>
      </w:pPr>
      <m:oMath>
        <m:r>
          <m:rPr>
            <m:sty m:val="bi"/>
          </m:rPr>
          <m:t>A</m:t>
        </m:r>
        <m:r>
          <m:rPr>
            <m:sty m:val="bi"/>
          </m:rPr>
          <m:t>G</m:t>
        </m:r>
        <m:acc>
          <m:accPr>
            <m:chr m:val="̃"/>
          </m:accPr>
          <m:e>
            <m:r>
              <m:t>b</m:t>
            </m:r>
          </m:e>
        </m:acc>
        <m:r>
          <m:rPr>
            <m:sty m:val="p"/>
          </m:rPr>
          <m:t>=</m:t>
        </m:r>
        <m:acc>
          <m:accPr>
            <m:chr m:val="̃"/>
          </m:accPr>
          <m:e>
            <m:r>
              <m:t>b</m:t>
            </m:r>
          </m:e>
        </m:acc>
      </m:oMath>
      <w:r>
        <w:t xml:space="preserve">.</w:t>
      </w:r>
    </w:p>
    <w:bookmarkEnd w:id="533"/>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94</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89</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34" w:name="exm-consistency"/>
    <w:p>
      <w:pPr>
        <w:pStyle w:val="BodyText"/>
      </w:pPr>
      <w:r>
        <w:rPr>
          <w:b/>
          <w:bCs/>
        </w:rPr>
        <w:t xml:space="preserve">Example 170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7"/>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7"/>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164</w:t>
        </w:r>
      </w:hyperlink>
      <w:r>
        <w:t xml:space="preserve"> </w:t>
      </w:r>
      <w:r>
        <w:t xml:space="preserve">found directly.</w:t>
      </w:r>
    </w:p>
    <w:bookmarkEnd w:id="534"/>
    <w:bookmarkStart w:id="535" w:name="thm-solution-set"/>
    <w:p>
      <w:pPr>
        <w:pStyle w:val="FirstParagraph"/>
      </w:pPr>
      <w:r>
        <w:rPr>
          <w:b/>
          <w:bCs/>
        </w:rPr>
        <w:t xml:space="preserve">Theorem 94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92</w:t>
        </w:r>
      </w:hyperlink>
      <w:r>
        <w:t xml:space="preserve">).</w:t>
      </w:r>
    </w:p>
    <w:p>
      <w:pPr>
        <w:pStyle w:val="Compact"/>
        <w:numPr>
          <w:ilvl w:val="0"/>
          <w:numId w:val="1088"/>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8"/>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35"/>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87</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92</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87</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89</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93</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36" w:name="exm-solution-set"/>
    <w:p>
      <w:pPr>
        <w:pStyle w:val="BodyText"/>
      </w:pPr>
      <w:r>
        <w:rPr>
          <w:b/>
          <w:bCs/>
        </w:rPr>
        <w:t xml:space="preserve">Example 171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36"/>
    <w:bookmarkStart w:id="537" w:name="cor-solution-unique"/>
    <w:p>
      <w:pPr>
        <w:pStyle w:val="BodyText"/>
      </w:pPr>
      <w:r>
        <w:rPr>
          <w:b/>
          <w:bCs/>
        </w:rPr>
        <w:t xml:space="preserve">Corollary 8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89"/>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89"/>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37"/>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93</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35</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47</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30</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94</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47</w:t>
        </w:r>
      </w:hyperlink>
      <w:r>
        <w:t xml:space="preserve">).</w:t>
      </w:r>
      <w:r>
        <w:t xml:space="preserve"> </w:t>
      </w:r>
      <w:r>
        <w:t xml:space="preserve">By</w:t>
      </w:r>
      <w:r>
        <w:t xml:space="preserve"> </w:t>
      </w:r>
      <w:hyperlink w:anchor="thm-rank-nullity">
        <w:r>
          <w:rPr>
            <w:rStyle w:val="Hyperlink"/>
          </w:rPr>
          <w:t xml:space="preserve">Theorem 36</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38" w:name="exm-solution-unique"/>
    <w:p>
      <w:pPr>
        <w:pStyle w:val="BodyText"/>
      </w:pPr>
      <w:r>
        <w:rPr>
          <w:b/>
          <w:bCs/>
        </w:rPr>
        <w:t xml:space="preserve">Example 172 (Three systems)</w:t>
      </w:r>
      <w:r>
        <w:t xml:space="preserve"> </w:t>
      </w:r>
      <w:r>
        <w:t xml:space="preserve"> </w:t>
      </w:r>
    </w:p>
    <w:p>
      <w:pPr>
        <w:numPr>
          <w:ilvl w:val="0"/>
          <w:numId w:val="1090"/>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65</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0"/>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152</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0"/>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36</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38"/>
    <w:bookmarkStart w:id="539" w:name="thm-projector-generalized-inverse"/>
    <w:p>
      <w:pPr>
        <w:pStyle w:val="FirstParagraph"/>
      </w:pPr>
      <w:r>
        <w:rPr>
          <w:b/>
          <w:bCs/>
        </w:rPr>
        <w:t xml:space="preserve">Theorem 95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92</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91</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p>
    <w:bookmarkEnd w:id="539"/>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31</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38</w:t>
        </w:r>
      </w:hyperlink>
      <w:r>
        <w:t xml:space="preserve">,</w:t>
      </w:r>
      <w:r>
        <w:t xml:space="preserve"> </w:t>
      </w:r>
      <w:hyperlink w:anchor="thm-rank-dim">
        <w:r>
          <w:rPr>
            <w:rStyle w:val="Hyperlink"/>
          </w:rPr>
          <w:t xml:space="preserve">Theorem 35</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30</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92</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85</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81</w:t>
        </w:r>
      </w:hyperlink>
      <w:r>
        <w:t xml:space="preserve">,</w:t>
      </w:r>
      <w:r>
        <w:t xml:space="preserve"> </w:t>
      </w:r>
      <w:hyperlink w:anchor="thm-generalized-inverse-invertible">
        <w:r>
          <w:rPr>
            <w:rStyle w:val="Hyperlink"/>
          </w:rPr>
          <w:t xml:space="preserve">Theorem 88</w:t>
        </w:r>
      </w:hyperlink>
      <w:r>
        <w:t xml:space="preserve">),</w:t>
      </w:r>
      <w:r>
        <w:t xml:space="preserve"> </w:t>
      </w:r>
      <w:r>
        <w:t xml:space="preserve">and it gives</w:t>
      </w:r>
      <w:r>
        <w:t xml:space="preserve"> </w:t>
      </w:r>
      <m:oMath>
        <m:r>
          <m:rPr>
            <m:sty m:val="bi"/>
          </m:rPr>
          <m:t>H</m:t>
        </m:r>
      </m:oMath>
      <w:r>
        <w:t xml:space="preserve">.</w:t>
      </w:r>
    </w:p>
    <w:bookmarkStart w:id="540" w:name="exm-projector-generalized-inverse"/>
    <w:p>
      <w:pPr>
        <w:pStyle w:val="BodyText"/>
      </w:pPr>
      <w:r>
        <w:rPr>
          <w:b/>
          <w:bCs/>
        </w:rPr>
        <w:t xml:space="preserve">Example 173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38</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172</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153</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95</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40"/>
    <w:bookmarkEnd w:id="541"/>
    <w:bookmarkStart w:id="56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2" name="Picture"/>
                  <a:graphic>
                    <a:graphicData uri="http://schemas.openxmlformats.org/drawingml/2006/picture">
                      <pic:pic>
                        <pic:nvPicPr>
                          <pic:cNvPr descr="/opt/quarto/share/formats/docx/note.png" id="54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83</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61</w:t>
              </w:r>
            </w:hyperlink>
            <w:r>
              <w:t xml:space="preserve">).</w:t>
            </w:r>
          </w:p>
          <w:p/>
        </w:tc>
      </w:tr>
    </w:tbl>
    <w:bookmarkStart w:id="544" w:name="def-triangular-matrix"/>
    <w:p>
      <w:pPr>
        <w:pStyle w:val="BodyText"/>
      </w:pPr>
      <w:r>
        <w:rPr>
          <w:b/>
          <w:bCs/>
        </w:rPr>
        <w:t xml:space="preserve">Definition 95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44"/>
    <w:bookmarkStart w:id="545" w:name="exm-triangular-matrix"/>
    <w:p>
      <w:pPr>
        <w:pStyle w:val="BodyText"/>
      </w:pPr>
      <w:r>
        <w:rPr>
          <w:b/>
          <w:bCs/>
        </w:rPr>
        <w:t xml:space="preserve">Example 174 (Triangular and not)</w:t>
      </w:r>
      <w:r>
        <w:t xml:space="preserve"> </w:t>
      </w:r>
      <w:r>
        <w:t xml:space="preserve"> </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1"/>
        </w:numPr>
      </w:pPr>
      <w:r>
        <w:t xml:space="preserve">A diagonal matrix (</w:t>
      </w:r>
      <w:hyperlink w:anchor="def-diagonal-matrix">
        <w:r>
          <w:rPr>
            <w:rStyle w:val="Hyperlink"/>
          </w:rPr>
          <w:t xml:space="preserve">Definition 70</w:t>
        </w:r>
      </w:hyperlink>
      <w:r>
        <w:t xml:space="preserve">) is both upper and lower triangular.</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45"/>
    <w:bookmarkStart w:id="546" w:name="thm-back-substitution"/>
    <w:p>
      <w:pPr>
        <w:pStyle w:val="FirstParagraph"/>
      </w:pPr>
      <w:r>
        <w:rPr>
          <w:b/>
          <w:bCs/>
        </w:rPr>
        <w:t xml:space="preserve">Theorem 96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95</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4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47" w:name="exm-back-substitution"/>
    <w:p>
      <w:pPr>
        <w:pStyle w:val="BodyText"/>
      </w:pPr>
      <w:r>
        <w:rPr>
          <w:b/>
          <w:bCs/>
        </w:rPr>
        <w:t xml:space="preserve">Example 175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47"/>
    <w:bookmarkStart w:id="548" w:name="thm-qr"/>
    <w:p>
      <w:pPr>
        <w:pStyle w:val="BodyText"/>
      </w:pPr>
      <w:r>
        <w:rPr>
          <w:b/>
          <w:bCs/>
        </w:rPr>
        <w:t xml:space="preserve">Theorem 97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95</w:t>
        </w:r>
      </w:hyperlink>
      <w:r>
        <w:t xml:space="preserve">) with positive diagonal entries.</w:t>
      </w:r>
    </w:p>
    <w:bookmarkEnd w:id="54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65</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61</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22</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49" w:name="exm-qr"/>
    <w:p>
      <w:pPr>
        <w:pStyle w:val="BodyText"/>
      </w:pPr>
      <w:r>
        <w:rPr>
          <w:b/>
          <w:bCs/>
        </w:rPr>
        <w:t xml:space="preserve">Example 176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111</w:t>
        </w:r>
      </w:hyperlink>
      <w:r>
        <w:t xml:space="preserve"> </w:t>
      </w:r>
      <w:r>
        <w:t xml:space="preserve">and</w:t>
      </w:r>
      <w:r>
        <w:t xml:space="preserve"> </w:t>
      </w:r>
      <w:hyperlink w:anchor="exm-thm-gram-schmidt">
        <w:r>
          <w:rPr>
            <w:rStyle w:val="Hyperlink"/>
          </w:rPr>
          <w:t xml:space="preserve">Example 113</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49"/>
    <w:bookmarkStart w:id="550" w:name="def-least-squares"/>
    <w:p>
      <w:pPr>
        <w:pStyle w:val="FirstParagraph"/>
      </w:pPr>
      <w:r>
        <w:rPr>
          <w:b/>
          <w:bCs/>
        </w:rPr>
        <w:t xml:space="preserve">Definition 96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p>
      <w:pPr>
        <w:pStyle w:val="FirstParagraph"/>
      </w:pP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50"/>
    <w:bookmarkStart w:id="551" w:name="exm-least-squares"/>
    <w:p>
      <w:pPr>
        <w:pStyle w:val="BodyText"/>
      </w:pPr>
      <w:r>
        <w:rPr>
          <w:b/>
          <w:bCs/>
        </w:rPr>
        <w:t xml:space="preserve">Example 177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94</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51"/>
    <w:bookmarkStart w:id="552" w:name="thm-normal-equations"/>
    <w:p>
      <w:pPr>
        <w:pStyle w:val="BodyText"/>
      </w:pPr>
      <w:r>
        <w:rPr>
          <w:b/>
          <w:bCs/>
        </w:rPr>
        <w:t xml:space="preserve">Theorem 98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3"/>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96</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3"/>
        </w:numPr>
      </w:pPr>
      <w:r>
        <w:t xml:space="preserve">The normal equations are consistent (</w:t>
      </w:r>
      <w:hyperlink w:anchor="def-consistent-system">
        <w:r>
          <w:rPr>
            <w:rStyle w:val="Hyperlink"/>
          </w:rPr>
          <w:t xml:space="preserve">Definition 94</w:t>
        </w:r>
      </w:hyperlink>
      <w:r>
        <w:t xml:space="preserve">).</w:t>
      </w:r>
    </w:p>
    <w:p>
      <w:pPr>
        <w:pStyle w:val="Compact"/>
        <w:numPr>
          <w:ilvl w:val="0"/>
          <w:numId w:val="1093"/>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93"/>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52"/>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83</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96</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83</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83</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91</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87</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8</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81</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71</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53" w:name="exm-normal-equations"/>
    <w:p>
      <w:pPr>
        <w:pStyle w:val="FirstParagraph"/>
      </w:pPr>
      <w:r>
        <w:rPr>
          <w:b/>
          <w:bCs/>
        </w:rPr>
        <w:t xml:space="preserve">Example 178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152</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33</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53"/>
    <w:bookmarkStart w:id="554" w:name="exm-normal-equations-rank-deficient"/>
    <w:p>
      <w:pPr>
        <w:pStyle w:val="BodyText"/>
      </w:pPr>
      <w:r>
        <w:rPr>
          <w:b/>
          <w:bCs/>
        </w:rPr>
        <w:t xml:space="preserve">Example 179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33</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54"/>
    <w:bookmarkStart w:id="555" w:name="thm-qr-least-squares"/>
    <w:p>
      <w:pPr>
        <w:pStyle w:val="BodyText"/>
      </w:pPr>
      <w:r>
        <w:rPr>
          <w:b/>
          <w:bCs/>
        </w:rPr>
        <w:t xml:space="preserve">Theorem 99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97</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96</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96</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5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96</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84</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98</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8</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56" w:name="exm-qr-least-squares"/>
    <w:p>
      <w:pPr>
        <w:pStyle w:val="BodyText"/>
      </w:pPr>
      <w:r>
        <w:rPr>
          <w:b/>
          <w:bCs/>
        </w:rPr>
        <w:t xml:space="preserve">Example 180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178</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178</w:t>
        </w:r>
      </w:hyperlink>
      <w:r>
        <w:t xml:space="preserve">.</w:t>
      </w:r>
    </w:p>
    <w:bookmarkEnd w:id="556"/>
    <w:bookmarkStart w:id="557" w:name="def-lu"/>
    <w:p>
      <w:pPr>
        <w:pStyle w:val="BodyText"/>
      </w:pPr>
      <w:r>
        <w:rPr>
          <w:b/>
          <w:bCs/>
        </w:rPr>
        <w:t xml:space="preserve">Definition 97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95</w:t>
        </w:r>
      </w:hyperlink>
      <w:r>
        <w:t xml:space="preserve">).</w:t>
      </w:r>
    </w:p>
    <w:bookmarkEnd w:id="557"/>
    <w:bookmarkStart w:id="558" w:name="exm-lu"/>
    <w:p>
      <w:pPr>
        <w:pStyle w:val="BodyText"/>
      </w:pPr>
      <w:r>
        <w:rPr>
          <w:b/>
          <w:bCs/>
        </w:rPr>
        <w:t xml:space="preserve">Example 181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58"/>
    <w:bookmarkStart w:id="559" w:name="exm-not-lu"/>
    <w:p>
      <w:pPr>
        <w:pStyle w:val="BodyText"/>
      </w:pPr>
      <w:r>
        <w:rPr>
          <w:b/>
          <w:bCs/>
        </w:rPr>
        <w:t xml:space="preserve">Example 182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59"/>
    <w:bookmarkStart w:id="560" w:name="thm-lu-solve"/>
    <w:p>
      <w:pPr>
        <w:pStyle w:val="BodyText"/>
      </w:pPr>
      <w:r>
        <w:rPr>
          <w:b/>
          <w:bCs/>
        </w:rPr>
        <w:t xml:space="preserve">Theorem 100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97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96</w:t>
        </w:r>
      </w:hyperlink>
      <w:r>
        <w:t xml:space="preserve">).</w:t>
      </w:r>
    </w:p>
    <w:bookmarkEnd w:id="56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96</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61" w:name="exm-lu-solve"/>
    <w:p>
      <w:pPr>
        <w:pStyle w:val="BodyText"/>
      </w:pPr>
      <w:r>
        <w:rPr>
          <w:b/>
          <w:bCs/>
        </w:rPr>
        <w:t xml:space="preserve">Example 183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181</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175</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61"/>
    <w:bookmarkEnd w:id="562"/>
    <w:bookmarkEnd w:id="563"/>
    <w:bookmarkStart w:id="595"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4" name="Picture"/>
                  <a:graphic>
                    <a:graphicData uri="http://schemas.openxmlformats.org/drawingml/2006/picture">
                      <pic:pic>
                        <pic:nvPicPr>
                          <pic:cNvPr descr="/opt/quarto/share/formats/docx/note.png" id="56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82</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72</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66" w:name="thm-invertible-rank"/>
    <w:p>
      <w:pPr>
        <w:pStyle w:val="BodyText"/>
      </w:pPr>
      <w:r>
        <w:rPr>
          <w:b/>
          <w:bCs/>
        </w:rPr>
        <w:t xml:space="preserve">Theorem 101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6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36</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8</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87</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72</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36</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47</w:t>
        </w:r>
      </w:hyperlink>
      <w:r>
        <w:t xml:space="preserve">).</w:t>
      </w:r>
    </w:p>
    <w:bookmarkStart w:id="567" w:name="exm-invertible-rank"/>
    <w:p>
      <w:pPr>
        <w:pStyle w:val="BodyText"/>
      </w:pPr>
      <w:r>
        <w:rPr>
          <w:b/>
          <w:bCs/>
        </w:rPr>
        <w:t xml:space="preserve">Example 184 (Rank decides invertibility)</w:t>
      </w:r>
      <w:r>
        <w:t xml:space="preserve"> </w:t>
      </w:r>
      <w:r>
        <w:t xml:space="preserve"> </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121</w:t>
        </w:r>
      </w:hyperlink>
      <w:r>
        <w:t xml:space="preserve"> </w:t>
      </w:r>
      <w:r>
        <w:t xml:space="preserve">found.</w:t>
      </w:r>
    </w:p>
    <w:bookmarkEnd w:id="567"/>
    <w:bookmarkStart w:id="568" w:name="def-eigenspace"/>
    <w:p>
      <w:pPr>
        <w:pStyle w:val="FirstParagraph"/>
      </w:pPr>
      <w:r>
        <w:rPr>
          <w:b/>
          <w:bCs/>
        </w:rPr>
        <w:t xml:space="preserve">Definition 98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32</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68"/>
    <w:bookmarkStart w:id="569" w:name="exm-eigenspace"/>
    <w:p>
      <w:pPr>
        <w:pStyle w:val="BodyText"/>
      </w:pPr>
      <w:r>
        <w:rPr>
          <w:b/>
          <w:bCs/>
        </w:rPr>
        <w:t xml:space="preserve">Example 185 (Eigenspaces of two matrices)</w:t>
      </w:r>
      <w:r>
        <w:t xml:space="preserve"> </w:t>
      </w:r>
      <w:r>
        <w:t xml:space="preserve"> </w:t>
      </w:r>
    </w:p>
    <w:p>
      <w:pPr>
        <w:numPr>
          <w:ilvl w:val="0"/>
          <w:numId w:val="1095"/>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5"/>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569"/>
    <w:bookmarkStart w:id="570" w:name="exm-not-eigenspace"/>
    <w:p>
      <w:pPr>
        <w:pStyle w:val="FirstParagraph"/>
      </w:pPr>
      <w:r>
        <w:rPr>
          <w:b/>
          <w:bCs/>
        </w:rPr>
        <w:t xml:space="preserve">Example 186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82</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98</w:t>
        </w:r>
      </w:hyperlink>
      <w:r>
        <w:t xml:space="preserve"> </w:t>
      </w:r>
      <w:r>
        <w:t xml:space="preserve">does not apply to</w:t>
      </w:r>
      <w:r>
        <w:t xml:space="preserve"> </w:t>
      </w:r>
      <m:oMath>
        <m:r>
          <m:t>2</m:t>
        </m:r>
      </m:oMath>
      <w:r>
        <w:t xml:space="preserve">.</w:t>
      </w:r>
    </w:p>
    <w:bookmarkEnd w:id="570"/>
    <w:bookmarkStart w:id="571" w:name="thm-eigenvalue-singular"/>
    <w:p>
      <w:pPr>
        <w:pStyle w:val="BodyText"/>
      </w:pPr>
      <w:r>
        <w:rPr>
          <w:b/>
          <w:bCs/>
        </w:rPr>
        <w:t xml:space="preserve">Theorem 102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72</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98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571"/>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87</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32</w:t>
        </w:r>
      </w:hyperlink>
      <w:r>
        <w:t xml:space="preserve">).</w:t>
      </w:r>
    </w:p>
    <w:bookmarkStart w:id="572" w:name="exm-eigenvalue-singular"/>
    <w:p>
      <w:pPr>
        <w:pStyle w:val="BodyText"/>
      </w:pPr>
      <w:r>
        <w:rPr>
          <w:b/>
          <w:bCs/>
        </w:rPr>
        <w:t xml:space="preserve">Example 187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101</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572"/>
    <w:bookmarkStart w:id="573" w:name="thm-eigen-shift-power"/>
    <w:p>
      <w:pPr>
        <w:pStyle w:val="BodyText"/>
      </w:pPr>
      <w:r>
        <w:rPr>
          <w:b/>
          <w:bCs/>
        </w:rPr>
        <w:t xml:space="preserve">Theorem 103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82</w:t>
        </w:r>
      </w:hyperlink>
      <w:r>
        <w:t xml:space="preserve">). Then</w:t>
      </w:r>
    </w:p>
    <w:p>
      <w:pPr>
        <w:pStyle w:val="Compact"/>
        <w:numPr>
          <w:ilvl w:val="0"/>
          <w:numId w:val="1096"/>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6"/>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68</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573"/>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574" w:name="exm-eigen-shift-power"/>
    <w:p>
      <w:pPr>
        <w:pStyle w:val="BodyText"/>
      </w:pPr>
      <w:r>
        <w:rPr>
          <w:b/>
          <w:bCs/>
        </w:rPr>
        <w:t xml:space="preserve">Example 188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137</w:t>
        </w:r>
      </w:hyperlink>
      <w:r>
        <w:t xml:space="preserve">):</w:t>
      </w:r>
    </w:p>
    <w:p>
      <w:pPr>
        <w:numPr>
          <w:ilvl w:val="0"/>
          <w:numId w:val="1097"/>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5"/>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574"/>
    <w:bookmarkStart w:id="575" w:name="thm-eigen-triangular"/>
    <w:p>
      <w:pPr>
        <w:pStyle w:val="FirstParagraph"/>
      </w:pPr>
      <w:r>
        <w:rPr>
          <w:b/>
          <w:bCs/>
        </w:rPr>
        <w:t xml:space="preserve">Theorem 104 (The eigenvalues of an upper triangular matrix are its diagonal entries)</w:t>
      </w:r>
      <w:r>
        <w:t xml:space="preserve"> </w:t>
      </w:r>
      <w:r>
        <w:t xml:space="preserve">The eigenvalues (</w:t>
      </w:r>
      <w:hyperlink w:anchor="def-eigenvalue">
        <w:r>
          <w:rPr>
            <w:rStyle w:val="Hyperlink"/>
          </w:rPr>
          <w:t xml:space="preserve">Definition 82</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95</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575"/>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8"/>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8"/>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8"/>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96</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576" w:name="exm-eigen-triangular"/>
    <w:p>
      <w:pPr>
        <w:pStyle w:val="BodyText"/>
      </w:pPr>
      <w:r>
        <w:rPr>
          <w:b/>
          <w:bCs/>
        </w:rPr>
        <w:t xml:space="preserve">Example 189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174</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185</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576"/>
    <w:bookmarkStart w:id="577" w:name="thm-eigen-idempotent-orthogonal"/>
    <w:p>
      <w:pPr>
        <w:pStyle w:val="BodyText"/>
      </w:pPr>
      <w:r>
        <w:rPr>
          <w:b/>
          <w:bCs/>
        </w:rPr>
        <w:t xml:space="preserve">Theorem 105 (Eigenvalues of idempotent and orthogonal matrices)</w:t>
      </w:r>
      <w:r>
        <w:t xml:space="preserve"> </w:t>
      </w:r>
      <w:r>
        <w:t xml:space="preserve"> </w:t>
      </w:r>
    </w:p>
    <w:p>
      <w:pPr>
        <w:pStyle w:val="Compact"/>
        <w:numPr>
          <w:ilvl w:val="0"/>
          <w:numId w:val="1099"/>
        </w:numPr>
      </w:pPr>
      <w:r>
        <w:t xml:space="preserve">Every eigenvalue of an idempotent matrix (</w:t>
      </w:r>
      <w:hyperlink w:anchor="def-idempotent-matrix">
        <w:r>
          <w:rPr>
            <w:rStyle w:val="Hyperlink"/>
          </w:rPr>
          <w:t xml:space="preserve">Definition 73</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099"/>
        </w:numPr>
      </w:pPr>
      <w:r>
        <w:t xml:space="preserve">Every eigenvalue of an orthogonal matrix (</w:t>
      </w:r>
      <w:hyperlink w:anchor="def-orthogonal-matrix">
        <w:r>
          <w:rPr>
            <w:rStyle w:val="Hyperlink"/>
          </w:rPr>
          <w:t xml:space="preserve">Definition 76</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577"/>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103</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67</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53</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82</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578" w:name="exm-eigen-idempotent-orthogonal"/>
    <w:p>
      <w:pPr>
        <w:pStyle w:val="BodyText"/>
      </w:pPr>
      <w:r>
        <w:rPr>
          <w:b/>
          <w:bCs/>
        </w:rPr>
        <w:t xml:space="preserve">Example 190 (Projections and reflections)</w:t>
      </w:r>
      <w:r>
        <w:t xml:space="preserve"> </w:t>
      </w:r>
      <w:r>
        <w:t xml:space="preserve"> </w:t>
      </w:r>
    </w:p>
    <w:p>
      <w:pPr>
        <w:numPr>
          <w:ilvl w:val="0"/>
          <w:numId w:val="1100"/>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154</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0"/>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23</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0"/>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127</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578"/>
    <w:bookmarkStart w:id="579" w:name="def-similar"/>
    <w:p>
      <w:pPr>
        <w:pStyle w:val="FirstParagraph"/>
      </w:pPr>
      <w:r>
        <w:rPr>
          <w:b/>
          <w:bCs/>
        </w:rPr>
        <w:t xml:space="preserve">Definition 99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72</w:t>
        </w:r>
      </w:hyperlink>
      <w:r>
        <w:t xml:space="preserve">).</w:t>
      </w:r>
    </w:p>
    <w:bookmarkEnd w:id="579"/>
    <w:bookmarkStart w:id="580" w:name="rem-similar-both-ways"/>
    <w:p>
      <w:pPr>
        <w:pStyle w:val="BodyText"/>
      </w:pPr>
      <w:r>
        <w:rPr>
          <w:i/>
          <w:iCs/>
        </w:rPr>
        <w:t xml:space="preserve">Remark 42</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5"/>
        </w:numPr>
      </w:pPr>
      <w:r>
        <w:t xml:space="preserve">is the condition of</w:t>
      </w:r>
      <w:r>
        <w:t xml:space="preserve"> </w:t>
      </w:r>
      <w:hyperlink w:anchor="def-invertible-matrix">
        <w:r>
          <w:rPr>
            <w:rStyle w:val="Hyperlink"/>
          </w:rPr>
          <w:t xml:space="preserve">Definition 72</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21</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580"/>
    <w:bookmarkStart w:id="581" w:name="exm-similar"/>
    <w:p>
      <w:pPr>
        <w:pStyle w:val="BodyText"/>
      </w:pPr>
      <w:r>
        <w:rPr>
          <w:b/>
          <w:bCs/>
        </w:rPr>
        <w:t xml:space="preserve">Example 191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87</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581"/>
    <w:bookmarkStart w:id="582" w:name="thm-similar-eigenvalues"/>
    <w:p>
      <w:pPr>
        <w:pStyle w:val="BodyText"/>
      </w:pPr>
      <w:r>
        <w:rPr>
          <w:b/>
          <w:bCs/>
        </w:rPr>
        <w:t xml:space="preserve">Theorem 106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99</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582"/>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71</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87</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42</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583" w:name="exm-similar-eigenvalues"/>
    <w:p>
      <w:pPr>
        <w:pStyle w:val="BodyText"/>
      </w:pPr>
      <w:r>
        <w:rPr>
          <w:b/>
          <w:bCs/>
        </w:rPr>
        <w:t xml:space="preserve">Example 192 (Eigenvectors carried across a similarity)</w:t>
      </w:r>
      <w:r>
        <w:t xml:space="preserve"> </w:t>
      </w:r>
      <w:r>
        <w:t xml:space="preserve">In</w:t>
      </w:r>
      <w:r>
        <w:t xml:space="preserve"> </w:t>
      </w:r>
      <w:hyperlink w:anchor="exm-similar">
        <w:r>
          <w:rPr>
            <w:rStyle w:val="Hyperlink"/>
          </w:rPr>
          <w:t xml:space="preserve">Example 191</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137</w:t>
        </w:r>
      </w:hyperlink>
      <w:r>
        <w:t xml:space="preserve">.</w:t>
      </w:r>
    </w:p>
    <w:bookmarkEnd w:id="583"/>
    <w:bookmarkStart w:id="584" w:name="thm-eigenvectors-independent"/>
    <w:p>
      <w:pPr>
        <w:pStyle w:val="BodyText"/>
      </w:pPr>
      <w:r>
        <w:rPr>
          <w:b/>
          <w:bCs/>
        </w:rPr>
        <w:t xml:space="preserve">Theorem 107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584"/>
    <w:p>
      <w:pPr>
        <w:pStyle w:val="BodyText"/>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103</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585" w:name="exm-eigenvectors-independent"/>
    <w:p>
      <w:pPr>
        <w:pStyle w:val="BodyText"/>
      </w:pPr>
      <w:r>
        <w:rPr>
          <w:b/>
          <w:bCs/>
        </w:rPr>
        <w:t xml:space="preserve">Example 193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137</w:t>
        </w:r>
      </w:hyperlink>
      <w:r>
        <w:t xml:space="preserve"> </w:t>
      </w:r>
      <w:r>
        <w:t xml:space="preserve">are linearly independent, as</w:t>
      </w:r>
      <w:r>
        <w:t xml:space="preserve"> </w:t>
      </w:r>
      <w:hyperlink w:anchor="thm-eigenvectors-independent">
        <w:r>
          <w:rPr>
            <w:rStyle w:val="Hyperlink"/>
          </w:rPr>
          <w:t xml:space="preserve">Theorem 107</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585"/>
    <w:bookmarkStart w:id="586" w:name="def-diagonalizable"/>
    <w:p>
      <w:pPr>
        <w:pStyle w:val="BodyText"/>
      </w:pPr>
      <w:r>
        <w:rPr>
          <w:b/>
          <w:bCs/>
        </w:rPr>
        <w:t xml:space="preserve">Definition 100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by</w:t>
      </w:r>
      <w:r>
        <w:t xml:space="preserve"> </w:t>
      </w:r>
      <w:hyperlink w:anchor="rem-similar-both-ways">
        <w:r>
          <w:rPr>
            <w:rStyle w:val="Hyperlink"/>
          </w:rPr>
          <w:t xml:space="preserve">Remark 42</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99</w:t>
        </w:r>
      </w:hyperlink>
      <w:r>
        <w:t xml:space="preserve">).</w:t>
      </w:r>
    </w:p>
    <w:bookmarkEnd w:id="586"/>
    <w:bookmarkStart w:id="587" w:name="exm-diagonalizable"/>
    <w:p>
      <w:pPr>
        <w:pStyle w:val="BodyText"/>
      </w:pPr>
      <w:r>
        <w:rPr>
          <w:b/>
          <w:bCs/>
        </w:rPr>
        <w:t xml:space="preserve">Example 194 (Diagonalizable and not)</w:t>
      </w:r>
      <w:r>
        <w:t xml:space="preserve"> </w:t>
      </w:r>
      <w:r>
        <w:t xml:space="preserve"> </w:t>
      </w:r>
    </w:p>
    <w:p>
      <w:pPr>
        <w:numPr>
          <w:ilvl w:val="0"/>
          <w:numId w:val="110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191</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1"/>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42</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104</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106</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185</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587"/>
    <w:bookmarkStart w:id="588" w:name="thm-diagonalizable"/>
    <w:p>
      <w:pPr>
        <w:pStyle w:val="FirstParagraph"/>
      </w:pPr>
      <w:r>
        <w:rPr>
          <w:b/>
          <w:bCs/>
        </w:rPr>
        <w:t xml:space="preserve">Theorem 108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100</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588"/>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87</w:t>
        </w:r>
      </w:hyperlink>
      <w:r>
        <w:t xml:space="preserve">,</w:t>
      </w:r>
      <w:r>
        <w:t xml:space="preserve"> </w:t>
      </w:r>
      <w:hyperlink w:anchor="thm-matvec-columns">
        <w:r>
          <w:rPr>
            <w:rStyle w:val="Hyperlink"/>
          </w:rPr>
          <w:t xml:space="preserve">Theorem 22</w:t>
        </w:r>
      </w:hyperlink>
      <w:r>
        <w:t xml:space="preserve">),</w:t>
      </w:r>
      <w:r>
        <w:t xml:space="preserve"> </w:t>
      </w:r>
      <w:r>
        <w:t xml:space="preserve">so</w:t>
      </w:r>
    </w:p>
    <w:p>
      <w:pPr>
        <w:pStyle w:val="BodyText"/>
      </w:pPr>
      <w:bookmarkStart w:id="589"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589"/>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590" w:name="exm-thm-diagonalizable"/>
    <w:p>
      <w:pPr>
        <w:pStyle w:val="BodyText"/>
      </w:pPr>
      <w:r>
        <w:rPr>
          <w:b/>
          <w:bCs/>
        </w:rPr>
        <w:t xml:space="preserve">Example 195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193</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42</w:t>
        </w:r>
      </w:hyperlink>
      <w:r>
        <w:t xml:space="preserve"> </w:t>
      </w:r>
      <w:r>
        <w:t xml:space="preserve">this is the similarity of</w:t>
      </w:r>
      <w:r>
        <w:t xml:space="preserve"> </w:t>
      </w:r>
      <w:hyperlink w:anchor="exm-similar">
        <w:r>
          <w:rPr>
            <w:rStyle w:val="Hyperlink"/>
          </w:rPr>
          <w:t xml:space="preserve">Example 191</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72</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83</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185</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590"/>
    <w:bookmarkStart w:id="591" w:name="cor-distinct-diagonalizable"/>
    <w:p>
      <w:pPr>
        <w:pStyle w:val="BodyText"/>
      </w:pPr>
      <w:r>
        <w:rPr>
          <w:b/>
          <w:bCs/>
        </w:rPr>
        <w:t xml:space="preserve">Corollary 9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591"/>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107</w:t>
        </w:r>
      </w:hyperlink>
      <w:r>
        <w:t xml:space="preserve">),</w:t>
      </w:r>
      <w:r>
        <w:t xml:space="preserve"> </w:t>
      </w:r>
      <w:r>
        <w:t xml:space="preserve">so the matrix is diagonalizable (</w:t>
      </w:r>
      <w:hyperlink w:anchor="thm-diagonalizable">
        <w:r>
          <w:rPr>
            <w:rStyle w:val="Hyperlink"/>
          </w:rPr>
          <w:t xml:space="preserve">Theorem 108</w:t>
        </w:r>
      </w:hyperlink>
      <w:r>
        <w:t xml:space="preserve">).</w:t>
      </w:r>
    </w:p>
    <w:bookmarkStart w:id="592" w:name="exm-distinct-diagonalizable"/>
    <w:p>
      <w:pPr>
        <w:pStyle w:val="BodyText"/>
      </w:pPr>
      <w:r>
        <w:rPr>
          <w:b/>
          <w:bCs/>
        </w:rPr>
        <w:t xml:space="preserve">Example 196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189</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104</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72</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592"/>
    <w:bookmarkStart w:id="593" w:name="thm-diagonalizable-powers"/>
    <w:p>
      <w:pPr>
        <w:pStyle w:val="BodyText"/>
      </w:pPr>
      <w:r>
        <w:rPr>
          <w:b/>
          <w:bCs/>
        </w:rPr>
        <w:t xml:space="preserve">Theorem 109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100</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593"/>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3">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71</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68</m:t>
              </m:r>
              <m:r>
                <m:rPr>
                  <m:nor/>
                  <m:sty m:val="p"/>
                </m:rPr>
                <m:t>)</m:t>
              </m:r>
            </m:e>
          </m:eqArr>
        </m:oMath>
      </m:oMathPara>
    </w:p>
    <w:bookmarkStart w:id="594" w:name="exm-diagonalizable-powers"/>
    <w:p>
      <w:pPr>
        <w:pStyle w:val="FirstParagraph"/>
      </w:pPr>
      <w:r>
        <w:rPr>
          <w:b/>
          <w:bCs/>
        </w:rPr>
        <w:t xml:space="preserve">Example 197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195</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191</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109</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188</w:t>
        </w:r>
      </w:hyperlink>
      <w:r>
        <w:t xml:space="preserve">.</w:t>
      </w:r>
    </w:p>
    <w:bookmarkEnd w:id="594"/>
    <w:bookmarkEnd w:id="595"/>
    <w:bookmarkStart w:id="615"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6" name="Picture"/>
                  <a:graphic>
                    <a:graphicData uri="http://schemas.openxmlformats.org/drawingml/2006/picture">
                      <pic:pic>
                        <pic:nvPicPr>
                          <pic:cNvPr descr="/opt/quarto/share/formats/docx/note.png" id="597"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75</w:t>
              </w:r>
            </w:hyperlink>
            <w:r>
              <w:t xml:space="preserve">).</w:t>
            </w:r>
            <w:r>
              <w:t xml:space="preserve"> </w:t>
            </w:r>
            <w:r>
              <w:t xml:space="preserve">These parts of the source are left out:</w:t>
            </w:r>
          </w:p>
          <w:p>
            <w:pPr>
              <w:pStyle w:val="Compact"/>
              <w:numPr>
                <w:ilvl w:val="0"/>
                <w:numId w:val="1102"/>
              </w:numPr>
            </w:pPr>
            <w:r>
              <w:t xml:space="preserve">its covariance test, which needs probability</w:t>
            </w:r>
          </w:p>
          <w:p>
            <w:pPr>
              <w:pStyle w:val="Compact"/>
              <w:numPr>
                <w:ilvl w:val="0"/>
                <w:numId w:val="1102"/>
              </w:numPr>
            </w:pPr>
            <w:r>
              <w:t xml:space="preserve">its material on minimization</w:t>
            </w:r>
          </w:p>
          <w:p>
            <w:pPr>
              <w:pStyle w:val="Compact"/>
              <w:numPr>
                <w:ilvl w:val="0"/>
                <w:numId w:val="1102"/>
              </w:numPr>
            </w:pPr>
            <w:r>
              <w:t xml:space="preserve">its positive semidefinite version of the Schur complement test</w:t>
            </w:r>
          </w:p>
          <w:p>
            <w:pPr>
              <w:pStyle w:val="Compact"/>
              <w:numPr>
                <w:ilvl w:val="0"/>
                <w:numId w:val="1102"/>
              </w:numPr>
            </w:pPr>
            <w:r>
              <w:t xml:space="preserve">its pivot test</w:t>
            </w:r>
          </w:p>
          <w:p>
            <w:pPr>
              <w:pStyle w:val="Compact"/>
              <w:numPr>
                <w:ilvl w:val="0"/>
                <w:numId w:val="1102"/>
              </w:numPr>
            </w:pPr>
            <w:r>
              <w:t xml:space="preserve">its Hadamard-product</w:t>
            </w:r>
            <w:r>
              <w:t xml:space="preserve"> </w:t>
            </w:r>
            <w:r>
              <w:t xml:space="preserve">“Schur lemma”</w:t>
            </w:r>
          </w:p>
          <w:p>
            <w:pPr>
              <w:pStyle w:val="Compact"/>
              <w:numPr>
                <w:ilvl w:val="0"/>
                <w:numId w:val="1102"/>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598" w:name="thm-pd-gram"/>
    <w:p>
      <w:pPr>
        <w:pStyle w:val="BodyText"/>
      </w:pPr>
      <w:r>
        <w:rPr>
          <w:b/>
          <w:bCs/>
        </w:rPr>
        <w:t xml:space="preserve">Theorem 110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3"/>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3"/>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598"/>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53</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22</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53</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72</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109</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72</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36</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23</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63</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101</w:t>
        </w:r>
      </w:hyperlink>
      <w:r>
        <w:t xml:space="preserve">,</w:t>
      </w:r>
      <w:r>
        <w:t xml:space="preserve"> </w:t>
      </w:r>
      <w:hyperlink w:anchor="def-rank">
        <w:r>
          <w:rPr>
            <w:rStyle w:val="Hyperlink"/>
          </w:rPr>
          <w:t xml:space="preserve">Definition 38</w:t>
        </w:r>
      </w:hyperlink>
      <w:r>
        <w:t xml:space="preserve">).</w:t>
      </w:r>
    </w:p>
    <w:bookmarkStart w:id="599" w:name="exm-pd-gram"/>
    <w:p>
      <w:pPr>
        <w:pStyle w:val="BodyText"/>
      </w:pPr>
      <w:r>
        <w:rPr>
          <w:b/>
          <w:bCs/>
        </w:rPr>
        <w:t xml:space="preserve">Example 198 (Gram factorizations)</w:t>
      </w:r>
      <w:r>
        <w:t xml:space="preserve"> </w:t>
      </w:r>
      <w:r>
        <w:t xml:space="preserve"> </w:t>
      </w:r>
    </w:p>
    <w:p>
      <w:pPr>
        <w:pStyle w:val="Compact"/>
        <w:numPr>
          <w:ilvl w:val="0"/>
          <w:numId w:val="1104"/>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142</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143</w:t>
        </w:r>
      </w:hyperlink>
      <w:r>
        <w:t xml:space="preserve">).</w:t>
      </w:r>
    </w:p>
    <w:p>
      <w:pPr>
        <w:pStyle w:val="Compact"/>
        <w:numPr>
          <w:ilvl w:val="0"/>
          <w:numId w:val="1104"/>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33</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is positive definite.</w:t>
      </w:r>
    </w:p>
    <w:p>
      <w:pPr>
        <w:pStyle w:val="Compact"/>
        <w:numPr>
          <w:ilvl w:val="0"/>
          <w:numId w:val="1104"/>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599"/>
    <w:bookmarkStart w:id="600" w:name="thm-pd-operations"/>
    <w:p>
      <w:pPr>
        <w:pStyle w:val="FirstParagraph"/>
      </w:pPr>
      <w:r>
        <w:rPr>
          <w:b/>
          <w:bCs/>
        </w:rPr>
        <w:t xml:space="preserve">Theorem 111 (Operations that preserve definiteness)</w:t>
      </w:r>
      <w:r>
        <w:t xml:space="preserve"> </w:t>
      </w:r>
      <w:r>
        <w:t xml:space="preserve"> </w:t>
      </w:r>
    </w:p>
    <w:p>
      <w:pPr>
        <w:pStyle w:val="Compact"/>
        <w:numPr>
          <w:ilvl w:val="0"/>
          <w:numId w:val="1105"/>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5"/>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00"/>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87</m:t>
              </m:r>
              <m:r>
                <m:rPr>
                  <m:nor/>
                  <m:sty m:val="p"/>
                </m:rPr>
                <m:t>)</m:t>
              </m:r>
            </m:e>
            <m:e>
              <m:r>
                <m:t>&amp;</m:t>
              </m:r>
              <m:r>
                <m:rPr>
                  <m:sty m:val="p"/>
                </m:rPr>
                <m:t>&gt;</m:t>
              </m:r>
              <m:r>
                <m:t>0</m:t>
              </m:r>
              <m:r>
                <m:rPr>
                  <m:sty m:val="p"/>
                </m:rPr>
                <m:t>.</m:t>
              </m:r>
              <m:r>
                <m:t>&amp;</m:t>
              </m:r>
              <m:r>
                <m:t>&amp;</m:t>
              </m:r>
              <m:r>
                <m:rPr>
                  <m:nor/>
                  <m:sty m:val="p"/>
                </m:rPr>
                <m:t>(each term is positive)</m:t>
              </m:r>
            </m:e>
          </m:eqArr>
        </m:oMath>
      </m:oMathPara>
    </w:p>
    <w:bookmarkStart w:id="601" w:name="exm-pd-operations"/>
    <w:p>
      <w:pPr>
        <w:pStyle w:val="FirstParagraph"/>
      </w:pPr>
      <w:r>
        <w:rPr>
          <w:b/>
          <w:bCs/>
        </w:rPr>
        <w:t xml:space="preserve">Example 199 (Building positive definite matrices)</w:t>
      </w:r>
      <w:r>
        <w:t xml:space="preserve"> </w:t>
      </w:r>
      <w:r>
        <w:t xml:space="preserve"> </w:t>
      </w:r>
    </w:p>
    <w:p>
      <w:pPr>
        <w:numPr>
          <w:ilvl w:val="0"/>
          <w:numId w:val="1106"/>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198</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6"/>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143</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198</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6"/>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p>
    <w:p>
      <w:pPr>
        <w:numPr>
          <w:ilvl w:val="0"/>
          <w:numId w:val="1106"/>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01"/>
    <w:bookmarkStart w:id="602" w:name="def-block-matrix"/>
    <w:p>
      <w:pPr>
        <w:pStyle w:val="FirstParagraph"/>
      </w:pPr>
      <w:r>
        <w:rPr>
          <w:b/>
          <w:bCs/>
        </w:rPr>
        <w:t xml:space="preserve">Definition 101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above 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02"/>
    <w:bookmarkStart w:id="603" w:name="exm-block-matrix"/>
    <w:p>
      <w:pPr>
        <w:pStyle w:val="BodyText"/>
      </w:pPr>
      <w:r>
        <w:rPr>
          <w:b/>
          <w:bCs/>
        </w:rPr>
        <w:t xml:space="preserve">Example 200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03"/>
    <w:bookmarkStart w:id="604" w:name="thm-pd-submatrix"/>
    <w:p>
      <w:pPr>
        <w:pStyle w:val="BodyText"/>
      </w:pPr>
      <w:r>
        <w:rPr>
          <w:b/>
          <w:bCs/>
        </w:rPr>
        <w:t xml:space="preserve">Theorem 112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101</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04"/>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05" w:name="exm-pd-submatrix"/>
    <w:p>
      <w:pPr>
        <w:pStyle w:val="FirstParagraph"/>
      </w:pPr>
      <w:r>
        <w:rPr>
          <w:b/>
          <w:bCs/>
        </w:rPr>
        <w:t xml:space="preserve">Example 201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199</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88</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has them</w:t>
      </w:r>
      <w:r>
        <w:t xml:space="preserve"> </w:t>
      </w:r>
      <w:r>
        <w:t xml:space="preserve">but is not positive definite.</w:t>
      </w:r>
    </w:p>
    <w:bookmarkEnd w:id="605"/>
    <w:bookmarkStart w:id="607" w:name="thm-block-quadratic"/>
    <w:p>
      <w:pPr>
        <w:pStyle w:val="BodyText"/>
      </w:pPr>
      <w:r>
        <w:rPr>
          <w:b/>
          <w:bCs/>
        </w:rPr>
        <w:t xml:space="preserve">Theorem 113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101</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69</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06"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06"/>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07"/>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47</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6</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47</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6</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08" w:name="exm-block-quadratic"/>
    <w:p>
      <w:pPr>
        <w:pStyle w:val="BodyText"/>
      </w:pPr>
      <w:r>
        <w:rPr>
          <w:b/>
          <w:bCs/>
        </w:rPr>
        <w:t xml:space="preserve">Example 202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08"/>
    <w:bookmarkStart w:id="609" w:name="def-schur-complement"/>
    <w:p>
      <w:pPr>
        <w:pStyle w:val="FirstParagraph"/>
      </w:pPr>
      <w:r>
        <w:rPr>
          <w:b/>
          <w:bCs/>
        </w:rPr>
        <w:t xml:space="preserve">Definition 102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113</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113</w:t>
        </w:r>
      </w:hyperlink>
      <w:r>
        <w:t xml:space="preserve">.</w:t>
      </w:r>
    </w:p>
    <w:bookmarkEnd w:id="609"/>
    <w:bookmarkStart w:id="610" w:name="exm-schur-complement"/>
    <w:p>
      <w:pPr>
        <w:pStyle w:val="BodyText"/>
      </w:pPr>
      <w:r>
        <w:rPr>
          <w:b/>
          <w:bCs/>
        </w:rPr>
        <w:t xml:space="preserve">Example 203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7"/>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10"/>
    <w:bookmarkStart w:id="611" w:name="thm-schur-test"/>
    <w:p>
      <w:pPr>
        <w:pStyle w:val="FirstParagraph"/>
      </w:pPr>
      <w:r>
        <w:rPr>
          <w:b/>
          <w:bCs/>
        </w:rPr>
        <w:t xml:space="preserve">Theorem 114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113</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102</w:t>
        </w:r>
      </w:hyperlink>
      <w:r>
        <w:t xml:space="preserve">) is positive definite.</w:t>
      </w:r>
    </w:p>
    <w:bookmarkEnd w:id="611"/>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76</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113</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112</w:t>
        </w:r>
      </w:hyperlink>
      <w:r>
        <w:t xml:space="preserve">),</w:t>
      </w:r>
      <w:r>
        <w:t xml:space="preserve"> </w:t>
      </w:r>
      <w:r>
        <w:t xml:space="preserve">and invertible (</w:t>
      </w:r>
      <w:hyperlink w:anchor="thm-pd-inverse">
        <w:r>
          <w:rPr>
            <w:rStyle w:val="Hyperlink"/>
          </w:rPr>
          <w:t xml:space="preserve">Theorem 76</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6</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113</w:t>
        </w:r>
      </w:hyperlink>
      <w:r>
        <w:t xml:space="preserve">).</w:t>
      </w:r>
    </w:p>
    <w:bookmarkStart w:id="612" w:name="exm-schur-test"/>
    <w:p>
      <w:pPr>
        <w:pStyle w:val="BodyText"/>
      </w:pPr>
      <w:r>
        <w:rPr>
          <w:b/>
          <w:bCs/>
        </w:rPr>
        <w:t xml:space="preserve">Example 204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8"/>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203</w:t>
        </w:r>
      </w:hyperlink>
      <w:r>
        <w:t xml:space="preserve">),</w:t>
      </w:r>
      <w:r>
        <w:t xml:space="preserve"> </w:t>
      </w:r>
      <w:r>
        <w:t xml:space="preserve">so it is positive definite.</w:t>
      </w:r>
    </w:p>
    <w:p>
      <w:pPr>
        <w:pStyle w:val="Compact"/>
        <w:numPr>
          <w:ilvl w:val="0"/>
          <w:numId w:val="1108"/>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143</w:t>
        </w:r>
      </w:hyperlink>
      <w:r>
        <w:t xml:space="preserve"> </w:t>
      </w:r>
      <w:r>
        <w:t xml:space="preserve">found directly.</w:t>
      </w:r>
    </w:p>
    <w:bookmarkEnd w:id="612"/>
    <w:bookmarkStart w:id="613" w:name="thm-cholesky"/>
    <w:p>
      <w:pPr>
        <w:pStyle w:val="FirstParagraph"/>
      </w:pPr>
      <w:r>
        <w:rPr>
          <w:b/>
          <w:bCs/>
        </w:rPr>
        <w:t xml:space="preserve">Theorem 115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95</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13"/>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110</w:t>
        </w:r>
      </w:hyperlink>
      <w:r>
        <w:t xml:space="preserve">, part 2).</w:t>
      </w:r>
    </w:p>
    <w:p>
      <w:pPr>
        <w:pStyle w:val="BodyText"/>
      </w:pPr>
      <w:r>
        <w:rPr>
          <w:b/>
          <w:bCs/>
        </w:rPr>
        <w:t xml:space="preserve">Only if, with uniqueness,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112</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112</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87</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102</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87</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114</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14" w:name="exm-cholesky"/>
    <w:p>
      <w:pPr>
        <w:pStyle w:val="BodyText"/>
      </w:pPr>
      <w:r>
        <w:rPr>
          <w:b/>
          <w:bCs/>
        </w:rPr>
        <w:t xml:space="preserve">Example 205 (Two Cholesky factors)</w:t>
      </w:r>
      <w:r>
        <w:t xml:space="preserve"> </w:t>
      </w:r>
      <w:r>
        <w:t xml:space="preserve"> </w:t>
      </w:r>
    </w:p>
    <w:p>
      <w:pPr>
        <w:numPr>
          <w:ilvl w:val="0"/>
          <w:numId w:val="110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203</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204</w:t>
        </w:r>
      </w:hyperlink>
      <w:r>
        <w:t xml:space="preserve">).</w:t>
      </w:r>
    </w:p>
    <w:bookmarkEnd w:id="614"/>
    <w:bookmarkEnd w:id="615"/>
    <w:bookmarkStart w:id="638" w:name="sec-complex-vectors-matrices"/>
    <w:p>
      <w:pPr>
        <w:pStyle w:val="Heading2"/>
      </w:pPr>
      <w:r>
        <w:t xml:space="preserve">23 Complex vectors and matrices</w:t>
      </w:r>
    </w:p>
    <w:bookmarkStart w:id="617" w:name="def-complex-vector"/>
    <w:p>
      <w:pPr>
        <w:pStyle w:val="FirstParagraph"/>
      </w:pPr>
      <w:r>
        <w:rPr>
          <w:b/>
          <w:bCs/>
        </w:rPr>
        <w:t xml:space="preserve">Definition 103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3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p>
      <w:pPr>
        <w:pStyle w:val="BodyText"/>
      </w:pP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16">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17"/>
    <w:bookmarkStart w:id="618" w:name="exm-complex-vector"/>
    <w:p>
      <w:pPr>
        <w:pStyle w:val="BodyText"/>
      </w:pPr>
      <w:r>
        <w:rPr>
          <w:b/>
          <w:bCs/>
        </w:rPr>
        <w:t xml:space="preserve">Example 206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18"/>
    <w:bookmarkStart w:id="619" w:name="def-conjugate-transpose"/>
    <w:p>
      <w:pPr>
        <w:pStyle w:val="BodyText"/>
      </w:pPr>
      <w:r>
        <w:rPr>
          <w:b/>
          <w:bCs/>
        </w:rPr>
        <w:t xml:space="preserve">Definition 104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p>
      <w:pPr>
        <w:pStyle w:val="FirstParagraph"/>
      </w:pP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19"/>
    <w:bookmarkStart w:id="620" w:name="rem-conjugate-transpose-notation"/>
    <w:p>
      <w:pPr>
        <w:pStyle w:val="BodyText"/>
      </w:pPr>
      <w:r>
        <w:rPr>
          <w:i/>
          <w:iCs/>
        </w:rPr>
        <w:t xml:space="preserve">Remark 43</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20"/>
    <w:bookmarkStart w:id="621" w:name="exm-conjugate-transpose"/>
    <w:p>
      <w:pPr>
        <w:pStyle w:val="BodyText"/>
      </w:pPr>
      <w:r>
        <w:rPr>
          <w:b/>
          <w:bCs/>
        </w:rPr>
        <w:t xml:space="preserve">Example 207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21"/>
    <w:bookmarkStart w:id="622" w:name="thm-hermitian-adjoint-properties"/>
    <w:p>
      <w:pPr>
        <w:pStyle w:val="BodyText"/>
      </w:pPr>
      <w:r>
        <w:rPr>
          <w:b/>
          <w:bCs/>
        </w:rPr>
        <w:t xml:space="preserve">Theorem 116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104</w:t>
        </w:r>
      </w:hyperlink>
      <w:r>
        <w:t xml:space="preserve">) satisfies:</w:t>
      </w:r>
    </w:p>
    <w:p>
      <w:pPr>
        <w:pStyle w:val="Compact"/>
        <w:numPr>
          <w:ilvl w:val="0"/>
          <w:numId w:val="1110"/>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0"/>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0"/>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0"/>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22"/>
    <w:p>
      <w:pPr>
        <w:pStyle w:val="FirstParagraph"/>
      </w:pPr>
      <w:r>
        <w:rPr>
          <w:i/>
          <w:iCs/>
        </w:rPr>
        <w:t xml:space="preserve">Proof</w:t>
      </w:r>
      <w:r>
        <w:t xml:space="preserve">. </w:t>
      </w:r>
      <w:r>
        <w:t xml:space="preserve">Properties 1-3 follow directly from entrywise conjugation and transposition:</w:t>
      </w:r>
    </w:p>
    <w:p>
      <w:pPr>
        <w:numPr>
          <w:ilvl w:val="0"/>
          <w:numId w:val="1111"/>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1"/>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1"/>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104</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104</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23" w:name="thm-adjoint-inner-product"/>
    <w:p>
      <w:pPr>
        <w:pStyle w:val="BodyText"/>
      </w:pPr>
      <w:r>
        <w:rPr>
          <w:b/>
          <w:bCs/>
        </w:rPr>
        <w:t xml:space="preserve">Theorem 117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23"/>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116</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24" w:name="rem-adjoint-name"/>
    <w:p>
      <w:pPr>
        <w:pStyle w:val="FirstParagraph"/>
      </w:pPr>
      <w:r>
        <w:rPr>
          <w:i/>
          <w:iCs/>
        </w:rPr>
        <w:t xml:space="preserve">Remark 44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24"/>
    <w:bookmarkStart w:id="625" w:name="thm-zhz-sum-squares"/>
    <w:p>
      <w:pPr>
        <w:pStyle w:val="BodyText"/>
      </w:pPr>
      <w:r>
        <w:rPr>
          <w:b/>
          <w:bCs/>
        </w:rPr>
        <w:t xml:space="preserve">Theorem 118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25"/>
    <w:p>
      <w:pPr>
        <w:pStyle w:val="BodyText"/>
      </w:pPr>
      <w:r>
        <w:rPr>
          <w:i/>
          <w:iCs/>
        </w:rPr>
        <w:t xml:space="preserve">Proof</w:t>
      </w:r>
      <w:r>
        <w:t xml:space="preserve">. </w:t>
      </w:r>
      <w:r>
        <w:t xml:space="preserve">The last step uses the</w:t>
      </w:r>
      <w:r>
        <w:t xml:space="preserve"> </w:t>
      </w:r>
      <w:hyperlink r:id="rId626">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104</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27">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28" w:name="exm-zhz-sum-squares"/>
    <w:p>
      <w:pPr>
        <w:pStyle w:val="BodyText"/>
      </w:pPr>
      <w:r>
        <w:rPr>
          <w:b/>
          <w:bCs/>
        </w:rPr>
        <w:t xml:space="preserve">Example 208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118</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118</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28"/>
    <w:bookmarkStart w:id="629" w:name="exm-transpose-not-enough"/>
    <w:p>
      <w:pPr>
        <w:pStyle w:val="FirstParagraph"/>
      </w:pPr>
      <w:r>
        <w:rPr>
          <w:b/>
          <w:bCs/>
        </w:rPr>
        <w:t xml:space="preserve">Example 209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104</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118</w:t>
        </w:r>
      </w:hyperlink>
      <w:r>
        <w:t xml:space="preserve"> </w:t>
      </w:r>
      <w:r>
        <w:t xml:space="preserve">guarantees.</w:t>
      </w:r>
    </w:p>
    <w:bookmarkEnd w:id="629"/>
    <w:bookmarkStart w:id="630" w:name="def-hermitian-matrix"/>
    <w:p>
      <w:pPr>
        <w:pStyle w:val="BodyText"/>
      </w:pPr>
      <w:r>
        <w:rPr>
          <w:b/>
          <w:bCs/>
        </w:rPr>
        <w:t xml:space="preserve">Definition 105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30"/>
    <w:bookmarkStart w:id="631" w:name="rem-hermitian-self-adjoint"/>
    <w:p>
      <w:pPr>
        <w:pStyle w:val="FirstParagraph"/>
      </w:pPr>
      <w:r>
        <w:rPr>
          <w:i/>
          <w:iCs/>
        </w:rPr>
        <w:t xml:space="preserve">Remark 45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117</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31"/>
    <w:bookmarkStart w:id="632" w:name="exm-hermitian-matrix"/>
    <w:p>
      <w:pPr>
        <w:pStyle w:val="BodyText"/>
      </w:pPr>
      <w:r>
        <w:rPr>
          <w:b/>
          <w:bCs/>
        </w:rPr>
        <w:t xml:space="preserve">Example 210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32"/>
    <w:bookmarkStart w:id="633" w:name="exm-not-hermitian"/>
    <w:p>
      <w:pPr>
        <w:pStyle w:val="BodyText"/>
      </w:pPr>
      <w:r>
        <w:rPr>
          <w:b/>
          <w:bCs/>
        </w:rPr>
        <w:t xml:space="preserve">Example 211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33"/>
    <w:bookmarkStart w:id="634" w:name="def-skew-hermitian-matrix"/>
    <w:p>
      <w:pPr>
        <w:pStyle w:val="FirstParagraph"/>
      </w:pPr>
      <w:r>
        <w:rPr>
          <w:b/>
          <w:bCs/>
        </w:rPr>
        <w:t xml:space="preserve">Definition 106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34"/>
    <w:bookmarkStart w:id="635" w:name="rem-skew-hermitian-diagonal"/>
    <w:p>
      <w:pPr>
        <w:pStyle w:val="FirstParagraph"/>
      </w:pPr>
      <w:r>
        <w:rPr>
          <w:i/>
          <w:iCs/>
        </w:rPr>
        <w:t xml:space="preserve">Remark 46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35"/>
    <w:bookmarkStart w:id="636" w:name="exm-skew-hermitian-matrix"/>
    <w:p>
      <w:pPr>
        <w:pStyle w:val="BodyText"/>
      </w:pPr>
      <w:r>
        <w:rPr>
          <w:b/>
          <w:bCs/>
        </w:rPr>
        <w:t xml:space="preserve">Example 212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36"/>
    <w:bookmarkStart w:id="637" w:name="X4e376dfe4195dd67571b7cde9ab8c2999dabc4a"/>
    <w:p>
      <w:pPr>
        <w:pStyle w:val="BodyText"/>
      </w:pPr>
      <w:r>
        <w:rPr>
          <w:b/>
          <w:bCs/>
        </w:rPr>
        <w:t xml:space="preserve">Theorem 119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105</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106</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37"/>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38"/>
    <w:bookmarkStart w:id="640" w:name="sec-additional-resources"/>
    <w:p>
      <w:pPr>
        <w:pStyle w:val="Heading2"/>
      </w:pPr>
      <w:r>
        <w:t xml:space="preserve">24 Further reading</w:t>
      </w:r>
    </w:p>
    <w:p>
      <w:pPr>
        <w:pStyle w:val="Compact"/>
        <w:numPr>
          <w:ilvl w:val="0"/>
          <w:numId w:val="1112"/>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2"/>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2"/>
        </w:numPr>
      </w:pPr>
      <w:r>
        <w:t xml:space="preserve">Fieller (2016)</w:t>
      </w:r>
    </w:p>
    <w:p>
      <w:pPr>
        <w:pStyle w:val="Compact"/>
        <w:numPr>
          <w:ilvl w:val="0"/>
          <w:numId w:val="1112"/>
        </w:numPr>
      </w:pPr>
      <w:r>
        <w:t xml:space="preserve">Banerjee and Roy (2014)</w:t>
      </w:r>
    </w:p>
    <w:p>
      <w:pPr>
        <w:pStyle w:val="Compact"/>
        <w:numPr>
          <w:ilvl w:val="0"/>
          <w:numId w:val="1112"/>
        </w:numPr>
      </w:pPr>
      <w:r>
        <w:t xml:space="preserve">Searle and Khuri (2017)</w:t>
      </w:r>
    </w:p>
    <w:p>
      <w:pPr>
        <w:pStyle w:val="Compact"/>
        <w:numPr>
          <w:ilvl w:val="0"/>
          <w:numId w:val="1112"/>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39">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2"/>
        </w:numPr>
      </w:pPr>
      <w:hyperlink r:id="rId141">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40"/>
    <w:bookmarkStart w:id="681" w:name="references"/>
    <w:p>
      <w:pPr>
        <w:pStyle w:val="Heading2"/>
      </w:pPr>
      <w:r>
        <w:t xml:space="preserve">References</w:t>
      </w:r>
    </w:p>
    <w:bookmarkStart w:id="680" w:name="refs"/>
    <w:bookmarkStart w:id="642"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41">
        <w:r>
          <w:rPr>
            <w:rStyle w:val="Hyperlink"/>
          </w:rPr>
          <w:t xml:space="preserve">https://doi.org/10.1007/978-3-031-41026-0</w:t>
        </w:r>
      </w:hyperlink>
      <w:r>
        <w:t xml:space="preserve">.</w:t>
      </w:r>
    </w:p>
    <w:bookmarkEnd w:id="642"/>
    <w:bookmarkStart w:id="644"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43">
        <w:r>
          <w:rPr>
            <w:rStyle w:val="Hyperlink"/>
          </w:rPr>
          <w:t xml:space="preserve">https://www.routledge.com/Linear-Algebra-and-Matrix-Analysis-for-Statistics/Banerjee-Roy/p/book/9781420095388</w:t>
        </w:r>
      </w:hyperlink>
      <w:r>
        <w:t xml:space="preserve">.</w:t>
      </w:r>
    </w:p>
    <w:bookmarkEnd w:id="644"/>
    <w:bookmarkStart w:id="646"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45">
        <w:r>
          <w:rPr>
            <w:rStyle w:val="Hyperlink"/>
          </w:rPr>
          <w:t xml:space="preserve">https://doi.org/10.1017/9781108583664</w:t>
        </w:r>
      </w:hyperlink>
      <w:r>
        <w:t xml:space="preserve">.</w:t>
      </w:r>
    </w:p>
    <w:bookmarkEnd w:id="646"/>
    <w:bookmarkStart w:id="648"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47">
        <w:r>
          <w:rPr>
            <w:rStyle w:val="Hyperlink"/>
          </w:rPr>
          <w:t xml:space="preserve">https://doi.org/10.1201/9781315182780</w:t>
        </w:r>
      </w:hyperlink>
      <w:r>
        <w:t xml:space="preserve">.</w:t>
      </w:r>
    </w:p>
    <w:bookmarkEnd w:id="648"/>
    <w:bookmarkStart w:id="650"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49">
        <w:r>
          <w:rPr>
            <w:rStyle w:val="Hyperlink"/>
          </w:rPr>
          <w:t xml:space="preserve">https://doi.org/10.1201/9781315370200</w:t>
        </w:r>
      </w:hyperlink>
      <w:r>
        <w:t xml:space="preserve">.</w:t>
      </w:r>
    </w:p>
    <w:bookmarkEnd w:id="650"/>
    <w:bookmarkStart w:id="652"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51">
        <w:r>
          <w:rPr>
            <w:rStyle w:val="Hyperlink"/>
          </w:rPr>
          <w:t xml:space="preserve">https://www.deeplearningbook.org/</w:t>
        </w:r>
      </w:hyperlink>
      <w:r>
        <w:t xml:space="preserve">.</w:t>
      </w:r>
    </w:p>
    <w:bookmarkEnd w:id="652"/>
    <w:bookmarkStart w:id="654"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53">
        <w:r>
          <w:rPr>
            <w:rStyle w:val="Hyperlink"/>
          </w:rPr>
          <w:t xml:space="preserve">https://facultyweb.cs.wwu.edu/~hutchib2/video_lectures/data371/</w:t>
        </w:r>
      </w:hyperlink>
      <w:r>
        <w:t xml:space="preserve">.</w:t>
      </w:r>
    </w:p>
    <w:bookmarkEnd w:id="654"/>
    <w:bookmarkStart w:id="656"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55">
        <w:r>
          <w:rPr>
            <w:rStyle w:val="Hyperlink"/>
          </w:rPr>
          <w:t xml:space="preserve">www.mosaic-web.org</w:t>
        </w:r>
      </w:hyperlink>
      <w:r>
        <w:t xml:space="preserve">.</w:t>
      </w:r>
    </w:p>
    <w:bookmarkEnd w:id="656"/>
    <w:bookmarkStart w:id="658"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57">
        <w:r>
          <w:rPr>
            <w:rStyle w:val="Hyperlink"/>
          </w:rPr>
          <w:t xml:space="preserve">https://www2.imm.dtu.dk/pubdb/edoc/imm3274.pdf</w:t>
        </w:r>
      </w:hyperlink>
      <w:r>
        <w:t xml:space="preserve">.</w:t>
      </w:r>
    </w:p>
    <w:bookmarkEnd w:id="658"/>
    <w:bookmarkStart w:id="659"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59"/>
    <w:bookmarkStart w:id="661"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60">
        <w:r>
          <w:rPr>
            <w:rStyle w:val="Hyperlink"/>
          </w:rPr>
          <w:t xml:space="preserve">https://math.mit.edu/~gs/linearalgebra/</w:t>
        </w:r>
      </w:hyperlink>
      <w:r>
        <w:t xml:space="preserve">.</w:t>
      </w:r>
    </w:p>
    <w:bookmarkEnd w:id="661"/>
    <w:bookmarkStart w:id="663"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62">
        <w:r>
          <w:rPr>
            <w:rStyle w:val="Hyperlink"/>
          </w:rPr>
          <w:t xml:space="preserve">https://ucla-biostat-216.github.io/2024fall/slides/10-eig/10-eig.html</w:t>
        </w:r>
      </w:hyperlink>
      <w:r>
        <w:t xml:space="preserve">.</w:t>
      </w:r>
    </w:p>
    <w:bookmarkEnd w:id="663"/>
    <w:bookmarkStart w:id="665"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64">
        <w:r>
          <w:rPr>
            <w:rStyle w:val="Hyperlink"/>
          </w:rPr>
          <w:t xml:space="preserve">https://ucla-biostat-216.github.io/2024fall/slides/08-ls/08-ls.html</w:t>
        </w:r>
      </w:hyperlink>
      <w:r>
        <w:t xml:space="preserve">.</w:t>
      </w:r>
    </w:p>
    <w:bookmarkEnd w:id="665"/>
    <w:bookmarkStart w:id="667"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666">
        <w:r>
          <w:rPr>
            <w:rStyle w:val="Hyperlink"/>
          </w:rPr>
          <w:t xml:space="preserve">https://ucla-biostat-216.github.io/2024fall/slides/07-matinv/07-matinv.html</w:t>
        </w:r>
      </w:hyperlink>
      <w:r>
        <w:t xml:space="preserve">.</w:t>
      </w:r>
    </w:p>
    <w:bookmarkEnd w:id="667"/>
    <w:bookmarkStart w:id="669"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668">
        <w:r>
          <w:rPr>
            <w:rStyle w:val="Hyperlink"/>
          </w:rPr>
          <w:t xml:space="preserve">https://ucla-biostat-216.github.io/2024fall/slides/03-matrix/03-matrix.html</w:t>
        </w:r>
      </w:hyperlink>
      <w:r>
        <w:t xml:space="preserve">.</w:t>
      </w:r>
    </w:p>
    <w:bookmarkEnd w:id="669"/>
    <w:bookmarkStart w:id="671"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670">
        <w:r>
          <w:rPr>
            <w:rStyle w:val="Hyperlink"/>
          </w:rPr>
          <w:t xml:space="preserve">https://ucla-biostat-216.github.io/2024fall/slides/06-orthproj/06-orthproj.html</w:t>
        </w:r>
      </w:hyperlink>
      <w:r>
        <w:t xml:space="preserve">.</w:t>
      </w:r>
    </w:p>
    <w:bookmarkEnd w:id="671"/>
    <w:bookmarkStart w:id="673"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672">
        <w:r>
          <w:rPr>
            <w:rStyle w:val="Hyperlink"/>
          </w:rPr>
          <w:t xml:space="preserve">https://ucla-biostat-216.github.io/2024fall/slides/05-rank/05-rank.html</w:t>
        </w:r>
      </w:hyperlink>
      <w:r>
        <w:t xml:space="preserve">.</w:t>
      </w:r>
    </w:p>
    <w:bookmarkEnd w:id="673"/>
    <w:bookmarkStart w:id="675"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674">
        <w:r>
          <w:rPr>
            <w:rStyle w:val="Hyperlink"/>
          </w:rPr>
          <w:t xml:space="preserve">https://ucla-biostat-216.github.io/2024fall/slides/11-pd/11-pd.html</w:t>
        </w:r>
      </w:hyperlink>
      <w:r>
        <w:t xml:space="preserve">.</w:t>
      </w:r>
    </w:p>
    <w:bookmarkEnd w:id="675"/>
    <w:bookmarkStart w:id="677"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676">
        <w:r>
          <w:rPr>
            <w:rStyle w:val="Hyperlink"/>
          </w:rPr>
          <w:t xml:space="preserve">https://ucla-biostat-216.github.io/2024fall/slides/04-vecsp/04-vecsp.html</w:t>
        </w:r>
      </w:hyperlink>
      <w:r>
        <w:t xml:space="preserve">.</w:t>
      </w:r>
    </w:p>
    <w:bookmarkEnd w:id="677"/>
    <w:bookmarkStart w:id="679"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678">
        <w:r>
          <w:rPr>
            <w:rStyle w:val="Hyperlink"/>
          </w:rPr>
          <w:t xml:space="preserve">https://ucla-biostat-216.github.io/2024fall/slides/02-vector/02-vector.html</w:t>
        </w:r>
      </w:hyperlink>
      <w:r>
        <w:t xml:space="preserve">.</w:t>
      </w:r>
    </w:p>
    <w:bookmarkEnd w:id="679"/>
    <w:bookmarkEnd w:id="680"/>
    <w:bookmarkEnd w:id="6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1" Type="http://schemas.openxmlformats.org/officeDocument/2006/relationships/image" Target="media/rId181.png"/><Relationship Id="rId68" Type="http://schemas.openxmlformats.org/officeDocument/2006/relationships/image" Target="media/rId68.png"/><Relationship Id="rId262" Type="http://schemas.openxmlformats.org/officeDocument/2006/relationships/image" Target="media/rId262.png"/><Relationship Id="rId319" Type="http://schemas.openxmlformats.org/officeDocument/2006/relationships/hyperlink" Target="algebra-basics.html#def-absolute-value" TargetMode="External"/><Relationship Id="rId53" Type="http://schemas.openxmlformats.org/officeDocument/2006/relationships/hyperlink" Target="algebra-basics.html#def-square-root" TargetMode="External"/><Relationship Id="rId284" Type="http://schemas.openxmlformats.org/officeDocument/2006/relationships/hyperlink" Target="algebra-basics.html#def-strict-inequality" TargetMode="External"/><Relationship Id="rId616" Type="http://schemas.openxmlformats.org/officeDocument/2006/relationships/hyperlink" Target="algebra-complex.html#def-complex-conjugate" TargetMode="External"/><Relationship Id="rId627" Type="http://schemas.openxmlformats.org/officeDocument/2006/relationships/hyperlink" Target="algebra-complex.html#def-complex-modulus" TargetMode="External"/><Relationship Id="rId438" Type="http://schemas.openxmlformats.org/officeDocument/2006/relationships/hyperlink" Target="algebra-complex.html#def-complex-number" TargetMode="External"/><Relationship Id="rId626" Type="http://schemas.openxmlformats.org/officeDocument/2006/relationships/hyperlink" Target="algebra-complex.html#thm-conj-product" TargetMode="External"/><Relationship Id="rId156" Type="http://schemas.openxmlformats.org/officeDocument/2006/relationships/hyperlink" Target="algebra-exponentials.html#def-affine-function" TargetMode="External"/><Relationship Id="rId157" Type="http://schemas.openxmlformats.org/officeDocument/2006/relationships/hyperlink" Target="algebra-exponentials.html#def-linear-function" TargetMode="External"/><Relationship Id="rId89" Type="http://schemas.openxmlformats.org/officeDocument/2006/relationships/hyperlink" Target="algebra-sums.html#def-associative" TargetMode="External"/><Relationship Id="rId87" Type="http://schemas.openxmlformats.org/officeDocument/2006/relationships/hyperlink" Target="algebra-sums.html#def-commutative" TargetMode="External"/><Relationship Id="rId101" Type="http://schemas.openxmlformats.org/officeDocument/2006/relationships/hyperlink" Target="algebra-sums.html#def-distributive" TargetMode="External"/><Relationship Id="rId36" Type="http://schemas.openxmlformats.org/officeDocument/2006/relationships/hyperlink" Target="algebra-sums.html#def-identity-element" TargetMode="External"/><Relationship Id="rId38" Type="http://schemas.openxmlformats.org/officeDocument/2006/relationships/hyperlink" Target="algebra-sums.html#def-summation" TargetMode="External"/><Relationship Id="rId128" Type="http://schemas.openxmlformats.org/officeDocument/2006/relationships/hyperlink" Target="algebra-sums.html#thm-mult-distr" TargetMode="External"/><Relationship Id="rId130" Type="http://schemas.openxmlformats.org/officeDocument/2006/relationships/hyperlink" Target="algebra-sums.html#thm-prod-symmetric" TargetMode="External"/><Relationship Id="rId131" Type="http://schemas.openxmlformats.org/officeDocument/2006/relationships/hyperlink" Target="algebra-sums.html#thm-sum-constant-factor" TargetMode="External"/><Relationship Id="rId129" Type="http://schemas.openxmlformats.org/officeDocument/2006/relationships/hyperlink" Target="algebra-sums.html#thm-sum-of-sums" TargetMode="External"/><Relationship Id="rId127" Type="http://schemas.openxmlformats.org/officeDocument/2006/relationships/hyperlink" Target="algebra.qmd" TargetMode="External"/><Relationship Id="rId639" Type="http://schemas.openxmlformats.org/officeDocument/2006/relationships/hyperlink" Target="calculus-derivatives.html#def-derivative" TargetMode="External"/><Relationship Id="rId161" Type="http://schemas.openxmlformats.org/officeDocument/2006/relationships/hyperlink" Target="calculus-derivatives.html#def-linear-approximation" TargetMode="External"/><Relationship Id="rId641" Type="http://schemas.openxmlformats.org/officeDocument/2006/relationships/hyperlink" Target="https://doi.org/10.1007/978-3-031-41026-0" TargetMode="External"/><Relationship Id="rId645" Type="http://schemas.openxmlformats.org/officeDocument/2006/relationships/hyperlink" Target="https://doi.org/10.1017/9781108583664" TargetMode="External"/><Relationship Id="rId647" Type="http://schemas.openxmlformats.org/officeDocument/2006/relationships/hyperlink" Target="https://doi.org/10.1201/9781315182780" TargetMode="External"/><Relationship Id="rId649" Type="http://schemas.openxmlformats.org/officeDocument/2006/relationships/hyperlink" Target="https://doi.org/10.1201/9781315370200" TargetMode="External"/><Relationship Id="rId463" Type="http://schemas.openxmlformats.org/officeDocument/2006/relationships/hyperlink" Target="https://en.wikipedia.org/wiki/Definite_matrix" TargetMode="External"/><Relationship Id="rId477"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53" Type="http://schemas.openxmlformats.org/officeDocument/2006/relationships/hyperlink" Target="https://facultyweb.cs.wwu.edu/~hutchib2/video_lectures/data371/" TargetMode="External"/><Relationship Id="rId71" Type="http://schemas.openxmlformats.org/officeDocument/2006/relationships/hyperlink" Target="https://facultyweb.cs.wwu.edu/~hutchib2/video_lectures/data371/#linear_function_basics" TargetMode="External"/><Relationship Id="rId660" Type="http://schemas.openxmlformats.org/officeDocument/2006/relationships/hyperlink" Target="https://math.mit.edu/~gs/linearalgebra/" TargetMode="External"/><Relationship Id="rId412" Type="http://schemas.openxmlformats.org/officeDocument/2006/relationships/hyperlink" Target="https://morrison-lab.github.io/rme/chapters/Linear-models-overview.html#sec-infer-LMs" TargetMode="External"/><Relationship Id="rId678" Type="http://schemas.openxmlformats.org/officeDocument/2006/relationships/hyperlink" Target="https://ucla-biostat-216.github.io/2024fall/slides/02-vector/02-vector.html" TargetMode="External"/><Relationship Id="rId668" Type="http://schemas.openxmlformats.org/officeDocument/2006/relationships/hyperlink" Target="https://ucla-biostat-216.github.io/2024fall/slides/03-matrix/03-matrix.html" TargetMode="External"/><Relationship Id="rId676" Type="http://schemas.openxmlformats.org/officeDocument/2006/relationships/hyperlink" Target="https://ucla-biostat-216.github.io/2024fall/slides/04-vecsp/04-vecsp.html" TargetMode="External"/><Relationship Id="rId672" Type="http://schemas.openxmlformats.org/officeDocument/2006/relationships/hyperlink" Target="https://ucla-biostat-216.github.io/2024fall/slides/05-rank/05-rank.html" TargetMode="External"/><Relationship Id="rId670" Type="http://schemas.openxmlformats.org/officeDocument/2006/relationships/hyperlink" Target="https://ucla-biostat-216.github.io/2024fall/slides/06-orthproj/06-orthproj.html" TargetMode="External"/><Relationship Id="rId666" Type="http://schemas.openxmlformats.org/officeDocument/2006/relationships/hyperlink" Target="https://ucla-biostat-216.github.io/2024fall/slides/07-matinv/07-matinv.html" TargetMode="External"/><Relationship Id="rId664" Type="http://schemas.openxmlformats.org/officeDocument/2006/relationships/hyperlink" Target="https://ucla-biostat-216.github.io/2024fall/slides/08-ls/08-ls.html" TargetMode="External"/><Relationship Id="rId662" Type="http://schemas.openxmlformats.org/officeDocument/2006/relationships/hyperlink" Target="https://ucla-biostat-216.github.io/2024fall/slides/10-eig/10-eig.html" TargetMode="External"/><Relationship Id="rId674" Type="http://schemas.openxmlformats.org/officeDocument/2006/relationships/hyperlink" Target="https://ucla-biostat-216.github.io/2024fall/slides/11-pd/11-pd.html" TargetMode="External"/><Relationship Id="rId73" Type="http://schemas.openxmlformats.org/officeDocument/2006/relationships/hyperlink" Target="https://wwu.instructure.com/courses/1906010/modules#module_3922392" TargetMode="External"/><Relationship Id="rId651" Type="http://schemas.openxmlformats.org/officeDocument/2006/relationships/hyperlink" Target="https://www.deeplearningbook.org/" TargetMode="External"/><Relationship Id="rId655" Type="http://schemas.openxmlformats.org/officeDocument/2006/relationships/hyperlink" Target="https://www.mosaic-web.org" TargetMode="External"/><Relationship Id="rId643" Type="http://schemas.openxmlformats.org/officeDocument/2006/relationships/hyperlink" Target="https://www.routledge.com/Linear-Algebra-and-Matrix-Analysis-for-Statistics/Banerjee-Roy/p/book/9781420095388" TargetMode="External"/><Relationship Id="rId141" Type="http://schemas.openxmlformats.org/officeDocument/2006/relationships/hyperlink" Target="https://www.youtube.com/playlist?list=PLZHQObOWTQDPD3MizzM2xVFitgF8hE_ab" TargetMode="External"/><Relationship Id="rId480" Type="http://schemas.openxmlformats.org/officeDocument/2006/relationships/hyperlink" Target="https://www.youtube.com/watch?v=Ip3X9LOh2dk" TargetMode="External"/><Relationship Id="rId143" Type="http://schemas.openxmlformats.org/officeDocument/2006/relationships/hyperlink" Target="https://www.youtube.com/watch?v=LyGKycYT2v0" TargetMode="External"/><Relationship Id="rId442" Type="http://schemas.openxmlformats.org/officeDocument/2006/relationships/hyperlink" Target="https://www.youtube.com/watch?v=PFDu9oVAE-g" TargetMode="External"/><Relationship Id="rId142" Type="http://schemas.openxmlformats.org/officeDocument/2006/relationships/hyperlink" Target="https://www.youtube.com/watch?v=kYB8IZa5AuE" TargetMode="External"/><Relationship Id="rId657"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0" Type="http://schemas.openxmlformats.org/officeDocument/2006/relationships/hyperlink" Target="notation.qmd#def-kronecker-delta" TargetMode="External"/><Relationship Id="rId192" Type="http://schemas.openxmlformats.org/officeDocument/2006/relationships/hyperlink" Target="notation.qmd#def-proof" TargetMode="External"/><Relationship Id="rId14" Type="http://schemas.openxmlformats.org/officeDocument/2006/relationships/hyperlink" Target="notation.qmd#def-real-numbers" TargetMode="External"/><Relationship Id="rId199" Type="http://schemas.openxmlformats.org/officeDocument/2006/relationships/hyperlink" Target="notation.qmd#def-theorem" TargetMode="External"/><Relationship Id="rId133" Type="http://schemas.openxmlformats.org/officeDocument/2006/relationships/hyperlink" Target="proof-writing.qmd#def-proof-by-induction" TargetMode="External"/><Relationship Id="rId14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51"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11" Type="http://schemas.openxmlformats.org/officeDocument/2006/relationships/hyperlink" Target="vector-calculus.qmd" TargetMode="External"/><Relationship Id="rId72"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319" Type="http://schemas.openxmlformats.org/officeDocument/2006/relationships/hyperlink" Target="algebra-basics.html#def-absolute-value" TargetMode="External"/><Relationship Id="rId53" Type="http://schemas.openxmlformats.org/officeDocument/2006/relationships/hyperlink" Target="algebra-basics.html#def-square-root" TargetMode="External"/><Relationship Id="rId284" Type="http://schemas.openxmlformats.org/officeDocument/2006/relationships/hyperlink" Target="algebra-basics.html#def-strict-inequality" TargetMode="External"/><Relationship Id="rId616" Type="http://schemas.openxmlformats.org/officeDocument/2006/relationships/hyperlink" Target="algebra-complex.html#def-complex-conjugate" TargetMode="External"/><Relationship Id="rId627" Type="http://schemas.openxmlformats.org/officeDocument/2006/relationships/hyperlink" Target="algebra-complex.html#def-complex-modulus" TargetMode="External"/><Relationship Id="rId438" Type="http://schemas.openxmlformats.org/officeDocument/2006/relationships/hyperlink" Target="algebra-complex.html#def-complex-number" TargetMode="External"/><Relationship Id="rId626" Type="http://schemas.openxmlformats.org/officeDocument/2006/relationships/hyperlink" Target="algebra-complex.html#thm-conj-product" TargetMode="External"/><Relationship Id="rId156" Type="http://schemas.openxmlformats.org/officeDocument/2006/relationships/hyperlink" Target="algebra-exponentials.html#def-affine-function" TargetMode="External"/><Relationship Id="rId157" Type="http://schemas.openxmlformats.org/officeDocument/2006/relationships/hyperlink" Target="algebra-exponentials.html#def-linear-function" TargetMode="External"/><Relationship Id="rId89" Type="http://schemas.openxmlformats.org/officeDocument/2006/relationships/hyperlink" Target="algebra-sums.html#def-associative" TargetMode="External"/><Relationship Id="rId87" Type="http://schemas.openxmlformats.org/officeDocument/2006/relationships/hyperlink" Target="algebra-sums.html#def-commutative" TargetMode="External"/><Relationship Id="rId101" Type="http://schemas.openxmlformats.org/officeDocument/2006/relationships/hyperlink" Target="algebra-sums.html#def-distributive" TargetMode="External"/><Relationship Id="rId36" Type="http://schemas.openxmlformats.org/officeDocument/2006/relationships/hyperlink" Target="algebra-sums.html#def-identity-element" TargetMode="External"/><Relationship Id="rId38" Type="http://schemas.openxmlformats.org/officeDocument/2006/relationships/hyperlink" Target="algebra-sums.html#def-summation" TargetMode="External"/><Relationship Id="rId128" Type="http://schemas.openxmlformats.org/officeDocument/2006/relationships/hyperlink" Target="algebra-sums.html#thm-mult-distr" TargetMode="External"/><Relationship Id="rId130" Type="http://schemas.openxmlformats.org/officeDocument/2006/relationships/hyperlink" Target="algebra-sums.html#thm-prod-symmetric" TargetMode="External"/><Relationship Id="rId131" Type="http://schemas.openxmlformats.org/officeDocument/2006/relationships/hyperlink" Target="algebra-sums.html#thm-sum-constant-factor" TargetMode="External"/><Relationship Id="rId129" Type="http://schemas.openxmlformats.org/officeDocument/2006/relationships/hyperlink" Target="algebra-sums.html#thm-sum-of-sums" TargetMode="External"/><Relationship Id="rId127" Type="http://schemas.openxmlformats.org/officeDocument/2006/relationships/hyperlink" Target="algebra.qmd" TargetMode="External"/><Relationship Id="rId639" Type="http://schemas.openxmlformats.org/officeDocument/2006/relationships/hyperlink" Target="calculus-derivatives.html#def-derivative" TargetMode="External"/><Relationship Id="rId161" Type="http://schemas.openxmlformats.org/officeDocument/2006/relationships/hyperlink" Target="calculus-derivatives.html#def-linear-approximation" TargetMode="External"/><Relationship Id="rId641" Type="http://schemas.openxmlformats.org/officeDocument/2006/relationships/hyperlink" Target="https://doi.org/10.1007/978-3-031-41026-0" TargetMode="External"/><Relationship Id="rId645" Type="http://schemas.openxmlformats.org/officeDocument/2006/relationships/hyperlink" Target="https://doi.org/10.1017/9781108583664" TargetMode="External"/><Relationship Id="rId647" Type="http://schemas.openxmlformats.org/officeDocument/2006/relationships/hyperlink" Target="https://doi.org/10.1201/9781315182780" TargetMode="External"/><Relationship Id="rId649" Type="http://schemas.openxmlformats.org/officeDocument/2006/relationships/hyperlink" Target="https://doi.org/10.1201/9781315370200" TargetMode="External"/><Relationship Id="rId463" Type="http://schemas.openxmlformats.org/officeDocument/2006/relationships/hyperlink" Target="https://en.wikipedia.org/wiki/Definite_matrix" TargetMode="External"/><Relationship Id="rId477"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53" Type="http://schemas.openxmlformats.org/officeDocument/2006/relationships/hyperlink" Target="https://facultyweb.cs.wwu.edu/~hutchib2/video_lectures/data371/" TargetMode="External"/><Relationship Id="rId71" Type="http://schemas.openxmlformats.org/officeDocument/2006/relationships/hyperlink" Target="https://facultyweb.cs.wwu.edu/~hutchib2/video_lectures/data371/#linear_function_basics" TargetMode="External"/><Relationship Id="rId660" Type="http://schemas.openxmlformats.org/officeDocument/2006/relationships/hyperlink" Target="https://math.mit.edu/~gs/linearalgebra/" TargetMode="External"/><Relationship Id="rId412" Type="http://schemas.openxmlformats.org/officeDocument/2006/relationships/hyperlink" Target="https://morrison-lab.github.io/rme/chapters/Linear-models-overview.html#sec-infer-LMs" TargetMode="External"/><Relationship Id="rId678" Type="http://schemas.openxmlformats.org/officeDocument/2006/relationships/hyperlink" Target="https://ucla-biostat-216.github.io/2024fall/slides/02-vector/02-vector.html" TargetMode="External"/><Relationship Id="rId668" Type="http://schemas.openxmlformats.org/officeDocument/2006/relationships/hyperlink" Target="https://ucla-biostat-216.github.io/2024fall/slides/03-matrix/03-matrix.html" TargetMode="External"/><Relationship Id="rId676" Type="http://schemas.openxmlformats.org/officeDocument/2006/relationships/hyperlink" Target="https://ucla-biostat-216.github.io/2024fall/slides/04-vecsp/04-vecsp.html" TargetMode="External"/><Relationship Id="rId672" Type="http://schemas.openxmlformats.org/officeDocument/2006/relationships/hyperlink" Target="https://ucla-biostat-216.github.io/2024fall/slides/05-rank/05-rank.html" TargetMode="External"/><Relationship Id="rId670" Type="http://schemas.openxmlformats.org/officeDocument/2006/relationships/hyperlink" Target="https://ucla-biostat-216.github.io/2024fall/slides/06-orthproj/06-orthproj.html" TargetMode="External"/><Relationship Id="rId666" Type="http://schemas.openxmlformats.org/officeDocument/2006/relationships/hyperlink" Target="https://ucla-biostat-216.github.io/2024fall/slides/07-matinv/07-matinv.html" TargetMode="External"/><Relationship Id="rId664" Type="http://schemas.openxmlformats.org/officeDocument/2006/relationships/hyperlink" Target="https://ucla-biostat-216.github.io/2024fall/slides/08-ls/08-ls.html" TargetMode="External"/><Relationship Id="rId662" Type="http://schemas.openxmlformats.org/officeDocument/2006/relationships/hyperlink" Target="https://ucla-biostat-216.github.io/2024fall/slides/10-eig/10-eig.html" TargetMode="External"/><Relationship Id="rId674" Type="http://schemas.openxmlformats.org/officeDocument/2006/relationships/hyperlink" Target="https://ucla-biostat-216.github.io/2024fall/slides/11-pd/11-pd.html" TargetMode="External"/><Relationship Id="rId73" Type="http://schemas.openxmlformats.org/officeDocument/2006/relationships/hyperlink" Target="https://wwu.instructure.com/courses/1906010/modules#module_3922392" TargetMode="External"/><Relationship Id="rId651" Type="http://schemas.openxmlformats.org/officeDocument/2006/relationships/hyperlink" Target="https://www.deeplearningbook.org/" TargetMode="External"/><Relationship Id="rId655" Type="http://schemas.openxmlformats.org/officeDocument/2006/relationships/hyperlink" Target="https://www.mosaic-web.org" TargetMode="External"/><Relationship Id="rId643" Type="http://schemas.openxmlformats.org/officeDocument/2006/relationships/hyperlink" Target="https://www.routledge.com/Linear-Algebra-and-Matrix-Analysis-for-Statistics/Banerjee-Roy/p/book/9781420095388" TargetMode="External"/><Relationship Id="rId141" Type="http://schemas.openxmlformats.org/officeDocument/2006/relationships/hyperlink" Target="https://www.youtube.com/playlist?list=PLZHQObOWTQDPD3MizzM2xVFitgF8hE_ab" TargetMode="External"/><Relationship Id="rId480" Type="http://schemas.openxmlformats.org/officeDocument/2006/relationships/hyperlink" Target="https://www.youtube.com/watch?v=Ip3X9LOh2dk" TargetMode="External"/><Relationship Id="rId143" Type="http://schemas.openxmlformats.org/officeDocument/2006/relationships/hyperlink" Target="https://www.youtube.com/watch?v=LyGKycYT2v0" TargetMode="External"/><Relationship Id="rId442" Type="http://schemas.openxmlformats.org/officeDocument/2006/relationships/hyperlink" Target="https://www.youtube.com/watch?v=PFDu9oVAE-g" TargetMode="External"/><Relationship Id="rId142" Type="http://schemas.openxmlformats.org/officeDocument/2006/relationships/hyperlink" Target="https://www.youtube.com/watch?v=kYB8IZa5AuE" TargetMode="External"/><Relationship Id="rId657"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0" Type="http://schemas.openxmlformats.org/officeDocument/2006/relationships/hyperlink" Target="notation.qmd#def-kronecker-delta" TargetMode="External"/><Relationship Id="rId192" Type="http://schemas.openxmlformats.org/officeDocument/2006/relationships/hyperlink" Target="notation.qmd#def-proof" TargetMode="External"/><Relationship Id="rId14" Type="http://schemas.openxmlformats.org/officeDocument/2006/relationships/hyperlink" Target="notation.qmd#def-real-numbers" TargetMode="External"/><Relationship Id="rId199" Type="http://schemas.openxmlformats.org/officeDocument/2006/relationships/hyperlink" Target="notation.qmd#def-theorem" TargetMode="External"/><Relationship Id="rId133" Type="http://schemas.openxmlformats.org/officeDocument/2006/relationships/hyperlink" Target="proof-writing.qmd#def-proof-by-induction" TargetMode="External"/><Relationship Id="rId14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51"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11" Type="http://schemas.openxmlformats.org/officeDocument/2006/relationships/hyperlink" Target="vector-calculus.qmd" TargetMode="External"/><Relationship Id="rId72"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2026-10-13T22:14:36Z</dcterms:created>
  <dcterms:modified xsi:type="dcterms:W3CDTF">2026-10-13T22:14:36Z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2026-10-13 14:32:01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