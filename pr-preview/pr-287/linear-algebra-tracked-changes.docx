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13:15:43 (PDT)</w:delText>
        </w:r>
      </w:del>
    </w:p>
    <w:p>
      <w:pPr>
        <w:pStyle w:val="Date"/>
      </w:pPr>
      <w:ins w:id="2" w:author="PR Preview" w:date="2026-01-01T00:00:00Z">
        <w:r>
          <w:t xml:space="preserve">Last modified: 2026-10-14 19:37:04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2026-10-15T03:17:58Z</dcterms:created>
  <dcterms:modified xsi:type="dcterms:W3CDTF">2026-10-15T03:17:58Z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19:37:04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