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01:34:03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6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7 (Angle between two vectors)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The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rPr>
            <w:b/>
            <w:bCs/>
          </w:rPr>
          <w:delText xml:space="preserve">angle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between two nonzero vectors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$\mathord{\smash[b]{\underset{\raise.3ex\hbox{$\scriptstyle\sim$}}{x}}\vphantom{x}}, \mathord{\smash[b]{\underset{\raise.3ex\hbox{$\scriptstyle\sim$}}{y}}\vphantom{y}} \in \mathbb{R}^p$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the unique number</w:delText>
        </w:r>
      </w:del>
      <w:del w:id="14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whose cosine (</w:delText>
        </w:r>
      </w:del>
      <w:hyperlink r:id="rId9">
        <w:del w:id="17" w:author="PR Preview" w:date="2026-01-01T00:00:00Z">
          <w:r>
            <w:rPr>
              <w:rStyle w:val="Hyperlink"/>
            </w:rPr>
            <w:delText xml:space="preserve">Definition 3 in Trigonometry</w:delText>
          </w:r>
        </w:del>
      </w:hyperlink>
      <w:del w:id="18" w:author="PR Preview" w:date="2026-01-01T00:00:00Z">
        <w:r>
          <w:delText xml:space="preserve">) satisfies</w:delText>
        </w:r>
      </w:del>
    </w:p>
    <w:p>
      <w:pPr>
        <w:pStyle w:val="BodyText"/>
      </w:pPr>
      <w:del w:id="19" w:author="PR Preview" w:date="2026-01-01T00:00:00Z">
        <w:r>
          <w:delText xml:space="preserve">$$
    \cos\theta= \frac{\mathord{\smash[b]{\underset{\raise.3ex\hbox{$\scriptstyle\sim$}}{x}}\vphantom{x}} 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delText>
        </w:r>
      </w:del>
    </w:p>
    <w:p>
      <w:pPr>
        <w:pStyle w:val="FirstParagraph"/>
      </w:pPr>
      <w:del w:id="20" w:author="PR Preview" w:date="2026-01-01T00:00:00Z">
        <w:r>
          <w:rPr>
            <w:i/>
            <w:iCs/>
          </w:rPr>
          <w:delText xml:space="preserve">Remark 4</w:delText>
        </w:r>
      </w:del>
      <w:del w:id="21" w:author="PR Preview" w:date="2026-01-01T00:00:00Z">
        <w:r>
          <w:delText xml:space="preserve"> (Why the angle is well defined). </w:delText>
        </w:r>
      </w:del>
      <w:del w:id="22" w:author="PR Preview" w:date="2026-01-01T00:00:00Z">
        <w:r>
          <w:delText xml:space="preserve">The denominator is positive, because both vectors are nonzero (</w:delText>
        </w:r>
      </w:del>
      <w:hyperlink w:anchor="thm-norm-properties">
        <w:del w:id="23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24" w:author="PR Preview" w:date="2026-01-01T00:00:00Z">
        <w:r>
          <w:delText xml:space="preserve">),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 by</w:delText>
        </w:r>
      </w:del>
      <w:del w:id="27" w:author="PR Preview" w:date="2026-01-01T00:00:00Z">
        <w:r>
          <w:delText xml:space="preserve"> </w:delText>
        </w:r>
      </w:del>
      <w:hyperlink w:anchor="thm-cauchy-schwarz">
        <w:del w:id="28" w:author="PR Preview" w:date="2026-01-01T00:00:00Z">
          <w:r>
            <w:rPr>
              <w:rStyle w:val="Hyperlink"/>
            </w:rPr>
            <w:delText xml:space="preserve">Theorem 3</w:delText>
          </w:r>
        </w:del>
      </w:hyperlink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the ratio lies between</w:delText>
        </w:r>
      </w:del>
      <w:del w:id="31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and</w:delText>
        </w:r>
      </w:del>
      <w:del w:id="34" w:author="PR Preview" w:date="2026-01-01T00:00:00Z">
        <w:r>
          <w:delText xml:space="preserve"> </w:delText>
        </w:r>
      </w:del>
      <m:oMath>
        <m:r>
          <m:t>1</m:t>
        </m:r>
      </m:oMath>
      <w:del w:id="35" w:author="PR Preview" w:date="2026-01-01T00:00:00Z">
        <w:r>
          <w:delText xml:space="preserve">.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On</w:delText>
        </w:r>
      </w:del>
      <w:del w:id="3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39" w:author="PR Preview" w:date="2026-01-01T00:00:00Z">
        <w:r>
          <w:delText xml:space="preserve">,</w:delText>
        </w:r>
      </w:del>
      <w:del w:id="40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decreasing from</w:delText>
        </w:r>
      </w:del>
      <w:del w:id="43" w:author="PR Preview" w:date="2026-01-01T00:00:00Z">
        <w:r>
          <w:delText xml:space="preserve"> </w:delText>
        </w:r>
      </w:del>
      <m:oMath>
        <m:r>
          <m:t>1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to</w:delText>
        </w:r>
      </w:del>
      <w:del w:id="46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and takes each value in</w:delText>
        </w:r>
      </w:del>
      <w:del w:id="49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50" w:author="PR Preview" w:date="2026-01-01T00:00:00Z">
        <w:r>
          <w:delText xml:space="preserve"> </w:delText>
        </w:r>
      </w:del>
      <w:del w:id="51" w:author="PR Preview" w:date="2026-01-01T00:00:00Z">
        <w:r>
          <w:delText xml:space="preserve">exactly once (</w:delText>
        </w:r>
      </w:del>
      <w:hyperlink r:id="rId10">
        <w:del w:id="52" w:author="PR Preview" w:date="2026-01-01T00:00:00Z">
          <w:r>
            <w:rPr>
              <w:rStyle w:val="Hyperlink"/>
            </w:rPr>
            <w:delText xml:space="preserve">Theorem 2 in Trigonometry</w:delText>
          </w:r>
        </w:del>
      </w:hyperlink>
      <w:del w:id="53" w:author="PR Preview" w:date="2026-01-01T00:00:00Z">
        <w:r>
          <w:delText xml:space="preserve">),</w:delText>
        </w:r>
      </w:del>
      <w:del w:id="54" w:author="PR Preview" w:date="2026-01-01T00:00:00Z">
        <w:r>
          <w:delText xml:space="preserve"> </w:delText>
        </w:r>
      </w:del>
      <w:del w:id="55" w:author="PR Preview" w:date="2026-01-01T00:00:00Z">
        <w:r>
          <w:delText xml:space="preserve">so there is exactly one such</w:delText>
        </w:r>
      </w:del>
      <w:del w:id="56" w:author="PR Preview" w:date="2026-01-01T00:00:00Z">
        <w:r>
          <w:delText xml:space="preserve"> </w:delText>
        </w:r>
      </w:del>
      <m:oMath>
        <m:r>
          <m:t>θ</m:t>
        </m:r>
      </m:oMath>
      <w:del w:id="57" w:author="PR Preview" w:date="2026-01-01T00:00:00Z">
        <w:r>
          <w:delText xml:space="preserve">.</w:delText>
        </w:r>
      </w:del>
    </w:p>
    <w:p>
      <w:pPr>
        <w:pStyle w:val="BodyText"/>
      </w:pPr>
      <w:del w:id="58" w:author="PR Preview" w:date="2026-01-01T00:00:00Z">
        <w:r>
          <w:rPr>
            <w:b/>
            <w:bCs/>
          </w:rPr>
          <w:delText xml:space="preserve">Corollary 1 (A right angle means orthogonal)</w:delText>
        </w:r>
      </w:del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For nonzero vectors</w:delText>
        </w:r>
      </w:del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$\mathord{\smash[b]{\underset{\raise.3ex\hbox{$\scriptstyle\sim$}}{x}}\vphantom{x}}, \mathord{\smash[b]{\underset{\raise.3ex\hbox{$\scriptstyle\sim$}}{y}}\vphantom{y}} \in \mathbb{R}^p$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with angle</w:delText>
        </w:r>
      </w:del>
      <w:del w:id="65" w:author="PR Preview" w:date="2026-01-01T00:00:00Z">
        <w:r>
          <w:delText xml:space="preserve"> </w:delText>
        </w:r>
      </w:del>
      <m:oMath>
        <m:r>
          <m:t>θ</m:t>
        </m:r>
      </m:oMath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(</w:delText>
        </w:r>
      </w:del>
      <w:hyperlink w:anchor="def-angle">
        <w:del w:id="68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69" w:author="PR Preview" w:date="2026-01-01T00:00:00Z">
        <w:r>
          <w:delText xml:space="preserve">),</w:delText>
        </w:r>
      </w:del>
    </w:p>
    <w:p>
      <w:pPr>
        <w:pStyle w:val="BodyText"/>
      </w:pPr>
      <w:del w:id="70" w:author="PR Preview" w:date="2026-01-01T00:00:00Z">
        <w:r>
          <w:delText xml:space="preserve">$$
    \theta= \frac{\pi}{2}
    \quad\Longleftrightarrow\quad
    \mathord{\smash[b]{\underset{\raise.3ex\hbox{$\scriptstyle\sim$}}{x}}\vphantom{x}} \cdot \mathord{\smash[b]{\underset{\raise.3ex\hbox{$\scriptstyle\sim$}}{y}}\vphantom{y}} = 0,
    $$</w:delText>
        </w:r>
      </w:del>
    </w:p>
    <w:p>
      <w:pPr>
        <w:pStyle w:val="FirstParagraph"/>
      </w:pPr>
      <w:del w:id="71" w:author="PR Preview" w:date="2026-01-01T00:00:00Z">
        <w:r>
          <w:delText xml:space="preserve">so for nonzero vectors, orthogonal (</w:delText>
        </w:r>
      </w:del>
      <w:hyperlink r:id="rId22">
        <w:del w:id="72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73" w:author="PR Preview" w:date="2026-01-01T00:00:00Z">
        <w:r>
          <w:delText xml:space="preserve">) means at a right angle.</w:delText>
        </w:r>
      </w:del>
    </w:p>
    <w:p>
      <w:pPr>
        <w:pStyle w:val="BodyText"/>
      </w:pPr>
      <w:del w:id="74" w:author="PR Preview" w:date="2026-01-01T00:00:00Z">
        <w:r>
          <w:rPr>
            <w:i/>
            <w:iCs/>
          </w:rPr>
          <w:delText xml:space="preserve">Proof</w:delText>
        </w:r>
      </w:del>
      <w:del w:id="75" w:author="PR Preview" w:date="2026-01-01T00:00:00Z">
        <w:r>
          <w:delText xml:space="preserve">. </w:delText>
        </w:r>
      </w:del>
      <w:del w:id="76" w:author="PR Preview" w:date="2026-01-01T00:00:00Z">
        <w:r>
          <w:delText xml:space="preserve">Since</w:delText>
        </w:r>
      </w:del>
      <w:del w:id="77" w:author="PR Preview" w:date="2026-01-01T00:00:00Z">
        <w:r>
          <w:delText xml:space="preserve"> </w:delText>
        </w:r>
      </w:del>
      <w:del w:id="78" w:author="PR Preview" w:date="2026-01-01T00:00:00Z">
        <w:r>
          <w:delTex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(</w:delText>
        </w:r>
      </w:del>
      <w:hyperlink w:anchor="thm-norm-properties">
        <w:del w:id="81" w:author="PR Preview" w:date="2026-01-01T00:00:00Z">
          <w:r>
            <w:rPr>
              <w:rStyle w:val="Hyperlink"/>
            </w:rPr>
            <w:delText xml:space="preserve">Theorem 1</w:delText>
          </w:r>
        </w:del>
      </w:hyperlink>
      <w:del w:id="82" w:author="PR Preview" w:date="2026-01-01T00:00:00Z">
        <w:r>
          <w:delText xml:space="preserve">),</w:delText>
        </w:r>
      </w:del>
      <w:del w:id="8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exactly when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$\mathord{\smash[b]{\underset{\raise.3ex\hbox{$\scriptstyle\sim$}}{x}}\vphantom{x}} \cdot \mathord{\smash[b]{\underset{\raise.3ex\hbox{$\scriptstyle\sim$}}{y}}\vphantom{y}} = 0$</w:delText>
        </w:r>
      </w:del>
      <w:del w:id="88" w:author="PR Preview" w:date="2026-01-01T00:00:00Z">
        <w:r>
          <w:delText xml:space="preserve">.</w:delText>
        </w:r>
      </w:del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On</w:delText>
        </w:r>
      </w:del>
      <w:del w:id="91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del w:id="92" w:author="PR Preview" w:date="2026-01-01T00:00:00Z">
        <w:r>
          <w:delText xml:space="preserve">,</w:delText>
        </w:r>
      </w:del>
      <w:del w:id="9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</m:oMath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vanishes only at</w:delText>
        </w:r>
      </w:del>
      <w:del w:id="96" w:author="PR Preview" w:date="2026-01-01T00:00:00Z">
        <w:r>
          <w:delText xml:space="preserve"> </w:delText>
        </w:r>
      </w:del>
      <m:oMath>
        <m:r>
          <m:t>π</m:t>
        </m:r>
        <m:r>
          <m:rPr>
            <m:sty m:val="p"/>
          </m:rPr>
          <m:t>/</m:t>
        </m:r>
        <m:r>
          <m:t>2</m:t>
        </m:r>
      </m:oMath>
      <w:del w:id="97" w:author="PR Preview" w:date="2026-01-01T00:00:00Z">
        <w:r>
          <w:delText xml:space="preserve">.</w:delText>
        </w:r>
      </w:del>
    </w:p>
    <w:p>
      <w:pPr>
        <w:pStyle w:val="BodyText"/>
      </w:pPr>
      <w:del w:id="98" w:author="PR Preview" w:date="2026-01-01T00:00:00Z">
        <w:r>
          <w:rPr>
            <w:b/>
            <w:bCs/>
          </w:rPr>
          <w:delText xml:space="preserve">Example 13 (Some angles in the plane)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delText xml:space="preserve"> 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01" w:author="PR Preview" w:date="2026-01-01T00:00:00Z">
        <w:r>
          <w:delText xml:space="preserve"> </w:delText>
        </w:r>
      </w:del>
      <w:del w:id="102" w:author="PR Preview" w:date="2026-01-01T00:00:00Z">
        <w:r>
          <w:delText xml:space="preserve">and</w:delText>
        </w:r>
      </w:del>
      <w:del w:id="10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4" w:author="PR Preview" w:date="2026-01-01T00:00:00Z">
        <w:r>
          <w:delText xml:space="preserve">:</w:delText>
        </w:r>
      </w:del>
      <w:del w:id="105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106" w:author="PR Preview" w:date="2026-01-01T00:00:00Z">
        <w:r>
          <w:delText xml:space="preserve">, so</w:delText>
        </w:r>
      </w:del>
      <w:del w:id="107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del w:id="108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and</w:delText>
        </w:r>
      </w:del>
      <w:del w:id="11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12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13" w:author="PR Preview" w:date="2026-01-01T00:00:00Z">
        <w:r>
          <w:delText xml:space="preserve">so</w:delText>
        </w:r>
      </w:del>
      <w:del w:id="114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del w:id="115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and</w:delText>
        </w:r>
      </w:del>
      <w:del w:id="118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1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del w:id="120" w:author="PR Preview" w:date="2026-01-01T00:00:00Z">
        <w:r>
          <w:delText xml:space="preserve">so</w:delText>
        </w:r>
      </w:del>
      <w:del w:id="121" w:author="PR Preview" w:date="2026-01-01T00:00:00Z">
        <w:r>
          <w:delText xml:space="preserve"> </w:delText>
        </w:r>
      </w:del>
      <m:oMath>
        <m:r>
          <m:t>θ</m:t>
        </m:r>
        <m:r>
          <m:rPr>
            <m:sty m:val="p"/>
          </m:rPr>
          <m:t>=</m:t>
        </m:r>
        <m:r>
          <m:t>π</m:t>
        </m:r>
      </m:oMath>
      <w:del w:id="122" w:author="PR Preview" w:date="2026-01-01T00:00:00Z">
        <w:r>
          <w:delText xml:space="preserve">.</w:delText>
        </w:r>
      </w:del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23" w:author="PR Preview" w:date="2026-01-01T00:00:00Z">
        <w:r>
          <w:delText xml:space="preserve"> </w:delText>
        </w:r>
      </w:del>
      <w:del w:id="124" w:author="PR Preview" w:date="2026-01-01T00:00:00Z">
        <w:r>
          <w:delText xml:space="preserve">and</w:delText>
        </w:r>
      </w:del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$\mathord{\smash[b]{\underset{\raise.3ex\hbox{$\scriptstyle\sim$}}{0}}\vphantom{0}}$</w:delText>
        </w:r>
      </w:del>
      <w:del w:id="127" w:author="PR Preview" w:date="2026-01-01T00:00:00Z">
        <w:r>
          <w:delText xml:space="preserve">: there is no angle,</w:delText>
        </w:r>
      </w:del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because the ratio would divide by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$\mathopen{}\left\lVert\mathord{\smash[b]{\underset{\raise.3ex\hbox{$\scriptstyle\sim$}}{0}}\vphantom{0}}\right\rVert\mathclose{} = 0$</w:delText>
        </w:r>
      </w:del>
      <w:del w:id="132" w:author="PR Preview" w:date="2026-01-01T00:00:00Z">
        <w:r>
          <w:delText xml:space="preserve">.</w:delText>
        </w:r>
      </w:del>
    </w:p>
    <w:p>
      <w:pPr>
        <w:pStyle w:val="FirstParagraph"/>
      </w:pPr>
      <w:del w:id="133" w:author="PR Preview" w:date="2026-01-01T00:00:00Z">
        <w:r>
          <w:rPr>
            <w:b/>
            <w:bCs/>
          </w:rPr>
          <w:delText xml:space="preserve">Definition 8 (Cosine similarity)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The</w:delText>
        </w:r>
      </w:del>
      <w:del w:id="136" w:author="PR Preview" w:date="2026-01-01T00:00:00Z">
        <w:r>
          <w:delText xml:space="preserve"> </w:delText>
        </w:r>
      </w:del>
      <w:del w:id="137" w:author="PR Preview" w:date="2026-01-01T00:00:00Z">
        <w:r>
          <w:rPr>
            <w:b/>
            <w:bCs/>
          </w:rPr>
          <w:delText xml:space="preserve">cosine similarity</w:delText>
        </w:r>
      </w:del>
      <w:del w:id="138" w:author="PR Preview" w:date="2026-01-01T00:00:00Z">
        <w:r>
          <w:delText xml:space="preserve"> </w:delText>
        </w:r>
      </w:del>
      <w:del w:id="139" w:author="PR Preview" w:date="2026-01-01T00:00:00Z">
        <w:r>
          <w:delText xml:space="preserve">[11]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between two nonzero vectors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is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their dot product divided by the product of their lengths:</w:delText>
        </w:r>
      </w:del>
    </w:p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Definition 7 (Cosine similarity)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The</w:t>
        </w:r>
      </w:ins>
      <w:ins w:id="151" w:author="PR Preview" w:date="2026-01-01T00:00:00Z">
        <w:r>
          <w:t xml:space="preserve"> </w:t>
        </w:r>
      </w:ins>
      <w:ins w:id="152" w:author="PR Preview" w:date="2026-01-01T00:00:00Z">
        <w:r>
          <w:rPr>
            <w:b/>
            <w:bCs/>
          </w:rPr>
          <w:t xml:space="preserve">cosine similarity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[11]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between two nonzero vectors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\mathbb{R}^p$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is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their dot product divided by the product of their lengths:</w:t>
        </w:r>
      </w:ins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del w:id="163" w:author="PR Preview" w:date="2026-01-01T00:00:00Z">
        <w:r>
          <w:rPr>
            <w:b/>
            <w:bCs/>
          </w:rPr>
          <w:delText xml:space="preserve">Example 14 (Cosine similarity of parallel, orthogonal, and arbitrary vectors)</w:delText>
        </w:r>
      </w:del>
      <w:del w:id="164" w:author="PR Preview" w:date="2026-01-01T00:00:00Z">
        <w:r>
          <w:delText xml:space="preserve"> </w:delText>
        </w:r>
      </w:del>
      <w:del w:id="165" w:author="PR Preview" w:date="2026-01-01T00:00:00Z">
        <w:r>
          <w:delText xml:space="preserve">For vectors in</w:delText>
        </w:r>
      </w:del>
      <w:del w:id="16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67" w:author="PR Preview" w:date="2026-01-01T00:00:00Z">
        <w:r>
          <w:delText xml:space="preserve">:</w:delText>
        </w:r>
      </w:del>
    </w:p>
    <w:p>
      <w:pPr>
        <w:pStyle w:val="FirstParagraph"/>
      </w:pPr>
      <w:ins w:id="168" w:author="PR Preview" w:date="2026-01-01T00:00:00Z">
        <w:r>
          <w:rPr>
            <w:b/>
            <w:bCs/>
          </w:rPr>
          <w:t xml:space="preserve">Example 13 (Cosine similarity of parallel, orthogonal, and arbitrary vectors)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For vectors in</w:t>
        </w:r>
      </w:ins>
      <w:ins w:id="17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72" w:author="PR Preview" w:date="2026-01-01T00:00:00Z">
        <w:r>
          <w:t xml:space="preserve">:</w:t>
        </w:r>
      </w:ins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del w:id="173" w:author="PR Preview" w:date="2026-01-01T00:00:00Z">
        <w:r>
          <w:rPr>
            <w:b/>
            <w:bCs/>
          </w:rPr>
          <w:delText xml:space="preserve">Corollary 2 (Cosine similarity is the cosine of the angle)</w:delText>
        </w:r>
      </w:del>
      <w:del w:id="174" w:author="PR Preview" w:date="2026-01-01T00:00:00Z">
        <w:r>
          <w:delText xml:space="preserve"> </w:delText>
        </w:r>
      </w:del>
      <w:del w:id="175" w:author="PR Preview" w:date="2026-01-01T00:00:00Z">
        <w:r>
          <w:delText xml:space="preserve">For nonzero vectors</w:delText>
        </w:r>
      </w:del>
      <w:del w:id="176" w:author="PR Preview" w:date="2026-01-01T00:00:00Z">
        <w:r>
          <w:delText xml:space="preserve"> </w:delText>
        </w:r>
      </w:del>
      <w:del w:id="177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\mathbb{R}^p$</w:delText>
        </w:r>
      </w:del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with angle</w:delText>
        </w:r>
      </w:del>
      <w:del w:id="180" w:author="PR Preview" w:date="2026-01-01T00:00:00Z">
        <w:r>
          <w:delText xml:space="preserve"> </w:delText>
        </w:r>
      </w:del>
      <m:oMath>
        <m:r>
          <m:t>θ</m:t>
        </m:r>
      </m:oMath>
      <w:del w:id="181" w:author="PR Preview" w:date="2026-01-01T00:00:00Z">
        <w:r>
          <w:delText xml:space="preserve"> </w:delText>
        </w:r>
      </w:del>
      <w:del w:id="182" w:author="PR Preview" w:date="2026-01-01T00:00:00Z">
        <w:r>
          <w:delText xml:space="preserve">between them (</w:delText>
        </w:r>
      </w:del>
      <w:hyperlink w:anchor="def-angle">
        <w:del w:id="183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84" w:author="PR Preview" w:date="2026-01-01T00:00:00Z">
        <w:r>
          <w:delText xml:space="preserve">),</w:delText>
        </w:r>
      </w:del>
    </w:p>
    <w:p>
      <w:pPr>
        <w:pStyle w:val="BodyText"/>
      </w:pPr>
      <w:del w:id="185" w:author="PR Preview" w:date="2026-01-01T00:00:00Z">
        <w:r>
          <w:delText xml:space="preserve">$$
    \operatorname{cossim}(\mathord{\smash[b]{\underset{\raise.3ex\hbox{$\scriptstyle\sim$}}{x}}\vphantom{x}}, \mathord{\smash[b]{\underset{\raise.3ex\hbox{$\scriptstyle\sim$}}{y}}\vphantom{y}}) = \cos\theta.
    $$</w:delText>
        </w:r>
      </w:del>
    </w:p>
    <w:p>
      <w:pPr>
        <w:pStyle w:val="FirstParagraph"/>
      </w:pPr>
      <w:del w:id="186" w:author="PR Preview" w:date="2026-01-01T00:00:00Z">
        <w:r>
          <w:rPr>
            <w:i/>
            <w:iCs/>
          </w:rPr>
          <w:delText xml:space="preserve">Proof</w:delText>
        </w:r>
      </w:del>
      <w:del w:id="187" w:author="PR Preview" w:date="2026-01-01T00:00:00Z">
        <w:r>
          <w:delText xml:space="preserve">. </w:delText>
        </w:r>
      </w:del>
      <w:del w:id="188" w:author="PR Preview" w:date="2026-01-01T00:00:00Z">
        <w:r>
          <w:delText xml:space="preserve">The ratio that</w:delText>
        </w:r>
      </w:del>
      <w:del w:id="189" w:author="PR Preview" w:date="2026-01-01T00:00:00Z">
        <w:r>
          <w:delText xml:space="preserve"> </w:delText>
        </w:r>
      </w:del>
      <w:hyperlink w:anchor="def-angle">
        <w:del w:id="190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sets equal to</w:delText>
        </w:r>
      </w:del>
      <w:del w:id="193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θ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is the ratio that</w:delText>
        </w:r>
      </w:del>
      <w:del w:id="196" w:author="PR Preview" w:date="2026-01-01T00:00:00Z">
        <w:r>
          <w:delText xml:space="preserve"> </w:delText>
        </w:r>
      </w:del>
      <w:hyperlink w:anchor="def-cosine-similarity">
        <w:del w:id="19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defines as</w:delText>
        </w:r>
      </w:del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$\operatorname{cossim}(\mathord{\smash[b]{\underset{\raise.3ex\hbox{$\scriptstyle\sim$}}{x}}\vphantom{x}}, \mathord{\smash[b]{\underset{\raise.3ex\hbox{$\scriptstyle\sim$}}{y}}\vphantom{y}})$</w:delText>
        </w:r>
      </w:del>
      <w:del w:id="202" w:author="PR Preview" w:date="2026-01-01T00:00:00Z">
        <w:r>
          <w:delText xml:space="preserve">.</w:delText>
        </w:r>
      </w:del>
    </w:p>
    <w:p>
      <w:pPr>
        <w:pStyle w:val="BodyText"/>
      </w:pPr>
      <w:ins w:id="203" w:author="PR Preview" w:date="2026-01-01T00:00:00Z">
        <w:r>
          <w:rPr>
            <w:b/>
            <w:bCs/>
          </w:rPr>
          <w:t xml:space="preserve">Definition 8 (Angle between two vectors)</w:t>
        </w:r>
      </w:ins>
      <w:ins w:id="204" w:author="PR Preview" w:date="2026-01-01T00:00:00Z">
        <w:r>
          <w:t xml:space="preserve"> </w:t>
        </w:r>
      </w:ins>
      <w:ins w:id="205" w:author="PR Preview" w:date="2026-01-01T00:00:00Z">
        <w:r>
          <w:t xml:space="preserve">The</w:t>
        </w:r>
      </w:ins>
      <w:ins w:id="206" w:author="PR Preview" w:date="2026-01-01T00:00:00Z">
        <w:r>
          <w:t xml:space="preserve"> </w:t>
        </w:r>
      </w:ins>
      <w:ins w:id="207" w:author="PR Preview" w:date="2026-01-01T00:00:00Z">
        <w:r>
          <w:rPr>
            <w:b/>
            <w:bCs/>
          </w:rPr>
          <w:t xml:space="preserve">angle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between two nonzero vectors,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212" w:author="PR Preview" w:date="2026-01-01T00:00:00Z">
        <w:r>
          <w:t xml:space="preserve">, is</w:t>
        </w:r>
      </w:ins>
    </w:p>
    <w:p>
      <w:pPr>
        <w:pStyle w:val="BodyText"/>
      </w:pPr>
      <w:ins w:id="213" w:author="PR Preview" w:date="2026-01-01T00:00:00Z">
        <w:r>
  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  </w:r>
      </w:ins>
    </w:p>
    <w:p>
      <w:pPr>
        <w:pStyle w:val="FirstParagraph"/>
      </w:pPr>
      <w:ins w:id="214" w:author="PR Preview" w:date="2026-01-01T00:00:00Z">
        <w:r>
          <w:t xml:space="preserve">In words, the angle is the</w:t>
        </w:r>
      </w:ins>
      <w:ins w:id="215" w:author="PR Preview" w:date="2026-01-01T00:00:00Z">
        <w:r>
          <w:t xml:space="preserve"> </w:t>
        </w:r>
      </w:ins>
      <w:hyperlink r:id="rId52">
        <w:ins w:id="216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 the</w:t>
        </w:r>
      </w:ins>
      <w:ins w:id="219" w:author="PR Preview" w:date="2026-01-01T00:00:00Z">
        <w:r>
          <w:t xml:space="preserve"> </w:t>
        </w:r>
      </w:ins>
      <w:hyperlink w:anchor="def-cosine-similarity">
        <w:ins w:id="220" w:author="PR Preview" w:date="2026-01-01T00:00:00Z">
          <w:r>
            <w:rPr>
              <w:rStyle w:val="Hyperlink"/>
            </w:rPr>
            <w:t xml:space="preserve">cosine similarity</w:t>
          </w:r>
        </w:ins>
      </w:hyperlink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of the two vectors.</w:t>
        </w:r>
      </w:ins>
    </w:p>
    <w:bookmarkEnd w:id="53"/>
    <w:bookmarkStart w:id="56" w:name="rem-angle-well-defined"/>
    <w:p>
      <w:pPr>
        <w:pStyle w:val="BodyText"/>
      </w:pPr>
      <w:ins w:id="223" w:author="PR Preview" w:date="2026-01-01T00:00:00Z">
        <w:r>
          <w:rPr>
            <w:i/>
            <w:iCs/>
          </w:rPr>
          <w:t xml:space="preserve">Remark 4</w:t>
        </w:r>
      </w:ins>
      <w:ins w:id="224" w:author="PR Preview" w:date="2026-01-01T00:00:00Z">
        <w:r>
          <w:t xml:space="preserve"> (Why the angle is well defined). </w:t>
        </w:r>
      </w:ins>
      <w:ins w:id="225" w:author="PR Preview" w:date="2026-01-01T00:00:00Z">
        <w:r>
          <w:t xml:space="preserve">The</w:t>
        </w:r>
      </w:ins>
      <w:ins w:id="226" w:author="PR Preview" w:date="2026-01-01T00:00:00Z">
        <w:r>
          <w:t xml:space="preserve"> </w:t>
        </w:r>
      </w:ins>
      <w:hyperlink w:anchor="def-cosine-similarity">
        <w:ins w:id="227" w:author="PR Preview" w:date="2026-01-01T00:00:00Z">
          <w:r>
            <w:rPr>
              <w:rStyle w:val="Hyperlink"/>
            </w:rPr>
            <w:t xml:space="preserve">cosine similarity</w:t>
          </w:r>
        </w:ins>
      </w:hyperlink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 defined, because both vectors are nonzero (</w:t>
        </w:r>
      </w:ins>
      <w:hyperlink w:anchor="thm-norm-properties">
        <w:ins w:id="230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31" w:author="PR Preview" w:date="2026-01-01T00:00:00Z">
        <w:r>
          <w:t xml:space="preserve">).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By</w:t>
        </w:r>
      </w:ins>
      <w:ins w:id="234" w:author="PR Preview" w:date="2026-01-01T00:00:00Z">
        <w:r>
          <w:t xml:space="preserve"> </w:t>
        </w:r>
      </w:ins>
      <w:hyperlink w:anchor="thm-cauchy-schwarz">
        <w:ins w:id="235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36" w:author="PR Preview" w:date="2026-01-01T00:00:00Z">
        <w:r>
          <w:t xml:space="preserve">, it lies in the</w:t>
        </w:r>
      </w:ins>
      <w:ins w:id="237" w:author="PR Preview" w:date="2026-01-01T00:00:00Z">
        <w:r>
          <w:t xml:space="preserve"> </w:t>
        </w:r>
      </w:ins>
      <w:hyperlink r:id="rId54">
        <w:ins w:id="238" w:author="PR Preview" w:date="2026-01-01T00:00:00Z">
          <w:r>
            <w:rPr>
              <w:rStyle w:val="Hyperlink"/>
            </w:rPr>
            <w:t xml:space="preserve">closed interval</w:t>
          </w:r>
        </w:ins>
      </w:hyperlink>
      <w:ins w:id="23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which is where the</w:t>
        </w:r>
      </w:ins>
      <w:ins w:id="243" w:author="PR Preview" w:date="2026-01-01T00:00:00Z">
        <w:r>
          <w:t xml:space="preserve"> </w:t>
        </w:r>
      </w:ins>
      <w:hyperlink r:id="rId52">
        <w:ins w:id="244" w:author="PR Preview" w:date="2026-01-01T00:00:00Z">
          <w:r>
            <w:rPr>
              <w:rStyle w:val="Hyperlink"/>
            </w:rPr>
            <w:t xml:space="preserve">arccosine</w:t>
          </w:r>
        </w:ins>
      </w:hyperlink>
      <w:ins w:id="245" w:author="PR Preview" w:date="2026-01-01T00:00:00Z">
        <w:r>
          <w:t xml:space="preserve">,</w:t>
        </w:r>
      </w:ins>
      <w:ins w:id="246" w:author="PR Preview" w:date="2026-01-01T00:00:00Z">
        <w:r>
          <w:t xml:space="preserve"> </w:t>
        </w:r>
      </w:ins>
      <m:oMath>
        <m:r>
          <m:rPr>
            <m:sty m:val="p"/>
          </m:rPr>
          <m:t>arccos</m:t>
        </m:r>
      </m:oMath>
      <w:ins w:id="247" w:author="PR Preview" w:date="2026-01-01T00:00:00Z">
        <w:r>
          <w:t xml:space="preserve">, is defined.</w:t>
        </w:r>
      </w:ins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So the angle</w:t>
        </w:r>
      </w:ins>
      <w:ins w:id="250" w:author="PR Preview" w:date="2026-01-01T00:00:00Z">
        <w:r>
          <w:t xml:space="preserve"> </w:t>
        </w:r>
      </w:ins>
      <m:oMath>
        <m:r>
          <m:t>θ</m:t>
        </m:r>
      </m:oMath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lies in</w:t>
        </w:r>
      </w:ins>
      <w:ins w:id="25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254" w:author="PR Preview" w:date="2026-01-01T00:00:00Z">
        <w:r>
          <w:t xml:space="preserve">, with</w:t>
        </w:r>
      </w:ins>
      <w:ins w:id="255" w:author="PR Preview" w:date="2026-01-01T00:00:00Z">
        <w:r>
          <w:t xml:space="preserve"> </w:t>
        </w:r>
      </w:ins>
      <w:hyperlink r:id="rId55">
        <w:ins w:id="256" w:author="PR Preview" w:date="2026-01-01T00:00:00Z">
          <w:r>
            <w:rPr>
              <w:rStyle w:val="Hyperlink"/>
            </w:rPr>
            <w:t xml:space="preserve">cosine</w:t>
          </w:r>
        </w:ins>
      </w:hyperlink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$\cos\theta= \operatorname{cossim}(\mathord{\smash[b]{\underset{\raise.3ex\hbox{$\scriptstyle\sim$}}{x}}\vphantom{x}}, \mathord{\smash[b]{\underset{\raise.3ex\hbox{$\scriptstyle\sim$}}{y}}\vphantom{y}})$</w:t>
        </w:r>
      </w:ins>
      <w:ins w:id="259" w:author="PR Preview" w:date="2026-01-01T00:00:00Z">
        <w:r>
          <w:t xml:space="preserve">.</w:t>
        </w:r>
      </w:ins>
    </w:p>
    <w:bookmarkEnd w:id="56"/>
    <w:bookmarkStart w:id="57" w:name="cor-right-angle-orthogonal"/>
    <w:p>
      <w:pPr>
        <w:pStyle w:val="BodyText"/>
      </w:pPr>
      <w:ins w:id="260" w:author="PR Preview" w:date="2026-01-01T00:00:00Z">
        <w:r>
          <w:rPr>
            <w:b/>
            <w:bCs/>
          </w:rPr>
          <w:t xml:space="preserve">Corollary 1 (A right angle means orthogonal)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For nonzero vectors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$\mathord{\smash[b]{\underset{\raise.3ex\hbox{$\scriptstyle\sim$}}{x}}\vphantom{x}}, \mathord{\smash[b]{\underset{\raise.3ex\hbox{$\scriptstyle\sim$}}{y}}\vphantom{y}} \in \mathbb{R}^p$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with angle</w:t>
        </w:r>
      </w:ins>
      <w:ins w:id="267" w:author="PR Preview" w:date="2026-01-01T00:00:00Z">
        <w:r>
          <w:t xml:space="preserve"> </w:t>
        </w:r>
      </w:ins>
      <m:oMath>
        <m:r>
          <m:t>θ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(</w:t>
        </w:r>
      </w:ins>
      <w:hyperlink w:anchor="def-angle">
        <w:ins w:id="270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271" w:author="PR Preview" w:date="2026-01-01T00:00:00Z">
        <w:r>
          <w:t xml:space="preserve">),</w:t>
        </w:r>
      </w:ins>
    </w:p>
    <w:p>
      <w:pPr>
        <w:pStyle w:val="BodyText"/>
      </w:pPr>
      <w:ins w:id="272" w:author="PR Preview" w:date="2026-01-01T00:00:00Z">
        <w:r>
  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  </w:r>
      </w:ins>
    </w:p>
    <w:p>
      <w:pPr>
        <w:pStyle w:val="FirstParagraph"/>
      </w:pPr>
      <w:ins w:id="273" w:author="PR Preview" w:date="2026-01-01T00:00:00Z">
        <w:r>
          <w:t xml:space="preserve">so for nonzero vectors, orthogonal (</w:t>
        </w:r>
      </w:ins>
      <w:hyperlink r:id="rId22">
        <w:ins w:id="274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275" w:author="PR Preview" w:date="2026-01-01T00:00:00Z">
        <w:r>
          <w:t xml:space="preserve">) means at a right angle.</w:t>
        </w:r>
      </w:ins>
    </w:p>
    <w:bookmarkEnd w:id="57"/>
    <w:p>
      <w:pPr>
        <w:pStyle w:val="BodyText"/>
      </w:pPr>
      <w:ins w:id="276" w:author="PR Preview" w:date="2026-01-01T00:00:00Z">
        <w:r>
          <w:rPr>
            <w:i/>
            <w:iCs/>
          </w:rPr>
          <w:t xml:space="preserve">Proof</w:t>
        </w:r>
      </w:ins>
      <w:ins w:id="277" w:author="PR Preview" w:date="2026-01-01T00:00:00Z">
        <w:r>
          <w:t xml:space="preserve">. </w:t>
        </w:r>
      </w:ins>
      <w:ins w:id="278" w:author="PR Preview" w:date="2026-01-01T00:00:00Z">
        <w:r>
          <w:t xml:space="preserve">Since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(</w:t>
        </w:r>
      </w:ins>
      <w:hyperlink w:anchor="thm-norm-properties">
        <w:ins w:id="28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84" w:author="PR Preview" w:date="2026-01-01T00:00:00Z">
        <w:r>
          <w:t xml:space="preserve">),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$\operatorname{cossim}(\mathord{\smash[b]{\underset{\raise.3ex\hbox{$\scriptstyle\sim$}}{x}}\vphantom{x}}, \mathord{\smash[b]{\underset{\raise.3ex\hbox{$\scriptstyle\sim$}}{y}}\vphantom{y}}) = 0$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exactly when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$\mathord{\smash[b]{\underset{\raise.3ex\hbox{$\scriptstyle\sim$}}{x}}\vphantom{x}} \cdot \mathord{\smash[b]{\underset{\raise.3ex\hbox{$\scriptstyle\sim$}}{y}}\vphantom{y}} = 0$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(</w:t>
        </w:r>
      </w:ins>
      <w:hyperlink w:anchor="def-cosine-similarity">
        <w:ins w:id="293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294" w:author="PR Preview" w:date="2026-01-01T00:00:00Z">
        <w:r>
          <w:t xml:space="preserve">),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so</w:t>
        </w:r>
      </w:ins>
      <w:ins w:id="29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exactly when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$\mathord{\smash[b]{\underset{\raise.3ex\hbox{$\scriptstyle\sim$}}{x}}\vphantom{x}} \cdot \mathord{\smash[b]{\underset{\raise.3ex\hbox{$\scriptstyle\sim$}}{y}}\vphantom{y}} = 0$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(</w:t>
        </w:r>
      </w:ins>
      <w:hyperlink w:anchor="rem-angle-well-defined">
        <w:ins w:id="304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305" w:author="PR Preview" w:date="2026-01-01T00:00:00Z">
        <w:r>
          <w:t xml:space="preserve">).</w:t>
        </w:r>
      </w:ins>
      <w:ins w:id="306" w:author="PR Preview" w:date="2026-01-01T00:00:00Z">
        <w:r>
          <w:t xml:space="preserve"> </w:t>
        </w:r>
      </w:ins>
      <w:ins w:id="307" w:author="PR Preview" w:date="2026-01-01T00:00:00Z">
        <w:r>
          <w:t xml:space="preserve">On</w:t>
        </w:r>
      </w:ins>
      <w:ins w:id="30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ins w:id="309" w:author="PR Preview" w:date="2026-01-01T00:00:00Z">
        <w:r>
          <w:t xml:space="preserve">,</w:t>
        </w:r>
      </w:ins>
      <w:ins w:id="310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vanishes only at</w:t>
        </w:r>
      </w:ins>
      <w:ins w:id="313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/</m:t>
        </m:r>
        <m:r>
          <m:t>2</m:t>
        </m:r>
      </m:oMath>
      <w:ins w:id="314" w:author="PR Preview" w:date="2026-01-01T00:00:00Z">
        <w:r>
          <w:t xml:space="preserve">.</w:t>
        </w:r>
      </w:ins>
    </w:p>
    <w:bookmarkStart w:id="58" w:name="exm-angle"/>
    <w:p>
      <w:pPr>
        <w:pStyle w:val="BodyText"/>
      </w:pPr>
      <w:ins w:id="315" w:author="PR Preview" w:date="2026-01-01T00:00:00Z">
        <w:r>
          <w:rPr>
            <w:b/>
            <w:bCs/>
          </w:rPr>
          <w:t xml:space="preserve">Example 14 (Some angles in the plane)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 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and</w:t>
        </w:r>
      </w:ins>
      <w:ins w:id="32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1" w:author="PR Preview" w:date="2026-01-01T00:00:00Z">
        <w:r>
          <w:t xml:space="preserve">:</w:t>
        </w:r>
      </w:ins>
      <w:ins w:id="322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323" w:author="PR Preview" w:date="2026-01-01T00:00:00Z">
        <w:r>
          <w:t xml:space="preserve">, so</w:t>
        </w:r>
      </w:ins>
      <w:ins w:id="324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ins w:id="325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and</w:t>
        </w:r>
      </w:ins>
      <w:ins w:id="32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2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0" w:author="PR Preview" w:date="2026-01-01T00:00:00Z">
        <w:r>
          <w:t xml:space="preserve">so</w:t>
        </w:r>
      </w:ins>
      <w:ins w:id="33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ins w:id="332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and</w:t>
        </w:r>
      </w:ins>
      <w:ins w:id="33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3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ins w:id="337" w:author="PR Preview" w:date="2026-01-01T00:00:00Z">
        <w:r>
          <w:t xml:space="preserve">so</w:t>
        </w:r>
      </w:ins>
      <w:ins w:id="338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</m:oMath>
      <w:ins w:id="339" w:author="PR Preview" w:date="2026-01-01T00:00:00Z">
        <w:r>
          <w:t xml:space="preserve">.</w:t>
        </w:r>
      </w:ins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40" w:author="PR Preview" w:date="2026-01-01T00:00:00Z">
        <w:r>
          <w:t xml:space="preserve"> </w:t>
        </w:r>
      </w:ins>
      <w:ins w:id="341" w:author="PR Preview" w:date="2026-01-01T00:00:00Z">
        <w:r>
          <w:t xml:space="preserve">and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$\mathord{\smash[b]{\underset{\raise.3ex\hbox{$\scriptstyle\sim$}}{0}}\vphantom{0}}$</w:t>
        </w:r>
      </w:ins>
      <w:ins w:id="344" w:author="PR Preview" w:date="2026-01-01T00:00:00Z">
        <w:r>
          <w:t xml:space="preserve">: there is no angle,</w:t>
        </w:r>
      </w:ins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because the ratio would divide by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$\mathopen{}\left\lVert\mathord{\smash[b]{\underset{\raise.3ex\hbox{$\scriptstyle\sim$}}{0}}\vphantom{0}}\right\rVert\mathclose{} = 0$</w:t>
        </w:r>
      </w:ins>
      <w:ins w:id="349" w:author="PR Preview" w:date="2026-01-01T00:00:00Z">
        <w:r>
          <w:t xml:space="preserve">.</w:t>
        </w:r>
      </w:ins>
    </w:p>
    <w:bookmarkEnd w:id="58"/>
    <w:bookmarkStart w:id="59" w:name="X64c41f557e7f698c947bb0d906d626137043d1e"/>
    <w:p>
      <w:pPr>
        <w:pStyle w:val="FirstParagraph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9"/>
    <w:bookmarkStart w:id="60" w:name="cor-cosine-similarity-unit-vectors"/>
    <w:p>
      <w:pPr>
        <w:pStyle w:val="FirstParagraph"/>
      </w:pPr>
      <w:del w:id="350" w:author="PR Preview" w:date="2026-01-01T00:00:00Z">
        <w:r>
          <w:rPr>
            <w:b/>
            <w:bCs/>
          </w:rPr>
          <w:delText xml:space="preserve">Corollary 3 (Cosine similarity of unit vectors is their inner product)</w:delText>
        </w:r>
      </w:del>
      <w:del w:id="351" w:author="PR Preview" w:date="2026-01-01T00:00:00Z">
        <w:r>
          <w:delText xml:space="preserve"> </w:delText>
        </w:r>
      </w:del>
      <w:del w:id="352" w:author="PR Preview" w:date="2026-01-01T00:00:00Z">
        <w:r>
          <w:delText xml:space="preserve">In a real inner product space (</w:delText>
        </w:r>
      </w:del>
      <w:hyperlink w:anchor="def-inner-product-space">
        <w:del w:id="353" w:author="PR Preview" w:date="2026-01-01T00:00:00Z">
          <w:r>
            <w:rPr>
              <w:rStyle w:val="Hyperlink"/>
            </w:rPr>
            <w:delText xml:space="preserve">Definition 2</w:delText>
          </w:r>
        </w:del>
      </w:hyperlink>
      <w:del w:id="354" w:author="PR Preview" w:date="2026-01-01T00:00:00Z">
        <w:r>
          <w:delText xml:space="preserve">),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for all vectors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$\mathord{\smash[b]{\underset{\raise.3ex\hbox{$\scriptstyle\sim$}}{x}}\vphantom{x}}$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and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delText xml:space="preserve">$\mathord{\smash[b]{\underset{\raise.3ex\hbox{$\scriptstyle\sim$}}{y}}\vphantom{y}}$</w:delText>
        </w:r>
      </w:del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with</w:delText>
        </w:r>
      </w:del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delText>
        </w:r>
      </w:del>
      <w:del w:id="367" w:author="PR Preview" w:date="2026-01-01T00:00:00Z">
        <w:r>
          <w:delText xml:space="preserve">,</w:delText>
        </w:r>
      </w:del>
    </w:p>
    <w:p>
      <w:pPr>
        <w:pStyle w:val="FirstParagraph"/>
      </w:pPr>
      <w:ins w:id="368" w:author="PR Preview" w:date="2026-01-01T00:00:00Z">
        <w:r>
          <w:rPr>
            <w:b/>
            <w:bCs/>
          </w:rPr>
          <w:t xml:space="preserve">Corollary 2 (Cosine similarity of unit vectors is their inner product)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In a real inner product space (</w:t>
        </w:r>
      </w:ins>
      <w:hyperlink w:anchor="def-inner-product-space">
        <w:ins w:id="371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372" w:author="PR Preview" w:date="2026-01-01T00:00:00Z">
        <w:r>
          <w:t xml:space="preserve">),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for all vectors</w:t>
        </w:r>
      </w:ins>
      <w:ins w:id="375" w:author="PR Preview" w:date="2026-01-01T00:00:00Z">
        <w:r>
          <w:t xml:space="preserve"> </w:t>
        </w:r>
      </w:ins>
      <w:ins w:id="376" w:author="PR Preview" w:date="2026-01-01T00:00:00Z">
        <w:r>
          <w:t xml:space="preserve">$\mathord{\smash[b]{\underset{\raise.3ex\hbox{$\scriptstyle\sim$}}{x}}\vphantom{x}}$</w:t>
        </w:r>
      </w:ins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and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$\mathord{\smash[b]{\underset{\raise.3ex\hbox{$\scriptstyle\sim$}}{y}}\vphantom{y}}$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with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  </w:r>
      </w:ins>
      <w:ins w:id="385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2" w:name="thm-pearson-cosine-centered"/>
    <w:p>
      <w:pPr>
        <w:pStyle w:val="FirstParagraph"/>
      </w:pPr>
      <w:del w:id="386" w:author="PR Preview" w:date="2026-01-01T00:00:00Z">
        <w:r>
          <w:rPr>
            <w:b/>
            <w:bCs/>
          </w:rPr>
          <w:delText xml:space="preserve">Theorem 6 (Pearson correlation is the cosine similarity of the centered vectors)</w:delText>
        </w:r>
      </w:del>
      <w:del w:id="387" w:author="PR Preview" w:date="2026-01-01T00:00:00Z">
        <w:r>
          <w:delText xml:space="preserve"> </w:delText>
        </w:r>
      </w:del>
      <w:del w:id="388" w:author="PR Preview" w:date="2026-01-01T00:00:00Z">
        <w:r>
          <w:delText xml:space="preserve">Let</w:delText>
        </w:r>
      </w:del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\mathbb{R}^n$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be two vectors that are not constant,</w:delText>
        </w:r>
      </w:del>
      <w:del w:id="393" w:author="PR Preview" w:date="2026-01-01T00:00:00Z">
        <w:r>
          <w:delText xml:space="preserve"> </w:delText>
        </w:r>
      </w:del>
      <w:del w:id="394" w:author="PR Preview" w:date="2026-01-01T00:00:00Z">
        <w:r>
          <w:delText xml:space="preserve">with means</w:delText>
        </w:r>
      </w:del>
      <w:del w:id="395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and</w:delText>
        </w:r>
      </w:del>
      <w:del w:id="398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del w:id="399" w:author="PR Preview" w:date="2026-01-01T00:00:00Z">
        <w:r>
          <w:delText xml:space="preserve">.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Write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and</w:delText>
        </w:r>
      </w:del>
      <w:del w:id="406" w:author="PR Preview" w:date="2026-01-01T00:00:00Z">
        <w:r>
          <w:delText xml:space="preserve"> </w:delText>
        </w:r>
      </w:del>
      <w:del w:id="407" w:author="PR Preview" w:date="2026-01-01T00:00:00Z">
        <w:r>
          <w:delTex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delText>
        </w:r>
      </w:del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for the</w:delText>
        </w:r>
      </w:del>
      <w:del w:id="410" w:author="PR Preview" w:date="2026-01-01T00:00:00Z">
        <w:r>
          <w:delText xml:space="preserve"> </w:delText>
        </w:r>
      </w:del>
      <w:del w:id="411" w:author="PR Preview" w:date="2026-01-01T00:00:00Z">
        <w:r>
          <w:rPr>
            <w:b/>
            <w:bCs/>
          </w:rPr>
          <w:delText xml:space="preserve">centered</w:delText>
        </w:r>
      </w:del>
      <w:del w:id="412" w:author="PR Preview" w:date="2026-01-01T00:00:00Z">
        <w:r>
          <w:delText xml:space="preserve"> </w:delText>
        </w:r>
      </w:del>
      <w:del w:id="413" w:author="PR Preview" w:date="2026-01-01T00:00:00Z">
        <w:r>
          <w:delText xml:space="preserve">vectors, whose means are zero.</w:delText>
        </w:r>
      </w:del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Then the</w:delText>
        </w:r>
      </w:del>
      <w:del w:id="416" w:author="PR Preview" w:date="2026-01-01T00:00:00Z">
        <w:r>
          <w:delText xml:space="preserve"> </w:delText>
        </w:r>
      </w:del>
      <w:hyperlink r:id="rId61">
        <w:del w:id="417" w:author="PR Preview" w:date="2026-01-01T00:00:00Z">
          <w:r>
            <w:rPr>
              <w:rStyle w:val="Hyperlink"/>
            </w:rPr>
            <w:delText xml:space="preserve">Pearson correlation coefficient</w:delText>
          </w:r>
        </w:del>
      </w:hyperlink>
      <w:del w:id="418" w:author="PR Preview" w:date="2026-01-01T00:00:00Z">
        <w:r>
          <w:delText xml:space="preserve"> </w:delText>
        </w:r>
      </w:del>
      <m:oMath>
        <m:r>
          <m:t>r</m:t>
        </m:r>
      </m:oMath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of the</w:delText>
        </w:r>
      </w:del>
      <w:del w:id="421" w:author="PR Preview" w:date="2026-01-01T00:00:00Z">
        <w:r>
          <w:delText xml:space="preserve"> </w:delText>
        </w:r>
      </w:del>
      <m:oMath>
        <m:r>
          <m:t>n</m:t>
        </m:r>
      </m:oMath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pairs</w:delText>
        </w:r>
      </w:del>
      <w:del w:id="42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is the cosine similarity (</w:delText>
        </w:r>
      </w:del>
      <w:hyperlink w:anchor="def-cosine-similarity">
        <w:del w:id="42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28" w:author="PR Preview" w:date="2026-01-01T00:00:00Z">
        <w:r>
          <w:delText xml:space="preserve">) of the centered vectors:</w:delText>
        </w:r>
      </w:del>
    </w:p>
    <w:p>
      <w:pPr>
        <w:pStyle w:val="FirstParagraph"/>
      </w:pPr>
      <w:ins w:id="429" w:author="PR Preview" w:date="2026-01-01T00:00:00Z">
        <w:r>
          <w:rPr>
            <w:b/>
            <w:bCs/>
          </w:rPr>
          <w:t xml:space="preserve">Theorem 6 (Pearson correlation is the cosine similarity of the centered vectors)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Let</w:t>
        </w:r>
      </w:ins>
      <w:ins w:id="432" w:author="PR Preview" w:date="2026-01-01T00:00:00Z">
        <w:r>
          <w:t xml:space="preserve"> </w:t>
        </w:r>
      </w:ins>
      <w:ins w:id="433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\mathbb{R}^n$</w:t>
        </w:r>
      </w:ins>
      <w:ins w:id="434" w:author="PR Preview" w:date="2026-01-01T00:00:00Z">
        <w:r>
          <w:t xml:space="preserve"> </w:t>
        </w:r>
      </w:ins>
      <w:ins w:id="435" w:author="PR Preview" w:date="2026-01-01T00:00:00Z">
        <w:r>
          <w:t xml:space="preserve">be two vectors that are not constant,</w:t>
        </w:r>
      </w:ins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with means</w:t>
        </w:r>
      </w:ins>
      <w:ins w:id="43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and</w:t>
        </w:r>
      </w:ins>
      <w:ins w:id="441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ins w:id="442" w:author="PR Preview" w:date="2026-01-01T00:00:00Z">
        <w:r>
          <w:t xml:space="preserve">.</w:t>
        </w:r>
      </w:ins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Write</w:t>
        </w:r>
      </w:ins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and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for the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rPr>
            <w:b/>
            <w:bCs/>
          </w:rPr>
          <w:t xml:space="preserve">centered</w:t>
        </w:r>
      </w:ins>
      <w:ins w:id="455" w:author="PR Preview" w:date="2026-01-01T00:00:00Z">
        <w:r>
          <w:t xml:space="preserve"> </w:t>
        </w:r>
      </w:ins>
      <w:ins w:id="456" w:author="PR Preview" w:date="2026-01-01T00:00:00Z">
        <w:r>
          <w:t xml:space="preserve">vectors, whose means are zero.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Then the</w:t>
        </w:r>
      </w:ins>
      <w:ins w:id="459" w:author="PR Preview" w:date="2026-01-01T00:00:00Z">
        <w:r>
          <w:t xml:space="preserve"> </w:t>
        </w:r>
      </w:ins>
      <w:hyperlink r:id="rId61">
        <w:ins w:id="460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461" w:author="PR Preview" w:date="2026-01-01T00:00:00Z">
        <w:r>
          <w:t xml:space="preserve"> </w:t>
        </w:r>
      </w:ins>
      <m:oMath>
        <m:r>
          <m:t>r</m:t>
        </m:r>
      </m:oMath>
      <w:ins w:id="462" w:author="PR Preview" w:date="2026-01-01T00:00:00Z">
        <w:r>
          <w:t xml:space="preserve"> </w:t>
        </w:r>
      </w:ins>
      <w:ins w:id="463" w:author="PR Preview" w:date="2026-01-01T00:00:00Z">
        <w:r>
          <w:t xml:space="preserve">of the</w:t>
        </w:r>
      </w:ins>
      <w:ins w:id="464" w:author="PR Preview" w:date="2026-01-01T00:00:00Z">
        <w:r>
          <w:t xml:space="preserve"> </w:t>
        </w:r>
      </w:ins>
      <m:oMath>
        <m:r>
          <m:t>n</m:t>
        </m:r>
      </m:oMath>
      <w:ins w:id="465" w:author="PR Preview" w:date="2026-01-01T00:00:00Z">
        <w:r>
          <w:t xml:space="preserve"> </w:t>
        </w:r>
      </w:ins>
      <w:ins w:id="466" w:author="PR Preview" w:date="2026-01-01T00:00:00Z">
        <w:r>
          <w:t xml:space="preserve">pairs</w:t>
        </w:r>
      </w:ins>
      <w:ins w:id="46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468" w:author="PR Preview" w:date="2026-01-01T00:00:00Z">
        <w:r>
          <w:t xml:space="preserve"> </w:t>
        </w:r>
      </w:ins>
      <w:ins w:id="469" w:author="PR Preview" w:date="2026-01-01T00:00:00Z">
        <w:r>
          <w:t xml:space="preserve">is the cosine similarity (</w:t>
        </w:r>
      </w:ins>
      <w:hyperlink w:anchor="def-cosine-similarity">
        <w:ins w:id="47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471" w:author="PR Preview" w:date="2026-01-01T00:00:00Z">
        <w:r>
          <w:t xml:space="preserve">) of the centered vectors:</w:t>
        </w:r>
      </w:ins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Start w:id="64" w:name="cor-pearson-angle"/>
    <w:p>
      <w:pPr>
        <w:pStyle w:val="BodyText"/>
      </w:pPr>
      <w:ins w:id="472" w:author="PR Preview" w:date="2026-01-01T00:00:00Z">
        <w:r>
          <w:rPr>
            <w:b/>
            <w:bCs/>
          </w:rPr>
          <w:t xml:space="preserve">Corollary 3 (Pearson correlation is the cosine of the angle between the centered vectors)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For the two data vectors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\mathbb{R}^n$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of</w:t>
        </w:r>
      </w:ins>
      <w:ins w:id="479" w:author="PR Preview" w:date="2026-01-01T00:00:00Z">
        <w:r>
          <w:t xml:space="preserve"> </w:t>
        </w:r>
      </w:ins>
      <w:hyperlink w:anchor="thm-pearson-cosine-centered">
        <w:ins w:id="48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481" w:author="PR Preview" w:date="2026-01-01T00:00:00Z">
        <w:r>
          <w:t xml:space="preserve">,</w:t>
        </w:r>
      </w:ins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the centered vectors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${\mathord{\smash[b]{\underset{\raise.3ex\hbox{$\scriptstyle\sim$}}{x}}\vphantom{x}}}^{\mathrm{c}}$</w:t>
        </w:r>
      </w:ins>
      <w:ins w:id="486" w:author="PR Preview" w:date="2026-01-01T00:00:00Z">
        <w:r>
          <w:t xml:space="preserve">,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${\mathord{\smash[b]{\underset{\raise.3ex\hbox{$\scriptstyle\sim$}}{y}}\vphantom{y}}}^{\mathrm{c}}$</w:t>
        </w:r>
      </w:ins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are nonzero,</w:t>
        </w:r>
      </w:ins>
      <w:ins w:id="491" w:author="PR Preview" w:date="2026-01-01T00:00:00Z">
        <w:r>
          <w:t xml:space="preserve"> </w:t>
        </w:r>
      </w:ins>
      <w:ins w:id="492" w:author="PR Preview" w:date="2026-01-01T00:00:00Z">
        <w:r>
          <w:t xml:space="preserve">so they have an</w:t>
        </w:r>
      </w:ins>
      <w:ins w:id="493" w:author="PR Preview" w:date="2026-01-01T00:00:00Z">
        <w:r>
          <w:t xml:space="preserve"> </w:t>
        </w:r>
      </w:ins>
      <w:hyperlink w:anchor="def-angle">
        <w:ins w:id="494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495" w:author="PR Preview" w:date="2026-01-01T00:00:00Z">
        <w:r>
          <w:t xml:space="preserve"> </w:t>
        </w:r>
      </w:ins>
      <m:oMath>
        <m:r>
          <m:t>θ</m:t>
        </m:r>
      </m:oMath>
      <w:ins w:id="496" w:author="PR Preview" w:date="2026-01-01T00:00:00Z">
        <w:r>
          <w:t xml:space="preserve">.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The</w:t>
        </w:r>
      </w:ins>
      <w:ins w:id="499" w:author="PR Preview" w:date="2026-01-01T00:00:00Z">
        <w:r>
          <w:t xml:space="preserve"> </w:t>
        </w:r>
      </w:ins>
      <w:hyperlink r:id="rId61">
        <w:ins w:id="500" w:author="PR Preview" w:date="2026-01-01T00:00:00Z">
          <w:r>
            <w:rPr>
              <w:rStyle w:val="Hyperlink"/>
            </w:rPr>
            <w:t xml:space="preserve">Pearson correlation coefficient</w:t>
          </w:r>
        </w:ins>
      </w:hyperlink>
      <w:ins w:id="501" w:author="PR Preview" w:date="2026-01-01T00:00:00Z">
        <w:r>
          <w:t xml:space="preserve"> </w:t>
        </w:r>
      </w:ins>
      <m:oMath>
        <m:r>
          <m:t>r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ins w:id="504" w:author="PR Preview" w:date="2026-01-01T00:00:00Z">
        <w:r>
          <w:rPr>
            <w:i/>
            <w:iCs/>
          </w:rPr>
          <w:t xml:space="preserve">Proof</w:t>
        </w:r>
      </w:ins>
      <w:ins w:id="505" w:author="PR Preview" w:date="2026-01-01T00:00:00Z">
        <w:r>
          <w:t xml:space="preserve">. </w:t>
        </w:r>
      </w:ins>
      <w:ins w:id="506" w:author="PR Preview" w:date="2026-01-01T00:00:00Z">
        <w:r>
          <w:t xml:space="preserve">By</w:t>
        </w:r>
      </w:ins>
      <w:ins w:id="507" w:author="PR Preview" w:date="2026-01-01T00:00:00Z">
        <w:r>
          <w:t xml:space="preserve"> </w:t>
        </w:r>
      </w:ins>
      <w:hyperlink w:anchor="thm-pearson-cosine-centered">
        <w:ins w:id="508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509" w:author="PR Preview" w:date="2026-01-01T00:00:00Z">
        <w:r>
          <w:t xml:space="preserve">,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$r = \operatorname{cossim}({\mathord{\smash[b]{\underset{\raise.3ex\hbox{$\scriptstyle\sim$}}{x}}\vphantom{x}}}^{\mathrm{c}}, {\mathord{\smash[b]{\underset{\raise.3ex\hbox{$\scriptstyle\sim$}}{y}}\vphantom{y}}}^{\mathrm{c}})$</w:t>
        </w:r>
      </w:ins>
      <w:ins w:id="512" w:author="PR Preview" w:date="2026-01-01T00:00:00Z">
        <w:r>
          <w:t xml:space="preserve">.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By</w:t>
        </w:r>
      </w:ins>
      <w:ins w:id="515" w:author="PR Preview" w:date="2026-01-01T00:00:00Z">
        <w:r>
          <w:t xml:space="preserve"> </w:t>
        </w:r>
      </w:ins>
      <w:hyperlink w:anchor="def-angle">
        <w:ins w:id="51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517" w:author="PR Preview" w:date="2026-01-01T00:00:00Z">
        <w:r>
          <w:t xml:space="preserve">,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  </w:r>
      </w:ins>
      <w:ins w:id="520" w:author="PR Preview" w:date="2026-01-01T00:00:00Z">
        <w:r>
          <w:t xml:space="preserve">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so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(</w:t>
        </w:r>
      </w:ins>
      <w:hyperlink w:anchor="rem-angle-well-defined">
        <w:ins w:id="527" w:author="PR Preview" w:date="2026-01-01T00:00:00Z">
          <w:r>
            <w:rPr>
              <w:rStyle w:val="Hyperlink"/>
            </w:rPr>
            <w:t xml:space="preserve">Remark 4</w:t>
          </w:r>
        </w:ins>
      </w:hyperlink>
      <w:ins w:id="528" w:author="PR Preview" w:date="2026-01-01T00:00:00Z">
        <w:r>
          <w:t xml:space="preserve">).</w:t>
        </w:r>
      </w:ins>
    </w:p>
    <w:bookmarkStart w:id="65" w:name="exm-pearson-angle"/>
    <w:p>
      <w:pPr>
        <w:pStyle w:val="BodyText"/>
      </w:pPr>
      <w:ins w:id="529" w:author="PR Preview" w:date="2026-01-01T00:00:00Z">
        <w:r>
          <w:rPr>
            <w:b/>
            <w:bCs/>
          </w:rPr>
          <w:t xml:space="preserve">Example 16 (A correlation of one half is an angle of sixty degrees)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In</w:t>
        </w:r>
      </w:ins>
      <w:ins w:id="532" w:author="PR Preview" w:date="2026-01-01T00:00:00Z">
        <w:r>
          <w:t xml:space="preserve"> </w:t>
        </w:r>
      </w:ins>
      <w:hyperlink w:anchor="exm-pearson-cosine-centered">
        <w:ins w:id="533" w:author="PR Preview" w:date="2026-01-01T00:00:00Z">
          <w:r>
            <w:rPr>
              <w:rStyle w:val="Hyperlink"/>
            </w:rPr>
            <w:t xml:space="preserve">Example 15</w:t>
          </w:r>
        </w:ins>
      </w:hyperlink>
      <w:ins w:id="534" w:author="PR Preview" w:date="2026-01-01T00:00:00Z">
        <w:r>
          <w:t xml:space="preserve">, the correlation is</w:t>
        </w:r>
      </w:ins>
      <w:ins w:id="535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536" w:author="PR Preview" w:date="2026-01-01T00:00:00Z">
        <w:r>
          <w:t xml:space="preserve">, for the data vectors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$\mathord{\smash[b]{\underset{\raise.3ex\hbox{$\scriptstyle\sim$}}{x}}\vphantom{x}}= (1, 2, 3)$</w:t>
        </w:r>
      </w:ins>
      <w:ins w:id="539" w:author="PR Preview" w:date="2026-01-01T00:00:00Z">
        <w:r>
          <w:t xml:space="preserve">,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$\mathord{\smash[b]{\underset{\raise.3ex\hbox{$\scriptstyle\sim$}}{y}}\vphantom{y}}= (1, 3, 2)$</w:t>
        </w:r>
      </w:ins>
      <w:ins w:id="542" w:author="PR Preview" w:date="2026-01-01T00:00:00Z">
        <w:r>
          <w:t xml:space="preserve">.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By</w:t>
        </w:r>
      </w:ins>
      <w:ins w:id="545" w:author="PR Preview" w:date="2026-01-01T00:00:00Z">
        <w:r>
          <w:t xml:space="preserve"> </w:t>
        </w:r>
      </w:ins>
      <w:hyperlink w:anchor="cor-pearson-angle">
        <w:ins w:id="546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547" w:author="PR Preview" w:date="2026-01-01T00:00:00Z">
        <w:r>
          <w:t xml:space="preserve">, the</w:t>
        </w:r>
      </w:ins>
      <w:ins w:id="548" w:author="PR Preview" w:date="2026-01-01T00:00:00Z">
        <w:r>
          <w:t xml:space="preserve"> </w:t>
        </w:r>
      </w:ins>
      <w:hyperlink w:anchor="def-angle">
        <w:ins w:id="549" w:author="PR Preview" w:date="2026-01-01T00:00:00Z">
          <w:r>
            <w:rPr>
              <w:rStyle w:val="Hyperlink"/>
            </w:rPr>
            <w:t xml:space="preserve">angle</w:t>
          </w:r>
        </w:ins>
      </w:hyperlink>
      <w:ins w:id="550" w:author="PR Preview" w:date="2026-01-01T00:00:00Z">
        <w:r>
          <w:t xml:space="preserve"> </w:t>
        </w:r>
      </w:ins>
      <m:oMath>
        <m:r>
          <m:t>θ</m:t>
        </m:r>
      </m:oMath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between the centered vectors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${\mathord{\smash[b]{\underset{\raise.3ex\hbox{$\scriptstyle\sim$}}{x}}\vphantom{x}}}^{\mathrm{c}} = (-1, 0, 1)$</w:t>
        </w:r>
      </w:ins>
      <w:ins w:id="555" w:author="PR Preview" w:date="2026-01-01T00:00:00Z">
        <w:r>
          <w:t xml:space="preserve">,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${\mathord{\smash[b]{\underset{\raise.3ex\hbox{$\scriptstyle\sim$}}{y}}\vphantom{y}}}^{\mathrm{c}} = (-1, 1, 0)$</w:t>
        </w:r>
      </w:ins>
      <w:ins w:id="558" w:author="PR Preview" w:date="2026-01-01T00:00:00Z">
        <w:r>
          <w:t xml:space="preserve"> </w:t>
        </w:r>
      </w:ins>
      <w:ins w:id="559" w:author="PR Preview" w:date="2026-01-01T00:00:00Z">
        <w:r>
          <w:t xml:space="preserve">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560" w:author="PR Preview" w:date="2026-01-01T00:00:00Z">
        <w:r>
          <w:t xml:space="preserve">so the angle is</w:t>
        </w:r>
      </w:ins>
      <w:ins w:id="561" w:author="PR Preview" w:date="2026-01-01T00:00:00Z">
        <w:r>
          <w:t xml:space="preserve"> </w:t>
        </w:r>
      </w:ins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ins w:id="562" w:author="PR Preview" w:date="2026-01-01T00:00:00Z">
        <w:r>
          <w:t xml:space="preserve">.</w:t>
        </w:r>
      </w:ins>
    </w:p>
    <w:bookmarkEnd w:id="65"/>
    <w:bookmarkEnd w:id="66"/>
    <w:bookmarkStart w:id="98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9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0" w:name="exm-dot-linear-sum"/>
    <w:p>
      <w:pPr>
        <w:pStyle w:val="FirstParagraph"/>
      </w:pPr>
      <w:del w:id="563" w:author="PR Preview" w:date="2026-01-01T00:00:00Z">
        <w:r>
          <w:rPr>
            <w:b/>
            <w:bCs/>
          </w:rPr>
          <w:delText xml:space="preserve">Example 16 (Dotting with a combination of three vectors)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Let</w:delText>
        </w:r>
      </w:del>
      <w:del w:id="566" w:author="PR Preview" w:date="2026-01-01T00:00:00Z">
        <w:r>
          <w:delText xml:space="preserve"> </w:delText>
        </w:r>
      </w:del>
      <w:del w:id="567" w:author="PR Preview" w:date="2026-01-01T00:00:00Z">
        <w:r>
          <w:delText xml:space="preserve">$\mathord{\smash[b]{\underset{\raise.3ex\hbox{$\scriptstyle\sim$}}{x}}\vphantom{x}} = (1, 2, 3)$</w:delText>
        </w:r>
      </w:del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and take the combination</w:delText>
        </w:r>
      </w:del>
      <w:del w:id="570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571" w:author="PR Preview" w:date="2026-01-01T00:00:00Z">
        <w:r>
          <w:delText xml:space="preserve">.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Directly,</w:delText>
        </w:r>
      </w:del>
    </w:p>
    <w:p>
      <w:pPr>
        <w:pStyle w:val="FirstParagraph"/>
      </w:pPr>
      <w:ins w:id="574" w:author="PR Preview" w:date="2026-01-01T00:00:00Z">
        <w:r>
          <w:rPr>
            <w:b/>
            <w:bCs/>
          </w:rPr>
          <w:t xml:space="preserve">Example 17 (Dotting with a combination of three vectors)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Let</w:t>
        </w:r>
      </w:ins>
      <w:ins w:id="577" w:author="PR Preview" w:date="2026-01-01T00:00:00Z">
        <w:r>
          <w:t xml:space="preserve"> </w:t>
        </w:r>
      </w:ins>
      <w:ins w:id="578" w:author="PR Preview" w:date="2026-01-01T00:00:00Z">
        <w:r>
          <w:t xml:space="preserve">$\mathord{\smash[b]{\underset{\raise.3ex\hbox{$\scriptstyle\sim$}}{x}}\vphantom{x}} = (1, 2, 3)$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and take the combination</w:t>
        </w:r>
      </w:ins>
      <w:ins w:id="581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582" w:author="PR Preview" w:date="2026-01-01T00:00:00Z">
        <w:r>
          <w:t xml:space="preserve">.</w:t>
        </w:r>
      </w:ins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Directly,</w:t>
        </w:r>
      </w:ins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0"/>
    <w:bookmarkStart w:id="72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1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3" w:name="exm-orthonormal-independent"/>
    <w:p>
      <w:pPr>
        <w:pStyle w:val="BodyText"/>
      </w:pPr>
      <w:del w:id="585" w:author="PR Preview" w:date="2026-01-01T00:00:00Z">
        <w:r>
          <w:rPr>
            <w:b/>
            <w:bCs/>
          </w:rPr>
          <w:delText xml:space="preserve">Example 17 (Three orthonormal vectors in</w:delText>
        </w:r>
      </w:del>
      <w:del w:id="586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87" w:author="PR Preview" w:date="2026-01-01T00:00:00Z">
        <w:r>
          <w:rPr>
            <w:b/>
            <w:bCs/>
          </w:rPr>
          <w:delText xml:space="preserve">)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Let</w:delText>
        </w:r>
      </w:del>
    </w:p>
    <w:p>
      <w:pPr>
        <w:pStyle w:val="BodyText"/>
      </w:pPr>
      <w:ins w:id="590" w:author="PR Preview" w:date="2026-01-01T00:00:00Z">
        <w:r>
          <w:rPr>
            <w:b/>
            <w:bCs/>
          </w:rPr>
          <w:t xml:space="preserve">Example 18 (Three orthonormal vectors in</w:t>
        </w:r>
      </w:ins>
      <w:ins w:id="59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92" w:author="PR Preview" w:date="2026-01-01T00:00:00Z">
        <w:r>
          <w:rPr>
            <w:b/>
            <w:bCs/>
          </w:rPr>
          <w:t xml:space="preserve">)</w:t>
        </w:r>
      </w:ins>
      <w:ins w:id="593" w:author="PR Preview" w:date="2026-01-01T00:00:00Z">
        <w:r>
          <w:t xml:space="preserve"> </w:t>
        </w:r>
      </w:ins>
      <w:ins w:id="594" w:author="PR Preview" w:date="2026-01-01T00:00:00Z">
        <w:r>
          <w:t xml:space="preserve">Let</w:t>
        </w:r>
      </w:ins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3"/>
    <w:bookmarkStart w:id="75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1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5"/>
    <w:bookmarkStart w:id="79" w:name="exm-orthonormal-basis"/>
    <w:p>
      <w:pPr>
        <w:pStyle w:val="BodyText"/>
      </w:pPr>
      <w:del w:id="595" w:author="PR Preview" w:date="2026-01-01T00:00:00Z">
        <w:r>
          <w:rPr>
            <w:b/>
            <w:bCs/>
          </w:rPr>
          <w:delText xml:space="preserve">Example 18 (Orthonormal bases of</w:delText>
        </w:r>
      </w:del>
      <w:del w:id="596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97" w:author="PR Preview" w:date="2026-01-01T00:00:00Z">
        <w:r>
          <w:rPr>
            <w:b/>
            <w:bCs/>
          </w:rPr>
          <w:delText xml:space="preserve">)</w:delText>
        </w:r>
      </w:del>
      <w:del w:id="598" w:author="PR Preview" w:date="2026-01-01T00:00:00Z">
        <w:r>
          <w:delText xml:space="preserve"> </w:delText>
        </w:r>
      </w:del>
      <w:del w:id="599" w:author="PR Preview" w:date="2026-01-01T00:00:00Z">
        <w:r>
          <w:delText xml:space="preserve"> </w:delText>
        </w:r>
      </w:del>
    </w:p>
    <w:p>
      <w:pPr>
        <w:pStyle w:val="BodyText"/>
      </w:pPr>
      <w:ins w:id="600" w:author="PR Preview" w:date="2026-01-01T00:00:00Z">
        <w:r>
          <w:rPr>
            <w:b/>
            <w:bCs/>
          </w:rPr>
          <w:t xml:space="preserve">Example 19 (Orthonormal bases of</w:t>
        </w:r>
      </w:ins>
      <w:ins w:id="601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02" w:author="PR Preview" w:date="2026-01-01T00:00:00Z">
        <w:r>
          <w:rPr>
            <w:b/>
            <w:bCs/>
          </w:rPr>
          <w:t xml:space="preserve">)</w:t>
        </w:r>
      </w:ins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del w:id="605" w:author="PR Preview" w:date="2026-01-01T00:00:00Z">
        <w:r>
          <w:delText xml:space="preserve">The vectors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of</w:delText>
        </w:r>
      </w:del>
      <w:del w:id="610" w:author="PR Preview" w:date="2026-01-01T00:00:00Z">
        <w:r>
          <w:delText xml:space="preserve"> </w:delText>
        </w:r>
      </w:del>
      <w:hyperlink w:anchor="exm-orthonormal-independent">
        <w:del w:id="611" w:author="PR Preview" w:date="2026-01-01T00:00:00Z">
          <w:r>
            <w:rPr>
              <w:rStyle w:val="Hyperlink"/>
            </w:rPr>
            <w:delText xml:space="preserve">Example 17</w:delText>
          </w:r>
        </w:del>
      </w:hyperlink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are orthonormal and linearly independent,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so they are a basis of their span (</w:delText>
        </w:r>
      </w:del>
      <w:hyperlink r:id="rId74">
        <w:del w:id="616" w:author="PR Preview" w:date="2026-01-01T00:00:00Z">
          <w:r>
            <w:rPr>
              <w:rStyle w:val="Hyperlink"/>
            </w:rPr>
            <w:delText xml:space="preserve">Definition 6 in Subspaces and Rank</w:delText>
          </w:r>
        </w:del>
      </w:hyperlink>
      <w:del w:id="617" w:author="PR Preview" w:date="2026-01-01T00:00:00Z">
        <w:r>
          <w:delText xml:space="preserve">),</w:delText>
        </w:r>
      </w:del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which therefore has dimension</w:delText>
        </w:r>
      </w:del>
      <w:del w:id="620" w:author="PR Preview" w:date="2026-01-01T00:00:00Z">
        <w:r>
          <w:delText xml:space="preserve"> </w:delText>
        </w:r>
      </w:del>
      <m:oMath>
        <m:r>
          <m:t>3</m:t>
        </m:r>
      </m:oMath>
      <w:del w:id="621" w:author="PR Preview" w:date="2026-01-01T00:00:00Z">
        <w:r>
          <w:delText xml:space="preserve"> </w:delText>
        </w:r>
      </w:del>
      <w:del w:id="622" w:author="PR Preview" w:date="2026-01-01T00:00:00Z">
        <w:r>
          <w:delText xml:space="preserve">(</w:delText>
        </w:r>
      </w:del>
      <w:hyperlink r:id="rId77">
        <w:del w:id="623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624" w:author="PR Preview" w:date="2026-01-01T00:00:00Z">
        <w:r>
          <w:delText xml:space="preserve">)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and is all of</w:delText>
        </w:r>
      </w:del>
      <w:del w:id="62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28" w:author="PR Preview" w:date="2026-01-01T00:00:00Z">
        <w:r>
          <w:delText xml:space="preserve"> </w:delText>
        </w:r>
      </w:del>
      <w:del w:id="629" w:author="PR Preview" w:date="2026-01-01T00:00:00Z">
        <w:r>
          <w:delText xml:space="preserve">(</w:delText>
        </w:r>
      </w:del>
      <w:hyperlink r:id="rId78">
        <w:del w:id="630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631" w:author="PR Preview" w:date="2026-01-01T00:00:00Z">
        <w:r>
          <w:delText xml:space="preserve">,</w:delText>
        </w:r>
      </w:del>
      <w:del w:id="632" w:author="PR Preview" w:date="2026-01-01T00:00:00Z">
        <w:r>
          <w:delText xml:space="preserve"> </w:delText>
        </w:r>
      </w:del>
      <w:hyperlink r:id="rId76">
        <w:del w:id="633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634" w:author="PR Preview" w:date="2026-01-01T00:00:00Z">
        <w:r>
          <w:delText xml:space="preserve">).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So they are an orthonormal basis of</w:delText>
        </w:r>
      </w:del>
      <w:del w:id="63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too.</w:delText>
        </w:r>
      </w:del>
    </w:p>
    <w:p>
      <w:pPr>
        <w:pStyle w:val="FirstParagraph"/>
      </w:pPr>
      <w:del w:id="640" w:author="PR Preview" w:date="2026-01-01T00:00:00Z">
        <w:r>
          <w:rPr>
            <w:b/>
            <w:bCs/>
          </w:rPr>
          <w:delText xml:space="preserve">Example 19 (Bases that are not orthonormal, and orthonormal lists that are not bases)</w:delText>
        </w:r>
      </w:del>
      <w:del w:id="641" w:author="PR Preview" w:date="2026-01-01T00:00:00Z">
        <w:r>
          <w:delText xml:space="preserve"> </w:delText>
        </w:r>
      </w:del>
      <w:del w:id="642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8"/>
        </w:numPr>
      </w:pPr>
      <w:ins w:id="643" w:author="PR Preview" w:date="2026-01-01T00:00:00Z">
        <w:r>
          <w:t xml:space="preserve">The vectors</w:t>
        </w:r>
      </w:ins>
      <w:ins w:id="644" w:author="PR Preview" w:date="2026-01-01T00:00:00Z">
        <w:r>
          <w:t xml:space="preserve"> </w:t>
        </w:r>
      </w:ins>
      <w:ins w:id="645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of</w:t>
        </w:r>
      </w:ins>
      <w:ins w:id="648" w:author="PR Preview" w:date="2026-01-01T00:00:00Z">
        <w:r>
          <w:t xml:space="preserve"> </w:t>
        </w:r>
      </w:ins>
      <w:hyperlink w:anchor="exm-orthonormal-independent">
        <w:ins w:id="649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are orthonormal and linearly independent,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so they are a basis of their span (</w:t>
        </w:r>
      </w:ins>
      <w:hyperlink r:id="rId74">
        <w:ins w:id="654" w:author="PR Preview" w:date="2026-01-01T00:00:00Z">
          <w:r>
            <w:rPr>
              <w:rStyle w:val="Hyperlink"/>
            </w:rPr>
            <w:t xml:space="preserve">Definition 6 in Subspaces and Rank</w:t>
          </w:r>
        </w:ins>
      </w:hyperlink>
      <w:ins w:id="655" w:author="PR Preview" w:date="2026-01-01T00:00:00Z">
        <w:r>
          <w:t xml:space="preserve">),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which therefore has dimension</w:t>
        </w:r>
      </w:ins>
      <w:ins w:id="658" w:author="PR Preview" w:date="2026-01-01T00:00:00Z">
        <w:r>
          <w:t xml:space="preserve"> </w:t>
        </w:r>
      </w:ins>
      <m:oMath>
        <m:r>
          <m:t>3</m:t>
        </m:r>
      </m:oMath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(</w:t>
        </w:r>
      </w:ins>
      <w:hyperlink r:id="rId77">
        <w:ins w:id="661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662" w:author="PR Preview" w:date="2026-01-01T00:00:00Z">
        <w:r>
          <w:t xml:space="preserve">)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t xml:space="preserve">and is all of</w:t>
        </w:r>
      </w:ins>
      <w:ins w:id="66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(</w:t>
        </w:r>
      </w:ins>
      <w:hyperlink r:id="rId78">
        <w:ins w:id="668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669" w:author="PR Preview" w:date="2026-01-01T00:00:00Z">
        <w:r>
          <w:t xml:space="preserve">,</w:t>
        </w:r>
      </w:ins>
      <w:ins w:id="670" w:author="PR Preview" w:date="2026-01-01T00:00:00Z">
        <w:r>
          <w:t xml:space="preserve"> </w:t>
        </w:r>
      </w:ins>
      <w:hyperlink r:id="rId76">
        <w:ins w:id="671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672" w:author="PR Preview" w:date="2026-01-01T00:00:00Z">
        <w:r>
          <w:t xml:space="preserve">).</w:t>
        </w:r>
      </w:ins>
      <w:ins w:id="673" w:author="PR Preview" w:date="2026-01-01T00:00:00Z">
        <w:r>
          <w:t xml:space="preserve"> </w:t>
        </w:r>
      </w:ins>
      <w:ins w:id="674" w:author="PR Preview" w:date="2026-01-01T00:00:00Z">
        <w:r>
          <w:t xml:space="preserve">So they are an orthonormal basis of</w:t>
        </w:r>
      </w:ins>
      <w:ins w:id="675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76" w:author="PR Preview" w:date="2026-01-01T00:00:00Z">
        <w:r>
          <w:t xml:space="preserve"> </w:t>
        </w:r>
      </w:ins>
      <w:ins w:id="677" w:author="PR Preview" w:date="2026-01-01T00:00:00Z">
        <w:r>
          <w:t xml:space="preserve">too.</w:t>
        </w:r>
      </w:ins>
    </w:p>
    <w:bookmarkEnd w:id="79"/>
    <w:bookmarkStart w:id="82" w:name="exm-not-orthonormal-basis"/>
    <w:p>
      <w:pPr>
        <w:pStyle w:val="FirstParagraph"/>
      </w:pPr>
      <w:ins w:id="678" w:author="PR Preview" w:date="2026-01-01T00:00:00Z">
        <w:r>
          <w:rPr>
            <w:b/>
            <w:bCs/>
          </w:rPr>
          <w:t xml:space="preserve">Example 20 (Bases that are not orthonormal, and orthonormal lists that are not bases)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3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4" w:name="exm-orthonormal-expansion"/>
    <w:p>
      <w:pPr>
        <w:pStyle w:val="BodyText"/>
      </w:pPr>
      <w:del w:id="681" w:author="PR Preview" w:date="2026-01-01T00:00:00Z">
        <w:r>
          <w:rPr>
            <w:b/>
            <w:bCs/>
          </w:rPr>
          <w:delText xml:space="preserve">Example 20 (Expanding a vector in an orthonormal basis)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With the orthonormal basis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delText>
        </w:r>
      </w:del>
      <w:del w:id="686" w:author="PR Preview" w:date="2026-01-01T00:00:00Z">
        <w:r>
          <w:delText xml:space="preserve"> </w:delText>
        </w:r>
      </w:del>
      <w:del w:id="687" w:author="PR Preview" w:date="2026-01-01T00:00:00Z">
        <w:r>
          <w:delText xml:space="preserve">of</w:delText>
        </w:r>
      </w:del>
      <w:del w:id="688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from</w:delText>
        </w:r>
      </w:del>
      <w:del w:id="691" w:author="PR Preview" w:date="2026-01-01T00:00:00Z">
        <w:r>
          <w:delText xml:space="preserve"> </w:delText>
        </w:r>
      </w:del>
      <w:hyperlink w:anchor="exm-orthonormal-basis">
        <w:del w:id="692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and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$\mathord{\smash[b]{\underset{\raise.3ex\hbox{$\scriptstyle\sim$}}{x}}\vphantom{x}} = (1, 2, 3)$</w:delText>
        </w:r>
      </w:del>
      <w:del w:id="697" w:author="PR Preview" w:date="2026-01-01T00:00:00Z">
        <w:r>
          <w:delText xml:space="preserve">:</w:delText>
        </w:r>
      </w:del>
      <w:del w:id="698" w:author="PR Preview" w:date="2026-01-01T00:00:00Z">
        <w:r>
          <w:delText xml:space="preserve"> </w:delText>
        </w:r>
      </w:del>
      <w:del w:id="699" w:author="PR Preview" w:date="2026-01-01T00:00:00Z">
        <w:r>
          <w:delText xml:space="preserve">$\mathord{\smash[b]{\underset{\raise.3ex\hbox{$\scriptstyle\sim$}}{q}}\vphantom{q}}_1 \cdot \mathord{\smash[b]{\underset{\raise.3ex\hbox{$\scriptstyle\sim$}}{x}}\vphantom{x}} = 3$</w:delText>
        </w:r>
      </w:del>
      <w:del w:id="700" w:author="PR Preview" w:date="2026-01-01T00:00:00Z">
        <w:r>
          <w:delText xml:space="preserve">,</w:delText>
        </w:r>
      </w:del>
    </w:p>
    <w:p>
      <w:pPr>
        <w:pStyle w:val="BodyText"/>
      </w:pPr>
      <w:ins w:id="701" w:author="PR Preview" w:date="2026-01-01T00:00:00Z">
        <w:r>
          <w:rPr>
            <w:b/>
            <w:bCs/>
          </w:rPr>
          <w:t xml:space="preserve">Example 21 (Expanding a vector in an orthonormal basis)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With the orthonormal basis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  </w:r>
      </w:ins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of</w:t>
        </w:r>
      </w:ins>
      <w:ins w:id="70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from</w:t>
        </w:r>
      </w:ins>
      <w:ins w:id="711" w:author="PR Preview" w:date="2026-01-01T00:00:00Z">
        <w:r>
          <w:t xml:space="preserve"> </w:t>
        </w:r>
      </w:ins>
      <w:hyperlink w:anchor="exm-orthonormal-basis">
        <w:ins w:id="712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and</w:t>
        </w:r>
      </w:ins>
      <w:ins w:id="715" w:author="PR Preview" w:date="2026-01-01T00:00:00Z">
        <w:r>
          <w:t xml:space="preserve"> </w:t>
        </w:r>
      </w:ins>
      <w:ins w:id="716" w:author="PR Preview" w:date="2026-01-01T00:00:00Z">
        <w:r>
          <w:t xml:space="preserve">$\mathord{\smash[b]{\underset{\raise.3ex\hbox{$\scriptstyle\sim$}}{x}}\vphantom{x}} = (1, 2, 3)$</w:t>
        </w:r>
      </w:ins>
      <w:ins w:id="717" w:author="PR Preview" w:date="2026-01-01T00:00:00Z">
        <w:r>
          <w:t xml:space="preserve">: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$\mathord{\smash[b]{\underset{\raise.3ex\hbox{$\scriptstyle\sim$}}{q}}\vphantom{q}}_1 \cdot \mathord{\smash[b]{\underset{\raise.3ex\hbox{$\scriptstyle\sim$}}{x}}\vphantom{x}} = 3$</w:t>
        </w:r>
      </w:ins>
      <w:ins w:id="720" w:author="PR Preview" w:date="2026-01-01T00:00:00Z">
        <w:r>
          <w:t xml:space="preserve">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4"/>
    <w:bookmarkStart w:id="85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5"/>
    <w:bookmarkStart w:id="86" w:name="exm-gram-schmidt"/>
    <w:p>
      <w:pPr>
        <w:pStyle w:val="BodyText"/>
      </w:pPr>
      <w:del w:id="721" w:author="PR Preview" w:date="2026-01-01T00:00:00Z">
        <w:r>
          <w:rPr>
            <w:b/>
            <w:bCs/>
          </w:rPr>
          <w:delText xml:space="preserve">Example 21 (Two steps of Gram-Schmidt in</w:delText>
        </w:r>
      </w:del>
      <w:del w:id="72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23" w:author="PR Preview" w:date="2026-01-01T00:00:00Z">
        <w:r>
          <w:rPr>
            <w:b/>
            <w:bCs/>
          </w:rPr>
          <w:delText xml:space="preserve">)</w:delText>
        </w:r>
      </w:del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Let</w:delText>
        </w:r>
      </w:del>
      <w:del w:id="726" w:author="PR Preview" w:date="2026-01-01T00:00:00Z">
        <w:r>
          <w:delText xml:space="preserve"> </w:delText>
        </w:r>
      </w:del>
      <w:del w:id="727" w:author="PR Preview" w:date="2026-01-01T00:00:00Z">
        <w:r>
          <w:delText xml:space="preserve">$\mathord{\smash[b]{\underset{\raise.3ex\hbox{$\scriptstyle\sim$}}{a}}\vphantom{a}}_1 = (1, 1, 0)$</w:delText>
        </w:r>
      </w:del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and</w:delText>
        </w:r>
      </w:del>
      <w:del w:id="730" w:author="PR Preview" w:date="2026-01-01T00:00:00Z">
        <w:r>
          <w:delText xml:space="preserve"> </w:delText>
        </w:r>
      </w:del>
      <w:del w:id="731" w:author="PR Preview" w:date="2026-01-01T00:00:00Z">
        <w:r>
          <w:delText xml:space="preserve">$\mathord{\smash[b]{\underset{\raise.3ex\hbox{$\scriptstyle\sim$}}{a}}\vphantom{a}}_2 = (1, 0, 1)$</w:delText>
        </w:r>
      </w:del>
      <w:del w:id="732" w:author="PR Preview" w:date="2026-01-01T00:00:00Z">
        <w:r>
          <w:delText xml:space="preserve">.</w:delText>
        </w:r>
      </w:del>
    </w:p>
    <w:p>
      <w:pPr>
        <w:pStyle w:val="BodyText"/>
      </w:pPr>
      <w:ins w:id="733" w:author="PR Preview" w:date="2026-01-01T00:00:00Z">
        <w:r>
          <w:rPr>
            <w:b/>
            <w:bCs/>
          </w:rPr>
          <w:t xml:space="preserve">Example 22 (Two steps of Gram-Schmidt in</w:t>
        </w:r>
      </w:ins>
      <w:ins w:id="734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35" w:author="PR Preview" w:date="2026-01-01T00:00:00Z">
        <w:r>
          <w:rPr>
            <w:b/>
            <w:bCs/>
          </w:rPr>
          <w:t xml:space="preserve">)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Let</w:t>
        </w:r>
      </w:ins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$\mathord{\smash[b]{\underset{\raise.3ex\hbox{$\scriptstyle\sim$}}{a}}\vphantom{a}}_1 = (1, 1, 0)$</w:t>
        </w:r>
      </w:ins>
      <w:ins w:id="740" w:author="PR Preview" w:date="2026-01-01T00:00:00Z">
        <w:r>
          <w:t xml:space="preserve"> </w:t>
        </w:r>
      </w:ins>
      <w:ins w:id="741" w:author="PR Preview" w:date="2026-01-01T00:00:00Z">
        <w:r>
          <w:t xml:space="preserve">and</w:t>
        </w:r>
      </w:ins>
      <w:ins w:id="742" w:author="PR Preview" w:date="2026-01-01T00:00:00Z">
        <w:r>
          <w:t xml:space="preserve"> </w:t>
        </w:r>
      </w:ins>
      <w:ins w:id="743" w:author="PR Preview" w:date="2026-01-01T00:00:00Z">
        <w:r>
          <w:t xml:space="preserve">$\mathord{\smash[b]{\underset{\raise.3ex\hbox{$\scriptstyle\sim$}}{a}}\vphantom{a}}_2 = (1, 0, 1)$</w:t>
        </w:r>
      </w:ins>
      <w:ins w:id="744" w:author="PR Preview" w:date="2026-01-01T00:00:00Z">
        <w:r>
          <w:t xml:space="preserve">.</w:t>
        </w:r>
      </w:ins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6"/>
    <w:bookmarkStart w:id="87" w:name="exm-gram-schmidt-stops"/>
    <w:p>
      <w:pPr>
        <w:pStyle w:val="FirstParagraph"/>
      </w:pPr>
      <w:del w:id="745" w:author="PR Preview" w:date="2026-01-01T00:00:00Z">
        <w:r>
          <w:rPr>
            <w:b/>
            <w:bCs/>
          </w:rPr>
          <w:delText xml:space="preserve">Example 22 (Gram-Schmidt stops on dependent vectors)</w:delText>
        </w:r>
      </w:del>
      <w:del w:id="746" w:author="PR Preview" w:date="2026-01-01T00:00:00Z">
        <w:r>
          <w:delText xml:space="preserve"> </w:delText>
        </w:r>
      </w:del>
      <w:del w:id="747" w:author="PR Preview" w:date="2026-01-01T00:00:00Z">
        <w:r>
          <w:delText xml:space="preserve">Let</w:delText>
        </w:r>
      </w:del>
      <w:del w:id="748" w:author="PR Preview" w:date="2026-01-01T00:00:00Z">
        <w:r>
          <w:delText xml:space="preserve"> </w:delText>
        </w:r>
      </w:del>
      <w:del w:id="749" w:author="PR Preview" w:date="2026-01-01T00:00:00Z">
        <w:r>
          <w:delText xml:space="preserve">$\mathord{\smash[b]{\underset{\raise.3ex\hbox{$\scriptstyle\sim$}}{a}}\vphantom{a}}_1 = (1, 2)$</w:delText>
        </w:r>
      </w:del>
      <w:del w:id="750" w:author="PR Preview" w:date="2026-01-01T00:00:00Z">
        <w:r>
          <w:delText xml:space="preserve"> </w:delText>
        </w:r>
      </w:del>
      <w:del w:id="751" w:author="PR Preview" w:date="2026-01-01T00:00:00Z">
        <w:r>
          <w:delText xml:space="preserve">and</w:delText>
        </w:r>
      </w:del>
      <w:del w:id="752" w:author="PR Preview" w:date="2026-01-01T00:00:00Z">
        <w:r>
          <w:delText xml:space="preserve"> </w:delText>
        </w:r>
      </w:del>
      <w:del w:id="753" w:author="PR Preview" w:date="2026-01-01T00:00:00Z">
        <w:r>
          <w:delText xml:space="preserve">$\mathord{\smash[b]{\underset{\raise.3ex\hbox{$\scriptstyle\sim$}}{a}}\vphantom{a}}_2 = (2, 4)$</w:delText>
        </w:r>
      </w:del>
      <w:del w:id="754" w:author="PR Preview" w:date="2026-01-01T00:00:00Z">
        <w:r>
          <w:delText xml:space="preserve">.</w:delText>
        </w:r>
      </w:del>
      <w:del w:id="755" w:author="PR Preview" w:date="2026-01-01T00:00:00Z">
        <w:r>
          <w:delText xml:space="preserve"> </w:delText>
        </w:r>
      </w:del>
      <w:del w:id="756" w:author="PR Preview" w:date="2026-01-01T00:00:00Z">
        <w:r>
          <w:delText xml:space="preserve">Step 1 gives</w:delText>
        </w:r>
      </w:del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$\mathord{\smash[b]{\underset{\raise.3ex\hbox{$\scriptstyle\sim$}}{q}}\vphantom{q}}_1 = \tfrac{1}{\sqrt{5}}\,(1, 2)$</w:delText>
        </w:r>
      </w:del>
      <w:del w:id="759" w:author="PR Preview" w:date="2026-01-01T00:00:00Z">
        <w:r>
          <w:delText xml:space="preserve">.</w:delText>
        </w:r>
      </w:del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In step 2,</w:delText>
        </w:r>
      </w:del>
    </w:p>
    <w:p>
      <w:pPr>
        <w:pStyle w:val="FirstParagraph"/>
      </w:pPr>
      <w:ins w:id="762" w:author="PR Preview" w:date="2026-01-01T00:00:00Z">
        <w:r>
          <w:rPr>
            <w:b/>
            <w:bCs/>
          </w:rPr>
          <w:t xml:space="preserve">Example 23 (Gram-Schmidt stops on dependent vectors)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Let</w:t>
        </w:r>
      </w:ins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$\mathord{\smash[b]{\underset{\raise.3ex\hbox{$\scriptstyle\sim$}}{a}}\vphantom{a}}_1 = (1, 2)$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and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$\mathord{\smash[b]{\underset{\raise.3ex\hbox{$\scriptstyle\sim$}}{a}}\vphantom{a}}_2 = (2, 4)$</w:t>
        </w:r>
      </w:ins>
      <w:ins w:id="771" w:author="PR Preview" w:date="2026-01-01T00:00:00Z">
        <w:r>
          <w:t xml:space="preserve">.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Step 1 gives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t xml:space="preserve">$\mathord{\smash[b]{\underset{\raise.3ex\hbox{$\scriptstyle\sim$}}{q}}\vphantom{q}}_1 = \tfrac{1}{\sqrt{5}}\,(1, 2)$</w:t>
        </w:r>
      </w:ins>
      <w:ins w:id="776" w:author="PR Preview" w:date="2026-01-01T00:00:00Z">
        <w:r>
          <w:t xml:space="preserve">.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In step 2,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87"/>
    <w:bookmarkStart w:id="88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9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1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2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3" w:name="exm-thm-gram-schmidt"/>
    <w:p>
      <w:pPr>
        <w:pStyle w:val="BodyText"/>
      </w:pPr>
      <w:del w:id="779" w:author="PR Preview" w:date="2026-01-01T00:00:00Z">
        <w:r>
          <w:rPr>
            <w:b/>
            <w:bCs/>
          </w:rPr>
          <w:delText xml:space="preserve">Example 23 (Finishing an orthonormal basis of</w:delText>
        </w:r>
      </w:del>
      <w:del w:id="780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81" w:author="PR Preview" w:date="2026-01-01T00:00:00Z">
        <w:r>
          <w:rPr>
            <w:b/>
            <w:bCs/>
          </w:rPr>
          <w:delText xml:space="preserve">)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Continue</w:delText>
        </w:r>
      </w:del>
      <w:del w:id="784" w:author="PR Preview" w:date="2026-01-01T00:00:00Z">
        <w:r>
          <w:delText xml:space="preserve"> </w:delText>
        </w:r>
      </w:del>
      <w:hyperlink w:anchor="exm-gram-schmidt">
        <w:del w:id="785" w:author="PR Preview" w:date="2026-01-01T00:00:00Z">
          <w:r>
            <w:rPr>
              <w:rStyle w:val="Hyperlink"/>
            </w:rPr>
            <w:delText xml:space="preserve">Example 21</w:delText>
          </w:r>
        </w:del>
      </w:hyperlink>
      <w:del w:id="786" w:author="PR Preview" w:date="2026-01-01T00:00:00Z">
        <w:r>
          <w:delText xml:space="preserve"> </w:delText>
        </w:r>
      </w:del>
      <w:del w:id="787" w:author="PR Preview" w:date="2026-01-01T00:00:00Z">
        <w:r>
          <w:delText xml:space="preserve">with</w:delText>
        </w:r>
      </w:del>
      <w:del w:id="788" w:author="PR Preview" w:date="2026-01-01T00:00:00Z">
        <w:r>
          <w:delText xml:space="preserve"> </w:delText>
        </w:r>
      </w:del>
      <w:del w:id="789" w:author="PR Preview" w:date="2026-01-01T00:00:00Z">
        <w:r>
          <w:delText xml:space="preserve">$\mathord{\smash[b]{\underset{\raise.3ex\hbox{$\scriptstyle\sim$}}{a}}\vphantom{a}}_3 = (0, 1, 1)$</w:delText>
        </w:r>
      </w:del>
      <w:del w:id="790" w:author="PR Preview" w:date="2026-01-01T00:00:00Z">
        <w:r>
          <w:delText xml:space="preserve">.</w:delText>
        </w:r>
      </w:del>
      <w:del w:id="791" w:author="PR Preview" w:date="2026-01-01T00:00:00Z">
        <w:r>
          <w:delText xml:space="preserve"> </w:delText>
        </w:r>
      </w:del>
      <w:del w:id="792" w:author="PR Preview" w:date="2026-01-01T00:00:00Z">
        <w:r>
          <w:delText xml:space="preserve">$\mathord{\smash[b]{\underset{\raise.3ex\hbox{$\scriptstyle\sim$}}{q}}\vphantom{q}}_1 \cdot \mathord{\smash[b]{\underset{\raise.3ex\hbox{$\scriptstyle\sim$}}{a}}\vphantom{a}}_3 = \tfrac{1}{\sqrt{2}}$</w:delText>
        </w:r>
      </w:del>
      <w:del w:id="793" w:author="PR Preview" w:date="2026-01-01T00:00:00Z">
        <w:r>
          <w:delText xml:space="preserve"> </w:delText>
        </w:r>
      </w:del>
      <w:del w:id="794" w:author="PR Preview" w:date="2026-01-01T00:00:00Z">
        <w:r>
          <w:delText xml:space="preserve">and</w:delText>
        </w:r>
      </w:del>
    </w:p>
    <w:p>
      <w:pPr>
        <w:pStyle w:val="BodyText"/>
      </w:pPr>
      <w:ins w:id="795" w:author="PR Preview" w:date="2026-01-01T00:00:00Z">
        <w:r>
          <w:rPr>
            <w:b/>
            <w:bCs/>
          </w:rPr>
          <w:t xml:space="preserve">Example 24 (Finishing an orthonormal basis of</w:t>
        </w:r>
      </w:ins>
      <w:ins w:id="79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97" w:author="PR Preview" w:date="2026-01-01T00:00:00Z">
        <w:r>
          <w:rPr>
            <w:b/>
            <w:bCs/>
          </w:rPr>
          <w:t xml:space="preserve">)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Continue</w:t>
        </w:r>
      </w:ins>
      <w:ins w:id="800" w:author="PR Preview" w:date="2026-01-01T00:00:00Z">
        <w:r>
          <w:t xml:space="preserve"> </w:t>
        </w:r>
      </w:ins>
      <w:hyperlink w:anchor="exm-gram-schmidt">
        <w:ins w:id="801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with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$\mathord{\smash[b]{\underset{\raise.3ex\hbox{$\scriptstyle\sim$}}{a}}\vphantom{a}}_3 = (0, 1, 1)$</w:t>
        </w:r>
      </w:ins>
      <w:ins w:id="806" w:author="PR Preview" w:date="2026-01-01T00:00:00Z">
        <w:r>
          <w:t xml:space="preserve">.</w:t>
        </w:r>
      </w:ins>
      <w:ins w:id="807" w:author="PR Preview" w:date="2026-01-01T00:00:00Z">
        <w:r>
          <w:t xml:space="preserve"> </w:t>
        </w:r>
      </w:ins>
      <w:ins w:id="808" w:author="PR Preview" w:date="2026-01-01T00:00:00Z">
        <w:r>
          <w:t xml:space="preserve">$\mathord{\smash[b]{\underset{\raise.3ex\hbox{$\scriptstyle\sim$}}{q}}\vphantom{q}}_1 \cdot \mathord{\smash[b]{\underset{\raise.3ex\hbox{$\scriptstyle\sim$}}{a}}\vphantom{a}}_3 = \tfrac{1}{\sqrt{2}}$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and</w:t>
        </w:r>
      </w:ins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3"/>
    <w:bookmarkStart w:id="94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9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97" w:name="exm-orthonormal-basis-exists"/>
    <w:p>
      <w:pPr>
        <w:pStyle w:val="BodyText"/>
      </w:pPr>
      <w:del w:id="811" w:author="PR Preview" w:date="2026-01-01T00:00:00Z">
        <w:r>
          <w:rPr>
            <w:b/>
            <w:bCs/>
          </w:rPr>
          <w:delText xml:space="preserve">Example 24 (Extending one unit vector to an orthonormal basis of</w:delText>
        </w:r>
      </w:del>
      <w:del w:id="81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13" w:author="PR Preview" w:date="2026-01-01T00:00:00Z">
        <w:r>
          <w:rPr>
            <w:b/>
            <w:bCs/>
          </w:rPr>
          <w:delText xml:space="preserve">)</w:delText>
        </w:r>
      </w:del>
      <w:del w:id="814" w:author="PR Preview" w:date="2026-01-01T00:00:00Z">
        <w:r>
          <w:delText xml:space="preserve"> </w:delText>
        </w:r>
      </w:del>
      <w:del w:id="815" w:author="PR Preview" w:date="2026-01-01T00:00:00Z">
        <w:r>
          <w:delText xml:space="preserve">Start from the unit vector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$\mathord{\smash[b]{\underset{\raise.3ex\hbox{$\scriptstyle\sim$}}{u}}\vphantom{u}}_1 = \tfrac{1}{\sqrt{2}}\,(1, 1, 0)$</w:delText>
        </w:r>
      </w:del>
      <w:del w:id="818" w:author="PR Preview" w:date="2026-01-01T00:00:00Z">
        <w:r>
          <w:delText xml:space="preserve">.</w:delText>
        </w:r>
      </w:del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Extend it to a basis of</w:delText>
        </w:r>
      </w:del>
      <w:del w:id="821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as in</w:delText>
        </w:r>
      </w:del>
      <w:del w:id="824" w:author="PR Preview" w:date="2026-01-01T00:00:00Z">
        <w:r>
          <w:delText xml:space="preserve"> </w:delText>
        </w:r>
      </w:del>
      <w:hyperlink r:id="rId96">
        <w:del w:id="825" w:author="PR Preview" w:date="2026-01-01T00:00:00Z">
          <w:r>
            <w:rPr>
              <w:rStyle w:val="Hyperlink"/>
            </w:rPr>
            <w:delText xml:space="preserve">Example 18 in Subspaces and Rank</w:delText>
          </w:r>
        </w:del>
      </w:hyperlink>
      <w:del w:id="826" w:author="PR Preview" w:date="2026-01-01T00:00:00Z">
        <w:r>
          <w:delText xml:space="preserve">,</w:delText>
        </w:r>
      </w:del>
      <w:del w:id="827" w:author="PR Preview" w:date="2026-01-01T00:00:00Z">
        <w:r>
          <w:delText xml:space="preserve"> </w:delText>
        </w:r>
      </w:del>
      <w:del w:id="828" w:author="PR Preview" w:date="2026-01-01T00:00:00Z">
        <w:r>
          <w:delText xml:space="preserve">starting from the empty list:</w:delText>
        </w:r>
      </w:del>
      <w:del w:id="829" w:author="PR Preview" w:date="2026-01-01T00:00:00Z">
        <w:r>
          <w:delText xml:space="preserve"> </w:delText>
        </w:r>
      </w:del>
      <w:del w:id="830" w:author="PR Preview" w:date="2026-01-01T00:00:00Z">
        <w:r>
          <w:delText xml:space="preserve">$\mathord{\smash[b]{\underset{\raise.3ex\hbox{$\scriptstyle\sim$}}{u}}\vphantom{u}}_1$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is not in the span of the empty list,</w:delText>
        </w:r>
      </w:del>
      <w:del w:id="833" w:author="PR Preview" w:date="2026-01-01T00:00:00Z">
        <w:r>
          <w:delText xml:space="preserve"> </w:delText>
        </w:r>
      </w:del>
      <w:del w:id="834" w:author="PR Preview" w:date="2026-01-01T00:00:00Z">
        <w:r>
          <w:delText xml:space="preserve">$\mathopen{}\left\{\mathord{\smash[b]{\underset{\raise.3ex\hbox{$\scriptstyle\sim$}}{0}}\vphantom{0}}\right\}\mathclose{}$</w:delText>
        </w:r>
      </w:del>
      <w:del w:id="835" w:author="PR Preview" w:date="2026-01-01T00:00:00Z">
        <w:r>
          <w:delText xml:space="preserve">, because</w:delText>
        </w:r>
      </w:del>
      <w:del w:id="836" w:author="PR Preview" w:date="2026-01-01T00:00:00Z">
        <w:r>
          <w:delText xml:space="preserve"> </w:delText>
        </w:r>
      </w:del>
      <w:del w:id="837" w:author="PR Preview" w:date="2026-01-01T00:00:00Z">
        <w:r>
          <w:delText xml:space="preserve">$\mathopen{}\left\lVert\mathord{\smash[b]{\underset{\raise.3ex\hbox{$\scriptstyle\sim$}}{u}}\vphantom{u}}_1\right\rVert\mathclose{} = 1$</w:delText>
        </w:r>
      </w:del>
      <w:del w:id="838" w:author="PR Preview" w:date="2026-01-01T00:00:00Z">
        <w:r>
          <w:delText xml:space="preserve">;</w:delText>
        </w:r>
      </w:del>
      <w:del w:id="8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is not in</w:delText>
        </w:r>
      </w:del>
      <w:del w:id="842" w:author="PR Preview" w:date="2026-01-01T00:00:00Z">
        <w:r>
          <w:delText xml:space="preserve"> </w:delText>
        </w:r>
      </w:del>
      <w:del w:id="843" w:author="PR Preview" w:date="2026-01-01T00:00:00Z">
        <w:r>
          <w:delText xml:space="preserve">$\operatorname{span}\mathopen{}\left\{\mathord{\smash[b]{\underset{\raise.3ex\hbox{$\scriptstyle\sim$}}{u}}\vphantom{u}}_1\right\}\mathclose{}$</w:delText>
        </w:r>
      </w:del>
      <w:del w:id="844" w:author="PR Preview" w:date="2026-01-01T00:00:00Z">
        <w:r>
          <w:delText xml:space="preserve">,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because every multiple of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$\mathord{\smash[b]{\underset{\raise.3ex\hbox{$\scriptstyle\sim$}}{u}}\vphantom{u}}_1$</w:delText>
        </w:r>
      </w:del>
      <w:del w:id="849" w:author="PR Preview" w:date="2026-01-01T00:00:00Z">
        <w:r>
          <w:delText xml:space="preserve"> </w:delText>
        </w:r>
      </w:del>
      <w:del w:id="850" w:author="PR Preview" w:date="2026-01-01T00:00:00Z">
        <w:r>
          <w:delText xml:space="preserve">has equal first and second entries,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and</w:delText>
        </w:r>
      </w:del>
      <w:del w:id="85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is not in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$\operatorname{span}\mathopen{}\left\{\mathord{\smash[b]{\underset{\raise.3ex\hbox{$\scriptstyle\sim$}}{u}}\vphantom{u}}_1, (1, 0, 0)\right\}\mathclose{}$</w:delText>
        </w:r>
      </w:del>
      <w:del w:id="858" w:author="PR Preview" w:date="2026-01-01T00:00:00Z">
        <w:r>
          <w:delText xml:space="preserve">,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because every combination of those two vectors has third entry</w:delText>
        </w:r>
      </w:del>
      <w:del w:id="861" w:author="PR Preview" w:date="2026-01-01T00:00:00Z">
        <w:r>
          <w:delText xml:space="preserve"> </w:delText>
        </w:r>
      </w:del>
      <m:oMath>
        <m:r>
          <m:t>0</m:t>
        </m:r>
      </m:oMath>
      <w:del w:id="862" w:author="PR Preview" w:date="2026-01-01T00:00:00Z">
        <w:r>
          <w:delText xml:space="preserve">.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So</w:delText>
        </w:r>
      </w:del>
      <w:del w:id="865" w:author="PR Preview" w:date="2026-01-01T00:00:00Z">
        <w:r>
          <w:delText xml:space="preserve"> </w:delText>
        </w:r>
      </w:del>
      <w:del w:id="866" w:author="PR Preview" w:date="2026-01-01T00:00:00Z">
        <w:r>
          <w:delText xml:space="preserve">$\mathord{\smash[b]{\underset{\raise.3ex\hbox{$\scriptstyle\sim$}}{u}}\vphantom{u}}_1, (1, 0, 0), (0, 0, 1)$</w:delText>
        </w:r>
      </w:del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are linearly independent (</w:delText>
        </w:r>
      </w:del>
      <w:hyperlink r:id="rId92">
        <w:del w:id="869" w:author="PR Preview" w:date="2026-01-01T00:00:00Z">
          <w:r>
            <w:rPr>
              <w:rStyle w:val="Hyperlink"/>
            </w:rPr>
            <w:delText xml:space="preserve">Theorem 8 in Subspaces and Rank</w:delText>
          </w:r>
        </w:del>
      </w:hyperlink>
      <w:del w:id="870" w:author="PR Preview" w:date="2026-01-01T00:00:00Z">
        <w:r>
          <w:delText xml:space="preserve">),</w:delText>
        </w:r>
      </w:del>
      <w:del w:id="871" w:author="PR Preview" w:date="2026-01-01T00:00:00Z">
        <w:r>
          <w:delText xml:space="preserve"> </w:delText>
        </w:r>
      </w:del>
      <w:del w:id="872" w:author="PR Preview" w:date="2026-01-01T00:00:00Z">
        <w:r>
          <w:delText xml:space="preserve">and three linearly independent vectors in</w:delText>
        </w:r>
      </w:del>
      <w:del w:id="873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74" w:author="PR Preview" w:date="2026-01-01T00:00:00Z">
        <w:r>
          <w:delText xml:space="preserve"> </w:delText>
        </w:r>
      </w:del>
      <w:del w:id="875" w:author="PR Preview" w:date="2026-01-01T00:00:00Z">
        <w:r>
          <w:delText xml:space="preserve">are a basis of it</w:delText>
        </w:r>
      </w:del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(they are a basis of their span, which has dimension</w:delText>
        </w:r>
      </w:del>
      <w:del w:id="878" w:author="PR Preview" w:date="2026-01-01T00:00:00Z">
        <w:r>
          <w:delText xml:space="preserve"> </w:delText>
        </w:r>
      </w:del>
      <m:oMath>
        <m:r>
          <m:t>3</m:t>
        </m:r>
      </m:oMath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(</w:delText>
        </w:r>
      </w:del>
      <w:hyperlink r:id="rId77">
        <w:del w:id="881" w:author="PR Preview" w:date="2026-01-01T00:00:00Z">
          <w:r>
            <w:rPr>
              <w:rStyle w:val="Hyperlink"/>
            </w:rPr>
            <w:delText xml:space="preserve">Definition 9 in Subspaces and Rank</w:delText>
          </w:r>
        </w:del>
      </w:hyperlink>
      <w:del w:id="882" w:author="PR Preview" w:date="2026-01-01T00:00:00Z">
        <w:r>
          <w:delText xml:space="preserve">)</w:delText>
        </w:r>
      </w:del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and so is</w:delText>
        </w:r>
      </w:del>
      <w:del w:id="88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(</w:delText>
        </w:r>
      </w:del>
      <w:hyperlink r:id="rId78">
        <w:del w:id="888" w:author="PR Preview" w:date="2026-01-01T00:00:00Z">
          <w:r>
            <w:rPr>
              <w:rStyle w:val="Hyperlink"/>
            </w:rPr>
            <w:delText xml:space="preserve">Theorem 11 in Subspaces and Rank</w:delText>
          </w:r>
        </w:del>
      </w:hyperlink>
      <w:del w:id="889" w:author="PR Preview" w:date="2026-01-01T00:00:00Z">
        <w:r>
          <w:delText xml:space="preserve">,</w:delText>
        </w:r>
      </w:del>
      <w:del w:id="890" w:author="PR Preview" w:date="2026-01-01T00:00:00Z">
        <w:r>
          <w:delText xml:space="preserve"> </w:delText>
        </w:r>
      </w:del>
      <w:hyperlink r:id="rId76">
        <w:del w:id="891" w:author="PR Preview" w:date="2026-01-01T00:00:00Z">
          <w:r>
            <w:rPr>
              <w:rStyle w:val="Hyperlink"/>
            </w:rPr>
            <w:delText xml:space="preserve">Example 16 in Subspaces and Rank</w:delText>
          </w:r>
        </w:del>
      </w:hyperlink>
      <w:del w:id="892" w:author="PR Preview" w:date="2026-01-01T00:00:00Z">
        <w:r>
          <w:delText xml:space="preserve">)).</w:delText>
        </w:r>
      </w:del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Gram-Schmidt on</w:delText>
        </w:r>
      </w:del>
      <w:del w:id="895" w:author="PR Preview" w:date="2026-01-01T00:00:00Z">
        <w:r>
          <w:delText xml:space="preserve"> </w:delText>
        </w:r>
      </w:del>
      <w:del w:id="896" w:author="PR Preview" w:date="2026-01-01T00:00:00Z">
        <w:r>
          <w:delText xml:space="preserve">$\mathord{\smash[b]{\underset{\raise.3ex\hbox{$\scriptstyle\sim$}}{u}}\vphantom{u}}_1, (1, 0, 0), (0, 0, 1)$</w:delText>
        </w:r>
      </w:del>
      <w:del w:id="897" w:author="PR Preview" w:date="2026-01-01T00:00:00Z">
        <w:r>
          <w:delText xml:space="preserve">:</w:delText>
        </w:r>
      </w:del>
    </w:p>
    <w:p>
      <w:pPr>
        <w:pStyle w:val="BodyText"/>
      </w:pPr>
      <w:ins w:id="898" w:author="PR Preview" w:date="2026-01-01T00:00:00Z">
        <w:r>
          <w:rPr>
            <w:b/>
            <w:bCs/>
          </w:rPr>
          <w:t xml:space="preserve">Example 25 (Extending one unit vector to an orthonormal basis of</w:t>
        </w:r>
      </w:ins>
      <w:ins w:id="89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00" w:author="PR Preview" w:date="2026-01-01T00:00:00Z">
        <w:r>
          <w:rPr>
            <w:b/>
            <w:bCs/>
          </w:rPr>
          <w:t xml:space="preserve">)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Start from the unit vector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$\mathord{\smash[b]{\underset{\raise.3ex\hbox{$\scriptstyle\sim$}}{u}}\vphantom{u}}_1 = \tfrac{1}{\sqrt{2}}\,(1, 1, 0)$</w:t>
        </w:r>
      </w:ins>
      <w:ins w:id="905" w:author="PR Preview" w:date="2026-01-01T00:00:00Z">
        <w:r>
          <w:t xml:space="preserve">.</w:t>
        </w:r>
      </w:ins>
      <w:ins w:id="906" w:author="PR Preview" w:date="2026-01-01T00:00:00Z">
        <w:r>
          <w:t xml:space="preserve"> </w:t>
        </w:r>
      </w:ins>
      <w:ins w:id="907" w:author="PR Preview" w:date="2026-01-01T00:00:00Z">
        <w:r>
          <w:t xml:space="preserve">Extend it to a basis of</w:t>
        </w:r>
      </w:ins>
      <w:ins w:id="90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09" w:author="PR Preview" w:date="2026-01-01T00:00:00Z">
        <w:r>
          <w:t xml:space="preserve"> </w:t>
        </w:r>
      </w:ins>
      <w:ins w:id="910" w:author="PR Preview" w:date="2026-01-01T00:00:00Z">
        <w:r>
          <w:t xml:space="preserve">as in</w:t>
        </w:r>
      </w:ins>
      <w:ins w:id="911" w:author="PR Preview" w:date="2026-01-01T00:00:00Z">
        <w:r>
          <w:t xml:space="preserve"> </w:t>
        </w:r>
      </w:ins>
      <w:hyperlink r:id="rId96">
        <w:ins w:id="912" w:author="PR Preview" w:date="2026-01-01T00:00:00Z">
          <w:r>
            <w:rPr>
              <w:rStyle w:val="Hyperlink"/>
            </w:rPr>
            <w:t xml:space="preserve">Example 18 in Subspaces and Rank</w:t>
          </w:r>
        </w:ins>
      </w:hyperlink>
      <w:ins w:id="913" w:author="PR Preview" w:date="2026-01-01T00:00:00Z">
        <w:r>
          <w:t xml:space="preserve">,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starting from the empty list: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t xml:space="preserve">$\mathord{\smash[b]{\underset{\raise.3ex\hbox{$\scriptstyle\sim$}}{u}}\vphantom{u}}_1$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is not in the span of the empty list,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$\mathopen{}\left\{\mathord{\smash[b]{\underset{\raise.3ex\hbox{$\scriptstyle\sim$}}{0}}\vphantom{0}}\right\}\mathclose{}$</w:t>
        </w:r>
      </w:ins>
      <w:ins w:id="922" w:author="PR Preview" w:date="2026-01-01T00:00:00Z">
        <w:r>
          <w:t xml:space="preserve">, because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$\mathopen{}\left\lVert\mathord{\smash[b]{\underset{\raise.3ex\hbox{$\scriptstyle\sim$}}{u}}\vphantom{u}}_1\right\rVert\mathclose{} = 1$</w:t>
        </w:r>
      </w:ins>
      <w:ins w:id="925" w:author="PR Preview" w:date="2026-01-01T00:00:00Z">
        <w:r>
          <w:t xml:space="preserve">;</w:t>
        </w:r>
      </w:ins>
      <w:ins w:id="92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is not in</w:t>
        </w:r>
      </w:ins>
      <w:ins w:id="929" w:author="PR Preview" w:date="2026-01-01T00:00:00Z">
        <w:r>
          <w:t xml:space="preserve"> </w:t>
        </w:r>
      </w:ins>
      <w:ins w:id="930" w:author="PR Preview" w:date="2026-01-01T00:00:00Z">
        <w:r>
          <w:t xml:space="preserve">$\operatorname{span}\mathopen{}\left\{\mathord{\smash[b]{\underset{\raise.3ex\hbox{$\scriptstyle\sim$}}{u}}\vphantom{u}}_1\right\}\mathclose{}$</w:t>
        </w:r>
      </w:ins>
      <w:ins w:id="931" w:author="PR Preview" w:date="2026-01-01T00:00:00Z">
        <w:r>
          <w:t xml:space="preserve">,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because every multiple of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$\mathord{\smash[b]{\underset{\raise.3ex\hbox{$\scriptstyle\sim$}}{u}}\vphantom{u}}_1$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has equal first and second entries,</w:t>
        </w:r>
      </w:ins>
      <w:ins w:id="938" w:author="PR Preview" w:date="2026-01-01T00:00:00Z">
        <w:r>
          <w:t xml:space="preserve"> </w:t>
        </w:r>
      </w:ins>
      <w:ins w:id="939" w:author="PR Preview" w:date="2026-01-01T00:00:00Z">
        <w:r>
          <w:t xml:space="preserve">and</w:t>
        </w:r>
      </w:ins>
      <w:ins w:id="94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is not in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$\operatorname{span}\mathopen{}\left\{\mathord{\smash[b]{\underset{\raise.3ex\hbox{$\scriptstyle\sim$}}{u}}\vphantom{u}}_1, (1, 0, 0)\right\}\mathclose{}$</w:t>
        </w:r>
      </w:ins>
      <w:ins w:id="945" w:author="PR Preview" w:date="2026-01-01T00:00:00Z">
        <w:r>
          <w:t xml:space="preserve">,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because every combination of those two vectors has third entry</w:t>
        </w:r>
      </w:ins>
      <w:ins w:id="948" w:author="PR Preview" w:date="2026-01-01T00:00:00Z">
        <w:r>
          <w:t xml:space="preserve"> </w:t>
        </w:r>
      </w:ins>
      <m:oMath>
        <m:r>
          <m:t>0</m:t>
        </m:r>
      </m:oMath>
      <w:ins w:id="949" w:author="PR Preview" w:date="2026-01-01T00:00:00Z">
        <w:r>
          <w:t xml:space="preserve">.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So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$\mathord{\smash[b]{\underset{\raise.3ex\hbox{$\scriptstyle\sim$}}{u}}\vphantom{u}}_1, (1, 0, 0), (0, 0, 1)$</w:t>
        </w:r>
      </w:ins>
      <w:ins w:id="954" w:author="PR Preview" w:date="2026-01-01T00:00:00Z">
        <w:r>
          <w:t xml:space="preserve"> </w:t>
        </w:r>
      </w:ins>
      <w:ins w:id="955" w:author="PR Preview" w:date="2026-01-01T00:00:00Z">
        <w:r>
          <w:t xml:space="preserve">are linearly independent (</w:t>
        </w:r>
      </w:ins>
      <w:hyperlink r:id="rId92">
        <w:ins w:id="956" w:author="PR Preview" w:date="2026-01-01T00:00:00Z">
          <w:r>
            <w:rPr>
              <w:rStyle w:val="Hyperlink"/>
            </w:rPr>
            <w:t xml:space="preserve">Theorem 8 in Subspaces and Rank</w:t>
          </w:r>
        </w:ins>
      </w:hyperlink>
      <w:ins w:id="957" w:author="PR Preview" w:date="2026-01-01T00:00:00Z">
        <w:r>
          <w:t xml:space="preserve">),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and three linearly independent vectors in</w:t>
        </w:r>
      </w:ins>
      <w:ins w:id="96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are a basis of it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(they are a basis of their span, which has dimension</w:t>
        </w:r>
      </w:ins>
      <w:ins w:id="965" w:author="PR Preview" w:date="2026-01-01T00:00:00Z">
        <w:r>
          <w:t xml:space="preserve"> </w:t>
        </w:r>
      </w:ins>
      <m:oMath>
        <m:r>
          <m:t>3</m:t>
        </m:r>
      </m:oMath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(</w:t>
        </w:r>
      </w:ins>
      <w:hyperlink r:id="rId77">
        <w:ins w:id="968" w:author="PR Preview" w:date="2026-01-01T00:00:00Z">
          <w:r>
            <w:rPr>
              <w:rStyle w:val="Hyperlink"/>
            </w:rPr>
            <w:t xml:space="preserve">Definition 9 in Subspaces and Rank</w:t>
          </w:r>
        </w:ins>
      </w:hyperlink>
      <w:ins w:id="969" w:author="PR Preview" w:date="2026-01-01T00:00:00Z">
        <w:r>
          <w:t xml:space="preserve">)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and so is</w:t>
        </w:r>
      </w:ins>
      <w:ins w:id="97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973" w:author="PR Preview" w:date="2026-01-01T00:00:00Z">
        <w:r>
          <w:t xml:space="preserve"> </w:t>
        </w:r>
      </w:ins>
      <w:ins w:id="974" w:author="PR Preview" w:date="2026-01-01T00:00:00Z">
        <w:r>
          <w:t xml:space="preserve">(</w:t>
        </w:r>
      </w:ins>
      <w:hyperlink r:id="rId78">
        <w:ins w:id="975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976" w:author="PR Preview" w:date="2026-01-01T00:00:00Z">
        <w:r>
          <w:t xml:space="preserve">,</w:t>
        </w:r>
      </w:ins>
      <w:ins w:id="977" w:author="PR Preview" w:date="2026-01-01T00:00:00Z">
        <w:r>
          <w:t xml:space="preserve"> </w:t>
        </w:r>
      </w:ins>
      <w:hyperlink r:id="rId76">
        <w:ins w:id="978" w:author="PR Preview" w:date="2026-01-01T00:00:00Z">
          <w:r>
            <w:rPr>
              <w:rStyle w:val="Hyperlink"/>
            </w:rPr>
            <w:t xml:space="preserve">Example 16 in Subspaces and Rank</w:t>
          </w:r>
        </w:ins>
      </w:hyperlink>
      <w:ins w:id="979" w:author="PR Preview" w:date="2026-01-01T00:00:00Z">
        <w:r>
          <w:t xml:space="preserve">)).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Gram-Schmidt on</w:t>
        </w:r>
      </w:ins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$\mathord{\smash[b]{\underset{\raise.3ex\hbox{$\scriptstyle\sim$}}{u}}\vphantom{u}}_1, (1, 0, 0), (0, 0, 1)$</w:t>
        </w:r>
      </w:ins>
      <w:ins w:id="984" w:author="PR Preview" w:date="2026-01-01T00:00:00Z">
        <w:r>
          <w:t xml:space="preserve">:</w:t>
        </w:r>
      </w:ins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del w:id="985" w:author="PR Preview" w:date="2026-01-01T00:00:00Z">
        <w:r>
          <w:delText xml:space="preserve">The result is the orthonormal basis of</w:delText>
        </w:r>
      </w:del>
      <w:del w:id="986" w:author="PR Preview" w:date="2026-01-01T00:00:00Z">
        <w:r>
          <w:delText xml:space="preserve"> </w:delText>
        </w:r>
      </w:del>
      <w:hyperlink w:anchor="exm-orthonormal-basis">
        <w:del w:id="987" w:author="PR Preview" w:date="2026-01-01T00:00:00Z">
          <w:r>
            <w:rPr>
              <w:rStyle w:val="Hyperlink"/>
            </w:rPr>
            <w:delText xml:space="preserve">Example 18</w:delText>
          </w:r>
        </w:del>
      </w:hyperlink>
      <w:del w:id="988" w:author="PR Preview" w:date="2026-01-01T00:00:00Z">
        <w:r>
          <w:delText xml:space="preserve">, in a different order.</w:delText>
        </w:r>
      </w:del>
    </w:p>
    <w:p>
      <w:pPr>
        <w:pStyle w:val="FirstParagraph"/>
      </w:pPr>
      <w:ins w:id="989" w:author="PR Preview" w:date="2026-01-01T00:00:00Z">
        <w:r>
          <w:t xml:space="preserve">The result is the orthonormal basis of</w:t>
        </w:r>
      </w:ins>
      <w:ins w:id="990" w:author="PR Preview" w:date="2026-01-01T00:00:00Z">
        <w:r>
          <w:t xml:space="preserve"> </w:t>
        </w:r>
      </w:ins>
      <w:hyperlink w:anchor="exm-orthonormal-basis">
        <w:ins w:id="991" w:author="PR Preview" w:date="2026-01-01T00:00:00Z">
          <w:r>
            <w:rPr>
              <w:rStyle w:val="Hyperlink"/>
            </w:rPr>
            <w:t xml:space="preserve">Example 19</w:t>
          </w:r>
        </w:ins>
      </w:hyperlink>
      <w:ins w:id="992" w:author="PR Preview" w:date="2026-01-01T00:00:00Z">
        <w:r>
          <w:t xml:space="preserve">, in a different order.</w:t>
        </w:r>
      </w:ins>
    </w:p>
    <w:bookmarkEnd w:id="97"/>
    <w:bookmarkEnd w:id="98"/>
    <w:bookmarkStart w:id="136" w:name="outer-product"/>
    <w:p>
      <w:pPr>
        <w:pStyle w:val="Heading2"/>
      </w:pPr>
      <w:r>
        <w:t xml:space="preserve">4 Outer product</w:t>
      </w:r>
    </w:p>
    <w:bookmarkStart w:id="100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9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0"/>
    <w:bookmarkStart w:id="101" w:name="exm-outer-product"/>
    <w:p>
      <w:pPr>
        <w:pStyle w:val="FirstParagraph"/>
      </w:pPr>
      <w:del w:id="993" w:author="PR Preview" w:date="2026-01-01T00:00:00Z">
        <w:r>
          <w:rPr>
            <w:b/>
            <w:bCs/>
          </w:rPr>
          <w:delText xml:space="preserve">Example 25 (An outer product)</w:delText>
        </w:r>
      </w:del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For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$\mathord{\smash[b]{\underset{\raise.3ex\hbox{$\scriptstyle\sim$}}{u}}\vphantom{u}} = (1, 2, 3)$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and</w:delText>
        </w:r>
      </w:del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$\mathord{\smash[b]{\underset{\raise.3ex\hbox{$\scriptstyle\sim$}}{v}}\vphantom{v}} = (4, 5)$</w:delText>
        </w:r>
      </w:del>
      <w:del w:id="1002" w:author="PR Preview" w:date="2026-01-01T00:00:00Z">
        <w:r>
          <w:delText xml:space="preserve">:</w:delText>
        </w:r>
      </w:del>
    </w:p>
    <w:p>
      <w:pPr>
        <w:pStyle w:val="FirstParagraph"/>
      </w:pPr>
      <w:ins w:id="1003" w:author="PR Preview" w:date="2026-01-01T00:00:00Z">
        <w:r>
          <w:rPr>
            <w:b/>
            <w:bCs/>
          </w:rPr>
          <w:t xml:space="preserve">Example 26 (An outer product)</w:t>
        </w:r>
      </w:ins>
      <w:ins w:id="1004" w:author="PR Preview" w:date="2026-01-01T00:00:00Z">
        <w:r>
          <w:t xml:space="preserve"> </w:t>
        </w:r>
      </w:ins>
      <w:ins w:id="1005" w:author="PR Preview" w:date="2026-01-01T00:00:00Z">
        <w:r>
          <w:t xml:space="preserve">For</w:t>
        </w:r>
      </w:ins>
      <w:ins w:id="1006" w:author="PR Preview" w:date="2026-01-01T00:00:00Z">
        <w:r>
          <w:t xml:space="preserve"> </w:t>
        </w:r>
      </w:ins>
      <w:ins w:id="1007" w:author="PR Preview" w:date="2026-01-01T00:00:00Z">
        <w:r>
          <w:t xml:space="preserve">$\mathord{\smash[b]{\underset{\raise.3ex\hbox{$\scriptstyle\sim$}}{u}}\vphantom{u}} = (1, 2, 3)$</w:t>
        </w:r>
      </w:ins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and</w:t>
        </w:r>
      </w:ins>
      <w:ins w:id="1010" w:author="PR Preview" w:date="2026-01-01T00:00:00Z">
        <w:r>
          <w:t xml:space="preserve"> </w:t>
        </w:r>
      </w:ins>
      <w:ins w:id="1011" w:author="PR Preview" w:date="2026-01-01T00:00:00Z">
        <w:r>
          <w:t xml:space="preserve">$\mathord{\smash[b]{\underset{\raise.3ex\hbox{$\scriptstyle\sim$}}{v}}\vphantom{v}} = (4, 5)$</w:t>
        </w:r>
      </w:ins>
      <w:ins w:id="1012" w:author="PR Preview" w:date="2026-01-01T00:00:00Z">
        <w:r>
          <w:t xml:space="preserve">:</w:t>
        </w:r>
      </w:ins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1"/>
    <w:bookmarkStart w:id="103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del w:id="1013" w:author="PR Preview" w:date="2026-01-01T00:00:00Z">
        <w:r>
          <w:delText xml:space="preserve">For example,</w:delText>
        </w:r>
      </w:del>
      <w:del w:id="1014" w:author="PR Preview" w:date="2026-01-01T00:00:00Z">
        <w:r>
          <w:delText xml:space="preserve"> </w:delText>
        </w:r>
      </w:del>
      <w:del w:id="1015" w:author="PR Preview" w:date="2026-01-01T00:00:00Z">
        <w:r>
          <w:delText xml:space="preserve">$\mathord{\smash[b]{\underset{\raise.3ex\hbox{$\scriptstyle\sim$}}{u}}\vphantom{u}} = (1, 2, 3)$</w:delText>
        </w:r>
      </w:del>
      <w:del w:id="1016" w:author="PR Preview" w:date="2026-01-01T00:00:00Z">
        <w:r>
          <w:delText xml:space="preserve"> </w:delText>
        </w:r>
      </w:del>
      <w:del w:id="1017" w:author="PR Preview" w:date="2026-01-01T00:00:00Z">
        <w:r>
          <w:delText xml:space="preserve">and</w:delText>
        </w:r>
      </w:del>
      <w:del w:id="1018" w:author="PR Preview" w:date="2026-01-01T00:00:00Z">
        <w:r>
          <w:delText xml:space="preserve"> </w:delText>
        </w:r>
      </w:del>
      <w:del w:id="1019" w:author="PR Preview" w:date="2026-01-01T00:00:00Z">
        <w:r>
          <w:delText xml:space="preserve">$\mathord{\smash[b]{\underset{\raise.3ex\hbox{$\scriptstyle\sim$}}{v}}\vphantom{v}} = (4, 5)$</w:delText>
        </w:r>
      </w:del>
      <w:del w:id="1020" w:author="PR Preview" w:date="2026-01-01T00:00:00Z">
        <w:r>
          <w:delText xml:space="preserve"> </w:delText>
        </w:r>
      </w:del>
      <w:del w:id="1021" w:author="PR Preview" w:date="2026-01-01T00:00:00Z">
        <w:r>
          <w:delText xml:space="preserve">in</w:delText>
        </w:r>
      </w:del>
      <w:del w:id="1022" w:author="PR Preview" w:date="2026-01-01T00:00:00Z">
        <w:r>
          <w:delText xml:space="preserve"> </w:delText>
        </w:r>
      </w:del>
      <w:hyperlink w:anchor="exm-outer-product">
        <w:del w:id="1023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024" w:author="PR Preview" w:date="2026-01-01T00:00:00Z">
        <w:r>
          <w:delText xml:space="preserve"> </w:delText>
        </w:r>
      </w:del>
      <w:del w:id="1025" w:author="PR Preview" w:date="2026-01-01T00:00:00Z">
        <w:r>
          <w:delText xml:space="preserve">have different lengths,</w:delText>
        </w:r>
      </w:del>
      <w:del w:id="1026" w:author="PR Preview" w:date="2026-01-01T00:00:00Z">
        <w:r>
          <w:delText xml:space="preserve"> </w:delText>
        </w:r>
      </w:del>
      <w:del w:id="1027" w:author="PR Preview" w:date="2026-01-01T00:00:00Z">
        <w:r>
          <w:delText xml:space="preserve">so they have no dot product,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but their outer product is a</w:delText>
        </w:r>
      </w:del>
      <w:del w:id="1030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matrix.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For</w:delText>
        </w:r>
      </w:del>
      <w:del w:id="1035" w:author="PR Preview" w:date="2026-01-01T00:00:00Z">
        <w:r>
          <w:delText xml:space="preserve"> </w:delText>
        </w:r>
      </w:del>
      <w:del w:id="1036" w:author="PR Preview" w:date="2026-01-01T00:00:00Z">
        <w:r>
          <w:delText xml:space="preserve">$\mathord{\smash[b]{\underset{\raise.3ex\hbox{$\scriptstyle\sim$}}{a}}\vphantom{a}} = (1, 2)$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and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$\mathord{\smash[b]{\underset{\raise.3ex\hbox{$\scriptstyle\sim$}}{b}}\vphantom{b}} = (3, 4)$</w:delText>
        </w:r>
      </w:del>
      <w:del w:id="1041" w:author="PR Preview" w:date="2026-01-01T00:00:00Z">
        <w:r>
          <w:delText xml:space="preserve">,</w:delText>
        </w:r>
      </w:del>
      <w:del w:id="1042" w:author="PR Preview" w:date="2026-01-01T00:00:00Z">
        <w:r>
          <w:delText xml:space="preserve"> </w:delText>
        </w:r>
      </w:del>
      <w:del w:id="1043" w:author="PR Preview" w:date="2026-01-01T00:00:00Z">
        <w:r>
          <w:delText xml:space="preserve">which have the same length, both products exist:</w:delText>
        </w:r>
      </w:del>
    </w:p>
    <w:p>
      <w:pPr>
        <w:pStyle w:val="BodyText"/>
      </w:pPr>
      <w:ins w:id="1044" w:author="PR Preview" w:date="2026-01-01T00:00:00Z">
        <w:r>
          <w:t xml:space="preserve">For example,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$\mathord{\smash[b]{\underset{\raise.3ex\hbox{$\scriptstyle\sim$}}{u}}\vphantom{u}} = (1, 2, 3)$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and</w:t>
        </w:r>
      </w:ins>
      <w:ins w:id="1049" w:author="PR Preview" w:date="2026-01-01T00:00:00Z">
        <w:r>
          <w:t xml:space="preserve"> </w:t>
        </w:r>
      </w:ins>
      <w:ins w:id="1050" w:author="PR Preview" w:date="2026-01-01T00:00:00Z">
        <w:r>
          <w:t xml:space="preserve">$\mathord{\smash[b]{\underset{\raise.3ex\hbox{$\scriptstyle\sim$}}{v}}\vphantom{v}} = (4, 5)$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t xml:space="preserve">in</w:t>
        </w:r>
      </w:ins>
      <w:ins w:id="1053" w:author="PR Preview" w:date="2026-01-01T00:00:00Z">
        <w:r>
          <w:t xml:space="preserve"> </w:t>
        </w:r>
      </w:ins>
      <w:hyperlink w:anchor="exm-outer-product">
        <w:ins w:id="1054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have different lengths,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so they have no dot product,</w:t>
        </w:r>
      </w:ins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but their outer product is a</w:t>
        </w:r>
      </w:ins>
      <w:ins w:id="1061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matrix.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For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$\mathord{\smash[b]{\underset{\raise.3ex\hbox{$\scriptstyle\sim$}}{a}}\vphantom{a}} = (1, 2)$</w:t>
        </w:r>
      </w:ins>
      <w:ins w:id="1068" w:author="PR Preview" w:date="2026-01-01T00:00:00Z">
        <w:r>
          <w:t xml:space="preserve"> </w:t>
        </w:r>
      </w:ins>
      <w:ins w:id="1069" w:author="PR Preview" w:date="2026-01-01T00:00:00Z">
        <w:r>
          <w:t xml:space="preserve">and</w:t>
        </w:r>
      </w:ins>
      <w:ins w:id="1070" w:author="PR Preview" w:date="2026-01-01T00:00:00Z">
        <w:r>
          <w:t xml:space="preserve"> </w:t>
        </w:r>
      </w:ins>
      <w:ins w:id="1071" w:author="PR Preview" w:date="2026-01-01T00:00:00Z">
        <w:r>
          <w:t xml:space="preserve">$\mathord{\smash[b]{\underset{\raise.3ex\hbox{$\scriptstyle\sim$}}{b}}\vphantom{b}} = (3, 4)$</w:t>
        </w:r>
      </w:ins>
      <w:ins w:id="1072" w:author="PR Preview" w:date="2026-01-01T00:00:00Z">
        <w:r>
          <w:t xml:space="preserve">,</w:t>
        </w:r>
      </w:ins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which have the same length, both products exist:</w:t>
        </w:r>
      </w:ins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3"/>
    <w:bookmarkStart w:id="105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6" w:name="exm-outer-product-rank"/>
    <w:p>
      <w:pPr>
        <w:pStyle w:val="BodyText"/>
      </w:pPr>
      <w:del w:id="1075" w:author="PR Preview" w:date="2026-01-01T00:00:00Z">
        <w:r>
          <w:rPr>
            <w:b/>
            <w:bCs/>
          </w:rPr>
          <w:delText xml:space="preserve">Example 26 (The rank of an outer product)</w:delText>
        </w:r>
      </w:del>
      <w:del w:id="1076" w:author="PR Preview" w:date="2026-01-01T00:00:00Z">
        <w:r>
          <w:delText xml:space="preserve"> </w:delText>
        </w:r>
      </w:del>
      <w:del w:id="1077" w:author="PR Preview" w:date="2026-01-01T00:00:00Z">
        <w:r>
          <w:delText xml:space="preserve">In</w:delText>
        </w:r>
      </w:del>
      <w:del w:id="1078" w:author="PR Preview" w:date="2026-01-01T00:00:00Z">
        <w:r>
          <w:delText xml:space="preserve"> </w:delText>
        </w:r>
      </w:del>
      <w:hyperlink w:anchor="exm-outer-product">
        <w:del w:id="1079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1080" w:author="PR Preview" w:date="2026-01-01T00:00:00Z">
        <w:r>
          <w:delText xml:space="preserve">,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the second column</w:delText>
        </w:r>
      </w:del>
      <w:del w:id="108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del w:id="1084" w:author="PR Preview" w:date="2026-01-01T00:00:00Z">
        <w:r>
          <w:delText xml:space="preserve"> </w:delText>
        </w:r>
      </w:del>
      <w:del w:id="1085" w:author="PR Preview" w:date="2026-01-01T00:00:00Z">
        <w:r>
          <w:delText xml:space="preserve">of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$\mathord{\smash[b]{\underset{\raise.3ex\hbox{$\scriptstyle\sim$}}{u}}\vphantom{u}}\,{\mathord{\smash[b]{\underset{\raise.3ex\hbox{$\scriptstyle\sim$}}{v}}\vphantom{v}}}^{\top}$</w:delText>
        </w:r>
      </w:del>
      <w:del w:id="1088" w:author="PR Preview" w:date="2026-01-01T00:00:00Z">
        <w:r>
          <w:delText xml:space="preserve"> </w:delText>
        </w:r>
      </w:del>
      <w:del w:id="1089" w:author="PR Preview" w:date="2026-01-01T00:00:00Z">
        <w:r>
          <w:delText xml:space="preserve">is</w:delText>
        </w:r>
      </w:del>
      <w:del w:id="1090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del w:id="1091" w:author="PR Preview" w:date="2026-01-01T00:00:00Z">
        <w:r>
          <w:delText xml:space="preserve"> </w:delText>
        </w:r>
      </w:del>
      <w:del w:id="1092" w:author="PR Preview" w:date="2026-01-01T00:00:00Z">
        <w:r>
          <w:delText xml:space="preserve">times the first column</w:delText>
        </w:r>
      </w:del>
      <w:del w:id="10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del w:id="1094" w:author="PR Preview" w:date="2026-01-01T00:00:00Z">
        <w:r>
          <w:delText xml:space="preserve">,</w:delText>
        </w:r>
      </w:del>
      <w:del w:id="1095" w:author="PR Preview" w:date="2026-01-01T00:00:00Z">
        <w:r>
          <w:delText xml:space="preserve"> </w:delText>
        </w:r>
      </w:del>
      <w:del w:id="1096" w:author="PR Preview" w:date="2026-01-01T00:00:00Z">
        <w:r>
          <w:delText xml:space="preserve">because the columns are</w:delText>
        </w:r>
      </w:del>
      <w:del w:id="1097" w:author="PR Preview" w:date="2026-01-01T00:00:00Z">
        <w:r>
          <w:delText xml:space="preserve"> </w:delText>
        </w:r>
      </w:del>
      <w:del w:id="1098" w:author="PR Preview" w:date="2026-01-01T00:00:00Z">
        <w:r>
          <w:delText xml:space="preserve">$v_1 \mathord{\smash[b]{\underset{\raise.3ex\hbox{$\scriptstyle\sim$}}{u}}\vphantom{u}} = 4\mathord{\smash[b]{\underset{\raise.3ex\hbox{$\scriptstyle\sim$}}{u}}\vphantom{u}}$</w:delText>
        </w:r>
      </w:del>
      <w:del w:id="1099" w:author="PR Preview" w:date="2026-01-01T00:00:00Z">
        <w:r>
          <w:delText xml:space="preserve"> </w:delText>
        </w:r>
      </w:del>
      <w:del w:id="1100" w:author="PR Preview" w:date="2026-01-01T00:00:00Z">
        <w:r>
          <w:delText xml:space="preserve">and</w:delText>
        </w:r>
      </w:del>
      <w:del w:id="1101" w:author="PR Preview" w:date="2026-01-01T00:00:00Z">
        <w:r>
          <w:delText xml:space="preserve"> </w:delText>
        </w:r>
      </w:del>
      <w:del w:id="1102" w:author="PR Preview" w:date="2026-01-01T00:00:00Z">
        <w:r>
          <w:delText xml:space="preserve">$v_2 \mathord{\smash[b]{\underset{\raise.3ex\hbox{$\scriptstyle\sim$}}{u}}\vphantom{u}} = 5\mathord{\smash[b]{\underset{\raise.3ex\hbox{$\scriptstyle\sim$}}{u}}\vphantom{u}}$</w:delText>
        </w:r>
      </w:del>
      <w:del w:id="1103" w:author="PR Preview" w:date="2026-01-01T00:00:00Z">
        <w:r>
          <w:delText xml:space="preserve">.</w:delText>
        </w:r>
      </w:del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So the two columns are not linearly independent,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and the</w:delText>
        </w:r>
      </w:del>
      <w:del w:id="1108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matrix has rank</w:delText>
        </w:r>
      </w:del>
      <w:del w:id="1111" w:author="PR Preview" w:date="2026-01-01T00:00:00Z">
        <w:r>
          <w:delText xml:space="preserve"> </w:delText>
        </w:r>
      </w:del>
      <m:oMath>
        <m:r>
          <m:t>1</m:t>
        </m:r>
      </m:oMath>
      <w:del w:id="1112" w:author="PR Preview" w:date="2026-01-01T00:00:00Z">
        <w:r>
          <w:delText xml:space="preserve">.</w:delText>
        </w:r>
      </w:del>
    </w:p>
    <w:p>
      <w:pPr>
        <w:pStyle w:val="BodyText"/>
      </w:pPr>
      <w:ins w:id="1113" w:author="PR Preview" w:date="2026-01-01T00:00:00Z">
        <w:r>
          <w:rPr>
            <w:b/>
            <w:bCs/>
          </w:rPr>
          <w:t xml:space="preserve">Example 27 (The rank of an outer product)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In</w:t>
        </w:r>
      </w:ins>
      <w:ins w:id="1116" w:author="PR Preview" w:date="2026-01-01T00:00:00Z">
        <w:r>
          <w:t xml:space="preserve"> </w:t>
        </w:r>
      </w:ins>
      <w:hyperlink w:anchor="exm-outer-product">
        <w:ins w:id="1117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118" w:author="PR Preview" w:date="2026-01-01T00:00:00Z">
        <w:r>
          <w:t xml:space="preserve">,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the second column</w:t>
        </w:r>
      </w:ins>
      <w:ins w:id="112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of</w:t>
        </w:r>
      </w:ins>
      <w:ins w:id="1124" w:author="PR Preview" w:date="2026-01-01T00:00:00Z">
        <w:r>
          <w:t xml:space="preserve"> </w:t>
        </w:r>
      </w:ins>
      <w:ins w:id="1125" w:author="PR Preview" w:date="2026-01-01T00:00:00Z">
        <w:r>
          <w:t xml:space="preserve">$\mathord{\smash[b]{\underset{\raise.3ex\hbox{$\scriptstyle\sim$}}{u}}\vphantom{u}}\,{\mathord{\smash[b]{\underset{\raise.3ex\hbox{$\scriptstyle\sim$}}{v}}\vphantom{v}}}^{\top}$</w:t>
        </w:r>
      </w:ins>
      <w:ins w:id="1126" w:author="PR Preview" w:date="2026-01-01T00:00:00Z">
        <w:r>
          <w:t xml:space="preserve"> </w:t>
        </w:r>
      </w:ins>
      <w:ins w:id="1127" w:author="PR Preview" w:date="2026-01-01T00:00:00Z">
        <w:r>
          <w:t xml:space="preserve">is</w:t>
        </w:r>
      </w:ins>
      <w:ins w:id="1128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times the first column</w:t>
        </w:r>
      </w:ins>
      <w:ins w:id="113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ins w:id="1132" w:author="PR Preview" w:date="2026-01-01T00:00:00Z">
        <w:r>
          <w:t xml:space="preserve">,</w:t>
        </w:r>
      </w:ins>
      <w:ins w:id="1133" w:author="PR Preview" w:date="2026-01-01T00:00:00Z">
        <w:r>
          <w:t xml:space="preserve"> </w:t>
        </w:r>
      </w:ins>
      <w:ins w:id="1134" w:author="PR Preview" w:date="2026-01-01T00:00:00Z">
        <w:r>
          <w:t xml:space="preserve">because the columns are</w:t>
        </w:r>
      </w:ins>
      <w:ins w:id="1135" w:author="PR Preview" w:date="2026-01-01T00:00:00Z">
        <w:r>
          <w:t xml:space="preserve"> </w:t>
        </w:r>
      </w:ins>
      <w:ins w:id="1136" w:author="PR Preview" w:date="2026-01-01T00:00:00Z">
        <w:r>
          <w:t xml:space="preserve">$v_1 \mathord{\smash[b]{\underset{\raise.3ex\hbox{$\scriptstyle\sim$}}{u}}\vphantom{u}} = 4\mathord{\smash[b]{\underset{\raise.3ex\hbox{$\scriptstyle\sim$}}{u}}\vphantom{u}}$</w:t>
        </w:r>
      </w:ins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and</w:t>
        </w:r>
      </w:ins>
      <w:ins w:id="1139" w:author="PR Preview" w:date="2026-01-01T00:00:00Z">
        <w:r>
          <w:t xml:space="preserve"> </w:t>
        </w:r>
      </w:ins>
      <w:ins w:id="1140" w:author="PR Preview" w:date="2026-01-01T00:00:00Z">
        <w:r>
          <w:t xml:space="preserve">$v_2 \mathord{\smash[b]{\underset{\raise.3ex\hbox{$\scriptstyle\sim$}}{u}}\vphantom{u}} = 5\mathord{\smash[b]{\underset{\raise.3ex\hbox{$\scriptstyle\sim$}}{u}}\vphantom{u}}$</w:t>
        </w:r>
      </w:ins>
      <w:ins w:id="1141" w:author="PR Preview" w:date="2026-01-01T00:00:00Z">
        <w:r>
          <w:t xml:space="preserve">.</w:t>
        </w:r>
      </w:ins>
      <w:ins w:id="1142" w:author="PR Preview" w:date="2026-01-01T00:00:00Z">
        <w:r>
          <w:t xml:space="preserve"> </w:t>
        </w:r>
      </w:ins>
      <w:ins w:id="1143" w:author="PR Preview" w:date="2026-01-01T00:00:00Z">
        <w:r>
          <w:t xml:space="preserve">So the two columns are not linearly independent,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and the</w:t>
        </w:r>
      </w:ins>
      <w:ins w:id="1146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1147" w:author="PR Preview" w:date="2026-01-01T00:00:00Z">
        <w:r>
          <w:t xml:space="preserve"> </w:t>
        </w:r>
      </w:ins>
      <w:ins w:id="1148" w:author="PR Preview" w:date="2026-01-01T00:00:00Z">
        <w:r>
          <w:t xml:space="preserve">matrix has rank</w:t>
        </w:r>
      </w:ins>
      <w:ins w:id="1149" w:author="PR Preview" w:date="2026-01-01T00:00:00Z">
        <w:r>
          <w:t xml:space="preserve"> </w:t>
        </w:r>
      </w:ins>
      <m:oMath>
        <m:r>
          <m:t>1</m:t>
        </m:r>
      </m:oMath>
      <w:ins w:id="1150" w:author="PR Preview" w:date="2026-01-01T00:00:00Z">
        <w:r>
          <w:t xml:space="preserve">.</w:t>
        </w:r>
      </w:ins>
    </w:p>
    <w:bookmarkEnd w:id="106"/>
    <w:bookmarkStart w:id="135" w:name="refs"/>
    <w:bookmarkStart w:id="108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https://en.wikipedia.org/wiki/Inner_product_space</w:t>
        </w:r>
      </w:hyperlink>
    </w:p>
    <w:bookmarkEnd w:id="108"/>
    <w:bookmarkStart w:id="110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09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0"/>
    <w:bookmarkStart w:id="112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2"/>
    <w:bookmarkStart w:id="114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3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4"/>
    <w:bookmarkStart w:id="116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https://en.wikipedia.org/wiki/Pythagorean_theorem</w:t>
        </w:r>
      </w:hyperlink>
    </w:p>
    <w:bookmarkEnd w:id="116"/>
    <w:bookmarkStart w:id="118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https://en.wikipedia.org/wiki/Cauchy%E2%80%93Schwarz_inequality</w:t>
        </w:r>
      </w:hyperlink>
    </w:p>
    <w:bookmarkEnd w:id="118"/>
    <w:bookmarkStart w:id="120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https://en.wikipedia.org/wiki/Norm_(mathematics)</w:t>
        </w:r>
      </w:hyperlink>
    </w:p>
    <w:bookmarkEnd w:id="120"/>
    <w:bookmarkStart w:id="122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https://en.wikipedia.org/wiki/Triangle_inequality</w:t>
        </w:r>
      </w:hyperlink>
    </w:p>
    <w:bookmarkEnd w:id="122"/>
    <w:bookmarkStart w:id="124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https://en.wikipedia.org/wiki/Lp_space</w:t>
        </w:r>
      </w:hyperlink>
    </w:p>
    <w:bookmarkEnd w:id="124"/>
    <w:bookmarkStart w:id="126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https://en.wikipedia.org/wiki/Uniform_norm</w:t>
        </w:r>
      </w:hyperlink>
    </w:p>
    <w:bookmarkEnd w:id="126"/>
    <w:bookmarkStart w:id="128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https://en.wikipedia.org/wiki/Cosine_similarity</w:t>
        </w:r>
      </w:hyperlink>
    </w:p>
    <w:bookmarkEnd w:id="128"/>
    <w:bookmarkStart w:id="130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https://en.wikipedia.org/wiki/Orthonormal_basis</w:t>
        </w:r>
      </w:hyperlink>
    </w:p>
    <w:bookmarkEnd w:id="130"/>
    <w:bookmarkStart w:id="132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https://en.wikipedia.org/wiki/Gram%E2%80%93Schmidt_process</w:t>
        </w:r>
      </w:hyperlink>
    </w:p>
    <w:bookmarkEnd w:id="132"/>
    <w:bookmarkStart w:id="134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https://en.wikipedia.org/wiki/Outer_product</w:t>
        </w:r>
      </w:hyperlink>
    </w:p>
    <w:bookmarkEnd w:id="134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09" Type="http://schemas.openxmlformats.org/officeDocument/2006/relationships/hyperlink" Target="https://doi.org/10.1007/978-3-031-41026-0" TargetMode="External"/><Relationship Id="rId117" Type="http://schemas.openxmlformats.org/officeDocument/2006/relationships/hyperlink" Target="https://en.wikipedia.org/wiki/Cauchy%E2%80%93Schwarz_inequality" TargetMode="External"/><Relationship Id="rId127" Type="http://schemas.openxmlformats.org/officeDocument/2006/relationships/hyperlink" Target="https://en.wikipedia.org/wiki/Cosine_similarity" TargetMode="External"/><Relationship Id="rId131" Type="http://schemas.openxmlformats.org/officeDocument/2006/relationships/hyperlink" Target="https://en.wikipedia.org/wiki/Gram%E2%80%93Schmidt_process" TargetMode="External"/><Relationship Id="rId107" Type="http://schemas.openxmlformats.org/officeDocument/2006/relationships/hyperlink" Target="https://en.wikipedia.org/wiki/Inner_product_space" TargetMode="External"/><Relationship Id="rId123" Type="http://schemas.openxmlformats.org/officeDocument/2006/relationships/hyperlink" Target="https://en.wikipedia.org/wiki/Lp_space" TargetMode="External"/><Relationship Id="rId119" Type="http://schemas.openxmlformats.org/officeDocument/2006/relationships/hyperlink" Target="https://en.wikipedia.org/wiki/Norm_(mathematics)" TargetMode="External"/><Relationship Id="rId129" Type="http://schemas.openxmlformats.org/officeDocument/2006/relationships/hyperlink" Target="https://en.wikipedia.org/wiki/Orthonormal_basis" TargetMode="External"/><Relationship Id="rId133" Type="http://schemas.openxmlformats.org/officeDocument/2006/relationships/hyperlink" Target="https://en.wikipedia.org/wiki/Outer_product" TargetMode="External"/><Relationship Id="rId115" Type="http://schemas.openxmlformats.org/officeDocument/2006/relationships/hyperlink" Target="https://en.wikipedia.org/wiki/Pythagorean_theorem" TargetMode="External"/><Relationship Id="rId121" Type="http://schemas.openxmlformats.org/officeDocument/2006/relationships/hyperlink" Target="https://en.wikipedia.org/wiki/Triangle_inequality" TargetMode="External"/><Relationship Id="rId125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3" Type="http://schemas.openxmlformats.org/officeDocument/2006/relationships/hyperlink" Target="https://ucla-biostat-216.github.io/2024fall/slides/02-vector/02-vector.html" TargetMode="External"/><Relationship Id="rId11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9" Type="http://schemas.openxmlformats.org/officeDocument/2006/relationships/hyperlink" Target="linear-algebra-matrices.html#def-matrix-mult" TargetMode="External"/><Relationship Id="rId102" Type="http://schemas.openxmlformats.org/officeDocument/2006/relationships/hyperlink" Target="linear-algebra-matrices.html#exm-dot-product-matmul" TargetMode="External"/><Relationship Id="rId74" Type="http://schemas.openxmlformats.org/officeDocument/2006/relationships/hyperlink" Target="linear-algebra-subspaces.html#def-basis" TargetMode="External"/><Relationship Id="rId77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4" Type="http://schemas.openxmlformats.org/officeDocument/2006/relationships/hyperlink" Target="linear-algebra-subspaces.html#def-rank" TargetMode="External"/><Relationship Id="rId90" Type="http://schemas.openxmlformats.org/officeDocument/2006/relationships/hyperlink" Target="linear-algebra-subspaces.html#def-span" TargetMode="External"/><Relationship Id="rId80" Type="http://schemas.openxmlformats.org/officeDocument/2006/relationships/hyperlink" Target="linear-algebra-subspaces.html#exm-basis" TargetMode="External"/><Relationship Id="rId76" Type="http://schemas.openxmlformats.org/officeDocument/2006/relationships/hyperlink" Target="linear-algebra-subspaces.html#exm-dimension" TargetMode="External"/><Relationship Id="rId96" Type="http://schemas.openxmlformats.org/officeDocument/2006/relationships/hyperlink" Target="linear-algebra-subspaces.html#exm-extend-basis" TargetMode="External"/><Relationship Id="rId81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2" Type="http://schemas.openxmlformats.org/officeDocument/2006/relationships/hyperlink" Target="linear-algebra-subspaces.html#thm-add-outside-span" TargetMode="External"/><Relationship Id="rId95" Type="http://schemas.openxmlformats.org/officeDocument/2006/relationships/hyperlink" Target="linear-algebra-subspaces.html#thm-extend-basis" TargetMode="External"/><Relationship Id="rId91" Type="http://schemas.openxmlformats.org/officeDocument/2006/relationships/hyperlink" Target="linear-algebra-subspaces.html#thm-span-subspace" TargetMode="External"/><Relationship Id="rId78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1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9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Relationship Id="rId9" Type="http://schemas.openxmlformats.org/officeDocument/2006/relationships/hyperlink" Target="algebra-trigonometry.html#def-cosine-sine" TargetMode="External"/><Relationship Id="rId10" Type="http://schemas.openxmlformats.org/officeDocument/2006/relationships/hyperlink" Target="algebra-trigonometry.html#thm-cosine-bije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09" Type="http://schemas.openxmlformats.org/officeDocument/2006/relationships/hyperlink" Target="https://doi.org/10.1007/978-3-031-41026-0" TargetMode="External"/><Relationship Id="rId117" Type="http://schemas.openxmlformats.org/officeDocument/2006/relationships/hyperlink" Target="https://en.wikipedia.org/wiki/Cauchy%E2%80%93Schwarz_inequality" TargetMode="External"/><Relationship Id="rId127" Type="http://schemas.openxmlformats.org/officeDocument/2006/relationships/hyperlink" Target="https://en.wikipedia.org/wiki/Cosine_similarity" TargetMode="External"/><Relationship Id="rId131" Type="http://schemas.openxmlformats.org/officeDocument/2006/relationships/hyperlink" Target="https://en.wikipedia.org/wiki/Gram%E2%80%93Schmidt_process" TargetMode="External"/><Relationship Id="rId107" Type="http://schemas.openxmlformats.org/officeDocument/2006/relationships/hyperlink" Target="https://en.wikipedia.org/wiki/Inner_product_space" TargetMode="External"/><Relationship Id="rId123" Type="http://schemas.openxmlformats.org/officeDocument/2006/relationships/hyperlink" Target="https://en.wikipedia.org/wiki/Lp_space" TargetMode="External"/><Relationship Id="rId119" Type="http://schemas.openxmlformats.org/officeDocument/2006/relationships/hyperlink" Target="https://en.wikipedia.org/wiki/Norm_(mathematics)" TargetMode="External"/><Relationship Id="rId129" Type="http://schemas.openxmlformats.org/officeDocument/2006/relationships/hyperlink" Target="https://en.wikipedia.org/wiki/Orthonormal_basis" TargetMode="External"/><Relationship Id="rId133" Type="http://schemas.openxmlformats.org/officeDocument/2006/relationships/hyperlink" Target="https://en.wikipedia.org/wiki/Outer_product" TargetMode="External"/><Relationship Id="rId115" Type="http://schemas.openxmlformats.org/officeDocument/2006/relationships/hyperlink" Target="https://en.wikipedia.org/wiki/Pythagorean_theorem" TargetMode="External"/><Relationship Id="rId121" Type="http://schemas.openxmlformats.org/officeDocument/2006/relationships/hyperlink" Target="https://en.wikipedia.org/wiki/Triangle_inequality" TargetMode="External"/><Relationship Id="rId125" Type="http://schemas.openxmlformats.org/officeDocument/2006/relationships/hyperlink" Target="https://en.wikipedia.org/wiki/Uniform_norm" TargetMode="External"/><Relationship Id="rId61" Type="http://schemas.openxmlformats.org/officeDocument/2006/relationships/hyperlink" Target="https://morrison-lab.github.io/sds/exploratory-descriptive.html#def-pearson-r" TargetMode="External"/><Relationship Id="rId113" Type="http://schemas.openxmlformats.org/officeDocument/2006/relationships/hyperlink" Target="https://ucla-biostat-216.github.io/2024fall/slides/02-vector/02-vector.html" TargetMode="External"/><Relationship Id="rId111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99" Type="http://schemas.openxmlformats.org/officeDocument/2006/relationships/hyperlink" Target="linear-algebra-matrices.html#def-matrix-mult" TargetMode="External"/><Relationship Id="rId102" Type="http://schemas.openxmlformats.org/officeDocument/2006/relationships/hyperlink" Target="linear-algebra-matrices.html#exm-dot-product-matmul" TargetMode="External"/><Relationship Id="rId74" Type="http://schemas.openxmlformats.org/officeDocument/2006/relationships/hyperlink" Target="linear-algebra-subspaces.html#def-basis" TargetMode="External"/><Relationship Id="rId77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4" Type="http://schemas.openxmlformats.org/officeDocument/2006/relationships/hyperlink" Target="linear-algebra-subspaces.html#def-rank" TargetMode="External"/><Relationship Id="rId90" Type="http://schemas.openxmlformats.org/officeDocument/2006/relationships/hyperlink" Target="linear-algebra-subspaces.html#def-span" TargetMode="External"/><Relationship Id="rId80" Type="http://schemas.openxmlformats.org/officeDocument/2006/relationships/hyperlink" Target="linear-algebra-subspaces.html#exm-basis" TargetMode="External"/><Relationship Id="rId76" Type="http://schemas.openxmlformats.org/officeDocument/2006/relationships/hyperlink" Target="linear-algebra-subspaces.html#exm-dimension" TargetMode="External"/><Relationship Id="rId96" Type="http://schemas.openxmlformats.org/officeDocument/2006/relationships/hyperlink" Target="linear-algebra-subspaces.html#exm-extend-basis" TargetMode="External"/><Relationship Id="rId81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2" Type="http://schemas.openxmlformats.org/officeDocument/2006/relationships/hyperlink" Target="linear-algebra-subspaces.html#thm-add-outside-span" TargetMode="External"/><Relationship Id="rId95" Type="http://schemas.openxmlformats.org/officeDocument/2006/relationships/hyperlink" Target="linear-algebra-subspaces.html#thm-extend-basis" TargetMode="External"/><Relationship Id="rId91" Type="http://schemas.openxmlformats.org/officeDocument/2006/relationships/hyperlink" Target="linear-algebra-subspaces.html#thm-span-subspace" TargetMode="External"/><Relationship Id="rId78" Type="http://schemas.openxmlformats.org/officeDocument/2006/relationships/hyperlink" Target="linear-algebra-subspaces.html#thm-subspace-equal-dim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1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89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2026-10-19T09:16:27Z</dcterms:created>
  <dcterms:modified xsi:type="dcterms:W3CDTF">2026-10-19T09:16:27Z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