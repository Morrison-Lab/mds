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(Orders of square matrices)</w:delText>
        </w:r>
      </w:del>
      <w:del w:id="4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has order</w:delText>
        </w:r>
      </w:del>
      <w:del w:id="7" w:author="PR Preview" w:date="2026-01-01T00:00:00Z">
        <w:r>
          <w:delText xml:space="preserve"> </w:delText>
        </w:r>
      </w:del>
      <m:oMath>
        <m:r>
          <m:t>2</m:t>
        </m:r>
      </m:oMath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has order</w:delText>
        </w:r>
      </w:del>
      <w:del w:id="14" w:author="PR Preview" w:date="2026-01-01T00:00:00Z">
        <w:r>
          <w:delText xml:space="preserve"> </w:delText>
        </w:r>
      </w:del>
      <m:oMath>
        <m:r>
          <m:t>1</m:t>
        </m:r>
      </m:oMath>
      <w:del w:id="15" w:author="PR Preview" w:date="2026-01-01T00:00:00Z">
        <w:r>
          <w:delText xml:space="preserve">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</w:delText>
        </w:r>
      </w:del>
      <w:del w:id="1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matrix has no order, since it is not square (</w:delText>
        </w:r>
      </w:del>
      <w:hyperlink r:id="rId13">
        <w:del w:id="21" w:author="PR Preview" w:date="2026-01-01T00:00:00Z">
          <w:r>
            <w:rPr>
              <w:rStyle w:val="Hyperlink"/>
            </w:rPr>
            <w:delText xml:space="preserve">Example 8 in Matrices</w:delText>
          </w:r>
        </w:del>
      </w:hyperlink>
      <w:del w:id="22" w:author="PR Preview" w:date="2026-01-01T00:00:00Z">
        <w:r>
          <w:delText xml:space="preserve">).</w:delText>
        </w:r>
      </w:del>
    </w:p>
    <w:p>
      <w:pPr>
        <w:pStyle w:val="BodyText"/>
      </w:pPr>
      <w:ins w:id="23" w:author="PR Preview" w:date="2026-01-01T00:00:00Z">
        <w:r>
          <w:rPr>
            <w:b/>
            <w:bCs/>
          </w:rPr>
          <w:t xml:space="preserve">Example 1 (Orders of square matrices)</w:t>
        </w:r>
      </w:ins>
      <w:ins w:id="24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has order</w:t>
        </w:r>
      </w:ins>
      <w:ins w:id="27" w:author="PR Preview" w:date="2026-01-01T00:00:00Z">
        <w:r>
          <w:t xml:space="preserve"> </w:t>
        </w:r>
      </w:ins>
      <m:oMath>
        <m:r>
          <m:t>2</m:t>
        </m:r>
      </m:oMath>
      <w:ins w:id="28" w:author="PR Preview" w:date="2026-01-01T00:00:00Z">
        <w:r>
          <w:t xml:space="preserve">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</w:t>
        </w:r>
      </w:ins>
      <w:ins w:id="3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has order</w:t>
        </w:r>
      </w:ins>
      <w:ins w:id="34" w:author="PR Preview" w:date="2026-01-01T00:00:00Z">
        <w:r>
          <w:t xml:space="preserve"> </w:t>
        </w:r>
      </w:ins>
      <m:oMath>
        <m:r>
          <m:t>1</m:t>
        </m:r>
      </m:oMath>
      <w:ins w:id="35" w:author="PR Preview" w:date="2026-01-01T00:00:00Z">
        <w:r>
          <w:t xml:space="preserve">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</w:t>
        </w:r>
      </w:ins>
      <w:ins w:id="3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matrix has no order, since it is not square (</w:t>
        </w:r>
      </w:ins>
      <w:hyperlink r:id="rId13">
        <w:ins w:id="41" w:author="PR Preview" w:date="2026-01-01T00:00:00Z">
          <w:r>
            <w:rPr>
              <w:rStyle w:val="Hyperlink"/>
            </w:rPr>
            <w:t xml:space="preserve">Example 7 in Matrices</w:t>
          </w:r>
        </w:ins>
      </w:hyperlink>
      <w:ins w:id="42" w:author="PR Preview" w:date="2026-01-01T00:00:00Z">
        <w:r>
          <w:t xml:space="preserve">).</w:t>
        </w:r>
      </w:ins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del w:id="43" w:author="PR Preview" w:date="2026-01-01T00:00:00Z">
        <w:r>
          <w:delText xml:space="preserve">The steps use</w:delText>
        </w:r>
      </w:del>
      <w:del w:id="44" w:author="PR Preview" w:date="2026-01-01T00:00:00Z">
        <w:r>
          <w:delText xml:space="preserve"> </w:delText>
        </w:r>
      </w:del>
      <w:hyperlink r:id="rId27">
        <w:del w:id="45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</w:delText>
        </w:r>
      </w:del>
      <w:del w:id="48" w:author="PR Preview" w:date="2026-01-01T00:00:00Z">
        <w:r>
          <w:delText xml:space="preserve"> </w:delText>
        </w:r>
      </w:del>
      <w:hyperlink r:id="rId28">
        <w:del w:id="49" w:author="PR Preview" w:date="2026-01-01T00:00:00Z">
          <w:r>
            <w:rPr>
              <w:rStyle w:val="Hyperlink"/>
            </w:rPr>
            <w:delText xml:space="preserve">Theorem 8 in Matrices</w:delText>
          </w:r>
        </w:del>
      </w:hyperlink>
      <w:del w:id="50" w:author="PR Preview" w:date="2026-01-01T00:00:00Z">
        <w:r>
          <w:delText xml:space="preserve">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Since</w:delText>
        </w:r>
      </w:del>
      <w:del w:id="5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del w:id="54" w:author="PR Preview" w:date="2026-01-01T00:00:00Z">
        <w:r>
          <w:delText xml:space="preserve">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at most one matrix satisfies these equations,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which is the uniqueness that</w:delText>
        </w:r>
      </w:del>
      <w:del w:id="59" w:author="PR Preview" w:date="2026-01-01T00:00:00Z">
        <w:r>
          <w:delText xml:space="preserve"> </w:delText>
        </w:r>
      </w:del>
      <w:hyperlink w:anchor="def-matrix-inverse">
        <w:del w:id="60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asserts.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When</w:delText>
        </w:r>
      </w:del>
      <w:del w:id="6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is invertible,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the matrix</w:delText>
        </w:r>
      </w:del>
      <w:del w:id="7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in</w:delText>
        </w:r>
      </w:del>
      <w:del w:id="73" w:author="PR Preview" w:date="2026-01-01T00:00:00Z">
        <w:r>
          <w:delText xml:space="preserve"> </w:delText>
        </w:r>
      </w:del>
      <w:hyperlink w:anchor="def-invertible-matrix">
        <w:del w:id="7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is therefore the inverse</w:delText>
        </w:r>
      </w:del>
      <w:del w:id="7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of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1" w:author="PR Preview" w:date="2026-01-01T00:00:00Z">
        <w:r>
          <w:delText xml:space="preserve">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and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invertible exactly when it has an inverse.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For example,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for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in</w:delText>
        </w:r>
      </w:del>
      <w:del w:id="94" w:author="PR Preview" w:date="2026-01-01T00:00:00Z">
        <w:r>
          <w:delText xml:space="preserve"> </w:delText>
        </w:r>
      </w:del>
      <w:hyperlink w:anchor="exm-invertible-matrix">
        <w:del w:id="95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is the only</w:delText>
        </w:r>
      </w:del>
      <w:del w:id="10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matrix</w:delText>
        </w:r>
      </w:del>
      <w:del w:id="10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with</w:delText>
        </w:r>
      </w:del>
    </w:p>
    <w:p>
      <w:pPr>
        <w:pStyle w:val="FirstParagraph"/>
      </w:pPr>
      <w:ins w:id="106" w:author="PR Preview" w:date="2026-01-01T00:00:00Z">
        <w:r>
          <w:t xml:space="preserve">The steps use</w:t>
        </w:r>
      </w:ins>
      <w:ins w:id="107" w:author="PR Preview" w:date="2026-01-01T00:00:00Z">
        <w:r>
          <w:t xml:space="preserve"> </w:t>
        </w:r>
      </w:ins>
      <w:hyperlink r:id="rId27">
        <w:ins w:id="108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</w:t>
        </w:r>
      </w:ins>
      <w:ins w:id="111" w:author="PR Preview" w:date="2026-01-01T00:00:00Z">
        <w:r>
          <w:t xml:space="preserve"> </w:t>
        </w:r>
      </w:ins>
      <w:hyperlink r:id="rId28">
        <w:ins w:id="112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113" w:author="PR Preview" w:date="2026-01-01T00:00:00Z">
        <w:r>
          <w:t xml:space="preserve">.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Since</w:t>
        </w:r>
      </w:ins>
      <w:ins w:id="11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at most one matrix satisfies these equations,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which is the uniqueness that</w:t>
        </w:r>
      </w:ins>
      <w:ins w:id="122" w:author="PR Preview" w:date="2026-01-01T00:00:00Z">
        <w:r>
          <w:t xml:space="preserve"> </w:t>
        </w:r>
      </w:ins>
      <w:hyperlink w:anchor="def-matrix-inverse">
        <w:ins w:id="12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asserts.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When</w:t>
        </w:r>
      </w:ins>
      <w:ins w:id="1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invertible,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 matrix</w:t>
        </w:r>
      </w:ins>
      <w:ins w:id="13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in</w:t>
        </w:r>
      </w:ins>
      <w:ins w:id="136" w:author="PR Preview" w:date="2026-01-01T00:00:00Z">
        <w:r>
          <w:t xml:space="preserve"> </w:t>
        </w:r>
      </w:ins>
      <w:hyperlink w:anchor="def-invertible-matrix">
        <w:ins w:id="13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is therefore the inverse</w:t>
        </w:r>
      </w:ins>
      <w:ins w:id="14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of</w:t>
        </w:r>
      </w:ins>
      <w:ins w:id="1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4" w:author="PR Preview" w:date="2026-01-01T00:00:00Z">
        <w:r>
          <w:t xml:space="preserve">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</w:t>
        </w:r>
      </w:ins>
      <w:ins w:id="1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invertible exactly when it has an inverse.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For example,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for</w:t>
        </w:r>
      </w:ins>
      <w:ins w:id="1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in</w:t>
        </w:r>
      </w:ins>
      <w:ins w:id="157" w:author="PR Preview" w:date="2026-01-01T00:00:00Z">
        <w:r>
          <w:t xml:space="preserve"> </w:t>
        </w:r>
      </w:ins>
      <w:hyperlink w:anchor="exm-invertible-matrix">
        <w:ins w:id="158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is the only</w:t>
        </w:r>
      </w:ins>
      <w:ins w:id="16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matrix</w:t>
        </w:r>
      </w:ins>
      <w:ins w:id="16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69" w:author="PR Preview" w:date="2026-01-01T00:00:00Z">
        <w:r>
          <w:delText xml:space="preserve">So</w:delText>
        </w:r>
      </w:del>
      <w:del w:id="17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satisfies</w:delText>
        </w:r>
      </w:del>
      <w:del w:id="173" w:author="PR Preview" w:date="2026-01-01T00:00:00Z">
        <w:r>
          <w:delText xml:space="preserve"> </w:delText>
        </w:r>
      </w:del>
      <w:hyperlink w:anchor="def-matrix-inverse">
        <w:del w:id="17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for</w:delText>
        </w:r>
      </w:del>
      <w:del w:id="1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178" w:author="PR Preview" w:date="2026-01-01T00:00:00Z">
        <w:r>
          <w:delText xml:space="preserve">.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The steps use</w:delText>
        </w:r>
      </w:del>
      <w:del w:id="181" w:author="PR Preview" w:date="2026-01-01T00:00:00Z">
        <w:r>
          <w:delText xml:space="preserve"> </w:delText>
        </w:r>
      </w:del>
      <w:hyperlink r:id="rId27">
        <w:del w:id="182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and</w:delText>
        </w:r>
      </w:del>
      <w:del w:id="185" w:author="PR Preview" w:date="2026-01-01T00:00:00Z">
        <w:r>
          <w:delText xml:space="preserve"> </w:delText>
        </w:r>
      </w:del>
      <w:hyperlink r:id="rId28">
        <w:del w:id="186" w:author="PR Preview" w:date="2026-01-01T00:00:00Z">
          <w:r>
            <w:rPr>
              <w:rStyle w:val="Hyperlink"/>
            </w:rPr>
            <w:delText xml:space="preserve">Theorem 8 in Matrices</w:delText>
          </w:r>
        </w:del>
      </w:hyperlink>
      <w:del w:id="187" w:author="PR Preview" w:date="2026-01-01T00:00:00Z">
        <w:r>
          <w:delText xml:space="preserve">.</w:delText>
        </w:r>
      </w:del>
    </w:p>
    <w:p>
      <w:pPr>
        <w:pStyle w:val="FirstParagraph"/>
      </w:pPr>
      <w:ins w:id="188" w:author="PR Preview" w:date="2026-01-01T00:00:00Z">
        <w:r>
          <w:t xml:space="preserve">So</w:t>
        </w:r>
      </w:ins>
      <w:ins w:id="18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satisfies</w:t>
        </w:r>
      </w:ins>
      <w:ins w:id="192" w:author="PR Preview" w:date="2026-01-01T00:00:00Z">
        <w:r>
          <w:t xml:space="preserve"> </w:t>
        </w:r>
      </w:ins>
      <w:hyperlink w:anchor="def-matrix-inverse">
        <w:ins w:id="19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for</w:t>
        </w:r>
      </w:ins>
      <w:ins w:id="1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97" w:author="PR Preview" w:date="2026-01-01T00:00:00Z">
        <w:r>
          <w:t xml:space="preserve">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The steps use</w:t>
        </w:r>
      </w:ins>
      <w:ins w:id="200" w:author="PR Preview" w:date="2026-01-01T00:00:00Z">
        <w:r>
          <w:t xml:space="preserve"> </w:t>
        </w:r>
      </w:ins>
      <w:hyperlink r:id="rId27">
        <w:ins w:id="201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</w:t>
        </w:r>
      </w:ins>
      <w:ins w:id="204" w:author="PR Preview" w:date="2026-01-01T00:00:00Z">
        <w:r>
          <w:t xml:space="preserve"> </w:t>
        </w:r>
      </w:ins>
      <w:hyperlink r:id="rId28">
        <w:ins w:id="205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206" w:author="PR Preview" w:date="2026-01-01T00:00:00Z">
        <w:r>
          <w:t xml:space="preserve">.</w:t>
        </w:r>
      </w:ins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del w:id="207" w:author="PR Preview" w:date="2026-01-01T00:00:00Z">
        <w:r>
          <w:delText xml:space="preserve">So</w:delText>
        </w:r>
      </w:del>
      <w:del w:id="20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satisfies</w:delText>
        </w:r>
      </w:del>
      <w:del w:id="211" w:author="PR Preview" w:date="2026-01-01T00:00:00Z">
        <w:r>
          <w:delText xml:space="preserve"> </w:delText>
        </w:r>
      </w:del>
      <w:hyperlink w:anchor="def-matrix-inverse">
        <w:del w:id="21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for</w:delText>
        </w:r>
      </w:del>
      <w:del w:id="21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6" w:author="PR Preview" w:date="2026-01-01T00:00:00Z">
        <w:r>
          <w:delText xml:space="preserve">.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The first step of each display is</w:delText>
        </w:r>
      </w:del>
      <w:del w:id="219" w:author="PR Preview" w:date="2026-01-01T00:00:00Z">
        <w:r>
          <w:delText xml:space="preserve"> </w:delText>
        </w:r>
      </w:del>
      <w:hyperlink r:id="rId32">
        <w:del w:id="220" w:author="PR Preview" w:date="2026-01-01T00:00:00Z">
          <w:r>
            <w:rPr>
              <w:rStyle w:val="Hyperlink"/>
            </w:rPr>
            <w:delText xml:space="preserve">Theorem 17 in Matrices</w:delText>
          </w:r>
        </w:del>
      </w:hyperlink>
      <w:del w:id="221" w:author="PR Preview" w:date="2026-01-01T00:00:00Z">
        <w:r>
          <w:delText xml:space="preserve">.</w:delText>
        </w:r>
      </w:del>
    </w:p>
    <w:p>
      <w:pPr>
        <w:pStyle w:val="FirstParagraph"/>
      </w:pPr>
      <w:ins w:id="222" w:author="PR Preview" w:date="2026-01-01T00:00:00Z">
        <w:r>
          <w:t xml:space="preserve">So</w:t>
        </w:r>
      </w:ins>
      <w:ins w:id="223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satisfies</w:t>
        </w:r>
      </w:ins>
      <w:ins w:id="226" w:author="PR Preview" w:date="2026-01-01T00:00:00Z">
        <w:r>
          <w:t xml:space="preserve"> </w:t>
        </w:r>
      </w:ins>
      <w:hyperlink w:anchor="def-matrix-inverse">
        <w:ins w:id="22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for</w:t>
        </w:r>
      </w:ins>
      <w:ins w:id="23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31" w:author="PR Preview" w:date="2026-01-01T00:00:00Z">
        <w:r>
          <w:t xml:space="preserve">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The first step of each display is</w:t>
        </w:r>
      </w:ins>
      <w:ins w:id="234" w:author="PR Preview" w:date="2026-01-01T00:00:00Z">
        <w:r>
          <w:t xml:space="preserve"> </w:t>
        </w:r>
      </w:ins>
      <w:hyperlink r:id="rId32">
        <w:ins w:id="235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36" w:author="PR Preview" w:date="2026-01-01T00:00:00Z">
        <w:r>
          <w:t xml:space="preserve">.</w:t>
        </w:r>
      </w:ins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del w:id="237" w:author="PR Preview" w:date="2026-01-01T00:00:00Z">
        <w:r>
          <w:rPr>
            <w:b/>
            <w:bCs/>
          </w:rPr>
          <w:delText xml:space="preserve">Products.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Matrix multiplication keeps three properties of multiplication of numbers: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it is associative (</w:delText>
        </w:r>
      </w:del>
      <w:hyperlink r:id="rId27">
        <w:del w:id="242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43" w:author="PR Preview" w:date="2026-01-01T00:00:00Z">
        <w:r>
          <w:delText xml:space="preserve">),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it is distributive over addition (</w:delText>
        </w:r>
      </w:del>
      <w:hyperlink r:id="rId44">
        <w:del w:id="246" w:author="PR Preview" w:date="2026-01-01T00:00:00Z">
          <w:r>
            <w:rPr>
              <w:rStyle w:val="Hyperlink"/>
            </w:rPr>
            <w:delText xml:space="preserve">Theorem 6 in Matrices</w:delText>
          </w:r>
        </w:del>
      </w:hyperlink>
      <w:del w:id="247" w:author="PR Preview" w:date="2026-01-01T00:00:00Z">
        <w:r>
          <w:delText xml:space="preserve">),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and it has an identity,</w:delText>
        </w:r>
      </w:del>
      <w:del w:id="250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(</w:delText>
        </w:r>
      </w:del>
      <w:hyperlink r:id="rId28">
        <w:del w:id="253" w:author="PR Preview" w:date="2026-01-01T00:00:00Z">
          <w:r>
            <w:rPr>
              <w:rStyle w:val="Hyperlink"/>
            </w:rPr>
            <w:delText xml:space="preserve">Theorem 8 in Matrices</w:delText>
          </w:r>
        </w:del>
      </w:hyperlink>
      <w:del w:id="254" w:author="PR Preview" w:date="2026-01-01T00:00:00Z">
        <w:r>
          <w:delText xml:space="preserve">).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It differs from multiplication of numbers in four ways:</w:delText>
        </w:r>
      </w:del>
    </w:p>
    <w:p>
      <w:pPr>
        <w:pStyle w:val="BodyText"/>
      </w:pPr>
      <w:ins w:id="257" w:author="PR Preview" w:date="2026-01-01T00:00:00Z">
        <w:r>
          <w:rPr>
            <w:b/>
            <w:bCs/>
          </w:rPr>
          <w:t xml:space="preserve">Products.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Matrix multiplication keeps three properties of multiplication of numbers: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it is associative (</w:t>
        </w:r>
      </w:ins>
      <w:hyperlink r:id="rId27">
        <w:ins w:id="262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63" w:author="PR Preview" w:date="2026-01-01T00:00:00Z">
        <w:r>
          <w:t xml:space="preserve">),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it is distributive over addition (</w:t>
        </w:r>
      </w:ins>
      <w:hyperlink r:id="rId44">
        <w:ins w:id="266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267" w:author="PR Preview" w:date="2026-01-01T00:00:00Z">
        <w:r>
          <w:t xml:space="preserve">),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and it has an identity,</w:t>
        </w:r>
      </w:ins>
      <w:ins w:id="27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(</w:t>
        </w:r>
      </w:ins>
      <w:hyperlink r:id="rId28">
        <w:ins w:id="273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274" w:author="PR Preview" w:date="2026-01-01T00:00:00Z">
        <w:r>
          <w:t xml:space="preserve">).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It differs from multiplication of numbers in four ways: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del w:id="277" w:author="PR Preview" w:date="2026-01-01T00:00:00Z">
        <w:r>
          <w:delText xml:space="preserve">Both norms are nonnegative square roots,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so equal squares give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delText>
        </w:r>
      </w:del>
      <w:del w:id="282" w:author="PR Preview" w:date="2026-01-01T00:00:00Z">
        <w:r>
          <w:delText xml:space="preserve">.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The second step is</w:delText>
        </w:r>
      </w:del>
      <w:del w:id="285" w:author="PR Preview" w:date="2026-01-01T00:00:00Z">
        <w:r>
          <w:delText xml:space="preserve"> </w:delText>
        </w:r>
      </w:del>
      <w:hyperlink r:id="rId62">
        <w:del w:id="286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287" w:author="PR Preview" w:date="2026-01-01T00:00:00Z">
        <w:r>
          <w:delText xml:space="preserve">,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the third is</w:delText>
        </w:r>
      </w:del>
      <w:del w:id="290" w:author="PR Preview" w:date="2026-01-01T00:00:00Z">
        <w:r>
          <w:delText xml:space="preserve"> </w:delText>
        </w:r>
      </w:del>
      <w:hyperlink r:id="rId32">
        <w:del w:id="291" w:author="PR Preview" w:date="2026-01-01T00:00:00Z">
          <w:r>
            <w:rPr>
              <w:rStyle w:val="Hyperlink"/>
            </w:rPr>
            <w:delText xml:space="preserve">Theorem 17 in Matrices</w:delText>
          </w:r>
        </w:del>
      </w:hyperlink>
      <w:del w:id="292" w:author="PR Preview" w:date="2026-01-01T00:00:00Z">
        <w:r>
          <w:delText xml:space="preserve">,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and the fourth is</w:delText>
        </w:r>
      </w:del>
      <w:del w:id="295" w:author="PR Preview" w:date="2026-01-01T00:00:00Z">
        <w:r>
          <w:delText xml:space="preserve"> </w:delText>
        </w:r>
      </w:del>
      <w:hyperlink r:id="rId27">
        <w:del w:id="296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97" w:author="PR Preview" w:date="2026-01-01T00:00:00Z">
        <w:r>
          <w:delText xml:space="preserve">.</w:delText>
        </w:r>
      </w:del>
    </w:p>
    <w:p>
      <w:pPr>
        <w:pStyle w:val="FirstParagraph"/>
      </w:pPr>
      <w:ins w:id="298" w:author="PR Preview" w:date="2026-01-01T00:00:00Z">
        <w:r>
          <w:t xml:space="preserve">Both norms are nonnegative square roots,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so equal squares give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  </w:r>
      </w:ins>
      <w:ins w:id="303" w:author="PR Preview" w:date="2026-01-01T00:00:00Z">
        <w:r>
          <w:t xml:space="preserve">.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The second step is</w:t>
        </w:r>
      </w:ins>
      <w:ins w:id="306" w:author="PR Preview" w:date="2026-01-01T00:00:00Z">
        <w:r>
          <w:t xml:space="preserve"> </w:t>
        </w:r>
      </w:ins>
      <w:hyperlink r:id="rId62">
        <w:ins w:id="307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the third is</w:t>
        </w:r>
      </w:ins>
      <w:ins w:id="311" w:author="PR Preview" w:date="2026-01-01T00:00:00Z">
        <w:r>
          <w:t xml:space="preserve"> </w:t>
        </w:r>
      </w:ins>
      <w:hyperlink r:id="rId32">
        <w:ins w:id="312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313" w:author="PR Preview" w:date="2026-01-01T00:00:00Z">
        <w:r>
          <w:t xml:space="preserve">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and the fourth is</w:t>
        </w:r>
      </w:ins>
      <w:ins w:id="316" w:author="PR Preview" w:date="2026-01-01T00:00:00Z">
        <w:r>
          <w:t xml:space="preserve"> </w:t>
        </w:r>
      </w:ins>
      <w:hyperlink r:id="rId27">
        <w:ins w:id="317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318" w:author="PR Preview" w:date="2026-01-01T00:00:00Z">
        <w:r>
          <w:t xml:space="preserve">.</w:t>
        </w:r>
      </w:ins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del w:id="319" w:author="PR Preview" w:date="2026-01-01T00:00:00Z">
        <w:r>
          <w:delText xml:space="preserve">The distributive step is</w:delText>
        </w:r>
      </w:del>
      <w:del w:id="320" w:author="PR Preview" w:date="2026-01-01T00:00:00Z">
        <w:r>
          <w:delText xml:space="preserve"> </w:delText>
        </w:r>
      </w:del>
      <w:hyperlink r:id="rId44">
        <w:del w:id="321" w:author="PR Preview" w:date="2026-01-01T00:00:00Z">
          <w:r>
            <w:rPr>
              <w:rStyle w:val="Hyperlink"/>
            </w:rPr>
            <w:delText xml:space="preserve">Theorem 6 in Matrices</w:delText>
          </w:r>
        </w:del>
      </w:hyperlink>
      <w:del w:id="322" w:author="PR Preview" w:date="2026-01-01T00:00:00Z">
        <w:r>
          <w:delText xml:space="preserve">,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and the transpose step is</w:delText>
        </w:r>
      </w:del>
      <w:del w:id="325" w:author="PR Preview" w:date="2026-01-01T00:00:00Z">
        <w:r>
          <w:delText xml:space="preserve"> </w:delText>
        </w:r>
      </w:del>
      <w:hyperlink r:id="rId32">
        <w:del w:id="326" w:author="PR Preview" w:date="2026-01-01T00:00:00Z">
          <w:r>
            <w:rPr>
              <w:rStyle w:val="Hyperlink"/>
            </w:rPr>
            <w:delText xml:space="preserve">Theorem 17 in Matrices</w:delText>
          </w:r>
        </w:del>
      </w:hyperlink>
      <w:del w:id="327" w:author="PR Preview" w:date="2026-01-01T00:00:00Z">
        <w:r>
          <w:delText xml:space="preserve">.</w:delText>
        </w:r>
      </w:del>
    </w:p>
    <w:p>
      <w:pPr>
        <w:pStyle w:val="FirstParagraph"/>
      </w:pPr>
      <w:ins w:id="328" w:author="PR Preview" w:date="2026-01-01T00:00:00Z">
        <w:r>
          <w:t xml:space="preserve">The distributive step is</w:t>
        </w:r>
      </w:ins>
      <w:ins w:id="329" w:author="PR Preview" w:date="2026-01-01T00:00:00Z">
        <w:r>
          <w:t xml:space="preserve"> </w:t>
        </w:r>
      </w:ins>
      <w:hyperlink r:id="rId44">
        <w:ins w:id="330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and the transpose step is</w:t>
        </w:r>
      </w:ins>
      <w:ins w:id="334" w:author="PR Preview" w:date="2026-01-01T00:00:00Z">
        <w:r>
          <w:t xml:space="preserve"> </w:t>
        </w:r>
      </w:ins>
      <w:hyperlink r:id="rId32">
        <w:ins w:id="335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336" w:author="PR Preview" w:date="2026-01-01T00:00:00Z">
        <w:r>
          <w:t xml:space="preserve">.</w:t>
        </w:r>
      </w:ins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del w:id="337" w:author="PR Preview" w:date="2026-01-01T00:00:00Z">
        <w:r>
          <w:delText xml:space="preserve">The first step is</w:delText>
        </w:r>
      </w:del>
      <w:del w:id="338" w:author="PR Preview" w:date="2026-01-01T00:00:00Z">
        <w:r>
          <w:delText xml:space="preserve"> </w:delText>
        </w:r>
      </w:del>
      <w:hyperlink r:id="rId32">
        <w:del w:id="339" w:author="PR Preview" w:date="2026-01-01T00:00:00Z">
          <w:r>
            <w:rPr>
              <w:rStyle w:val="Hyperlink"/>
            </w:rPr>
            <w:delText xml:space="preserve">Theorem 17 in Matrices</w:delText>
          </w:r>
        </w:del>
      </w:hyperlink>
      <w:del w:id="340" w:author="PR Preview" w:date="2026-01-01T00:00:00Z">
        <w:r>
          <w:delText xml:space="preserve">,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and the second follows from</w:delText>
        </w:r>
      </w:del>
      <w:del w:id="343" w:author="PR Preview" w:date="2026-01-01T00:00:00Z">
        <w:r>
          <w:delText xml:space="preserve"> </w:delText>
        </w:r>
      </w:del>
      <w:hyperlink r:id="rId122">
        <w:del w:id="344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345" w:author="PR Preview" w:date="2026-01-01T00:00:00Z">
        <w:r>
          <w:delText xml:space="preserve">,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which swaps rows and columns, so swapping them again restores</w:delText>
        </w:r>
      </w:del>
      <w:del w:id="3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49" w:author="PR Preview" w:date="2026-01-01T00:00:00Z">
        <w:r>
          <w:delText xml:space="preserve">.</w:delText>
        </w:r>
      </w:del>
    </w:p>
    <w:p>
      <w:pPr>
        <w:pStyle w:val="FirstParagraph"/>
      </w:pPr>
      <w:ins w:id="350" w:author="PR Preview" w:date="2026-01-01T00:00:00Z">
        <w:r>
          <w:t xml:space="preserve">The first step is</w:t>
        </w:r>
      </w:ins>
      <w:ins w:id="351" w:author="PR Preview" w:date="2026-01-01T00:00:00Z">
        <w:r>
          <w:t xml:space="preserve"> </w:t>
        </w:r>
      </w:ins>
      <w:hyperlink r:id="rId32">
        <w:ins w:id="352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353" w:author="PR Preview" w:date="2026-01-01T00:00:00Z">
        <w:r>
          <w:t xml:space="preserve">,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and the second follows from</w:t>
        </w:r>
      </w:ins>
      <w:ins w:id="356" w:author="PR Preview" w:date="2026-01-01T00:00:00Z">
        <w:r>
          <w:t xml:space="preserve"> </w:t>
        </w:r>
      </w:ins>
      <w:hyperlink r:id="rId122">
        <w:ins w:id="357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358" w:author="PR Preview" w:date="2026-01-01T00:00:00Z">
        <w:r>
          <w:t xml:space="preserve">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which swaps rows and columns, so swapping them again restores</w:t>
        </w:r>
      </w:ins>
      <w:ins w:id="3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2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del w:id="363" w:author="PR Preview" w:date="2026-01-01T00:00:00Z">
        <w:r>
          <w:delText xml:space="preserve">The second step is</w:delText>
        </w:r>
      </w:del>
      <w:del w:id="364" w:author="PR Preview" w:date="2026-01-01T00:00:00Z">
        <w:r>
          <w:delText xml:space="preserve"> </w:delText>
        </w:r>
      </w:del>
      <w:hyperlink r:id="rId32">
        <w:del w:id="365" w:author="PR Preview" w:date="2026-01-01T00:00:00Z">
          <w:r>
            <w:rPr>
              <w:rStyle w:val="Hyperlink"/>
            </w:rPr>
            <w:delText xml:space="preserve">Theorem 17 in Matrices</w:delText>
          </w:r>
        </w:del>
      </w:hyperlink>
      <w:del w:id="366" w:author="PR Preview" w:date="2026-01-01T00:00:00Z">
        <w:r>
          <w:delText xml:space="preserve">.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Also,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$\mathord{\smash[b]{\underset{\raise.3ex\hbox{$\scriptstyle\sim$}}{x}}\vphantom{x}}= \mathord{\smash[b]{\underset{\raise.3ex\hbox{$\scriptstyle\sim$}}{0}}\vphantom{0}}$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exactly when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$\mathord{\smash[b]{\underset{\raise.3ex\hbox{$\scriptstyle\sim$}}{y}}\vphantom{y}} = \mathord{\smash[b]{\underset{\raise.3ex\hbox{$\scriptstyle\sim$}}{0}}\vphantom{0}}$</w:delText>
        </w:r>
      </w:del>
      <w:del w:id="375" w:author="PR Preview" w:date="2026-01-01T00:00:00Z">
        <w:r>
          <w:delText xml:space="preserve">:</w:delText>
        </w:r>
      </w:del>
      <w:del w:id="37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for an orthogonal matrix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(</w:delText>
        </w:r>
      </w:del>
      <w:hyperlink w:anchor="def-orthogonal-matrix">
        <w:del w:id="38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82" w:author="PR Preview" w:date="2026-01-01T00:00:00Z">
        <w:r>
          <w:delText xml:space="preserve">),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so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$\mathord{\smash[b]{\underset{\raise.3ex\hbox{$\scriptstyle\sim$}}{x}}\vphantom{x}}= \mathbf{Q}\mathord{\smash[b]{\underset{\raise.3ex\hbox{$\scriptstyle\sim$}}{y}}\vphantom{y}}$</w:delText>
        </w:r>
      </w:del>
      <w:del w:id="387" w:author="PR Preview" w:date="2026-01-01T00:00:00Z">
        <w:r>
          <w:delText xml:space="preserve">.</w:delText>
        </w:r>
      </w:del>
    </w:p>
    <w:p>
      <w:pPr>
        <w:pStyle w:val="FirstParagraph"/>
      </w:pPr>
      <w:ins w:id="388" w:author="PR Preview" w:date="2026-01-01T00:00:00Z">
        <w:r>
          <w:t xml:space="preserve">The second step is</w:t>
        </w:r>
      </w:ins>
      <w:ins w:id="389" w:author="PR Preview" w:date="2026-01-01T00:00:00Z">
        <w:r>
          <w:t xml:space="preserve"> </w:t>
        </w:r>
      </w:ins>
      <w:hyperlink r:id="rId32">
        <w:ins w:id="390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391" w:author="PR Preview" w:date="2026-01-01T00:00:00Z">
        <w:r>
          <w:t xml:space="preserve">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Also,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exactly when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$\mathord{\smash[b]{\underset{\raise.3ex\hbox{$\scriptstyle\sim$}}{y}}\vphantom{y}} = \mathord{\smash[b]{\underset{\raise.3ex\hbox{$\scriptstyle\sim$}}{0}}\vphantom{0}}$</w:t>
        </w:r>
      </w:ins>
      <w:ins w:id="400" w:author="PR Preview" w:date="2026-01-01T00:00:00Z">
        <w:r>
          <w:t xml:space="preserve">:</w:t>
        </w:r>
      </w:ins>
      <w:ins w:id="40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for an orthogonal matrix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(</w:t>
        </w:r>
      </w:ins>
      <w:hyperlink w:anchor="def-orthogonal-matrix">
        <w:ins w:id="40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07" w:author="PR Preview" w:date="2026-01-01T00:00:00Z">
        <w:r>
          <w:t xml:space="preserve">),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so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$\mathord{\smash[b]{\underset{\raise.3ex\hbox{$\scriptstyle\sim$}}{x}}\vphantom{x}}= \mathbf{Q}\mathord{\smash[b]{\underset{\raise.3ex\hbox{$\scriptstyle\sim$}}{y}}\vphantom{y}}$</w:t>
        </w:r>
      </w:ins>
      <w:ins w:id="412" w:author="PR Preview" w:date="2026-01-01T00:00:00Z">
        <w:r>
          <w:t xml:space="preserve">.</w:t>
        </w:r>
      </w:ins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del w:id="413" w:author="PR Preview" w:date="2026-01-01T00:00:00Z">
        <w:r>
          <w:delText xml:space="preserve">The same steps, with</w:delText>
        </w:r>
      </w:del>
      <w:del w:id="414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and</w:delText>
        </w:r>
      </w:del>
      <w:del w:id="417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swapped,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give</w:delText>
        </w:r>
      </w:del>
      <w:del w:id="42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423" w:author="PR Preview" w:date="2026-01-01T00:00:00Z">
        <w:r>
          <w:delText xml:space="preserve">,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so</w:delText>
        </w:r>
      </w:del>
      <w:del w:id="42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(</w:delText>
        </w:r>
      </w:del>
      <w:hyperlink w:anchor="def-matrix-inverse">
        <w:del w:id="42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30" w:author="PR Preview" w:date="2026-01-01T00:00:00Z">
        <w:r>
          <w:delText xml:space="preserve">).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The steps with</w:delText>
        </w:r>
      </w:del>
      <w:del w:id="43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use</w:delText>
        </w:r>
      </w:del>
      <w:del w:id="436" w:author="PR Preview" w:date="2026-01-01T00:00:00Z">
        <w:r>
          <w:delText xml:space="preserve"> </w:delText>
        </w:r>
      </w:del>
      <w:hyperlink w:anchor="def-orthogonal-matrix">
        <w:del w:id="43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38" w:author="PR Preview" w:date="2026-01-01T00:00:00Z">
        <w:r>
          <w:delText xml:space="preserve">,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whose remark records that</w:delText>
        </w:r>
      </w:del>
      <w:del w:id="441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too,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and the identity step uses</w:delText>
        </w:r>
      </w:del>
      <w:del w:id="446" w:author="PR Preview" w:date="2026-01-01T00:00:00Z">
        <w:r>
          <w:delText xml:space="preserve"> </w:delText>
        </w:r>
      </w:del>
      <w:hyperlink r:id="rId28">
        <w:del w:id="447" w:author="PR Preview" w:date="2026-01-01T00:00:00Z">
          <w:r>
            <w:rPr>
              <w:rStyle w:val="Hyperlink"/>
            </w:rPr>
            <w:delText xml:space="preserve">Theorem 8 in Matrices</w:delText>
          </w:r>
        </w:del>
      </w:hyperlink>
      <w:del w:id="448" w:author="PR Preview" w:date="2026-01-01T00:00:00Z">
        <w:r>
          <w:delText xml:space="preserve">.</w:delText>
        </w:r>
      </w:del>
    </w:p>
    <w:p>
      <w:pPr>
        <w:pStyle w:val="FirstParagraph"/>
      </w:pPr>
      <w:ins w:id="449" w:author="PR Preview" w:date="2026-01-01T00:00:00Z">
        <w:r>
          <w:t xml:space="preserve">The same steps, with</w:t>
        </w:r>
      </w:ins>
      <w:ins w:id="450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</w:t>
        </w:r>
      </w:ins>
      <w:ins w:id="453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swapped,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give</w:t>
        </w:r>
      </w:ins>
      <w:ins w:id="45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459" w:author="PR Preview" w:date="2026-01-01T00:00:00Z">
        <w:r>
          <w:t xml:space="preserve">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so</w:t>
        </w:r>
      </w:ins>
      <w:ins w:id="46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(</w:t>
        </w:r>
      </w:ins>
      <w:hyperlink w:anchor="def-matrix-inverse">
        <w:ins w:id="46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66" w:author="PR Preview" w:date="2026-01-01T00:00:00Z">
        <w:r>
          <w:t xml:space="preserve">).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The steps with</w:t>
        </w:r>
      </w:ins>
      <w:ins w:id="46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use</w:t>
        </w:r>
      </w:ins>
      <w:ins w:id="472" w:author="PR Preview" w:date="2026-01-01T00:00:00Z">
        <w:r>
          <w:t xml:space="preserve"> </w:t>
        </w:r>
      </w:ins>
      <w:hyperlink w:anchor="def-orthogonal-matrix">
        <w:ins w:id="47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whose remark records that</w:t>
        </w:r>
      </w:ins>
      <w:ins w:id="47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too,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and the identity step uses</w:t>
        </w:r>
      </w:ins>
      <w:ins w:id="482" w:author="PR Preview" w:date="2026-01-01T00:00:00Z">
        <w:r>
          <w:t xml:space="preserve"> </w:t>
        </w:r>
      </w:ins>
      <w:hyperlink r:id="rId28">
        <w:ins w:id="483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484" w:author="PR Preview" w:date="2026-01-01T00:00:00Z">
        <w:r>
          <w:t xml:space="preserve">.</w:t>
        </w:r>
      </w:ins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del w:id="485" w:author="PR Preview" w:date="2026-01-01T00:00:00Z">
        <w:r>
          <w:delTex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delText>
        </w:r>
      </w:del>
    </w:p>
    <w:p>
      <w:pPr>
        <w:pStyle w:val="Compact"/>
      </w:pPr>
      <w:ins w:id="486" w:author="PR Preview" w:date="2026-01-01T00:00:00Z">
        <w:r>
  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  </w:r>
      </w:ins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del w:id="487" w:author="PR Preview" w:date="2026-01-01T00:00:00Z">
        <w:r>
          <w:delTex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delText>
        </w:r>
      </w:del>
    </w:p>
    <w:p>
      <w:pPr>
        <w:pStyle w:val="Compact"/>
      </w:pPr>
      <w:ins w:id="488" w:author="PR Preview" w:date="2026-01-01T00:00:00Z">
        <w:r>
  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  </w:r>
      </w:ins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del w:id="489" w:author="PR Preview" w:date="2026-01-01T00:00:00Z">
        <w:r>
          <w:delText xml:space="preserve">When embedding vectors are normalized to unit Euclidean norm (</w:delText>
        </w:r>
      </w:del>
      <w:del w:id="490" w:author="PR Preview" w:date="2026-01-01T00:00:00Z">
        <w:r>
          <w:delText xml:space="preserve">$\mathopen{}\left\lVert\mathord{\smash[b]{\underset{\raise.3ex\hbox{$\scriptstyle\sim$}}{x}}\vphantom{x}}\right\rVert\mathclose{} = 1$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and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$\mathopen{}\left\lVert\mathord{\smash[b]{\underset{\raise.3ex\hbox{$\scriptstyle\sim$}}{y}}\vphantom{y}}\right\rVert\mathclose{} = 1$</w:delText>
        </w:r>
      </w:del>
      <w:del w:id="495" w:author="PR Preview" w:date="2026-01-01T00:00:00Z">
        <w:r>
          <w:delText xml:space="preserve">),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cosine similarity equals the inner product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\mathord{\smash[b]{\underset{\raise.3ex\hbox{$\scriptstyle\sim$}}{y}}\vphantom{y}}\right\rangle\mathclose{}$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(</w:delText>
        </w:r>
      </w:del>
      <w:hyperlink r:id="rId153">
        <w:del w:id="502" w:author="PR Preview" w:date="2026-01-01T00:00:00Z">
          <w:r>
            <w:rPr>
              <w:rStyle w:val="Hyperlink"/>
            </w:rPr>
            <w:delText xml:space="preserve">Corollary 3 in Inner Products and Orthogonality</w:delText>
          </w:r>
        </w:del>
      </w:hyperlink>
      <w:del w:id="503" w:author="PR Preview" w:date="2026-01-01T00:00:00Z">
        <w:r>
          <w:delText xml:space="preserve">).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$\mathord{\smash[b]{\underset{\raise.3ex\hbox{$\scriptstyle\sim$}}{q}}\vphantom{q}} \cdot \mathord{\smash[b]{\underset{\raise.3ex\hbox{$\scriptstyle\sim$}}{k}}\vphantom{k}} / \sqrt{d_k}$</w:delText>
        </w:r>
      </w:del>
      <w:del w:id="508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509" w:author="PR Preview" w:date="2026-01-01T00:00:00Z">
        <w:r>
          <w:t xml:space="preserve">When embedding vectors are normalized to unit Euclidean norm (</w:t>
        </w:r>
      </w:ins>
      <w:ins w:id="510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and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515" w:author="PR Preview" w:date="2026-01-01T00:00:00Z">
        <w:r>
          <w:t xml:space="preserve">),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cosine similarity equals the inner product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\mathord{\smash[b]{\underset{\raise.3ex\hbox{$\scriptstyle\sim$}}{y}}\vphantom{y}}\right\rangle\mathclose{}$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(</w:t>
        </w:r>
      </w:ins>
      <w:hyperlink r:id="rId153">
        <w:ins w:id="522" w:author="PR Preview" w:date="2026-01-01T00:00:00Z">
          <w:r>
            <w:rPr>
              <w:rStyle w:val="Hyperlink"/>
            </w:rPr>
            <w:t xml:space="preserve">Corollary 2 in Inner Products and Orthogonality</w:t>
          </w:r>
        </w:ins>
      </w:hyperlink>
      <w:ins w:id="523" w:author="PR Preview" w:date="2026-01-01T00:00:00Z">
        <w:r>
          <w:t xml:space="preserve">).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$\mathord{\smash[b]{\underset{\raise.3ex\hbox{$\scriptstyle\sim$}}{q}}\vphantom{q}} \cdot \mathord{\smash[b]{\underset{\raise.3ex\hbox{$\scriptstyle\sim$}}{k}}\vphantom{k}} / \sqrt{d_k}$</w:t>
        </w:r>
      </w:ins>
      <w:ins w:id="528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2026-10-19T09:24:18Z</dcterms:created>
  <dcterms:modified xsi:type="dcterms:W3CDTF">2026-10-19T09:24:18Z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