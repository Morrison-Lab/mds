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18 (Product of two sums (FOIL))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any numbers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m:oMath>
        <m:r>
          <m:t>b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m:oMath>
        <m:r>
          <m:t>c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r>
          <m:t>d</m:t>
        </m:r>
      </m:oMath>
      <w:del w:id="1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5" w:author="PR Preview" w:date="2026-01-01T00:00:00Z">
        <w:r>
          <w:delText xml:space="preserve">The four products pair 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F</w:delText>
        </w:r>
      </w:del>
      <w:del w:id="18" w:author="PR Preview" w:date="2026-01-01T00:00:00Z">
        <w:r>
          <w:delText xml:space="preserve">irst terms (</w:delText>
        </w:r>
      </w:del>
      <m:oMath>
        <m:r>
          <m:t>a</m:t>
        </m:r>
        <m:r>
          <m:t>c</m:t>
        </m:r>
      </m:oMath>
      <w:del w:id="19" w:author="PR Preview" w:date="2026-01-01T00:00:00Z">
        <w:r>
          <w:delText xml:space="preserve">), 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O</w:delText>
        </w:r>
      </w:del>
      <w:del w:id="22" w:author="PR Preview" w:date="2026-01-01T00:00:00Z">
        <w:r>
          <w:delText xml:space="preserve">uter terms (</w:delText>
        </w:r>
      </w:del>
      <m:oMath>
        <m:r>
          <m:t>a</m:t>
        </m:r>
        <m:r>
          <m:t>d</m:t>
        </m:r>
      </m:oMath>
      <w:del w:id="23" w:author="PR Preview" w:date="2026-01-01T00:00:00Z">
        <w:r>
          <w:delText xml:space="preserve">), the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I</w:delText>
        </w:r>
      </w:del>
      <w:del w:id="26" w:author="PR Preview" w:date="2026-01-01T00:00:00Z">
        <w:r>
          <w:delText xml:space="preserve">nner terms (</w:delText>
        </w:r>
      </w:del>
      <m:oMath>
        <m:r>
          <m:t>b</m:t>
        </m:r>
        <m:r>
          <m:t>c</m:t>
        </m:r>
      </m:oMath>
      <w:del w:id="27" w:author="PR Preview" w:date="2026-01-01T00:00:00Z">
        <w:r>
          <w:delText xml:space="preserve">) and 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L</w:delText>
        </w:r>
      </w:del>
      <w:del w:id="30" w:author="PR Preview" w:date="2026-01-01T00:00:00Z">
        <w:r>
          <w:delText xml:space="preserve">ast terms (</w:delText>
        </w:r>
      </w:del>
      <m:oMath>
        <m:r>
          <m:t>b</m:t>
        </m:r>
        <m:r>
          <m:t>d</m:t>
        </m:r>
      </m:oMath>
      <w:del w:id="31" w:author="PR Preview" w:date="2026-01-01T00:00:00Z">
        <w:r>
          <w:delText xml:space="preserve">),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which gives this rule its name,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FOIL</w:delText>
        </w:r>
      </w:del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i/>
            <w:iCs/>
          </w:rPr>
          <w:delText xml:space="preserve">Proof</w:delText>
        </w:r>
      </w:del>
      <w:del w:id="38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p>
      <w:pPr>
        <w:pStyle w:val="FirstParagraph"/>
      </w:pPr>
      <w:del w:id="39" w:author="PR Preview" w:date="2026-01-01T00:00:00Z">
        <w:r>
          <w:rPr>
            <w:b/>
            <w:bCs/>
          </w:rPr>
          <w:delText xml:space="preserve">Example 28 (Checking FOIL)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With</w:delText>
        </w:r>
      </w:del>
      <w:del w:id="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43" w:author="PR Preview" w:date="2026-01-01T00:00:00Z">
        <w:r>
          <w:delText xml:space="preserve">,</w:delText>
        </w:r>
      </w:del>
      <w:del w:id="4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</w:delText>
        </w:r>
      </w:del>
      <w:del w:id="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4</m:t>
        </m:r>
      </m:oMath>
      <w:del w:id="5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2" w:author="PR Preview" w:date="2026-01-01T00:00:00Z">
        <w:r>
          <w:delText xml:space="preserve">Setting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a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</w:delText>
        </w:r>
      </w:del>
      <w:del w:id="5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b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gives</w:delText>
        </w:r>
      </w:del>
      <w:del w:id="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60" w:author="PR Preview" w:date="2026-01-01T00:00:00Z">
        <w:r>
          <w:delText xml:space="preserve">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which is the</w:delText>
        </w:r>
      </w:del>
      <w:del w:id="63" w:author="PR Preview" w:date="2026-01-01T00:00:00Z">
        <w:r>
          <w:delText xml:space="preserve"> </w:delText>
        </w:r>
      </w:del>
      <w:hyperlink w:anchor="thm-square-of-a-sum">
        <w:del w:id="64" w:author="PR Preview" w:date="2026-01-01T00:00:00Z">
          <w:r>
            <w:rPr>
              <w:rStyle w:val="Hyperlink"/>
            </w:rPr>
            <w:delText xml:space="preserve">square of a sum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once</w:delText>
        </w:r>
      </w:del>
      <w:del w:id="67" w:author="PR Preview" w:date="2026-01-01T00:00:00Z">
        <w:r>
          <w:delText xml:space="preserve"> </w:delText>
        </w:r>
      </w:del>
      <m:oMath>
        <m:r>
          <m:t>a</m:t>
        </m:r>
        <m:r>
          <m:t>b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</w:delText>
        </w:r>
      </w:del>
      <w:del w:id="70" w:author="PR Preview" w:date="2026-01-01T00:00:00Z">
        <w:r>
          <w:delText xml:space="preserve"> </w:delText>
        </w:r>
      </w:del>
      <m:oMath>
        <m:r>
          <m:t>b</m:t>
        </m:r>
        <m:r>
          <m:t>a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are combined.</w:delText>
        </w:r>
      </w:del>
    </w:p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Theorem 19 (Square of a sum)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For any numbers</w:delText>
        </w:r>
      </w:del>
      <w:del w:id="76" w:author="PR Preview" w:date="2026-01-01T00:00:00Z">
        <w:r>
          <w:delText xml:space="preserve"> </w:delText>
        </w:r>
      </w:del>
      <m:oMath>
        <m:r>
          <m:t>a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</w:delText>
        </w:r>
      </w:del>
      <w:del w:id="79" w:author="PR Preview" w:date="2026-01-01T00:00:00Z">
        <w:r>
          <w:delText xml:space="preserve"> </w:delText>
        </w:r>
      </w:del>
      <m:oMath>
        <m:r>
          <m:t>b</m:t>
        </m:r>
      </m:oMath>
      <w:del w:id="80" w:author="PR Preview" w:date="2026-01-01T00:00:00Z">
        <w:r>
          <w:delText xml:space="preserve">,</w:delText>
        </w:r>
      </w:del>
    </w:p>
    <w:p>
      <w:pPr>
        <w:pStyle w:val="BodyText"/>
      </w:pPr>
      <w:ins w:id="81" w:author="PR Preview" w:date="2026-01-01T00:00:00Z">
        <w:r>
          <w:rPr>
            <w:b/>
            <w:bCs/>
          </w:rPr>
          <w:t xml:space="preserve">Theorem 18 (Square of a sum)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any numbers</w:t>
        </w:r>
      </w:ins>
      <w:ins w:id="84" w:author="PR Preview" w:date="2026-01-01T00:00:00Z">
        <w:r>
          <w:t xml:space="preserve"> </w:t>
        </w:r>
      </w:ins>
      <m:oMath>
        <m:r>
          <m:t>a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</w:t>
        </w:r>
      </w:ins>
      <w:ins w:id="87" w:author="PR Preview" w:date="2026-01-01T00:00:00Z">
        <w:r>
          <w:t xml:space="preserve"> </w:t>
        </w:r>
      </w:ins>
      <m:oMath>
        <m:r>
          <m:t>b</m:t>
        </m:r>
      </m:oMath>
      <w:ins w:id="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del w:id="89" w:author="PR Preview" w:date="2026-01-01T00:00:00Z">
        <w:r>
          <w:rPr>
            <w:i/>
            <w:iCs/>
          </w:rPr>
          <w:delText xml:space="preserve">Remark 11</w:delText>
        </w:r>
      </w:del>
      <w:del w:id="90" w:author="PR Preview" w:date="2026-01-01T00:00:00Z">
        <w:r>
          <w:delText xml:space="preserve"> (Square of a difference). </w:delText>
        </w:r>
      </w:del>
      <w:del w:id="91" w:author="PR Preview" w:date="2026-01-01T00:00:00Z">
        <w:r>
          <w:delText xml:space="preserve">Replacing</w:delText>
        </w:r>
      </w:del>
      <w:del w:id="92" w:author="PR Preview" w:date="2026-01-01T00:00:00Z">
        <w:r>
          <w:delText xml:space="preserve"> </w:delText>
        </w:r>
      </w:del>
      <m:oMath>
        <m:r>
          <m:t>b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by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in</w:delText>
        </w:r>
      </w:del>
      <w:del w:id="98" w:author="PR Preview" w:date="2026-01-01T00:00:00Z">
        <w:r>
          <w:delText xml:space="preserve"> </w:delText>
        </w:r>
      </w:del>
      <w:hyperlink w:anchor="thm-square-of-a-sum">
        <w:del w:id="9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gives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For example, the square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 the difference between an observed value</w:delText>
        </w:r>
      </w:del>
      <w:del w:id="109" w:author="PR Preview" w:date="2026-01-01T00:00:00Z">
        <w:r>
          <w:delText xml:space="preserve"> </w:delText>
        </w:r>
      </w:del>
      <m:oMath>
        <m:r>
          <m:t>y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a prediction</w:delText>
        </w:r>
      </w:del>
      <w:del w:id="1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of it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expands this way.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With</w:delText>
        </w:r>
      </w:del>
      <w:del w:id="11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</w:delText>
        </w:r>
      </w:del>
      <w:del w:id="1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123" w:author="PR Preview" w:date="2026-01-01T00:00:00Z">
        <w:r>
          <w:delText xml:space="preserve">,</w:delText>
        </w:r>
      </w:del>
    </w:p>
    <w:p>
      <w:pPr>
        <w:pStyle w:val="BodyText"/>
      </w:pPr>
      <w:ins w:id="124" w:author="PR Preview" w:date="2026-01-01T00:00:00Z">
        <w:r>
          <w:rPr>
            <w:i/>
            <w:iCs/>
          </w:rPr>
          <w:t xml:space="preserve">Remark 11</w:t>
        </w:r>
      </w:ins>
      <w:ins w:id="125" w:author="PR Preview" w:date="2026-01-01T00:00:00Z">
        <w:r>
          <w:t xml:space="preserve"> (Square of a difference). </w:t>
        </w:r>
      </w:ins>
      <w:ins w:id="126" w:author="PR Preview" w:date="2026-01-01T00:00:00Z">
        <w:r>
          <w:t xml:space="preserve">Replacing</w:t>
        </w:r>
      </w:ins>
      <w:ins w:id="127" w:author="PR Preview" w:date="2026-01-01T00:00:00Z">
        <w:r>
          <w:t xml:space="preserve"> </w:t>
        </w:r>
      </w:ins>
      <m:oMath>
        <m:r>
          <m:t>b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by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in</w:t>
        </w:r>
      </w:ins>
      <w:ins w:id="133" w:author="PR Preview" w:date="2026-01-01T00:00:00Z">
        <w:r>
          <w:t xml:space="preserve"> </w:t>
        </w:r>
      </w:ins>
      <w:hyperlink w:anchor="thm-square-of-a-sum">
        <w:ins w:id="13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gives</w:t>
        </w:r>
      </w:ins>
      <w:ins w:id="1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For example, the square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 the difference between an observed value</w:t>
        </w:r>
      </w:ins>
      <w:ins w:id="144" w:author="PR Preview" w:date="2026-01-01T00:00:00Z">
        <w:r>
          <w:t xml:space="preserve"> </w:t>
        </w:r>
      </w:ins>
      <m:oMath>
        <m:r>
          <m:t>y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a prediction</w:t>
        </w:r>
      </w:ins>
      <w:ins w:id="1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of it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expands this way.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With</w:t>
        </w:r>
      </w:ins>
      <w:ins w:id="1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15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del w:id="159" w:author="PR Preview" w:date="2026-01-01T00:00:00Z">
        <w:r>
          <w:rPr>
            <w:b/>
            <w:bCs/>
          </w:rPr>
          <w:delText xml:space="preserve">Theorem 20 (A constant factor comes out of a sum)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For any number</w:delText>
        </w:r>
      </w:del>
      <w:del w:id="162" w:author="PR Preview" w:date="2026-01-01T00:00:00Z">
        <w:r>
          <w:delText xml:space="preserve"> </w:delText>
        </w:r>
      </w:del>
      <m:oMath>
        <m:r>
          <m:t>c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 numbers</w:delText>
        </w:r>
      </w:del>
      <w:del w:id="1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6" w:author="PR Preview" w:date="2026-01-01T00:00:00Z">
        <w:r>
          <w:delText xml:space="preserve">,</w:delText>
        </w:r>
      </w:del>
    </w:p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Theorem 19 (A constant factor comes out of a sum)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For any number</w:t>
        </w:r>
      </w:ins>
      <w:ins w:id="170" w:author="PR Preview" w:date="2026-01-01T00:00:00Z">
        <w:r>
          <w:t xml:space="preserve"> </w:t>
        </w:r>
      </w:ins>
      <m:oMath>
        <m:r>
          <m:t>c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numbers</w:t>
        </w:r>
      </w:ins>
      <w:ins w:id="17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del w:id="175" w:author="PR Preview" w:date="2026-01-01T00:00:00Z">
        <w:r>
          <w:rPr>
            <w:b/>
            <w:bCs/>
          </w:rPr>
          <w:delText xml:space="preserve">Theorem 21 (A sum of sums splits)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any numbers</w:delText>
        </w:r>
      </w:del>
      <w:del w:id="17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and</w:delText>
        </w:r>
      </w:del>
      <w:del w:id="181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del w:id="182" w:author="PR Preview" w:date="2026-01-01T00:00:00Z">
        <w:r>
          <w:delText xml:space="preserve">,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Theorem 20 (A sum of sums splits)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For any numbers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ins w:id="1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del w:id="191" w:author="PR Preview" w:date="2026-01-01T00:00:00Z">
        <w:r>
          <w:rPr>
            <w:b/>
            <w:bCs/>
          </w:rPr>
          <w:delText xml:space="preserve">Example 29 (A sum over the empty set)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For example,</w:delText>
        </w:r>
      </w:del>
      <w:del w:id="19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195" w:author="PR Preview" w:date="2026-01-01T00:00:00Z">
        <w:r>
          <w:delText xml:space="preserve">.</w:delText>
        </w:r>
      </w:del>
    </w:p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Example 28 (A sum over the empty set)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For example,</w:t>
        </w:r>
      </w:ins>
      <w:ins w:id="19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200" w:author="PR Preview" w:date="2026-01-01T00:00:00Z">
        <w:r>
          <w:t xml:space="preserve">.</w:t>
        </w:r>
      </w:ins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del w:id="201" w:author="PR Preview" w:date="2026-01-01T00:00:00Z">
        <w:r>
          <w:rPr>
            <w:b/>
            <w:bCs/>
          </w:rPr>
          <w:delText xml:space="preserve">Example 30 (Numerator and denominator of a fraction)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The fraction</w:delText>
        </w:r>
      </w:del>
      <w:del w:id="2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has numerator</w:delText>
        </w:r>
      </w:del>
      <w:del w:id="207" w:author="PR Preview" w:date="2026-01-01T00:00:00Z">
        <w:r>
          <w:delText xml:space="preserve"> </w:delText>
        </w:r>
      </w:del>
      <m:oMath>
        <m:r>
          <m:t>6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 denominator</w:delText>
        </w:r>
      </w:del>
      <w:del w:id="210" w:author="PR Preview" w:date="2026-01-01T00:00:00Z">
        <w:r>
          <w:delText xml:space="preserve"> </w:delText>
        </w:r>
      </w:del>
      <m:oMath>
        <m:r>
          <m:t>4</m:t>
        </m:r>
      </m:oMath>
      <w:del w:id="211" w:author="PR Preview" w:date="2026-01-01T00:00:00Z">
        <w:r>
          <w:delText xml:space="preserve">.</w:delText>
        </w:r>
      </w:del>
    </w:p>
    <w:p>
      <w:pPr>
        <w:pStyle w:val="BodyText"/>
      </w:pPr>
      <w:del w:id="212" w:author="PR Preview" w:date="2026-01-01T00:00:00Z">
        <w:r>
          <w:rPr>
            <w:b/>
            <w:bCs/>
          </w:rPr>
          <w:delText xml:space="preserve">Example 31 (A quotient)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 quotient of</w:delText>
        </w:r>
      </w:del>
      <w:del w:id="215" w:author="PR Preview" w:date="2026-01-01T00:00:00Z">
        <w:r>
          <w:delText xml:space="preserve"> </w:delText>
        </w:r>
      </w:del>
      <m:oMath>
        <m:r>
          <m:t>6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by</w:delText>
        </w:r>
      </w:del>
      <w:del w:id="218" w:author="PR Preview" w:date="2026-01-01T00:00:00Z">
        <w:r>
          <w:delText xml:space="preserve"> </w:delText>
        </w:r>
      </w:del>
      <m:oMath>
        <m:r>
          <m:t>4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is</w:delText>
        </w:r>
      </w:del>
      <w:del w:id="22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quotient of</w:delText>
        </w:r>
      </w:del>
      <w:del w:id="225" w:author="PR Preview" w:date="2026-01-01T00:00:00Z">
        <w:r>
          <w:delText xml:space="preserve"> </w:delText>
        </w:r>
      </w:del>
      <m:oMath>
        <m:r>
          <m:t>6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by</w:delText>
        </w:r>
      </w:del>
      <w:del w:id="228" w:author="PR Preview" w:date="2026-01-01T00:00:00Z">
        <w:r>
          <w:delText xml:space="preserve"> </w:delText>
        </w:r>
      </w:del>
      <m:oMath>
        <m:r>
          <m:t>0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undefined,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because</w:delText>
        </w:r>
      </w:del>
      <w:del w:id="233" w:author="PR Preview" w:date="2026-01-01T00:00:00Z">
        <w:r>
          <w:delText xml:space="preserve"> </w:delText>
        </w:r>
      </w:del>
      <w:hyperlink w:anchor="def-quotient">
        <w:del w:id="234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Example 29 (Numerator and denominator of a fraction)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 fraction</w:t>
        </w:r>
      </w:ins>
      <w:ins w:id="2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has numerator</w:t>
        </w:r>
      </w:ins>
      <w:ins w:id="243" w:author="PR Preview" w:date="2026-01-01T00:00:00Z">
        <w:r>
          <w:t xml:space="preserve"> </w:t>
        </w:r>
      </w:ins>
      <m:oMath>
        <m:r>
          <m:t>6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denominator</w:t>
        </w:r>
      </w:ins>
      <w:ins w:id="246" w:author="PR Preview" w:date="2026-01-01T00:00:00Z">
        <w:r>
          <w:t xml:space="preserve"> </w:t>
        </w:r>
      </w:ins>
      <m:oMath>
        <m:r>
          <m:t>4</m:t>
        </m:r>
      </m:oMath>
      <w:ins w:id="247" w:author="PR Preview" w:date="2026-01-01T00:00:00Z">
        <w:r>
          <w:t xml:space="preserve">.</w:t>
        </w:r>
      </w:ins>
    </w:p>
    <w:bookmarkEnd w:id="158"/>
    <w:bookmarkStart w:id="159" w:name="exm-quotient"/>
    <w:p>
      <w:pPr>
        <w:pStyle w:val="BodyText"/>
      </w:pPr>
      <w:ins w:id="248" w:author="PR Preview" w:date="2026-01-01T00:00:00Z">
        <w:r>
          <w:rPr>
            <w:b/>
            <w:bCs/>
          </w:rPr>
          <w:t xml:space="preserve">Example 30 (A quotient)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The quotient of</w:t>
        </w:r>
      </w:ins>
      <w:ins w:id="251" w:author="PR Preview" w:date="2026-01-01T00:00:00Z">
        <w:r>
          <w:t xml:space="preserve"> </w:t>
        </w:r>
      </w:ins>
      <m:oMath>
        <m:r>
          <m:t>6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by</w:t>
        </w:r>
      </w:ins>
      <w:ins w:id="254" w:author="PR Preview" w:date="2026-01-01T00:00:00Z">
        <w:r>
          <w:t xml:space="preserve"> </w:t>
        </w:r>
      </w:ins>
      <m:oMath>
        <m:r>
          <m:t>4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</w:t>
        </w:r>
      </w:ins>
      <w:ins w:id="2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 quotient of</w:t>
        </w:r>
      </w:ins>
      <w:ins w:id="261" w:author="PR Preview" w:date="2026-01-01T00:00:00Z">
        <w:r>
          <w:t xml:space="preserve"> </w:t>
        </w:r>
      </w:ins>
      <m:oMath>
        <m:r>
          <m:t>6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by</w:t>
        </w:r>
      </w:ins>
      <w:ins w:id="264" w:author="PR Preview" w:date="2026-01-01T00:00:00Z">
        <w:r>
          <w:t xml:space="preserve"> </w:t>
        </w:r>
      </w:ins>
      <m:oMath>
        <m:r>
          <m:t>0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undefined,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because</w:t>
        </w:r>
      </w:ins>
      <w:ins w:id="269" w:author="PR Preview" w:date="2026-01-01T00:00:00Z">
        <w:r>
          <w:t xml:space="preserve"> </w:t>
        </w:r>
      </w:ins>
      <w:hyperlink w:anchor="def-quotient">
        <w:ins w:id="270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requires a nonzero denominator.</w:t>
        </w:r>
      </w:ins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del w:id="273" w:author="PR Preview" w:date="2026-01-01T00:00:00Z">
        <w:r>
          <w:rPr>
            <w:b/>
            <w:bCs/>
          </w:rPr>
          <w:delText xml:space="preserve">Example 32 (Counting person-years)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If</w:delText>
        </w:r>
      </w:del>
      <w:del w:id="276" w:author="PR Preview" w:date="2026-01-01T00:00:00Z">
        <w:r>
          <w:delText xml:space="preserve"> </w:delText>
        </w:r>
      </w:del>
      <m:oMath>
        <m:r>
          <m:t>10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people are each followed for</w:delText>
        </w:r>
      </w:del>
      <w:del w:id="279" w:author="PR Preview" w:date="2026-01-01T00:00:00Z">
        <w:r>
          <w:delText xml:space="preserve"> </w:delText>
        </w:r>
      </w:del>
      <m:oMath>
        <m:r>
          <m:t>2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years,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the study has</w:delText>
        </w:r>
      </w:del>
      <w:del w:id="28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person-years.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If one person is followed for</w:delText>
        </w:r>
      </w:del>
      <w:del w:id="289" w:author="PR Preview" w:date="2026-01-01T00:00:00Z">
        <w:r>
          <w:delText xml:space="preserve"> </w:delText>
        </w:r>
      </w:del>
      <m:oMath>
        <m:r>
          <m:t>3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years and another for</w:delText>
        </w:r>
      </w:del>
      <w:del w:id="29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year,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 study has</w:delText>
        </w:r>
      </w:del>
      <w:del w:id="29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person-years.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Example 31 (Counting person-years)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If</w:t>
        </w:r>
      </w:ins>
      <w:ins w:id="303" w:author="PR Preview" w:date="2026-01-01T00:00:00Z">
        <w:r>
          <w:t xml:space="preserve"> </w:t>
        </w:r>
      </w:ins>
      <m:oMath>
        <m:r>
          <m:t>10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people are each followed for</w:t>
        </w:r>
      </w:ins>
      <w:ins w:id="306" w:author="PR Preview" w:date="2026-01-01T00:00:00Z">
        <w:r>
          <w:t xml:space="preserve"> </w:t>
        </w:r>
      </w:ins>
      <m:oMath>
        <m:r>
          <m:t>2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years,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 study has</w:t>
        </w:r>
      </w:ins>
      <w:ins w:id="31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person-years.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If one person is followed for</w:t>
        </w:r>
      </w:ins>
      <w:ins w:id="316" w:author="PR Preview" w:date="2026-01-01T00:00:00Z">
        <w:r>
          <w:t xml:space="preserve"> </w:t>
        </w:r>
      </w:ins>
      <m:oMath>
        <m:r>
          <m:t>3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years and another for</w:t>
        </w:r>
      </w:ins>
      <w:ins w:id="31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year,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 study has</w:t>
        </w:r>
      </w:ins>
      <w:ins w:id="32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person-years.</w:t>
        </w:r>
      </w:ins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Example 33 (A ratio, and a quotient that is not one)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 </w:delText>
        </w:r>
      </w:del>
    </w:p>
    <w:p>
      <w:pPr>
        <w:pStyle w:val="BodyText"/>
      </w:pPr>
      <w:ins w:id="330" w:author="PR Preview" w:date="2026-01-01T00:00:00Z">
        <w:r>
          <w:rPr>
            <w:b/>
            <w:bCs/>
          </w:rPr>
          <w:t xml:space="preserve">Example 32 (A ratio, and a quotient that is not one)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del w:id="333" w:author="PR Preview" w:date="2026-01-01T00:00:00Z">
        <w:r>
          <w:rPr>
            <w:b/>
            <w:bCs/>
          </w:rPr>
          <w:delText xml:space="preserve">Example 34 (A proportion, and a ratio that is not one)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In a clinic with</w:delText>
        </w:r>
      </w:del>
      <w:del w:id="336" w:author="PR Preview" w:date="2026-01-01T00:00:00Z">
        <w:r>
          <w:delText xml:space="preserve"> </w:delText>
        </w:r>
      </w:del>
      <m:oMath>
        <m:r>
          <m:t>120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patients,</w:delText>
        </w:r>
      </w:del>
      <w:del w:id="339" w:author="PR Preview" w:date="2026-01-01T00:00:00Z">
        <w:r>
          <w:delText xml:space="preserve"> </w:delText>
        </w:r>
      </w:del>
      <m:oMath>
        <m:r>
          <m:t>30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of whom smoke:</w:delText>
        </w:r>
      </w:del>
    </w:p>
    <w:p>
      <w:pPr>
        <w:pStyle w:val="BodyText"/>
      </w:pPr>
      <w:ins w:id="342" w:author="PR Preview" w:date="2026-01-01T00:00:00Z">
        <w:r>
          <w:rPr>
            <w:b/>
            <w:bCs/>
          </w:rPr>
          <w:t xml:space="preserve">Example 33 (A proportion, and a ratio that is not one)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In a clinic with</w:t>
        </w:r>
      </w:ins>
      <w:ins w:id="345" w:author="PR Preview" w:date="2026-01-01T00:00:00Z">
        <w:r>
          <w:t xml:space="preserve"> </w:t>
        </w:r>
      </w:ins>
      <m:oMath>
        <m:r>
          <m:t>120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patients,</w:t>
        </w:r>
      </w:ins>
      <w:ins w:id="348" w:author="PR Preview" w:date="2026-01-01T00:00:00Z">
        <w:r>
          <w:t xml:space="preserve"> </w:t>
        </w:r>
      </w:ins>
      <m:oMath>
        <m:r>
          <m:t>30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del w:id="351" w:author="PR Preview" w:date="2026-01-01T00:00:00Z">
        <w:r>
          <w:rPr>
            <w:b/>
            <w:bCs/>
          </w:rPr>
          <w:delText xml:space="preserve">Example 35 (Proportional and non-proportional functions)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 </w:delText>
        </w:r>
      </w:del>
    </w:p>
    <w:p>
      <w:pPr>
        <w:pStyle w:val="BodyText"/>
      </w:pPr>
      <w:ins w:id="354" w:author="PR Preview" w:date="2026-01-01T00:00:00Z">
        <w:r>
          <w:rPr>
            <w:b/>
            <w:bCs/>
          </w:rPr>
          <w:t xml:space="preserve">Example 34 (Proportional and non-proportional functions)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 </w:t>
        </w:r>
      </w:ins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del w:id="357" w:author="PR Preview" w:date="2026-01-01T00:00:00Z">
        <w:r>
          <w:rPr>
            <w:b/>
            <w:bCs/>
          </w:rPr>
          <w:delText xml:space="preserve">Example 36 (Reading off limits)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 </w:delText>
        </w:r>
      </w:del>
    </w:p>
    <w:p>
      <w:pPr>
        <w:pStyle w:val="BodyText"/>
      </w:pPr>
      <w:ins w:id="360" w:author="PR Preview" w:date="2026-01-01T00:00:00Z">
        <w:r>
          <w:rPr>
            <w:b/>
            <w:bCs/>
          </w:rPr>
          <w:t xml:space="preserve">Example 35 (Reading off limits)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del w:id="363" w:author="PR Preview" w:date="2026-01-01T00:00:00Z">
        <w:r>
          <w:rPr>
            <w:b/>
            <w:bCs/>
          </w:rPr>
          <w:delText xml:space="preserve">Example 37 (Writing out an index shorthand)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Let</w:delText>
        </w:r>
      </w:del>
      <w:del w:id="3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and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0" w:author="PR Preview" w:date="2026-01-01T00:00:00Z">
        <w:r>
          <w:delText xml:space="preserve">.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 source that writes</w:delText>
        </w:r>
      </w:del>
      <w:del w:id="37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means</w:delText>
        </w:r>
      </w:del>
      <w:del w:id="37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77" w:author="PR Preview" w:date="2026-01-01T00:00:00Z">
        <w:r>
          <w:delText xml:space="preserve">:</w:delText>
        </w:r>
      </w:del>
    </w:p>
    <w:p>
      <w:pPr>
        <w:pStyle w:val="BodyText"/>
      </w:pPr>
      <w:ins w:id="378" w:author="PR Preview" w:date="2026-01-01T00:00:00Z">
        <w:r>
          <w:rPr>
            <w:b/>
            <w:bCs/>
          </w:rPr>
          <w:t xml:space="preserve">Example 36 (Writing out an index shorthand)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Let</w:t>
        </w:r>
      </w:ins>
      <w:ins w:id="3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 source that writes</w:t>
        </w:r>
      </w:ins>
      <w:ins w:id="38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means</w:t>
        </w:r>
      </w:ins>
      <w:ins w:id="39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del w:id="393" w:author="PR Preview" w:date="2026-01-01T00:00:00Z">
        <w:r>
          <w:rPr>
            <w:b/>
            <w:bCs/>
          </w:rPr>
          <w:delText xml:space="preserve">Example 38 (Constant and non-constant functions)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 </w:delText>
        </w:r>
      </w:del>
    </w:p>
    <w:p>
      <w:pPr>
        <w:pStyle w:val="BodyText"/>
      </w:pPr>
      <w:ins w:id="396" w:author="PR Preview" w:date="2026-01-01T00:00:00Z">
        <w:r>
          <w:rPr>
            <w:b/>
            <w:bCs/>
          </w:rPr>
          <w:t xml:space="preserve">Example 37 (Constant and non-constant functions)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del w:id="399" w:author="PR Preview" w:date="2026-01-01T00:00:00Z">
        <w:r>
          <w:rPr>
            <w:b/>
            <w:bCs/>
          </w:rPr>
          <w:delText xml:space="preserve">Example 39 (Degrees of some polynomials)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 </w:delText>
        </w:r>
      </w:del>
    </w:p>
    <w:p>
      <w:pPr>
        <w:pStyle w:val="BodyText"/>
      </w:pPr>
      <w:ins w:id="402" w:author="PR Preview" w:date="2026-01-01T00:00:00Z">
        <w:r>
          <w:rPr>
            <w:b/>
            <w:bCs/>
          </w:rPr>
          <w:t xml:space="preserve">Example 38 (Degrees of some polynomials)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del w:id="405" w:author="PR Preview" w:date="2026-01-01T00:00:00Z">
        <w:r>
          <w:rPr>
            <w:b/>
            <w:bCs/>
          </w:rPr>
          <w:delText xml:space="preserve">Example 40 (Leading coefficients)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 </w:delText>
        </w:r>
      </w:del>
    </w:p>
    <w:p>
      <w:pPr>
        <w:pStyle w:val="BodyText"/>
      </w:pPr>
      <w:ins w:id="408" w:author="PR Preview" w:date="2026-01-01T00:00:00Z">
        <w:r>
          <w:rPr>
            <w:b/>
            <w:bCs/>
          </w:rPr>
          <w:t xml:space="preserve">Example 39 (Leading coefficients)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del w:id="411" w:author="PR Preview" w:date="2026-01-01T00:00:00Z">
        <w:r>
          <w:rPr>
            <w:b/>
            <w:bCs/>
          </w:rPr>
          <w:delText xml:space="preserve">Example 41 (Quadratic and cubic polynomials)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 </w:delText>
        </w:r>
      </w:del>
    </w:p>
    <w:p>
      <w:pPr>
        <w:pStyle w:val="BodyText"/>
      </w:pPr>
      <w:ins w:id="414" w:author="PR Preview" w:date="2026-01-01T00:00:00Z">
        <w:r>
          <w:rPr>
            <w:b/>
            <w:bCs/>
          </w:rPr>
          <w:t xml:space="preserve">Example 40 (Quadratic and cubic polynomials)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del w:id="417" w:author="PR Preview" w:date="2026-01-01T00:00:00Z">
        <w:r>
          <w:rPr>
            <w:b/>
            <w:bCs/>
          </w:rPr>
          <w:delText xml:space="preserve">Example 42 (The parabola</w:delText>
        </w:r>
      </w:del>
      <w:del w:id="418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419" w:author="PR Preview" w:date="2026-01-01T00:00:00Z">
        <w:r>
          <w:rPr>
            <w:b/>
            <w:bCs/>
          </w:rPr>
          <w:delText xml:space="preserve">)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The graph of</w:delText>
        </w:r>
      </w:del>
      <w:del w:id="4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 a parabola.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It contains the points</w:delText>
        </w:r>
      </w:del>
      <w:del w:id="4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28" w:author="PR Preview" w:date="2026-01-01T00:00:00Z">
        <w:r>
          <w:delText xml:space="preserve">,</w:delText>
        </w:r>
      </w:del>
      <w:del w:id="4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433" w:author="PR Preview" w:date="2026-01-01T00:00:00Z">
        <w:r>
          <w:delText xml:space="preserve">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and its lowest point is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37" w:author="PR Preview" w:date="2026-01-01T00:00:00Z">
        <w:r>
          <w:delText xml:space="preserve">, since</w:delText>
        </w:r>
      </w:del>
      <w:del w:id="4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for every</w:delText>
        </w:r>
      </w:del>
      <w:del w:id="441" w:author="PR Preview" w:date="2026-01-01T00:00:00Z">
        <w:r>
          <w:delText xml:space="preserve"> </w:delText>
        </w:r>
      </w:del>
      <m:oMath>
        <m:r>
          <m:t>x</m:t>
        </m:r>
      </m:oMath>
      <w:del w:id="442" w:author="PR Preview" w:date="2026-01-01T00:00:00Z">
        <w:r>
          <w:delText xml:space="preserve">.</w:delText>
        </w:r>
      </w:del>
    </w:p>
    <w:p>
      <w:pPr>
        <w:pStyle w:val="BodyText"/>
      </w:pPr>
      <w:ins w:id="443" w:author="PR Preview" w:date="2026-01-01T00:00:00Z">
        <w:r>
          <w:rPr>
            <w:b/>
            <w:bCs/>
          </w:rPr>
          <w:t xml:space="preserve">Example 41 (The parabola</w:t>
        </w:r>
      </w:ins>
      <w:ins w:id="44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45" w:author="PR Preview" w:date="2026-01-01T00:00:00Z">
        <w:r>
          <w:rPr>
            <w:b/>
            <w:bCs/>
          </w:rPr>
          <w:t xml:space="preserve">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The graph of</w:t>
        </w:r>
      </w:ins>
      <w:ins w:id="4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a parabola.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It contains the points</w:t>
        </w:r>
      </w:ins>
      <w:ins w:id="4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54" w:author="PR Preview" w:date="2026-01-01T00:00:00Z">
        <w:r>
          <w:t xml:space="preserve">,</w:t>
        </w:r>
      </w:ins>
      <w:ins w:id="4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and its lowest point is</w:t>
        </w:r>
      </w:ins>
      <w:ins w:id="4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63" w:author="PR Preview" w:date="2026-01-01T00:00:00Z">
        <w:r>
          <w:t xml:space="preserve">, since</w:t>
        </w:r>
      </w:ins>
      <w:ins w:id="46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for every</w:t>
        </w:r>
      </w:ins>
      <w:ins w:id="467" w:author="PR Preview" w:date="2026-01-01T00:00:00Z">
        <w:r>
          <w:t xml:space="preserve"> </w:t>
        </w:r>
      </w:ins>
      <m:oMath>
        <m:r>
          <m:t>x</m:t>
        </m:r>
      </m:oMath>
      <w:ins w:id="468" w:author="PR Preview" w:date="2026-01-01T00:00:00Z">
        <w:r>
          <w:t xml:space="preserve">.</w:t>
        </w:r>
      </w:ins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del w:id="469" w:author="PR Preview" w:date="2026-01-01T00:00:00Z">
        <w:r>
          <w:rPr>
            <w:b/>
            <w:bCs/>
          </w:rPr>
          <w:delText xml:space="preserve">Theorem 22 (Intercept and slope of an affine function)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Let</w:delText>
        </w:r>
      </w:del>
      <w:del w:id="4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be an affine function (</w:delText>
        </w:r>
      </w:del>
      <w:hyperlink w:anchor="def-affine-function">
        <w:del w:id="475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476" w:author="PR Preview" w:date="2026-01-01T00:00:00Z">
        <w:r>
          <w:delText xml:space="preserve">).</w:delText>
        </w:r>
      </w:del>
    </w:p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Let</w:t>
        </w:r>
      </w:ins>
      <w:ins w:id="4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be an affine function (</w:t>
        </w:r>
      </w:ins>
      <w:hyperlink w:anchor="def-affine-function">
        <w:ins w:id="483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48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del w:id="485" w:author="PR Preview" w:date="2026-01-01T00:00:00Z">
        <w:r>
          <w:rPr>
            <w:b/>
            <w:bCs/>
          </w:rPr>
          <w:delText xml:space="preserve">Example 43 (An affine function, and a linear one)</w:delText>
        </w:r>
      </w:del>
      <w:del w:id="4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is affine with slope</w:delText>
        </w:r>
      </w:del>
      <w:del w:id="489" w:author="PR Preview" w:date="2026-01-01T00:00:00Z">
        <w:r>
          <w:delText xml:space="preserve"> </w:delText>
        </w:r>
      </w:del>
      <m:oMath>
        <m:r>
          <m:t>2</m:t>
        </m:r>
      </m:oMath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 intercept</w:delText>
        </w:r>
      </w:del>
      <w:del w:id="492" w:author="PR Preview" w:date="2026-01-01T00:00:00Z">
        <w:r>
          <w:delText xml:space="preserve"> </w:delText>
        </w:r>
      </w:del>
      <m:oMath>
        <m:r>
          <m:t>3</m:t>
        </m:r>
      </m:oMath>
      <w:del w:id="493" w:author="PR Preview" w:date="2026-01-01T00:00:00Z">
        <w:r>
          <w:delText xml:space="preserve">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By</w:delText>
        </w:r>
      </w:del>
      <w:del w:id="496" w:author="PR Preview" w:date="2026-01-01T00:00:00Z">
        <w:r>
          <w:delText xml:space="preserve"> </w:delText>
        </w:r>
      </w:del>
      <w:hyperlink w:anchor="thm-affine-function-props">
        <w:del w:id="497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498" w:author="PR Preview" w:date="2026-01-01T00:00:00Z">
        <w:r>
          <w:delText xml:space="preserve">,</w:delText>
        </w:r>
      </w:del>
      <w:del w:id="4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500" w:author="PR Preview" w:date="2026-01-01T00:00:00Z">
        <w:r>
          <w:delText xml:space="preserve">,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and each unit step in</w:delText>
        </w:r>
      </w:del>
      <w:del w:id="503" w:author="PR Preview" w:date="2026-01-01T00:00:00Z">
        <w:r>
          <w:delText xml:space="preserve"> </w:delText>
        </w:r>
      </w:del>
      <m:oMath>
        <m:r>
          <m:t>x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raises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by</w:delText>
        </w:r>
      </w:del>
      <w:del w:id="509" w:author="PR Preview" w:date="2026-01-01T00:00:00Z">
        <w:r>
          <w:delText xml:space="preserve"> </w:delText>
        </w:r>
      </w:del>
      <m:oMath>
        <m:r>
          <m:t>2</m:t>
        </m:r>
      </m:oMath>
      <w:del w:id="510" w:author="PR Preview" w:date="2026-01-01T00:00:00Z">
        <w:r>
          <w:delText xml:space="preserve">: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for example,</w:delText>
        </w:r>
      </w:del>
      <w:del w:id="5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and</w:delText>
        </w:r>
      </w:del>
      <w:del w:id="5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517" w:author="PR Preview" w:date="2026-01-01T00:00:00Z">
        <w:r>
          <w:delText xml:space="preserve">.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Its intercept is not</w:delText>
        </w:r>
      </w:del>
      <w:del w:id="520" w:author="PR Preview" w:date="2026-01-01T00:00:00Z">
        <w:r>
          <w:delText xml:space="preserve"> </w:delText>
        </w:r>
      </w:del>
      <m:oMath>
        <m:r>
          <m:t>0</m:t>
        </m:r>
      </m:oMath>
      <w:del w:id="521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522" w:author="PR Preview" w:date="2026-01-01T00:00:00Z">
        <w:r>
          <w:rPr>
            <w:b/>
            <w:bCs/>
          </w:rPr>
          <w:t xml:space="preserve">Example 42 (An affine function, and a linear one)</w:t>
        </w:r>
      </w:ins>
      <w:ins w:id="5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is affine with slope</w:t>
        </w:r>
      </w:ins>
      <w:ins w:id="526" w:author="PR Preview" w:date="2026-01-01T00:00:00Z">
        <w:r>
          <w:t xml:space="preserve"> </w:t>
        </w:r>
      </w:ins>
      <m:oMath>
        <m:r>
          <m:t>2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and intercept</w:t>
        </w:r>
      </w:ins>
      <w:ins w:id="529" w:author="PR Preview" w:date="2026-01-01T00:00:00Z">
        <w:r>
          <w:t xml:space="preserve"> </w:t>
        </w:r>
      </w:ins>
      <m:oMath>
        <m:r>
          <m:t>3</m:t>
        </m:r>
      </m:oMath>
      <w:ins w:id="530" w:author="PR Preview" w:date="2026-01-01T00:00:00Z">
        <w:r>
          <w:t xml:space="preserve">.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By</w:t>
        </w:r>
      </w:ins>
      <w:ins w:id="533" w:author="PR Preview" w:date="2026-01-01T00:00:00Z">
        <w:r>
          <w:t xml:space="preserve"> </w:t>
        </w:r>
      </w:ins>
      <w:hyperlink w:anchor="thm-affine-function-props">
        <w:ins w:id="534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each unit step in</w:t>
        </w:r>
      </w:ins>
      <w:ins w:id="540" w:author="PR Preview" w:date="2026-01-01T00:00:00Z">
        <w:r>
          <w:t xml:space="preserve"> </w:t>
        </w:r>
      </w:ins>
      <m:oMath>
        <m:r>
          <m:t>x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raises</w:t>
        </w:r>
      </w:ins>
      <w:ins w:id="543" w:author="PR Preview" w:date="2026-01-01T00:00:00Z">
        <w:r>
          <w:t xml:space="preserve"> </w:t>
        </w:r>
      </w:ins>
      <m:oMath>
        <m:r>
          <m:t>f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by</w:t>
        </w:r>
      </w:ins>
      <w:ins w:id="546" w:author="PR Preview" w:date="2026-01-01T00:00:00Z">
        <w:r>
          <w:t xml:space="preserve"> </w:t>
        </w:r>
      </w:ins>
      <m:oMath>
        <m:r>
          <m:t>2</m:t>
        </m:r>
      </m:oMath>
      <w:ins w:id="547" w:author="PR Preview" w:date="2026-01-01T00:00:00Z">
        <w:r>
          <w:t xml:space="preserve">: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for example,</w:t>
        </w:r>
      </w:ins>
      <w:ins w:id="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554" w:author="PR Preview" w:date="2026-01-01T00:00:00Z">
        <w:r>
          <w:t xml:space="preserve">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Its intercept is not</w:t>
        </w:r>
      </w:ins>
      <w:ins w:id="557" w:author="PR Preview" w:date="2026-01-01T00:00:00Z">
        <w:r>
          <w:t xml:space="preserve"> </w:t>
        </w:r>
      </w:ins>
      <m:oMath>
        <m:r>
          <m:t>0</m:t>
        </m:r>
      </m:oMath>
      <w:ins w:id="558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del w:id="559" w:author="PR Preview" w:date="2026-01-01T00:00:00Z">
        <w:r>
          <w:rPr>
            <w:b/>
            <w:bCs/>
          </w:rPr>
          <w:delText xml:space="preserve">Example 44 (The limit of a sequence)</w:delText>
        </w:r>
      </w:del>
      <w:del w:id="56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has limit</w:delText>
        </w:r>
      </w:del>
      <w:del w:id="563" w:author="PR Preview" w:date="2026-01-01T00:00:00Z">
        <w:r>
          <w:delText xml:space="preserve"> </w:delText>
        </w:r>
      </w:del>
      <m:oMath>
        <m:r>
          <m:t>0</m:t>
        </m:r>
      </m:oMath>
      <w:del w:id="564" w:author="PR Preview" w:date="2026-01-01T00:00:00Z">
        <w:r>
          <w:delText xml:space="preserve">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Given</w:delText>
        </w:r>
      </w:del>
      <w:del w:id="56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68" w:author="PR Preview" w:date="2026-01-01T00:00:00Z">
        <w:r>
          <w:delText xml:space="preserve">, take</w:delText>
        </w:r>
      </w:del>
      <w:del w:id="569" w:author="PR Preview" w:date="2026-01-01T00:00:00Z">
        <w:r>
          <w:delText xml:space="preserve"> </w:delText>
        </w:r>
      </w:del>
      <m:oMath>
        <m:r>
          <m:t>N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to be any natural number larger than</w:delText>
        </w:r>
      </w:del>
      <w:del w:id="5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573" w:author="PR Preview" w:date="2026-01-01T00:00:00Z">
        <w:r>
          <w:delText xml:space="preserve">.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For every</w:delText>
        </w:r>
      </w:del>
      <w:del w:id="5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579" w:author="PR Preview" w:date="2026-01-01T00:00:00Z">
        <w:r>
          <w:delText xml:space="preserve">.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For example, with</w:delText>
        </w:r>
      </w:del>
      <w:del w:id="58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583" w:author="PR Preview" w:date="2026-01-01T00:00:00Z">
        <w:r>
          <w:delText xml:space="preserve">, take</w:delText>
        </w:r>
      </w:del>
      <w:del w:id="58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585" w:author="PR Preview" w:date="2026-01-01T00:00:00Z">
        <w:r>
          <w:delText xml:space="preserve">: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every</w:delText>
        </w:r>
      </w:del>
      <w:del w:id="5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has</w:delText>
        </w:r>
      </w:del>
      <w:del w:id="59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592" w:author="PR Preview" w:date="2026-01-01T00:00:00Z">
        <w:r>
          <w:delText xml:space="preserve">.</w:delText>
        </w:r>
      </w:del>
    </w:p>
    <w:p>
      <w:pPr>
        <w:pStyle w:val="FirstParagraph"/>
      </w:pPr>
      <w:ins w:id="593" w:author="PR Preview" w:date="2026-01-01T00:00:00Z">
        <w:r>
          <w:rPr>
            <w:b/>
            <w:bCs/>
          </w:rPr>
          <w:t xml:space="preserve">Example 43 (The limit of a sequence)</w:t>
        </w:r>
      </w:ins>
      <w:ins w:id="5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has limit</w:t>
        </w:r>
      </w:ins>
      <w:ins w:id="597" w:author="PR Preview" w:date="2026-01-01T00:00:00Z">
        <w:r>
          <w:t xml:space="preserve"> </w:t>
        </w:r>
      </w:ins>
      <m:oMath>
        <m:r>
          <m:t>0</m:t>
        </m:r>
      </m:oMath>
      <w:ins w:id="598" w:author="PR Preview" w:date="2026-01-01T00:00:00Z">
        <w:r>
          <w:t xml:space="preserve">.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Given</w:t>
        </w:r>
      </w:ins>
      <w:ins w:id="60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02" w:author="PR Preview" w:date="2026-01-01T00:00:00Z">
        <w:r>
          <w:t xml:space="preserve">, take</w:t>
        </w:r>
      </w:ins>
      <w:ins w:id="603" w:author="PR Preview" w:date="2026-01-01T00:00:00Z">
        <w:r>
          <w:t xml:space="preserve"> </w:t>
        </w:r>
      </w:ins>
      <m:oMath>
        <m:r>
          <m:t>N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to be any natural number larger than</w:t>
        </w:r>
      </w:ins>
      <w:ins w:id="60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607" w:author="PR Preview" w:date="2026-01-01T00:00:00Z">
        <w:r>
          <w:t xml:space="preserve">.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For every</w:t>
        </w:r>
      </w:ins>
      <w:ins w:id="6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613" w:author="PR Preview" w:date="2026-01-01T00:00:00Z">
        <w:r>
          <w:t xml:space="preserve">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For example, with</w:t>
        </w:r>
      </w:ins>
      <w:ins w:id="61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617" w:author="PR Preview" w:date="2026-01-01T00:00:00Z">
        <w:r>
          <w:t xml:space="preserve">, take</w:t>
        </w:r>
      </w:ins>
      <w:ins w:id="6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619" w:author="PR Preview" w:date="2026-01-01T00:00:00Z">
        <w:r>
          <w:t xml:space="preserve">: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every</w:t>
        </w:r>
      </w:ins>
      <w:ins w:id="6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has</w:t>
        </w:r>
      </w:ins>
      <w:ins w:id="6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626" w:author="PR Preview" w:date="2026-01-01T00:00:00Z">
        <w:r>
          <w:t xml:space="preserve">.</w:t>
        </w:r>
      </w:ins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del w:id="627" w:author="PR Preview" w:date="2026-01-01T00:00:00Z">
        <w:r>
          <w:rPr>
            <w:b/>
            <w:bCs/>
          </w:rPr>
          <w:delText xml:space="preserve">Example 45 (A convergent sequence)</w:delText>
        </w:r>
      </w:del>
      <w:del w:id="62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converges to</w:delText>
        </w:r>
      </w:del>
      <w:del w:id="631" w:author="PR Preview" w:date="2026-01-01T00:00:00Z">
        <w:r>
          <w:delText xml:space="preserve"> </w:delText>
        </w:r>
      </w:del>
      <m:oMath>
        <m:r>
          <m:t>0</m:t>
        </m:r>
      </m:oMath>
      <w:del w:id="632" w:author="PR Preview" w:date="2026-01-01T00:00:00Z">
        <w:r>
          <w:delText xml:space="preserve">, because</w:delText>
        </w:r>
      </w:del>
      <w:del w:id="633" w:author="PR Preview" w:date="2026-01-01T00:00:00Z">
        <w:r>
          <w:delText xml:space="preserve"> </w:delText>
        </w:r>
      </w:del>
      <m:oMath>
        <m:r>
          <m:t>0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is its limit (</w:delText>
        </w:r>
      </w:del>
      <w:hyperlink w:anchor="exm-sequence-limit">
        <w:del w:id="636" w:author="PR Preview" w:date="2026-01-01T00:00:00Z">
          <w:r>
            <w:rPr>
              <w:rStyle w:val="Hyperlink"/>
            </w:rPr>
            <w:delText xml:space="preserve">Example 44</w:delText>
          </w:r>
        </w:del>
      </w:hyperlink>
      <w:del w:id="637" w:author="PR Preview" w:date="2026-01-01T00:00:00Z">
        <w:r>
          <w:delText xml:space="preserve">),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so</w:delText>
        </w:r>
      </w:del>
      <w:del w:id="6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is convergent.</w:delText>
        </w:r>
      </w:del>
    </w:p>
    <w:p>
      <w:pPr>
        <w:pStyle w:val="BodyText"/>
      </w:pPr>
      <w:ins w:id="643" w:author="PR Preview" w:date="2026-01-01T00:00:00Z">
        <w:r>
          <w:rPr>
            <w:b/>
            <w:bCs/>
          </w:rPr>
          <w:t xml:space="preserve">Example 44 (A convergent sequence)</w:t>
        </w:r>
      </w:ins>
      <w:ins w:id="6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converges to</w:t>
        </w:r>
      </w:ins>
      <w:ins w:id="647" w:author="PR Preview" w:date="2026-01-01T00:00:00Z">
        <w:r>
          <w:t xml:space="preserve"> </w:t>
        </w:r>
      </w:ins>
      <m:oMath>
        <m:r>
          <m:t>0</m:t>
        </m:r>
      </m:oMath>
      <w:ins w:id="648" w:author="PR Preview" w:date="2026-01-01T00:00:00Z">
        <w:r>
          <w:t xml:space="preserve">, because</w:t>
        </w:r>
      </w:ins>
      <w:ins w:id="649" w:author="PR Preview" w:date="2026-01-01T00:00:00Z">
        <w:r>
          <w:t xml:space="preserve"> </w:t>
        </w:r>
      </w:ins>
      <m:oMath>
        <m:r>
          <m:t>0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 its limit (</w:t>
        </w:r>
      </w:ins>
      <w:hyperlink w:anchor="exm-sequence-limit">
        <w:ins w:id="652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653" w:author="PR Preview" w:date="2026-01-01T00:00:00Z">
        <w:r>
          <w:t xml:space="preserve">),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so</w:t>
        </w:r>
      </w:ins>
      <w:ins w:id="65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is convergent.</w:t>
        </w:r>
      </w:ins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del w:id="659" w:author="PR Preview" w:date="2026-01-01T00:00:00Z">
        <w:r>
          <w:rPr>
            <w:b/>
            <w:bCs/>
          </w:rPr>
          <w:delText xml:space="preserve">Example 46 (A divergent sequence)</w:delText>
        </w:r>
      </w:del>
      <w:del w:id="66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diverges.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For any real number</w:delText>
        </w:r>
      </w:del>
      <w:del w:id="665" w:author="PR Preview" w:date="2026-01-01T00:00:00Z">
        <w:r>
          <w:delText xml:space="preserve"> </w:delText>
        </w:r>
      </w:del>
      <m:oMath>
        <m:r>
          <m:t>L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and</w:delText>
        </w:r>
      </w:del>
      <w:del w:id="66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669" w:author="PR Preview" w:date="2026-01-01T00:00:00Z">
        <w:r>
          <w:delText xml:space="preserve">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every</w:delText>
        </w:r>
      </w:del>
      <w:del w:id="67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has</w:delText>
        </w:r>
      </w:del>
      <w:del w:id="6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676" w:author="PR Preview" w:date="2026-01-01T00:00:00Z">
        <w:r>
          <w:delText xml:space="preserve">,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so no</w:delText>
        </w:r>
      </w:del>
      <w:del w:id="679" w:author="PR Preview" w:date="2026-01-01T00:00:00Z">
        <w:r>
          <w:delText xml:space="preserve"> </w:delText>
        </w:r>
      </w:del>
      <m:oMath>
        <m:r>
          <m:t>N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works.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For example, with</w:delText>
        </w:r>
      </w:del>
      <w:del w:id="684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685" w:author="PR Preview" w:date="2026-01-01T00:00:00Z">
        <w:r>
          <w:delText xml:space="preserve">, every</w:delText>
        </w:r>
      </w:del>
      <w:del w:id="68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has</w:delText>
        </w:r>
      </w:del>
      <w:del w:id="6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690" w:author="PR Preview" w:date="2026-01-01T00:00:00Z">
        <w:r>
          <w:delText xml:space="preserve">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It diverges to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694" w:author="PR Preview" w:date="2026-01-01T00:00:00Z">
        <w:r>
          <w:delText xml:space="preserve">: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for every real number</w:delText>
        </w:r>
      </w:del>
      <w:del w:id="697" w:author="PR Preview" w:date="2026-01-01T00:00:00Z">
        <w:r>
          <w:delText xml:space="preserve"> </w:delText>
        </w:r>
      </w:del>
      <m:oMath>
        <m:r>
          <m:t>M</m:t>
        </m:r>
      </m:oMath>
      <w:del w:id="698" w:author="PR Preview" w:date="2026-01-01T00:00:00Z">
        <w:r>
          <w:delText xml:space="preserve">, every</w:delText>
        </w:r>
      </w:del>
      <w:del w:id="69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has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when</w:delText>
        </w:r>
      </w:del>
      <w:del w:id="705" w:author="PR Preview" w:date="2026-01-01T00:00:00Z">
        <w:r>
          <w:delText xml:space="preserve"> </w:delText>
        </w:r>
      </w:del>
      <m:oMath>
        <m:r>
          <m:t>N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is a natural number larger than</w:delText>
        </w:r>
      </w:del>
      <w:del w:id="708" w:author="PR Preview" w:date="2026-01-01T00:00:00Z">
        <w:r>
          <w:delText xml:space="preserve"> </w:delText>
        </w:r>
      </w:del>
      <m:oMath>
        <m:r>
          <m:t>M</m:t>
        </m:r>
      </m:oMath>
      <w:del w:id="709" w:author="PR Preview" w:date="2026-01-01T00:00:00Z">
        <w:r>
          <w:delText xml:space="preserve">.</w:delText>
        </w:r>
      </w:del>
    </w:p>
    <w:p>
      <w:pPr>
        <w:pStyle w:val="BodyText"/>
      </w:pPr>
      <w:ins w:id="710" w:author="PR Preview" w:date="2026-01-01T00:00:00Z">
        <w:r>
          <w:rPr>
            <w:b/>
            <w:bCs/>
          </w:rPr>
          <w:t xml:space="preserve">Example 45 (A divergent sequence)</w:t>
        </w:r>
      </w:ins>
      <w:ins w:id="71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diverges.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For any real number</w:t>
        </w:r>
      </w:ins>
      <w:ins w:id="716" w:author="PR Preview" w:date="2026-01-01T00:00:00Z">
        <w:r>
          <w:t xml:space="preserve"> </w:t>
        </w:r>
      </w:ins>
      <m:oMath>
        <m:r>
          <m:t>L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every</w:t>
        </w:r>
      </w:ins>
      <w:ins w:id="7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has</w:t>
        </w:r>
      </w:ins>
      <w:ins w:id="72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so no</w:t>
        </w:r>
      </w:ins>
      <w:ins w:id="730" w:author="PR Preview" w:date="2026-01-01T00:00:00Z">
        <w:r>
          <w:t xml:space="preserve"> </w:t>
        </w:r>
      </w:ins>
      <m:oMath>
        <m:r>
          <m:t>N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works.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For example, with</w:t>
        </w:r>
      </w:ins>
      <w:ins w:id="73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736" w:author="PR Preview" w:date="2026-01-01T00:00:00Z">
        <w:r>
          <w:t xml:space="preserve">, every</w:t>
        </w:r>
      </w:ins>
      <w:ins w:id="7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has</w:t>
        </w:r>
      </w:ins>
      <w:ins w:id="74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741" w:author="PR Preview" w:date="2026-01-01T00:00:00Z">
        <w:r>
          <w:t xml:space="preserve">.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It diverges to</w:t>
        </w:r>
      </w:ins>
      <w:ins w:id="74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45" w:author="PR Preview" w:date="2026-01-01T00:00:00Z">
        <w:r>
          <w:t xml:space="preserve">: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for every real number</w:t>
        </w:r>
      </w:ins>
      <w:ins w:id="748" w:author="PR Preview" w:date="2026-01-01T00:00:00Z">
        <w:r>
          <w:t xml:space="preserve"> </w:t>
        </w:r>
      </w:ins>
      <m:oMath>
        <m:r>
          <m:t>M</m:t>
        </m:r>
      </m:oMath>
      <w:ins w:id="749" w:author="PR Preview" w:date="2026-01-01T00:00:00Z">
        <w:r>
          <w:t xml:space="preserve">, every</w:t>
        </w:r>
      </w:ins>
      <w:ins w:id="7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has</w:t>
        </w:r>
      </w:ins>
      <w:ins w:id="75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when</w:t>
        </w:r>
      </w:ins>
      <w:ins w:id="756" w:author="PR Preview" w:date="2026-01-01T00:00:00Z">
        <w:r>
          <w:t xml:space="preserve"> </w:t>
        </w:r>
      </w:ins>
      <m:oMath>
        <m:r>
          <m:t>N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is a natural number larger than</w:t>
        </w:r>
      </w:ins>
      <w:ins w:id="759" w:author="PR Preview" w:date="2026-01-01T00:00:00Z">
        <w:r>
          <w:t xml:space="preserve"> </w:t>
        </w:r>
      </w:ins>
      <m:oMath>
        <m:r>
          <m:t>M</m:t>
        </m:r>
      </m:oMath>
      <w:ins w:id="760" w:author="PR Preview" w:date="2026-01-01T00:00:00Z">
        <w:r>
          <w:t xml:space="preserve">.</w:t>
        </w:r>
      </w:ins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del w:id="761" w:author="PR Preview" w:date="2026-01-01T00:00:00Z">
        <w:r>
          <w:rPr>
            <w:b/>
            <w:bCs/>
          </w:rPr>
          <w:delText xml:space="preserve">Example 47 (Approximating</w:delText>
        </w:r>
      </w:del>
      <w:del w:id="76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763" w:author="PR Preview" w:date="2026-01-01T00:00:00Z">
        <w:r>
          <w:rPr>
            <w:b/>
            <w:bCs/>
          </w:rPr>
          <w:delText xml:space="preserve">)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For</w:delText>
        </w:r>
      </w:del>
      <w:del w:id="76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767" w:author="PR Preview" w:date="2026-01-01T00:00:00Z">
        <w:r>
          <w:delText xml:space="preserve">, the terms</w:delText>
        </w:r>
      </w:del>
      <w:del w:id="7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are:</w:delText>
        </w:r>
      </w:del>
    </w:p>
    <w:p>
      <w:pPr>
        <w:pStyle w:val="BodyText"/>
      </w:pPr>
      <w:ins w:id="771" w:author="PR Preview" w:date="2026-01-01T00:00:00Z">
        <w:r>
          <w:rPr>
            <w:b/>
            <w:bCs/>
          </w:rPr>
          <w:t xml:space="preserve">Example 46 (Approximating</w:t>
        </w:r>
      </w:ins>
      <w:ins w:id="77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773" w:author="PR Preview" w:date="2026-01-01T00:00:00Z">
        <w:r>
          <w:rPr>
            <w:b/>
            <w:bCs/>
          </w:rPr>
          <w:t xml:space="preserve">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For</w:t>
        </w:r>
      </w:ins>
      <w:ins w:id="7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777" w:author="PR Preview" w:date="2026-01-01T00:00:00Z">
        <w:r>
          <w:t xml:space="preserve">, the terms</w:t>
        </w:r>
      </w:ins>
      <w:ins w:id="77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del w:id="781" w:author="PR Preview" w:date="2026-01-01T00:00:00Z">
        <w:r>
          <w:rPr>
            <w:b/>
            <w:bCs/>
          </w:rPr>
          <w:delText xml:space="preserve">Example 48 (Euler’s number is irrational)</w:delText>
        </w:r>
      </w:del>
      <w:del w:id="782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is an</w:delText>
        </w:r>
      </w:del>
      <w:del w:id="785" w:author="PR Preview" w:date="2026-01-01T00:00:00Z">
        <w:r>
          <w:delText xml:space="preserve"> </w:delText>
        </w:r>
      </w:del>
      <w:hyperlink r:id="rId237">
        <w:del w:id="786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787" w:author="PR Preview" w:date="2026-01-01T00:00:00Z">
        <w:r>
          <w:delText xml:space="preserve">,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so no fraction equals it exactly.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The fraction</w:delText>
        </w:r>
      </w:del>
      <w:del w:id="79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is close,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but</w:delText>
        </w:r>
      </w:del>
      <w:del w:id="7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[31]</w:delText>
        </w:r>
      </w:del>
      <w:del w:id="800" w:author="PR Preview" w:date="2026-01-01T00:00:00Z">
        <w:r>
          <w:delText xml:space="preserve">.</w:delText>
        </w:r>
      </w:del>
    </w:p>
    <w:p>
      <w:pPr>
        <w:pStyle w:val="FirstParagraph"/>
      </w:pPr>
      <w:ins w:id="801" w:author="PR Preview" w:date="2026-01-01T00:00:00Z">
        <w:r>
          <w:rPr>
            <w:b/>
            <w:bCs/>
          </w:rPr>
          <w:t xml:space="preserve">Example 47 (Euler’s number is irrational)</w:t>
        </w:r>
      </w:ins>
      <w:ins w:id="802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 an</w:t>
        </w:r>
      </w:ins>
      <w:ins w:id="805" w:author="PR Preview" w:date="2026-01-01T00:00:00Z">
        <w:r>
          <w:t xml:space="preserve"> </w:t>
        </w:r>
      </w:ins>
      <w:hyperlink r:id="rId237">
        <w:ins w:id="806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so no fraction equals it exactly.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The fraction</w:t>
        </w:r>
      </w:ins>
      <w:ins w:id="81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close,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but</w:t>
        </w:r>
      </w:ins>
      <w:ins w:id="81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[31]</w:t>
        </w:r>
      </w:ins>
      <w:ins w:id="820" w:author="PR Preview" w:date="2026-01-01T00:00:00Z">
        <w:r>
          <w:t xml:space="preserve">.</w:t>
        </w:r>
      </w:ins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del w:id="821" w:author="PR Preview" w:date="2026-01-01T00:00:00Z">
        <w:r>
          <w:rPr>
            <w:b/>
            <w:bCs/>
          </w:rPr>
          <w:delText xml:space="preserve">Example 49 (Natural logarithms)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824" w:author="PR Preview" w:date="2026-01-01T00:00:00Z">
        <w:r>
          <w:delText xml:space="preserve">, because</w:delText>
        </w:r>
      </w:del>
      <w:del w:id="82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(</w:delText>
        </w:r>
      </w:del>
      <w:hyperlink w:anchor="exm-exponential-function">
        <w:del w:id="828" w:author="PR Preview" w:date="2026-01-01T00:00:00Z">
          <w:r>
            <w:rPr>
              <w:rStyle w:val="Hyperlink"/>
            </w:rPr>
            <w:delText xml:space="preserve">Example 47</w:delText>
          </w:r>
        </w:del>
      </w:hyperlink>
      <w:del w:id="829" w:author="PR Preview" w:date="2026-01-01T00:00:00Z">
        <w:r>
          <w:delText xml:space="preserve">).</w:delText>
        </w:r>
      </w:del>
    </w:p>
    <w:p>
      <w:pPr>
        <w:pStyle w:val="BodyText"/>
      </w:pPr>
      <w:ins w:id="830" w:author="PR Preview" w:date="2026-01-01T00:00:00Z">
        <w:r>
          <w:rPr>
            <w:b/>
            <w:bCs/>
          </w:rPr>
          <w:t xml:space="preserve">Example 48 (Natural logarithms)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33" w:author="PR Preview" w:date="2026-01-01T00:00:00Z">
        <w:r>
          <w:t xml:space="preserve">, because</w:t>
        </w:r>
      </w:ins>
      <w:ins w:id="83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w:hyperlink w:anchor="exm-exponential-function">
        <w:ins w:id="837" w:author="PR Preview" w:date="2026-01-01T00:00:00Z">
          <w:r>
            <w:rPr>
              <w:rStyle w:val="Hyperlink"/>
            </w:rPr>
            <w:t xml:space="preserve">Example 46</w:t>
          </w:r>
        </w:ins>
      </w:hyperlink>
      <w:ins w:id="83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del w:id="839" w:author="PR Preview" w:date="2026-01-01T00:00:00Z">
        <w:r>
          <w:rPr>
            <w:b/>
            <w:bCs/>
          </w:rPr>
          <w:delText xml:space="preserve">Example 50 (Real powers, and</w:delText>
        </w:r>
      </w:del>
      <w:del w:id="84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841" w:author="PR Preview" w:date="2026-01-01T00:00:00Z">
        <w:r>
          <w:rPr>
            <w:b/>
            <w:bCs/>
          </w:rPr>
          <w:delText xml:space="preserve">)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 </w:delText>
        </w:r>
      </w:del>
    </w:p>
    <w:p>
      <w:pPr>
        <w:pStyle w:val="BodyText"/>
      </w:pPr>
      <w:ins w:id="844" w:author="PR Preview" w:date="2026-01-01T00:00:00Z">
        <w:r>
          <w:rPr>
            <w:b/>
            <w:bCs/>
          </w:rPr>
          <w:t xml:space="preserve">Example 49 (Real powers, and</w:t>
        </w:r>
      </w:ins>
      <w:ins w:id="84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846" w:author="PR Preview" w:date="2026-01-01T00:00:00Z">
        <w:r>
          <w:rPr>
            <w:b/>
            <w:bCs/>
          </w:rPr>
          <w:t xml:space="preserve">)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 </w:t>
        </w:r>
      </w:ins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del w:id="849" w:author="PR Preview" w:date="2026-01-01T00:00:00Z">
        <w:r>
          <w:rPr>
            <w:b/>
            <w:bCs/>
          </w:rPr>
          <w:delText xml:space="preserve">Example 51 (Powers of zero and of negative numbers)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 </w:delText>
        </w:r>
      </w:del>
    </w:p>
    <w:p>
      <w:pPr>
        <w:pStyle w:val="FirstParagraph"/>
      </w:pPr>
      <w:ins w:id="852" w:author="PR Preview" w:date="2026-01-01T00:00:00Z">
        <w:r>
          <w:rPr>
            <w:b/>
            <w:bCs/>
          </w:rPr>
          <w:t xml:space="preserve">Example 50 (Powers of zero and of negative numbers)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del w:id="855" w:author="PR Preview" w:date="2026-01-01T00:00:00Z">
        <w:r>
          <w:rPr>
            <w:b/>
            <w:bCs/>
          </w:rPr>
          <w:delText xml:space="preserve">Theorem 23 (</w:delText>
        </w:r>
      </w:del>
      <m:oMath>
        <m:r>
          <m:rPr>
            <m:sty m:val="p"/>
          </m:rPr>
          <m:t>exp</m:t>
        </m:r>
      </m:oMath>
      <w:del w:id="856" w:author="PR Preview" w:date="2026-01-01T00:00:00Z">
        <w:r>
          <w:rPr>
            <w:b/>
            <w:bCs/>
          </w:rPr>
          <w:delText xml:space="preserve"> </w:delText>
        </w:r>
      </w:del>
      <w:del w:id="857" w:author="PR Preview" w:date="2026-01-01T00:00:00Z">
        <w:r>
          <w:rPr>
            <w:b/>
            <w:bCs/>
          </w:rPr>
          <w:delText xml:space="preserve">and</w:delText>
        </w:r>
      </w:del>
      <w:del w:id="85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</m:oMath>
      <w:del w:id="859" w:author="PR Preview" w:date="2026-01-01T00:00:00Z">
        <w:r>
          <w:rPr>
            <w:b/>
            <w:bCs/>
          </w:rPr>
          <w:delText xml:space="preserve"> </w:delText>
        </w:r>
      </w:del>
      <w:del w:id="860" w:author="PR Preview" w:date="2026-01-01T00:00:00Z">
        <w:r>
          <w:rPr>
            <w:b/>
            <w:bCs/>
          </w:rPr>
          <w:delText xml:space="preserve">are mutual inverses)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 </w:delText>
        </w:r>
      </w:del>
    </w:p>
    <w:p>
      <w:pPr>
        <w:pStyle w:val="FirstParagraph"/>
      </w:pPr>
      <w:ins w:id="863" w:author="PR Preview" w:date="2026-01-01T00:00:00Z">
        <w:r>
          <w:rPr>
            <w:b/>
            <w:bCs/>
          </w:rPr>
          <w:t xml:space="preserve">Theorem 22 (</w:t>
        </w:r>
      </w:ins>
      <m:oMath>
        <m:r>
          <m:rPr>
            <m:sty m:val="p"/>
          </m:rPr>
          <m:t>exp</m:t>
        </m:r>
      </m:oMath>
      <w:ins w:id="864" w:author="PR Preview" w:date="2026-01-01T00:00:00Z">
        <w:r>
          <w:rPr>
            <w:b/>
            <w:bCs/>
          </w:rPr>
          <w:t xml:space="preserve"> </w:t>
        </w:r>
      </w:ins>
      <w:ins w:id="865" w:author="PR Preview" w:date="2026-01-01T00:00:00Z">
        <w:r>
          <w:rPr>
            <w:b/>
            <w:bCs/>
          </w:rPr>
          <w:t xml:space="preserve">and</w:t>
        </w:r>
      </w:ins>
      <w:ins w:id="86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</m:oMath>
      <w:ins w:id="867" w:author="PR Preview" w:date="2026-01-01T00:00:00Z">
        <w:r>
          <w:rPr>
            <w:b/>
            <w:bCs/>
          </w:rPr>
          <w:t xml:space="preserve"> </w:t>
        </w:r>
      </w:ins>
      <w:ins w:id="868" w:author="PR Preview" w:date="2026-01-01T00:00:00Z">
        <w:r>
          <w:rPr>
            <w:b/>
            <w:bCs/>
          </w:rPr>
          <w:t xml:space="preserve">are mutual inverses)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del w:id="871" w:author="PR Preview" w:date="2026-01-01T00:00:00Z">
        <w:r>
          <w:rPr>
            <w:b/>
            <w:bCs/>
          </w:rPr>
          <w:delText xml:space="preserve">Theorem 24 (Logarithm of a product)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If</w:delText>
        </w:r>
      </w:del>
      <w:del w:id="8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and</w:delText>
        </w:r>
      </w:del>
      <w:del w:id="8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878" w:author="PR Preview" w:date="2026-01-01T00:00:00Z">
        <w:r>
          <w:delText xml:space="preserve">, then</w:delText>
        </w:r>
      </w:del>
    </w:p>
    <w:p>
      <w:pPr>
        <w:pStyle w:val="FirstParagraph"/>
      </w:pPr>
      <w:ins w:id="879" w:author="PR Preview" w:date="2026-01-01T00:00:00Z">
        <w:r>
          <w:rPr>
            <w:b/>
            <w:bCs/>
          </w:rPr>
          <w:t xml:space="preserve">Theorem 23 (Logarithm of a product)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If</w:t>
        </w:r>
      </w:ins>
      <w:ins w:id="8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</w:t>
        </w:r>
      </w:ins>
      <w:ins w:id="88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886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del w:id="887" w:author="PR Preview" w:date="2026-01-01T00:00:00Z">
        <w:r>
          <w:rPr>
            <w:i/>
            <w:iCs/>
          </w:rPr>
          <w:delText xml:space="preserve">Proof</w:delText>
        </w:r>
      </w:del>
      <w:del w:id="888" w:author="PR Preview" w:date="2026-01-01T00:00:00Z">
        <w:r>
          <w:delText xml:space="preserve">. </w:delText>
        </w:r>
      </w:del>
      <w:del w:id="889" w:author="PR Preview" w:date="2026-01-01T00:00:00Z">
        <w:r>
          <w:delText xml:space="preserve">Since</w:delText>
        </w:r>
      </w:del>
      <w:del w:id="8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and</w:delText>
        </w:r>
      </w:del>
      <w:del w:id="89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894" w:author="PR Preview" w:date="2026-01-01T00:00:00Z">
        <w:r>
          <w:delText xml:space="preserve">, the quotient</w:delText>
        </w:r>
      </w:del>
      <w:del w:id="89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is positive,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so</w:delText>
        </w:r>
      </w:del>
      <w:del w:id="900" w:author="PR Preview" w:date="2026-01-01T00:00:00Z">
        <w:r>
          <w:delText xml:space="preserve"> </w:delText>
        </w:r>
      </w:del>
      <w:hyperlink w:anchor="thm-log-prod">
        <w:del w:id="901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applies to the product</w:delText>
        </w:r>
      </w:del>
      <w:del w:id="9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del w:id="9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del w:id="906" w:author="PR Preview" w:date="2026-01-01T00:00:00Z">
        <w:r>
          <w:delText xml:space="preserve">The second step applies</w:delText>
        </w:r>
      </w:del>
      <w:del w:id="907" w:author="PR Preview" w:date="2026-01-01T00:00:00Z">
        <w:r>
          <w:delText xml:space="preserve"> </w:delText>
        </w:r>
      </w:del>
      <w:hyperlink w:anchor="thm-log-prod">
        <w:del w:id="908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Subtracting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from both sides gives</w:delText>
        </w:r>
      </w:del>
      <w:del w:id="91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del w:id="916" w:author="PR Preview" w:date="2026-01-01T00:00:00Z">
        <w:r>
          <w:delText xml:space="preserve">.</w:delText>
        </w:r>
      </w:del>
    </w:p>
    <w:p>
      <w:pPr>
        <w:pStyle w:val="BodyText"/>
      </w:pPr>
      <w:del w:id="917" w:author="PR Preview" w:date="2026-01-01T00:00:00Z">
        <w:r>
          <w:rPr>
            <w:b/>
            <w:bCs/>
          </w:rPr>
          <w:delText xml:space="preserve">Theorem 25 (Logarithm of a power)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If</w:delText>
        </w:r>
      </w:del>
      <w:del w:id="9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and</w:delText>
        </w:r>
      </w:del>
      <w:del w:id="92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924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925" w:author="PR Preview" w:date="2026-01-01T00:00:00Z">
        <w:r>
          <w:rPr>
            <w:b/>
            <w:bCs/>
          </w:rPr>
          <w:delText xml:space="preserve">Theorem 26 (Exponential of a sum)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The exponential of a sum is equal to the product of the exponentials of its</w:delText>
        </w:r>
      </w:del>
      <w:del w:id="928" w:author="PR Preview" w:date="2026-01-01T00:00:00Z">
        <w:r>
          <w:delText xml:space="preserve"> </w:delText>
        </w:r>
      </w:del>
      <w:hyperlink w:anchor="def-term">
        <w:del w:id="929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9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931" w:author="PR Preview" w:date="2026-01-01T00:00:00Z">
        <w:r>
          <w:rPr>
            <w:b/>
            <w:bCs/>
          </w:rPr>
          <w:delText xml:space="preserve">Example 52 (Exponential of a sum)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With</w:delText>
        </w:r>
      </w:del>
      <w:del w:id="9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and</w:delText>
        </w:r>
      </w:del>
      <w:del w:id="9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938" w:author="PR Preview" w:date="2026-01-01T00:00:00Z">
        <w:r>
          <w:delText xml:space="preserve">,</w:delText>
        </w:r>
      </w:del>
      <w:del w:id="93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940" w:author="PR Preview" w:date="2026-01-01T00:00:00Z">
        <w:r>
          <w:delText xml:space="preserve">,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and</w:delText>
        </w:r>
      </w:del>
      <w:del w:id="94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944" w:author="PR Preview" w:date="2026-01-01T00:00:00Z">
        <w:r>
          <w:delText xml:space="preserve">.</w:delText>
        </w:r>
      </w:del>
    </w:p>
    <w:p>
      <w:pPr>
        <w:pStyle w:val="FirstParagraph"/>
      </w:pPr>
      <w:ins w:id="945" w:author="PR Preview" w:date="2026-01-01T00:00:00Z">
        <w:r>
          <w:rPr>
            <w:i/>
            <w:iCs/>
          </w:rPr>
          <w:t xml:space="preserve">Proof</w:t>
        </w:r>
      </w:ins>
      <w:ins w:id="946" w:author="PR Preview" w:date="2026-01-01T00:00:00Z">
        <w:r>
          <w:t xml:space="preserve">. </w:t>
        </w:r>
      </w:ins>
      <w:ins w:id="947" w:author="PR Preview" w:date="2026-01-01T00:00:00Z">
        <w:r>
          <w:t xml:space="preserve">Since</w:t>
        </w:r>
      </w:ins>
      <w:ins w:id="9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and</w:t>
        </w:r>
      </w:ins>
      <w:ins w:id="9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952" w:author="PR Preview" w:date="2026-01-01T00:00:00Z">
        <w:r>
          <w:t xml:space="preserve">, the quotient</w:t>
        </w:r>
      </w:ins>
      <w:ins w:id="95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is positive,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so</w:t>
        </w:r>
      </w:ins>
      <w:ins w:id="958" w:author="PR Preview" w:date="2026-01-01T00:00:00Z">
        <w:r>
          <w:t xml:space="preserve"> </w:t>
        </w:r>
      </w:ins>
      <w:hyperlink w:anchor="thm-log-prod">
        <w:ins w:id="959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applies to the product</w:t>
        </w:r>
      </w:ins>
      <w:ins w:id="9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ins w:id="9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ins w:id="964" w:author="PR Preview" w:date="2026-01-01T00:00:00Z">
        <w:r>
          <w:t xml:space="preserve">The second step applies</w:t>
        </w:r>
      </w:ins>
      <w:ins w:id="965" w:author="PR Preview" w:date="2026-01-01T00:00:00Z">
        <w:r>
          <w:t xml:space="preserve"> </w:t>
        </w:r>
      </w:ins>
      <w:hyperlink w:anchor="thm-log-prod">
        <w:ins w:id="966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967" w:author="PR Preview" w:date="2026-01-01T00:00:00Z">
        <w:r>
          <w:t xml:space="preserve">.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Subtracting</w:t>
        </w:r>
      </w:ins>
      <w:ins w:id="97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from both sides gives</w:t>
        </w:r>
      </w:ins>
      <w:ins w:id="97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ins w:id="974" w:author="PR Preview" w:date="2026-01-01T00:00:00Z">
        <w:r>
          <w:t xml:space="preserve">.</w:t>
        </w:r>
      </w:ins>
    </w:p>
    <w:bookmarkStart w:id="250" w:name="thm-log-exp"/>
    <w:p>
      <w:pPr>
        <w:pStyle w:val="BodyText"/>
      </w:pPr>
      <w:ins w:id="975" w:author="PR Preview" w:date="2026-01-01T00:00:00Z">
        <w:r>
          <w:rPr>
            <w:b/>
            <w:bCs/>
          </w:rPr>
          <w:t xml:space="preserve">Theorem 24 (Logarithm of a power)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If</w:t>
        </w:r>
      </w:ins>
      <w:ins w:id="9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</w:t>
        </w:r>
      </w:ins>
      <w:ins w:id="9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8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ins w:id="983" w:author="PR Preview" w:date="2026-01-01T00:00:00Z">
        <w:r>
          <w:rPr>
            <w:b/>
            <w:bCs/>
          </w:rPr>
          <w:t xml:space="preserve">Theorem 25 (Exponential of a sum)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 exponential of a sum is equal to the product of the exponentials of its</w:t>
        </w:r>
      </w:ins>
      <w:ins w:id="986" w:author="PR Preview" w:date="2026-01-01T00:00:00Z">
        <w:r>
          <w:t xml:space="preserve"> </w:t>
        </w:r>
      </w:ins>
      <w:hyperlink w:anchor="def-term">
        <w:ins w:id="987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9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ins w:id="989" w:author="PR Preview" w:date="2026-01-01T00:00:00Z">
        <w:r>
          <w:rPr>
            <w:b/>
            <w:bCs/>
          </w:rPr>
          <w:t xml:space="preserve">Example 51 (Exponential of a sum)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With</w:t>
        </w:r>
      </w:ins>
      <w:ins w:id="9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and</w:t>
        </w:r>
      </w:ins>
      <w:ins w:id="99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996" w:author="PR Preview" w:date="2026-01-01T00:00:00Z">
        <w:r>
          <w:t xml:space="preserve">,</w:t>
        </w:r>
      </w:ins>
      <w:ins w:id="99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998" w:author="PR Preview" w:date="2026-01-01T00:00:00Z">
        <w:r>
          <w:t xml:space="preserve">,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and</w:t>
        </w:r>
      </w:ins>
      <w:ins w:id="100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1002" w:author="PR Preview" w:date="2026-01-01T00:00:00Z">
        <w:r>
          <w:t xml:space="preserve">.</w:t>
        </w:r>
      </w:ins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del w:id="1003" w:author="PR Preview" w:date="2026-01-01T00:00:00Z">
        <w:r>
          <w:rPr>
            <w:b/>
            <w:bCs/>
          </w:rPr>
          <w:delText xml:space="preserve">Example 53 (Exponential of a difference)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With</w:delText>
        </w:r>
      </w:del>
      <w:del w:id="10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</w:delText>
        </w:r>
      </w:del>
      <w:del w:id="100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</w:delText>
        </w:r>
      </w:del>
      <w:del w:id="10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1016" w:author="PR Preview" w:date="2026-01-01T00:00:00Z">
        <w:r>
          <w:delText xml:space="preserve">.</w:delText>
        </w:r>
      </w:del>
    </w:p>
    <w:p>
      <w:pPr>
        <w:pStyle w:val="BodyText"/>
      </w:pPr>
      <w:del w:id="1017" w:author="PR Preview" w:date="2026-01-01T00:00:00Z">
        <w:r>
          <w:rPr>
            <w:b/>
            <w:bCs/>
          </w:rPr>
          <w:delText xml:space="preserve">Theorem 27 (Powers of 1 and first powers)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For every</w:delText>
        </w:r>
      </w:del>
      <w:del w:id="10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021" w:author="PR Preview" w:date="2026-01-01T00:00:00Z">
        <w:r>
          <w:delText xml:space="preserve">,</w:delText>
        </w:r>
      </w:del>
    </w:p>
    <w:p>
      <w:pPr>
        <w:pStyle w:val="FirstParagraph"/>
      </w:pPr>
      <w:ins w:id="1022" w:author="PR Preview" w:date="2026-01-01T00:00:00Z">
        <w:r>
          <w:rPr>
            <w:b/>
            <w:bCs/>
          </w:rPr>
          <w:t xml:space="preserve">Example 52 (Exponential of a difference)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With</w:t>
        </w:r>
      </w:ins>
      <w:ins w:id="10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and</w:t>
        </w:r>
      </w:ins>
      <w:ins w:id="10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029" w:author="PR Preview" w:date="2026-01-01T00:00:00Z">
        <w:r>
          <w:t xml:space="preserve">,</w:t>
        </w:r>
      </w:ins>
      <w:ins w:id="103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1031" w:author="PR Preview" w:date="2026-01-01T00:00:00Z">
        <w:r>
          <w:t xml:space="preserve">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</w:t>
        </w:r>
      </w:ins>
      <w:ins w:id="103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1035" w:author="PR Preview" w:date="2026-01-01T00:00:00Z">
        <w:r>
          <w:t xml:space="preserve">.</w:t>
        </w:r>
      </w:ins>
    </w:p>
    <w:bookmarkEnd w:id="254"/>
    <w:bookmarkStart w:id="255" w:name="thm-power-one"/>
    <w:p>
      <w:pPr>
        <w:pStyle w:val="BodyText"/>
      </w:pPr>
      <w:ins w:id="1036" w:author="PR Preview" w:date="2026-01-01T00:00:00Z">
        <w:r>
          <w:rPr>
            <w:b/>
            <w:bCs/>
          </w:rPr>
          <w:t xml:space="preserve">Theorem 26 (Powers of 1 and first powers)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For every</w:t>
        </w:r>
      </w:ins>
      <w:ins w:id="10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04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del w:id="1041" w:author="PR Preview" w:date="2026-01-01T00:00:00Z">
        <w:r>
          <w:rPr>
            <w:b/>
            <w:bCs/>
          </w:rPr>
          <w:delText xml:space="preserve">Theorem 28 (Power of a sum)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If</w:delText>
        </w:r>
      </w:del>
      <w:del w:id="10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and</w:delText>
        </w:r>
      </w:del>
      <w:del w:id="104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048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del w:id="1049" w:author="PR Preview" w:date="2026-01-01T00:00:00Z">
        <w:r>
          <w:rPr>
            <w:b/>
            <w:bCs/>
          </w:rPr>
          <w:delText xml:space="preserve">Example 54 (Power of a sum)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With</w:delText>
        </w:r>
      </w:del>
      <w:del w:id="10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053" w:author="PR Preview" w:date="2026-01-01T00:00:00Z">
        <w:r>
          <w:delText xml:space="preserve">,</w:delText>
        </w:r>
      </w:del>
      <w:del w:id="10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055" w:author="PR Preview" w:date="2026-01-01T00:00:00Z">
        <w:r>
          <w:delText xml:space="preserve">, and</w:delText>
        </w:r>
      </w:del>
      <w:del w:id="105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105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058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059" w:author="PR Preview" w:date="2026-01-01T00:00:00Z">
        <w:r>
          <w:rPr>
            <w:b/>
            <w:bCs/>
          </w:rPr>
          <w:delText xml:space="preserve">Theorem 29 (Power of a product)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If</w:delText>
        </w:r>
      </w:del>
      <w:del w:id="106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and</w:delText>
        </w:r>
      </w:del>
      <w:del w:id="106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066" w:author="PR Preview" w:date="2026-01-01T00:00:00Z">
        <w:r>
          <w:delText xml:space="preserve">, then</w:delText>
        </w:r>
      </w:del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Theorem 27 (Power of a sum)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If</w:t>
        </w:r>
      </w:ins>
      <w:ins w:id="10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and</w:t>
        </w:r>
      </w:ins>
      <w:ins w:id="10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07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ins w:id="1075" w:author="PR Preview" w:date="2026-01-01T00:00:00Z">
        <w:r>
          <w:rPr>
            <w:b/>
            <w:bCs/>
          </w:rPr>
          <w:t xml:space="preserve">Example 53 (Power of a sum)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With</w:t>
        </w:r>
      </w:ins>
      <w:ins w:id="10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081" w:author="PR Preview" w:date="2026-01-01T00:00:00Z">
        <w:r>
          <w:t xml:space="preserve">, and</w:t>
        </w:r>
      </w:ins>
      <w:ins w:id="108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08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8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ins w:id="1085" w:author="PR Preview" w:date="2026-01-01T00:00:00Z">
        <w:r>
          <w:rPr>
            <w:b/>
            <w:bCs/>
          </w:rPr>
          <w:t xml:space="preserve">Theorem 28 (Power of a product)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If</w:t>
        </w:r>
      </w:ins>
      <w:ins w:id="10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and</w:t>
        </w:r>
      </w:ins>
      <w:ins w:id="10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09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del w:id="1093" w:author="PR Preview" w:date="2026-01-01T00:00:00Z">
        <w:r>
          <w:rPr>
            <w:b/>
            <w:bCs/>
          </w:rPr>
          <w:delText xml:space="preserve">Example 55 (Power of a product)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With</w:delText>
        </w:r>
      </w:del>
      <w:del w:id="10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097" w:author="PR Preview" w:date="2026-01-01T00:00:00Z">
        <w:r>
          <w:delText xml:space="preserve">,</w:delText>
        </w:r>
      </w:del>
      <w:del w:id="10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099" w:author="PR Preview" w:date="2026-01-01T00:00:00Z">
        <w:r>
          <w:delText xml:space="preserve">, and</w:delText>
        </w:r>
      </w:del>
      <w:del w:id="110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11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10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03" w:author="PR Preview" w:date="2026-01-01T00:00:00Z">
        <w:r>
          <w:rPr>
            <w:b/>
            <w:bCs/>
          </w:rPr>
          <w:delText xml:space="preserve">Theorem 30 (Power of a power)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If</w:delText>
        </w:r>
      </w:del>
      <w:del w:id="11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and</w:delText>
        </w:r>
      </w:del>
      <w:del w:id="110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110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p>
      <w:pPr>
        <w:pStyle w:val="FirstParagraph"/>
      </w:pPr>
      <w:del w:id="1111" w:author="PR Preview" w:date="2026-01-01T00:00:00Z">
        <w:r>
          <w:rPr>
            <w:b/>
            <w:bCs/>
          </w:rPr>
          <w:delText xml:space="preserve">Example 56 (A negative base)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With</w:delText>
        </w:r>
      </w:del>
      <w:del w:id="111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115" w:author="PR Preview" w:date="2026-01-01T00:00:00Z">
        <w:r>
          <w:delText xml:space="preserve">,</w:delText>
        </w:r>
      </w:del>
      <w:del w:id="111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117" w:author="PR Preview" w:date="2026-01-01T00:00:00Z">
        <w:r>
          <w:delText xml:space="preserve">, and</w:delText>
        </w:r>
      </w:del>
      <w:del w:id="111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119" w:author="PR Preview" w:date="2026-01-01T00:00:00Z">
        <w:r>
          <w:delText xml:space="preserve">:</w:delText>
        </w:r>
      </w:del>
    </w:p>
    <w:p>
      <w:pPr>
        <w:pStyle w:val="BodyText"/>
      </w:pPr>
      <w:ins w:id="1120" w:author="PR Preview" w:date="2026-01-01T00:00:00Z">
        <w:r>
          <w:rPr>
            <w:b/>
            <w:bCs/>
          </w:rPr>
          <w:t xml:space="preserve">Example 54 (Power of a product)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With</w:t>
        </w:r>
      </w:ins>
      <w:ins w:id="11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126" w:author="PR Preview" w:date="2026-01-01T00:00:00Z">
        <w:r>
          <w:t xml:space="preserve">, and</w:t>
        </w:r>
      </w:ins>
      <w:ins w:id="112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1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2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ins w:id="1130" w:author="PR Preview" w:date="2026-01-01T00:00:00Z">
        <w:r>
          <w:rPr>
            <w:b/>
            <w:bCs/>
          </w:rPr>
          <w:t xml:space="preserve">Theorem 29 (Power of a power)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If</w:t>
        </w:r>
      </w:ins>
      <w:ins w:id="11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and</w:t>
        </w:r>
      </w:ins>
      <w:ins w:id="11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3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ins w:id="1138" w:author="PR Preview" w:date="2026-01-01T00:00:00Z">
        <w:r>
          <w:rPr>
            <w:b/>
            <w:bCs/>
          </w:rPr>
          <w:t xml:space="preserve">Example 55 (A negative base)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With</w:t>
        </w:r>
      </w:ins>
      <w:ins w:id="11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144" w:author="PR Preview" w:date="2026-01-01T00:00:00Z">
        <w:r>
          <w:t xml:space="preserve">, and</w:t>
        </w:r>
      </w:ins>
      <w:ins w:id="114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1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1147" w:author="PR Preview" w:date="2026-01-01T00:00:00Z">
        <w:r>
          <w:delText xml:space="preserve">So</w:delText>
        </w:r>
      </w:del>
      <w:del w:id="1148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here,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which is why</w:delText>
        </w:r>
      </w:del>
      <w:del w:id="1153" w:author="PR Preview" w:date="2026-01-01T00:00:00Z">
        <w:r>
          <w:delText xml:space="preserve"> </w:delText>
        </w:r>
      </w:del>
      <w:hyperlink w:anchor="thm-double-exp">
        <w:del w:id="1154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requires</w:delText>
        </w:r>
      </w:del>
      <w:del w:id="11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158" w:author="PR Preview" w:date="2026-01-01T00:00:00Z">
        <w:r>
          <w:delText xml:space="preserve">.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The third expression,</w:delText>
        </w:r>
      </w:del>
      <w:del w:id="11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162" w:author="PR Preview" w:date="2026-01-01T00:00:00Z">
        <w:r>
          <w:delText xml:space="preserve">,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is not even a real number.</w:delText>
        </w:r>
      </w:del>
    </w:p>
    <w:p>
      <w:pPr>
        <w:pStyle w:val="FirstParagraph"/>
      </w:pPr>
      <w:ins w:id="1165" w:author="PR Preview" w:date="2026-01-01T00:00:00Z">
        <w:r>
          <w:t xml:space="preserve">So</w:t>
        </w:r>
      </w:ins>
      <w:ins w:id="116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here,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which is why</w:t>
        </w:r>
      </w:ins>
      <w:ins w:id="1171" w:author="PR Preview" w:date="2026-01-01T00:00:00Z">
        <w:r>
          <w:t xml:space="preserve"> </w:t>
        </w:r>
      </w:ins>
      <w:hyperlink w:anchor="thm-double-exp">
        <w:ins w:id="1172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requires</w:t>
        </w:r>
      </w:ins>
      <w:ins w:id="11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The third expression,</w:t>
        </w:r>
      </w:ins>
      <w:ins w:id="117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is not even a real number.</w:t>
        </w:r>
      </w:ins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del w:id="1183" w:author="PR Preview" w:date="2026-01-01T00:00:00Z">
        <w:r>
          <w:delText xml:space="preserve">,</w:delText>
        </w:r>
      </w:del>
      <w:del w:id="118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del w:id="1185" w:author="PR Preview" w:date="2026-01-01T00:00:00Z">
        <w:r>
          <w:delText xml:space="preserve">, and the power of a sum, of a product, and of a power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(</w:delText>
        </w:r>
      </w:del>
      <w:hyperlink w:anchor="thm-power-one">
        <w:del w:id="1188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1189" w:author="PR Preview" w:date="2026-01-01T00:00:00Z">
        <w:r>
          <w:delText xml:space="preserve">,</w:delText>
        </w:r>
      </w:del>
      <w:del w:id="1190" w:author="PR Preview" w:date="2026-01-01T00:00:00Z">
        <w:r>
          <w:delText xml:space="preserve"> </w:delText>
        </w:r>
      </w:del>
      <w:hyperlink w:anchor="thm-power-sum">
        <w:del w:id="1191" w:author="PR Preview" w:date="2026-01-01T00:00:00Z">
          <w:r>
            <w:rPr>
              <w:rStyle w:val="Hyperlink"/>
            </w:rPr>
            <w:delText xml:space="preserve">Theorem 28</w:delText>
          </w:r>
        </w:del>
      </w:hyperlink>
      <w:del w:id="1192" w:author="PR Preview" w:date="2026-01-01T00:00:00Z">
        <w:r>
          <w:delText xml:space="preserve">,</w:delText>
        </w:r>
      </w:del>
      <w:del w:id="1193" w:author="PR Preview" w:date="2026-01-01T00:00:00Z">
        <w:r>
          <w:delText xml:space="preserve"> </w:delText>
        </w:r>
      </w:del>
      <w:hyperlink w:anchor="thm-power-product">
        <w:del w:id="1194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1195" w:author="PR Preview" w:date="2026-01-01T00:00:00Z">
        <w:r>
          <w:delText xml:space="preserve">,</w:delText>
        </w:r>
      </w:del>
      <w:del w:id="1196" w:author="PR Preview" w:date="2026-01-01T00:00:00Z">
        <w:r>
          <w:delText xml:space="preserve"> </w:delText>
        </w:r>
      </w:del>
      <w:hyperlink w:anchor="thm-double-exp">
        <w:del w:id="1197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1198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ins w:id="1201" w:author="PR Preview" w:date="2026-01-01T00:00:00Z">
        <w:r>
          <w:t xml:space="preserve">, and the power of a sum, of a product, and of a power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(</w:t>
        </w:r>
      </w:ins>
      <w:hyperlink w:anchor="thm-power-one">
        <w:ins w:id="1204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1205" w:author="PR Preview" w:date="2026-01-01T00:00:00Z">
        <w:r>
          <w:t xml:space="preserve">,</w:t>
        </w:r>
      </w:ins>
      <w:ins w:id="1206" w:author="PR Preview" w:date="2026-01-01T00:00:00Z">
        <w:r>
          <w:t xml:space="preserve"> </w:t>
        </w:r>
      </w:ins>
      <w:hyperlink w:anchor="thm-power-sum">
        <w:ins w:id="1207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1208" w:author="PR Preview" w:date="2026-01-01T00:00:00Z">
        <w:r>
          <w:t xml:space="preserve">,</w:t>
        </w:r>
      </w:ins>
      <w:ins w:id="1209" w:author="PR Preview" w:date="2026-01-01T00:00:00Z">
        <w:r>
          <w:t xml:space="preserve"> </w:t>
        </w:r>
      </w:ins>
      <w:hyperlink w:anchor="thm-power-product">
        <w:ins w:id="1210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w:hyperlink w:anchor="thm-double-exp">
        <w:ins w:id="1213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1214" w:author="PR Preview" w:date="2026-01-01T00:00:00Z">
        <w:r>
          <w:t xml:space="preserve">).</w:t>
        </w:r>
      </w:ins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del w:id="1215" w:author="PR Preview" w:date="2026-01-01T00:00:00Z">
        <w:r>
          <w:rPr>
            <w:b/>
            <w:bCs/>
          </w:rPr>
          <w:delText xml:space="preserve">Example 57 (Contour lines of a bowl)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For</w:delText>
        </w:r>
      </w:del>
      <w:del w:id="121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1219" w:author="PR Preview" w:date="2026-01-01T00:00:00Z">
        <w:r>
          <w:delText xml:space="preserve">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the contour line at height</w:delText>
        </w:r>
      </w:del>
      <w:del w:id="122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</w:delText>
        </w:r>
      </w:del>
      <w:del w:id="12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1226" w:author="PR Preview" w:date="2026-01-01T00:00:00Z">
        <w:r>
          <w:delText xml:space="preserve">,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the circle of radius</w:delText>
        </w:r>
      </w:del>
      <w:del w:id="1229" w:author="PR Preview" w:date="2026-01-01T00:00:00Z">
        <w:r>
          <w:delText xml:space="preserve"> </w:delText>
        </w:r>
      </w:del>
      <m:oMath>
        <m:r>
          <m:t>2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around</w:delText>
        </w:r>
      </w:del>
      <w:del w:id="12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33" w:author="PR Preview" w:date="2026-01-01T00:00:00Z">
        <w:r>
          <w:delText xml:space="preserve">: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for example,</w:delText>
        </w:r>
      </w:del>
    </w:p>
    <w:p>
      <w:pPr>
        <w:pStyle w:val="FirstParagraph"/>
      </w:pPr>
      <w:ins w:id="1236" w:author="PR Preview" w:date="2026-01-01T00:00:00Z">
        <w:r>
          <w:rPr>
            <w:b/>
            <w:bCs/>
          </w:rPr>
          <w:t xml:space="preserve">Example 56 (Contour lines of a bowl)</w:t>
        </w:r>
      </w:ins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For</w:t>
        </w:r>
      </w:ins>
      <w:ins w:id="123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1240" w:author="PR Preview" w:date="2026-01-01T00:00:00Z">
        <w:r>
          <w:t xml:space="preserve">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the contour line at height</w:t>
        </w:r>
      </w:ins>
      <w:ins w:id="124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is</w:t>
        </w:r>
      </w:ins>
      <w:ins w:id="124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1247" w:author="PR Preview" w:date="2026-01-01T00:00:00Z">
        <w:r>
          <w:t xml:space="preserve">,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the circle of radius</w:t>
        </w:r>
      </w:ins>
      <w:ins w:id="1250" w:author="PR Preview" w:date="2026-01-01T00:00:00Z">
        <w:r>
          <w:t xml:space="preserve"> </w:t>
        </w:r>
      </w:ins>
      <m:oMath>
        <m:r>
          <m:t>2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around</w:t>
        </w:r>
      </w:ins>
      <w:ins w:id="12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4" w:author="PR Preview" w:date="2026-01-01T00:00:00Z">
        <w:r>
          <w:t xml:space="preserve">: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del w:id="1257" w:author="PR Preview" w:date="2026-01-01T00:00:00Z">
        <w:r>
          <w:rPr>
            <w:b/>
            <w:bCs/>
          </w:rPr>
          <w:delText xml:space="preserve">Theorem 31 (When exponentiation equals multiplication)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Let</w:delText>
        </w:r>
      </w:del>
      <w:del w:id="126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261" w:author="PR Preview" w:date="2026-01-01T00:00:00Z">
        <w:r>
          <w:delText xml:space="preserve">, where</w:delText>
        </w:r>
      </w:del>
      <w:del w:id="1262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is defined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(for</w:delText>
        </w:r>
      </w:del>
      <w:del w:id="126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268" w:author="PR Preview" w:date="2026-01-01T00:00:00Z">
        <w:r>
          <w:delText xml:space="preserve">, only integer</w:delText>
        </w:r>
      </w:del>
      <w:del w:id="1269" w:author="PR Preview" w:date="2026-01-01T00:00:00Z">
        <w:r>
          <w:delText xml:space="preserve"> </w:delText>
        </w:r>
      </w:del>
      <m:oMath>
        <m:r>
          <m:t>c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is allowed;</w:delText>
        </w:r>
      </w:del>
      <w:del w:id="1272" w:author="PR Preview" w:date="2026-01-01T00:00:00Z">
        <w:r>
          <w:delText xml:space="preserve"> </w:delText>
        </w:r>
      </w:del>
      <w:hyperlink w:anchor="def-power-nonpositive-base">
        <w:del w:id="1273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1274" w:author="PR Preview" w:date="2026-01-01T00:00:00Z">
        <w:r>
          <w:delText xml:space="preserve">).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Then</w:delText>
        </w:r>
      </w:del>
      <w:del w:id="127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Theorem 30 (When exponentiation equals multiplication)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Let</w:t>
        </w:r>
      </w:ins>
      <w:ins w:id="128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284" w:author="PR Preview" w:date="2026-01-01T00:00:00Z">
        <w:r>
          <w:t xml:space="preserve">, where</w:t>
        </w:r>
      </w:ins>
      <w:ins w:id="128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is defined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(for</w:t>
        </w:r>
      </w:ins>
      <w:ins w:id="129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291" w:author="PR Preview" w:date="2026-01-01T00:00:00Z">
        <w:r>
          <w:t xml:space="preserve">, only integer</w:t>
        </w:r>
      </w:ins>
      <w:ins w:id="1292" w:author="PR Preview" w:date="2026-01-01T00:00:00Z">
        <w:r>
          <w:t xml:space="preserve"> </w:t>
        </w:r>
      </w:ins>
      <m:oMath>
        <m:r>
          <m:t>c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is allowed;</w:t>
        </w:r>
      </w:ins>
      <w:ins w:id="1295" w:author="PR Preview" w:date="2026-01-01T00:00:00Z">
        <w:r>
          <w:t xml:space="preserve"> </w:t>
        </w:r>
      </w:ins>
      <w:hyperlink w:anchor="def-power-nonpositive-base">
        <w:ins w:id="1296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1297" w:author="PR Preview" w:date="2026-01-01T00:00:00Z">
        <w:r>
          <w:t xml:space="preserve">).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Then</w:t>
        </w:r>
      </w:ins>
      <w:ins w:id="130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303" w:author="PR Preview" w:date="2026-01-01T00:00:00Z">
        <w:r>
          <w:rPr>
            <w:b/>
            <w:bCs/>
          </w:rPr>
          <w:delText xml:space="preserve">Case</w:delText>
        </w:r>
      </w:del>
      <w:del w:id="1304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305" w:author="PR Preview" w:date="2026-01-01T00:00:00Z">
        <w:r>
          <w:rPr>
            <w:b/>
            <w:bCs/>
          </w:rPr>
          <w:delText xml:space="preserve">.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By</w:delText>
        </w:r>
      </w:del>
      <w:del w:id="1308" w:author="PR Preview" w:date="2026-01-01T00:00:00Z">
        <w:r>
          <w:delText xml:space="preserve"> </w:delText>
        </w:r>
      </w:del>
      <w:hyperlink w:anchor="thm-double-exp">
        <w:del w:id="1309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1310" w:author="PR Preview" w:date="2026-01-01T00:00:00Z">
        <w:r>
          <w:delText xml:space="preserve">,</w:delText>
        </w:r>
      </w:del>
      <w:del w:id="13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del w:id="1312" w:author="PR Preview" w:date="2026-01-01T00:00:00Z">
        <w:r>
          <w:delText xml:space="preserve">,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so the question becomes when</w:delText>
        </w:r>
      </w:del>
      <w:del w:id="1315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(for pairs</w:delText>
        </w:r>
      </w:del>
      <w:del w:id="13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where</w:delText>
        </w:r>
      </w:del>
      <w:del w:id="132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is defined).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Because</w:delText>
        </w:r>
      </w:del>
      <w:del w:id="13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327" w:author="PR Preview" w:date="2026-01-01T00:00:00Z">
        <w:r>
          <w:delText xml:space="preserve">, both sides are positive,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and we can take logarithms (</w:delText>
        </w:r>
      </w:del>
      <w:hyperlink w:anchor="thm-log-exp">
        <w:del w:id="1330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1331" w:author="PR Preview" w:date="2026-01-01T00:00:00Z">
        <w:r>
          <w:delText xml:space="preserve">):</w:delText>
        </w:r>
      </w:del>
    </w:p>
    <w:p>
      <w:pPr>
        <w:pStyle w:val="BodyText"/>
      </w:pPr>
      <w:ins w:id="1332" w:author="PR Preview" w:date="2026-01-01T00:00:00Z">
        <w:r>
          <w:rPr>
            <w:b/>
            <w:bCs/>
          </w:rPr>
          <w:t xml:space="preserve">Case</w:t>
        </w:r>
      </w:ins>
      <w:ins w:id="1333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334" w:author="PR Preview" w:date="2026-01-01T00:00:00Z">
        <w:r>
          <w:rPr>
            <w:b/>
            <w:bCs/>
          </w:rPr>
          <w:t xml:space="preserve">.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By</w:t>
        </w:r>
      </w:ins>
      <w:ins w:id="1337" w:author="PR Preview" w:date="2026-01-01T00:00:00Z">
        <w:r>
          <w:t xml:space="preserve"> </w:t>
        </w:r>
      </w:ins>
      <w:hyperlink w:anchor="thm-double-exp">
        <w:ins w:id="1338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1339" w:author="PR Preview" w:date="2026-01-01T00:00:00Z">
        <w:r>
          <w:t xml:space="preserve">,</w:t>
        </w:r>
      </w:ins>
      <w:ins w:id="13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ins w:id="1341" w:author="PR Preview" w:date="2026-01-01T00:00:00Z">
        <w:r>
          <w:t xml:space="preserve">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so the question becomes when</w:t>
        </w:r>
      </w:ins>
      <w:ins w:id="1344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(for pairs</w:t>
        </w:r>
      </w:ins>
      <w:ins w:id="13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where</w:t>
        </w:r>
      </w:ins>
      <w:ins w:id="135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is defined).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Because</w:t>
        </w:r>
      </w:ins>
      <w:ins w:id="13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356" w:author="PR Preview" w:date="2026-01-01T00:00:00Z">
        <w:r>
          <w:t xml:space="preserve">, both sides are positive,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and we can take logarithms (</w:t>
        </w:r>
      </w:ins>
      <w:hyperlink w:anchor="thm-log-exp">
        <w:ins w:id="1359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1360" w:author="PR Preview" w:date="2026-01-01T00:00:00Z">
        <w:r>
          <w:t xml:space="preserve">):</w:t>
        </w:r>
      </w:ins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(see</w:delText>
        </w:r>
      </w:del>
      <w:del w:id="1363" w:author="PR Preview" w:date="2026-01-01T00:00:00Z">
        <w:r>
          <w:delText xml:space="preserve"> </w:delText>
        </w:r>
      </w:del>
      <w:hyperlink w:anchor="thm-exp-vs-mult">
        <w:del w:id="1364" w:author="PR Preview" w:date="2026-01-01T00:00:00Z">
          <w:r>
            <w:rPr>
              <w:rStyle w:val="Hyperlink"/>
            </w:rPr>
            <w:delText xml:space="preserve">Theorem 31</w:delText>
          </w:r>
        </w:del>
      </w:hyperlink>
      <w:del w:id="136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(see</w:t>
        </w:r>
      </w:ins>
      <w:ins w:id="1368" w:author="PR Preview" w:date="2026-01-01T00:00:00Z">
        <w:r>
          <w:t xml:space="preserve"> </w:t>
        </w:r>
      </w:ins>
      <w:hyperlink w:anchor="thm-exp-vs-mult">
        <w:ins w:id="1369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1370" w:author="PR Preview" w:date="2026-01-01T00:00:00Z">
        <w:r>
          <w:t xml:space="preserve">).</w:t>
        </w:r>
      </w:ins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del w:id="1371" w:author="PR Preview" w:date="2026-01-01T00:00:00Z">
        <w:r>
          <w:rPr>
            <w:b/>
            <w:bCs/>
          </w:rPr>
          <w:delText xml:space="preserve">Theorem 32 (When repeated exponentiation is not reordered)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Let</w:delText>
        </w:r>
      </w:del>
      <w:del w:id="13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and</w:delText>
        </w:r>
      </w:del>
      <w:del w:id="13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378" w:author="PR Preview" w:date="2026-01-01T00:00:00Z">
        <w:r>
          <w:delText xml:space="preserve">, where</w:delText>
        </w:r>
      </w:del>
      <w:del w:id="1379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is defined.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Then</w:delText>
        </w:r>
      </w:del>
      <w:del w:id="13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del w:id="1385" w:author="PR Preview" w:date="2026-01-01T00:00:00Z">
        <w:r>
          <w:delText xml:space="preserve">, with both sides defined, if and only if</w:delText>
        </w:r>
      </w:del>
    </w:p>
    <w:p>
      <w:pPr>
        <w:pStyle w:val="FirstParagraph"/>
      </w:pPr>
      <w:ins w:id="1386" w:author="PR Preview" w:date="2026-01-01T00:00:00Z">
        <w:r>
          <w:rPr>
            <w:b/>
            <w:bCs/>
          </w:rPr>
          <w:t xml:space="preserve">Theorem 31 (When repeated exponentiation is not reordered)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Let</w:t>
        </w:r>
      </w:ins>
      <w:ins w:id="13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and</w:t>
        </w:r>
      </w:ins>
      <w:ins w:id="139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393" w:author="PR Preview" w:date="2026-01-01T00:00:00Z">
        <w:r>
          <w:t xml:space="preserve">, where</w:t>
        </w:r>
      </w:ins>
      <w:ins w:id="139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is defined.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Then</w:t>
        </w:r>
      </w:ins>
      <w:ins w:id="13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ins w:id="1400" w:author="PR Preview" w:date="2026-01-01T00:00:00Z">
        <w:r>
          <w:t xml:space="preserve">, with both sides defined, if and only if</w:t>
        </w:r>
      </w:ins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301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del w:id="1401" w:author="PR Preview" w:date="2026-01-01T00:00:00Z">
        <w:r>
          <w:rPr>
            <w:b/>
            <w:bCs/>
          </w:rPr>
          <w:delText xml:space="preserve">Example 58 (Points on the unit circle)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 </w:delText>
        </w:r>
      </w:del>
    </w:p>
    <w:p>
      <w:pPr>
        <w:pStyle w:val="BodyText"/>
      </w:pPr>
      <w:ins w:id="1404" w:author="PR Preview" w:date="2026-01-01T00:00:00Z">
        <w:r>
          <w:rPr>
            <w:b/>
            <w:bCs/>
          </w:rPr>
          <w:t xml:space="preserve">Example 57 (Points on the unit circle)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del w:id="1407" w:author="PR Preview" w:date="2026-01-01T00:00:00Z">
        <w:r>
          <w:rPr>
            <w:b/>
            <w:bCs/>
          </w:rPr>
          <w:delText xml:space="preserve">Example 59 (Distances around the unit circle)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The whole unit circle has circumference</w:delText>
        </w:r>
      </w:del>
      <w:del w:id="1410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1411" w:author="PR Preview" w:date="2026-01-01T00:00:00Z">
        <w:r>
          <w:delText xml:space="preserve">.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Moving from</w:delText>
        </w:r>
      </w:del>
      <w:del w:id="14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to</w:delText>
        </w:r>
      </w:del>
      <w:del w:id="14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along the upper half of the circle covers a distance of</w:delText>
        </w:r>
      </w:del>
      <w:del w:id="1420" w:author="PR Preview" w:date="2026-01-01T00:00:00Z">
        <w:r>
          <w:delText xml:space="preserve"> </w:delText>
        </w:r>
      </w:del>
      <m:oMath>
        <m:r>
          <m:t>π</m:t>
        </m:r>
      </m:oMath>
      <w:del w:id="1421" w:author="PR Preview" w:date="2026-01-01T00:00:00Z">
        <w:r>
          <w:delText xml:space="preserve">,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and moving from</w:delText>
        </w:r>
      </w:del>
      <w:del w:id="14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to</w:delText>
        </w:r>
      </w:del>
      <w:del w:id="14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covers a quarter of the circle, a distance of</w:delText>
        </w:r>
      </w:del>
      <w:del w:id="143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431" w:author="PR Preview" w:date="2026-01-01T00:00:00Z">
        <w:r>
          <w:delText xml:space="preserve">.</w:delText>
        </w:r>
      </w:del>
    </w:p>
    <w:p>
      <w:pPr>
        <w:pStyle w:val="BodyText"/>
      </w:pPr>
      <w:del w:id="1432" w:author="PR Preview" w:date="2026-01-01T00:00:00Z">
        <w:r>
          <w:rPr>
            <w:b/>
            <w:bCs/>
          </w:rPr>
          <w:delText xml:space="preserve">Definition 81 (Cosine)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For a real number</w:delText>
        </w:r>
      </w:del>
      <w:del w:id="1435" w:author="PR Preview" w:date="2026-01-01T00:00:00Z">
        <w:r>
          <w:delText xml:space="preserve"> </w:delText>
        </w:r>
      </w:del>
      <m:oMath>
        <m:r>
          <m:t>θ</m:t>
        </m:r>
      </m:oMath>
      <w:del w:id="1436" w:author="PR Preview" w:date="2026-01-01T00:00:00Z">
        <w:r>
          <w:delText xml:space="preserve">, start at the point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of the unit circle (</w:delText>
        </w:r>
      </w:del>
      <w:hyperlink w:anchor="def-unit-circle">
        <w:del w:id="1440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441" w:author="PR Preview" w:date="2026-01-01T00:00:00Z">
        <w:r>
          <w:delText xml:space="preserve">)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and move a distance</w:delText>
        </w:r>
      </w:del>
      <w:del w:id="14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along the circle,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counterclockwise if</w:delText>
        </w:r>
      </w:del>
      <w:del w:id="1449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and clockwise if</w:delText>
        </w:r>
      </w:del>
      <w:del w:id="145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1453" w:author="PR Preview" w:date="2026-01-01T00:00:00Z">
        <w:r>
          <w:delText xml:space="preserve">.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The first coordinate of the point reached is the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rPr>
            <w:b/>
            <w:bCs/>
          </w:rPr>
          <w:delText xml:space="preserve">cosine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of</w:delText>
        </w:r>
      </w:del>
      <w:del w:id="1460" w:author="PR Preview" w:date="2026-01-01T00:00:00Z">
        <w:r>
          <w:delText xml:space="preserve"> </w:delText>
        </w:r>
      </w:del>
      <m:oMath>
        <m:r>
          <m:t>θ</m:t>
        </m:r>
      </m:oMath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[38]</w:delText>
        </w:r>
      </w:del>
      <w:del w:id="1463" w:author="PR Preview" w:date="2026-01-01T00:00:00Z">
        <w:r>
          <w:delText xml:space="preserve">, written</w:delText>
        </w:r>
      </w:del>
      <w:del w:id="146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465" w:author="PR Preview" w:date="2026-01-01T00:00:00Z">
        <w:r>
          <w:delText xml:space="preserve">.</w:delText>
        </w:r>
      </w:del>
    </w:p>
    <w:p>
      <w:pPr>
        <w:pStyle w:val="BodyText"/>
      </w:pPr>
      <w:del w:id="1466" w:author="PR Preview" w:date="2026-01-01T00:00:00Z">
        <w:r>
          <w:rPr>
            <w:b/>
            <w:bCs/>
          </w:rPr>
          <w:delText xml:space="preserve">Example 60 (Cosines of some angles)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 </w:delText>
        </w:r>
      </w:del>
    </w:p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Example 58 (Distances around the unit circle)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The whole unit circle has circumference</w:t>
        </w:r>
      </w:ins>
      <w:ins w:id="1472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473" w:author="PR Preview" w:date="2026-01-01T00:00:00Z">
        <w:r>
          <w:t xml:space="preserve">.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Moving from</w:t>
        </w:r>
      </w:ins>
      <w:ins w:id="14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to</w:t>
        </w:r>
      </w:ins>
      <w:ins w:id="14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along the upper half of the circle covers a distance of</w:t>
        </w:r>
      </w:ins>
      <w:ins w:id="1482" w:author="PR Preview" w:date="2026-01-01T00:00:00Z">
        <w:r>
          <w:t xml:space="preserve"> </w:t>
        </w:r>
      </w:ins>
      <m:oMath>
        <m:r>
          <m:t>π</m:t>
        </m:r>
      </m:oMath>
      <w:ins w:id="1483" w:author="PR Preview" w:date="2026-01-01T00:00:00Z">
        <w:r>
          <w:t xml:space="preserve">,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and moving from</w:t>
        </w:r>
      </w:ins>
      <w:ins w:id="14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to</w:t>
        </w:r>
      </w:ins>
      <w:ins w:id="14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covers a quarter of the circle, a distance of</w:t>
        </w:r>
      </w:ins>
      <w:ins w:id="149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493" w:author="PR Preview" w:date="2026-01-01T00:00:00Z">
        <w:r>
          <w:t xml:space="preserve">.</w:t>
        </w:r>
      </w:ins>
    </w:p>
    <w:bookmarkEnd w:id="281"/>
    <w:bookmarkStart w:id="283" w:name="def-radian"/>
    <w:p>
      <w:pPr>
        <w:pStyle w:val="BodyText"/>
      </w:pPr>
      <w:ins w:id="1494" w:author="PR Preview" w:date="2026-01-01T00:00:00Z">
        <w:r>
          <w:rPr>
            <w:b/>
            <w:bCs/>
          </w:rPr>
          <w:t xml:space="preserve">Definition 81 (Radian)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A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rPr>
            <w:b/>
            <w:bCs/>
          </w:rPr>
          <w:t xml:space="preserve">radian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is a unit for measuring distance along the</w:t>
        </w:r>
      </w:ins>
      <w:ins w:id="1501" w:author="PR Preview" w:date="2026-01-01T00:00:00Z">
        <w:r>
          <w:t xml:space="preserve"> </w:t>
        </w:r>
      </w:ins>
      <w:hyperlink w:anchor="def-unit-circle">
        <w:ins w:id="1502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503" w:author="PR Preview" w:date="2026-01-01T00:00:00Z">
        <w:r>
          <w:t xml:space="preserve">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chosen so that going once round the circle is a distance of</w:t>
        </w:r>
      </w:ins>
      <w:ins w:id="1506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(</w:t>
        </w:r>
      </w:ins>
      <w:hyperlink w:anchor="def-pi">
        <w:ins w:id="1509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510" w:author="PR Preview" w:date="2026-01-01T00:00:00Z">
        <w:r>
          <w:t xml:space="preserve">).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A trip covering the</w:t>
        </w:r>
      </w:ins>
      <w:ins w:id="1513" w:author="PR Preview" w:date="2026-01-01T00:00:00Z">
        <w:r>
          <w:t xml:space="preserve"> </w:t>
        </w:r>
      </w:ins>
      <w:hyperlink r:id="rId282">
        <w:ins w:id="1514" w:author="PR Preview" w:date="2026-01-01T00:00:00Z">
          <w:r>
            <w:rPr>
              <w:rStyle w:val="Hyperlink"/>
            </w:rPr>
            <w:t xml:space="preserve">fraction</w:t>
          </w:r>
        </w:ins>
      </w:hyperlink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of the circle</w:t>
        </w:r>
      </w:ins>
      <w:ins w:id="1517" w:author="PR Preview" w:date="2026-01-01T00:00:00Z">
        <w:r>
          <w:t xml:space="preserve"> </w:t>
        </w:r>
      </w:ins>
      <m:oMath>
        <m:r>
          <m:t>f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has the distance in radians</w:t>
        </w:r>
      </w:ins>
      <w:ins w:id="1520" w:author="PR Preview" w:date="2026-01-01T00:00:00Z">
        <w:r>
          <w:t xml:space="preserve"> </w:t>
        </w:r>
      </w:ins>
      <m:oMath>
        <m:r>
          <m:t>d</m:t>
        </m:r>
      </m:oMath>
      <w:ins w:id="15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22" w:author="PR Preview" w:date="2026-01-01T00:00:00Z">
        <w:r>
          <w:t xml:space="preserve">In words, the distance in radians is</w:t>
        </w:r>
      </w:ins>
      <w:ins w:id="1523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times the fraction of the circle covered.</w:t>
        </w:r>
      </w:ins>
    </w:p>
    <w:bookmarkEnd w:id="283"/>
    <w:bookmarkStart w:id="284" w:name="exm-radian"/>
    <w:p>
      <w:pPr>
        <w:pStyle w:val="BodyText"/>
      </w:pPr>
      <w:ins w:id="1526" w:author="PR Preview" w:date="2026-01-01T00:00:00Z">
        <w:r>
          <w:rPr>
            <w:b/>
            <w:bCs/>
          </w:rPr>
          <w:t xml:space="preserve">Example 59 (Angles in radians)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w:ins w:id="1529" w:author="PR Preview" w:date="2026-01-01T00:00:00Z">
        <w:r>
          <w:t xml:space="preserve">The points</w:t>
        </w:r>
      </w:ins>
      <w:ins w:id="15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31" w:author="PR Preview" w:date="2026-01-01T00:00:00Z">
        <w:r>
          <w:t xml:space="preserve">,</w:t>
        </w:r>
      </w:ins>
      <w:ins w:id="15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are a quarter of the</w:t>
        </w:r>
      </w:ins>
      <w:ins w:id="1535" w:author="PR Preview" w:date="2026-01-01T00:00:00Z">
        <w:r>
          <w:t xml:space="preserve"> </w:t>
        </w:r>
      </w:ins>
      <w:hyperlink w:anchor="def-unit-circle">
        <w:ins w:id="1536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apart,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so their</w:t>
        </w:r>
      </w:ins>
      <w:ins w:id="1541" w:author="PR Preview" w:date="2026-01-01T00:00:00Z">
        <w:r>
          <w:t xml:space="preserve"> </w:t>
        </w:r>
      </w:ins>
      <w:hyperlink w:anchor="def-angle-unit-circle">
        <w:ins w:id="1542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is</w:t>
        </w:r>
      </w:ins>
      <w:ins w:id="154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546" w:author="PR Preview" w:date="2026-01-01T00:00:00Z">
        <w:r>
          <w:t xml:space="preserve"> </w:t>
        </w:r>
      </w:ins>
      <w:hyperlink w:anchor="def-radian">
        <w:ins w:id="1547" w:author="PR Preview" w:date="2026-01-01T00:00:00Z">
          <w:r>
            <w:rPr>
              <w:rStyle w:val="Hyperlink"/>
            </w:rPr>
            <w:t xml:space="preserve">radians</w:t>
          </w:r>
        </w:ins>
      </w:hyperlink>
      <w:ins w:id="154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1549" w:author="PR Preview" w:date="2026-01-01T00:00:00Z">
        <w:r>
          <w:t xml:space="preserve">The points</w:t>
        </w:r>
      </w:ins>
      <w:ins w:id="15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are half of the circle apart, so their angle is</w:t>
        </w:r>
      </w:ins>
      <w:ins w:id="1555" w:author="PR Preview" w:date="2026-01-01T00:00:00Z">
        <w:r>
          <w:t xml:space="preserve"> </w:t>
        </w:r>
      </w:ins>
      <m:oMath>
        <m:r>
          <m:t>π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radians.</w:t>
        </w:r>
      </w:ins>
    </w:p>
    <w:bookmarkEnd w:id="284"/>
    <w:bookmarkStart w:id="285" w:name="def-angle-unit-circle"/>
    <w:p>
      <w:pPr>
        <w:pStyle w:val="FirstParagraph"/>
      </w:pPr>
      <w:ins w:id="1558" w:author="PR Preview" w:date="2026-01-01T00:00:00Z">
        <w:r>
          <w:rPr>
            <w:b/>
            <w:bCs/>
          </w:rPr>
          <w:t xml:space="preserve">Definition 82 (Angle on the unit circle)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The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rPr>
            <w:b/>
            <w:bCs/>
          </w:rPr>
          <w:t xml:space="preserve">angle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between two points of the</w:t>
        </w:r>
      </w:ins>
      <w:ins w:id="1565" w:author="PR Preview" w:date="2026-01-01T00:00:00Z">
        <w:r>
          <w:t xml:space="preserve"> </w:t>
        </w:r>
      </w:ins>
      <w:hyperlink w:anchor="def-unit-circle">
        <w:ins w:id="1566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is how far apart they are along the circle, going the short way round, measured in</w:t>
        </w:r>
      </w:ins>
      <w:ins w:id="1569" w:author="PR Preview" w:date="2026-01-01T00:00:00Z">
        <w:r>
          <w:t xml:space="preserve"> </w:t>
        </w:r>
      </w:ins>
      <w:hyperlink w:anchor="def-radian">
        <w:ins w:id="1570" w:author="PR Preview" w:date="2026-01-01T00:00:00Z">
          <w:r>
            <w:rPr>
              <w:rStyle w:val="Hyperlink"/>
            </w:rPr>
            <w:t xml:space="preserve">radians</w:t>
          </w:r>
        </w:ins>
      </w:hyperlink>
      <w:ins w:id="1571" w:author="PR Preview" w:date="2026-01-01T00:00:00Z">
        <w:r>
          <w:t xml:space="preserve">.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Let the counterclockwise distance from the first point to the second be</w:t>
        </w:r>
      </w:ins>
      <w:ins w:id="15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1575" w:author="PR Preview" w:date="2026-01-01T00:00:00Z">
        <w:r>
          <w:t xml:space="preserve">.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78" w:author="PR Preview" w:date="2026-01-01T00:00:00Z">
        <w:r>
          <w:t xml:space="preserve">In words, the angle is the smaller of two distances from the first point to the second: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the counterclockwise one,</w:t>
        </w:r>
      </w:ins>
      <w:ins w:id="1581" w:author="PR Preview" w:date="2026-01-01T00:00:00Z">
        <w:r>
          <w:t xml:space="preserve"> </w:t>
        </w:r>
      </w:ins>
      <m:oMath>
        <m:r>
          <m:t>s</m:t>
        </m:r>
      </m:oMath>
      <w:ins w:id="1582" w:author="PR Preview" w:date="2026-01-01T00:00:00Z">
        <w:r>
          <w:t xml:space="preserve">, or the clockwise one,</w:t>
        </w:r>
      </w:ins>
      <w:ins w:id="1583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1584" w:author="PR Preview" w:date="2026-01-01T00:00:00Z">
        <w:r>
          <w:t xml:space="preserve">.</w:t>
        </w:r>
      </w:ins>
    </w:p>
    <w:bookmarkEnd w:id="285"/>
    <w:bookmarkStart w:id="286" w:name="exm-angle-unit-circle"/>
    <w:p>
      <w:pPr>
        <w:pStyle w:val="BodyText"/>
      </w:pPr>
      <w:ins w:id="1585" w:author="PR Preview" w:date="2026-01-01T00:00:00Z">
        <w:r>
          <w:rPr>
            <w:b/>
            <w:bCs/>
          </w:rPr>
          <w:t xml:space="preserve">Example 60 (Three angles on the unit circle)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w:ins w:id="1588" w:author="PR Preview" w:date="2026-01-01T00:00:00Z">
        <w:r>
          <w:t xml:space="preserve">The points</w:t>
        </w:r>
      </w:ins>
      <w:ins w:id="15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90" w:author="PR Preview" w:date="2026-01-01T00:00:00Z">
        <w:r>
          <w:t xml:space="preserve">,</w:t>
        </w:r>
      </w:ins>
      <w:ins w:id="15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are a quarter of the circle apart, so their</w:t>
        </w:r>
      </w:ins>
      <w:ins w:id="1594" w:author="PR Preview" w:date="2026-01-01T00:00:00Z">
        <w:r>
          <w:t xml:space="preserve"> </w:t>
        </w:r>
      </w:ins>
      <w:hyperlink w:anchor="def-angle-unit-circle">
        <w:ins w:id="1595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is</w:t>
        </w:r>
      </w:ins>
      <w:ins w:id="159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59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7"/>
        </w:numPr>
      </w:pPr>
      <w:ins w:id="1600" w:author="PR Preview" w:date="2026-01-01T00:00:00Z">
        <w:r>
          <w:t xml:space="preserve">The points</w:t>
        </w:r>
      </w:ins>
      <w:ins w:id="16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02" w:author="PR Preview" w:date="2026-01-01T00:00:00Z">
        <w:r>
          <w:t xml:space="preserve">,</w:t>
        </w:r>
      </w:ins>
      <w:ins w:id="16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are half of the circle apart, so their angle is</w:t>
        </w:r>
      </w:ins>
      <w:ins w:id="1606" w:author="PR Preview" w:date="2026-01-01T00:00:00Z">
        <w:r>
          <w:t xml:space="preserve"> </w:t>
        </w:r>
      </w:ins>
      <m:oMath>
        <m:r>
          <m:t>π</m:t>
        </m:r>
      </m:oMath>
      <w:ins w:id="16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7"/>
        </w:numPr>
      </w:pPr>
      <w:ins w:id="1608" w:author="PR Preview" w:date="2026-01-01T00:00:00Z">
        <w:r>
          <w:t xml:space="preserve">The point</w:t>
        </w:r>
      </w:ins>
      <w:ins w:id="16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is</w:t>
        </w:r>
      </w:ins>
      <w:ins w:id="1612" w:author="PR Preview" w:date="2026-01-01T00:00:00Z">
        <w:r>
          <w:t xml:space="preserve"> </w:t>
        </w:r>
      </w:ins>
      <m:oMath>
        <m:r>
          <m:t>0</m:t>
        </m:r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apart from itself, so their angle is</w:t>
        </w:r>
      </w:ins>
      <w:ins w:id="1615" w:author="PR Preview" w:date="2026-01-01T00:00:00Z">
        <w:r>
          <w:t xml:space="preserve"> </w:t>
        </w:r>
      </w:ins>
      <m:oMath>
        <m:r>
          <m:t>0</m:t>
        </m:r>
      </m:oMath>
      <w:ins w:id="1616" w:author="PR Preview" w:date="2026-01-01T00:00:00Z">
        <w:r>
          <w:t xml:space="preserve">.</w:t>
        </w:r>
      </w:ins>
    </w:p>
    <w:bookmarkEnd w:id="286"/>
    <w:bookmarkStart w:id="287" w:name="prp-angle-unit-circle-range"/>
    <w:p>
      <w:pPr>
        <w:pStyle w:val="FirstParagraph"/>
      </w:pPr>
      <w:ins w:id="1617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An</w:t>
        </w:r>
      </w:ins>
      <w:ins w:id="1620" w:author="PR Preview" w:date="2026-01-01T00:00:00Z">
        <w:r>
          <w:t xml:space="preserve"> </w:t>
        </w:r>
      </w:ins>
      <w:hyperlink w:anchor="def-angle-unit-circle">
        <w:ins w:id="1621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between two points of the</w:t>
        </w:r>
      </w:ins>
      <w:ins w:id="1624" w:author="PR Preview" w:date="2026-01-01T00:00:00Z">
        <w:r>
          <w:t xml:space="preserve"> </w:t>
        </w:r>
      </w:ins>
      <w:hyperlink w:anchor="def-unit-circle">
        <w:ins w:id="1625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is at least</w:t>
        </w:r>
      </w:ins>
      <w:ins w:id="1628" w:author="PR Preview" w:date="2026-01-01T00:00:00Z">
        <w:r>
          <w:t xml:space="preserve"> </w:t>
        </w:r>
      </w:ins>
      <m:oMath>
        <m:r>
          <m:t>0</m:t>
        </m:r>
      </m:oMath>
      <w:ins w:id="1629" w:author="PR Preview" w:date="2026-01-01T00:00:00Z">
        <w:r>
          <w:t xml:space="preserve">, at most</w:t>
        </w:r>
      </w:ins>
      <w:ins w:id="1630" w:author="PR Preview" w:date="2026-01-01T00:00:00Z">
        <w:r>
          <w:t xml:space="preserve"> </w:t>
        </w:r>
      </w:ins>
      <m:oMath>
        <m:r>
          <m:t>π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(</w:t>
        </w:r>
      </w:ins>
      <w:hyperlink w:anchor="def-pi">
        <w:ins w:id="1633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634" w:author="PR Preview" w:date="2026-01-01T00:00:00Z">
        <w:r>
          <w:t xml:space="preserve">).</w:t>
        </w:r>
      </w:ins>
    </w:p>
    <w:bookmarkEnd w:id="287"/>
    <w:p>
      <w:pPr>
        <w:pStyle w:val="BodyText"/>
      </w:pPr>
      <w:ins w:id="1635" w:author="PR Preview" w:date="2026-01-01T00:00:00Z">
        <w:r>
          <w:rPr>
            <w:i/>
            <w:iCs/>
          </w:rPr>
          <w:t xml:space="preserve">Proof</w:t>
        </w:r>
      </w:ins>
      <w:ins w:id="1636" w:author="PR Preview" w:date="2026-01-01T00:00:00Z">
        <w:r>
          <w:t xml:space="preserve">. </w:t>
        </w:r>
      </w:ins>
      <w:ins w:id="1637" w:author="PR Preview" w:date="2026-01-01T00:00:00Z">
        <w:r>
          <w:t xml:space="preserve">The whole circle has length</w:t>
        </w:r>
      </w:ins>
      <w:ins w:id="1638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(</w:t>
        </w:r>
      </w:ins>
      <w:hyperlink w:anchor="def-pi">
        <w:ins w:id="1641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642" w:author="PR Preview" w:date="2026-01-01T00:00:00Z">
        <w:r>
          <w:t xml:space="preserve">).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Going the short way round covers at most half of the circle, which is</w:t>
        </w:r>
      </w:ins>
      <w:ins w:id="1645" w:author="PR Preview" w:date="2026-01-01T00:00:00Z">
        <w:r>
          <w:t xml:space="preserve"> </w:t>
        </w:r>
      </w:ins>
      <m:oMath>
        <m:r>
          <m:t>π</m:t>
        </m:r>
      </m:oMath>
      <w:ins w:id="1646" w:author="PR Preview" w:date="2026-01-01T00:00:00Z">
        <w:r>
          <w:t xml:space="preserve">.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A distance along the circle is at least</w:t>
        </w:r>
      </w:ins>
      <w:ins w:id="1649" w:author="PR Preview" w:date="2026-01-01T00:00:00Z">
        <w:r>
          <w:t xml:space="preserve"> </w:t>
        </w:r>
      </w:ins>
      <m:oMath>
        <m:r>
          <m:t>0</m:t>
        </m:r>
      </m:oMath>
      <w:ins w:id="1650" w:author="PR Preview" w:date="2026-01-01T00:00:00Z">
        <w:r>
          <w:t xml:space="preserve">.</w:t>
        </w:r>
      </w:ins>
    </w:p>
    <w:bookmarkStart w:id="288" w:name="def-cosine-sine"/>
    <w:p>
      <w:pPr>
        <w:pStyle w:val="BodyText"/>
      </w:pPr>
      <w:ins w:id="1651" w:author="PR Preview" w:date="2026-01-01T00:00:00Z">
        <w:r>
          <w:rPr>
            <w:b/>
            <w:bCs/>
          </w:rPr>
          <w:t xml:space="preserve">Definition 83 (Cosine)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For a real number</w:t>
        </w:r>
      </w:ins>
      <w:ins w:id="1654" w:author="PR Preview" w:date="2026-01-01T00:00:00Z">
        <w:r>
          <w:t xml:space="preserve"> </w:t>
        </w:r>
      </w:ins>
      <m:oMath>
        <m:r>
          <m:t>θ</m:t>
        </m:r>
      </m:oMath>
      <w:ins w:id="1655" w:author="PR Preview" w:date="2026-01-01T00:00:00Z">
        <w:r>
          <w:t xml:space="preserve">, start at the point</w:t>
        </w:r>
      </w:ins>
      <w:ins w:id="16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of the unit circle (</w:t>
        </w:r>
      </w:ins>
      <w:hyperlink w:anchor="def-unit-circle">
        <w:ins w:id="1659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660" w:author="PR Preview" w:date="2026-01-01T00:00:00Z">
        <w:r>
          <w:t xml:space="preserve">)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and move a distance</w:t>
        </w:r>
      </w:ins>
      <w:ins w:id="166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along the circle,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counterclockwise if</w:t>
        </w:r>
      </w:ins>
      <w:ins w:id="166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and clockwise if</w:t>
        </w:r>
      </w:ins>
      <w:ins w:id="167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672" w:author="PR Preview" w:date="2026-01-01T00:00:00Z">
        <w:r>
          <w:t xml:space="preserve">.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The first coordinate of the point reached is the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rPr>
            <w:b/>
            <w:bCs/>
          </w:rPr>
          <w:t xml:space="preserve">cosine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of</w:t>
        </w:r>
      </w:ins>
      <w:ins w:id="1679" w:author="PR Preview" w:date="2026-01-01T00:00:00Z">
        <w:r>
          <w:t xml:space="preserve"> </w:t>
        </w:r>
      </w:ins>
      <m:oMath>
        <m:r>
          <m:t>θ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[38]</w:t>
        </w:r>
      </w:ins>
      <w:ins w:id="1682" w:author="PR Preview" w:date="2026-01-01T00:00:00Z">
        <w:r>
          <w:t xml:space="preserve">, written</w:t>
        </w:r>
      </w:ins>
      <w:ins w:id="168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84" w:author="PR Preview" w:date="2026-01-01T00:00:00Z">
        <w:r>
          <w:t xml:space="preserve">.</w:t>
        </w:r>
      </w:ins>
    </w:p>
    <w:bookmarkEnd w:id="288"/>
    <w:bookmarkStart w:id="289" w:name="exm-cosine-sine"/>
    <w:p>
      <w:pPr>
        <w:pStyle w:val="BodyText"/>
      </w:pPr>
      <w:ins w:id="1685" w:author="PR Preview" w:date="2026-01-01T00:00:00Z">
        <w:r>
          <w:rPr>
            <w:b/>
            <w:bCs/>
          </w:rPr>
          <w:t xml:space="preserve">Example 61 (Cosines of some angles)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9"/>
    <w:bookmarkStart w:id="290" w:name="def-sine"/>
    <w:p>
      <w:pPr>
        <w:pStyle w:val="BodyText"/>
      </w:pPr>
      <w:del w:id="1688" w:author="PR Preview" w:date="2026-01-01T00:00:00Z">
        <w:r>
          <w:rPr>
            <w:b/>
            <w:bCs/>
          </w:rPr>
          <w:delText xml:space="preserve">Definition 82 (Sine)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For a real number</w:delText>
        </w:r>
      </w:del>
      <w:del w:id="1691" w:author="PR Preview" w:date="2026-01-01T00:00:00Z">
        <w:r>
          <w:delText xml:space="preserve"> </w:delText>
        </w:r>
      </w:del>
      <m:oMath>
        <m:r>
          <m:t>θ</m:t>
        </m:r>
      </m:oMath>
      <w:del w:id="1692" w:author="PR Preview" w:date="2026-01-01T00:00:00Z">
        <w:r>
          <w:delText xml:space="preserve">, the second coordinate of the point reached from</w:delText>
        </w:r>
      </w:del>
      <w:del w:id="16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by moving a distance</w:delText>
        </w:r>
      </w:del>
      <w:del w:id="16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along the unit circle (</w:delText>
        </w:r>
      </w:del>
      <w:hyperlink w:anchor="def-cosine-sine">
        <w:del w:id="1699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1700" w:author="PR Preview" w:date="2026-01-01T00:00:00Z">
        <w:r>
          <w:delText xml:space="preserve">)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is the</w:delText>
        </w:r>
      </w:del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rPr>
            <w:b/>
            <w:bCs/>
          </w:rPr>
          <w:delText xml:space="preserve">sine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of</w:delText>
        </w:r>
      </w:del>
      <w:del w:id="1707" w:author="PR Preview" w:date="2026-01-01T00:00:00Z">
        <w:r>
          <w:delText xml:space="preserve"> </w:delText>
        </w:r>
      </w:del>
      <m:oMath>
        <m:r>
          <m:t>θ</m:t>
        </m:r>
      </m:oMath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[38]</w:delText>
        </w:r>
      </w:del>
      <w:del w:id="1710" w:author="PR Preview" w:date="2026-01-01T00:00:00Z">
        <w:r>
          <w:delText xml:space="preserve">, written</w:delText>
        </w:r>
      </w:del>
      <w:del w:id="1711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712" w:author="PR Preview" w:date="2026-01-01T00:00:00Z">
        <w:r>
          <w:delText xml:space="preserve">.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The sine is one of the trigonometric functions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[39]</w:delText>
        </w:r>
      </w:del>
      <w:del w:id="1717" w:author="PR Preview" w:date="2026-01-01T00:00:00Z">
        <w:r>
          <w:delText xml:space="preserve">.</w:delText>
        </w:r>
      </w:del>
    </w:p>
    <w:p>
      <w:pPr>
        <w:pStyle w:val="BodyText"/>
      </w:pPr>
      <w:del w:id="1718" w:author="PR Preview" w:date="2026-01-01T00:00:00Z">
        <w:r>
          <w:rPr>
            <w:b/>
            <w:bCs/>
          </w:rPr>
          <w:delText xml:space="preserve">Example 61 (Sines of some angles)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 </w:delText>
        </w:r>
      </w:del>
    </w:p>
    <w:p>
      <w:pPr>
        <w:pStyle w:val="BodyText"/>
      </w:pPr>
      <w:ins w:id="1721" w:author="PR Preview" w:date="2026-01-01T00:00:00Z">
        <w:r>
          <w:rPr>
            <w:b/>
            <w:bCs/>
          </w:rPr>
          <w:t xml:space="preserve">Definition 84 (Sine)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For a real number</w:t>
        </w:r>
      </w:ins>
      <w:ins w:id="1724" w:author="PR Preview" w:date="2026-01-01T00:00:00Z">
        <w:r>
          <w:t xml:space="preserve"> </w:t>
        </w:r>
      </w:ins>
      <m:oMath>
        <m:r>
          <m:t>θ</m:t>
        </m:r>
      </m:oMath>
      <w:ins w:id="1725" w:author="PR Preview" w:date="2026-01-01T00:00:00Z">
        <w:r>
          <w:t xml:space="preserve">, the second coordinate of the point reached from</w:t>
        </w:r>
      </w:ins>
      <w:ins w:id="17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by moving a distance</w:t>
        </w:r>
      </w:ins>
      <w:ins w:id="172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along the unit circle (</w:t>
        </w:r>
      </w:ins>
      <w:hyperlink w:anchor="def-cosine-sine">
        <w:ins w:id="1732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1733" w:author="PR Preview" w:date="2026-01-01T00:00:00Z">
        <w:r>
          <w:t xml:space="preserve">)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is the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rPr>
            <w:b/>
            <w:bCs/>
          </w:rPr>
          <w:t xml:space="preserve">sine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of</w:t>
        </w:r>
      </w:ins>
      <w:ins w:id="1740" w:author="PR Preview" w:date="2026-01-01T00:00:00Z">
        <w:r>
          <w:t xml:space="preserve"> </w:t>
        </w:r>
      </w:ins>
      <m:oMath>
        <m:r>
          <m:t>θ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[38]</w:t>
        </w:r>
      </w:ins>
      <w:ins w:id="1743" w:author="PR Preview" w:date="2026-01-01T00:00:00Z">
        <w:r>
          <w:t xml:space="preserve">, written</w:t>
        </w:r>
      </w:ins>
      <w:ins w:id="1744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1745" w:author="PR Preview" w:date="2026-01-01T00:00:00Z">
        <w:r>
          <w:t xml:space="preserve">.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The sine is one of the trigonometric functions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[39]</w:t>
        </w:r>
      </w:ins>
      <w:ins w:id="1750" w:author="PR Preview" w:date="2026-01-01T00:00:00Z">
        <w:r>
          <w:t xml:space="preserve">.</w:t>
        </w:r>
      </w:ins>
    </w:p>
    <w:bookmarkEnd w:id="290"/>
    <w:bookmarkStart w:id="291" w:name="exm-sine"/>
    <w:p>
      <w:pPr>
        <w:pStyle w:val="BodyText"/>
      </w:pPr>
      <w:ins w:id="1751" w:author="PR Preview" w:date="2026-01-01T00:00:00Z">
        <w:r>
          <w:rPr>
            <w:b/>
            <w:bCs/>
          </w:rPr>
          <w:t xml:space="preserve">Example 62 (Sines of some angles)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reaches the point with</w:delText>
        </w:r>
      </w:del>
      <w:del w:id="175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(</w:delText>
        </w:r>
      </w:del>
      <w:hyperlink w:anchor="exm-cosine-sine">
        <w:del w:id="1759" w:author="PR Preview" w:date="2026-01-01T00:00:00Z">
          <w:r>
            <w:rPr>
              <w:rStyle w:val="Hyperlink"/>
            </w:rPr>
            <w:delText xml:space="preserve">Example 60</w:delText>
          </w:r>
        </w:del>
      </w:hyperlink>
      <w:del w:id="1760" w:author="PR Preview" w:date="2026-01-01T00:00:00Z">
        <w:r>
          <w:delText xml:space="preserve">),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so</w:delText>
        </w:r>
      </w:del>
      <w:del w:id="1763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764" w:author="PR Preview" w:date="2026-01-01T00:00:00Z">
        <w:r>
          <w:delText xml:space="preserve">.</w:delText>
        </w:r>
      </w:del>
    </w:p>
    <w:p>
      <w:pPr>
        <w:pStyle w:val="FirstParagraph"/>
      </w:pPr>
      <w:del w:id="1765" w:author="PR Preview" w:date="2026-01-01T00:00:00Z">
        <w:r>
          <w:rPr>
            <w:b/>
            <w:bCs/>
          </w:rPr>
          <w:delText xml:space="preserve">Theorem 33 (The Pythagorean identity)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For every real number</w:delText>
        </w:r>
      </w:del>
      <w:del w:id="1768" w:author="PR Preview" w:date="2026-01-01T00:00:00Z">
        <w:r>
          <w:delText xml:space="preserve"> </w:delText>
        </w:r>
      </w:del>
      <m:oMath>
        <m:r>
          <m:t>θ</m:t>
        </m:r>
      </m:oMath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[40]</w:delText>
        </w:r>
      </w:del>
      <w:del w:id="1771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reaches the point with</w:t>
        </w:r>
      </w:ins>
      <w:ins w:id="17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(</w:t>
        </w:r>
      </w:ins>
      <w:hyperlink w:anchor="exm-cosine-sine">
        <w:ins w:id="1777" w:author="PR Preview" w:date="2026-01-01T00:00:00Z">
          <w:r>
            <w:rPr>
              <w:rStyle w:val="Hyperlink"/>
            </w:rPr>
            <w:t xml:space="preserve">Example 61</w:t>
          </w:r>
        </w:ins>
      </w:hyperlink>
      <w:ins w:id="1778" w:author="PR Preview" w:date="2026-01-01T00:00:00Z">
        <w:r>
          <w:t xml:space="preserve">),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so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782" w:author="PR Preview" w:date="2026-01-01T00:00:00Z">
        <w:r>
          <w:t xml:space="preserve">.</w:t>
        </w:r>
      </w:ins>
    </w:p>
    <w:bookmarkEnd w:id="291"/>
    <w:bookmarkStart w:id="292" w:name="thm-cosine-sine-identity"/>
    <w:p>
      <w:pPr>
        <w:pStyle w:val="FirstParagraph"/>
      </w:pPr>
      <w:ins w:id="1783" w:author="PR Preview" w:date="2026-01-01T00:00:00Z">
        <w:r>
          <w:rPr>
            <w:b/>
            <w:bCs/>
          </w:rPr>
          <w:t xml:space="preserve">Theorem 32 (The Pythagorean identity)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For every real number</w:t>
        </w:r>
      </w:ins>
      <w:ins w:id="1786" w:author="PR Preview" w:date="2026-01-01T00:00:00Z">
        <w:r>
          <w:t xml:space="preserve"> </w:t>
        </w:r>
      </w:ins>
      <m:oMath>
        <m:r>
          <m:t>θ</m:t>
        </m:r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[40]</w:t>
        </w:r>
      </w:ins>
      <w:ins w:id="17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7" w:name="exm-cosine-sine-unit-circle"/>
    <w:p>
      <w:pPr>
        <w:pStyle w:val="BodyText"/>
      </w:pPr>
      <w:del w:id="1790" w:author="PR Preview" w:date="2026-01-01T00:00:00Z">
        <w:r>
          <w:rPr>
            <w:b/>
            <w:bCs/>
          </w:rPr>
          <w:delText xml:space="preserve">Example 62 (The unit circle and the angle</w:delText>
        </w:r>
      </w:del>
      <w:del w:id="1791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1792" w:author="PR Preview" w:date="2026-01-01T00:00:00Z">
        <w:r>
          <w:rPr>
            <w:b/>
            <w:bCs/>
          </w:rPr>
          <w:delText xml:space="preserve">)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Take</w:delText>
        </w:r>
      </w:del>
      <w:del w:id="179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1796" w:author="PR Preview" w:date="2026-01-01T00:00:00Z">
        <w:r>
          <w:delText xml:space="preserve">, one sixth of the way round the circle.</w:delText>
        </w:r>
      </w:del>
      <w:del w:id="1797" w:author="PR Preview" w:date="2026-01-01T00:00:00Z">
        <w:r>
          <w:delText xml:space="preserve"> </w:delText>
        </w:r>
      </w:del>
      <w:hyperlink w:anchor="fig-cosine-sine-unit-circle">
        <w:del w:id="1798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shows the point reached,</w:delText>
        </w:r>
      </w:del>
      <w:del w:id="18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802" w:author="PR Preview" w:date="2026-01-01T00:00:00Z">
        <w:r>
          <w:delText xml:space="preserve">, and its two coordinates.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 point is a vertex of a regular hexagon inscribed in the unit circle,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whose sides have the same length as its radius,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so the point is at distance</w:delText>
        </w:r>
      </w:del>
      <w:del w:id="1809" w:author="PR Preview" w:date="2026-01-01T00:00:00Z">
        <w:r>
          <w:delText xml:space="preserve"> </w:delText>
        </w:r>
      </w:del>
      <m:oMath>
        <m:r>
          <m:t>1</m:t>
        </m:r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from</w:delText>
        </w:r>
      </w:del>
      <w:del w:id="18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13" w:author="PR Preview" w:date="2026-01-01T00:00:00Z">
        <w:r>
          <w:delText xml:space="preserve">.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Writing</w:delText>
        </w:r>
      </w:del>
      <w:del w:id="18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81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818" w:author="PR Preview" w:date="2026-01-01T00:00:00Z">
        <w:r>
          <w:delText xml:space="preserve">so</w:delText>
        </w:r>
      </w:del>
      <w:del w:id="1819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820" w:author="PR Preview" w:date="2026-01-01T00:00:00Z">
        <w:r>
          <w:delText xml:space="preserve">,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and then</w:delText>
        </w:r>
      </w:del>
      <w:del w:id="1823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del w:id="1824" w:author="PR Preview" w:date="2026-01-01T00:00:00Z">
        <w:r>
          <w:delText xml:space="preserve">.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To three decimal places these are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0.5 and 0.866.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As</w:delText>
        </w:r>
      </w:del>
      <w:del w:id="1831" w:author="PR Preview" w:date="2026-01-01T00:00:00Z">
        <w:r>
          <w:delText xml:space="preserve"> </w:delText>
        </w:r>
      </w:del>
      <w:hyperlink w:anchor="thm-cosine-sine-identity">
        <w:del w:id="1832" w:author="PR Preview" w:date="2026-01-01T00:00:00Z">
          <w:r>
            <w:rPr>
              <w:rStyle w:val="Hyperlink"/>
            </w:rPr>
            <w:delText xml:space="preserve">Theorem 33</w:delText>
          </w:r>
        </w:del>
      </w:hyperlink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says, the squared coordinates add to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1.</w:delText>
        </w:r>
      </w:del>
    </w:p>
    <w:p>
      <w:pPr>
        <w:pStyle w:val="BodyText"/>
      </w:pPr>
      <w:del w:id="1837" w:author="PR Preview" w:date="2026-01-01T00:00:00Z">
        <w:r>
          <w:rPr>
            <w:b/>
            <w:bCs/>
          </w:rPr>
          <w:delText xml:space="preserve">Theorem 34 (Cosine takes each value from</w:delText>
        </w:r>
      </w:del>
      <w:del w:id="183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839" w:author="PR Preview" w:date="2026-01-01T00:00:00Z">
        <w:r>
          <w:rPr>
            <w:b/>
            <w:bCs/>
          </w:rPr>
          <w:delText xml:space="preserve"> </w:delText>
        </w:r>
      </w:del>
      <w:del w:id="1840" w:author="PR Preview" w:date="2026-01-01T00:00:00Z">
        <w:r>
          <w:rPr>
            <w:b/>
            <w:bCs/>
          </w:rPr>
          <w:delText xml:space="preserve">to</w:delText>
        </w:r>
      </w:del>
      <w:del w:id="1841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1842" w:author="PR Preview" w:date="2026-01-01T00:00:00Z">
        <w:r>
          <w:rPr>
            <w:b/>
            <w:bCs/>
          </w:rPr>
          <w:delText xml:space="preserve"> </w:delText>
        </w:r>
      </w:del>
      <w:del w:id="1843" w:author="PR Preview" w:date="2026-01-01T00:00:00Z">
        <w:r>
          <w:rPr>
            <w:b/>
            <w:bCs/>
          </w:rPr>
          <w:delText xml:space="preserve">exactly once between</w:delText>
        </w:r>
      </w:del>
      <w:del w:id="1844" w:author="PR Preview" w:date="2026-01-01T00:00:00Z">
        <w:r>
          <w:rPr>
            <w:b/>
            <w:bCs/>
          </w:rPr>
          <w:delText xml:space="preserve"> </w:delText>
        </w:r>
      </w:del>
      <m:oMath>
        <m:r>
          <m:t>0</m:t>
        </m:r>
      </m:oMath>
      <w:del w:id="1845" w:author="PR Preview" w:date="2026-01-01T00:00:00Z">
        <w:r>
          <w:rPr>
            <w:b/>
            <w:bCs/>
          </w:rPr>
          <w:delText xml:space="preserve"> </w:delText>
        </w:r>
      </w:del>
      <w:del w:id="1846" w:author="PR Preview" w:date="2026-01-01T00:00:00Z">
        <w:r>
          <w:rPr>
            <w:b/>
            <w:bCs/>
          </w:rPr>
          <w:delText xml:space="preserve">and</w:delText>
        </w:r>
      </w:del>
      <w:del w:id="1847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1848" w:author="PR Preview" w:date="2026-01-01T00:00:00Z">
        <w:r>
          <w:rPr>
            <w:b/>
            <w:bCs/>
          </w:rPr>
          <w:delText xml:space="preserve">)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The function</w:delText>
        </w:r>
      </w:del>
      <w:del w:id="1851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is decreasing, with</w:delText>
        </w:r>
      </w:del>
      <w:del w:id="185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and</w:delText>
        </w:r>
      </w:del>
      <w:del w:id="185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858" w:author="PR Preview" w:date="2026-01-01T00:00:00Z">
        <w:r>
          <w:delText xml:space="preserve">,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and takes each value in</w:delText>
        </w:r>
      </w:del>
      <w:del w:id="18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exactly once.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On</w:delText>
        </w:r>
      </w:del>
      <w:del w:id="18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867" w:author="PR Preview" w:date="2026-01-01T00:00:00Z">
        <w:r>
          <w:delText xml:space="preserve">,</w:delText>
        </w:r>
      </w:del>
      <w:del w:id="186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del w:id="1869" w:author="PR Preview" w:date="2026-01-01T00:00:00Z">
        <w:r>
          <w:delText xml:space="preserve">.</w:delText>
        </w:r>
      </w:del>
    </w:p>
    <w:p>
      <w:pPr>
        <w:pStyle w:val="BodyText"/>
      </w:pPr>
      <w:ins w:id="1870" w:author="PR Preview" w:date="2026-01-01T00:00:00Z">
        <w:r>
          <w:rPr>
            <w:b/>
            <w:bCs/>
          </w:rPr>
          <w:t xml:space="preserve">Example 63 (The unit circle and the angle</w:t>
        </w:r>
      </w:ins>
      <w:ins w:id="1871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872" w:author="PR Preview" w:date="2026-01-01T00:00:00Z">
        <w:r>
          <w:rPr>
            <w:b/>
            <w:bCs/>
          </w:rPr>
          <w:t xml:space="preserve">)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Take</w:t>
        </w:r>
      </w:ins>
      <w:ins w:id="187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876" w:author="PR Preview" w:date="2026-01-01T00:00:00Z">
        <w:r>
          <w:t xml:space="preserve">, one sixth of the way round the circle.</w:t>
        </w:r>
      </w:ins>
      <w:ins w:id="1877" w:author="PR Preview" w:date="2026-01-01T00:00:00Z">
        <w:r>
          <w:t xml:space="preserve"> </w:t>
        </w:r>
      </w:ins>
      <w:hyperlink w:anchor="fig-cosine-sine-unit-circle">
        <w:ins w:id="1878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shows the point reached,</w:t>
        </w:r>
      </w:ins>
      <w:ins w:id="18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882" w:author="PR Preview" w:date="2026-01-01T00:00:00Z">
        <w:r>
          <w:t xml:space="preserve">, and its two coordinates.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The point is a vertex of a regular hexagon inscribed in the unit circle,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whose sides have the same length as its radius,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so the point is at distance</w:t>
        </w:r>
      </w:ins>
      <w:ins w:id="1889" w:author="PR Preview" w:date="2026-01-01T00:00:00Z">
        <w:r>
          <w:t xml:space="preserve"> </w:t>
        </w:r>
      </w:ins>
      <m:oMath>
        <m:r>
          <m:t>1</m:t>
        </m:r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from</w:t>
        </w:r>
      </w:ins>
      <w:ins w:id="18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93" w:author="PR Preview" w:date="2026-01-01T00:00:00Z">
        <w:r>
          <w:t xml:space="preserve">.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Writing</w:t>
        </w:r>
      </w:ins>
      <w:ins w:id="18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89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898" w:author="PR Preview" w:date="2026-01-01T00:00:00Z">
        <w:r>
          <w:t xml:space="preserve">so</w:t>
        </w:r>
      </w:ins>
      <w:ins w:id="189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900" w:author="PR Preview" w:date="2026-01-01T00:00:00Z">
        <w:r>
          <w:t xml:space="preserve">,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and then</w:t>
        </w:r>
      </w:ins>
      <w:ins w:id="190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ins w:id="1904" w:author="PR Preview" w:date="2026-01-01T00:00:00Z">
        <w:r>
          <w:t xml:space="preserve">.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To three decimal places these are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0.5 and 0.866.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As</w:t>
        </w:r>
      </w:ins>
      <w:ins w:id="1911" w:author="PR Preview" w:date="2026-01-01T00:00:00Z">
        <w:r>
          <w:t xml:space="preserve"> </w:t>
        </w:r>
      </w:ins>
      <w:hyperlink w:anchor="thm-cosine-sine-identity">
        <w:ins w:id="1912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says, the squared coordinates add to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1.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6"/>
        </w:tc>
      </w:tr>
    </w:tbl>
    <w:bookmarkEnd w:id="297"/>
    <w:bookmarkStart w:id="298" w:name="thm-cosine-bijection"/>
    <w:p>
      <w:pPr>
        <w:pStyle w:val="BodyText"/>
      </w:pPr>
      <w:ins w:id="1917" w:author="PR Preview" w:date="2026-01-01T00:00:00Z">
        <w:r>
          <w:rPr>
            <w:b/>
            <w:bCs/>
          </w:rPr>
          <w:t xml:space="preserve">Theorem 33 (Cosine takes each value from</w:t>
        </w:r>
      </w:ins>
      <w:ins w:id="191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919" w:author="PR Preview" w:date="2026-01-01T00:00:00Z">
        <w:r>
          <w:rPr>
            <w:b/>
            <w:bCs/>
          </w:rPr>
          <w:t xml:space="preserve"> </w:t>
        </w:r>
      </w:ins>
      <w:ins w:id="1920" w:author="PR Preview" w:date="2026-01-01T00:00:00Z">
        <w:r>
          <w:rPr>
            <w:b/>
            <w:bCs/>
          </w:rPr>
          <w:t xml:space="preserve">to</w:t>
        </w:r>
      </w:ins>
      <w:ins w:id="1921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922" w:author="PR Preview" w:date="2026-01-01T00:00:00Z">
        <w:r>
          <w:rPr>
            <w:b/>
            <w:bCs/>
          </w:rP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exactly once between</w:t>
        </w:r>
      </w:ins>
      <w:ins w:id="1924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1925" w:author="PR Preview" w:date="2026-01-01T00:00:00Z">
        <w:r>
          <w:rPr>
            <w:b/>
            <w:bCs/>
          </w:rPr>
          <w:t xml:space="preserve"> </w:t>
        </w:r>
      </w:ins>
      <w:ins w:id="1926" w:author="PR Preview" w:date="2026-01-01T00:00:00Z">
        <w:r>
          <w:rPr>
            <w:b/>
            <w:bCs/>
          </w:rPr>
          <w:t xml:space="preserve">and</w:t>
        </w:r>
      </w:ins>
      <w:ins w:id="1927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928" w:author="PR Preview" w:date="2026-01-01T00:00:00Z">
        <w:r>
          <w:rPr>
            <w:b/>
            <w:bCs/>
          </w:rPr>
          <w:t xml:space="preserve">)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The function</w:t>
        </w:r>
      </w:ins>
      <w:ins w:id="193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is decreasing, with</w:t>
        </w:r>
      </w:ins>
      <w:ins w:id="1934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and</w:t>
        </w:r>
      </w:ins>
      <w:ins w:id="193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938" w:author="PR Preview" w:date="2026-01-01T00:00:00Z">
        <w:r>
          <w:t xml:space="preserve">,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and takes each value in</w:t>
        </w:r>
      </w:ins>
      <w:ins w:id="194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exactly once.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On</w:t>
        </w:r>
      </w:ins>
      <w:ins w:id="19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947" w:author="PR Preview" w:date="2026-01-01T00:00:00Z">
        <w:r>
          <w:t xml:space="preserve">,</w:t>
        </w:r>
      </w:ins>
      <w:ins w:id="1948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1949" w:author="PR Preview" w:date="2026-01-01T00:00:00Z">
        <w:r>
          <w:t xml:space="preserve">.</w:t>
        </w:r>
      </w:ins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9" w:name="def-arccosine"/>
    <w:p>
      <w:pPr>
        <w:pStyle w:val="BodyText"/>
      </w:pPr>
      <w:ins w:id="1950" w:author="PR Preview" w:date="2026-01-01T00:00:00Z">
        <w:r>
          <w:rPr>
            <w:b/>
            <w:bCs/>
          </w:rPr>
          <w:t xml:space="preserve">Definition 85 (Arccosine)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The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rPr>
            <w:b/>
            <w:bCs/>
          </w:rPr>
          <w:t xml:space="preserve">arccosine</w:t>
        </w:r>
      </w:ins>
      <w:ins w:id="1955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is the</w:t>
        </w:r>
      </w:ins>
      <w:ins w:id="1958" w:author="PR Preview" w:date="2026-01-01T00:00:00Z">
        <w:r>
          <w:t xml:space="preserve"> </w:t>
        </w:r>
      </w:ins>
      <w:hyperlink r:id="rId52">
        <w:ins w:id="195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that sends each</w:t>
        </w:r>
      </w:ins>
      <w:ins w:id="1962" w:author="PR Preview" w:date="2026-01-01T00:00:00Z">
        <w:r>
          <w:t xml:space="preserve"> </w:t>
        </w:r>
      </w:ins>
      <w:hyperlink w:anchor="def-cosine-sine">
        <w:ins w:id="1963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1964" w:author="PR Preview" w:date="2026-01-01T00:00:00Z">
        <w:r>
          <w:t xml:space="preserve">,</w:t>
        </w:r>
      </w:ins>
      <w:ins w:id="19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66" w:author="PR Preview" w:date="2026-01-01T00:00:00Z">
        <w:r>
          <w:t xml:space="preserve">,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to the one</w:t>
        </w:r>
      </w:ins>
      <w:ins w:id="1969" w:author="PR Preview" w:date="2026-01-01T00:00:00Z">
        <w:r>
          <w:t xml:space="preserve"> </w:t>
        </w:r>
      </w:ins>
      <w:hyperlink r:id="rId15">
        <w:ins w:id="1970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197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whose cosine is</w:t>
        </w:r>
      </w:ins>
      <w:ins w:id="1974" w:author="PR Preview" w:date="2026-01-01T00:00:00Z">
        <w:r>
          <w:t xml:space="preserve"> </w:t>
        </w:r>
      </w:ins>
      <m:oMath>
        <m:r>
          <m:t>c</m:t>
        </m:r>
      </m:oMath>
      <w:ins w:id="1975" w:author="PR Preview" w:date="2026-01-01T00:00:00Z">
        <w:r>
          <w:t xml:space="preserve">.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By</w:t>
        </w:r>
      </w:ins>
      <w:ins w:id="1978" w:author="PR Preview" w:date="2026-01-01T00:00:00Z">
        <w:r>
          <w:t xml:space="preserve"> </w:t>
        </w:r>
      </w:ins>
      <w:hyperlink w:anchor="thm-cosine-bijection">
        <w:ins w:id="1979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1980" w:author="PR Preview" w:date="2026-01-01T00:00:00Z">
        <w:r>
          <w:t xml:space="preserve">, there is just one such</w:t>
        </w:r>
      </w:ins>
      <w:ins w:id="1981" w:author="PR Preview" w:date="2026-01-01T00:00:00Z">
        <w:r>
          <w:t xml:space="preserve"> </w:t>
        </w:r>
      </w:ins>
      <m:oMath>
        <m:r>
          <m:t>θ</m:t>
        </m:r>
      </m:oMath>
      <w:ins w:id="1982" w:author="PR Preview" w:date="2026-01-01T00:00:00Z">
        <w:r>
          <w:t xml:space="preserve">.</w:t>
        </w:r>
      </w:ins>
    </w:p>
    <w:bookmarkEnd w:id="299"/>
    <w:bookmarkStart w:id="300" w:name="exm-arccosine"/>
    <w:p>
      <w:pPr>
        <w:pStyle w:val="BodyText"/>
      </w:pPr>
      <w:ins w:id="1983" w:author="PR Preview" w:date="2026-01-01T00:00:00Z">
        <w:r>
          <w:rPr>
            <w:b/>
            <w:bCs/>
          </w:rPr>
          <w:t xml:space="preserve">Example 64 (Three arccosines)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60"/>
        </w:numPr>
      </w:pPr>
      <w:ins w:id="1986" w:author="PR Preview" w:date="2026-01-01T00:00:00Z">
        <w:r>
          <w:t xml:space="preserve">The</w:t>
        </w:r>
      </w:ins>
      <w:ins w:id="1987" w:author="PR Preview" w:date="2026-01-01T00:00:00Z">
        <w:r>
          <w:t xml:space="preserve"> </w:t>
        </w:r>
      </w:ins>
      <w:hyperlink w:anchor="def-arccosine">
        <w:ins w:id="1988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of one is</w:t>
        </w:r>
      </w:ins>
      <w:ins w:id="199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992" w:author="PR Preview" w:date="2026-01-01T00:00:00Z">
        <w:r>
          <w:t xml:space="preserve">, because the</w:t>
        </w:r>
      </w:ins>
      <w:ins w:id="1993" w:author="PR Preview" w:date="2026-01-01T00:00:00Z">
        <w:r>
          <w:t xml:space="preserve"> </w:t>
        </w:r>
      </w:ins>
      <w:hyperlink w:anchor="def-cosine-sine">
        <w:ins w:id="199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of zero is</w:t>
        </w:r>
      </w:ins>
      <w:ins w:id="199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199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60"/>
        </w:numPr>
      </w:pPr>
      <w:ins w:id="1999" w:author="PR Preview" w:date="2026-01-01T00:00:00Z">
        <w:r>
          <w:t xml:space="preserve">The arccosine of zero is</w:t>
        </w:r>
      </w:ins>
      <w:ins w:id="2000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2001" w:author="PR Preview" w:date="2026-01-01T00:00:00Z">
        <w:r>
          <w:t xml:space="preserve">, because the cosine of a quarter turn is</w:t>
        </w:r>
      </w:ins>
      <w:ins w:id="200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0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60"/>
        </w:numPr>
      </w:pPr>
      <w:ins w:id="2004" w:author="PR Preview" w:date="2026-01-01T00:00:00Z">
        <w:r>
          <w:t xml:space="preserve">The arccosine of minus one is</w:t>
        </w:r>
      </w:ins>
      <w:ins w:id="2005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2006" w:author="PR Preview" w:date="2026-01-01T00:00:00Z">
        <w:r>
          <w:t xml:space="preserve">, because the cosine of a half turn is</w:t>
        </w:r>
      </w:ins>
      <w:ins w:id="200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008" w:author="PR Preview" w:date="2026-01-01T00:00:00Z">
        <w:r>
          <w:t xml:space="preserve">.</w:t>
        </w:r>
      </w:ins>
    </w:p>
    <w:bookmarkEnd w:id="300"/>
    <w:bookmarkEnd w:id="301"/>
    <w:bookmarkStart w:id="323" w:name="sec-complex-numbers"/>
    <w:p>
      <w:pPr>
        <w:pStyle w:val="Heading2"/>
      </w:pPr>
      <w:r>
        <w:t xml:space="preserve">21 Complex numbers</w:t>
      </w:r>
    </w:p>
    <w:bookmarkStart w:id="302" w:name="def-imaginary-unit"/>
    <w:p>
      <w:pPr>
        <w:pStyle w:val="FirstParagraph"/>
      </w:pPr>
      <w:del w:id="2009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The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rPr>
            <w:b/>
            <w:bCs/>
          </w:rPr>
          <w:delText xml:space="preserve">imaginary unit</w:delText>
        </w:r>
      </w:del>
      <w:del w:id="2014" w:author="PR Preview" w:date="2026-01-01T00:00:00Z">
        <w:r>
          <w:delText xml:space="preserve"> </w:delText>
        </w:r>
      </w:del>
      <m:oMath>
        <m:r>
          <m:t>i</m:t>
        </m:r>
      </m:oMath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is a number whose square is</w:delText>
        </w:r>
      </w:del>
      <w:del w:id="20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[41]</w:delText>
        </w:r>
      </w:del>
      <w:del w:id="2020" w:author="PR Preview" w:date="2026-01-01T00:00:00Z">
        <w:r>
          <w:delText xml:space="preserve">:</w:delText>
        </w:r>
      </w:del>
    </w:p>
    <w:p>
      <w:pPr>
        <w:pStyle w:val="FirstParagraph"/>
      </w:pPr>
      <w:ins w:id="2021" w:author="PR Preview" w:date="2026-01-01T00:00:00Z">
        <w:r>
          <w:rPr>
            <w:b/>
            <w:bCs/>
          </w:rPr>
          <w:t xml:space="preserve">Definition 86 (Imaginary unit)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The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rPr>
            <w:b/>
            <w:bCs/>
          </w:rPr>
          <w:t xml:space="preserve">imaginary unit</w:t>
        </w:r>
      </w:ins>
      <w:ins w:id="2026" w:author="PR Preview" w:date="2026-01-01T00:00:00Z">
        <w:r>
          <w:t xml:space="preserve"> </w:t>
        </w:r>
      </w:ins>
      <m:oMath>
        <m:r>
          <m:t>i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is a number whose square is</w:t>
        </w:r>
      </w:ins>
      <w:ins w:id="20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[41]</w:t>
        </w:r>
      </w:ins>
      <w:ins w:id="20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2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3" w:name="exm-imaginary-unit-powers"/>
    <w:p>
      <w:pPr>
        <w:pStyle w:val="BodyText"/>
      </w:pPr>
      <w:del w:id="2033" w:author="PR Preview" w:date="2026-01-01T00:00:00Z">
        <w:r>
          <w:rPr>
            <w:b/>
            <w:bCs/>
          </w:rPr>
          <w:delText xml:space="preserve">Example 63 (Powers of the imaginary unit)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The powers of</w:delText>
        </w:r>
      </w:del>
      <w:del w:id="2036" w:author="PR Preview" w:date="2026-01-01T00:00:00Z">
        <w:r>
          <w:delText xml:space="preserve"> </w:delText>
        </w:r>
      </w:del>
      <m:oMath>
        <m:r>
          <m:t>i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2039" w:author="PR Preview" w:date="2026-01-01T00:00:00Z">
        <w:r>
          <w:rPr>
            <w:b/>
            <w:bCs/>
          </w:rPr>
          <w:t xml:space="preserve">Example 65 (Powers of the imaginary unit)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The powers of</w:t>
        </w:r>
      </w:ins>
      <w:ins w:id="2042" w:author="PR Preview" w:date="2026-01-01T00:00:00Z">
        <w:r>
          <w:t xml:space="preserve"> </w:t>
        </w:r>
      </w:ins>
      <m:oMath>
        <m:r>
          <m:t>i</m:t>
        </m:r>
      </m:oMath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3"/>
    <w:bookmarkStart w:id="304" w:name="exm-no-real-imaginary-unit"/>
    <w:p>
      <w:pPr>
        <w:pStyle w:val="BodyText"/>
      </w:pPr>
      <w:del w:id="2045" w:author="PR Preview" w:date="2026-01-01T00:00:00Z">
        <w:r>
          <w:rPr>
            <w:b/>
            <w:bCs/>
          </w:rPr>
          <w:delText xml:space="preserve">Example 64 (No real number squares to</w:delText>
        </w:r>
      </w:del>
      <w:del w:id="204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047" w:author="PR Preview" w:date="2026-01-01T00:00:00Z">
        <w:r>
          <w:rPr>
            <w:b/>
            <w:bCs/>
          </w:rPr>
          <w:delText xml:space="preserve">)</w:delText>
        </w:r>
      </w:del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The imaginary unit is not a real number,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because the square of every real number</w:delText>
        </w:r>
      </w:del>
      <w:del w:id="2052" w:author="PR Preview" w:date="2026-01-01T00:00:00Z">
        <w:r>
          <w:delText xml:space="preserve"> </w:delText>
        </w:r>
      </w:del>
      <m:oMath>
        <m:r>
          <m:t>x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is at least</w:delText>
        </w:r>
      </w:del>
      <w:del w:id="2055" w:author="PR Preview" w:date="2026-01-01T00:00:00Z">
        <w:r>
          <w:delText xml:space="preserve"> </w:delText>
        </w:r>
      </w:del>
      <m:oMath>
        <m:r>
          <m:t>0</m:t>
        </m:r>
      </m:oMath>
      <w:del w:id="2056" w:author="PR Preview" w:date="2026-01-01T00:00:00Z">
        <w:r>
          <w:delText xml:space="preserve">:</w:delText>
        </w:r>
      </w:del>
    </w:p>
    <w:p>
      <w:pPr>
        <w:pStyle w:val="BodyText"/>
      </w:pPr>
      <w:ins w:id="2057" w:author="PR Preview" w:date="2026-01-01T00:00:00Z">
        <w:r>
          <w:rPr>
            <w:b/>
            <w:bCs/>
          </w:rPr>
          <w:t xml:space="preserve">Example 66 (No real number squares to</w:t>
        </w:r>
      </w:ins>
      <w:ins w:id="205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59" w:author="PR Preview" w:date="2026-01-01T00:00:00Z">
        <w:r>
          <w:rPr>
            <w:b/>
            <w:bCs/>
          </w:rPr>
          <w:t xml:space="preserve">)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The imaginary unit is not a real number,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because the square of every real number</w:t>
        </w:r>
      </w:ins>
      <w:ins w:id="2064" w:author="PR Preview" w:date="2026-01-01T00:00:00Z">
        <w:r>
          <w:t xml:space="preserve"> </w:t>
        </w:r>
      </w:ins>
      <m:oMath>
        <m:r>
          <m:t>x</m:t>
        </m:r>
      </m:oMath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is at least</w:t>
        </w:r>
      </w:ins>
      <w:ins w:id="2067" w:author="PR Preview" w:date="2026-01-01T00:00:00Z">
        <w:r>
          <w:t xml:space="preserve"> </w:t>
        </w:r>
      </w:ins>
      <m:oMath>
        <m:r>
          <m:t>0</m:t>
        </m:r>
      </m:oMath>
      <w:ins w:id="206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2069" w:author="PR Preview" w:date="2026-01-01T00:00:00Z">
        <w:r>
          <w:delText xml:space="preserve">For instance,</w:delText>
        </w:r>
      </w:del>
      <w:del w:id="2070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and</w:delText>
        </w:r>
      </w:del>
      <w:del w:id="20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2074" w:author="PR Preview" w:date="2026-01-01T00:00:00Z">
        <w:r>
          <w:delText xml:space="preserve">;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neither is</w:delText>
        </w:r>
      </w:del>
      <w:del w:id="20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078" w:author="PR Preview" w:date="2026-01-01T00:00:00Z">
        <w:r>
          <w:delText xml:space="preserve">.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So the equation</w:delText>
        </w:r>
      </w:del>
      <w:del w:id="208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has no real solution,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and</w:delText>
        </w:r>
      </w:del>
      <w:del w:id="2086" w:author="PR Preview" w:date="2026-01-01T00:00:00Z">
        <w:r>
          <w:delText xml:space="preserve"> </w:delText>
        </w:r>
      </w:del>
      <w:hyperlink w:anchor="def-imaginary-unit">
        <w:del w:id="2087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introduces a new number to solve it.</w:delText>
        </w:r>
      </w:del>
    </w:p>
    <w:p>
      <w:pPr>
        <w:pStyle w:val="BodyText"/>
      </w:pPr>
      <w:del w:id="2090" w:author="PR Preview" w:date="2026-01-01T00:00:00Z">
        <w:r>
          <w:rPr>
            <w:b/>
            <w:bCs/>
          </w:rPr>
          <w:delText xml:space="preserve">Theorem 35 (The number</w:delText>
        </w:r>
      </w:del>
      <w:del w:id="209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092" w:author="PR Preview" w:date="2026-01-01T00:00:00Z">
        <w:r>
          <w:rPr>
            <w:b/>
            <w:bCs/>
          </w:rPr>
          <w:delText xml:space="preserve"> </w:delText>
        </w:r>
      </w:del>
      <w:del w:id="2093" w:author="PR Preview" w:date="2026-01-01T00:00:00Z">
        <w:r>
          <w:rPr>
            <w:b/>
            <w:bCs/>
          </w:rPr>
          <w:delText xml:space="preserve">also squares to</w:delText>
        </w:r>
      </w:del>
      <w:del w:id="209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095" w:author="PR Preview" w:date="2026-01-01T00:00:00Z">
        <w:r>
          <w:rPr>
            <w:b/>
            <w:bCs/>
          </w:rPr>
          <w:delText xml:space="preserve">)</w:delText>
        </w:r>
      </w:del>
    </w:p>
    <w:p>
      <w:pPr>
        <w:pStyle w:val="FirstParagraph"/>
      </w:pPr>
      <w:ins w:id="2096" w:author="PR Preview" w:date="2026-01-01T00:00:00Z">
        <w:r>
          <w:t xml:space="preserve">For instance,</w:t>
        </w:r>
      </w:ins>
      <w:ins w:id="2097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and</w:t>
        </w:r>
      </w:ins>
      <w:ins w:id="21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2101" w:author="PR Preview" w:date="2026-01-01T00:00:00Z">
        <w:r>
          <w:t xml:space="preserve">;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neither is</w:t>
        </w:r>
      </w:ins>
      <w:ins w:id="210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05" w:author="PR Preview" w:date="2026-01-01T00:00:00Z">
        <w:r>
          <w:t xml:space="preserve">.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So the equation</w:t>
        </w:r>
      </w:ins>
      <w:ins w:id="210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has no real solution,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and</w:t>
        </w:r>
      </w:ins>
      <w:ins w:id="2113" w:author="PR Preview" w:date="2026-01-01T00:00:00Z">
        <w:r>
          <w:t xml:space="preserve"> </w:t>
        </w:r>
      </w:ins>
      <w:hyperlink w:anchor="def-imaginary-unit">
        <w:ins w:id="2114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introduces a new number to solve it.</w:t>
        </w:r>
      </w:ins>
    </w:p>
    <w:bookmarkEnd w:id="304"/>
    <w:bookmarkStart w:id="305" w:name="thm-negative-imaginary-unit"/>
    <w:p>
      <w:pPr>
        <w:pStyle w:val="BodyText"/>
      </w:pPr>
      <w:ins w:id="2117" w:author="PR Preview" w:date="2026-01-01T00:00:00Z">
        <w:r>
          <w:rPr>
            <w:b/>
            <w:bCs/>
          </w:rPr>
          <w:t xml:space="preserve">Theorem 34 (The number</w:t>
        </w:r>
      </w:ins>
      <w:ins w:id="211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119" w:author="PR Preview" w:date="2026-01-01T00:00:00Z">
        <w:r>
          <w:rPr>
            <w:b/>
            <w:bCs/>
          </w:rPr>
          <w:t xml:space="preserve"> </w:t>
        </w:r>
      </w:ins>
      <w:ins w:id="2120" w:author="PR Preview" w:date="2026-01-01T00:00:00Z">
        <w:r>
          <w:rPr>
            <w:b/>
            <w:bCs/>
          </w:rPr>
          <w:t xml:space="preserve">also squares to</w:t>
        </w:r>
      </w:ins>
      <w:ins w:id="212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22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6" w:name="exm-negative-imaginary-unit"/>
    <w:p>
      <w:pPr>
        <w:pStyle w:val="FirstParagraph"/>
      </w:pPr>
      <w:del w:id="2123" w:author="PR Preview" w:date="2026-01-01T00:00:00Z">
        <w:r>
          <w:rPr>
            <w:b/>
            <w:bCs/>
          </w:rPr>
          <w:delText xml:space="preserve">Example 65 (Squaring</w:delText>
        </w:r>
      </w:del>
      <w:del w:id="2124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2125" w:author="PR Preview" w:date="2026-01-01T00:00:00Z">
        <w:r>
          <w:rPr>
            <w:b/>
            <w:bCs/>
          </w:rPr>
          <w:delText xml:space="preserve"> </w:delText>
        </w:r>
      </w:del>
      <w:del w:id="2126" w:author="PR Preview" w:date="2026-01-01T00:00:00Z">
        <w:r>
          <w:rPr>
            <w:b/>
            <w:bCs/>
          </w:rPr>
          <w:delText xml:space="preserve">and</w:delText>
        </w:r>
      </w:del>
      <w:del w:id="212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128" w:author="PR Preview" w:date="2026-01-01T00:00:00Z">
        <w:r>
          <w:rPr>
            <w:b/>
            <w:bCs/>
          </w:rPr>
          <w:delText xml:space="preserve"> </w:delText>
        </w:r>
      </w:del>
      <w:del w:id="2129" w:author="PR Preview" w:date="2026-01-01T00:00:00Z">
        <w:r>
          <w:rPr>
            <w:b/>
            <w:bCs/>
          </w:rPr>
          <w:delText xml:space="preserve">in R)</w:delText>
        </w:r>
      </w:del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R has the imaginary unit as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rPr>
            <w:rStyle w:val="VerbatimChar"/>
          </w:rPr>
          <w:delText xml:space="preserve">1i</w:delText>
        </w:r>
      </w:del>
      <w:del w:id="2134" w:author="PR Preview" w:date="2026-01-01T00:00:00Z">
        <w:r>
          <w:delText xml:space="preserve">.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2137" w:author="PR Preview" w:date="2026-01-01T00:00:00Z">
        <w:r>
          <w:rPr>
            <w:b/>
            <w:bCs/>
          </w:rPr>
          <w:t xml:space="preserve">Example 67 (Squaring</w:t>
        </w:r>
      </w:ins>
      <w:ins w:id="2138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2139" w:author="PR Preview" w:date="2026-01-01T00:00:00Z">
        <w:r>
          <w:rPr>
            <w:b/>
            <w:bCs/>
          </w:rPr>
          <w:t xml:space="preserve"> </w:t>
        </w:r>
      </w:ins>
      <w:ins w:id="2140" w:author="PR Preview" w:date="2026-01-01T00:00:00Z">
        <w:r>
          <w:rPr>
            <w:b/>
            <w:bCs/>
          </w:rPr>
          <w:t xml:space="preserve">and</w:t>
        </w:r>
      </w:ins>
      <w:ins w:id="214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142" w:author="PR Preview" w:date="2026-01-01T00:00:00Z">
        <w:r>
          <w:rPr>
            <w:b/>
            <w:bCs/>
          </w:rPr>
          <w:t xml:space="preserve"> </w:t>
        </w:r>
      </w:ins>
      <w:ins w:id="2143" w:author="PR Preview" w:date="2026-01-01T00:00:00Z">
        <w:r>
          <w:rPr>
            <w:b/>
            <w:bCs/>
          </w:rPr>
          <w:t xml:space="preserve">in R)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R has the imaginary unit as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rPr>
            <w:rStyle w:val="VerbatimChar"/>
          </w:rPr>
          <w:t xml:space="preserve">1i</w:t>
        </w:r>
      </w:ins>
      <w:ins w:id="2148" w:author="PR Preview" w:date="2026-01-01T00:00:00Z">
        <w:r>
          <w:t xml:space="preserve">.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2151" w:author="PR Preview" w:date="2026-01-01T00:00:00Z">
        <w:r>
          <w:delText xml:space="preserve">Both squares have real part -1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and imaginary part 0,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as</w:delText>
        </w:r>
      </w:del>
      <w:del w:id="2156" w:author="PR Preview" w:date="2026-01-01T00:00:00Z">
        <w:r>
          <w:delText xml:space="preserve"> </w:delText>
        </w:r>
      </w:del>
      <w:hyperlink w:anchor="def-imaginary-unit">
        <w:del w:id="2157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and</w:delText>
        </w:r>
      </w:del>
      <w:del w:id="2160" w:author="PR Preview" w:date="2026-01-01T00:00:00Z">
        <w:r>
          <w:delText xml:space="preserve"> </w:delText>
        </w:r>
      </w:del>
      <w:hyperlink w:anchor="thm-negative-imaginary-unit">
        <w:del w:id="2161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say.</w:delText>
        </w:r>
      </w:del>
    </w:p>
    <w:p>
      <w:pPr>
        <w:pStyle w:val="BodyText"/>
      </w:pPr>
      <w:del w:id="2164" w:author="PR Preview" w:date="2026-01-01T00:00:00Z">
        <w:r>
          <w:rPr>
            <w:i/>
            <w:iCs/>
          </w:rPr>
          <w:delText xml:space="preserve">Remark 23</w:delText>
        </w:r>
      </w:del>
      <w:del w:id="2165" w:author="PR Preview" w:date="2026-01-01T00:00:00Z">
        <w:r>
          <w:delText xml:space="preserve"> (The rule does not tell</w:delText>
        </w:r>
      </w:del>
      <w:del w:id="2166" w:author="PR Preview" w:date="2026-01-01T00:00:00Z">
        <w:r>
          <w:delText xml:space="preserve"> </w:delText>
        </w:r>
      </w:del>
      <m:oMath>
        <m:r>
          <m:t>i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from</w:delText>
        </w:r>
      </w:del>
      <w:del w:id="216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170" w:author="PR Preview" w:date="2026-01-01T00:00:00Z">
        <w:r>
          <w:delText xml:space="preserve">). </w:delText>
        </w:r>
      </w:del>
      <w:del w:id="2171" w:author="PR Preview" w:date="2026-01-01T00:00:00Z">
        <w:r>
          <w:delText xml:space="preserve">Because</w:delText>
        </w:r>
      </w:del>
      <w:del w:id="21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obeys the same rule as</w:delText>
        </w:r>
      </w:del>
      <w:del w:id="2175" w:author="PR Preview" w:date="2026-01-01T00:00:00Z">
        <w:r>
          <w:delText xml:space="preserve"> </w:delText>
        </w:r>
      </w:del>
      <m:oMath>
        <m:r>
          <m:t>i</m:t>
        </m:r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(</w:delText>
        </w:r>
      </w:del>
      <w:hyperlink w:anchor="thm-negative-imaginary-unit">
        <w:del w:id="2178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2179" w:author="PR Preview" w:date="2026-01-01T00:00:00Z">
        <w:r>
          <w:delText xml:space="preserve">),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the rule</w:delText>
        </w:r>
      </w:del>
      <w:del w:id="2182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does not single one of them out.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The symbol</w:delText>
        </w:r>
      </w:del>
      <w:del w:id="2187" w:author="PR Preview" w:date="2026-01-01T00:00:00Z">
        <w:r>
          <w:delText xml:space="preserve"> </w:delText>
        </w:r>
      </w:del>
      <m:oMath>
        <m:r>
          <m:t>i</m:t>
        </m:r>
      </m:oMath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names one of these two square roots of</w:delText>
        </w:r>
      </w:del>
      <w:del w:id="219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91" w:author="PR Preview" w:date="2026-01-01T00:00:00Z">
        <w:r>
          <w:delText xml:space="preserve">, chosen once and for all.</w:delText>
        </w:r>
      </w:del>
    </w:p>
    <w:p>
      <w:pPr>
        <w:pStyle w:val="BodyText"/>
      </w:pPr>
      <w:del w:id="2192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A</w:delText>
        </w:r>
      </w:del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rPr>
            <w:b/>
            <w:bCs/>
          </w:rPr>
          <w:delText xml:space="preserve">complex number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[43]</w:delText>
        </w:r>
      </w:del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201" w:author="PR Preview" w:date="2026-01-01T00:00:00Z">
        <w:r>
          <w:delText xml:space="preserve">where</w:delText>
        </w:r>
      </w:del>
      <w:del w:id="2202" w:author="PR Preview" w:date="2026-01-01T00:00:00Z">
        <w:r>
          <w:delText xml:space="preserve"> </w:delText>
        </w:r>
      </w:del>
      <m:oMath>
        <m:r>
          <m:t>a</m:t>
        </m:r>
      </m:oMath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and</w:delText>
        </w:r>
      </w:del>
      <w:del w:id="2205" w:author="PR Preview" w:date="2026-01-01T00:00:00Z">
        <w:r>
          <w:delText xml:space="preserve"> </w:delText>
        </w:r>
      </w:del>
      <m:oMath>
        <m:r>
          <m:t>b</m:t>
        </m:r>
      </m:oMath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are real numbers and</w:delText>
        </w:r>
      </w:del>
      <w:del w:id="2208" w:author="PR Preview" w:date="2026-01-01T00:00:00Z">
        <w:r>
          <w:delText xml:space="preserve"> </w:delText>
        </w:r>
      </w:del>
      <m:oMath>
        <m:r>
          <m:t>i</m:t>
        </m:r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is the imaginary unit (</w:delText>
        </w:r>
      </w:del>
      <w:hyperlink w:anchor="def-imaginary-unit">
        <w:del w:id="2211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2212" w:author="PR Preview" w:date="2026-01-01T00:00:00Z">
        <w:r>
          <w:delText xml:space="preserve">).</w:delText>
        </w:r>
      </w:del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The set of all complex numbers is</w:delText>
        </w:r>
      </w:del>
      <w:del w:id="22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2216" w:author="PR Preview" w:date="2026-01-01T00:00:00Z">
        <w:r>
          <w:delText xml:space="preserve">.</w:delText>
        </w:r>
      </w:del>
    </w:p>
    <w:p>
      <w:pPr>
        <w:pStyle w:val="BodyText"/>
      </w:pPr>
      <w:del w:id="2217" w:author="PR Preview" w:date="2026-01-01T00:00:00Z">
        <w:r>
          <w:rPr>
            <w:b/>
            <w:bCs/>
          </w:rPr>
          <w:delText xml:space="preserve">Definition 85 (Real part)</w:delText>
        </w:r>
      </w:del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The</w:delText>
        </w:r>
      </w:del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rPr>
            <w:b/>
            <w:bCs/>
          </w:rPr>
          <w:delText xml:space="preserve">real part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of a complex number</w:delText>
        </w:r>
      </w:del>
      <w:del w:id="222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(</w:delText>
        </w:r>
      </w:del>
      <w:hyperlink w:anchor="def-complex-number">
        <w:del w:id="2227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228" w:author="PR Preview" w:date="2026-01-01T00:00:00Z">
        <w:r>
          <w:delText xml:space="preserve">) is</w:delText>
        </w:r>
      </w:del>
      <w:del w:id="2229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2230" w:author="PR Preview" w:date="2026-01-01T00:00:00Z">
        <w:r>
          <w:delText xml:space="preserve">.</w:delText>
        </w:r>
      </w:del>
    </w:p>
    <w:p>
      <w:pPr>
        <w:pStyle w:val="BodyText"/>
      </w:pPr>
      <w:del w:id="2231" w:author="PR Preview" w:date="2026-01-01T00:00:00Z">
        <w:r>
          <w:rPr>
            <w:b/>
            <w:bCs/>
          </w:rPr>
          <w:delText xml:space="preserve">Definition 86 (Imaginary part)</w:delText>
        </w:r>
      </w:del>
      <w:del w:id="2232" w:author="PR Preview" w:date="2026-01-01T00:00:00Z">
        <w:r>
          <w:delText xml:space="preserve"> </w:delText>
        </w:r>
      </w:del>
      <w:del w:id="2233" w:author="PR Preview" w:date="2026-01-01T00:00:00Z">
        <w:r>
          <w:delText xml:space="preserve">The</w:delText>
        </w:r>
      </w:del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rPr>
            <w:b/>
            <w:bCs/>
          </w:rPr>
          <w:delText xml:space="preserve">imaginary part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of a complex number</w:delText>
        </w:r>
      </w:del>
      <w:del w:id="223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(</w:delText>
        </w:r>
      </w:del>
      <w:hyperlink w:anchor="def-complex-number">
        <w:del w:id="224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242" w:author="PR Preview" w:date="2026-01-01T00:00:00Z">
        <w:r>
          <w:delText xml:space="preserve">) is</w:delText>
        </w:r>
      </w:del>
      <w:del w:id="224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2244" w:author="PR Preview" w:date="2026-01-01T00:00:00Z">
        <w:r>
          <w:delText xml:space="preserve">.</w:delText>
        </w:r>
      </w:del>
    </w:p>
    <w:p>
      <w:pPr>
        <w:pStyle w:val="BodyText"/>
      </w:pPr>
      <w:del w:id="2245" w:author="PR Preview" w:date="2026-01-01T00:00:00Z">
        <w:r>
          <w:rPr>
            <w:b/>
            <w:bCs/>
          </w:rPr>
          <w:delText xml:space="preserve">Definition 87 (Equal complex numbers)</w:delText>
        </w:r>
      </w:del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Two complex numbers (</w:delText>
        </w:r>
      </w:del>
      <w:hyperlink w:anchor="def-complex-number">
        <w:del w:id="2248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249" w:author="PR Preview" w:date="2026-01-01T00:00:00Z">
        <w:r>
          <w:delText xml:space="preserve">) are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rPr>
            <w:b/>
            <w:bCs/>
          </w:rPr>
          <w:delText xml:space="preserve">equal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exactly when their real parts (</w:delText>
        </w:r>
      </w:del>
      <w:hyperlink w:anchor="def-real-part">
        <w:del w:id="2254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2255" w:author="PR Preview" w:date="2026-01-01T00:00:00Z">
        <w:r>
          <w:delText xml:space="preserve">) are equal and their imaginary parts (</w:delText>
        </w:r>
      </w:del>
      <w:hyperlink w:anchor="def-imaginary-part">
        <w:del w:id="2256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2257" w:author="PR Preview" w:date="2026-01-01T00:00:00Z">
        <w:r>
          <w:delText xml:space="preserve">) are equal.</w:delText>
        </w:r>
      </w:del>
    </w:p>
    <w:p>
      <w:pPr>
        <w:pStyle w:val="FirstParagraph"/>
      </w:pPr>
      <w:ins w:id="2258" w:author="PR Preview" w:date="2026-01-01T00:00:00Z">
        <w:r>
          <w:t xml:space="preserve">Both squares have real part -1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and imaginary part 0,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as</w:t>
        </w:r>
      </w:ins>
      <w:ins w:id="2263" w:author="PR Preview" w:date="2026-01-01T00:00:00Z">
        <w:r>
          <w:t xml:space="preserve"> </w:t>
        </w:r>
      </w:ins>
      <w:hyperlink w:anchor="def-imaginary-unit">
        <w:ins w:id="2264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and</w:t>
        </w:r>
      </w:ins>
      <w:ins w:id="2267" w:author="PR Preview" w:date="2026-01-01T00:00:00Z">
        <w:r>
          <w:t xml:space="preserve"> </w:t>
        </w:r>
      </w:ins>
      <w:hyperlink w:anchor="thm-negative-imaginary-unit">
        <w:ins w:id="2268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say.</w:t>
        </w:r>
      </w:ins>
    </w:p>
    <w:bookmarkEnd w:id="306"/>
    <w:bookmarkStart w:id="307" w:name="rem-imaginary-unit-choice"/>
    <w:p>
      <w:pPr>
        <w:pStyle w:val="BodyText"/>
      </w:pPr>
      <w:ins w:id="2271" w:author="PR Preview" w:date="2026-01-01T00:00:00Z">
        <w:r>
          <w:rPr>
            <w:i/>
            <w:iCs/>
          </w:rPr>
          <w:t xml:space="preserve">Remark 23</w:t>
        </w:r>
      </w:ins>
      <w:ins w:id="2272" w:author="PR Preview" w:date="2026-01-01T00:00:00Z">
        <w:r>
          <w:t xml:space="preserve"> (The rule does not tell</w:t>
        </w:r>
      </w:ins>
      <w:ins w:id="2273" w:author="PR Preview" w:date="2026-01-01T00:00:00Z">
        <w:r>
          <w:t xml:space="preserve"> </w:t>
        </w:r>
      </w:ins>
      <m:oMath>
        <m:r>
          <m:t>i</m:t>
        </m:r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from</w:t>
        </w:r>
      </w:ins>
      <w:ins w:id="22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277" w:author="PR Preview" w:date="2026-01-01T00:00:00Z">
        <w:r>
          <w:t xml:space="preserve">). </w:t>
        </w:r>
      </w:ins>
      <w:ins w:id="2278" w:author="PR Preview" w:date="2026-01-01T00:00:00Z">
        <w:r>
          <w:t xml:space="preserve">Because</w:t>
        </w:r>
      </w:ins>
      <w:ins w:id="227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obeys the same rule as</w:t>
        </w:r>
      </w:ins>
      <w:ins w:id="2282" w:author="PR Preview" w:date="2026-01-01T00:00:00Z">
        <w:r>
          <w:t xml:space="preserve"> </w:t>
        </w:r>
      </w:ins>
      <m:oMath>
        <m:r>
          <m:t>i</m:t>
        </m:r>
      </m:oMath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(</w:t>
        </w:r>
      </w:ins>
      <w:hyperlink w:anchor="thm-negative-imaginary-unit">
        <w:ins w:id="2285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2286" w:author="PR Preview" w:date="2026-01-01T00:00:00Z">
        <w:r>
          <w:t xml:space="preserve">),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the rule</w:t>
        </w:r>
      </w:ins>
      <w:ins w:id="2289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does not single one of them out.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The symbol</w:t>
        </w:r>
      </w:ins>
      <w:ins w:id="2294" w:author="PR Preview" w:date="2026-01-01T00:00:00Z">
        <w:r>
          <w:t xml:space="preserve"> </w:t>
        </w:r>
      </w:ins>
      <m:oMath>
        <m:r>
          <m:t>i</m:t>
        </m:r>
      </m:oMath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names one of these two square roots of</w:t>
        </w:r>
      </w:ins>
      <w:ins w:id="229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98" w:author="PR Preview" w:date="2026-01-01T00:00:00Z">
        <w:r>
          <w:t xml:space="preserve">, chosen once and for all.</w:t>
        </w:r>
      </w:ins>
    </w:p>
    <w:bookmarkEnd w:id="307"/>
    <w:bookmarkStart w:id="308" w:name="def-complex-number"/>
    <w:p>
      <w:pPr>
        <w:pStyle w:val="BodyText"/>
      </w:pPr>
      <w:ins w:id="2299" w:author="PR Preview" w:date="2026-01-01T00:00:00Z">
        <w:r>
          <w:rPr>
            <w:b/>
            <w:bCs/>
          </w:rPr>
          <w:t xml:space="preserve">Definition 87 (Complex number)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A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rPr>
            <w:b/>
            <w:bCs/>
          </w:rPr>
          <w:t xml:space="preserve">complex number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[43]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08" w:author="PR Preview" w:date="2026-01-01T00:00:00Z">
        <w:r>
          <w:t xml:space="preserve">where</w:t>
        </w:r>
      </w:ins>
      <w:ins w:id="2309" w:author="PR Preview" w:date="2026-01-01T00:00:00Z">
        <w:r>
          <w:t xml:space="preserve"> </w:t>
        </w:r>
      </w:ins>
      <m:oMath>
        <m:r>
          <m:t>a</m:t>
        </m:r>
      </m:oMath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and</w:t>
        </w:r>
      </w:ins>
      <w:ins w:id="2312" w:author="PR Preview" w:date="2026-01-01T00:00:00Z">
        <w:r>
          <w:t xml:space="preserve"> </w:t>
        </w:r>
      </w:ins>
      <m:oMath>
        <m:r>
          <m:t>b</m:t>
        </m:r>
      </m:oMath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are real numbers and</w:t>
        </w:r>
      </w:ins>
      <w:ins w:id="2315" w:author="PR Preview" w:date="2026-01-01T00:00:00Z">
        <w:r>
          <w:t xml:space="preserve"> </w:t>
        </w:r>
      </w:ins>
      <m:oMath>
        <m:r>
          <m:t>i</m:t>
        </m:r>
      </m:oMath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is the imaginary unit (</w:t>
        </w:r>
      </w:ins>
      <w:hyperlink w:anchor="def-imaginary-unit">
        <w:ins w:id="2318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2319" w:author="PR Preview" w:date="2026-01-01T00:00:00Z">
        <w:r>
          <w:t xml:space="preserve">).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The set of all complex numbers is</w:t>
        </w:r>
      </w:ins>
      <w:ins w:id="232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2323" w:author="PR Preview" w:date="2026-01-01T00:00:00Z">
        <w:r>
          <w:t xml:space="preserve">.</w:t>
        </w:r>
      </w:ins>
    </w:p>
    <w:bookmarkEnd w:id="308"/>
    <w:bookmarkStart w:id="309" w:name="def-real-part"/>
    <w:p>
      <w:pPr>
        <w:pStyle w:val="BodyText"/>
      </w:pPr>
      <w:ins w:id="2324" w:author="PR Preview" w:date="2026-01-01T00:00:00Z">
        <w:r>
          <w:rPr>
            <w:b/>
            <w:bCs/>
          </w:rPr>
          <w:t xml:space="preserve">Definition 88 (Real part)</w:t>
        </w:r>
      </w:ins>
      <w:ins w:id="2325" w:author="PR Preview" w:date="2026-01-01T00:00:00Z">
        <w:r>
          <w:t xml:space="preserve"> </w:t>
        </w:r>
      </w:ins>
      <w:ins w:id="2326" w:author="PR Preview" w:date="2026-01-01T00:00:00Z">
        <w:r>
          <w:t xml:space="preserve">The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rPr>
            <w:b/>
            <w:bCs/>
          </w:rPr>
          <w:t xml:space="preserve">real part</w:t>
        </w:r>
      </w:ins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of a complex number</w:t>
        </w:r>
      </w:ins>
      <w:ins w:id="233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(</w:t>
        </w:r>
      </w:ins>
      <w:hyperlink w:anchor="def-complex-number">
        <w:ins w:id="2334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2335" w:author="PR Preview" w:date="2026-01-01T00:00:00Z">
        <w:r>
          <w:t xml:space="preserve">) is</w:t>
        </w:r>
      </w:ins>
      <w:ins w:id="2336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2337" w:author="PR Preview" w:date="2026-01-01T00:00:00Z">
        <w:r>
          <w:t xml:space="preserve">.</w:t>
        </w:r>
      </w:ins>
    </w:p>
    <w:bookmarkEnd w:id="309"/>
    <w:bookmarkStart w:id="310" w:name="def-imaginary-part"/>
    <w:p>
      <w:pPr>
        <w:pStyle w:val="BodyText"/>
      </w:pPr>
      <w:ins w:id="2338" w:author="PR Preview" w:date="2026-01-01T00:00:00Z">
        <w:r>
          <w:rPr>
            <w:b/>
            <w:bCs/>
          </w:rPr>
          <w:t xml:space="preserve">Definition 89 (Imaginary part)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The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rPr>
            <w:b/>
            <w:bCs/>
          </w:rPr>
          <w:t xml:space="preserve">imaginary part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of a complex number</w:t>
        </w:r>
      </w:ins>
      <w:ins w:id="234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(</w:t>
        </w:r>
      </w:ins>
      <w:hyperlink w:anchor="def-complex-number">
        <w:ins w:id="2348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2349" w:author="PR Preview" w:date="2026-01-01T00:00:00Z">
        <w:r>
          <w:t xml:space="preserve">) is</w:t>
        </w:r>
      </w:ins>
      <w:ins w:id="2350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2351" w:author="PR Preview" w:date="2026-01-01T00:00:00Z">
        <w:r>
          <w:t xml:space="preserve">.</w:t>
        </w:r>
      </w:ins>
    </w:p>
    <w:bookmarkEnd w:id="310"/>
    <w:bookmarkStart w:id="311" w:name="def-complex-equality"/>
    <w:p>
      <w:pPr>
        <w:pStyle w:val="BodyText"/>
      </w:pPr>
      <w:ins w:id="2352" w:author="PR Preview" w:date="2026-01-01T00:00:00Z">
        <w:r>
          <w:rPr>
            <w:b/>
            <w:bCs/>
          </w:rPr>
          <w:t xml:space="preserve">Definition 90 (Equal complex numbers)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Two complex numbers (</w:t>
        </w:r>
      </w:ins>
      <w:hyperlink w:anchor="def-complex-number">
        <w:ins w:id="2355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2356" w:author="PR Preview" w:date="2026-01-01T00:00:00Z">
        <w:r>
          <w:t xml:space="preserve">) are</w:t>
        </w:r>
      </w:ins>
      <w:ins w:id="2357" w:author="PR Preview" w:date="2026-01-01T00:00:00Z">
        <w:r>
          <w:t xml:space="preserve"> </w:t>
        </w:r>
      </w:ins>
      <w:ins w:id="2358" w:author="PR Preview" w:date="2026-01-01T00:00:00Z">
        <w:r>
          <w:rPr>
            <w:b/>
            <w:bCs/>
          </w:rPr>
          <w:t xml:space="preserve">equal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exactly when their real parts (</w:t>
        </w:r>
      </w:ins>
      <w:hyperlink w:anchor="def-real-part">
        <w:ins w:id="2361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2362" w:author="PR Preview" w:date="2026-01-01T00:00:00Z">
        <w:r>
          <w:t xml:space="preserve">) are equal and their imaginary parts (</w:t>
        </w:r>
      </w:ins>
      <w:hyperlink w:anchor="def-imaginary-part">
        <w:ins w:id="2363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2364" w:author="PR Preview" w:date="2026-01-01T00:00:00Z">
        <w:r>
          <w:t xml:space="preserve">) are equal.</w:t>
        </w:r>
      </w:ins>
    </w:p>
    <w:bookmarkEnd w:id="311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2" w:name="exm-complex-number"/>
    <w:p>
      <w:pPr>
        <w:pStyle w:val="BodyText"/>
      </w:pPr>
      <w:del w:id="2365" w:author="PR Preview" w:date="2026-01-01T00:00:00Z">
        <w:r>
          <w:rPr>
            <w:b/>
            <w:bCs/>
          </w:rPr>
          <w:delText xml:space="preserve">Example 66 (Real and imaginary parts)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For</w:delText>
        </w:r>
      </w:del>
      <w:del w:id="236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369" w:author="PR Preview" w:date="2026-01-01T00:00:00Z">
        <w:r>
          <w:delText xml:space="preserve">, the real part is</w:delText>
        </w:r>
      </w:del>
      <w:del w:id="2370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and the imaginary part is</w:delText>
        </w:r>
      </w:del>
      <w:del w:id="237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2374" w:author="PR Preview" w:date="2026-01-01T00:00:00Z">
        <w:r>
          <w:delText xml:space="preserve">: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the imaginary part is the real number</w:delText>
        </w:r>
      </w:del>
      <w:del w:id="23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2378" w:author="PR Preview" w:date="2026-01-01T00:00:00Z">
        <w:r>
          <w:delText xml:space="preserve">, not</w:delText>
        </w:r>
      </w:del>
      <w:del w:id="237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380" w:author="PR Preview" w:date="2026-01-01T00:00:00Z">
        <w:r>
          <w:delText xml:space="preserve">.</w:delText>
        </w:r>
      </w:del>
    </w:p>
    <w:p>
      <w:pPr>
        <w:pStyle w:val="BodyText"/>
      </w:pPr>
      <w:ins w:id="2381" w:author="PR Preview" w:date="2026-01-01T00:00:00Z">
        <w:r>
          <w:rPr>
            <w:b/>
            <w:bCs/>
          </w:rPr>
          <w:t xml:space="preserve">Example 68 (Real and imaginary parts)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For</w:t>
        </w:r>
      </w:ins>
      <w:ins w:id="238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385" w:author="PR Preview" w:date="2026-01-01T00:00:00Z">
        <w:r>
          <w:t xml:space="preserve">, the real part is</w:t>
        </w:r>
      </w:ins>
      <w:ins w:id="2386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and the imaginary part is</w:t>
        </w:r>
      </w:ins>
      <w:ins w:id="2389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2390" w:author="PR Preview" w:date="2026-01-01T00:00:00Z">
        <w:r>
          <w:t xml:space="preserve">: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the imaginary part is the real number</w:t>
        </w:r>
      </w:ins>
      <w:ins w:id="23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2394" w:author="PR Preview" w:date="2026-01-01T00:00:00Z">
        <w:r>
          <w:t xml:space="preserve">, not</w:t>
        </w:r>
      </w:ins>
      <w:ins w:id="239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396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2"/>
    <w:bookmarkStart w:id="313" w:name="thm-reals-in-complex"/>
    <w:p>
      <w:pPr>
        <w:pStyle w:val="BodyText"/>
      </w:pPr>
      <w:del w:id="2397" w:author="PR Preview" w:date="2026-01-01T00:00:00Z">
        <w:r>
          <w:rPr>
            <w:b/>
            <w:bCs/>
          </w:rPr>
          <w:delText xml:space="preserve">Theorem 36 (Every real number is a complex number)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A complex number</w:delText>
        </w:r>
      </w:del>
      <w:del w:id="2400" w:author="PR Preview" w:date="2026-01-01T00:00:00Z">
        <w:r>
          <w:delText xml:space="preserve"> </w:delText>
        </w:r>
      </w:del>
      <m:oMath>
        <m:r>
          <m:t>z</m:t>
        </m:r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is a real number exactly when</w:delText>
        </w:r>
      </w:del>
      <w:del w:id="240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del w:id="2404" w:author="PR Preview" w:date="2026-01-01T00:00:00Z">
        <w:r>
          <w:delText xml:space="preserve">.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In particular, every real number</w:delText>
        </w:r>
      </w:del>
      <w:del w:id="2407" w:author="PR Preview" w:date="2026-01-01T00:00:00Z">
        <w:r>
          <w:delText xml:space="preserve"> </w:delText>
        </w:r>
      </w:del>
      <m:oMath>
        <m:r>
          <m:t>a</m:t>
        </m:r>
      </m:oMath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is the complex number</w:delText>
        </w:r>
      </w:del>
      <w:del w:id="24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411" w:author="PR Preview" w:date="2026-01-01T00:00:00Z">
        <w:r>
          <w:delText xml:space="preserve">,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with</w:delText>
        </w:r>
      </w:del>
      <w:del w:id="2414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delText xml:space="preserve">and</w:delText>
        </w:r>
      </w:del>
      <w:del w:id="2417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del w:id="2418" w:author="PR Preview" w:date="2026-01-01T00:00:00Z">
        <w:r>
          <w:delText xml:space="preserve">,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so</w:delText>
        </w:r>
      </w:del>
      <w:del w:id="242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is a subset of</w:delText>
        </w:r>
      </w:del>
      <w:del w:id="242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2425" w:author="PR Preview" w:date="2026-01-01T00:00:00Z">
        <w:r>
          <w:delText xml:space="preserve">.</w:delText>
        </w:r>
      </w:del>
    </w:p>
    <w:p>
      <w:pPr>
        <w:pStyle w:val="BodyText"/>
      </w:pPr>
      <w:ins w:id="2426" w:author="PR Preview" w:date="2026-01-01T00:00:00Z">
        <w:r>
          <w:rPr>
            <w:b/>
            <w:bCs/>
          </w:rPr>
          <w:t xml:space="preserve">Theorem 35 (Every real number is a complex number)</w:t>
        </w:r>
      </w:ins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A complex number</w:t>
        </w:r>
      </w:ins>
      <w:ins w:id="2429" w:author="PR Preview" w:date="2026-01-01T00:00:00Z">
        <w:r>
          <w:t xml:space="preserve"> </w:t>
        </w:r>
      </w:ins>
      <m:oMath>
        <m:r>
          <m:t>z</m:t>
        </m:r>
      </m:oMath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is a real number exactly when</w:t>
        </w:r>
      </w:ins>
      <w:ins w:id="243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2433" w:author="PR Preview" w:date="2026-01-01T00:00:00Z">
        <w:r>
          <w:t xml:space="preserve">.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In particular, every real number</w:t>
        </w:r>
      </w:ins>
      <w:ins w:id="2436" w:author="PR Preview" w:date="2026-01-01T00:00:00Z">
        <w:r>
          <w:t xml:space="preserve"> </w:t>
        </w:r>
      </w:ins>
      <m:oMath>
        <m:r>
          <m:t>a</m:t>
        </m:r>
      </m:oMath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is the complex number</w:t>
        </w:r>
      </w:ins>
      <w:ins w:id="24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440" w:author="PR Preview" w:date="2026-01-01T00:00:00Z">
        <w:r>
          <w:t xml:space="preserve">,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with</w:t>
        </w:r>
      </w:ins>
      <w:ins w:id="2443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and</w:t>
        </w:r>
      </w:ins>
      <w:ins w:id="2446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ins w:id="2447" w:author="PR Preview" w:date="2026-01-01T00:00:00Z">
        <w:r>
          <w:t xml:space="preserve">,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so</w:t>
        </w:r>
      </w:ins>
      <w:ins w:id="24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is a subset of</w:t>
        </w:r>
      </w:ins>
      <w:ins w:id="245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2454" w:author="PR Preview" w:date="2026-01-01T00:00:00Z">
        <w:r>
          <w:t xml:space="preserve">.</w:t>
        </w:r>
      </w:ins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55" w:author="PR Preview" w:date="2026-01-01T00:00:00Z">
        <w:r>
          <w:delText xml:space="preserve">so</w:delText>
        </w:r>
      </w:del>
      <w:del w:id="2456" w:author="PR Preview" w:date="2026-01-01T00:00:00Z">
        <w:r>
          <w:delText xml:space="preserve"> </w:delText>
        </w:r>
      </w:del>
      <m:oMath>
        <m:r>
          <m:t>a</m:t>
        </m:r>
      </m:oMath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is the complex number</w:delText>
        </w:r>
      </w:del>
      <w:del w:id="24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460" w:author="PR Preview" w:date="2026-01-01T00:00:00Z">
        <w:r>
          <w:delText xml:space="preserve">, whose imaginary part is</w:delText>
        </w:r>
      </w:del>
      <w:del w:id="2461" w:author="PR Preview" w:date="2026-01-01T00:00:00Z">
        <w:r>
          <w:delText xml:space="preserve"> </w:delText>
        </w:r>
      </w:del>
      <m:oMath>
        <m:r>
          <m:t>0</m:t>
        </m:r>
      </m:oMath>
      <w:del w:id="2462" w:author="PR Preview" w:date="2026-01-01T00:00:00Z">
        <w:r>
          <w:delText xml:space="preserve">.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The real part of</w:delText>
        </w:r>
      </w:del>
      <w:del w:id="246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is</w:delText>
        </w:r>
      </w:del>
      <w:del w:id="2468" w:author="PR Preview" w:date="2026-01-01T00:00:00Z">
        <w:r>
          <w:delText xml:space="preserve"> </w:delText>
        </w:r>
      </w:del>
      <m:oMath>
        <m:r>
          <m:t>a</m:t>
        </m:r>
      </m:oMath>
      <w:del w:id="2469" w:author="PR Preview" w:date="2026-01-01T00:00:00Z">
        <w:r>
          <w:delText xml:space="preserve">, and by the equality rule in</w:delText>
        </w:r>
      </w:del>
      <w:del w:id="2470" w:author="PR Preview" w:date="2026-01-01T00:00:00Z">
        <w:r>
          <w:delText xml:space="preserve"> </w:delText>
        </w:r>
      </w:del>
      <w:hyperlink w:anchor="def-complex-equality">
        <w:del w:id="2471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2474" w:author="PR Preview" w:date="2026-01-01T00:00:00Z">
        <w:r>
          <w:t xml:space="preserve">so</w:t>
        </w:r>
      </w:ins>
      <w:ins w:id="2475" w:author="PR Preview" w:date="2026-01-01T00:00:00Z">
        <w:r>
          <w:t xml:space="preserve"> </w:t>
        </w:r>
      </w:ins>
      <m:oMath>
        <m:r>
          <m:t>a</m:t>
        </m:r>
      </m:oMath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is the complex number</w:t>
        </w:r>
      </w:ins>
      <w:ins w:id="24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479" w:author="PR Preview" w:date="2026-01-01T00:00:00Z">
        <w:r>
          <w:t xml:space="preserve">, whose imaginary part is</w:t>
        </w:r>
      </w:ins>
      <w:ins w:id="2480" w:author="PR Preview" w:date="2026-01-01T00:00:00Z">
        <w:r>
          <w:t xml:space="preserve"> </w:t>
        </w:r>
      </w:ins>
      <m:oMath>
        <m:r>
          <m:t>0</m:t>
        </m:r>
      </m:oMath>
      <w:ins w:id="2481" w:author="PR Preview" w:date="2026-01-01T00:00:00Z">
        <w:r>
          <w:t xml:space="preserve">.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The real part of</w:t>
        </w:r>
      </w:ins>
      <w:ins w:id="248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is</w:t>
        </w:r>
      </w:ins>
      <w:ins w:id="2487" w:author="PR Preview" w:date="2026-01-01T00:00:00Z">
        <w:r>
          <w:t xml:space="preserve"> </w:t>
        </w:r>
      </w:ins>
      <m:oMath>
        <m:r>
          <m:t>a</m:t>
        </m:r>
      </m:oMath>
      <w:ins w:id="2488" w:author="PR Preview" w:date="2026-01-01T00:00:00Z">
        <w:r>
          <w:t xml:space="preserve">, and by the equality rule in</w:t>
        </w:r>
      </w:ins>
      <w:ins w:id="2489" w:author="PR Preview" w:date="2026-01-01T00:00:00Z">
        <w:r>
          <w:t xml:space="preserve"> </w:t>
        </w:r>
      </w:ins>
      <w:hyperlink w:anchor="def-complex-equality">
        <w:ins w:id="2490" w:author="PR Preview" w:date="2026-01-01T00:00:00Z">
          <w:r>
            <w:rPr>
              <w:rStyle w:val="Hyperlink"/>
            </w:rPr>
            <w:t xml:space="preserve">Definition 90</w:t>
          </w:r>
        </w:ins>
      </w:hyperlink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4" w:name="exm-reals-in-complex"/>
    <w:p>
      <w:pPr>
        <w:pStyle w:val="BodyText"/>
      </w:pPr>
      <w:del w:id="2493" w:author="PR Preview" w:date="2026-01-01T00:00:00Z">
        <w:r>
          <w:rPr>
            <w:b/>
            <w:bCs/>
          </w:rPr>
          <w:delText xml:space="preserve">Example 67 (Which complex numbers are real)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R stores complex numbers as a real part and an imaginary part.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The code below converts the real number</w:delText>
        </w:r>
      </w:del>
      <w:del w:id="2498" w:author="PR Preview" w:date="2026-01-01T00:00:00Z">
        <w:r>
          <w:delText xml:space="preserve"> </w:delText>
        </w:r>
      </w:del>
      <m:oMath>
        <m:r>
          <m:t>7</m:t>
        </m:r>
      </m:oMath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to a complex number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2503" w:author="PR Preview" w:date="2026-01-01T00:00:00Z">
        <w:r>
          <w:rPr>
            <w:b/>
            <w:bCs/>
          </w:rPr>
          <w:t xml:space="preserve">Example 69 (Which complex numbers are real)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R stores complex numbers as a real part and an imaginary part.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The code below converts the real number</w:t>
        </w:r>
      </w:ins>
      <w:ins w:id="2508" w:author="PR Preview" w:date="2026-01-01T00:00:00Z">
        <w:r>
          <w:t xml:space="preserve"> </w:t>
        </w:r>
      </w:ins>
      <m:oMath>
        <m:r>
          <m:t>7</m:t>
        </m:r>
      </m:oMath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to a complex number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del w:id="2513" w:author="PR Preview" w:date="2026-01-01T00:00:00Z">
        <w:r>
          <w:delText xml:space="preserve">The real number</w:delText>
        </w:r>
      </w:del>
      <w:del w:id="2514" w:author="PR Preview" w:date="2026-01-01T00:00:00Z">
        <w:r>
          <w:delText xml:space="preserve"> </w:delText>
        </w:r>
      </w:del>
      <m:oMath>
        <m:r>
          <m:t>7</m:t>
        </m:r>
      </m:oMath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becomes the complex number 7+0i,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with imaginary part 0.</w:delText>
        </w:r>
      </w:del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Of the 3 numbers,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2 have imaginary part</w:delText>
        </w:r>
      </w:del>
      <w:del w:id="2523" w:author="PR Preview" w:date="2026-01-01T00:00:00Z">
        <w:r>
          <w:delText xml:space="preserve"> </w:delText>
        </w:r>
      </w:del>
      <m:oMath>
        <m:r>
          <m:t>0</m:t>
        </m:r>
      </m:oMath>
      <w:del w:id="2524" w:author="PR Preview" w:date="2026-01-01T00:00:00Z">
        <w:r>
          <w:delText xml:space="preserve">,</w:delText>
        </w:r>
      </w:del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and by</w:delText>
        </w:r>
      </w:del>
      <w:del w:id="2527" w:author="PR Preview" w:date="2026-01-01T00:00:00Z">
        <w:r>
          <w:delText xml:space="preserve"> </w:delText>
        </w:r>
      </w:del>
      <w:hyperlink w:anchor="thm-reals-in-complex">
        <w:del w:id="2528" w:author="PR Preview" w:date="2026-01-01T00:00:00Z">
          <w:r>
            <w:rPr>
              <w:rStyle w:val="Hyperlink"/>
            </w:rPr>
            <w:delText xml:space="preserve">Theorem 36</w:delText>
          </w:r>
        </w:del>
      </w:hyperlink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these are the real ones.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The number</w:delText>
        </w:r>
      </w:del>
      <w:del w:id="253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is not real, because its imaginary part is -5.</w:delText>
        </w:r>
      </w:del>
    </w:p>
    <w:p>
      <w:pPr>
        <w:pStyle w:val="BodyText"/>
      </w:pPr>
      <w:del w:id="2536" w:author="PR Preview" w:date="2026-01-01T00:00:00Z">
        <w:r>
          <w:rPr>
            <w:b/>
            <w:bCs/>
          </w:rPr>
          <w:delText xml:space="preserve">Theorem 37 (Adding and multiplying complex numbers)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For real numbers</w:delText>
        </w:r>
      </w:del>
      <w:del w:id="253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del w:id="2540" w:author="PR Preview" w:date="2026-01-01T00:00:00Z">
        <w:r>
          <w:delText xml:space="preserve">:</w:delText>
        </w:r>
      </w:del>
    </w:p>
    <w:p>
      <w:pPr>
        <w:pStyle w:val="FirstParagraph"/>
      </w:pPr>
      <w:ins w:id="2541" w:author="PR Preview" w:date="2026-01-01T00:00:00Z">
        <w:r>
          <w:t xml:space="preserve">The real number</w:t>
        </w:r>
      </w:ins>
      <w:ins w:id="2542" w:author="PR Preview" w:date="2026-01-01T00:00:00Z">
        <w:r>
          <w:t xml:space="preserve"> </w:t>
        </w:r>
      </w:ins>
      <m:oMath>
        <m:r>
          <m:t>7</m:t>
        </m:r>
      </m:oMath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becomes the complex number 7+0i,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with imaginary part 0.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Of the 3 numbers,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2 have imaginary part</w:t>
        </w:r>
      </w:ins>
      <w:ins w:id="2551" w:author="PR Preview" w:date="2026-01-01T00:00:00Z">
        <w:r>
          <w:t xml:space="preserve"> </w:t>
        </w:r>
      </w:ins>
      <m:oMath>
        <m:r>
          <m:t>0</m:t>
        </m:r>
      </m:oMath>
      <w:ins w:id="2552" w:author="PR Preview" w:date="2026-01-01T00:00:00Z">
        <w:r>
          <w:t xml:space="preserve">,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and by</w:t>
        </w:r>
      </w:ins>
      <w:ins w:id="2555" w:author="PR Preview" w:date="2026-01-01T00:00:00Z">
        <w:r>
          <w:t xml:space="preserve"> </w:t>
        </w:r>
      </w:ins>
      <w:hyperlink w:anchor="thm-reals-in-complex">
        <w:ins w:id="2556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these are the real ones.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The number</w:t>
        </w:r>
      </w:ins>
      <w:ins w:id="256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is not real, because its imaginary part is -5.</w:t>
        </w:r>
      </w:ins>
    </w:p>
    <w:bookmarkEnd w:id="314"/>
    <w:bookmarkStart w:id="315" w:name="thm-complex-arithmetic"/>
    <w:p>
      <w:pPr>
        <w:pStyle w:val="BodyText"/>
      </w:pPr>
      <w:ins w:id="2564" w:author="PR Preview" w:date="2026-01-01T00:00:00Z">
        <w:r>
          <w:rPr>
            <w:b/>
            <w:bCs/>
          </w:rPr>
          <w:t xml:space="preserve">Theorem 36 (Adding and multiplying complex numbers)</w:t>
        </w:r>
      </w:ins>
      <w:ins w:id="2565" w:author="PR Preview" w:date="2026-01-01T00:00:00Z">
        <w:r>
          <w:t xml:space="preserve"> </w:t>
        </w:r>
      </w:ins>
      <w:ins w:id="2566" w:author="PR Preview" w:date="2026-01-01T00:00:00Z">
        <w:r>
          <w:t xml:space="preserve">For real numbers</w:t>
        </w:r>
      </w:ins>
      <w:ins w:id="25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ins w:id="25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6" w:name="exm-complex-arithmetic"/>
    <w:p>
      <w:pPr>
        <w:pStyle w:val="BodyText"/>
      </w:pPr>
      <w:del w:id="2569" w:author="PR Preview" w:date="2026-01-01T00:00:00Z">
        <w:r>
          <w:rPr>
            <w:b/>
            <w:bCs/>
          </w:rPr>
          <w:delText xml:space="preserve">Example 68 (Adding and multiplying two complex numbers)</w:delText>
        </w:r>
      </w:del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Let</w:delText>
        </w:r>
      </w:del>
      <w:del w:id="2572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and</w:delText>
        </w:r>
      </w:del>
      <w:del w:id="257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2576" w:author="PR Preview" w:date="2026-01-01T00:00:00Z">
        <w:r>
          <w:delText xml:space="preserve">.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Their sum is</w:delText>
        </w:r>
      </w:del>
    </w:p>
    <w:p>
      <w:pPr>
        <w:pStyle w:val="BodyText"/>
      </w:pPr>
      <w:ins w:id="2579" w:author="PR Preview" w:date="2026-01-01T00:00:00Z">
        <w:r>
          <w:rPr>
            <w:b/>
            <w:bCs/>
          </w:rPr>
          <w:t xml:space="preserve">Example 70 (Adding and multiplying two complex numbers)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Let</w:t>
        </w:r>
      </w:ins>
      <w:ins w:id="2582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and</w:t>
        </w:r>
      </w:ins>
      <w:ins w:id="258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2586" w:author="PR Preview" w:date="2026-01-01T00:00:00Z">
        <w:r>
          <w:t xml:space="preserve">.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589" w:author="PR Preview" w:date="2026-01-01T00:00:00Z">
        <w:r>
          <w:delText xml:space="preserve">The product formula in</w:delText>
        </w:r>
      </w:del>
      <w:del w:id="2590" w:author="PR Preview" w:date="2026-01-01T00:00:00Z">
        <w:r>
          <w:delText xml:space="preserve"> </w:delText>
        </w:r>
      </w:del>
      <w:hyperlink w:anchor="thm-complex-arithmetic">
        <w:del w:id="2591" w:author="PR Preview" w:date="2026-01-01T00:00:00Z">
          <w:r>
            <w:rPr>
              <w:rStyle w:val="Hyperlink"/>
            </w:rPr>
            <w:delText xml:space="preserve">Theorem 37</w:delText>
          </w:r>
        </w:del>
      </w:hyperlink>
      <w:del w:id="2592" w:author="PR Preview" w:date="2026-01-01T00:00:00Z">
        <w:r>
          <w:delText xml:space="preserve"> </w:delText>
        </w:r>
      </w:del>
      <w:del w:id="2593" w:author="PR Preview" w:date="2026-01-01T00:00:00Z">
        <w:r>
          <w:delText xml:space="preserve">gives the same answer: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with</w:delText>
        </w:r>
      </w:del>
      <w:del w:id="25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2597" w:author="PR Preview" w:date="2026-01-01T00:00:00Z">
        <w:r>
          <w:delText xml:space="preserve">,</w:delText>
        </w:r>
      </w:del>
      <w:del w:id="25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2599" w:author="PR Preview" w:date="2026-01-01T00:00:00Z">
        <w:r>
          <w:delText xml:space="preserve">,</w:delText>
        </w:r>
      </w:del>
      <w:del w:id="260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and</w:delText>
        </w:r>
      </w:del>
      <w:del w:id="260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0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2605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606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The</w:delText>
        </w:r>
      </w:del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rPr>
            <w:b/>
            <w:bCs/>
          </w:rPr>
          <w:delText xml:space="preserve">complex conjugate</w:delText>
        </w:r>
      </w:del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[44]</w:delText>
        </w:r>
      </w:del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of a complex number</w:delText>
        </w:r>
      </w:del>
      <w:del w:id="261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(</w:delText>
        </w:r>
      </w:del>
      <w:hyperlink w:anchor="def-complex-number">
        <w:del w:id="2618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619" w:author="PR Preview" w:date="2026-01-01T00:00:00Z">
        <w:r>
          <w:delText xml:space="preserve">) is</w:delText>
        </w:r>
      </w:del>
    </w:p>
    <w:p>
      <w:pPr>
        <w:pStyle w:val="FirstParagraph"/>
      </w:pPr>
      <w:ins w:id="2620" w:author="PR Preview" w:date="2026-01-01T00:00:00Z">
        <w:r>
          <w:t xml:space="preserve">The product formula in</w:t>
        </w:r>
      </w:ins>
      <w:ins w:id="2621" w:author="PR Preview" w:date="2026-01-01T00:00:00Z">
        <w:r>
          <w:t xml:space="preserve"> </w:t>
        </w:r>
      </w:ins>
      <w:hyperlink w:anchor="thm-complex-arithmetic">
        <w:ins w:id="2622" w:author="PR Preview" w:date="2026-01-01T00:00:00Z">
          <w:r>
            <w:rPr>
              <w:rStyle w:val="Hyperlink"/>
            </w:rPr>
            <w:t xml:space="preserve">Theorem 36</w:t>
          </w:r>
        </w:ins>
      </w:hyperlink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gives the same answer: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with</w:t>
        </w:r>
      </w:ins>
      <w:ins w:id="26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2628" w:author="PR Preview" w:date="2026-01-01T00:00:00Z">
        <w:r>
          <w:t xml:space="preserve">,</w:t>
        </w:r>
      </w:ins>
      <w:ins w:id="26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630" w:author="PR Preview" w:date="2026-01-01T00:00:00Z">
        <w:r>
          <w:t xml:space="preserve">,</w:t>
        </w:r>
      </w:ins>
      <w:ins w:id="26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and</w:t>
        </w:r>
      </w:ins>
      <w:ins w:id="263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6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263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6"/>
    <w:bookmarkStart w:id="317" w:name="def-complex-conjugate"/>
    <w:p>
      <w:pPr>
        <w:pStyle w:val="FirstParagraph"/>
      </w:pPr>
      <w:ins w:id="2637" w:author="PR Preview" w:date="2026-01-01T00:00:00Z">
        <w:r>
          <w:rPr>
            <w:b/>
            <w:bCs/>
          </w:rPr>
          <w:t xml:space="preserve">Definition 91 (Complex conjugate)</w:t>
        </w:r>
      </w:ins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The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rPr>
            <w:b/>
            <w:bCs/>
          </w:rPr>
          <w:t xml:space="preserve">complex conjugate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[44]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of a complex number</w:t>
        </w:r>
      </w:ins>
      <w:ins w:id="264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(</w:t>
        </w:r>
      </w:ins>
      <w:hyperlink w:anchor="def-complex-number">
        <w:ins w:id="2649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2650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8" w:name="exm-complex-conjugate"/>
    <w:p>
      <w:pPr>
        <w:pStyle w:val="BodyText"/>
      </w:pPr>
      <w:del w:id="2651" w:author="PR Preview" w:date="2026-01-01T00:00:00Z">
        <w:r>
          <w:rPr>
            <w:b/>
            <w:bCs/>
          </w:rPr>
          <w:delText xml:space="preserve">Example 69 (Complex conjugates)</w:delText>
        </w:r>
      </w:del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 </w:delText>
        </w:r>
      </w:del>
    </w:p>
    <w:p>
      <w:pPr>
        <w:pStyle w:val="BodyText"/>
      </w:pPr>
      <w:ins w:id="2654" w:author="PR Preview" w:date="2026-01-01T00:00:00Z">
        <w:r>
          <w:rPr>
            <w:b/>
            <w:bCs/>
          </w:rPr>
          <w:t xml:space="preserve">Example 71 (Complex conjugates)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 </w:t>
        </w:r>
      </w:ins>
    </w:p>
    <w:p>
      <w:pPr>
        <w:numPr>
          <w:ilvl w:val="0"/>
          <w:numId w:val="106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8"/>
    <w:bookmarkStart w:id="319" w:name="def-complex-modulus"/>
    <w:p>
      <w:pPr>
        <w:pStyle w:val="FirstParagraph"/>
      </w:pPr>
      <w:del w:id="2657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The</w:delText>
        </w:r>
      </w:del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rPr>
            <w:b/>
            <w:bCs/>
          </w:rPr>
          <w:delText xml:space="preserve">absolute value</w:delText>
        </w:r>
      </w:del>
      <w:del w:id="2662" w:author="PR Preview" w:date="2026-01-01T00:00:00Z">
        <w:r>
          <w:delText xml:space="preserve">, or</w:delText>
        </w:r>
      </w:del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rPr>
            <w:b/>
            <w:bCs/>
          </w:rPr>
          <w:delText xml:space="preserve">modulus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[43]</w:delText>
        </w:r>
      </w:del>
      <w:del w:id="2667" w:author="PR Preview" w:date="2026-01-01T00:00:00Z">
        <w:r>
          <w:delText xml:space="preserve">, of a complex number</w:delText>
        </w:r>
      </w:del>
      <w:del w:id="266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(</w:delText>
        </w:r>
      </w:del>
      <w:hyperlink w:anchor="def-complex-number">
        <w:del w:id="267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672" w:author="PR Preview" w:date="2026-01-01T00:00:00Z">
        <w:r>
          <w:delText xml:space="preserve">) is</w:delText>
        </w:r>
      </w:del>
    </w:p>
    <w:p>
      <w:pPr>
        <w:pStyle w:val="FirstParagraph"/>
      </w:pPr>
      <w:ins w:id="2673" w:author="PR Preview" w:date="2026-01-01T00:00:00Z">
        <w:r>
          <w:rPr>
            <w:b/>
            <w:bCs/>
          </w:rPr>
          <w:t xml:space="preserve">Definition 92 (Absolute value (modulus) of a complex number)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The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rPr>
            <w:b/>
            <w:bCs/>
          </w:rPr>
          <w:t xml:space="preserve">absolute value</w:t>
        </w:r>
      </w:ins>
      <w:ins w:id="2678" w:author="PR Preview" w:date="2026-01-01T00:00:00Z">
        <w:r>
          <w:t xml:space="preserve">, or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rPr>
            <w:b/>
            <w:bCs/>
          </w:rPr>
          <w:t xml:space="preserve">modulus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[43]</w:t>
        </w:r>
      </w:ins>
      <w:ins w:id="2683" w:author="PR Preview" w:date="2026-01-01T00:00:00Z">
        <w:r>
          <w:t xml:space="preserve">, of a complex number</w:t>
        </w:r>
      </w:ins>
      <w:ins w:id="268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(</w:t>
        </w:r>
      </w:ins>
      <w:hyperlink w:anchor="def-complex-number">
        <w:ins w:id="2687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2688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20" w:name="exm-complex-modulus"/>
    <w:p>
      <w:pPr>
        <w:pStyle w:val="BodyText"/>
      </w:pPr>
      <w:del w:id="2689" w:author="PR Preview" w:date="2026-01-01T00:00:00Z">
        <w:r>
          <w:rPr>
            <w:b/>
            <w:bCs/>
          </w:rPr>
          <w:delText xml:space="preserve">Example 70 (Absolute values of complex numbers)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 </w:delText>
        </w:r>
      </w:del>
    </w:p>
    <w:p>
      <w:pPr>
        <w:pStyle w:val="BodyText"/>
      </w:pPr>
      <w:ins w:id="2692" w:author="PR Preview" w:date="2026-01-01T00:00:00Z">
        <w:r>
          <w:rPr>
            <w:b/>
            <w:bCs/>
          </w:rPr>
          <w:t xml:space="preserve">Example 72 (Absolute values of complex numbers)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0"/>
    <w:bookmarkStart w:id="321" w:name="thm-conj-product"/>
    <w:p>
      <w:pPr>
        <w:pStyle w:val="FirstParagraph"/>
      </w:pPr>
      <w:del w:id="2695" w:author="PR Preview" w:date="2026-01-01T00:00:00Z">
        <w:r>
          <w:rPr>
            <w:b/>
            <w:bCs/>
          </w:rPr>
          <w:delText xml:space="preserve">Theorem 38 (A complex number times its conjugate)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For every complex number</w:delText>
        </w:r>
      </w:del>
      <w:del w:id="2698" w:author="PR Preview" w:date="2026-01-01T00:00:00Z">
        <w:r>
          <w:delText xml:space="preserve"> </w:delText>
        </w:r>
      </w:del>
      <m:oMath>
        <m:r>
          <m:t>z</m:t>
        </m:r>
      </m:oMath>
      <w:del w:id="2699" w:author="PR Preview" w:date="2026-01-01T00:00:00Z">
        <w:r>
          <w:delText xml:space="preserve">,</w:delText>
        </w:r>
      </w:del>
    </w:p>
    <w:p>
      <w:pPr>
        <w:pStyle w:val="FirstParagraph"/>
      </w:pPr>
      <w:ins w:id="2700" w:author="PR Preview" w:date="2026-01-01T00:00:00Z">
        <w:r>
          <w:rPr>
            <w:b/>
            <w:bCs/>
          </w:rPr>
          <w:t xml:space="preserve">Theorem 37 (A complex number times its conjugate)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For every complex number</w:t>
        </w:r>
      </w:ins>
      <w:ins w:id="2703" w:author="PR Preview" w:date="2026-01-01T00:00:00Z">
        <w:r>
          <w:t xml:space="preserve"> </w:t>
        </w:r>
      </w:ins>
      <m:oMath>
        <m:r>
          <m:t>z</m:t>
        </m:r>
      </m:oMath>
      <w:ins w:id="270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2" w:name="exm-conj-product"/>
    <w:p>
      <w:pPr>
        <w:pStyle w:val="BodyText"/>
      </w:pPr>
      <w:del w:id="2705" w:author="PR Preview" w:date="2026-01-01T00:00:00Z">
        <w:r>
          <w:rPr>
            <w:b/>
            <w:bCs/>
          </w:rPr>
          <w:delText xml:space="preserve">Example 71 (Multiplying</w:delText>
        </w:r>
      </w:del>
      <w:del w:id="2706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2707" w:author="PR Preview" w:date="2026-01-01T00:00:00Z">
        <w:r>
          <w:rPr>
            <w:b/>
            <w:bCs/>
          </w:rPr>
          <w:delText xml:space="preserve"> </w:delText>
        </w:r>
      </w:del>
      <w:del w:id="2708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709" w:author="PR Preview" w:date="2026-01-01T00:00:00Z">
        <w:r>
          <w:delText xml:space="preserve">which is</w:delText>
        </w:r>
      </w:del>
      <w:del w:id="27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from</w:delText>
        </w:r>
      </w:del>
      <w:del w:id="2713" w:author="PR Preview" w:date="2026-01-01T00:00:00Z">
        <w:r>
          <w:delText xml:space="preserve"> </w:delText>
        </w:r>
      </w:del>
      <w:hyperlink w:anchor="exm-complex-modulus">
        <w:del w:id="2714" w:author="PR Preview" w:date="2026-01-01T00:00:00Z">
          <w:r>
            <w:rPr>
              <w:rStyle w:val="Hyperlink"/>
            </w:rPr>
            <w:delText xml:space="preserve">Example 70</w:delText>
          </w:r>
        </w:del>
      </w:hyperlink>
      <w:del w:id="2715" w:author="PR Preview" w:date="2026-01-01T00:00:00Z">
        <w:r>
          <w:delText xml:space="preserve">, as</w:delText>
        </w:r>
      </w:del>
      <w:del w:id="2716" w:author="PR Preview" w:date="2026-01-01T00:00:00Z">
        <w:r>
          <w:delText xml:space="preserve"> </w:delText>
        </w:r>
      </w:del>
      <w:hyperlink w:anchor="thm-conj-product">
        <w:del w:id="2717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2718" w:author="PR Preview" w:date="2026-01-01T00:00:00Z">
        <w:r>
          <w:delText xml:space="preserve"> </w:delText>
        </w:r>
      </w:del>
      <w:del w:id="2719" w:author="PR Preview" w:date="2026-01-01T00:00:00Z">
        <w:r>
          <w:delText xml:space="preserve">says.</w:delText>
        </w:r>
      </w:del>
    </w:p>
    <w:p>
      <w:pPr>
        <w:pStyle w:val="BodyText"/>
      </w:pPr>
      <w:ins w:id="2720" w:author="PR Preview" w:date="2026-01-01T00:00:00Z">
        <w:r>
          <w:rPr>
            <w:b/>
            <w:bCs/>
          </w:rPr>
          <w:t xml:space="preserve">Example 73 (Multiplying</w:t>
        </w:r>
      </w:ins>
      <w:ins w:id="2721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2722" w:author="PR Preview" w:date="2026-01-01T00:00:00Z">
        <w:r>
          <w:rPr>
            <w:b/>
            <w:bCs/>
          </w:rPr>
          <w:t xml:space="preserve"> </w:t>
        </w:r>
      </w:ins>
      <w:ins w:id="2723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724" w:author="PR Preview" w:date="2026-01-01T00:00:00Z">
        <w:r>
          <w:t xml:space="preserve">which is</w:t>
        </w:r>
      </w:ins>
      <w:ins w:id="272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from</w:t>
        </w:r>
      </w:ins>
      <w:ins w:id="2728" w:author="PR Preview" w:date="2026-01-01T00:00:00Z">
        <w:r>
          <w:t xml:space="preserve"> </w:t>
        </w:r>
      </w:ins>
      <w:hyperlink w:anchor="exm-complex-modulus">
        <w:ins w:id="2729" w:author="PR Preview" w:date="2026-01-01T00:00:00Z">
          <w:r>
            <w:rPr>
              <w:rStyle w:val="Hyperlink"/>
            </w:rPr>
            <w:t xml:space="preserve">Example 72</w:t>
          </w:r>
        </w:ins>
      </w:hyperlink>
      <w:ins w:id="2730" w:author="PR Preview" w:date="2026-01-01T00:00:00Z">
        <w:r>
          <w:t xml:space="preserve">, as</w:t>
        </w:r>
      </w:ins>
      <w:ins w:id="2731" w:author="PR Preview" w:date="2026-01-01T00:00:00Z">
        <w:r>
          <w:t xml:space="preserve"> </w:t>
        </w:r>
      </w:ins>
      <w:hyperlink w:anchor="thm-conj-product">
        <w:ins w:id="2732" w:author="PR Preview" w:date="2026-01-01T00:00:00Z">
          <w:r>
            <w:rPr>
              <w:rStyle w:val="Hyperlink"/>
            </w:rPr>
            <w:t xml:space="preserve">Theorem 37</w:t>
          </w:r>
        </w:ins>
      </w:hyperlink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says.</w:t>
        </w:r>
      </w:ins>
    </w:p>
    <w:bookmarkEnd w:id="322"/>
    <w:bookmarkEnd w:id="323"/>
    <w:bookmarkStart w:id="324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5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5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4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26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https://en.wikipedia.org/wiki/Transitive_relation</w:t>
        </w:r>
      </w:hyperlink>
    </w:p>
    <w:bookmarkEnd w:id="326"/>
    <w:bookmarkStart w:id="328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https://en.wikipedia.org/wiki/Identity_(mathematics)</w:t>
        </w:r>
      </w:hyperlink>
    </w:p>
    <w:bookmarkEnd w:id="328"/>
    <w:bookmarkStart w:id="330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https://en.wikipedia.org/wiki/Inequality_(mathematics)</w:t>
        </w:r>
      </w:hyperlink>
    </w:p>
    <w:bookmarkEnd w:id="330"/>
    <w:bookmarkStart w:id="332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https://en.wikipedia.org/wiki/Exponentiation</w:t>
        </w:r>
      </w:hyperlink>
    </w:p>
    <w:bookmarkEnd w:id="332"/>
    <w:bookmarkStart w:id="334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https://en.wikipedia.org/wiki/Square_root</w:t>
        </w:r>
      </w:hyperlink>
    </w:p>
    <w:bookmarkEnd w:id="334"/>
    <w:bookmarkStart w:id="336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https://en.wikipedia.org/wiki/Absolute_value</w:t>
        </w:r>
      </w:hyperlink>
    </w:p>
    <w:bookmarkEnd w:id="336"/>
    <w:bookmarkStart w:id="338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https://en.wikipedia.org/wiki/Percentage</w:t>
        </w:r>
      </w:hyperlink>
    </w:p>
    <w:bookmarkEnd w:id="338"/>
    <w:bookmarkStart w:id="340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https://en.wikipedia.org/wiki/Maxima_and_minima</w:t>
        </w:r>
      </w:hyperlink>
    </w:p>
    <w:bookmarkEnd w:id="340"/>
    <w:bookmarkStart w:id="342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https://en.wikipedia.org/wiki/Arg_max</w:t>
        </w:r>
      </w:hyperlink>
    </w:p>
    <w:bookmarkEnd w:id="342"/>
    <w:bookmarkStart w:id="344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https://en.wikipedia.org/wiki/Line_segment</w:t>
        </w:r>
      </w:hyperlink>
    </w:p>
    <w:bookmarkEnd w:id="344"/>
    <w:bookmarkStart w:id="346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https://en.wikipedia.org/wiki/Chord_(geometry)</w:t>
        </w:r>
      </w:hyperlink>
    </w:p>
    <w:bookmarkEnd w:id="346"/>
    <w:bookmarkStart w:id="348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https://en.wikipedia.org/wiki/Convex_function</w:t>
        </w:r>
      </w:hyperlink>
    </w:p>
    <w:bookmarkEnd w:id="348"/>
    <w:bookmarkStart w:id="350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https://en.wikipedia.org/wiki/Jensen%27s_inequality</w:t>
        </w:r>
      </w:hyperlink>
    </w:p>
    <w:bookmarkEnd w:id="350"/>
    <w:bookmarkStart w:id="352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https://en.wikipedia.org/wiki/Upper_and_lower_bounds</w:t>
        </w:r>
      </w:hyperlink>
    </w:p>
    <w:bookmarkEnd w:id="352"/>
    <w:bookmarkStart w:id="354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https://en.wikipedia.org/wiki/Least-upper-bound_property</w:t>
        </w:r>
      </w:hyperlink>
    </w:p>
    <w:bookmarkEnd w:id="354"/>
    <w:bookmarkStart w:id="35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5"/>
    <w:bookmarkStart w:id="357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https://en.wikipedia.org/wiki/Infimum_and_supremum</w:t>
        </w:r>
      </w:hyperlink>
    </w:p>
    <w:bookmarkEnd w:id="357"/>
    <w:bookmarkStart w:id="359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https://en.wikipedia.org/wiki/Identity_element</w:t>
        </w:r>
      </w:hyperlink>
    </w:p>
    <w:bookmarkEnd w:id="359"/>
    <w:bookmarkStart w:id="361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https://en.wikipedia.org/wiki/Commutative_property</w:t>
        </w:r>
      </w:hyperlink>
    </w:p>
    <w:bookmarkEnd w:id="361"/>
    <w:bookmarkStart w:id="363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https://en.wikipedia.org/wiki/Associative_property</w:t>
        </w:r>
      </w:hyperlink>
    </w:p>
    <w:bookmarkEnd w:id="363"/>
    <w:bookmarkStart w:id="365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https://en.wikipedia.org/wiki/Distributive_property</w:t>
        </w:r>
      </w:hyperlink>
    </w:p>
    <w:bookmarkEnd w:id="365"/>
    <w:bookmarkStart w:id="367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https://en.wikipedia.org/wiki/Like_terms</w:t>
        </w:r>
      </w:hyperlink>
    </w:p>
    <w:bookmarkEnd w:id="367"/>
    <w:bookmarkStart w:id="369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https://en.wikipedia.org/wiki/Polynomial</w:t>
        </w:r>
      </w:hyperlink>
    </w:p>
    <w:bookmarkEnd w:id="369"/>
    <w:bookmarkStart w:id="371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https://en.wikipedia.org/wiki/Quadratic_function</w:t>
        </w:r>
      </w:hyperlink>
    </w:p>
    <w:bookmarkEnd w:id="371"/>
    <w:bookmarkStart w:id="373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https://en.wikipedia.org/wiki/Parabola</w:t>
        </w:r>
      </w:hyperlink>
    </w:p>
    <w:bookmarkEnd w:id="373"/>
    <w:bookmarkStart w:id="375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https://en.wikipedia.org/wiki/Affine_transformation</w:t>
        </w:r>
      </w:hyperlink>
    </w:p>
    <w:bookmarkEnd w:id="375"/>
    <w:bookmarkStart w:id="377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https://en.wikipedia.org/wiki/Slope</w:t>
        </w:r>
      </w:hyperlink>
    </w:p>
    <w:bookmarkEnd w:id="377"/>
    <w:bookmarkStart w:id="379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https://en.wikipedia.org/wiki/Linear_function</w:t>
        </w:r>
      </w:hyperlink>
    </w:p>
    <w:bookmarkEnd w:id="379"/>
    <w:bookmarkStart w:id="381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https://en.wikipedia.org/wiki/Limit_of_a_sequence</w:t>
        </w:r>
      </w:hyperlink>
    </w:p>
    <w:bookmarkEnd w:id="381"/>
    <w:bookmarkStart w:id="383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https://en.wikipedia.org/wiki/Exponential_function</w:t>
        </w:r>
      </w:hyperlink>
    </w:p>
    <w:bookmarkEnd w:id="383"/>
    <w:bookmarkStart w:id="385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https://en.wikipedia.org/wiki/E_(mathematical_constant)</w:t>
        </w:r>
      </w:hyperlink>
    </w:p>
    <w:bookmarkEnd w:id="385"/>
    <w:bookmarkStart w:id="387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https://en.wikipedia.org/wiki/Natural_logarithm</w:t>
        </w:r>
      </w:hyperlink>
    </w:p>
    <w:bookmarkEnd w:id="387"/>
    <w:bookmarkStart w:id="389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https://en.wikipedia.org/wiki/Logarithm</w:t>
        </w:r>
      </w:hyperlink>
    </w:p>
    <w:bookmarkEnd w:id="389"/>
    <w:bookmarkStart w:id="391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1"/>
    <w:bookmarkStart w:id="393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https://en.wikipedia.org/wiki/Contour_line</w:t>
        </w:r>
      </w:hyperlink>
    </w:p>
    <w:bookmarkEnd w:id="393"/>
    <w:bookmarkStart w:id="395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https://en.wikipedia.org/wiki/Unit_circle</w:t>
        </w:r>
      </w:hyperlink>
    </w:p>
    <w:bookmarkEnd w:id="395"/>
    <w:bookmarkStart w:id="397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https://en.wikipedia.org/wiki/Pi</w:t>
        </w:r>
      </w:hyperlink>
    </w:p>
    <w:bookmarkEnd w:id="397"/>
    <w:bookmarkStart w:id="399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https://en.wikipedia.org/wiki/Sine_and_cosine</w:t>
        </w:r>
      </w:hyperlink>
    </w:p>
    <w:bookmarkEnd w:id="399"/>
    <w:bookmarkStart w:id="401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https://en.wikipedia.org/wiki/Trigonometric_functions</w:t>
        </w:r>
      </w:hyperlink>
    </w:p>
    <w:bookmarkEnd w:id="401"/>
    <w:bookmarkStart w:id="403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https://en.wikipedia.org/wiki/Pythagorean_trigonometric_identity</w:t>
        </w:r>
      </w:hyperlink>
    </w:p>
    <w:bookmarkEnd w:id="403"/>
    <w:bookmarkStart w:id="405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https://en.wikipedia.org/wiki/Imaginary_unit</w:t>
        </w:r>
      </w:hyperlink>
    </w:p>
    <w:bookmarkEnd w:id="405"/>
    <w:bookmarkStart w:id="407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6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7"/>
    <w:bookmarkStart w:id="409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https://en.wikipedia.org/wiki/Complex_number</w:t>
        </w:r>
      </w:hyperlink>
    </w:p>
    <w:bookmarkEnd w:id="409"/>
    <w:bookmarkStart w:id="411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https://en.wikipedia.org/wiki/Complex_conjugate</w:t>
        </w:r>
      </w:hyperlink>
    </w:p>
    <w:bookmarkEnd w:id="411"/>
    <w:bookmarkStart w:id="413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2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6" Type="http://schemas.openxmlformats.org/officeDocument/2006/relationships/image" Target="media/rId186.png"/><Relationship Id="rId293" Type="http://schemas.openxmlformats.org/officeDocument/2006/relationships/image" Target="media/rId293.png"/><Relationship Id="rId282" Type="http://schemas.openxmlformats.org/officeDocument/2006/relationships/hyperlink" Target="algebra-sums.qmd#def-fraction" TargetMode="External"/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406" Type="http://schemas.openxmlformats.org/officeDocument/2006/relationships/hyperlink" Target="https://doi.org/10.1007/978-3-031-41026-0" TargetMode="External"/><Relationship Id="rId335" Type="http://schemas.openxmlformats.org/officeDocument/2006/relationships/hyperlink" Target="https://en.wikipedia.org/wiki/Absolute_value" TargetMode="External"/><Relationship Id="rId374" Type="http://schemas.openxmlformats.org/officeDocument/2006/relationships/hyperlink" Target="https://en.wikipedia.org/wiki/Affine_transformation" TargetMode="External"/><Relationship Id="rId341" Type="http://schemas.openxmlformats.org/officeDocument/2006/relationships/hyperlink" Target="https://en.wikipedia.org/wiki/Arg_max" TargetMode="External"/><Relationship Id="rId362" Type="http://schemas.openxmlformats.org/officeDocument/2006/relationships/hyperlink" Target="https://en.wikipedia.org/wiki/Associative_property" TargetMode="External"/><Relationship Id="rId345" Type="http://schemas.openxmlformats.org/officeDocument/2006/relationships/hyperlink" Target="https://en.wikipedia.org/wiki/Chord_(geometry)" TargetMode="External"/><Relationship Id="rId360" Type="http://schemas.openxmlformats.org/officeDocument/2006/relationships/hyperlink" Target="https://en.wikipedia.org/wiki/Commutative_property" TargetMode="External"/><Relationship Id="rId410" Type="http://schemas.openxmlformats.org/officeDocument/2006/relationships/hyperlink" Target="https://en.wikipedia.org/wiki/Complex_conjugate" TargetMode="External"/><Relationship Id="rId408" Type="http://schemas.openxmlformats.org/officeDocument/2006/relationships/hyperlink" Target="https://en.wikipedia.org/wiki/Complex_number" TargetMode="External"/><Relationship Id="rId392" Type="http://schemas.openxmlformats.org/officeDocument/2006/relationships/hyperlink" Target="https://en.wikipedia.org/wiki/Contour_line" TargetMode="External"/><Relationship Id="rId347" Type="http://schemas.openxmlformats.org/officeDocument/2006/relationships/hyperlink" Target="https://en.wikipedia.org/wiki/Convex_function" TargetMode="External"/><Relationship Id="rId364" Type="http://schemas.openxmlformats.org/officeDocument/2006/relationships/hyperlink" Target="https://en.wikipedia.org/wiki/Distributive_property" TargetMode="External"/><Relationship Id="rId38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2" Type="http://schemas.openxmlformats.org/officeDocument/2006/relationships/hyperlink" Target="https://en.wikipedia.org/wiki/Exponential_function" TargetMode="External"/><Relationship Id="rId331" Type="http://schemas.openxmlformats.org/officeDocument/2006/relationships/hyperlink" Target="https://en.wikipedia.org/wiki/Exponentiation" TargetMode="External"/><Relationship Id="rId327" Type="http://schemas.openxmlformats.org/officeDocument/2006/relationships/hyperlink" Target="https://en.wikipedia.org/wiki/Identity_(mathematics)" TargetMode="External"/><Relationship Id="rId358" Type="http://schemas.openxmlformats.org/officeDocument/2006/relationships/hyperlink" Target="https://en.wikipedia.org/wiki/Identity_element" TargetMode="External"/><Relationship Id="rId404" Type="http://schemas.openxmlformats.org/officeDocument/2006/relationships/hyperlink" Target="https://en.wikipedia.org/wiki/Imaginary_unit" TargetMode="External"/><Relationship Id="rId329" Type="http://schemas.openxmlformats.org/officeDocument/2006/relationships/hyperlink" Target="https://en.wikipedia.org/wiki/Inequality_(mathematics)" TargetMode="External"/><Relationship Id="rId356" Type="http://schemas.openxmlformats.org/officeDocument/2006/relationships/hyperlink" Target="https://en.wikipedia.org/wiki/Infimum_and_supremum" TargetMode="External"/><Relationship Id="rId349" Type="http://schemas.openxmlformats.org/officeDocument/2006/relationships/hyperlink" Target="https://en.wikipedia.org/wiki/Jensen%27s_inequality" TargetMode="External"/><Relationship Id="rId353" Type="http://schemas.openxmlformats.org/officeDocument/2006/relationships/hyperlink" Target="https://en.wikipedia.org/wiki/Least-upper-bound_property" TargetMode="External"/><Relationship Id="rId366" Type="http://schemas.openxmlformats.org/officeDocument/2006/relationships/hyperlink" Target="https://en.wikipedia.org/wiki/Like_terms" TargetMode="External"/><Relationship Id="rId380" Type="http://schemas.openxmlformats.org/officeDocument/2006/relationships/hyperlink" Target="https://en.wikipedia.org/wiki/Limit_of_a_sequence" TargetMode="External"/><Relationship Id="rId343" Type="http://schemas.openxmlformats.org/officeDocument/2006/relationships/hyperlink" Target="https://en.wikipedia.org/wiki/Line_segment" TargetMode="External"/><Relationship Id="rId378" Type="http://schemas.openxmlformats.org/officeDocument/2006/relationships/hyperlink" Target="https://en.wikipedia.org/wiki/Linear_function" TargetMode="External"/><Relationship Id="rId388" Type="http://schemas.openxmlformats.org/officeDocument/2006/relationships/hyperlink" Target="https://en.wikipedia.org/wiki/Logarithm" TargetMode="External"/><Relationship Id="rId339" Type="http://schemas.openxmlformats.org/officeDocument/2006/relationships/hyperlink" Target="https://en.wikipedia.org/wiki/Maxima_and_minima" TargetMode="External"/><Relationship Id="rId386" Type="http://schemas.openxmlformats.org/officeDocument/2006/relationships/hyperlink" Target="https://en.wikipedia.org/wiki/Natural_logarithm" TargetMode="External"/><Relationship Id="rId372" Type="http://schemas.openxmlformats.org/officeDocument/2006/relationships/hyperlink" Target="https://en.wikipedia.org/wiki/Parabola" TargetMode="External"/><Relationship Id="rId337" Type="http://schemas.openxmlformats.org/officeDocument/2006/relationships/hyperlink" Target="https://en.wikipedia.org/wiki/Percentage" TargetMode="External"/><Relationship Id="rId396" Type="http://schemas.openxmlformats.org/officeDocument/2006/relationships/hyperlink" Target="https://en.wikipedia.org/wiki/Pi" TargetMode="External"/><Relationship Id="rId368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402" Type="http://schemas.openxmlformats.org/officeDocument/2006/relationships/hyperlink" Target="https://en.wikipedia.org/wiki/Pythagorean_trigonometric_identity" TargetMode="External"/><Relationship Id="rId370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98" Type="http://schemas.openxmlformats.org/officeDocument/2006/relationships/hyperlink" Target="https://en.wikipedia.org/wiki/Sine_and_cosine" TargetMode="External"/><Relationship Id="rId376" Type="http://schemas.openxmlformats.org/officeDocument/2006/relationships/hyperlink" Target="https://en.wikipedia.org/wiki/Slope" TargetMode="External"/><Relationship Id="rId333" Type="http://schemas.openxmlformats.org/officeDocument/2006/relationships/hyperlink" Target="https://en.wikipedia.org/wiki/Square_root" TargetMode="External"/><Relationship Id="rId390" Type="http://schemas.openxmlformats.org/officeDocument/2006/relationships/hyperlink" Target="https://en.wikipedia.org/wiki/Tarski%27s_high_school_algebra_problem" TargetMode="External"/><Relationship Id="rId325" Type="http://schemas.openxmlformats.org/officeDocument/2006/relationships/hyperlink" Target="https://en.wikipedia.org/wiki/Transitive_relation" TargetMode="External"/><Relationship Id="rId400" Type="http://schemas.openxmlformats.org/officeDocument/2006/relationships/hyperlink" Target="https://en.wikipedia.org/wiki/Trigonometric_functions" TargetMode="External"/><Relationship Id="rId394" Type="http://schemas.openxmlformats.org/officeDocument/2006/relationships/hyperlink" Target="https://en.wikipedia.org/wiki/Unit_circle" TargetMode="External"/><Relationship Id="rId351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412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82" Type="http://schemas.openxmlformats.org/officeDocument/2006/relationships/hyperlink" Target="algebra-sums.qmd#def-fraction" TargetMode="External"/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406" Type="http://schemas.openxmlformats.org/officeDocument/2006/relationships/hyperlink" Target="https://doi.org/10.1007/978-3-031-41026-0" TargetMode="External"/><Relationship Id="rId335" Type="http://schemas.openxmlformats.org/officeDocument/2006/relationships/hyperlink" Target="https://en.wikipedia.org/wiki/Absolute_value" TargetMode="External"/><Relationship Id="rId374" Type="http://schemas.openxmlformats.org/officeDocument/2006/relationships/hyperlink" Target="https://en.wikipedia.org/wiki/Affine_transformation" TargetMode="External"/><Relationship Id="rId341" Type="http://schemas.openxmlformats.org/officeDocument/2006/relationships/hyperlink" Target="https://en.wikipedia.org/wiki/Arg_max" TargetMode="External"/><Relationship Id="rId362" Type="http://schemas.openxmlformats.org/officeDocument/2006/relationships/hyperlink" Target="https://en.wikipedia.org/wiki/Associative_property" TargetMode="External"/><Relationship Id="rId345" Type="http://schemas.openxmlformats.org/officeDocument/2006/relationships/hyperlink" Target="https://en.wikipedia.org/wiki/Chord_(geometry)" TargetMode="External"/><Relationship Id="rId360" Type="http://schemas.openxmlformats.org/officeDocument/2006/relationships/hyperlink" Target="https://en.wikipedia.org/wiki/Commutative_property" TargetMode="External"/><Relationship Id="rId410" Type="http://schemas.openxmlformats.org/officeDocument/2006/relationships/hyperlink" Target="https://en.wikipedia.org/wiki/Complex_conjugate" TargetMode="External"/><Relationship Id="rId408" Type="http://schemas.openxmlformats.org/officeDocument/2006/relationships/hyperlink" Target="https://en.wikipedia.org/wiki/Complex_number" TargetMode="External"/><Relationship Id="rId392" Type="http://schemas.openxmlformats.org/officeDocument/2006/relationships/hyperlink" Target="https://en.wikipedia.org/wiki/Contour_line" TargetMode="External"/><Relationship Id="rId347" Type="http://schemas.openxmlformats.org/officeDocument/2006/relationships/hyperlink" Target="https://en.wikipedia.org/wiki/Convex_function" TargetMode="External"/><Relationship Id="rId364" Type="http://schemas.openxmlformats.org/officeDocument/2006/relationships/hyperlink" Target="https://en.wikipedia.org/wiki/Distributive_property" TargetMode="External"/><Relationship Id="rId38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2" Type="http://schemas.openxmlformats.org/officeDocument/2006/relationships/hyperlink" Target="https://en.wikipedia.org/wiki/Exponential_function" TargetMode="External"/><Relationship Id="rId331" Type="http://schemas.openxmlformats.org/officeDocument/2006/relationships/hyperlink" Target="https://en.wikipedia.org/wiki/Exponentiation" TargetMode="External"/><Relationship Id="rId327" Type="http://schemas.openxmlformats.org/officeDocument/2006/relationships/hyperlink" Target="https://en.wikipedia.org/wiki/Identity_(mathematics)" TargetMode="External"/><Relationship Id="rId358" Type="http://schemas.openxmlformats.org/officeDocument/2006/relationships/hyperlink" Target="https://en.wikipedia.org/wiki/Identity_element" TargetMode="External"/><Relationship Id="rId404" Type="http://schemas.openxmlformats.org/officeDocument/2006/relationships/hyperlink" Target="https://en.wikipedia.org/wiki/Imaginary_unit" TargetMode="External"/><Relationship Id="rId329" Type="http://schemas.openxmlformats.org/officeDocument/2006/relationships/hyperlink" Target="https://en.wikipedia.org/wiki/Inequality_(mathematics)" TargetMode="External"/><Relationship Id="rId356" Type="http://schemas.openxmlformats.org/officeDocument/2006/relationships/hyperlink" Target="https://en.wikipedia.org/wiki/Infimum_and_supremum" TargetMode="External"/><Relationship Id="rId349" Type="http://schemas.openxmlformats.org/officeDocument/2006/relationships/hyperlink" Target="https://en.wikipedia.org/wiki/Jensen%27s_inequality" TargetMode="External"/><Relationship Id="rId353" Type="http://schemas.openxmlformats.org/officeDocument/2006/relationships/hyperlink" Target="https://en.wikipedia.org/wiki/Least-upper-bound_property" TargetMode="External"/><Relationship Id="rId366" Type="http://schemas.openxmlformats.org/officeDocument/2006/relationships/hyperlink" Target="https://en.wikipedia.org/wiki/Like_terms" TargetMode="External"/><Relationship Id="rId380" Type="http://schemas.openxmlformats.org/officeDocument/2006/relationships/hyperlink" Target="https://en.wikipedia.org/wiki/Limit_of_a_sequence" TargetMode="External"/><Relationship Id="rId343" Type="http://schemas.openxmlformats.org/officeDocument/2006/relationships/hyperlink" Target="https://en.wikipedia.org/wiki/Line_segment" TargetMode="External"/><Relationship Id="rId378" Type="http://schemas.openxmlformats.org/officeDocument/2006/relationships/hyperlink" Target="https://en.wikipedia.org/wiki/Linear_function" TargetMode="External"/><Relationship Id="rId388" Type="http://schemas.openxmlformats.org/officeDocument/2006/relationships/hyperlink" Target="https://en.wikipedia.org/wiki/Logarithm" TargetMode="External"/><Relationship Id="rId339" Type="http://schemas.openxmlformats.org/officeDocument/2006/relationships/hyperlink" Target="https://en.wikipedia.org/wiki/Maxima_and_minima" TargetMode="External"/><Relationship Id="rId386" Type="http://schemas.openxmlformats.org/officeDocument/2006/relationships/hyperlink" Target="https://en.wikipedia.org/wiki/Natural_logarithm" TargetMode="External"/><Relationship Id="rId372" Type="http://schemas.openxmlformats.org/officeDocument/2006/relationships/hyperlink" Target="https://en.wikipedia.org/wiki/Parabola" TargetMode="External"/><Relationship Id="rId337" Type="http://schemas.openxmlformats.org/officeDocument/2006/relationships/hyperlink" Target="https://en.wikipedia.org/wiki/Percentage" TargetMode="External"/><Relationship Id="rId396" Type="http://schemas.openxmlformats.org/officeDocument/2006/relationships/hyperlink" Target="https://en.wikipedia.org/wiki/Pi" TargetMode="External"/><Relationship Id="rId368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402" Type="http://schemas.openxmlformats.org/officeDocument/2006/relationships/hyperlink" Target="https://en.wikipedia.org/wiki/Pythagorean_trigonometric_identity" TargetMode="External"/><Relationship Id="rId370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98" Type="http://schemas.openxmlformats.org/officeDocument/2006/relationships/hyperlink" Target="https://en.wikipedia.org/wiki/Sine_and_cosine" TargetMode="External"/><Relationship Id="rId376" Type="http://schemas.openxmlformats.org/officeDocument/2006/relationships/hyperlink" Target="https://en.wikipedia.org/wiki/Slope" TargetMode="External"/><Relationship Id="rId333" Type="http://schemas.openxmlformats.org/officeDocument/2006/relationships/hyperlink" Target="https://en.wikipedia.org/wiki/Square_root" TargetMode="External"/><Relationship Id="rId390" Type="http://schemas.openxmlformats.org/officeDocument/2006/relationships/hyperlink" Target="https://en.wikipedia.org/wiki/Tarski%27s_high_school_algebra_problem" TargetMode="External"/><Relationship Id="rId325" Type="http://schemas.openxmlformats.org/officeDocument/2006/relationships/hyperlink" Target="https://en.wikipedia.org/wiki/Transitive_relation" TargetMode="External"/><Relationship Id="rId400" Type="http://schemas.openxmlformats.org/officeDocument/2006/relationships/hyperlink" Target="https://en.wikipedia.org/wiki/Trigonometric_functions" TargetMode="External"/><Relationship Id="rId394" Type="http://schemas.openxmlformats.org/officeDocument/2006/relationships/hyperlink" Target="https://en.wikipedia.org/wiki/Unit_circle" TargetMode="External"/><Relationship Id="rId351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412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2026-10-19T08:55:13Z</dcterms:created>
  <dcterms:modified xsi:type="dcterms:W3CDTF">2026-10-19T08:55:13Z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