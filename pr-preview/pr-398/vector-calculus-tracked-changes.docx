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04:22:38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Exercise 7 (A gradient that does not mention its variable)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Fix</w:delText>
        </w:r>
      </w:del>
    </w:p>
    <w:p>
      <w:pPr>
        <w:pStyle w:val="FirstParagraph"/>
      </w:pPr>
      <w:ins w:id="6" w:author="PR Preview" w:date="2026-01-01T00:00:00Z">
        <w:r>
          <w:rPr>
            <w:b/>
            <w:bCs/>
          </w:rPr>
          <w:t xml:space="preserve">Exercise 7 (A gradient that does not mention its variable)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Take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2026-10-19T12:41:29Z</dcterms:created>
  <dcterms:modified xsi:type="dcterms:W3CDTF">2026-10-19T12:41:29Z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04:22:38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