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04:22:38 (PDT)</w:t>
        </w:r>
      </w:ins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del w:id="3" w:author="PR Preview" w:date="2026-01-01T00:00:00Z">
        <w:r>
          <w:rPr>
            <w:i/>
            <w:iCs/>
          </w:rPr>
          <w:delText xml:space="preserve">Proof</w:delText>
        </w:r>
      </w:del>
      <w:del w:id="4" w:author="PR Preview" w:date="2026-01-01T00:00:00Z">
        <w:r>
          <w:delText xml:space="preserve">. </w:delText>
        </w:r>
      </w:del>
      <w:del w:id="5" w:author="PR Preview" w:date="2026-01-01T00:00:00Z">
        <w:r>
          <w:delText xml:space="preserve">Take</w:delText>
        </w:r>
      </w:del>
      <w:del w:id="6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as in the definition of a local minimizer.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Fix</w:delText>
        </w:r>
      </w:del>
      <w:del w:id="11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del w:id="12" w:author="PR Preview" w:date="2026-01-01T00:00:00Z">
        <w:r>
          <w:delText xml:space="preserve">,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let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$\mathord{\smash[b]{\underset{\raise.3ex\hbox{$\scriptstyle\sim$}}{e}}\vphantom{e}}_i$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be the vector with</w:delText>
        </w:r>
      </w:del>
      <w:del w:id="19" w:author="PR Preview" w:date="2026-01-01T00:00:00Z">
        <w:r>
          <w:delText xml:space="preserve"> </w:delText>
        </w:r>
      </w:del>
      <m:oMath>
        <m:r>
          <m:t>1</m:t>
        </m:r>
      </m:oMath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in entry</w:delText>
        </w:r>
      </w:del>
      <w:del w:id="22" w:author="PR Preview" w:date="2026-01-01T00:00:00Z">
        <w:r>
          <w:delText xml:space="preserve"> </w:delText>
        </w:r>
      </w:del>
      <m:oMath>
        <m:r>
          <m:t>i</m:t>
        </m:r>
      </m:oMath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and</w:delText>
        </w:r>
      </w:del>
      <w:del w:id="25" w:author="PR Preview" w:date="2026-01-01T00:00:00Z">
        <w:r>
          <w:delText xml:space="preserve"> </w:delText>
        </w:r>
      </w:del>
      <m:oMath>
        <m:r>
          <m:t>0</m:t>
        </m:r>
      </m:oMath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elsewhere,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and let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$g_i(t) \stackrel{\text{def}}{=}f(\mathord{\smash[b]{\underset{\raise.3ex\hbox{$\scriptstyle\sim$}}{x}}\vphantom{x}}^* + t\,\mathord{\smash[b]{\underset{\raise.3ex\hbox{$\scriptstyle\sim$}}{e}}\vphantom{e}}_i)$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for</w:delText>
        </w:r>
      </w:del>
      <w:del w:id="34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35" w:author="PR Preview" w:date="2026-01-01T00:00:00Z">
        <w:r>
          <w:delText xml:space="preserve">.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For</w:delText>
        </w:r>
      </w:del>
      <w:del w:id="3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39" w:author="PR Preview" w:date="2026-01-01T00:00:00Z">
        <w:r>
          <w:delText xml:space="preserve">,</w:delText>
        </w:r>
      </w:del>
    </w:p>
    <w:p>
      <w:pPr>
        <w:pStyle w:val="BodyText"/>
      </w:pPr>
      <w:ins w:id="40" w:author="PR Preview" w:date="2026-01-01T00:00:00Z">
        <w:r>
          <w:rPr>
            <w:i/>
            <w:iCs/>
          </w:rPr>
          <w:t xml:space="preserve">Proof</w:t>
        </w:r>
      </w:ins>
      <w:ins w:id="41" w:author="PR Preview" w:date="2026-01-01T00:00:00Z">
        <w:r>
          <w:t xml:space="preserve">. </w:t>
        </w:r>
      </w:ins>
      <w:ins w:id="42" w:author="PR Preview" w:date="2026-01-01T00:00:00Z">
        <w:r>
          <w:t xml:space="preserve">Take</w:t>
        </w:r>
      </w:ins>
      <w:ins w:id="43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as in the definition of a local minimizer.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Let</w:t>
        </w:r>
      </w:ins>
      <w:ins w:id="4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ins w:id="49" w:author="PR Preview" w:date="2026-01-01T00:00:00Z">
        <w:r>
          <w:t xml:space="preserve">,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let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$\mathord{\smash[b]{\underset{\raise.3ex\hbox{$\scriptstyle\sim$}}{e}}\vphantom{e}}_i$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be the vector with</w:t>
        </w:r>
      </w:ins>
      <w:ins w:id="56" w:author="PR Preview" w:date="2026-01-01T00:00:00Z">
        <w:r>
          <w:t xml:space="preserve"> </w:t>
        </w:r>
      </w:ins>
      <m:oMath>
        <m:r>
          <m:t>1</m:t>
        </m:r>
      </m:oMath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in entry</w:t>
        </w:r>
      </w:ins>
      <w:ins w:id="59" w:author="PR Preview" w:date="2026-01-01T00:00:00Z">
        <w:r>
          <w:t xml:space="preserve"> </w:t>
        </w:r>
      </w:ins>
      <m:oMath>
        <m:r>
          <m:t>i</m:t>
        </m:r>
      </m:oMath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and</w:t>
        </w:r>
      </w:ins>
      <w:ins w:id="62" w:author="PR Preview" w:date="2026-01-01T00:00:00Z">
        <w:r>
          <w:t xml:space="preserve"> </w:t>
        </w:r>
      </w:ins>
      <m:oMath>
        <m:r>
          <m:t>0</m:t>
        </m:r>
      </m:oMath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elsewhere,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and let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$g_i(t) \stackrel{\text{def}}{=}f(\mathord{\smash[b]{\underset{\raise.3ex\hbox{$\scriptstyle\sim$}}{x}}\vphantom{x}}^* + t\,\mathord{\smash[b]{\underset{\raise.3ex\hbox{$\scriptstyle\sim$}}{e}}\vphantom{e}}_i)$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for</w:t>
        </w:r>
      </w:ins>
      <w:ins w:id="71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72" w:author="PR Preview" w:date="2026-01-01T00:00:00Z">
        <w:r>
          <w:t xml:space="preserve">.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For</w:t>
        </w:r>
      </w:ins>
      <w:ins w:id="75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ins w:id="76" w:author="PR Preview" w:date="2026-01-01T00:00:00Z">
        <w:r>
          <w:t xml:space="preserve">,</w:t>
        </w:r>
      </w:ins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bookmarkStart w:id="126" w:name="def-optimization-algorithm"/>
    <w:p>
      <w:pPr>
        <w:pStyle w:val="BodyText"/>
      </w:pPr>
      <w:ins w:id="77" w:author="PR Preview" w:date="2026-01-01T00:00:00Z">
        <w:r>
          <w:rPr>
            <w:b/>
            <w:bCs/>
          </w:rPr>
          <w:t xml:space="preserve">Definition 17 (Optimization algorithm)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Let:</w:t>
        </w:r>
      </w:ins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80" w:author="PR Preview" w:date="2026-01-01T00:00:00Z">
        <w:r>
          <w:t xml:space="preserve">: an</w:t>
        </w:r>
      </w:ins>
      <w:ins w:id="81" w:author="PR Preview" w:date="2026-01-01T00:00:00Z">
        <w:r>
          <w:t xml:space="preserve"> </w:t>
        </w:r>
      </w:ins>
      <w:hyperlink w:anchor="def-objective-function">
        <w:ins w:id="82" w:author="PR Preview" w:date="2026-01-01T00:00:00Z">
          <w:r>
            <w:rPr>
              <w:rStyle w:val="Hyperlink"/>
            </w:rPr>
            <w:t xml:space="preserve">objective function</w:t>
          </w:r>
        </w:ins>
      </w:hyperlink>
      <w:ins w:id="83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84" w:author="PR Preview" w:date="2026-01-01T00:00:00Z">
        <w:r>
          <w:t xml:space="preserve">: a</w:t>
        </w:r>
      </w:ins>
      <w:ins w:id="85" w:author="PR Preview" w:date="2026-01-01T00:00:00Z">
        <w:r>
          <w:t xml:space="preserve"> </w:t>
        </w:r>
      </w:ins>
      <w:hyperlink w:anchor="def-feasible-set">
        <w:ins w:id="86" w:author="PR Preview" w:date="2026-01-01T00:00:00Z">
          <w:r>
            <w:rPr>
              <w:rStyle w:val="Hyperlink"/>
            </w:rPr>
            <w:t xml:space="preserve">feasible set</w:t>
          </w:r>
        </w:ins>
      </w:hyperlink>
      <w:ins w:id="87" w:author="PR Preview" w:date="2026-01-01T00:00:00Z">
        <w:r>
          <w:t xml:space="preserve">.</w:t>
        </w:r>
      </w:ins>
    </w:p>
    <w:p>
      <w:pPr>
        <w:pStyle w:val="FirstParagraph"/>
      </w:pPr>
      <w:ins w:id="88" w:author="PR Preview" w:date="2026-01-01T00:00:00Z">
        <w:r>
          <w:t xml:space="preserve">An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rPr>
            <w:b/>
            <w:bCs/>
          </w:rPr>
          <w:t xml:space="preserve">optimization algorithm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[10]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is a step-by-step procedure that</w:t>
        </w:r>
      </w:ins>
      <w:ins w:id="95" w:author="PR Preview" w:date="2026-01-01T00:00:00Z">
        <w:r>
          <w:t xml:space="preserve"> </w:t>
        </w:r>
      </w:ins>
      <w:hyperlink r:id="rId124">
        <w:ins w:id="96" w:author="PR Preview" w:date="2026-01-01T00:00:00Z">
          <w:r>
            <w:rPr>
              <w:rStyle w:val="Hyperlink"/>
            </w:rPr>
            <w:t xml:space="preserve">maps</w:t>
          </w:r>
        </w:ins>
      </w:hyperlink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the pair</w:t>
        </w:r>
      </w:ins>
      <w:ins w:id="9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to a feasible point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$\mathord{\smash[b]{\underset{\raise.3ex\hbox{$\scriptstyle\sim$}}{x}}\vphantom{x}}^\dagger$</w:t>
        </w:r>
      </w:ins>
      <w:ins w:id="104" w:author="PR Preview" w:date="2026-01-01T00:00:00Z">
        <w:r>
          <w:t xml:space="preserve">:</w:t>
        </w:r>
      </w:ins>
    </w:p>
    <w:p>
      <w:pPr>
        <w:pStyle w:val="BodyText"/>
      </w:pPr>
      <w:bookmarkStart w:id="125" w:name="eq-optimization-algorithm"/>
      <w:ins w:id="105" w:author="PR Preview" w:date="2026-01-01T00:00:00Z">
        <w:r>
          <w:t xml:space="preserve">$$
    (f, F) \mapsto \mathord{\smash[b]{\underset{\raise.3ex\hbox{$\scriptstyle\sim$}}{x}}\vphantom{x}}^\dagger \in F.
     \qquad(2)$$</w:t>
        </w:r>
      </w:ins>
      <w:bookmarkEnd w:id="125"/>
    </w:p>
    <w:p>
      <w:pPr>
        <w:pStyle w:val="FirstParagraph"/>
      </w:pPr>
      <w:ins w:id="106" w:author="PR Preview" w:date="2026-01-01T00:00:00Z">
        <w:r>
          <w:t xml:space="preserve">In words: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given</w:t>
        </w:r>
      </w:ins>
      <w:ins w:id="10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ins w:id="110" w:author="PR Preview" w:date="2026-01-01T00:00:00Z">
        <w:r>
          <w:t xml:space="preserve">,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the procedure returns a feasible point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$\mathord{\smash[b]{\underset{\raise.3ex\hbox{$\scriptstyle\sim$}}{x}}\vphantom{x}}^\dagger$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intended to make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$f(\mathord{\smash[b]{\underset{\raise.3ex\hbox{$\scriptstyle\sim$}}{x}}\vphantom{x}}^\dagger)$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small.</w:t>
        </w:r>
      </w:ins>
    </w:p>
    <w:bookmarkEnd w:id="126"/>
    <w:bookmarkStart w:id="128" w:name="exm-optimization-algorithm"/>
    <w:p>
      <w:pPr>
        <w:pStyle w:val="BodyText"/>
      </w:pPr>
      <w:ins w:id="121" w:author="PR Preview" w:date="2026-01-01T00:00:00Z">
        <w:r>
          <w:rPr>
            <w:b/>
            <w:bCs/>
          </w:rPr>
          <w:t xml:space="preserve">Example 29 (Exhaustive search over a finite feasible set)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Let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$f(\mathord{\smash[b]{\underset{\raise.3ex\hbox{$\scriptstyle\sim$}}{x}}\vphantom{x}}) = x_1^2 + x_2^2$</w:t>
        </w:r>
      </w:ins>
      <w:ins w:id="126" w:author="PR Preview" w:date="2026-01-01T00:00:00Z">
        <w:r>
          <w:t xml:space="preserve">,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with the</w:t>
        </w:r>
      </w:ins>
      <w:ins w:id="129" w:author="PR Preview" w:date="2026-01-01T00:00:00Z">
        <w:r>
          <w:t xml:space="preserve"> </w:t>
        </w:r>
      </w:ins>
      <w:hyperlink w:anchor="def-feasible-set">
        <w:ins w:id="130" w:author="PR Preview" w:date="2026-01-01T00:00:00Z">
          <w:r>
            <w:rPr>
              <w:rStyle w:val="Hyperlink"/>
            </w:rPr>
            <w:t xml:space="preserve">feasible set</w:t>
          </w:r>
        </w:ins>
      </w:hyperlink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the three points</w:t>
        </w:r>
      </w:ins>
      <w:ins w:id="13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r>
          <m:t>​</m:t>
        </m:r>
      </m:oMath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of the line of</w:t>
        </w:r>
      </w:ins>
      <w:ins w:id="136" w:author="PR Preview" w:date="2026-01-01T00:00:00Z">
        <w:r>
          <w:t xml:space="preserve"> </w:t>
        </w:r>
      </w:ins>
      <w:hyperlink w:anchor="exm-feasible-set">
        <w:ins w:id="137" w:author="PR Preview" w:date="2026-01-01T00:00:00Z">
          <w:r>
            <w:rPr>
              <w:rStyle w:val="Hyperlink"/>
            </w:rPr>
            <w:t xml:space="preserve">Example 27</w:t>
          </w:r>
        </w:ins>
      </w:hyperlink>
      <w:ins w:id="138" w:author="PR Preview" w:date="2026-01-01T00:00:00Z">
        <w:r>
          <w:t xml:space="preserve">.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The procedure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“evaluate</w:t>
        </w:r>
      </w:ins>
      <w:ins w:id="143" w:author="PR Preview" w:date="2026-01-01T00:00:00Z">
        <w:r>
          <w:t xml:space="preserve"> </w:t>
        </w:r>
      </w:ins>
      <m:oMath>
        <m:r>
          <m:t>f</m:t>
        </m:r>
      </m:oMath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at every feasible point;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return the point with the smallest</w:t>
        </w:r>
      </w:ins>
      <w:ins w:id="148" w:author="PR Preview" w:date="2026-01-01T00:00:00Z">
        <w:r>
          <w:t xml:space="preserve"> </w:t>
        </w:r>
      </w:ins>
      <w:hyperlink r:id="rId127">
        <w:ins w:id="149" w:author="PR Preview" w:date="2026-01-01T00:00:00Z">
          <w:r>
            <w:rPr>
              <w:rStyle w:val="Hyperlink"/>
            </w:rPr>
            <w:t xml:space="preserve">value</w:t>
          </w:r>
        </w:ins>
      </w:hyperlink>
      <w:ins w:id="150" w:author="PR Preview" w:date="2026-01-01T00:00:00Z">
        <w:r>
          <w:t xml:space="preserve">”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is an</w:t>
        </w:r>
      </w:ins>
      <w:ins w:id="153" w:author="PR Preview" w:date="2026-01-01T00:00:00Z">
        <w:r>
          <w:t xml:space="preserve"> </w:t>
        </w:r>
      </w:ins>
      <w:hyperlink w:anchor="def-optimization-algorithm">
        <w:ins w:id="154" w:author="PR Preview" w:date="2026-01-01T00:00:00Z">
          <w:r>
            <w:rPr>
              <w:rStyle w:val="Hyperlink"/>
            </w:rPr>
            <w:t xml:space="preserve">optimization algorithm</w:t>
          </w:r>
        </w:ins>
      </w:hyperlink>
      <w:ins w:id="155" w:author="PR Preview" w:date="2026-01-01T00:00:00Z">
        <w:r>
          <w:t xml:space="preserve">.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Computing</w:t>
        </w:r>
      </w:ins>
      <w:ins w:id="158" w:author="PR Preview" w:date="2026-01-01T00:00:00Z">
        <w:r>
          <w:t xml:space="preserve"> </w:t>
        </w:r>
      </w:ins>
      <m:oMath>
        <m:r>
          <m:t>f</m:t>
        </m:r>
      </m:oMath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at each point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161" w:author="PR Preview" w:date="2026-01-01T00:00:00Z">
        <w:r>
          <w:t xml:space="preserve">so it returns</w:t>
        </w:r>
      </w:ins>
      <w:ins w:id="162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63" w:author="PR Preview" w:date="2026-01-01T00:00:00Z">
        <w:r>
          <w:t xml:space="preserve">, a</w:t>
        </w:r>
      </w:ins>
      <w:ins w:id="164" w:author="PR Preview" w:date="2026-01-01T00:00:00Z">
        <w:r>
          <w:t xml:space="preserve"> </w:t>
        </w:r>
      </w:ins>
      <w:hyperlink w:anchor="def-minimizer-over-feasible-set">
        <w:ins w:id="165" w:author="PR Preview" w:date="2026-01-01T00:00:00Z">
          <w:r>
            <w:rPr>
              <w:rStyle w:val="Hyperlink"/>
            </w:rPr>
            <w:t xml:space="preserve">minimizer of</w:t>
          </w:r>
        </w:ins>
        <w:ins w:id="166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f</m:t>
          </m:r>
        </m:oMath>
        <w:ins w:id="167" w:author="PR Preview" w:date="2026-01-01T00:00:00Z">
          <w:r>
            <w:rPr>
              <w:rStyle w:val="Hyperlink"/>
            </w:rPr>
            <w:t xml:space="preserve"> </w:t>
          </w:r>
        </w:ins>
        <w:ins w:id="168" w:author="PR Preview" w:date="2026-01-01T00:00:00Z">
          <w:r>
            <w:rPr>
              <w:rStyle w:val="Hyperlink"/>
            </w:rPr>
            <w:t xml:space="preserve">over this feasible set</w:t>
          </w:r>
        </w:ins>
      </w:hyperlink>
      <w:ins w:id="169" w:author="PR Preview" w:date="2026-01-01T00:00:00Z">
        <w:r>
          <w:t xml:space="preserve">.</w:t>
        </w:r>
      </w:ins>
    </w:p>
    <w:bookmarkEnd w:id="128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9" w:name="def-lagrangian"/>
    <w:p>
      <w:pPr>
        <w:pStyle w:val="BodyText"/>
      </w:pPr>
      <w:del w:id="170" w:author="PR Preview" w:date="2026-01-01T00:00:00Z">
        <w:r>
          <w:rPr>
            <w:b/>
            <w:bCs/>
          </w:rPr>
          <w:delText xml:space="preserve">Definition 17 (Lagrangian)</w:delText>
        </w:r>
      </w:del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delText xml:space="preserve">For the problem of minimizing</w:delText>
        </w:r>
      </w:del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$f(\mathord{\smash[b]{\underset{\raise.3ex\hbox{$\scriptstyle\sim$}}{x}}\vphantom{x}})$</w:delText>
        </w:r>
      </w:del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over</w:delText>
        </w:r>
      </w:del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$\mathord{\smash[b]{\underset{\raise.3ex\hbox{$\scriptstyle\sim$}}{x}}\vphantom{x}}\in \mathbb{R}^p$</w:delText>
        </w:r>
      </w:del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subject to</w:delText>
        </w:r>
      </w:del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${\mathbf{A}}^{\top} \mathord{\smash[b]{\underset{\raise.3ex\hbox{$\scriptstyle\sim$}}{x}}\vphantom{x}}= \mathord{\smash[b]{\underset{\raise.3ex\hbox{$\scriptstyle\sim$}}{b}}\vphantom{b}}$</w:delText>
        </w:r>
      </w:del>
      <w:del w:id="183" w:author="PR Preview" w:date="2026-01-01T00:00:00Z">
        <w:r>
          <w:delText xml:space="preserve">,</w:delText>
        </w:r>
      </w:del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with</w:delText>
        </w:r>
      </w:del>
      <w:del w:id="18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a</w:delText>
        </w:r>
      </w:del>
      <w:del w:id="18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m</m:t>
        </m:r>
      </m:oMath>
      <w:del w:id="190" w:author="PR Preview" w:date="2026-01-01T00:00:00Z">
        <w:r>
          <w:delText xml:space="preserve"> </w:delText>
        </w:r>
      </w:del>
      <w:del w:id="191" w:author="PR Preview" w:date="2026-01-01T00:00:00Z">
        <w:r>
          <w:delText xml:space="preserve">matrix and</w:delText>
        </w:r>
      </w:del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$\mathord{\smash[b]{\underset{\raise.3ex\hbox{$\scriptstyle\sim$}}{b}}\vphantom{b}} \in \mathbb{R}^m$</w:delText>
        </w:r>
      </w:del>
      <w:del w:id="194" w:author="PR Preview" w:date="2026-01-01T00:00:00Z">
        <w:r>
          <w:delText xml:space="preserve">,</w:delText>
        </w:r>
      </w:del>
      <w:del w:id="195" w:author="PR Preview" w:date="2026-01-01T00:00:00Z">
        <w:r>
          <w:delText xml:space="preserve"> </w:delText>
        </w:r>
      </w:del>
      <w:del w:id="196" w:author="PR Preview" w:date="2026-01-01T00:00:00Z">
        <w:r>
          <w:delText xml:space="preserve">the</w:delText>
        </w:r>
      </w:del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rPr>
            <w:b/>
            <w:bCs/>
          </w:rPr>
          <w:delText xml:space="preserve">Lagrangian</w:delText>
        </w:r>
      </w:del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[11]</w:delText>
        </w:r>
      </w:del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is the function of</w:delText>
        </w:r>
      </w:del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$\mathord{\smash[b]{\underset{\raise.3ex\hbox{$\scriptstyle\sim$}}{x}}\vphantom{x}}\in \mathbb{R}^p$</w:delText>
        </w:r>
      </w:del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and</w:delText>
        </w:r>
      </w:del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delText xml:space="preserve">$\mathord{\smash[b]{\underset{\raise.3ex\hbox{$\scriptstyle\sim$}}{\lambda}}\vphantom{\lambda}}\in \mathbb{R}^m$</w:delText>
        </w:r>
      </w:del>
    </w:p>
    <w:p>
      <w:pPr>
        <w:pStyle w:val="BodyText"/>
      </w:pPr>
      <w:ins w:id="209" w:author="PR Preview" w:date="2026-01-01T00:00:00Z">
        <w:r>
          <w:rPr>
            <w:b/>
            <w:bCs/>
          </w:rPr>
          <w:t xml:space="preserve">Definition 18 (Lagrangian)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For the problem of minimizing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$f(\mathord{\smash[b]{\underset{\raise.3ex\hbox{$\scriptstyle\sim$}}{x}}\vphantom{x}})$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over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$\mathord{\smash[b]{\underset{\raise.3ex\hbox{$\scriptstyle\sim$}}{x}}\vphantom{x}}\in \mathbb{R}^p$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subject to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${\mathbf{A}}^{\top} \mathord{\smash[b]{\underset{\raise.3ex\hbox{$\scriptstyle\sim$}}{x}}\vphantom{x}}= \mathord{\smash[b]{\underset{\raise.3ex\hbox{$\scriptstyle\sim$}}{b}}\vphantom{b}}$</w:t>
        </w:r>
      </w:ins>
      <w:ins w:id="222" w:author="PR Preview" w:date="2026-01-01T00:00:00Z">
        <w:r>
          <w:t xml:space="preserve">,</w:t>
        </w:r>
      </w:ins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with</w:t>
        </w:r>
      </w:ins>
      <w:ins w:id="22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a</w:t>
        </w:r>
      </w:ins>
      <w:ins w:id="22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m</m:t>
        </m:r>
      </m:oMath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matrix and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$\mathord{\smash[b]{\underset{\raise.3ex\hbox{$\scriptstyle\sim$}}{b}}\vphantom{b}} \in \mathbb{R}^m$</w:t>
        </w:r>
      </w:ins>
      <w:ins w:id="233" w:author="PR Preview" w:date="2026-01-01T00:00:00Z">
        <w:r>
          <w:t xml:space="preserve">,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the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rPr>
            <w:b/>
            <w:bCs/>
          </w:rPr>
          <w:t xml:space="preserve">Lagrangian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[11]</w:t>
        </w:r>
      </w:ins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is the function of</w:t>
        </w:r>
      </w:ins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$\mathord{\smash[b]{\underset{\raise.3ex\hbox{$\scriptstyle\sim$}}{x}}\vphantom{x}}\in \mathbb{R}^p$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and</w:t>
        </w:r>
      </w:ins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$\mathord{\smash[b]{\underset{\raise.3ex\hbox{$\scriptstyle\sim$}}{\lambda}}\vphantom{\lambda}}\in \mathbb{R}^m$</w:t>
        </w:r>
      </w:ins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9"/>
    <w:bookmarkStart w:id="130" w:name="def-lagrange-multipliers"/>
    <w:p>
      <w:pPr>
        <w:pStyle w:val="FirstParagraph"/>
      </w:pPr>
      <w:del w:id="248" w:author="PR Preview" w:date="2026-01-01T00:00:00Z">
        <w:r>
          <w:rPr>
            <w:b/>
            <w:bCs/>
          </w:rPr>
          <w:delText xml:space="preserve">Definition 18 (Lagrange multipliers)</w:delText>
        </w:r>
      </w:del>
      <w:del w:id="249" w:author="PR Preview" w:date="2026-01-01T00:00:00Z">
        <w:r>
          <w:delText xml:space="preserve"> </w:delText>
        </w:r>
      </w:del>
      <w:del w:id="250" w:author="PR Preview" w:date="2026-01-01T00:00:00Z">
        <w:r>
          <w:delText xml:space="preserve">In the Lagrangian</w:delText>
        </w:r>
      </w:del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$L(\mathord{\smash[b]{\underset{\raise.3ex\hbox{$\scriptstyle\sim$}}{x}}\vphantom{x}}, \mathord{\smash[b]{\underset{\raise.3ex\hbox{$\scriptstyle\sim$}}{\lambda}}\vphantom{\lambda}})$</w:delText>
        </w:r>
      </w:del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delText xml:space="preserve">(</w:delText>
        </w:r>
      </w:del>
      <w:hyperlink w:anchor="def-lagrangian">
        <w:del w:id="255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256" w:author="PR Preview" w:date="2026-01-01T00:00:00Z">
        <w:r>
          <w:delText xml:space="preserve">),</w:delText>
        </w:r>
      </w:del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the entries of</w:delText>
        </w:r>
      </w:del>
      <w:del w:id="259" w:author="PR Preview" w:date="2026-01-01T00:00:00Z">
        <w:r>
          <w:delText xml:space="preserve"> </w:delText>
        </w:r>
      </w:del>
      <w:del w:id="260" w:author="PR Preview" w:date="2026-01-01T00:00:00Z">
        <w:r>
          <w:delText xml:space="preserve">$\mathord{\smash[b]{\underset{\raise.3ex\hbox{$\scriptstyle\sim$}}{\lambda}}\vphantom{\lambda}}$</w:delText>
        </w:r>
      </w:del>
      <w:del w:id="261" w:author="PR Preview" w:date="2026-01-01T00:00:00Z">
        <w:r>
          <w:delText xml:space="preserve"> </w:delText>
        </w:r>
      </w:del>
      <w:del w:id="262" w:author="PR Preview" w:date="2026-01-01T00:00:00Z">
        <w:r>
          <w:delText xml:space="preserve">are the</w:delText>
        </w:r>
      </w:del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rPr>
            <w:b/>
            <w:bCs/>
          </w:rPr>
          <w:delText xml:space="preserve">Lagrange multipliers</w:delText>
        </w:r>
      </w:del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delText xml:space="preserve">[11]</w:delText>
        </w:r>
      </w:del>
      <w:del w:id="267" w:author="PR Preview" w:date="2026-01-01T00:00:00Z">
        <w:r>
          <w:delText xml:space="preserve">, one per constraint.</w:delText>
        </w:r>
      </w:del>
    </w:p>
    <w:p>
      <w:pPr>
        <w:pStyle w:val="BodyText"/>
      </w:pPr>
      <w:del w:id="268" w:author="PR Preview" w:date="2026-01-01T00:00:00Z">
        <w:r>
          <w:rPr>
            <w:b/>
            <w:bCs/>
          </w:rPr>
          <w:delText xml:space="preserve">Example 29 (The gradients of the Lagrangian of a quadratic)</w:delText>
        </w:r>
      </w:del>
      <w:del w:id="269" w:author="PR Preview" w:date="2026-01-01T00:00:00Z">
        <w:r>
          <w:delText xml:space="preserve"> </w:delText>
        </w:r>
      </w:del>
      <w:del w:id="270" w:author="PR Preview" w:date="2026-01-01T00:00:00Z">
        <w:r>
          <w:delText xml:space="preserve">Let</w:delText>
        </w:r>
      </w:del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delText>
        </w:r>
      </w:del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delText xml:space="preserve">with</w:delText>
        </w:r>
      </w:del>
      <w:del w:id="275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276" w:author="PR Preview" w:date="2026-01-01T00:00:00Z">
        <w:r>
          <w:delText xml:space="preserve"> </w:delText>
        </w:r>
      </w:del>
      <w:del w:id="277" w:author="PR Preview" w:date="2026-01-01T00:00:00Z">
        <w:r>
          <w:delText xml:space="preserve">symmetric and constant.</w:delText>
        </w:r>
      </w:del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delText xml:space="preserve">By the</w:delText>
        </w:r>
      </w:del>
      <w:del w:id="280" w:author="PR Preview" w:date="2026-01-01T00:00:00Z">
        <w:r>
          <w:delText xml:space="preserve"> </w:delText>
        </w:r>
      </w:del>
      <w:hyperlink r:id="rId55">
        <w:del w:id="281" w:author="PR Preview" w:date="2026-01-01T00:00:00Z">
          <w:r>
            <w:rPr>
              <w:rStyle w:val="Hyperlink"/>
            </w:rPr>
            <w:delText xml:space="preserve">transpose of a product</w:delText>
          </w:r>
        </w:del>
      </w:hyperlink>
      <w:del w:id="282" w:author="PR Preview" w:date="2026-01-01T00:00:00Z">
        <w:r>
          <w:delText xml:space="preserve">,</w:delText>
        </w:r>
      </w:del>
      <w:del w:id="283" w:author="PR Preview" w:date="2026-01-01T00:00:00Z">
        <w:r>
          <w:delText xml:space="preserve"> </w:delText>
        </w:r>
      </w:del>
      <w:del w:id="284" w:author="PR Preview" w:date="2026-01-01T00:00:00Z">
        <w:r>
          <w:delText xml:space="preserve">${\mathord{\smash[b]{\underset{\raise.3ex\hbox{$\scriptstyle\sim$}}{\lambda}}\vphantom{\lambda}}}^{\top} {\mathbf{A}}^{\top} = {(\mathbf{A} \mathord{\smash[b]{\underset{\raise.3ex\hbox{$\scriptstyle\sim$}}{\lambda}}\vphantom{\lambda}})}^{\top}$</w:delText>
        </w:r>
      </w:del>
      <w:del w:id="285" w:author="PR Preview" w:date="2026-01-01T00:00:00Z">
        <w:r>
          <w:delText xml:space="preserve">, so</w:delText>
        </w:r>
      </w:del>
    </w:p>
    <w:p>
      <w:pPr>
        <w:pStyle w:val="FirstParagraph"/>
      </w:pPr>
      <w:ins w:id="286" w:author="PR Preview" w:date="2026-01-01T00:00:00Z">
        <w:r>
          <w:rPr>
            <w:b/>
            <w:bCs/>
          </w:rPr>
          <w:t xml:space="preserve">Definition 19 (Lagrange multipliers)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In the Lagrangian</w:t>
        </w:r>
      </w:ins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$L(\mathord{\smash[b]{\underset{\raise.3ex\hbox{$\scriptstyle\sim$}}{x}}\vphantom{x}}, \mathord{\smash[b]{\underset{\raise.3ex\hbox{$\scriptstyle\sim$}}{\lambda}}\vphantom{\lambda}})$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(</w:t>
        </w:r>
      </w:ins>
      <w:hyperlink w:anchor="def-lagrangian">
        <w:ins w:id="293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294" w:author="PR Preview" w:date="2026-01-01T00:00:00Z">
        <w:r>
          <w:t xml:space="preserve">),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the entries of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$\mathord{\smash[b]{\underset{\raise.3ex\hbox{$\scriptstyle\sim$}}{\lambda}}\vphantom{\lambda}}$</w:t>
        </w:r>
      </w:ins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are the</w:t>
        </w:r>
      </w:ins>
      <w:ins w:id="301" w:author="PR Preview" w:date="2026-01-01T00:00:00Z">
        <w:r>
          <w:t xml:space="preserve"> </w:t>
        </w:r>
      </w:ins>
      <w:ins w:id="302" w:author="PR Preview" w:date="2026-01-01T00:00:00Z">
        <w:r>
          <w:rPr>
            <w:b/>
            <w:bCs/>
          </w:rPr>
          <w:t xml:space="preserve">Lagrange multipliers</w:t>
        </w:r>
      </w:ins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[11]</w:t>
        </w:r>
      </w:ins>
      <w:ins w:id="305" w:author="PR Preview" w:date="2026-01-01T00:00:00Z">
        <w:r>
          <w:t xml:space="preserve">, one per constraint.</w:t>
        </w:r>
      </w:ins>
    </w:p>
    <w:bookmarkEnd w:id="130"/>
    <w:bookmarkStart w:id="134" w:name="exm-lagrangian"/>
    <w:p>
      <w:pPr>
        <w:pStyle w:val="BodyText"/>
      </w:pPr>
      <w:ins w:id="306" w:author="PR Preview" w:date="2026-01-01T00:00:00Z">
        <w:r>
          <w:rPr>
            <w:b/>
            <w:bCs/>
          </w:rPr>
          <w:t xml:space="preserve">Example 30 (The gradients of the Lagrangian of a quadratic)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Let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with</w:t>
        </w:r>
      </w:ins>
      <w:ins w:id="313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symmetric and constant.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By the</w:t>
        </w:r>
      </w:ins>
      <w:ins w:id="318" w:author="PR Preview" w:date="2026-01-01T00:00:00Z">
        <w:r>
          <w:t xml:space="preserve"> </w:t>
        </w:r>
      </w:ins>
      <w:hyperlink r:id="rId55">
        <w:ins w:id="319" w:author="PR Preview" w:date="2026-01-01T00:00:00Z">
          <w:r>
            <w:rPr>
              <w:rStyle w:val="Hyperlink"/>
            </w:rPr>
            <w:t xml:space="preserve">transpose of a product</w:t>
          </w:r>
        </w:ins>
      </w:hyperlink>
      <w:ins w:id="320" w:author="PR Preview" w:date="2026-01-01T00:00:00Z">
        <w:r>
          <w:t xml:space="preserve">,</w:t>
        </w:r>
      </w:ins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  </w:r>
      </w:ins>
      <w:ins w:id="323" w:author="PR Preview" w:date="2026-01-01T00:00:00Z">
        <w:r>
          <w:t xml:space="preserve">, so</w:t>
        </w:r>
      </w:ins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28" w:name="eq-kkt"/>
      <w:del w:id="324" w:author="PR Preview" w:date="2026-01-01T00:00:00Z">
        <w:r>
          <w:delTex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\qquad(2)$$</w:delText>
        </w:r>
      </w:del>
      <w:bookmarkEnd w:id="128"/>
    </w:p>
    <w:p>
      <w:pPr>
        <w:pStyle w:val="BodyText"/>
      </w:pPr>
      <w:bookmarkStart w:id="133" w:name="eq-kkt"/>
      <w:ins w:id="325" w:author="PR Preview" w:date="2026-01-01T00:00:00Z">
        <w:r>
  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\qquad(3)$$</w:t>
        </w:r>
      </w:ins>
      <w:bookmarkEnd w:id="133"/>
    </w:p>
    <w:p>
      <w:pPr>
        <w:pStyle w:val="FirstParagraph"/>
      </w:pPr>
      <w:r>
        <w:t xml:space="preserve">the second equation being the constraint itself.</w:t>
      </w:r>
    </w:p>
    <w:bookmarkEnd w:id="134"/>
    <w:bookmarkStart w:id="13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del w:id="326" w:author="PR Preview" w:date="2026-01-01T00:00:00Z">
        <w:r>
          <w:delText xml:space="preserve">With</w:delText>
        </w:r>
      </w:del>
      <w:del w:id="327" w:author="PR Preview" w:date="2026-01-01T00:00:00Z">
        <w:r>
          <w:delText xml:space="preserve"> </w:delText>
        </w:r>
      </w:del>
      <w:del w:id="328" w:author="PR Preview" w:date="2026-01-01T00:00:00Z">
        <w:r>
          <w:delText xml:space="preserve">$\mathord{\smash[b]{\underset{\raise.3ex\hbox{$\scriptstyle\sim$}}{\lambda}}\vphantom{\lambda}}^* \stackrel{\text{def}}{=}-\mathbf{M}^{-1} \mathord{\smash[b]{\underset{\raise.3ex\hbox{$\scriptstyle\sim$}}{b}}\vphantom{b}}$</w:delText>
        </w:r>
      </w:del>
      <w:del w:id="329" w:author="PR Preview" w:date="2026-01-01T00:00:00Z">
        <w:r>
          <w:delText xml:space="preserve">,</w:delText>
        </w:r>
      </w:del>
      <w:del w:id="330" w:author="PR Preview" w:date="2026-01-01T00:00:00Z">
        <w:r>
          <w:delText xml:space="preserve"> </w:delText>
        </w:r>
      </w:del>
      <w:del w:id="331" w:author="PR Preview" w:date="2026-01-01T00:00:00Z">
        <w:r>
          <w:delText xml:space="preserve">the pair</w:delText>
        </w:r>
      </w:del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delText xml:space="preserve">$(\mathord{\smash[b]{\underset{\raise.3ex\hbox{$\scriptstyle\sim$}}{x}}\vphantom{x}}^*, \mathord{\smash[b]{\underset{\raise.3ex\hbox{$\scriptstyle\sim$}}{\lambda}}\vphantom{\lambda}}^*)$</w:delText>
        </w:r>
      </w:del>
      <w:del w:id="334" w:author="PR Preview" w:date="2026-01-01T00:00:00Z">
        <w:r>
          <w:delText xml:space="preserve"> </w:delText>
        </w:r>
      </w:del>
      <w:del w:id="335" w:author="PR Preview" w:date="2026-01-01T00:00:00Z">
        <w:r>
          <w:delText xml:space="preserve">solves</w:delText>
        </w:r>
      </w:del>
      <w:del w:id="336" w:author="PR Preview" w:date="2026-01-01T00:00:00Z">
        <w:r>
          <w:delText xml:space="preserve"> </w:delText>
        </w:r>
      </w:del>
      <w:hyperlink w:anchor="eq-kkt">
        <w:del w:id="337" w:author="PR Preview" w:date="2026-01-01T00:00:00Z">
          <w:r>
            <w:rPr>
              <w:rStyle w:val="Hyperlink"/>
            </w:rPr>
            <w:delText xml:space="preserve">Equation 2</w:delText>
          </w:r>
        </w:del>
      </w:hyperlink>
      <w:del w:id="338" w:author="PR Preview" w:date="2026-01-01T00:00:00Z">
        <w:r>
          <w:delText xml:space="preserve">,</w:delText>
        </w:r>
      </w:del>
      <w:del w:id="339" w:author="PR Preview" w:date="2026-01-01T00:00:00Z">
        <w:r>
          <w:delText xml:space="preserve"> </w:delText>
        </w:r>
      </w:del>
      <w:del w:id="340" w:author="PR Preview" w:date="2026-01-01T00:00:00Z">
        <w:r>
          <w:delText xml:space="preserve">and the minimum value is</w:delText>
        </w:r>
      </w:del>
      <w:del w:id="341" w:author="PR Preview" w:date="2026-01-01T00:00:00Z">
        <w:r>
          <w:delText xml:space="preserve"> </w:delText>
        </w:r>
      </w:del>
      <w:del w:id="342" w:author="PR Preview" w:date="2026-01-01T00:00:00Z">
        <w:r>
          <w:delTex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delText>
        </w:r>
      </w:del>
      <w:del w:id="343" w:author="PR Preview" w:date="2026-01-01T00:00:00Z">
        <w:r>
          <w:delText xml:space="preserve">.</w:delText>
        </w:r>
      </w:del>
    </w:p>
    <w:p>
      <w:pPr>
        <w:pStyle w:val="FirstParagraph"/>
      </w:pPr>
      <w:ins w:id="344" w:author="PR Preview" w:date="2026-01-01T00:00:00Z">
        <w:r>
          <w:t xml:space="preserve">With</w:t>
        </w:r>
      </w:ins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$\mathord{\smash[b]{\underset{\raise.3ex\hbox{$\scriptstyle\sim$}}{\lambda}}\vphantom{\lambda}}^* \stackrel{\text{def}}{=}-\mathbf{M}^{-1} \mathord{\smash[b]{\underset{\raise.3ex\hbox{$\scriptstyle\sim$}}{b}}\vphantom{b}}$</w:t>
        </w:r>
      </w:ins>
      <w:ins w:id="347" w:author="PR Preview" w:date="2026-01-01T00:00:00Z">
        <w:r>
          <w:t xml:space="preserve">,</w:t>
        </w:r>
      </w:ins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the pair</w:t>
        </w:r>
      </w:ins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$(\mathord{\smash[b]{\underset{\raise.3ex\hbox{$\scriptstyle\sim$}}{x}}\vphantom{x}}^*, \mathord{\smash[b]{\underset{\raise.3ex\hbox{$\scriptstyle\sim$}}{\lambda}}\vphantom{\lambda}}^*)$</w:t>
        </w:r>
      </w:ins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solves</w:t>
        </w:r>
      </w:ins>
      <w:ins w:id="354" w:author="PR Preview" w:date="2026-01-01T00:00:00Z">
        <w:r>
          <w:t xml:space="preserve"> </w:t>
        </w:r>
      </w:ins>
      <w:hyperlink w:anchor="eq-kkt">
        <w:ins w:id="355" w:author="PR Preview" w:date="2026-01-01T00:00:00Z">
          <w:r>
            <w:rPr>
              <w:rStyle w:val="Hyperlink"/>
            </w:rPr>
            <w:t xml:space="preserve">Equation 3</w:t>
          </w:r>
        </w:ins>
      </w:hyperlink>
      <w:ins w:id="356" w:author="PR Preview" w:date="2026-01-01T00:00:00Z">
        <w:r>
          <w:t xml:space="preserve">,</w:t>
        </w:r>
      </w:ins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and the minimum value is</w:t>
        </w:r>
      </w:ins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  </w:r>
      </w:ins>
      <w:ins w:id="361" w:author="PR Preview" w:date="2026-01-01T00:00:00Z">
        <w:r>
          <w:t xml:space="preserve">.</w:t>
        </w:r>
      </w:ins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del w:id="362" w:author="PR Preview" w:date="2026-01-01T00:00:00Z">
        <w:r>
          <w:rPr>
            <w:b/>
            <w:bCs/>
          </w:rPr>
          <w:delText xml:space="preserve">$\mathord{\smash[b]{\underset{\raise.3ex\hbox{$\scriptstyle\sim$}}{x}}\vphantom{x}}^*$</w:delText>
        </w:r>
      </w:del>
      <w:del w:id="363" w:author="PR Preview" w:date="2026-01-01T00:00:00Z">
        <w:r>
          <w:rPr>
            <w:b/>
            <w:bCs/>
          </w:rPr>
          <w:delText xml:space="preserve"> </w:delText>
        </w:r>
      </w:del>
      <w:del w:id="364" w:author="PR Preview" w:date="2026-01-01T00:00:00Z">
        <w:r>
          <w:rPr>
            <w:b/>
            <w:bCs/>
          </w:rPr>
          <w:delText xml:space="preserve">satisfies the constraint, and the pair solves</w:delText>
        </w:r>
      </w:del>
      <w:del w:id="365" w:author="PR Preview" w:date="2026-01-01T00:00:00Z">
        <w:r>
          <w:rPr>
            <w:b/>
            <w:bCs/>
          </w:rPr>
          <w:delText xml:space="preserve"> </w:delText>
        </w:r>
      </w:del>
      <w:hyperlink w:anchor="eq-kkt">
        <w:del w:id="366" w:author="PR Preview" w:date="2026-01-01T00:00:00Z">
          <w:r>
            <w:rPr>
              <w:rStyle w:val="Hyperlink"/>
              <w:b/>
              <w:bCs/>
            </w:rPr>
            <w:delText xml:space="preserve">Equation 2</w:delText>
          </w:r>
        </w:del>
      </w:hyperlink>
      <w:del w:id="367" w:author="PR Preview" w:date="2026-01-01T00:00:00Z">
        <w:r>
          <w:rPr>
            <w:b/>
            <w:bCs/>
          </w:rPr>
          <w:delText xml:space="preserve">.</w:delText>
        </w:r>
      </w:del>
    </w:p>
    <w:p>
      <w:pPr>
        <w:pStyle w:val="BodyText"/>
      </w:pPr>
      <w:ins w:id="368" w:author="PR Preview" w:date="2026-01-01T00:00:00Z">
        <w:r>
          <w:rPr>
            <w:b/>
            <w:bCs/>
          </w:rPr>
          <w:t xml:space="preserve">$\mathord{\smash[b]{\underset{\raise.3ex\hbox{$\scriptstyle\sim$}}{x}}\vphantom{x}}^*$</w:t>
        </w:r>
      </w:ins>
      <w:ins w:id="369" w:author="PR Preview" w:date="2026-01-01T00:00:00Z">
        <w:r>
          <w:rPr>
            <w:b/>
            <w:bCs/>
          </w:rPr>
          <w:t xml:space="preserve"> </w:t>
        </w:r>
      </w:ins>
      <w:ins w:id="370" w:author="PR Preview" w:date="2026-01-01T00:00:00Z">
        <w:r>
          <w:rPr>
            <w:b/>
            <w:bCs/>
          </w:rPr>
          <w:t xml:space="preserve">satisfies the constraint, and the pair solves</w:t>
        </w:r>
      </w:ins>
      <w:ins w:id="371" w:author="PR Preview" w:date="2026-01-01T00:00:00Z">
        <w:r>
          <w:rPr>
            <w:b/>
            <w:bCs/>
          </w:rPr>
          <w:t xml:space="preserve"> </w:t>
        </w:r>
      </w:ins>
      <w:hyperlink w:anchor="eq-kkt">
        <w:ins w:id="372" w:author="PR Preview" w:date="2026-01-01T00:00:00Z">
          <w:r>
            <w:rPr>
              <w:rStyle w:val="Hyperlink"/>
              <w:b/>
              <w:bCs/>
            </w:rPr>
            <w:t xml:space="preserve">Equation 3</w:t>
          </w:r>
        </w:ins>
      </w:hyperlink>
      <w:ins w:id="373" w:author="PR Preview" w:date="2026-01-01T00:00:00Z">
        <w:r>
          <w:rPr>
            <w:b/>
            <w:bCs/>
          </w:rPr>
          <w:t xml:space="preserve">.</w:t>
        </w:r>
      </w:ins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40" w:name="exm-qp-equality"/>
    <w:p>
      <w:pPr>
        <w:pStyle w:val="FirstParagraph"/>
      </w:pPr>
      <w:del w:id="374" w:author="PR Preview" w:date="2026-01-01T00:00:00Z">
        <w:r>
          <w:rPr>
            <w:b/>
            <w:bCs/>
          </w:rPr>
          <w:delText xml:space="preserve">Example 30 (The closest point on a line to the origin)</w:delText>
        </w:r>
      </w:del>
      <w:del w:id="375" w:author="PR Preview" w:date="2026-01-01T00:00:00Z">
        <w:r>
          <w:delText xml:space="preserve"> </w:delText>
        </w:r>
      </w:del>
      <w:del w:id="376" w:author="PR Preview" w:date="2026-01-01T00:00:00Z">
        <w:r>
          <w:delText xml:space="preserve">Minimize</w:delText>
        </w:r>
      </w:del>
      <w:del w:id="377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subject to</w:delText>
        </w:r>
      </w:del>
      <w:del w:id="380" w:author="PR Preview" w:date="2026-01-01T00:00:00Z">
        <w:r>
          <w:delText xml:space="preserve"> </w:delText>
        </w:r>
      </w:del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del w:id="381" w:author="PR Preview" w:date="2026-01-01T00:00:00Z">
        <w:r>
          <w:delText xml:space="preserve">.</w:delText>
        </w:r>
      </w:del>
      <w:del w:id="382" w:author="PR Preview" w:date="2026-01-01T00:00:00Z">
        <w:r>
          <w:delText xml:space="preserve"> </w:delText>
        </w:r>
      </w:del>
      <w:del w:id="383" w:author="PR Preview" w:date="2026-01-01T00:00:00Z">
        <w:r>
          <w:delText xml:space="preserve">In the form of</w:delText>
        </w:r>
      </w:del>
      <w:del w:id="384" w:author="PR Preview" w:date="2026-01-01T00:00:00Z">
        <w:r>
          <w:delText xml:space="preserve"> </w:delText>
        </w:r>
      </w:del>
      <w:hyperlink w:anchor="thm-qp-equality">
        <w:del w:id="385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386" w:author="PR Preview" w:date="2026-01-01T00:00:00Z">
        <w:r>
          <w:delText xml:space="preserve">,</w:delText>
        </w:r>
      </w:del>
      <w:del w:id="387" w:author="PR Preview" w:date="2026-01-01T00:00:00Z">
        <w:r>
          <w:delText xml:space="preserve"> </w:delText>
        </w:r>
      </w:del>
      <w:del w:id="388" w:author="PR Preview" w:date="2026-01-01T00:00:00Z">
        <w:r>
          <w:delText xml:space="preserve">$x_1^2 + x_2^2 = \tfrac{1}{2}\,{\mathord{\smash[b]{\underset{\raise.3ex\hbox{$\scriptstyle\sim$}}{x}}\vphantom{x}}}^{\top} (2 \mathbf{I}_2) \mathord{\smash[b]{\underset{\raise.3ex\hbox{$\scriptstyle\sim$}}{x}}\vphantom{x}}$</w:delText>
        </w:r>
      </w:del>
      <w:del w:id="389" w:author="PR Preview" w:date="2026-01-01T00:00:00Z">
        <w:r>
          <w:delText xml:space="preserve">,</w:delText>
        </w:r>
      </w:del>
      <w:del w:id="390" w:author="PR Preview" w:date="2026-01-01T00:00:00Z">
        <w:r>
          <w:delText xml:space="preserve"> </w:delText>
        </w:r>
      </w:del>
      <w:del w:id="391" w:author="PR Preview" w:date="2026-01-01T00:00:00Z">
        <w:r>
          <w:delText xml:space="preserve">so</w:delText>
        </w:r>
      </w:del>
      <w:del w:id="392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del w:id="393" w:author="PR Preview" w:date="2026-01-01T00:00:00Z">
        <w:r>
          <w:delText xml:space="preserve">,</w:delText>
        </w:r>
      </w:del>
      <w:del w:id="39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95" w:author="PR Preview" w:date="2026-01-01T00:00:00Z">
        <w:r>
          <w:delText xml:space="preserve"> </w:delText>
        </w:r>
      </w:del>
      <w:del w:id="396" w:author="PR Preview" w:date="2026-01-01T00:00:00Z">
        <w:r>
          <w:delText xml:space="preserve">(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397" w:author="PR Preview" w:date="2026-01-01T00:00:00Z">
        <w:r>
          <w:delText xml:space="preserve">,</w:delText>
        </w:r>
      </w:del>
      <w:del w:id="398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=</m:t>
        </m:r>
        <m:r>
          <m:t>1</m:t>
        </m:r>
      </m:oMath>
      <w:del w:id="399" w:author="PR Preview" w:date="2026-01-01T00:00:00Z">
        <w:r>
          <w:delText xml:space="preserve">) and</w:delText>
        </w:r>
      </w:del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$\mathord{\smash[b]{\underset{\raise.3ex\hbox{$\scriptstyle\sim$}}{b}}\vphantom{b}} = [5]$</w:delText>
        </w:r>
      </w:del>
      <w:del w:id="402" w:author="PR Preview" w:date="2026-01-01T00:00:00Z">
        <w:r>
          <w:delText xml:space="preserve">.</w:delText>
        </w:r>
      </w:del>
      <w:del w:id="403" w:author="PR Preview" w:date="2026-01-01T00:00:00Z">
        <w:r>
          <w:delText xml:space="preserve"> </w:delText>
        </w:r>
      </w:del>
      <w:del w:id="404" w:author="PR Preview" w:date="2026-01-01T00:00:00Z">
        <w:r>
          <w:delText xml:space="preserve">The hypotheses hold:</w:delText>
        </w:r>
      </w:del>
      <w:del w:id="405" w:author="PR Preview" w:date="2026-01-01T00:00:00Z">
        <w:r>
          <w:delText xml:space="preserve"> </w:delText>
        </w:r>
      </w:del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del w:id="406" w:author="PR Preview" w:date="2026-01-01T00:00:00Z">
        <w:r>
          <w:delText xml:space="preserve"> </w:delText>
        </w:r>
      </w:del>
      <w:del w:id="407" w:author="PR Preview" w:date="2026-01-01T00:00:00Z">
        <w:r>
          <w:delText xml:space="preserve">is positive definite,</w:delText>
        </w:r>
      </w:del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delText xml:space="preserve">and the single column</w:delText>
        </w:r>
      </w:del>
      <w:del w:id="410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411" w:author="PR Preview" w:date="2026-01-01T00:00:00Z">
        <w:r>
          <w:delText xml:space="preserve"> </w:delText>
        </w:r>
      </w:del>
      <w:del w:id="412" w:author="PR Preview" w:date="2026-01-01T00:00:00Z">
        <w:r>
          <w:delText xml:space="preserve">is nonzero, so it is linearly independent.</w:delText>
        </w:r>
      </w:del>
      <w:del w:id="413" w:author="PR Preview" w:date="2026-01-01T00:00:00Z">
        <w:r>
          <w:delText xml:space="preserve"> </w:delText>
        </w:r>
      </w:del>
      <w:del w:id="414" w:author="PR Preview" w:date="2026-01-01T00:00:00Z">
        <w:r>
          <w:delText xml:space="preserve">Also</w:delText>
        </w:r>
      </w:del>
      <w:del w:id="415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del w:id="416" w:author="PR Preview" w:date="2026-01-01T00:00:00Z">
        <w:r>
          <w:delText xml:space="preserve">. Then, from the formulas of</w:delText>
        </w:r>
      </w:del>
      <w:del w:id="417" w:author="PR Preview" w:date="2026-01-01T00:00:00Z">
        <w:r>
          <w:delText xml:space="preserve"> </w:delText>
        </w:r>
      </w:del>
      <w:hyperlink w:anchor="thm-qp-equality">
        <w:del w:id="418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419" w:author="PR Preview" w:date="2026-01-01T00:00:00Z">
        <w:r>
          <w:delText xml:space="preserve">,</w:delText>
        </w:r>
      </w:del>
    </w:p>
    <w:p>
      <w:pPr>
        <w:pStyle w:val="FirstParagraph"/>
      </w:pPr>
      <w:ins w:id="420" w:author="PR Preview" w:date="2026-01-01T00:00:00Z">
        <w:r>
          <w:rPr>
            <w:b/>
            <w:bCs/>
          </w:rPr>
          <w:t xml:space="preserve">Example 31 (The closest point on a line to the origin)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Minimize</w:t>
        </w:r>
      </w:ins>
      <w:ins w:id="423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subject to</w:t>
        </w:r>
      </w:ins>
      <w:ins w:id="426" w:author="PR Preview" w:date="2026-01-01T00:00:00Z">
        <w:r>
          <w:t xml:space="preserve"> </w:t>
        </w:r>
      </w:ins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ins w:id="427" w:author="PR Preview" w:date="2026-01-01T00:00:00Z">
        <w:r>
          <w:t xml:space="preserve">.</w:t>
        </w:r>
      </w:ins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In the form of</w:t>
        </w:r>
      </w:ins>
      <w:ins w:id="430" w:author="PR Preview" w:date="2026-01-01T00:00:00Z">
        <w:r>
          <w:t xml:space="preserve"> </w:t>
        </w:r>
      </w:ins>
      <w:hyperlink w:anchor="thm-qp-equality">
        <w:ins w:id="431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432" w:author="PR Preview" w:date="2026-01-01T00:00:00Z">
        <w:r>
          <w:t xml:space="preserve">,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$x_1^2 + x_2^2 = \tfrac{1}{2}\,{\mathord{\smash[b]{\underset{\raise.3ex\hbox{$\scriptstyle\sim$}}{x}}\vphantom{x}}}^{\top} (2 \mathbf{I}_2) \mathord{\smash[b]{\underset{\raise.3ex\hbox{$\scriptstyle\sim$}}{x}}\vphantom{x}}$</w:t>
        </w:r>
      </w:ins>
      <w:ins w:id="435" w:author="PR Preview" w:date="2026-01-01T00:00:00Z">
        <w:r>
          <w:t xml:space="preserve">,</w:t>
        </w:r>
      </w:ins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so</w:t>
        </w:r>
      </w:ins>
      <w:ins w:id="438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439" w:author="PR Preview" w:date="2026-01-01T00:00:00Z">
        <w:r>
          <w:t xml:space="preserve">,</w:t>
        </w:r>
      </w:ins>
      <w:ins w:id="44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(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443" w:author="PR Preview" w:date="2026-01-01T00:00:00Z">
        <w:r>
          <w:t xml:space="preserve">,</w:t>
        </w:r>
      </w:ins>
      <w:ins w:id="444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t>1</m:t>
        </m:r>
      </m:oMath>
      <w:ins w:id="445" w:author="PR Preview" w:date="2026-01-01T00:00:00Z">
        <w:r>
          <w:t xml:space="preserve">) and</w:t>
        </w:r>
      </w:ins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$\mathord{\smash[b]{\underset{\raise.3ex\hbox{$\scriptstyle\sim$}}{b}}\vphantom{b}} = [5]$</w:t>
        </w:r>
      </w:ins>
      <w:ins w:id="448" w:author="PR Preview" w:date="2026-01-01T00:00:00Z">
        <w:r>
          <w:t xml:space="preserve">.</w:t>
        </w:r>
      </w:ins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The hypotheses hold:</w:t>
        </w:r>
      </w:ins>
      <w:ins w:id="451" w:author="PR Preview" w:date="2026-01-01T00:00:00Z">
        <w:r>
          <w:t xml:space="preserve"> </w:t>
        </w:r>
      </w:ins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is positive definite,</w:t>
        </w:r>
      </w:ins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and the single column</w:t>
        </w:r>
      </w:ins>
      <w:ins w:id="456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is nonzero, so it is linearly independent.</w:t>
        </w:r>
      </w:ins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Also</w:t>
        </w:r>
      </w:ins>
      <w:ins w:id="461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462" w:author="PR Preview" w:date="2026-01-01T00:00:00Z">
        <w:r>
          <w:t xml:space="preserve">. Then, from the formulas of</w:t>
        </w:r>
      </w:ins>
      <w:ins w:id="463" w:author="PR Preview" w:date="2026-01-01T00:00:00Z">
        <w:r>
          <w:t xml:space="preserve"> </w:t>
        </w:r>
      </w:ins>
      <w:hyperlink w:anchor="thm-qp-equality">
        <w:ins w:id="464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465" w:author="PR Preview" w:date="2026-01-01T00:00:00Z">
        <w:r>
          <w:t xml:space="preserve">,</w:t>
        </w:r>
      </w:ins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8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del w:id="466" w:author="PR Preview" w:date="2026-01-01T00:00:00Z">
        <w:r>
          <w:delText xml:space="preserve">the first block of</w:delText>
        </w:r>
      </w:del>
      <w:del w:id="467" w:author="PR Preview" w:date="2026-01-01T00:00:00Z">
        <w:r>
          <w:delText xml:space="preserve"> </w:delText>
        </w:r>
      </w:del>
      <w:hyperlink w:anchor="eq-kkt">
        <w:del w:id="468" w:author="PR Preview" w:date="2026-01-01T00:00:00Z">
          <w:r>
            <w:rPr>
              <w:rStyle w:val="Hyperlink"/>
            </w:rPr>
            <w:delText xml:space="preserve">Equation 2</w:delText>
          </w:r>
        </w:del>
      </w:hyperlink>
      <w:del w:id="469" w:author="PR Preview" w:date="2026-01-01T00:00:00Z">
        <w:r>
          <w:delText xml:space="preserve">:</w:delText>
        </w:r>
      </w:del>
    </w:p>
    <w:p>
      <w:pPr>
        <w:numPr>
          <w:ilvl w:val="0"/>
          <w:numId w:val="1018"/>
        </w:numPr>
      </w:pPr>
      <w:ins w:id="470" w:author="PR Preview" w:date="2026-01-01T00:00:00Z">
        <w:r>
          <w:t xml:space="preserve">the first block of</w:t>
        </w:r>
      </w:ins>
      <w:ins w:id="471" w:author="PR Preview" w:date="2026-01-01T00:00:00Z">
        <w:r>
          <w:t xml:space="preserve"> </w:t>
        </w:r>
      </w:ins>
      <w:hyperlink w:anchor="eq-kkt">
        <w:ins w:id="472" w:author="PR Preview" w:date="2026-01-01T00:00:00Z">
          <w:r>
            <w:rPr>
              <w:rStyle w:val="Hyperlink"/>
            </w:rPr>
            <w:t xml:space="preserve">Equation 3</w:t>
          </w:r>
        </w:ins>
      </w:hyperlink>
      <w:ins w:id="473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8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40"/>
    <w:bookmarkStart w:id="142" w:name="exm-qp-equality-fails"/>
    <w:p>
      <w:pPr>
        <w:pStyle w:val="BodyText"/>
      </w:pPr>
      <w:del w:id="474" w:author="PR Preview" w:date="2026-01-01T00:00:00Z">
        <w:r>
          <w:rPr>
            <w:b/>
            <w:bCs/>
          </w:rPr>
          <w:delText xml:space="preserve">Example 31 (The hypotheses are needed)</w:delText>
        </w:r>
      </w:del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 </w:delText>
        </w:r>
      </w:del>
    </w:p>
    <w:p>
      <w:pPr>
        <w:pStyle w:val="BodyText"/>
      </w:pPr>
      <w:ins w:id="477" w:author="PR Preview" w:date="2026-01-01T00:00:00Z">
        <w:r>
          <w:rPr>
            <w:b/>
            <w:bCs/>
          </w:rPr>
          <w:t xml:space="preserve">Example 32 (The hypotheses are needed)</w:t>
        </w:r>
      </w:ins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 </w:t>
        </w:r>
      </w:ins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9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42"/>
    <w:bookmarkStart w:id="144" w:name="def-sensitivity"/>
    <w:p>
      <w:pPr>
        <w:pStyle w:val="FirstParagraph"/>
      </w:pPr>
      <w:del w:id="480" w:author="PR Preview" w:date="2026-01-01T00:00:00Z">
        <w:r>
          <w:rPr>
            <w:b/>
            <w:bCs/>
          </w:rPr>
          <w:delText xml:space="preserve">Definition 19 (Sensitivity)</w:delText>
        </w:r>
      </w:del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Suppose a minimization problem (</w:delText>
        </w:r>
      </w:del>
      <w:hyperlink w:anchor="def-minimization-problem">
        <w:del w:id="483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484" w:author="PR Preview" w:date="2026-01-01T00:00:00Z">
        <w:r>
          <w:delText xml:space="preserve">)</w:delText>
        </w:r>
      </w:del>
      <w:del w:id="485" w:author="PR Preview" w:date="2026-01-01T00:00:00Z">
        <w:r>
          <w:delText xml:space="preserve"> </w:delText>
        </w:r>
      </w:del>
      <w:del w:id="486" w:author="PR Preview" w:date="2026-01-01T00:00:00Z">
        <w:r>
          <w:delText xml:space="preserve">depends on a vector</w:delText>
        </w:r>
      </w:del>
      <w:del w:id="487" w:author="PR Preview" w:date="2026-01-01T00:00:00Z">
        <w:r>
          <w:delText xml:space="preserve"> </w:delText>
        </w:r>
      </w:del>
      <w:del w:id="488" w:author="PR Preview" w:date="2026-01-01T00:00:00Z">
        <w:r>
          <w:delText xml:space="preserve">$\mathord{\smash[b]{\underset{\raise.3ex\hbox{$\scriptstyle\sim$}}{b}}\vphantom{b}} \in \mathbb{R}^m$</w:delText>
        </w:r>
      </w:del>
      <w:del w:id="489" w:author="PR Preview" w:date="2026-01-01T00:00:00Z">
        <w:r>
          <w:delText xml:space="preserve">,</w:delText>
        </w:r>
      </w:del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delText xml:space="preserve">and let</w:delText>
        </w:r>
      </w:del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$f^*(\mathord{\smash[b]{\underset{\raise.3ex\hbox{$\scriptstyle\sim$}}{b}}\vphantom{b}})$</w:delText>
        </w:r>
      </w:del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be its minimum value, as a function of</w:delText>
        </w:r>
      </w:del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$\mathord{\smash[b]{\underset{\raise.3ex\hbox{$\scriptstyle\sim$}}{b}}\vphantom{b}}$</w:delText>
        </w:r>
      </w:del>
      <w:del w:id="498" w:author="PR Preview" w:date="2026-01-01T00:00:00Z">
        <w:r>
          <w:delText xml:space="preserve">.</w:delText>
        </w:r>
      </w:del>
      <w:del w:id="499" w:author="PR Preview" w:date="2026-01-01T00:00:00Z">
        <w:r>
          <w:delText xml:space="preserve"> </w:delText>
        </w:r>
      </w:del>
      <w:del w:id="500" w:author="PR Preview" w:date="2026-01-01T00:00:00Z">
        <w:r>
          <w:delText xml:space="preserve">When the gradient</w:delText>
        </w:r>
      </w:del>
      <w:del w:id="501" w:author="PR Preview" w:date="2026-01-01T00:00:00Z">
        <w:r>
          <w:delText xml:space="preserve"> </w:delText>
        </w:r>
      </w:del>
      <w:del w:id="502" w:author="PR Preview" w:date="2026-01-01T00:00:00Z">
        <w:r>
          <w:delText xml:space="preserve">$\frac{\partial}{\partial \mathord{\smash[b]{\underset{\raise.3ex\hbox{$\scriptstyle\sim$}}{b}}\vphantom{b}}} f^*(\mathord{\smash[b]{\underset{\raise.3ex\hbox{$\scriptstyle\sim$}}{b}}\vphantom{b}})$</w:delText>
        </w:r>
      </w:del>
      <w:del w:id="503" w:author="PR Preview" w:date="2026-01-01T00:00:00Z">
        <w:r>
          <w:delText xml:space="preserve"> </w:delText>
        </w:r>
      </w:del>
      <w:del w:id="504" w:author="PR Preview" w:date="2026-01-01T00:00:00Z">
        <w:r>
          <w:delText xml:space="preserve">exists (</w:delText>
        </w:r>
      </w:del>
      <w:hyperlink r:id="rId17">
        <w:del w:id="505" w:author="PR Preview" w:date="2026-01-01T00:00:00Z">
          <w:r>
            <w:rPr>
              <w:rStyle w:val="Hyperlink"/>
            </w:rPr>
            <w:delText xml:space="preserve">gradient</w:delText>
          </w:r>
        </w:del>
      </w:hyperlink>
      <w:del w:id="506" w:author="PR Preview" w:date="2026-01-01T00:00:00Z">
        <w:r>
          <w:delText xml:space="preserve">),</w:delText>
        </w:r>
      </w:del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it is the</w:delText>
        </w:r>
      </w:del>
      <w:del w:id="509" w:author="PR Preview" w:date="2026-01-01T00:00:00Z">
        <w:r>
          <w:delText xml:space="preserve"> </w:delText>
        </w:r>
      </w:del>
      <w:del w:id="510" w:author="PR Preview" w:date="2026-01-01T00:00:00Z">
        <w:r>
          <w:rPr>
            <w:b/>
            <w:bCs/>
          </w:rPr>
          <w:delText xml:space="preserve">sensitivity</w:delText>
        </w:r>
      </w:del>
      <w:del w:id="511" w:author="PR Preview" w:date="2026-01-01T00:00:00Z">
        <w:r>
          <w:delText xml:space="preserve"> </w:delText>
        </w:r>
      </w:del>
      <w:del w:id="512" w:author="PR Preview" w:date="2026-01-01T00:00:00Z">
        <w:r>
          <w:delText xml:space="preserve">of the minimum value to</w:delText>
        </w:r>
      </w:del>
      <w:del w:id="513" w:author="PR Preview" w:date="2026-01-01T00:00:00Z">
        <w:r>
          <w:delText xml:space="preserve"> </w:delText>
        </w:r>
      </w:del>
      <w:del w:id="514" w:author="PR Preview" w:date="2026-01-01T00:00:00Z">
        <w:r>
          <w:delText xml:space="preserve">$\mathord{\smash[b]{\underset{\raise.3ex\hbox{$\scriptstyle\sim$}}{b}}\vphantom{b}}$</w:delText>
        </w:r>
      </w:del>
      <w:del w:id="515" w:author="PR Preview" w:date="2026-01-01T00:00:00Z">
        <w:r>
          <w:delText xml:space="preserve">:</w:delText>
        </w:r>
      </w:del>
      <w:del w:id="516" w:author="PR Preview" w:date="2026-01-01T00:00:00Z">
        <w:r>
          <w:delText xml:space="preserve"> </w:delText>
        </w:r>
      </w:del>
      <w:del w:id="517" w:author="PR Preview" w:date="2026-01-01T00:00:00Z">
        <w:r>
          <w:delText xml:space="preserve">by</w:delText>
        </w:r>
      </w:del>
      <w:del w:id="518" w:author="PR Preview" w:date="2026-01-01T00:00:00Z">
        <w:r>
          <w:delText xml:space="preserve"> </w:delText>
        </w:r>
      </w:del>
      <w:hyperlink r:id="rId143">
        <w:del w:id="519" w:author="PR Preview" w:date="2026-01-01T00:00:00Z">
          <w:r>
            <w:rPr>
              <w:rStyle w:val="Hyperlink"/>
            </w:rPr>
            <w:delText xml:space="preserve">partial derivative</w:delText>
          </w:r>
        </w:del>
      </w:hyperlink>
      <w:del w:id="520" w:author="PR Preview" w:date="2026-01-01T00:00:00Z">
        <w:r>
          <w:delText xml:space="preserve">, its entry</w:delText>
        </w:r>
      </w:del>
      <w:del w:id="521" w:author="PR Preview" w:date="2026-01-01T00:00:00Z">
        <w:r>
          <w:delText xml:space="preserve"> </w:delText>
        </w:r>
      </w:del>
      <m:oMath>
        <m:r>
          <m:t>i</m:t>
        </m:r>
      </m:oMath>
      <w:del w:id="522" w:author="PR Preview" w:date="2026-01-01T00:00:00Z">
        <w:r>
          <w:delText xml:space="preserve"> </w:delText>
        </w:r>
      </w:del>
      <w:del w:id="523" w:author="PR Preview" w:date="2026-01-01T00:00:00Z">
        <w:r>
          <w:delText xml:space="preserve">is the limit,</w:delText>
        </w:r>
      </w:del>
      <w:del w:id="524" w:author="PR Preview" w:date="2026-01-01T00:00:00Z">
        <w:r>
          <w:delText xml:space="preserve"> </w:delText>
        </w:r>
      </w:del>
      <w:del w:id="525" w:author="PR Preview" w:date="2026-01-01T00:00:00Z">
        <w:r>
          <w:delText xml:space="preserve">as a change in</w:delText>
        </w:r>
      </w:del>
      <w:del w:id="526" w:author="PR Preview" w:date="2026-01-01T00:00:00Z">
        <w:r>
          <w:delText xml:space="preserve"> </w:delText>
        </w:r>
      </w:del>
      <m:oMath>
        <m:sSub>
          <m:e>
            <m:r>
              <m:t>b</m:t>
            </m:r>
          </m:e>
          <m:sub>
            <m:r>
              <m:t>i</m:t>
            </m:r>
          </m:sub>
        </m:sSub>
      </m:oMath>
      <w:del w:id="527" w:author="PR Preview" w:date="2026-01-01T00:00:00Z">
        <w:r>
          <w:delText xml:space="preserve"> </w:delText>
        </w:r>
      </w:del>
      <w:del w:id="528" w:author="PR Preview" w:date="2026-01-01T00:00:00Z">
        <w:r>
          <w:delText xml:space="preserve">alone shrinks to</w:delText>
        </w:r>
      </w:del>
      <w:del w:id="529" w:author="PR Preview" w:date="2026-01-01T00:00:00Z">
        <w:r>
          <w:delText xml:space="preserve"> </w:delText>
        </w:r>
      </w:del>
      <m:oMath>
        <m:r>
          <m:t>0</m:t>
        </m:r>
      </m:oMath>
      <w:del w:id="530" w:author="PR Preview" w:date="2026-01-01T00:00:00Z">
        <w:r>
          <w:delText xml:space="preserve">,</w:delText>
        </w:r>
      </w:del>
      <w:del w:id="531" w:author="PR Preview" w:date="2026-01-01T00:00:00Z">
        <w:r>
          <w:delText xml:space="preserve"> </w:delText>
        </w:r>
      </w:del>
      <w:del w:id="532" w:author="PR Preview" w:date="2026-01-01T00:00:00Z">
        <w:r>
          <w:delText xml:space="preserve">of the resulting change in the minimum value divided by the change in</w:delText>
        </w:r>
      </w:del>
      <w:del w:id="533" w:author="PR Preview" w:date="2026-01-01T00:00:00Z">
        <w:r>
          <w:delText xml:space="preserve"> </w:delText>
        </w:r>
      </w:del>
      <m:oMath>
        <m:sSub>
          <m:e>
            <m:r>
              <m:t>b</m:t>
            </m:r>
          </m:e>
          <m:sub>
            <m:r>
              <m:t>i</m:t>
            </m:r>
          </m:sub>
        </m:sSub>
      </m:oMath>
      <w:del w:id="534" w:author="PR Preview" w:date="2026-01-01T00:00:00Z">
        <w:r>
          <w:delText xml:space="preserve">.</w:delText>
        </w:r>
      </w:del>
    </w:p>
    <w:p>
      <w:pPr>
        <w:pStyle w:val="BodyText"/>
      </w:pPr>
      <w:del w:id="535" w:author="PR Preview" w:date="2026-01-01T00:00:00Z">
        <w:r>
          <w:rPr>
            <w:b/>
            <w:bCs/>
          </w:rPr>
          <w:delText xml:space="preserve">Example 32 (The sensitivity of a one-point problem)</w:delText>
        </w:r>
      </w:del>
      <w:del w:id="536" w:author="PR Preview" w:date="2026-01-01T00:00:00Z">
        <w:r>
          <w:delText xml:space="preserve"> </w:delText>
        </w:r>
      </w:del>
      <w:del w:id="537" w:author="PR Preview" w:date="2026-01-01T00:00:00Z">
        <w:r>
          <w:delText xml:space="preserve">Minimize</w:delText>
        </w:r>
      </w:del>
      <w:del w:id="538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</m:oMath>
      <w:del w:id="539" w:author="PR Preview" w:date="2026-01-01T00:00:00Z">
        <w:r>
          <w:delText xml:space="preserve"> </w:delText>
        </w:r>
      </w:del>
      <w:del w:id="540" w:author="PR Preview" w:date="2026-01-01T00:00:00Z">
        <w:r>
          <w:delText xml:space="preserve">subject to</w:delText>
        </w:r>
      </w:del>
      <w:del w:id="54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b</m:t>
        </m:r>
      </m:oMath>
      <w:del w:id="542" w:author="PR Preview" w:date="2026-01-01T00:00:00Z">
        <w:r>
          <w:delText xml:space="preserve">, for a number</w:delText>
        </w:r>
      </w:del>
      <w:del w:id="543" w:author="PR Preview" w:date="2026-01-01T00:00:00Z">
        <w:r>
          <w:delText xml:space="preserve"> </w:delText>
        </w:r>
      </w:del>
      <m:oMath>
        <m:r>
          <m:t>b</m:t>
        </m:r>
      </m:oMath>
      <w:del w:id="544" w:author="PR Preview" w:date="2026-01-01T00:00:00Z">
        <w:r>
          <w:delText xml:space="preserve">.</w:delText>
        </w:r>
      </w:del>
      <w:del w:id="545" w:author="PR Preview" w:date="2026-01-01T00:00:00Z">
        <w:r>
          <w:delText xml:space="preserve"> </w:delText>
        </w:r>
      </w:del>
      <w:del w:id="546" w:author="PR Preview" w:date="2026-01-01T00:00:00Z">
        <w:r>
          <w:delText xml:space="preserve">The feasible set (</w:delText>
        </w:r>
      </w:del>
      <w:hyperlink w:anchor="def-feasible-set">
        <w:del w:id="547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548" w:author="PR Preview" w:date="2026-01-01T00:00:00Z">
        <w:r>
          <w:delText xml:space="preserve">) is</w:delText>
        </w:r>
      </w:del>
      <w:del w:id="54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del w:id="550" w:author="PR Preview" w:date="2026-01-01T00:00:00Z">
        <w:r>
          <w:delText xml:space="preserve">, so the minimum value is</w:delText>
        </w:r>
      </w:del>
      <w:del w:id="551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del w:id="552" w:author="PR Preview" w:date="2026-01-01T00:00:00Z">
        <w:r>
          <w:delText xml:space="preserve">,</w:delText>
        </w:r>
      </w:del>
      <w:del w:id="553" w:author="PR Preview" w:date="2026-01-01T00:00:00Z">
        <w:r>
          <w:delText xml:space="preserve"> </w:delText>
        </w:r>
      </w:del>
      <w:del w:id="554" w:author="PR Preview" w:date="2026-01-01T00:00:00Z">
        <w:r>
          <w:delText xml:space="preserve">and its sensitivity to</w:delText>
        </w:r>
      </w:del>
      <w:del w:id="555" w:author="PR Preview" w:date="2026-01-01T00:00:00Z">
        <w:r>
          <w:delText xml:space="preserve"> </w:delText>
        </w:r>
      </w:del>
      <m:oMath>
        <m:r>
          <m:t>b</m:t>
        </m:r>
      </m:oMath>
      <w:del w:id="556" w:author="PR Preview" w:date="2026-01-01T00:00:00Z">
        <w:r>
          <w:delText xml:space="preserve"> </w:delText>
        </w:r>
      </w:del>
      <w:del w:id="557" w:author="PR Preview" w:date="2026-01-01T00:00:00Z">
        <w:r>
          <w:delText xml:space="preserve">is</w:delText>
        </w:r>
      </w:del>
      <w:del w:id="558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del w:id="559" w:author="PR Preview" w:date="2026-01-01T00:00:00Z">
        <w:r>
          <w:delText xml:space="preserve">.</w:delText>
        </w:r>
      </w:del>
      <w:del w:id="560" w:author="PR Preview" w:date="2026-01-01T00:00:00Z">
        <w:r>
          <w:delText xml:space="preserve"> </w:delText>
        </w:r>
      </w:del>
      <w:del w:id="561" w:author="PR Preview" w:date="2026-01-01T00:00:00Z">
        <w:r>
          <w:delText xml:space="preserve">At</w:delText>
        </w:r>
      </w:del>
      <w:del w:id="562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3</m:t>
        </m:r>
      </m:oMath>
      <w:del w:id="563" w:author="PR Preview" w:date="2026-01-01T00:00:00Z">
        <w:r>
          <w:delText xml:space="preserve"> </w:delText>
        </w:r>
      </w:del>
      <w:del w:id="564" w:author="PR Preview" w:date="2026-01-01T00:00:00Z">
        <w:r>
          <w:delText xml:space="preserve">the sensitivity is</w:delText>
        </w:r>
      </w:del>
      <w:del w:id="565" w:author="PR Preview" w:date="2026-01-01T00:00:00Z">
        <w:r>
          <w:delText xml:space="preserve"> </w:delText>
        </w:r>
      </w:del>
      <m:oMath>
        <m:r>
          <m:t>6</m:t>
        </m:r>
      </m:oMath>
      <w:del w:id="566" w:author="PR Preview" w:date="2026-01-01T00:00:00Z">
        <w:r>
          <w:delText xml:space="preserve">:</w:delText>
        </w:r>
      </w:del>
      <w:del w:id="567" w:author="PR Preview" w:date="2026-01-01T00:00:00Z">
        <w:r>
          <w:delText xml:space="preserve"> </w:delText>
        </w:r>
      </w:del>
      <w:del w:id="568" w:author="PR Preview" w:date="2026-01-01T00:00:00Z">
        <w:r>
          <w:delText xml:space="preserve">moving</w:delText>
        </w:r>
      </w:del>
      <w:del w:id="569" w:author="PR Preview" w:date="2026-01-01T00:00:00Z">
        <w:r>
          <w:delText xml:space="preserve"> </w:delText>
        </w:r>
      </w:del>
      <m:oMath>
        <m:r>
          <m:t>b</m:t>
        </m:r>
      </m:oMath>
      <w:del w:id="570" w:author="PR Preview" w:date="2026-01-01T00:00:00Z">
        <w:r>
          <w:delText xml:space="preserve"> </w:delText>
        </w:r>
      </w:del>
      <w:del w:id="571" w:author="PR Preview" w:date="2026-01-01T00:00:00Z">
        <w:r>
          <w:delText xml:space="preserve">from</w:delText>
        </w:r>
      </w:del>
      <w:del w:id="572" w:author="PR Preview" w:date="2026-01-01T00:00:00Z">
        <w:r>
          <w:delText xml:space="preserve"> </w:delText>
        </w:r>
      </w:del>
      <m:oMath>
        <m:r>
          <m:t>3</m:t>
        </m:r>
      </m:oMath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to</w:delText>
        </w:r>
      </w:del>
      <w:del w:id="575" w:author="PR Preview" w:date="2026-01-01T00:00:00Z">
        <w:r>
          <w:delText xml:space="preserve"> </w:delText>
        </w:r>
      </w:del>
      <m:oMath>
        <m:r>
          <m:t>3.1</m:t>
        </m:r>
      </m:oMath>
      <w:del w:id="576" w:author="PR Preview" w:date="2026-01-01T00:00:00Z">
        <w:r>
          <w:delText xml:space="preserve"> </w:delText>
        </w:r>
      </w:del>
      <w:del w:id="577" w:author="PR Preview" w:date="2026-01-01T00:00:00Z">
        <w:r>
          <w:delText xml:space="preserve">raises the minimum value from</w:delText>
        </w:r>
      </w:del>
      <w:del w:id="578" w:author="PR Preview" w:date="2026-01-01T00:00:00Z">
        <w:r>
          <w:delText xml:space="preserve"> </w:delText>
        </w:r>
      </w:del>
      <m:oMath>
        <m:r>
          <m:t>9</m:t>
        </m:r>
      </m:oMath>
      <w:del w:id="579" w:author="PR Preview" w:date="2026-01-01T00:00:00Z">
        <w:r>
          <w:delText xml:space="preserve"> </w:delText>
        </w:r>
      </w:del>
      <w:del w:id="580" w:author="PR Preview" w:date="2026-01-01T00:00:00Z">
        <w:r>
          <w:delText xml:space="preserve">to</w:delText>
        </w:r>
      </w:del>
      <w:del w:id="581" w:author="PR Preview" w:date="2026-01-01T00:00:00Z">
        <w:r>
          <w:delText xml:space="preserve"> </w:delText>
        </w:r>
      </w:del>
      <m:oMath>
        <m:r>
          <m:t>9.61</m:t>
        </m:r>
      </m:oMath>
      <w:del w:id="582" w:author="PR Preview" w:date="2026-01-01T00:00:00Z">
        <w:r>
          <w:delText xml:space="preserve">,</w:delText>
        </w:r>
      </w:del>
      <w:del w:id="583" w:author="PR Preview" w:date="2026-01-01T00:00:00Z">
        <w:r>
          <w:delText xml:space="preserve"> </w:delText>
        </w:r>
      </w:del>
      <w:del w:id="584" w:author="PR Preview" w:date="2026-01-01T00:00:00Z">
        <w:r>
          <w:delText xml:space="preserve">an increase of</w:delText>
        </w:r>
      </w:del>
      <w:del w:id="585" w:author="PR Preview" w:date="2026-01-01T00:00:00Z">
        <w:r>
          <w:delText xml:space="preserve"> </w:delText>
        </w:r>
      </w:del>
      <m:oMath>
        <m:r>
          <m:t>0.61</m:t>
        </m:r>
      </m:oMath>
      <w:del w:id="586" w:author="PR Preview" w:date="2026-01-01T00:00:00Z">
        <w:r>
          <w:delText xml:space="preserve">, close to</w:delText>
        </w:r>
      </w:del>
      <w:del w:id="587" w:author="PR Preview" w:date="2026-01-01T00:00:00Z">
        <w:r>
          <w:delText xml:space="preserve"> </w:delText>
        </w:r>
      </w:del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del w:id="588" w:author="PR Preview" w:date="2026-01-01T00:00:00Z">
        <w:r>
          <w:delText xml:space="preserve">.</w:delText>
        </w:r>
      </w:del>
    </w:p>
    <w:p>
      <w:pPr>
        <w:pStyle w:val="BodyText"/>
      </w:pPr>
      <w:del w:id="589" w:author="PR Preview" w:date="2026-01-01T00:00:00Z">
        <w:r>
          <w:rPr>
            <w:b/>
            <w:bCs/>
          </w:rPr>
          <w:delText xml:space="preserve">Corollary 2 (The multiplier is the sensitivity of the minimum value)</w:delText>
        </w:r>
      </w:del>
      <w:del w:id="590" w:author="PR Preview" w:date="2026-01-01T00:00:00Z">
        <w:r>
          <w:delText xml:space="preserve"> </w:delText>
        </w:r>
      </w:del>
      <w:del w:id="591" w:author="PR Preview" w:date="2026-01-01T00:00:00Z">
        <w:r>
          <w:delText xml:space="preserve">In</w:delText>
        </w:r>
      </w:del>
      <w:del w:id="592" w:author="PR Preview" w:date="2026-01-01T00:00:00Z">
        <w:r>
          <w:delText xml:space="preserve"> </w:delText>
        </w:r>
      </w:del>
      <w:hyperlink w:anchor="thm-qp-equality">
        <w:del w:id="593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594" w:author="PR Preview" w:date="2026-01-01T00:00:00Z">
        <w:r>
          <w:delText xml:space="preserve">, write the minimum value as a function of</w:delText>
        </w:r>
      </w:del>
      <w:del w:id="595" w:author="PR Preview" w:date="2026-01-01T00:00:00Z">
        <w:r>
          <w:delText xml:space="preserve"> </w:delText>
        </w:r>
      </w:del>
      <w:del w:id="596" w:author="PR Preview" w:date="2026-01-01T00:00:00Z">
        <w:r>
          <w:delText xml:space="preserve">$\mathord{\smash[b]{\underset{\raise.3ex\hbox{$\scriptstyle\sim$}}{b}}\vphantom{b}}$</w:delText>
        </w:r>
      </w:del>
      <w:del w:id="597" w:author="PR Preview" w:date="2026-01-01T00:00:00Z">
        <w:r>
          <w:delText xml:space="preserve">,</w:delText>
        </w:r>
      </w:del>
      <w:del w:id="598" w:author="PR Preview" w:date="2026-01-01T00:00:00Z">
        <w:r>
          <w:delText xml:space="preserve"> </w:delText>
        </w:r>
      </w:del>
      <w:del w:id="599" w:author="PR Preview" w:date="2026-01-01T00:00:00Z">
        <w:r>
          <w:delTex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delText>
        </w:r>
      </w:del>
      <w:del w:id="600" w:author="PR Preview" w:date="2026-01-01T00:00:00Z">
        <w:r>
          <w:delText xml:space="preserve">.</w:delText>
        </w:r>
      </w:del>
      <w:del w:id="601" w:author="PR Preview" w:date="2026-01-01T00:00:00Z">
        <w:r>
          <w:delText xml:space="preserve"> </w:delText>
        </w:r>
      </w:del>
      <w:del w:id="602" w:author="PR Preview" w:date="2026-01-01T00:00:00Z">
        <w:r>
          <w:delText xml:space="preserve">Its sensitivity to</w:delText>
        </w:r>
      </w:del>
      <w:del w:id="603" w:author="PR Preview" w:date="2026-01-01T00:00:00Z">
        <w:r>
          <w:delText xml:space="preserve"> </w:delText>
        </w:r>
      </w:del>
      <w:del w:id="604" w:author="PR Preview" w:date="2026-01-01T00:00:00Z">
        <w:r>
          <w:delText xml:space="preserve">$\mathord{\smash[b]{\underset{\raise.3ex\hbox{$\scriptstyle\sim$}}{b}}\vphantom{b}}$</w:delText>
        </w:r>
      </w:del>
      <w:del w:id="605" w:author="PR Preview" w:date="2026-01-01T00:00:00Z">
        <w:r>
          <w:delText xml:space="preserve"> </w:delText>
        </w:r>
      </w:del>
      <w:del w:id="606" w:author="PR Preview" w:date="2026-01-01T00:00:00Z">
        <w:r>
          <w:delText xml:space="preserve">(</w:delText>
        </w:r>
      </w:del>
      <w:hyperlink w:anchor="def-sensitivity">
        <w:del w:id="607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608" w:author="PR Preview" w:date="2026-01-01T00:00:00Z">
        <w:r>
          <w:delText xml:space="preserve">) is</w:delText>
        </w:r>
      </w:del>
    </w:p>
    <w:p>
      <w:pPr>
        <w:pStyle w:val="FirstParagraph"/>
      </w:pPr>
      <w:ins w:id="609" w:author="PR Preview" w:date="2026-01-01T00:00:00Z">
        <w:r>
          <w:rPr>
            <w:b/>
            <w:bCs/>
          </w:rPr>
          <w:t xml:space="preserve">Definition 20 (Sensitivity)</w:t>
        </w:r>
      </w:ins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Suppose a minimization problem (</w:t>
        </w:r>
      </w:ins>
      <w:hyperlink w:anchor="def-minimization-problem">
        <w:ins w:id="612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613" w:author="PR Preview" w:date="2026-01-01T00:00:00Z">
        <w:r>
          <w:t xml:space="preserve">)</w:t>
        </w:r>
      </w:ins>
      <w:ins w:id="614" w:author="PR Preview" w:date="2026-01-01T00:00:00Z">
        <w:r>
          <w:t xml:space="preserve"> </w:t>
        </w:r>
      </w:ins>
      <w:ins w:id="615" w:author="PR Preview" w:date="2026-01-01T00:00:00Z">
        <w:r>
          <w:t xml:space="preserve">depends on a vector</w:t>
        </w:r>
      </w:ins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$\mathord{\smash[b]{\underset{\raise.3ex\hbox{$\scriptstyle\sim$}}{b}}\vphantom{b}} \in \mathbb{R}^m$</w:t>
        </w:r>
      </w:ins>
      <w:ins w:id="618" w:author="PR Preview" w:date="2026-01-01T00:00:00Z">
        <w:r>
          <w:t xml:space="preserve">,</w:t>
        </w:r>
      </w:ins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and let</w:t>
        </w:r>
      </w:ins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$f^*(\mathord{\smash[b]{\underset{\raise.3ex\hbox{$\scriptstyle\sim$}}{b}}\vphantom{b}})$</w:t>
        </w:r>
      </w:ins>
      <w:ins w:id="623" w:author="PR Preview" w:date="2026-01-01T00:00:00Z">
        <w:r>
          <w:t xml:space="preserve"> </w:t>
        </w:r>
      </w:ins>
      <w:ins w:id="624" w:author="PR Preview" w:date="2026-01-01T00:00:00Z">
        <w:r>
          <w:t xml:space="preserve">be its minimum value, as a function of</w:t>
        </w:r>
      </w:ins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$\mathord{\smash[b]{\underset{\raise.3ex\hbox{$\scriptstyle\sim$}}{b}}\vphantom{b}}$</w:t>
        </w:r>
      </w:ins>
      <w:ins w:id="627" w:author="PR Preview" w:date="2026-01-01T00:00:00Z">
        <w:r>
          <w:t xml:space="preserve">.</w:t>
        </w:r>
      </w:ins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When the gradient</w:t>
        </w:r>
      </w:ins>
      <w:ins w:id="630" w:author="PR Preview" w:date="2026-01-01T00:00:00Z">
        <w:r>
          <w:t xml:space="preserve"> </w:t>
        </w:r>
      </w:ins>
      <w:ins w:id="631" w:author="PR Preview" w:date="2026-01-01T00:00:00Z">
        <w:r>
          <w:t xml:space="preserve">$\frac{\partial}{\partial \mathord{\smash[b]{\underset{\raise.3ex\hbox{$\scriptstyle\sim$}}{b}}\vphantom{b}}} f^*(\mathord{\smash[b]{\underset{\raise.3ex\hbox{$\scriptstyle\sim$}}{b}}\vphantom{b}})$</w:t>
        </w:r>
      </w:ins>
      <w:ins w:id="632" w:author="PR Preview" w:date="2026-01-01T00:00:00Z">
        <w:r>
          <w:t xml:space="preserve"> </w:t>
        </w:r>
      </w:ins>
      <w:ins w:id="633" w:author="PR Preview" w:date="2026-01-01T00:00:00Z">
        <w:r>
          <w:t xml:space="preserve">exists (</w:t>
        </w:r>
      </w:ins>
      <w:hyperlink r:id="rId17">
        <w:ins w:id="634" w:author="PR Preview" w:date="2026-01-01T00:00:00Z">
          <w:r>
            <w:rPr>
              <w:rStyle w:val="Hyperlink"/>
            </w:rPr>
            <w:t xml:space="preserve">gradient</w:t>
          </w:r>
        </w:ins>
      </w:hyperlink>
      <w:ins w:id="635" w:author="PR Preview" w:date="2026-01-01T00:00:00Z">
        <w:r>
          <w:t xml:space="preserve">),</w:t>
        </w:r>
      </w:ins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it is the</w:t>
        </w:r>
      </w:ins>
      <w:ins w:id="638" w:author="PR Preview" w:date="2026-01-01T00:00:00Z">
        <w:r>
          <w:t xml:space="preserve"> </w:t>
        </w:r>
      </w:ins>
      <w:ins w:id="639" w:author="PR Preview" w:date="2026-01-01T00:00:00Z">
        <w:r>
          <w:rPr>
            <w:b/>
            <w:bCs/>
          </w:rPr>
          <w:t xml:space="preserve">sensitivity</w:t>
        </w:r>
      </w:ins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of the minimum value to</w:t>
        </w:r>
      </w:ins>
      <w:ins w:id="642" w:author="PR Preview" w:date="2026-01-01T00:00:00Z">
        <w:r>
          <w:t xml:space="preserve"> </w:t>
        </w:r>
      </w:ins>
      <w:ins w:id="643" w:author="PR Preview" w:date="2026-01-01T00:00:00Z">
        <w:r>
          <w:t xml:space="preserve">$\mathord{\smash[b]{\underset{\raise.3ex\hbox{$\scriptstyle\sim$}}{b}}\vphantom{b}}$</w:t>
        </w:r>
      </w:ins>
      <w:ins w:id="644" w:author="PR Preview" w:date="2026-01-01T00:00:00Z">
        <w:r>
          <w:t xml:space="preserve">:</w:t>
        </w:r>
      </w:ins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by</w:t>
        </w:r>
      </w:ins>
      <w:ins w:id="647" w:author="PR Preview" w:date="2026-01-01T00:00:00Z">
        <w:r>
          <w:t xml:space="preserve"> </w:t>
        </w:r>
      </w:ins>
      <w:hyperlink r:id="rId143">
        <w:ins w:id="648" w:author="PR Preview" w:date="2026-01-01T00:00:00Z">
          <w:r>
            <w:rPr>
              <w:rStyle w:val="Hyperlink"/>
            </w:rPr>
            <w:t xml:space="preserve">partial derivative</w:t>
          </w:r>
        </w:ins>
      </w:hyperlink>
      <w:ins w:id="649" w:author="PR Preview" w:date="2026-01-01T00:00:00Z">
        <w:r>
          <w:t xml:space="preserve">, its entry</w:t>
        </w:r>
      </w:ins>
      <w:ins w:id="650" w:author="PR Preview" w:date="2026-01-01T00:00:00Z">
        <w:r>
          <w:t xml:space="preserve"> </w:t>
        </w:r>
      </w:ins>
      <m:oMath>
        <m:r>
          <m:t>i</m:t>
        </m:r>
      </m:oMath>
      <w:ins w:id="651" w:author="PR Preview" w:date="2026-01-01T00:00:00Z">
        <w:r>
          <w:t xml:space="preserve"> </w:t>
        </w:r>
      </w:ins>
      <w:ins w:id="652" w:author="PR Preview" w:date="2026-01-01T00:00:00Z">
        <w:r>
          <w:t xml:space="preserve">is the limit,</w:t>
        </w:r>
      </w:ins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as a change in</w:t>
        </w:r>
      </w:ins>
      <w:ins w:id="655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i</m:t>
            </m:r>
          </m:sub>
        </m:sSub>
      </m:oMath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alone shrinks to</w:t>
        </w:r>
      </w:ins>
      <w:ins w:id="658" w:author="PR Preview" w:date="2026-01-01T00:00:00Z">
        <w:r>
          <w:t xml:space="preserve"> </w:t>
        </w:r>
      </w:ins>
      <m:oMath>
        <m:r>
          <m:t>0</m:t>
        </m:r>
      </m:oMath>
      <w:ins w:id="659" w:author="PR Preview" w:date="2026-01-01T00:00:00Z">
        <w:r>
          <w:t xml:space="preserve">,</w:t>
        </w:r>
      </w:ins>
      <w:ins w:id="660" w:author="PR Preview" w:date="2026-01-01T00:00:00Z">
        <w:r>
          <w:t xml:space="preserve"> </w:t>
        </w:r>
      </w:ins>
      <w:ins w:id="661" w:author="PR Preview" w:date="2026-01-01T00:00:00Z">
        <w:r>
          <w:t xml:space="preserve">of the resulting change in the minimum value divided by the change in</w:t>
        </w:r>
      </w:ins>
      <w:ins w:id="662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i</m:t>
            </m:r>
          </m:sub>
        </m:sSub>
      </m:oMath>
      <w:ins w:id="663" w:author="PR Preview" w:date="2026-01-01T00:00:00Z">
        <w:r>
          <w:t xml:space="preserve">.</w:t>
        </w:r>
      </w:ins>
    </w:p>
    <w:bookmarkEnd w:id="144"/>
    <w:bookmarkStart w:id="145" w:name="exm-sensitivity"/>
    <w:p>
      <w:pPr>
        <w:pStyle w:val="BodyText"/>
      </w:pPr>
      <w:ins w:id="664" w:author="PR Preview" w:date="2026-01-01T00:00:00Z">
        <w:r>
          <w:rPr>
            <w:b/>
            <w:bCs/>
          </w:rPr>
          <w:t xml:space="preserve">Example 33 (The sensitivity of a one-point problem)</w:t>
        </w:r>
      </w:ins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Minimize</w:t>
        </w:r>
      </w:ins>
      <w:ins w:id="667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subject to</w:t>
        </w:r>
      </w:ins>
      <w:ins w:id="67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b</m:t>
        </m:r>
      </m:oMath>
      <w:ins w:id="671" w:author="PR Preview" w:date="2026-01-01T00:00:00Z">
        <w:r>
          <w:t xml:space="preserve">, for a number</w:t>
        </w:r>
      </w:ins>
      <w:ins w:id="672" w:author="PR Preview" w:date="2026-01-01T00:00:00Z">
        <w:r>
          <w:t xml:space="preserve"> </w:t>
        </w:r>
      </w:ins>
      <m:oMath>
        <m:r>
          <m:t>b</m:t>
        </m:r>
      </m:oMath>
      <w:ins w:id="673" w:author="PR Preview" w:date="2026-01-01T00:00:00Z">
        <w:r>
          <w:t xml:space="preserve">.</w:t>
        </w:r>
      </w:ins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The feasible set (</w:t>
        </w:r>
      </w:ins>
      <w:hyperlink w:anchor="def-feasible-set">
        <w:ins w:id="676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677" w:author="PR Preview" w:date="2026-01-01T00:00:00Z">
        <w:r>
          <w:t xml:space="preserve">) is</w:t>
        </w:r>
      </w:ins>
      <w:ins w:id="678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ins w:id="679" w:author="PR Preview" w:date="2026-01-01T00:00:00Z">
        <w:r>
          <w:t xml:space="preserve">, so the minimum value is</w:t>
        </w:r>
      </w:ins>
      <w:ins w:id="680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ins w:id="681" w:author="PR Preview" w:date="2026-01-01T00:00:00Z">
        <w:r>
          <w:t xml:space="preserve">,</w:t>
        </w:r>
      </w:ins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and its sensitivity to</w:t>
        </w:r>
      </w:ins>
      <w:ins w:id="684" w:author="PR Preview" w:date="2026-01-01T00:00:00Z">
        <w:r>
          <w:t xml:space="preserve"> </w:t>
        </w:r>
      </w:ins>
      <m:oMath>
        <m:r>
          <m:t>b</m:t>
        </m:r>
      </m:oMath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is</w:t>
        </w:r>
      </w:ins>
      <w:ins w:id="68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ins w:id="688" w:author="PR Preview" w:date="2026-01-01T00:00:00Z">
        <w:r>
          <w:t xml:space="preserve">.</w:t>
        </w:r>
      </w:ins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At</w:t>
        </w:r>
      </w:ins>
      <w:ins w:id="69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3</m:t>
        </m:r>
      </m:oMath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the sensitivity is</w:t>
        </w:r>
      </w:ins>
      <w:ins w:id="694" w:author="PR Preview" w:date="2026-01-01T00:00:00Z">
        <w:r>
          <w:t xml:space="preserve"> </w:t>
        </w:r>
      </w:ins>
      <m:oMath>
        <m:r>
          <m:t>6</m:t>
        </m:r>
      </m:oMath>
      <w:ins w:id="695" w:author="PR Preview" w:date="2026-01-01T00:00:00Z">
        <w:r>
          <w:t xml:space="preserve">:</w:t>
        </w:r>
      </w:ins>
      <w:ins w:id="696" w:author="PR Preview" w:date="2026-01-01T00:00:00Z">
        <w:r>
          <w:t xml:space="preserve"> </w:t>
        </w:r>
      </w:ins>
      <w:ins w:id="697" w:author="PR Preview" w:date="2026-01-01T00:00:00Z">
        <w:r>
          <w:t xml:space="preserve">moving</w:t>
        </w:r>
      </w:ins>
      <w:ins w:id="698" w:author="PR Preview" w:date="2026-01-01T00:00:00Z">
        <w:r>
          <w:t xml:space="preserve"> </w:t>
        </w:r>
      </w:ins>
      <m:oMath>
        <m:r>
          <m:t>b</m:t>
        </m:r>
      </m:oMath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from</w:t>
        </w:r>
      </w:ins>
      <w:ins w:id="701" w:author="PR Preview" w:date="2026-01-01T00:00:00Z">
        <w:r>
          <w:t xml:space="preserve"> </w:t>
        </w:r>
      </w:ins>
      <m:oMath>
        <m:r>
          <m:t>3</m:t>
        </m:r>
      </m:oMath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to</w:t>
        </w:r>
      </w:ins>
      <w:ins w:id="704" w:author="PR Preview" w:date="2026-01-01T00:00:00Z">
        <w:r>
          <w:t xml:space="preserve"> </w:t>
        </w:r>
      </w:ins>
      <m:oMath>
        <m:r>
          <m:t>3.1</m:t>
        </m:r>
      </m:oMath>
      <w:ins w:id="705" w:author="PR Preview" w:date="2026-01-01T00:00:00Z">
        <w:r>
          <w:t xml:space="preserve"> </w:t>
        </w:r>
      </w:ins>
      <w:ins w:id="706" w:author="PR Preview" w:date="2026-01-01T00:00:00Z">
        <w:r>
          <w:t xml:space="preserve">raises the minimum value from</w:t>
        </w:r>
      </w:ins>
      <w:ins w:id="707" w:author="PR Preview" w:date="2026-01-01T00:00:00Z">
        <w:r>
          <w:t xml:space="preserve"> </w:t>
        </w:r>
      </w:ins>
      <m:oMath>
        <m:r>
          <m:t>9</m:t>
        </m:r>
      </m:oMath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to</w:t>
        </w:r>
      </w:ins>
      <w:ins w:id="710" w:author="PR Preview" w:date="2026-01-01T00:00:00Z">
        <w:r>
          <w:t xml:space="preserve"> </w:t>
        </w:r>
      </w:ins>
      <m:oMath>
        <m:r>
          <m:t>9.61</m:t>
        </m:r>
      </m:oMath>
      <w:ins w:id="711" w:author="PR Preview" w:date="2026-01-01T00:00:00Z">
        <w:r>
          <w:t xml:space="preserve">,</w:t>
        </w:r>
      </w:ins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an increase of</w:t>
        </w:r>
      </w:ins>
      <w:ins w:id="714" w:author="PR Preview" w:date="2026-01-01T00:00:00Z">
        <w:r>
          <w:t xml:space="preserve"> </w:t>
        </w:r>
      </w:ins>
      <m:oMath>
        <m:r>
          <m:t>0.61</m:t>
        </m:r>
      </m:oMath>
      <w:ins w:id="715" w:author="PR Preview" w:date="2026-01-01T00:00:00Z">
        <w:r>
          <w:t xml:space="preserve">, close to</w:t>
        </w:r>
      </w:ins>
      <w:ins w:id="716" w:author="PR Preview" w:date="2026-01-01T00:00:00Z">
        <w:r>
          <w:t xml:space="preserve"> </w:t>
        </w:r>
      </w:ins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ins w:id="717" w:author="PR Preview" w:date="2026-01-01T00:00:00Z">
        <w:r>
          <w:t xml:space="preserve">.</w:t>
        </w:r>
      </w:ins>
    </w:p>
    <w:bookmarkEnd w:id="145"/>
    <w:bookmarkStart w:id="146" w:name="cor-qp-sensitivity"/>
    <w:p>
      <w:pPr>
        <w:pStyle w:val="BodyText"/>
      </w:pPr>
      <w:ins w:id="718" w:author="PR Preview" w:date="2026-01-01T00:00:00Z">
        <w:r>
          <w:rPr>
            <w:b/>
            <w:bCs/>
          </w:rPr>
          <w:t xml:space="preserve">Corollary 2 (The multiplier is the sensitivity of the minimum value)</w:t>
        </w:r>
      </w:ins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In</w:t>
        </w:r>
      </w:ins>
      <w:ins w:id="721" w:author="PR Preview" w:date="2026-01-01T00:00:00Z">
        <w:r>
          <w:t xml:space="preserve"> </w:t>
        </w:r>
      </w:ins>
      <w:hyperlink w:anchor="thm-qp-equality">
        <w:ins w:id="722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723" w:author="PR Preview" w:date="2026-01-01T00:00:00Z">
        <w:r>
          <w:t xml:space="preserve">, write the minimum value as a function of</w:t>
        </w:r>
      </w:ins>
      <w:ins w:id="724" w:author="PR Preview" w:date="2026-01-01T00:00:00Z">
        <w:r>
          <w:t xml:space="preserve"> </w:t>
        </w:r>
      </w:ins>
      <w:ins w:id="725" w:author="PR Preview" w:date="2026-01-01T00:00:00Z">
        <w:r>
          <w:t xml:space="preserve">$\mathord{\smash[b]{\underset{\raise.3ex\hbox{$\scriptstyle\sim$}}{b}}\vphantom{b}}$</w:t>
        </w:r>
      </w:ins>
      <w:ins w:id="726" w:author="PR Preview" w:date="2026-01-01T00:00:00Z">
        <w:r>
          <w:t xml:space="preserve">,</w:t>
        </w:r>
      </w:ins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  </w:r>
      </w:ins>
      <w:ins w:id="729" w:author="PR Preview" w:date="2026-01-01T00:00:00Z">
        <w:r>
          <w:t xml:space="preserve">.</w:t>
        </w:r>
      </w:ins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Its sensitivity to</w:t>
        </w:r>
      </w:ins>
      <w:ins w:id="732" w:author="PR Preview" w:date="2026-01-01T00:00:00Z">
        <w:r>
          <w:t xml:space="preserve"> </w:t>
        </w:r>
      </w:ins>
      <w:ins w:id="733" w:author="PR Preview" w:date="2026-01-01T00:00:00Z">
        <w:r>
          <w:t xml:space="preserve">$\mathord{\smash[b]{\underset{\raise.3ex\hbox{$\scriptstyle\sim$}}{b}}\vphantom{b}}$</w:t>
        </w:r>
      </w:ins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(</w:t>
        </w:r>
      </w:ins>
      <w:hyperlink w:anchor="def-sensitivity">
        <w:ins w:id="736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737" w:author="PR Preview" w:date="2026-01-01T00:00:00Z">
        <w:r>
          <w:t xml:space="preserve">) is</w:t>
        </w:r>
      </w:ins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7" w:name="exm-qp-sensitivity"/>
    <w:p>
      <w:pPr>
        <w:pStyle w:val="FirstParagraph"/>
      </w:pPr>
      <w:del w:id="738" w:author="PR Preview" w:date="2026-01-01T00:00:00Z">
        <w:r>
          <w:rPr>
            <w:b/>
            <w:bCs/>
          </w:rPr>
          <w:delText xml:space="preserve">Example 33 (Moving the line)</w:delText>
        </w:r>
      </w:del>
      <w:del w:id="739" w:author="PR Preview" w:date="2026-01-01T00:00:00Z">
        <w:r>
          <w:delText xml:space="preserve"> </w:delText>
        </w:r>
      </w:del>
      <w:del w:id="740" w:author="PR Preview" w:date="2026-01-01T00:00:00Z">
        <w:r>
          <w:delText xml:space="preserve">In</w:delText>
        </w:r>
      </w:del>
      <w:del w:id="741" w:author="PR Preview" w:date="2026-01-01T00:00:00Z">
        <w:r>
          <w:delText xml:space="preserve"> </w:delText>
        </w:r>
      </w:del>
      <w:hyperlink w:anchor="exm-qp-equality">
        <w:del w:id="742" w:author="PR Preview" w:date="2026-01-01T00:00:00Z">
          <w:r>
            <w:rPr>
              <w:rStyle w:val="Hyperlink"/>
            </w:rPr>
            <w:delText xml:space="preserve">Example 30</w:delText>
          </w:r>
        </w:del>
      </w:hyperlink>
      <w:del w:id="743" w:author="PR Preview" w:date="2026-01-01T00:00:00Z">
        <w:r>
          <w:delText xml:space="preserve"> </w:delText>
        </w:r>
      </w:del>
      <w:del w:id="744" w:author="PR Preview" w:date="2026-01-01T00:00:00Z">
        <w:r>
          <w:delText xml:space="preserve">with a general right side</w:delText>
        </w:r>
      </w:del>
      <w:del w:id="745" w:author="PR Preview" w:date="2026-01-01T00:00:00Z">
        <w:r>
          <w:delText xml:space="preserve"> </w:delText>
        </w:r>
      </w:del>
      <m:oMath>
        <m:r>
          <m:t>b</m:t>
        </m:r>
      </m:oMath>
      <w:del w:id="746" w:author="PR Preview" w:date="2026-01-01T00:00:00Z">
        <w:r>
          <w:delText xml:space="preserve"> </w:delText>
        </w:r>
      </w:del>
      <w:del w:id="747" w:author="PR Preview" w:date="2026-01-01T00:00:00Z">
        <w:r>
          <w:delText xml:space="preserve">in place of</w:delText>
        </w:r>
      </w:del>
      <w:del w:id="748" w:author="PR Preview" w:date="2026-01-01T00:00:00Z">
        <w:r>
          <w:delText xml:space="preserve"> </w:delText>
        </w:r>
      </w:del>
      <m:oMath>
        <m:r>
          <m:t>5</m:t>
        </m:r>
      </m:oMath>
      <w:del w:id="749" w:author="PR Preview" w:date="2026-01-01T00:00:00Z">
        <w:r>
          <w:delText xml:space="preserve">,</w:delText>
        </w:r>
      </w:del>
      <w:del w:id="750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del w:id="751" w:author="PR Preview" w:date="2026-01-01T00:00:00Z">
        <w:r>
          <w:delText xml:space="preserve"> </w:delText>
        </w:r>
      </w:del>
      <w:del w:id="752" w:author="PR Preview" w:date="2026-01-01T00:00:00Z">
        <w:r>
          <w:delText xml:space="preserve">and</w:delText>
        </w:r>
      </w:del>
    </w:p>
    <w:p>
      <w:pPr>
        <w:pStyle w:val="FirstParagraph"/>
      </w:pPr>
      <w:ins w:id="753" w:author="PR Preview" w:date="2026-01-01T00:00:00Z">
        <w:r>
          <w:rPr>
            <w:b/>
            <w:bCs/>
          </w:rPr>
          <w:t xml:space="preserve">Example 34 (Moving the line)</w:t>
        </w:r>
      </w:ins>
      <w:ins w:id="754" w:author="PR Preview" w:date="2026-01-01T00:00:00Z">
        <w:r>
          <w:t xml:space="preserve"> </w:t>
        </w:r>
      </w:ins>
      <w:ins w:id="755" w:author="PR Preview" w:date="2026-01-01T00:00:00Z">
        <w:r>
          <w:t xml:space="preserve">In</w:t>
        </w:r>
      </w:ins>
      <w:ins w:id="756" w:author="PR Preview" w:date="2026-01-01T00:00:00Z">
        <w:r>
          <w:t xml:space="preserve"> </w:t>
        </w:r>
      </w:ins>
      <w:hyperlink w:anchor="exm-qp-equality">
        <w:ins w:id="757" w:author="PR Preview" w:date="2026-01-01T00:00:00Z">
          <w:r>
            <w:rPr>
              <w:rStyle w:val="Hyperlink"/>
            </w:rPr>
            <w:t xml:space="preserve">Example 31</w:t>
          </w:r>
        </w:ins>
      </w:hyperlink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with a general right side</w:t>
        </w:r>
      </w:ins>
      <w:ins w:id="760" w:author="PR Preview" w:date="2026-01-01T00:00:00Z">
        <w:r>
          <w:t xml:space="preserve"> </w:t>
        </w:r>
      </w:ins>
      <m:oMath>
        <m:r>
          <m:t>b</m:t>
        </m:r>
      </m:oMath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in place of</w:t>
        </w:r>
      </w:ins>
      <w:ins w:id="763" w:author="PR Preview" w:date="2026-01-01T00:00:00Z">
        <w:r>
          <w:t xml:space="preserve"> </w:t>
        </w:r>
      </w:ins>
      <m:oMath>
        <m:r>
          <m:t>5</m:t>
        </m:r>
      </m:oMath>
      <w:ins w:id="764" w:author="PR Preview" w:date="2026-01-01T00:00:00Z">
        <w:r>
          <w:t xml:space="preserve">,</w:t>
        </w:r>
      </w:ins>
      <w:ins w:id="765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ins w:id="766" w:author="PR Preview" w:date="2026-01-01T00:00:00Z">
        <w:r>
          <w:t xml:space="preserve"> </w:t>
        </w:r>
      </w:ins>
      <w:ins w:id="767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7"/>
    <w:bookmarkEnd w:id="148"/>
    <w:bookmarkStart w:id="18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code and animations</w:t>
            </w:r>
          </w:p>
          <w:p/>
        </w:tc>
      </w:tr>
    </w:tbl>
    <w:bookmarkStart w:id="151" w:name="def-iterative-method"/>
    <w:p>
      <w:pPr>
        <w:pStyle w:val="FirstParagraph"/>
      </w:pPr>
      <w:del w:id="768" w:author="PR Preview" w:date="2026-01-01T00:00:00Z">
        <w:r>
          <w:rPr>
            <w:b/>
            <w:bCs/>
          </w:rPr>
          <w:delText xml:space="preserve">Definition 20 (Iterative method)</w:delText>
        </w:r>
      </w:del>
      <w:del w:id="769" w:author="PR Preview" w:date="2026-01-01T00:00:00Z">
        <w:r>
          <w:delText xml:space="preserve"> </w:delText>
        </w:r>
      </w:del>
      <w:del w:id="770" w:author="PR Preview" w:date="2026-01-01T00:00:00Z">
        <w:r>
          <w:delText xml:space="preserve">An</w:delText>
        </w:r>
      </w:del>
      <w:del w:id="771" w:author="PR Preview" w:date="2026-01-01T00:00:00Z">
        <w:r>
          <w:delText xml:space="preserve"> </w:delText>
        </w:r>
      </w:del>
      <w:del w:id="772" w:author="PR Preview" w:date="2026-01-01T00:00:00Z">
        <w:r>
          <w:rPr>
            <w:b/>
            <w:bCs/>
          </w:rPr>
          <w:delText xml:space="preserve">iterative method</w:delText>
        </w:r>
      </w:del>
      <w:del w:id="773" w:author="PR Preview" w:date="2026-01-01T00:00:00Z">
        <w:r>
          <w:delText xml:space="preserve"> </w:delText>
        </w:r>
      </w:del>
      <w:del w:id="774" w:author="PR Preview" w:date="2026-01-01T00:00:00Z">
        <w:r>
          <w:delText xml:space="preserve">[12]</w:delText>
        </w:r>
      </w:del>
      <w:del w:id="775" w:author="PR Preview" w:date="2026-01-01T00:00:00Z">
        <w:r>
          <w:delText xml:space="preserve"> </w:delText>
        </w:r>
      </w:del>
      <w:del w:id="776" w:author="PR Preview" w:date="2026-01-01T00:00:00Z">
        <w:r>
          <w:delText xml:space="preserve">starts from a point</w:delText>
        </w:r>
      </w:del>
      <w:del w:id="777" w:author="PR Preview" w:date="2026-01-01T00:00:00Z">
        <w:r>
          <w:delText xml:space="preserve"> </w:delText>
        </w:r>
      </w:del>
      <w:del w:id="778" w:author="PR Preview" w:date="2026-01-01T00:00:00Z">
        <w:r>
          <w:delText xml:space="preserve">$\mathord{\smash[b]{\underset{\raise.3ex\hbox{$\scriptstyle\sim$}}{x}}\vphantom{x}}^{(0)}$</w:delText>
        </w:r>
      </w:del>
      <w:del w:id="779" w:author="PR Preview" w:date="2026-01-01T00:00:00Z">
        <w:r>
          <w:delText xml:space="preserve"> </w:delText>
        </w:r>
      </w:del>
      <w:del w:id="780" w:author="PR Preview" w:date="2026-01-01T00:00:00Z">
        <w:r>
          <w:delText xml:space="preserve">and computes</w:delText>
        </w:r>
      </w:del>
      <w:del w:id="781" w:author="PR Preview" w:date="2026-01-01T00:00:00Z">
        <w:r>
          <w:delText xml:space="preserve"> </w:delText>
        </w:r>
      </w:del>
      <w:del w:id="782" w:author="PR Preview" w:date="2026-01-01T00:00:00Z">
        <w:r>
          <w:delText xml:space="preserve">$\mathord{\smash[b]{\underset{\raise.3ex\hbox{$\scriptstyle\sim$}}{x}}\vphantom{x}}^{(t+1)}$</w:delText>
        </w:r>
      </w:del>
      <w:del w:id="783" w:author="PR Preview" w:date="2026-01-01T00:00:00Z">
        <w:r>
          <w:delText xml:space="preserve"> </w:delText>
        </w:r>
      </w:del>
      <w:del w:id="784" w:author="PR Preview" w:date="2026-01-01T00:00:00Z">
        <w:r>
          <w:delText xml:space="preserve">from</w:delText>
        </w:r>
      </w:del>
      <w:del w:id="785" w:author="PR Preview" w:date="2026-01-01T00:00:00Z">
        <w:r>
          <w:delText xml:space="preserve"> </w:delText>
        </w:r>
      </w:del>
      <w:del w:id="786" w:author="PR Preview" w:date="2026-01-01T00:00:00Z">
        <w:r>
          <w:delText xml:space="preserve">$\mathord{\smash[b]{\underset{\raise.3ex\hbox{$\scriptstyle\sim$}}{x}}\vphantom{x}}^{(t)}$</w:delText>
        </w:r>
      </w:del>
      <w:del w:id="787" w:author="PR Preview" w:date="2026-01-01T00:00:00Z">
        <w:r>
          <w:delText xml:space="preserve"> </w:delText>
        </w:r>
      </w:del>
      <w:del w:id="788" w:author="PR Preview" w:date="2026-01-01T00:00:00Z">
        <w:r>
          <w:delText xml:space="preserve">by a fixed rule, for</w:delText>
        </w:r>
      </w:del>
      <w:del w:id="789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790" w:author="PR Preview" w:date="2026-01-01T00:00:00Z">
        <w:r>
          <w:delText xml:space="preserve">.</w:delText>
        </w:r>
      </w:del>
    </w:p>
    <w:p>
      <w:pPr>
        <w:pStyle w:val="BodyText"/>
      </w:pPr>
      <w:del w:id="791" w:author="PR Preview" w:date="2026-01-01T00:00:00Z">
        <w:r>
          <w:rPr>
            <w:b/>
            <w:bCs/>
          </w:rPr>
          <w:delText xml:space="preserve">Definition 21 (Iterate)</w:delText>
        </w:r>
      </w:del>
      <w:del w:id="792" w:author="PR Preview" w:date="2026-01-01T00:00:00Z">
        <w:r>
          <w:delText xml:space="preserve"> </w:delText>
        </w:r>
      </w:del>
      <w:del w:id="793" w:author="PR Preview" w:date="2026-01-01T00:00:00Z">
        <w:r>
          <w:delText xml:space="preserve">In an iterative method (</w:delText>
        </w:r>
      </w:del>
      <w:hyperlink w:anchor="def-iterative-method">
        <w:del w:id="794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795" w:author="PR Preview" w:date="2026-01-01T00:00:00Z">
        <w:r>
          <w:delText xml:space="preserve">),</w:delText>
        </w:r>
      </w:del>
      <w:del w:id="796" w:author="PR Preview" w:date="2026-01-01T00:00:00Z">
        <w:r>
          <w:delText xml:space="preserve"> </w:delText>
        </w:r>
      </w:del>
      <w:del w:id="797" w:author="PR Preview" w:date="2026-01-01T00:00:00Z">
        <w:r>
          <w:delText xml:space="preserve">the points</w:delText>
        </w:r>
      </w:del>
      <w:del w:id="798" w:author="PR Preview" w:date="2026-01-01T00:00:00Z">
        <w:r>
          <w:delText xml:space="preserve"> </w:delText>
        </w:r>
      </w:del>
      <w:del w:id="799" w:author="PR Preview" w:date="2026-01-01T00:00:00Z">
        <w:r>
          <w:delText xml:space="preserve">$\mathord{\smash[b]{\underset{\raise.3ex\hbox{$\scriptstyle\sim$}}{x}}\vphantom{x}}^{(t)}$</w:delText>
        </w:r>
      </w:del>
      <w:del w:id="800" w:author="PR Preview" w:date="2026-01-01T00:00:00Z">
        <w:r>
          <w:delText xml:space="preserve"> </w:delText>
        </w:r>
      </w:del>
      <w:del w:id="801" w:author="PR Preview" w:date="2026-01-01T00:00:00Z">
        <w:r>
          <w:delText xml:space="preserve">are its</w:delText>
        </w:r>
      </w:del>
      <w:del w:id="802" w:author="PR Preview" w:date="2026-01-01T00:00:00Z">
        <w:r>
          <w:delText xml:space="preserve"> </w:delText>
        </w:r>
      </w:del>
      <w:del w:id="803" w:author="PR Preview" w:date="2026-01-01T00:00:00Z">
        <w:r>
          <w:rPr>
            <w:b/>
            <w:bCs/>
          </w:rPr>
          <w:delText xml:space="preserve">iterates</w:delText>
        </w:r>
      </w:del>
      <w:del w:id="804" w:author="PR Preview" w:date="2026-01-01T00:00:00Z">
        <w:r>
          <w:delText xml:space="preserve">.</w:delText>
        </w:r>
      </w:del>
    </w:p>
    <w:p>
      <w:pPr>
        <w:pStyle w:val="BodyText"/>
      </w:pPr>
      <w:del w:id="805" w:author="PR Preview" w:date="2026-01-01T00:00:00Z">
        <w:r>
          <w:rPr>
            <w:b/>
            <w:bCs/>
          </w:rPr>
          <w:delText xml:space="preserve">Definition 22 (Error of an iterate)</w:delText>
        </w:r>
      </w:del>
      <w:del w:id="806" w:author="PR Preview" w:date="2026-01-01T00:00:00Z">
        <w:r>
          <w:delText xml:space="preserve"> </w:delText>
        </w:r>
      </w:del>
      <w:del w:id="807" w:author="PR Preview" w:date="2026-01-01T00:00:00Z">
        <w:r>
          <w:delText xml:space="preserve">For a point</w:delText>
        </w:r>
      </w:del>
      <w:del w:id="808" w:author="PR Preview" w:date="2026-01-01T00:00:00Z">
        <w:r>
          <w:delText xml:space="preserve"> </w:delText>
        </w:r>
      </w:del>
      <w:del w:id="809" w:author="PR Preview" w:date="2026-01-01T00:00:00Z">
        <w:r>
          <w:delText xml:space="preserve">$\mathord{\smash[b]{\underset{\raise.3ex\hbox{$\scriptstyle\sim$}}{x}}\vphantom{x}}^*$</w:delText>
        </w:r>
      </w:del>
      <w:del w:id="810" w:author="PR Preview" w:date="2026-01-01T00:00:00Z">
        <w:r>
          <w:delText xml:space="preserve"> </w:delText>
        </w:r>
      </w:del>
      <w:del w:id="811" w:author="PR Preview" w:date="2026-01-01T00:00:00Z">
        <w:r>
          <w:delText xml:space="preserve">that an iterative method (</w:delText>
        </w:r>
      </w:del>
      <w:hyperlink w:anchor="def-iterative-method">
        <w:del w:id="812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813" w:author="PR Preview" w:date="2026-01-01T00:00:00Z">
        <w:r>
          <w:delText xml:space="preserve">) is meant to reach,</w:delText>
        </w:r>
      </w:del>
      <w:del w:id="814" w:author="PR Preview" w:date="2026-01-01T00:00:00Z">
        <w:r>
          <w:delText xml:space="preserve"> </w:delText>
        </w:r>
      </w:del>
      <w:del w:id="815" w:author="PR Preview" w:date="2026-01-01T00:00:00Z">
        <w:r>
          <w:delText xml:space="preserve">$\mathopen{}\left\lVert\mathord{\smash[b]{\underset{\raise.3ex\hbox{$\scriptstyle\sim$}}{x}}\vphantom{x}}^{(t)} - \mathord{\smash[b]{\underset{\raise.3ex\hbox{$\scriptstyle\sim$}}{x}}\vphantom{x}}^*\right\rVert\mathclose{}$</w:delText>
        </w:r>
      </w:del>
      <w:del w:id="816" w:author="PR Preview" w:date="2026-01-01T00:00:00Z">
        <w:r>
          <w:delText xml:space="preserve"> </w:delText>
        </w:r>
      </w:del>
      <w:del w:id="817" w:author="PR Preview" w:date="2026-01-01T00:00:00Z">
        <w:r>
          <w:delText xml:space="preserve">is the</w:delText>
        </w:r>
      </w:del>
      <w:del w:id="818" w:author="PR Preview" w:date="2026-01-01T00:00:00Z">
        <w:r>
          <w:delText xml:space="preserve"> </w:delText>
        </w:r>
      </w:del>
      <w:del w:id="819" w:author="PR Preview" w:date="2026-01-01T00:00:00Z">
        <w:r>
          <w:rPr>
            <w:b/>
            <w:bCs/>
          </w:rPr>
          <w:delText xml:space="preserve">error</w:delText>
        </w:r>
      </w:del>
      <w:del w:id="820" w:author="PR Preview" w:date="2026-01-01T00:00:00Z">
        <w:r>
          <w:delText xml:space="preserve"> </w:delText>
        </w:r>
      </w:del>
      <w:del w:id="821" w:author="PR Preview" w:date="2026-01-01T00:00:00Z">
        <w:r>
          <w:delText xml:space="preserve">of the iterate</w:delText>
        </w:r>
      </w:del>
      <w:del w:id="822" w:author="PR Preview" w:date="2026-01-01T00:00:00Z">
        <w:r>
          <w:delText xml:space="preserve"> </w:delText>
        </w:r>
      </w:del>
      <w:del w:id="823" w:author="PR Preview" w:date="2026-01-01T00:00:00Z">
        <w:r>
          <w:delText xml:space="preserve">$\mathord{\smash[b]{\underset{\raise.3ex\hbox{$\scriptstyle\sim$}}{x}}\vphantom{x}}^{(t)}$</w:delText>
        </w:r>
      </w:del>
      <w:del w:id="824" w:author="PR Preview" w:date="2026-01-01T00:00:00Z">
        <w:r>
          <w:delText xml:space="preserve"> </w:delText>
        </w:r>
      </w:del>
      <w:del w:id="825" w:author="PR Preview" w:date="2026-01-01T00:00:00Z">
        <w:r>
          <w:delText xml:space="preserve">(</w:delText>
        </w:r>
      </w:del>
      <w:hyperlink w:anchor="def-iterate">
        <w:del w:id="826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827" w:author="PR Preview" w:date="2026-01-01T00:00:00Z">
        <w:r>
          <w:delText xml:space="preserve">).</w:delText>
        </w:r>
      </w:del>
    </w:p>
    <w:p>
      <w:pPr>
        <w:pStyle w:val="BodyText"/>
      </w:pPr>
      <w:del w:id="828" w:author="PR Preview" w:date="2026-01-01T00:00:00Z">
        <w:r>
          <w:rPr>
            <w:b/>
            <w:bCs/>
          </w:rPr>
          <w:delText xml:space="preserve">Definition 23 (Convergence of a sequence of vectors)</w:delText>
        </w:r>
      </w:del>
      <w:del w:id="829" w:author="PR Preview" w:date="2026-01-01T00:00:00Z">
        <w:r>
          <w:delText xml:space="preserve"> </w:delText>
        </w:r>
      </w:del>
      <w:del w:id="830" w:author="PR Preview" w:date="2026-01-01T00:00:00Z">
        <w:r>
          <w:delText xml:space="preserve">A</w:delText>
        </w:r>
      </w:del>
      <w:del w:id="831" w:author="PR Preview" w:date="2026-01-01T00:00:00Z">
        <w:r>
          <w:delText xml:space="preserve"> </w:delText>
        </w:r>
      </w:del>
      <w:hyperlink r:id="rId154">
        <w:del w:id="832" w:author="PR Preview" w:date="2026-01-01T00:00:00Z">
          <w:r>
            <w:rPr>
              <w:rStyle w:val="Hyperlink"/>
            </w:rPr>
            <w:delText xml:space="preserve">sequence</w:delText>
          </w:r>
        </w:del>
      </w:hyperlink>
      <w:del w:id="833" w:author="PR Preview" w:date="2026-01-01T00:00:00Z">
        <w:r>
          <w:delText xml:space="preserve"> </w:delText>
        </w:r>
      </w:del>
      <w:del w:id="834" w:author="PR Preview" w:date="2026-01-01T00:00:00Z">
        <w:r>
          <w:delText xml:space="preserve">$\mathord{\smash[b]{\underset{\raise.3ex\hbox{$\scriptstyle\sim$}}{x}}\vphantom{x}}^{(0)}, \mathord{\smash[b]{\underset{\raise.3ex\hbox{$\scriptstyle\sim$}}{x}}\vphantom{x}}^{(1)}, \ldots$</w:delText>
        </w:r>
      </w:del>
      <w:del w:id="835" w:author="PR Preview" w:date="2026-01-01T00:00:00Z">
        <w:r>
          <w:delText xml:space="preserve"> </w:delText>
        </w:r>
      </w:del>
      <w:del w:id="836" w:author="PR Preview" w:date="2026-01-01T00:00:00Z">
        <w:r>
          <w:delText xml:space="preserve">in</w:delText>
        </w:r>
      </w:del>
      <w:del w:id="83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838" w:author="PR Preview" w:date="2026-01-01T00:00:00Z">
        <w:r>
          <w:delText xml:space="preserve"> </w:delText>
        </w:r>
      </w:del>
      <w:del w:id="839" w:author="PR Preview" w:date="2026-01-01T00:00:00Z">
        <w:r>
          <w:rPr>
            <w:b/>
            <w:bCs/>
          </w:rPr>
          <w:delText xml:space="preserve">converges</w:delText>
        </w:r>
      </w:del>
      <w:del w:id="840" w:author="PR Preview" w:date="2026-01-01T00:00:00Z">
        <w:r>
          <w:delText xml:space="preserve"> </w:delText>
        </w:r>
      </w:del>
      <w:del w:id="841" w:author="PR Preview" w:date="2026-01-01T00:00:00Z">
        <w:r>
          <w:delText xml:space="preserve">to</w:delText>
        </w:r>
      </w:del>
      <w:del w:id="842" w:author="PR Preview" w:date="2026-01-01T00:00:00Z">
        <w:r>
          <w:delText xml:space="preserve"> </w:delText>
        </w:r>
      </w:del>
      <w:del w:id="843" w:author="PR Preview" w:date="2026-01-01T00:00:00Z">
        <w:r>
          <w:delText xml:space="preserve">$\mathord{\smash[b]{\underset{\raise.3ex\hbox{$\scriptstyle\sim$}}{x}}\vphantom{x}}^* \in \mathbb{R}^p$</w:delText>
        </w:r>
      </w:del>
      <w:del w:id="844" w:author="PR Preview" w:date="2026-01-01T00:00:00Z">
        <w:r>
          <w:delText xml:space="preserve"> </w:delText>
        </w:r>
      </w:del>
      <w:del w:id="845" w:author="PR Preview" w:date="2026-01-01T00:00:00Z">
        <w:r>
          <w:delText xml:space="preserve">if the sequence of distances</w:delText>
        </w:r>
      </w:del>
      <w:del w:id="846" w:author="PR Preview" w:date="2026-01-01T00:00:00Z">
        <w:r>
          <w:delText xml:space="preserve"> </w:delText>
        </w:r>
      </w:del>
      <w:del w:id="847" w:author="PR Preview" w:date="2026-01-01T00:00:00Z">
        <w:r>
          <w:delText xml:space="preserve">$\mathopen{}\left\lVert\mathord{\smash[b]{\underset{\raise.3ex\hbox{$\scriptstyle\sim$}}{x}}\vphantom{x}}^{(t)} - \mathord{\smash[b]{\underset{\raise.3ex\hbox{$\scriptstyle\sim$}}{x}}\vphantom{x}}^*\right\rVert\mathclose{}$</w:delText>
        </w:r>
      </w:del>
      <w:del w:id="848" w:author="PR Preview" w:date="2026-01-01T00:00:00Z">
        <w:r>
          <w:delText xml:space="preserve"> </w:delText>
        </w:r>
      </w:del>
      <w:hyperlink r:id="rId155">
        <w:del w:id="849" w:author="PR Preview" w:date="2026-01-01T00:00:00Z">
          <w:r>
            <w:rPr>
              <w:rStyle w:val="Hyperlink"/>
            </w:rPr>
            <w:delText xml:space="preserve">converges</w:delText>
          </w:r>
        </w:del>
      </w:hyperlink>
      <w:del w:id="850" w:author="PR Preview" w:date="2026-01-01T00:00:00Z">
        <w:r>
          <w:delText xml:space="preserve"> </w:delText>
        </w:r>
      </w:del>
      <w:del w:id="851" w:author="PR Preview" w:date="2026-01-01T00:00:00Z">
        <w:r>
          <w:delText xml:space="preserve">to</w:delText>
        </w:r>
      </w:del>
      <w:del w:id="852" w:author="PR Preview" w:date="2026-01-01T00:00:00Z">
        <w:r>
          <w:delText xml:space="preserve"> </w:delText>
        </w:r>
      </w:del>
      <m:oMath>
        <m:r>
          <m:t>0</m:t>
        </m:r>
      </m:oMath>
      <w:del w:id="853" w:author="PR Preview" w:date="2026-01-01T00:00:00Z">
        <w:r>
          <w:delText xml:space="preserve">.</w:delText>
        </w:r>
      </w:del>
      <w:del w:id="854" w:author="PR Preview" w:date="2026-01-01T00:00:00Z">
        <w:r>
          <w:delText xml:space="preserve"> </w:delText>
        </w:r>
      </w:del>
      <w:del w:id="855" w:author="PR Preview" w:date="2026-01-01T00:00:00Z">
        <w:r>
          <w:delText xml:space="preserve">For</w:delText>
        </w:r>
      </w:del>
      <w:del w:id="85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857" w:author="PR Preview" w:date="2026-01-01T00:00:00Z">
        <w:r>
          <w:delText xml:space="preserve">,</w:delText>
        </w:r>
      </w:del>
      <w:del w:id="85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del w:id="859" w:author="PR Preview" w:date="2026-01-01T00:00:00Z">
        <w:r>
          <w:delText xml:space="preserve">,</w:delText>
        </w:r>
      </w:del>
      <w:del w:id="860" w:author="PR Preview" w:date="2026-01-01T00:00:00Z">
        <w:r>
          <w:delText xml:space="preserve"> </w:delText>
        </w:r>
      </w:del>
      <w:del w:id="861" w:author="PR Preview" w:date="2026-01-01T00:00:00Z">
        <w:r>
          <w:delText xml:space="preserve">and this is the convergence of a sequence of numbers to</w:delText>
        </w:r>
      </w:del>
      <w:del w:id="862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del w:id="863" w:author="PR Preview" w:date="2026-01-01T00:00:00Z">
        <w:r>
          <w:delText xml:space="preserve">.</w:delText>
        </w:r>
      </w:del>
    </w:p>
    <w:p>
      <w:pPr>
        <w:pStyle w:val="BodyText"/>
      </w:pPr>
      <w:del w:id="864" w:author="PR Preview" w:date="2026-01-01T00:00:00Z">
        <w:r>
          <w:rPr>
            <w:b/>
            <w:bCs/>
          </w:rPr>
          <w:delText xml:space="preserve">Example 34 (Halving a vector)</w:delText>
        </w:r>
      </w:del>
      <w:del w:id="865" w:author="PR Preview" w:date="2026-01-01T00:00:00Z">
        <w:r>
          <w:delText xml:space="preserve"> </w:delText>
        </w:r>
      </w:del>
      <w:del w:id="866" w:author="PR Preview" w:date="2026-01-01T00:00:00Z">
        <w:r>
          <w:delText xml:space="preserve">The iterative method</w:delText>
        </w:r>
      </w:del>
      <w:del w:id="867" w:author="PR Preview" w:date="2026-01-01T00:00:00Z">
        <w:r>
          <w:delText xml:space="preserve"> </w:delText>
        </w:r>
      </w:del>
      <w:del w:id="868" w:author="PR Preview" w:date="2026-01-01T00:00:00Z">
        <w:r>
          <w:delText xml:space="preserve">$\mathord{\smash[b]{\underset{\raise.3ex\hbox{$\scriptstyle\sim$}}{x}}\vphantom{x}}^{(t+1)} = \tfrac{1}{2}\,\mathord{\smash[b]{\underset{\raise.3ex\hbox{$\scriptstyle\sim$}}{x}}\vphantom{x}}^{(t)}$</w:delText>
        </w:r>
      </w:del>
      <w:del w:id="869" w:author="PR Preview" w:date="2026-01-01T00:00:00Z">
        <w:r>
          <w:delText xml:space="preserve"> </w:delText>
        </w:r>
      </w:del>
      <w:del w:id="870" w:author="PR Preview" w:date="2026-01-01T00:00:00Z">
        <w:r>
          <w:delText xml:space="preserve">from</w:delText>
        </w:r>
      </w:del>
      <w:del w:id="871" w:author="PR Preview" w:date="2026-01-01T00:00:00Z">
        <w:r>
          <w:delText xml:space="preserve"> </w:delText>
        </w:r>
      </w:del>
      <w:del w:id="872" w:author="PR Preview" w:date="2026-01-01T00:00:00Z">
        <w:r>
          <w:delText xml:space="preserve">$\mathord{\smash[b]{\underset{\raise.3ex\hbox{$\scriptstyle\sim$}}{x}}\vphantom{x}}^{(0)} = {(4, 2)}^{\top}$</w:delText>
        </w:r>
      </w:del>
      <w:del w:id="873" w:author="PR Preview" w:date="2026-01-01T00:00:00Z">
        <w:r>
          <w:delText xml:space="preserve"> </w:delText>
        </w:r>
      </w:del>
      <w:del w:id="874" w:author="PR Preview" w:date="2026-01-01T00:00:00Z">
        <w:r>
          <w:delText xml:space="preserve">has iterates</w:delText>
        </w:r>
      </w:del>
      <w:del w:id="875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876" w:author="PR Preview" w:date="2026-01-01T00:00:00Z">
        <w:r>
          <w:delText xml:space="preserve">,</w:delText>
        </w:r>
      </w:del>
      <w:del w:id="877" w:author="PR Preview" w:date="2026-01-01T00:00:00Z">
        <w:r>
          <w:delText xml:space="preserve"> </w:delText>
        </w:r>
      </w:del>
      <w:del w:id="878" w:author="PR Preview" w:date="2026-01-01T00:00:00Z">
        <w:r>
          <w:delText xml:space="preserve">that is,</w:delText>
        </w:r>
      </w:del>
      <w:del w:id="879" w:author="PR Preview" w:date="2026-01-01T00:00:00Z">
        <w:r>
          <w:delText xml:space="preserve"> </w:delText>
        </w:r>
      </w:del>
      <w:del w:id="880" w:author="PR Preview" w:date="2026-01-01T00:00:00Z">
        <w:r>
          <w:delText xml:space="preserve">$\mathord{\smash[b]{\underset{\raise.3ex\hbox{$\scriptstyle\sim$}}{x}}\vphantom{x}}^{(t)} = 2^{-t}\,{(4, 2)}^{\top}$</w:delText>
        </w:r>
      </w:del>
      <w:del w:id="881" w:author="PR Preview" w:date="2026-01-01T00:00:00Z">
        <w:r>
          <w:delText xml:space="preserve">.</w:delText>
        </w:r>
      </w:del>
      <w:del w:id="882" w:author="PR Preview" w:date="2026-01-01T00:00:00Z">
        <w:r>
          <w:delText xml:space="preserve"> </w:delText>
        </w:r>
      </w:del>
      <w:del w:id="883" w:author="PR Preview" w:date="2026-01-01T00:00:00Z">
        <w:r>
          <w:delText xml:space="preserve">With</w:delText>
        </w:r>
      </w:del>
      <w:del w:id="884" w:author="PR Preview" w:date="2026-01-01T00:00:00Z">
        <w:r>
          <w:delText xml:space="preserve"> </w:delText>
        </w:r>
      </w:del>
      <w:del w:id="885" w:author="PR Preview" w:date="2026-01-01T00:00:00Z">
        <w:r>
          <w:delText xml:space="preserve">$\mathord{\smash[b]{\underset{\raise.3ex\hbox{$\scriptstyle\sim$}}{x}}\vphantom{x}}^* = \mathord{\smash[b]{\underset{\raise.3ex\hbox{$\scriptstyle\sim$}}{0}}\vphantom{0}}$</w:delText>
        </w:r>
      </w:del>
      <w:del w:id="886" w:author="PR Preview" w:date="2026-01-01T00:00:00Z">
        <w:r>
          <w:delText xml:space="preserve">, the error of</w:delText>
        </w:r>
      </w:del>
      <w:del w:id="887" w:author="PR Preview" w:date="2026-01-01T00:00:00Z">
        <w:r>
          <w:delText xml:space="preserve"> </w:delText>
        </w:r>
      </w:del>
      <w:del w:id="888" w:author="PR Preview" w:date="2026-01-01T00:00:00Z">
        <w:r>
          <w:delText xml:space="preserve">$\mathord{\smash[b]{\underset{\raise.3ex\hbox{$\scriptstyle\sim$}}{x}}\vphantom{x}}^{(t)}$</w:delText>
        </w:r>
      </w:del>
      <w:del w:id="889" w:author="PR Preview" w:date="2026-01-01T00:00:00Z">
        <w:r>
          <w:delText xml:space="preserve"> </w:delText>
        </w:r>
      </w:del>
      <w:del w:id="890" w:author="PR Preview" w:date="2026-01-01T00:00:00Z">
        <w:r>
          <w:delText xml:space="preserve">is</w:delText>
        </w:r>
      </w:del>
    </w:p>
    <w:p>
      <w:pPr>
        <w:pStyle w:val="FirstParagraph"/>
      </w:pPr>
      <w:ins w:id="891" w:author="PR Preview" w:date="2026-01-01T00:00:00Z">
        <w:r>
          <w:rPr>
            <w:b/>
            <w:bCs/>
          </w:rPr>
          <w:t xml:space="preserve">Definition 21 (Iterative method)</w:t>
        </w:r>
      </w:ins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An</w:t>
        </w:r>
      </w:ins>
      <w:ins w:id="894" w:author="PR Preview" w:date="2026-01-01T00:00:00Z">
        <w:r>
          <w:t xml:space="preserve"> </w:t>
        </w:r>
      </w:ins>
      <w:ins w:id="895" w:author="PR Preview" w:date="2026-01-01T00:00:00Z">
        <w:r>
          <w:rPr>
            <w:b/>
            <w:bCs/>
          </w:rPr>
          <w:t xml:space="preserve">iterative method</w:t>
        </w:r>
      </w:ins>
      <w:ins w:id="896" w:author="PR Preview" w:date="2026-01-01T00:00:00Z">
        <w:r>
          <w:t xml:space="preserve"> </w:t>
        </w:r>
      </w:ins>
      <w:ins w:id="897" w:author="PR Preview" w:date="2026-01-01T00:00:00Z">
        <w:r>
          <w:t xml:space="preserve">[12]</w:t>
        </w:r>
      </w:ins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starts from a point</w:t>
        </w:r>
      </w:ins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$\mathord{\smash[b]{\underset{\raise.3ex\hbox{$\scriptstyle\sim$}}{x}}\vphantom{x}}^{(0)}$</w:t>
        </w:r>
      </w:ins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and computes</w:t>
        </w:r>
      </w:ins>
      <w:ins w:id="904" w:author="PR Preview" w:date="2026-01-01T00:00:00Z">
        <w:r>
          <w:t xml:space="preserve"> </w:t>
        </w:r>
      </w:ins>
      <w:ins w:id="905" w:author="PR Preview" w:date="2026-01-01T00:00:00Z">
        <w:r>
          <w:t xml:space="preserve">$\mathord{\smash[b]{\underset{\raise.3ex\hbox{$\scriptstyle\sim$}}{x}}\vphantom{x}}^{(t+1)}$</w:t>
        </w:r>
      </w:ins>
      <w:ins w:id="906" w:author="PR Preview" w:date="2026-01-01T00:00:00Z">
        <w:r>
          <w:t xml:space="preserve"> </w:t>
        </w:r>
      </w:ins>
      <w:ins w:id="907" w:author="PR Preview" w:date="2026-01-01T00:00:00Z">
        <w:r>
          <w:t xml:space="preserve">from</w:t>
        </w:r>
      </w:ins>
      <w:ins w:id="908" w:author="PR Preview" w:date="2026-01-01T00:00:00Z">
        <w:r>
          <w:t xml:space="preserve"> </w:t>
        </w:r>
      </w:ins>
      <w:ins w:id="909" w:author="PR Preview" w:date="2026-01-01T00:00:00Z">
        <w:r>
          <w:t xml:space="preserve">$\mathord{\smash[b]{\underset{\raise.3ex\hbox{$\scriptstyle\sim$}}{x}}\vphantom{x}}^{(t)}$</w:t>
        </w:r>
      </w:ins>
      <w:ins w:id="910" w:author="PR Preview" w:date="2026-01-01T00:00:00Z">
        <w:r>
          <w:t xml:space="preserve"> </w:t>
        </w:r>
      </w:ins>
      <w:ins w:id="911" w:author="PR Preview" w:date="2026-01-01T00:00:00Z">
        <w:r>
          <w:t xml:space="preserve">by a fixed rule, for</w:t>
        </w:r>
      </w:ins>
      <w:ins w:id="912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913" w:author="PR Preview" w:date="2026-01-01T00:00:00Z">
        <w:r>
          <w:t xml:space="preserve">.</w:t>
        </w:r>
      </w:ins>
    </w:p>
    <w:bookmarkEnd w:id="151"/>
    <w:bookmarkStart w:id="152" w:name="def-iterate"/>
    <w:p>
      <w:pPr>
        <w:pStyle w:val="BodyText"/>
      </w:pPr>
      <w:ins w:id="914" w:author="PR Preview" w:date="2026-01-01T00:00:00Z">
        <w:r>
          <w:rPr>
            <w:b/>
            <w:bCs/>
          </w:rPr>
          <w:t xml:space="preserve">Definition 22 (Iterate)</w:t>
        </w:r>
      </w:ins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In an iterative method (</w:t>
        </w:r>
      </w:ins>
      <w:hyperlink w:anchor="def-iterative-method">
        <w:ins w:id="917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918" w:author="PR Preview" w:date="2026-01-01T00:00:00Z">
        <w:r>
          <w:t xml:space="preserve">),</w:t>
        </w:r>
      </w:ins>
      <w:ins w:id="919" w:author="PR Preview" w:date="2026-01-01T00:00:00Z">
        <w:r>
          <w:t xml:space="preserve"> </w:t>
        </w:r>
      </w:ins>
      <w:ins w:id="920" w:author="PR Preview" w:date="2026-01-01T00:00:00Z">
        <w:r>
          <w:t xml:space="preserve">the points</w:t>
        </w:r>
      </w:ins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$\mathord{\smash[b]{\underset{\raise.3ex\hbox{$\scriptstyle\sim$}}{x}}\vphantom{x}}^{(t)}$</w:t>
        </w:r>
      </w:ins>
      <w:ins w:id="923" w:author="PR Preview" w:date="2026-01-01T00:00:00Z">
        <w:r>
          <w:t xml:space="preserve"> </w:t>
        </w:r>
      </w:ins>
      <w:ins w:id="924" w:author="PR Preview" w:date="2026-01-01T00:00:00Z">
        <w:r>
          <w:t xml:space="preserve">are its</w:t>
        </w:r>
      </w:ins>
      <w:ins w:id="925" w:author="PR Preview" w:date="2026-01-01T00:00:00Z">
        <w:r>
          <w:t xml:space="preserve"> </w:t>
        </w:r>
      </w:ins>
      <w:ins w:id="926" w:author="PR Preview" w:date="2026-01-01T00:00:00Z">
        <w:r>
          <w:rPr>
            <w:b/>
            <w:bCs/>
          </w:rPr>
          <w:t xml:space="preserve">iterates</w:t>
        </w:r>
      </w:ins>
      <w:ins w:id="927" w:author="PR Preview" w:date="2026-01-01T00:00:00Z">
        <w:r>
          <w:t xml:space="preserve">.</w:t>
        </w:r>
      </w:ins>
    </w:p>
    <w:bookmarkEnd w:id="152"/>
    <w:bookmarkStart w:id="153" w:name="def-iterate-error"/>
    <w:p>
      <w:pPr>
        <w:pStyle w:val="BodyText"/>
      </w:pPr>
      <w:ins w:id="928" w:author="PR Preview" w:date="2026-01-01T00:00:00Z">
        <w:r>
          <w:rPr>
            <w:b/>
            <w:bCs/>
          </w:rPr>
          <w:t xml:space="preserve">Definition 23 (Error of an iterate)</w:t>
        </w:r>
      </w:ins>
      <w:ins w:id="929" w:author="PR Preview" w:date="2026-01-01T00:00:00Z">
        <w:r>
          <w:t xml:space="preserve"> </w:t>
        </w:r>
      </w:ins>
      <w:ins w:id="930" w:author="PR Preview" w:date="2026-01-01T00:00:00Z">
        <w:r>
          <w:t xml:space="preserve">For a point</w:t>
        </w:r>
      </w:ins>
      <w:ins w:id="931" w:author="PR Preview" w:date="2026-01-01T00:00:00Z">
        <w:r>
          <w:t xml:space="preserve"> </w:t>
        </w:r>
      </w:ins>
      <w:ins w:id="932" w:author="PR Preview" w:date="2026-01-01T00:00:00Z">
        <w:r>
          <w:t xml:space="preserve">$\mathord{\smash[b]{\underset{\raise.3ex\hbox{$\scriptstyle\sim$}}{x}}\vphantom{x}}^*$</w:t>
        </w:r>
      </w:ins>
      <w:ins w:id="933" w:author="PR Preview" w:date="2026-01-01T00:00:00Z">
        <w:r>
          <w:t xml:space="preserve"> </w:t>
        </w:r>
      </w:ins>
      <w:ins w:id="934" w:author="PR Preview" w:date="2026-01-01T00:00:00Z">
        <w:r>
          <w:t xml:space="preserve">that an iterative method (</w:t>
        </w:r>
      </w:ins>
      <w:hyperlink w:anchor="def-iterative-method">
        <w:ins w:id="935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936" w:author="PR Preview" w:date="2026-01-01T00:00:00Z">
        <w:r>
          <w:t xml:space="preserve">) is meant to reach,</w:t>
        </w:r>
      </w:ins>
      <w:ins w:id="937" w:author="PR Preview" w:date="2026-01-01T00:00:00Z">
        <w:r>
          <w:t xml:space="preserve"> </w:t>
        </w:r>
      </w:ins>
      <w:ins w:id="938" w:author="PR Preview" w:date="2026-01-01T00:00:00Z">
        <w:r>
          <w:t xml:space="preserve">$\mathopen{}\left\lVert\mathord{\smash[b]{\underset{\raise.3ex\hbox{$\scriptstyle\sim$}}{x}}\vphantom{x}}^{(t)} - \mathord{\smash[b]{\underset{\raise.3ex\hbox{$\scriptstyle\sim$}}{x}}\vphantom{x}}^*\right\rVert\mathclose{}$</w:t>
        </w:r>
      </w:ins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is the</w:t>
        </w:r>
      </w:ins>
      <w:ins w:id="941" w:author="PR Preview" w:date="2026-01-01T00:00:00Z">
        <w:r>
          <w:t xml:space="preserve"> </w:t>
        </w:r>
      </w:ins>
      <w:ins w:id="942" w:author="PR Preview" w:date="2026-01-01T00:00:00Z">
        <w:r>
          <w:rPr>
            <w:b/>
            <w:bCs/>
          </w:rPr>
          <w:t xml:space="preserve">error</w:t>
        </w:r>
      </w:ins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of the iterate</w:t>
        </w:r>
      </w:ins>
      <w:ins w:id="945" w:author="PR Preview" w:date="2026-01-01T00:00:00Z">
        <w:r>
          <w:t xml:space="preserve"> </w:t>
        </w:r>
      </w:ins>
      <w:ins w:id="946" w:author="PR Preview" w:date="2026-01-01T00:00:00Z">
        <w:r>
          <w:t xml:space="preserve">$\mathord{\smash[b]{\underset{\raise.3ex\hbox{$\scriptstyle\sim$}}{x}}\vphantom{x}}^{(t)}$</w:t>
        </w:r>
      </w:ins>
      <w:ins w:id="947" w:author="PR Preview" w:date="2026-01-01T00:00:00Z">
        <w:r>
          <w:t xml:space="preserve"> </w:t>
        </w:r>
      </w:ins>
      <w:ins w:id="948" w:author="PR Preview" w:date="2026-01-01T00:00:00Z">
        <w:r>
          <w:t xml:space="preserve">(</w:t>
        </w:r>
      </w:ins>
      <w:hyperlink w:anchor="def-iterate">
        <w:ins w:id="949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950" w:author="PR Preview" w:date="2026-01-01T00:00:00Z">
        <w:r>
          <w:t xml:space="preserve">).</w:t>
        </w:r>
      </w:ins>
    </w:p>
    <w:bookmarkEnd w:id="153"/>
    <w:bookmarkStart w:id="156" w:name="def-vector-sequence-limit"/>
    <w:p>
      <w:pPr>
        <w:pStyle w:val="BodyText"/>
      </w:pPr>
      <w:ins w:id="951" w:author="PR Preview" w:date="2026-01-01T00:00:00Z">
        <w:r>
          <w:rPr>
            <w:b/>
            <w:bCs/>
          </w:rPr>
          <w:t xml:space="preserve">Definition 24 (Convergence of a sequence of vectors)</w:t>
        </w:r>
      </w:ins>
      <w:ins w:id="952" w:author="PR Preview" w:date="2026-01-01T00:00:00Z">
        <w:r>
          <w:t xml:space="preserve"> </w:t>
        </w:r>
      </w:ins>
      <w:ins w:id="953" w:author="PR Preview" w:date="2026-01-01T00:00:00Z">
        <w:r>
          <w:t xml:space="preserve">A</w:t>
        </w:r>
      </w:ins>
      <w:ins w:id="954" w:author="PR Preview" w:date="2026-01-01T00:00:00Z">
        <w:r>
          <w:t xml:space="preserve"> </w:t>
        </w:r>
      </w:ins>
      <w:hyperlink r:id="rId154">
        <w:ins w:id="955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956" w:author="PR Preview" w:date="2026-01-01T00:00:00Z">
        <w:r>
          <w:t xml:space="preserve"> </w:t>
        </w:r>
      </w:ins>
      <w:ins w:id="957" w:author="PR Preview" w:date="2026-01-01T00:00:00Z">
        <w:r>
          <w:t xml:space="preserve">$\mathord{\smash[b]{\underset{\raise.3ex\hbox{$\scriptstyle\sim$}}{x}}\vphantom{x}}^{(0)}, \mathord{\smash[b]{\underset{\raise.3ex\hbox{$\scriptstyle\sim$}}{x}}\vphantom{x}}^{(1)}, \ldots$</w:t>
        </w:r>
      </w:ins>
      <w:ins w:id="958" w:author="PR Preview" w:date="2026-01-01T00:00:00Z">
        <w:r>
          <w:t xml:space="preserve"> </w:t>
        </w:r>
      </w:ins>
      <w:ins w:id="959" w:author="PR Preview" w:date="2026-01-01T00:00:00Z">
        <w:r>
          <w:t xml:space="preserve">in</w:t>
        </w:r>
      </w:ins>
      <w:ins w:id="96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961" w:author="PR Preview" w:date="2026-01-01T00:00:00Z">
        <w:r>
          <w:t xml:space="preserve"> </w:t>
        </w:r>
      </w:ins>
      <w:ins w:id="962" w:author="PR Preview" w:date="2026-01-01T00:00:00Z">
        <w:r>
          <w:rPr>
            <w:b/>
            <w:bCs/>
          </w:rPr>
          <w:t xml:space="preserve">converges</w:t>
        </w:r>
      </w:ins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to</w:t>
        </w:r>
      </w:ins>
      <w:ins w:id="965" w:author="PR Preview" w:date="2026-01-01T00:00:00Z">
        <w:r>
          <w:t xml:space="preserve"> </w:t>
        </w:r>
      </w:ins>
      <w:ins w:id="966" w:author="PR Preview" w:date="2026-01-01T00:00:00Z">
        <w:r>
          <w:t xml:space="preserve">$\mathord{\smash[b]{\underset{\raise.3ex\hbox{$\scriptstyle\sim$}}{x}}\vphantom{x}}^* \in \mathbb{R}^p$</w:t>
        </w:r>
      </w:ins>
      <w:ins w:id="967" w:author="PR Preview" w:date="2026-01-01T00:00:00Z">
        <w:r>
          <w:t xml:space="preserve"> </w:t>
        </w:r>
      </w:ins>
      <w:ins w:id="968" w:author="PR Preview" w:date="2026-01-01T00:00:00Z">
        <w:r>
          <w:t xml:space="preserve">if the sequence of distances</w:t>
        </w:r>
      </w:ins>
      <w:ins w:id="969" w:author="PR Preview" w:date="2026-01-01T00:00:00Z">
        <w:r>
          <w:t xml:space="preserve"> </w:t>
        </w:r>
      </w:ins>
      <w:ins w:id="970" w:author="PR Preview" w:date="2026-01-01T00:00:00Z">
        <w:r>
          <w:t xml:space="preserve">$\mathopen{}\left\lVert\mathord{\smash[b]{\underset{\raise.3ex\hbox{$\scriptstyle\sim$}}{x}}\vphantom{x}}^{(t)} - \mathord{\smash[b]{\underset{\raise.3ex\hbox{$\scriptstyle\sim$}}{x}}\vphantom{x}}^*\right\rVert\mathclose{}$</w:t>
        </w:r>
      </w:ins>
      <w:ins w:id="971" w:author="PR Preview" w:date="2026-01-01T00:00:00Z">
        <w:r>
          <w:t xml:space="preserve"> </w:t>
        </w:r>
      </w:ins>
      <w:hyperlink r:id="rId155">
        <w:ins w:id="972" w:author="PR Preview" w:date="2026-01-01T00:00:00Z">
          <w:r>
            <w:rPr>
              <w:rStyle w:val="Hyperlink"/>
            </w:rPr>
            <w:t xml:space="preserve">converges</w:t>
          </w:r>
        </w:ins>
      </w:hyperlink>
      <w:ins w:id="973" w:author="PR Preview" w:date="2026-01-01T00:00:00Z">
        <w:r>
          <w:t xml:space="preserve"> </w:t>
        </w:r>
      </w:ins>
      <w:ins w:id="974" w:author="PR Preview" w:date="2026-01-01T00:00:00Z">
        <w:r>
          <w:t xml:space="preserve">to</w:t>
        </w:r>
      </w:ins>
      <w:ins w:id="975" w:author="PR Preview" w:date="2026-01-01T00:00:00Z">
        <w:r>
          <w:t xml:space="preserve"> </w:t>
        </w:r>
      </w:ins>
      <m:oMath>
        <m:r>
          <m:t>0</m:t>
        </m:r>
      </m:oMath>
      <w:ins w:id="976" w:author="PR Preview" w:date="2026-01-01T00:00:00Z">
        <w:r>
          <w:t xml:space="preserve">.</w:t>
        </w:r>
      </w:ins>
      <w:ins w:id="977" w:author="PR Preview" w:date="2026-01-01T00:00:00Z">
        <w:r>
          <w:t xml:space="preserve"> </w:t>
        </w:r>
      </w:ins>
      <w:ins w:id="978" w:author="PR Preview" w:date="2026-01-01T00:00:00Z">
        <w:r>
          <w:t xml:space="preserve">For</w:t>
        </w:r>
      </w:ins>
      <w:ins w:id="97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980" w:author="PR Preview" w:date="2026-01-01T00:00:00Z">
        <w:r>
          <w:t xml:space="preserve">,</w:t>
        </w:r>
      </w:ins>
      <w:ins w:id="981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ins w:id="982" w:author="PR Preview" w:date="2026-01-01T00:00:00Z">
        <w:r>
          <w:t xml:space="preserve">,</w:t>
        </w:r>
      </w:ins>
      <w:ins w:id="983" w:author="PR Preview" w:date="2026-01-01T00:00:00Z">
        <w:r>
          <w:t xml:space="preserve"> </w:t>
        </w:r>
      </w:ins>
      <w:ins w:id="984" w:author="PR Preview" w:date="2026-01-01T00:00:00Z">
        <w:r>
          <w:t xml:space="preserve">and this is the convergence of a sequence of numbers to</w:t>
        </w:r>
      </w:ins>
      <w:ins w:id="985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ins w:id="986" w:author="PR Preview" w:date="2026-01-01T00:00:00Z">
        <w:r>
          <w:t xml:space="preserve">.</w:t>
        </w:r>
      </w:ins>
    </w:p>
    <w:bookmarkEnd w:id="156"/>
    <w:bookmarkStart w:id="157" w:name="exm-vector-sequence-limit"/>
    <w:p>
      <w:pPr>
        <w:pStyle w:val="BodyText"/>
      </w:pPr>
      <w:ins w:id="987" w:author="PR Preview" w:date="2026-01-01T00:00:00Z">
        <w:r>
          <w:rPr>
            <w:b/>
            <w:bCs/>
          </w:rPr>
          <w:t xml:space="preserve">Example 35 (Halving a vector)</w:t>
        </w:r>
      </w:ins>
      <w:ins w:id="988" w:author="PR Preview" w:date="2026-01-01T00:00:00Z">
        <w:r>
          <w:t xml:space="preserve"> </w:t>
        </w:r>
      </w:ins>
      <w:ins w:id="989" w:author="PR Preview" w:date="2026-01-01T00:00:00Z">
        <w:r>
          <w:t xml:space="preserve">The iterative method</w:t>
        </w:r>
      </w:ins>
      <w:ins w:id="990" w:author="PR Preview" w:date="2026-01-01T00:00:00Z">
        <w:r>
          <w:t xml:space="preserve"> </w:t>
        </w:r>
      </w:ins>
      <w:ins w:id="991" w:author="PR Preview" w:date="2026-01-01T00:00:00Z">
        <w:r>
          <w:t xml:space="preserve">$\mathord{\smash[b]{\underset{\raise.3ex\hbox{$\scriptstyle\sim$}}{x}}\vphantom{x}}^{(t+1)} = \tfrac{1}{2}\,\mathord{\smash[b]{\underset{\raise.3ex\hbox{$\scriptstyle\sim$}}{x}}\vphantom{x}}^{(t)}$</w:t>
        </w:r>
      </w:ins>
      <w:ins w:id="992" w:author="PR Preview" w:date="2026-01-01T00:00:00Z">
        <w:r>
          <w:t xml:space="preserve"> </w:t>
        </w:r>
      </w:ins>
      <w:ins w:id="993" w:author="PR Preview" w:date="2026-01-01T00:00:00Z">
        <w:r>
          <w:t xml:space="preserve">from</w:t>
        </w:r>
      </w:ins>
      <w:ins w:id="994" w:author="PR Preview" w:date="2026-01-01T00:00:00Z">
        <w:r>
          <w:t xml:space="preserve"> </w:t>
        </w:r>
      </w:ins>
      <w:ins w:id="995" w:author="PR Preview" w:date="2026-01-01T00:00:00Z">
        <w:r>
          <w:t xml:space="preserve">$\mathord{\smash[b]{\underset{\raise.3ex\hbox{$\scriptstyle\sim$}}{x}}\vphantom{x}}^{(0)} = {(4, 2)}^{\top}$</w:t>
        </w:r>
      </w:ins>
      <w:ins w:id="996" w:author="PR Preview" w:date="2026-01-01T00:00:00Z">
        <w:r>
          <w:t xml:space="preserve"> </w:t>
        </w:r>
      </w:ins>
      <w:ins w:id="997" w:author="PR Preview" w:date="2026-01-01T00:00:00Z">
        <w:r>
          <w:t xml:space="preserve">has iterates</w:t>
        </w:r>
      </w:ins>
      <w:ins w:id="998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999" w:author="PR Preview" w:date="2026-01-01T00:00:00Z">
        <w:r>
          <w:t xml:space="preserve">,</w:t>
        </w:r>
      </w:ins>
      <w:ins w:id="1000" w:author="PR Preview" w:date="2026-01-01T00:00:00Z">
        <w:r>
          <w:t xml:space="preserve"> </w:t>
        </w:r>
      </w:ins>
      <w:ins w:id="1001" w:author="PR Preview" w:date="2026-01-01T00:00:00Z">
        <w:r>
          <w:t xml:space="preserve">that is,</w:t>
        </w:r>
      </w:ins>
      <w:ins w:id="1002" w:author="PR Preview" w:date="2026-01-01T00:00:00Z">
        <w:r>
          <w:t xml:space="preserve"> </w:t>
        </w:r>
      </w:ins>
      <w:ins w:id="1003" w:author="PR Preview" w:date="2026-01-01T00:00:00Z">
        <w:r>
          <w:t xml:space="preserve">$\mathord{\smash[b]{\underset{\raise.3ex\hbox{$\scriptstyle\sim$}}{x}}\vphantom{x}}^{(t)} = 2^{-t}\,{(4, 2)}^{\top}$</w:t>
        </w:r>
      </w:ins>
      <w:ins w:id="1004" w:author="PR Preview" w:date="2026-01-01T00:00:00Z">
        <w:r>
          <w:t xml:space="preserve">.</w:t>
        </w:r>
      </w:ins>
      <w:ins w:id="1005" w:author="PR Preview" w:date="2026-01-01T00:00:00Z">
        <w:r>
          <w:t xml:space="preserve"> </w:t>
        </w:r>
      </w:ins>
      <w:ins w:id="1006" w:author="PR Preview" w:date="2026-01-01T00:00:00Z">
        <w:r>
          <w:t xml:space="preserve">With</w:t>
        </w:r>
      </w:ins>
      <w:ins w:id="1007" w:author="PR Preview" w:date="2026-01-01T00:00:00Z">
        <w:r>
          <w:t xml:space="preserve"> </w:t>
        </w:r>
      </w:ins>
      <w:ins w:id="1008" w:author="PR Preview" w:date="2026-01-01T00:00:00Z">
        <w:r>
          <w:t xml:space="preserve">$\mathord{\smash[b]{\underset{\raise.3ex\hbox{$\scriptstyle\sim$}}{x}}\vphantom{x}}^* = \mathord{\smash[b]{\underset{\raise.3ex\hbox{$\scriptstyle\sim$}}{0}}\vphantom{0}}$</w:t>
        </w:r>
      </w:ins>
      <w:ins w:id="1009" w:author="PR Preview" w:date="2026-01-01T00:00:00Z">
        <w:r>
          <w:t xml:space="preserve">, the error of</w:t>
        </w:r>
      </w:ins>
      <w:ins w:id="1010" w:author="PR Preview" w:date="2026-01-01T00:00:00Z">
        <w:r>
          <w:t xml:space="preserve"> </w:t>
        </w:r>
      </w:ins>
      <w:ins w:id="1011" w:author="PR Preview" w:date="2026-01-01T00:00:00Z">
        <w:r>
          <w:t xml:space="preserve">$\mathord{\smash[b]{\underset{\raise.3ex\hbox{$\scriptstyle\sim$}}{x}}\vphantom{x}}^{(t)}$</w:t>
        </w:r>
      </w:ins>
      <w:ins w:id="1012" w:author="PR Preview" w:date="2026-01-01T00:00:00Z">
        <w:r>
          <w:t xml:space="preserve"> </w:t>
        </w:r>
      </w:ins>
      <w:ins w:id="1013" w:author="PR Preview" w:date="2026-01-01T00:00:00Z">
        <w:r>
          <w:t xml:space="preserve">is</w:t>
        </w:r>
      </w:ins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def-newton-method"/>
    <w:p>
      <w:pPr>
        <w:pStyle w:val="BodyText"/>
      </w:pPr>
      <w:del w:id="1014" w:author="PR Preview" w:date="2026-01-01T00:00:00Z">
        <w:r>
          <w:rPr>
            <w:b/>
            <w:bCs/>
          </w:rPr>
          <w:delText xml:space="preserve">Definition 24 (Newton’s method for minimization)</w:delText>
        </w:r>
      </w:del>
      <w:del w:id="1015" w:author="PR Preview" w:date="2026-01-01T00:00:00Z">
        <w:r>
          <w:delText xml:space="preserve"> </w:delText>
        </w:r>
      </w:del>
      <w:del w:id="1016" w:author="PR Preview" w:date="2026-01-01T00:00:00Z">
        <w:r>
          <w:delText xml:space="preserve">Let</w:delText>
        </w:r>
      </w:del>
      <w:del w:id="101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018" w:author="PR Preview" w:date="2026-01-01T00:00:00Z">
        <w:r>
          <w:delText xml:space="preserve"> </w:delText>
        </w:r>
      </w:del>
      <w:del w:id="1019" w:author="PR Preview" w:date="2026-01-01T00:00:00Z">
        <w:r>
          <w:delText xml:space="preserve">have first and second partial derivatives,</w:delText>
        </w:r>
      </w:del>
      <w:del w:id="1020" w:author="PR Preview" w:date="2026-01-01T00:00:00Z">
        <w:r>
          <w:delText xml:space="preserve"> </w:delText>
        </w:r>
      </w:del>
      <w:del w:id="1021" w:author="PR Preview" w:date="2026-01-01T00:00:00Z">
        <w:r>
          <w:delText xml:space="preserve">and let</w:delText>
        </w:r>
      </w:del>
      <w:del w:id="1022" w:author="PR Preview" w:date="2026-01-01T00:00:00Z">
        <w:r>
          <w:delText xml:space="preserve"> </w:delText>
        </w:r>
      </w:del>
      <w:del w:id="1023" w:author="PR Preview" w:date="2026-01-01T00:00:00Z">
        <w:r>
          <w:delText xml:space="preserve">$\mathord{\smash[b]{\underset{\raise.3ex\hbox{$\scriptstyle\sim$}}{x}}\vphantom{x}}^{(0)}$</w:delText>
        </w:r>
      </w:del>
      <w:del w:id="1024" w:author="PR Preview" w:date="2026-01-01T00:00:00Z">
        <w:r>
          <w:delText xml:space="preserve"> </w:delText>
        </w:r>
      </w:del>
      <w:del w:id="1025" w:author="PR Preview" w:date="2026-01-01T00:00:00Z">
        <w:r>
          <w:delText xml:space="preserve">be a starting point.</w:delText>
        </w:r>
      </w:del>
      <w:del w:id="1026" w:author="PR Preview" w:date="2026-01-01T00:00:00Z">
        <w:r>
          <w:delText xml:space="preserve"> </w:delText>
        </w:r>
      </w:del>
      <w:del w:id="1027" w:author="PR Preview" w:date="2026-01-01T00:00:00Z">
        <w:r>
          <w:rPr>
            <w:b/>
            <w:bCs/>
          </w:rPr>
          <w:delText xml:space="preserve">Newton’s method</w:delText>
        </w:r>
      </w:del>
      <w:del w:id="1028" w:author="PR Preview" w:date="2026-01-01T00:00:00Z">
        <w:r>
          <w:delText xml:space="preserve"> </w:delText>
        </w:r>
      </w:del>
      <w:del w:id="1029" w:author="PR Preview" w:date="2026-01-01T00:00:00Z">
        <w:r>
          <w:delText xml:space="preserve">[13]</w:delText>
        </w:r>
      </w:del>
      <w:del w:id="1030" w:author="PR Preview" w:date="2026-01-01T00:00:00Z">
        <w:r>
          <w:delText xml:space="preserve"> </w:delText>
        </w:r>
      </w:del>
      <w:del w:id="1031" w:author="PR Preview" w:date="2026-01-01T00:00:00Z">
        <w:r>
          <w:delText xml:space="preserve">computes, for</w:delText>
        </w:r>
      </w:del>
      <w:del w:id="1032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033" w:author="PR Preview" w:date="2026-01-01T00:00:00Z">
        <w:r>
          <w:delText xml:space="preserve">, as long as</w:delText>
        </w:r>
      </w:del>
      <w:del w:id="1034" w:author="PR Preview" w:date="2026-01-01T00:00:00Z">
        <w:r>
          <w:delText xml:space="preserve"> </w:delText>
        </w:r>
      </w:del>
      <w:del w:id="1035" w:author="PR Preview" w:date="2026-01-01T00:00:00Z">
        <w:r>
          <w:delText xml:space="preserve">$\mathbf{H}_f(\mathord{\smash[b]{\underset{\raise.3ex\hbox{$\scriptstyle\sim$}}{x}}\vphantom{x}}^{(t)})$</w:delText>
        </w:r>
      </w:del>
      <w:del w:id="1036" w:author="PR Preview" w:date="2026-01-01T00:00:00Z">
        <w:r>
          <w:delText xml:space="preserve"> </w:delText>
        </w:r>
      </w:del>
      <w:del w:id="1037" w:author="PR Preview" w:date="2026-01-01T00:00:00Z">
        <w:r>
          <w:delText xml:space="preserve">is invertible,</w:delText>
        </w:r>
      </w:del>
    </w:p>
    <w:p>
      <w:pPr>
        <w:pStyle w:val="BodyText"/>
      </w:pPr>
      <w:ins w:id="1038" w:author="PR Preview" w:date="2026-01-01T00:00:00Z">
        <w:r>
          <w:rPr>
            <w:b/>
            <w:bCs/>
          </w:rPr>
          <w:t xml:space="preserve">Definition 25 (Newton’s method for minimization)</w:t>
        </w:r>
      </w:ins>
      <w:ins w:id="1039" w:author="PR Preview" w:date="2026-01-01T00:00:00Z">
        <w:r>
          <w:t xml:space="preserve"> </w:t>
        </w:r>
      </w:ins>
      <w:ins w:id="1040" w:author="PR Preview" w:date="2026-01-01T00:00:00Z">
        <w:r>
          <w:t xml:space="preserve">Let</w:t>
        </w:r>
      </w:ins>
      <w:ins w:id="104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042" w:author="PR Preview" w:date="2026-01-01T00:00:00Z">
        <w:r>
          <w:t xml:space="preserve"> </w:t>
        </w:r>
      </w:ins>
      <w:ins w:id="1043" w:author="PR Preview" w:date="2026-01-01T00:00:00Z">
        <w:r>
          <w:t xml:space="preserve">have first and second partial derivatives,</w:t>
        </w:r>
      </w:ins>
      <w:ins w:id="1044" w:author="PR Preview" w:date="2026-01-01T00:00:00Z">
        <w:r>
          <w:t xml:space="preserve"> </w:t>
        </w:r>
      </w:ins>
      <w:ins w:id="1045" w:author="PR Preview" w:date="2026-01-01T00:00:00Z">
        <w:r>
          <w:t xml:space="preserve">and let</w:t>
        </w:r>
      </w:ins>
      <w:ins w:id="1046" w:author="PR Preview" w:date="2026-01-01T00:00:00Z">
        <w:r>
          <w:t xml:space="preserve"> </w:t>
        </w:r>
      </w:ins>
      <w:ins w:id="1047" w:author="PR Preview" w:date="2026-01-01T00:00:00Z">
        <w:r>
          <w:t xml:space="preserve">$\mathord{\smash[b]{\underset{\raise.3ex\hbox{$\scriptstyle\sim$}}{x}}\vphantom{x}}^{(0)}$</w:t>
        </w:r>
      </w:ins>
      <w:ins w:id="1048" w:author="PR Preview" w:date="2026-01-01T00:00:00Z">
        <w:r>
          <w:t xml:space="preserve"> </w:t>
        </w:r>
      </w:ins>
      <w:ins w:id="1049" w:author="PR Preview" w:date="2026-01-01T00:00:00Z">
        <w:r>
          <w:t xml:space="preserve">be a starting point.</w:t>
        </w:r>
      </w:ins>
      <w:ins w:id="1050" w:author="PR Preview" w:date="2026-01-01T00:00:00Z">
        <w:r>
          <w:t xml:space="preserve"> </w:t>
        </w:r>
      </w:ins>
      <w:ins w:id="1051" w:author="PR Preview" w:date="2026-01-01T00:00:00Z">
        <w:r>
          <w:rPr>
            <w:b/>
            <w:bCs/>
          </w:rPr>
          <w:t xml:space="preserve">Newton’s method</w:t>
        </w:r>
      </w:ins>
      <w:ins w:id="1052" w:author="PR Preview" w:date="2026-01-01T00:00:00Z">
        <w:r>
          <w:t xml:space="preserve"> </w:t>
        </w:r>
      </w:ins>
      <w:ins w:id="1053" w:author="PR Preview" w:date="2026-01-01T00:00:00Z">
        <w:r>
          <w:t xml:space="preserve">[13]</w:t>
        </w:r>
      </w:ins>
      <w:ins w:id="1054" w:author="PR Preview" w:date="2026-01-01T00:00:00Z">
        <w:r>
          <w:t xml:space="preserve"> </w:t>
        </w:r>
      </w:ins>
      <w:ins w:id="1055" w:author="PR Preview" w:date="2026-01-01T00:00:00Z">
        <w:r>
          <w:t xml:space="preserve">computes, for</w:t>
        </w:r>
      </w:ins>
      <w:ins w:id="1056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057" w:author="PR Preview" w:date="2026-01-01T00:00:00Z">
        <w:r>
          <w:t xml:space="preserve">, as long as</w:t>
        </w:r>
      </w:ins>
      <w:ins w:id="1058" w:author="PR Preview" w:date="2026-01-01T00:00:00Z">
        <w:r>
          <w:t xml:space="preserve"> </w:t>
        </w:r>
      </w:ins>
      <w:ins w:id="1059" w:author="PR Preview" w:date="2026-01-01T00:00:00Z">
        <w:r>
          <w:t xml:space="preserve">$\mathbf{H}_f(\mathord{\smash[b]{\underset{\raise.3ex\hbox{$\scriptstyle\sim$}}{x}}\vphantom{x}}^{(t)})$</w:t>
        </w:r>
      </w:ins>
      <w:ins w:id="1060" w:author="PR Preview" w:date="2026-01-01T00:00:00Z">
        <w:r>
          <w:t xml:space="preserve"> </w:t>
        </w:r>
      </w:ins>
      <w:ins w:id="1061" w:author="PR Preview" w:date="2026-01-01T00:00:00Z">
        <w:r>
          <w:t xml:space="preserve">is invertible,</w:t>
        </w:r>
      </w:ins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8"/>
    <w:bookmarkStart w:id="159" w:name="def-newton-step"/>
    <w:p>
      <w:pPr>
        <w:pStyle w:val="FirstParagraph"/>
      </w:pPr>
      <w:del w:id="1062" w:author="PR Preview" w:date="2026-01-01T00:00:00Z">
        <w:r>
          <w:rPr>
            <w:b/>
            <w:bCs/>
          </w:rPr>
          <w:delText xml:space="preserve">Definition 25 (Newton step)</w:delText>
        </w:r>
      </w:del>
      <w:del w:id="1063" w:author="PR Preview" w:date="2026-01-01T00:00:00Z">
        <w:r>
          <w:delText xml:space="preserve"> </w:delText>
        </w:r>
      </w:del>
      <w:del w:id="1064" w:author="PR Preview" w:date="2026-01-01T00:00:00Z">
        <w:r>
          <w:delText xml:space="preserve">In Newton’s method (</w:delText>
        </w:r>
      </w:del>
      <w:hyperlink w:anchor="def-newton-method">
        <w:del w:id="1065" w:author="PR Preview" w:date="2026-01-01T00:00:00Z">
          <w:r>
            <w:rPr>
              <w:rStyle w:val="Hyperlink"/>
            </w:rPr>
            <w:delText xml:space="preserve">Definition 24</w:delText>
          </w:r>
        </w:del>
      </w:hyperlink>
      <w:del w:id="1066" w:author="PR Preview" w:date="2026-01-01T00:00:00Z">
        <w:r>
          <w:delText xml:space="preserve">),</w:delText>
        </w:r>
      </w:del>
      <w:del w:id="1067" w:author="PR Preview" w:date="2026-01-01T00:00:00Z">
        <w:r>
          <w:delText xml:space="preserve"> </w:delText>
        </w:r>
      </w:del>
      <w:del w:id="1068" w:author="PR Preview" w:date="2026-01-01T00:00:00Z">
        <w:r>
          <w:delText xml:space="preserve">the vector</w:delText>
        </w:r>
      </w:del>
      <w:del w:id="1069" w:author="PR Preview" w:date="2026-01-01T00:00:00Z">
        <w:r>
          <w:delText xml:space="preserve"> </w:delText>
        </w:r>
      </w:del>
      <w:del w:id="1070" w:author="PR Preview" w:date="2026-01-01T00:00:00Z">
        <w:r>
          <w:delTex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delText>
        </w:r>
      </w:del>
      <w:del w:id="1071" w:author="PR Preview" w:date="2026-01-01T00:00:00Z">
        <w:r>
          <w:delText xml:space="preserve"> </w:delText>
        </w:r>
      </w:del>
      <w:del w:id="1072" w:author="PR Preview" w:date="2026-01-01T00:00:00Z">
        <w:r>
          <w:delText xml:space="preserve">is the</w:delText>
        </w:r>
      </w:del>
      <w:del w:id="1073" w:author="PR Preview" w:date="2026-01-01T00:00:00Z">
        <w:r>
          <w:delText xml:space="preserve"> </w:delText>
        </w:r>
      </w:del>
      <w:del w:id="1074" w:author="PR Preview" w:date="2026-01-01T00:00:00Z">
        <w:r>
          <w:rPr>
            <w:b/>
            <w:bCs/>
          </w:rPr>
          <w:delText xml:space="preserve">Newton step</w:delText>
        </w:r>
      </w:del>
      <w:del w:id="1075" w:author="PR Preview" w:date="2026-01-01T00:00:00Z">
        <w:r>
          <w:delText xml:space="preserve"> </w:delText>
        </w:r>
      </w:del>
      <w:del w:id="1076" w:author="PR Preview" w:date="2026-01-01T00:00:00Z">
        <w:r>
          <w:delText xml:space="preserve">at</w:delText>
        </w:r>
      </w:del>
      <w:del w:id="1077" w:author="PR Preview" w:date="2026-01-01T00:00:00Z">
        <w:r>
          <w:delText xml:space="preserve"> </w:delText>
        </w:r>
      </w:del>
      <w:del w:id="1078" w:author="PR Preview" w:date="2026-01-01T00:00:00Z">
        <w:r>
          <w:delText xml:space="preserve">$\mathord{\smash[b]{\underset{\raise.3ex\hbox{$\scriptstyle\sim$}}{x}}\vphantom{x}}^{(t)}$</w:delText>
        </w:r>
      </w:del>
      <w:del w:id="1079" w:author="PR Preview" w:date="2026-01-01T00:00:00Z">
        <w:r>
          <w:delText xml:space="preserve">.</w:delText>
        </w:r>
      </w:del>
    </w:p>
    <w:p>
      <w:pPr>
        <w:pStyle w:val="BodyText"/>
      </w:pPr>
      <w:del w:id="1080" w:author="PR Preview" w:date="2026-01-01T00:00:00Z">
        <w:r>
          <w:rPr>
            <w:b/>
            <w:bCs/>
          </w:rPr>
          <w:delText xml:space="preserve">Example 35 (Newton’s method for a cubic)</w:delText>
        </w:r>
      </w:del>
      <w:del w:id="1081" w:author="PR Preview" w:date="2026-01-01T00:00:00Z">
        <w:r>
          <w:delText xml:space="preserve"> </w:delText>
        </w:r>
      </w:del>
      <w:del w:id="1082" w:author="PR Preview" w:date="2026-01-01T00:00:00Z">
        <w:r>
          <w:delText xml:space="preserve">Let</w:delText>
        </w:r>
      </w:del>
      <w:del w:id="108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del w:id="1084" w:author="PR Preview" w:date="2026-01-01T00:00:00Z">
        <w:r>
          <w:delText xml:space="preserve">, so</w:delText>
        </w:r>
      </w:del>
      <w:del w:id="1085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del w:id="1086" w:author="PR Preview" w:date="2026-01-01T00:00:00Z">
        <w:r>
          <w:delText xml:space="preserve"> </w:delText>
        </w:r>
      </w:del>
      <w:del w:id="1087" w:author="PR Preview" w:date="2026-01-01T00:00:00Z">
        <w:r>
          <w:delText xml:space="preserve">and</w:delText>
        </w:r>
      </w:del>
      <w:del w:id="1088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del w:id="1089" w:author="PR Preview" w:date="2026-01-01T00:00:00Z">
        <w:r>
          <w:delText xml:space="preserve">.</w:delText>
        </w:r>
      </w:del>
      <w:del w:id="1090" w:author="PR Preview" w:date="2026-01-01T00:00:00Z">
        <w:r>
          <w:delText xml:space="preserve"> </w:delText>
        </w:r>
      </w:del>
      <w:del w:id="1091" w:author="PR Preview" w:date="2026-01-01T00:00:00Z">
        <w:r>
          <w:delText xml:space="preserve">For</w:delText>
        </w:r>
      </w:del>
      <w:del w:id="1092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del w:id="1093" w:author="PR Preview" w:date="2026-01-01T00:00:00Z">
        <w:r>
          <w:delText xml:space="preserve">, one Newton step gives</w:delText>
        </w:r>
      </w:del>
    </w:p>
    <w:p>
      <w:pPr>
        <w:pStyle w:val="FirstParagraph"/>
      </w:pPr>
      <w:ins w:id="1094" w:author="PR Preview" w:date="2026-01-01T00:00:00Z">
        <w:r>
          <w:rPr>
            <w:b/>
            <w:bCs/>
          </w:rPr>
          <w:t xml:space="preserve">Definition 26 (Newton step)</w:t>
        </w:r>
      </w:ins>
      <w:ins w:id="1095" w:author="PR Preview" w:date="2026-01-01T00:00:00Z">
        <w:r>
          <w:t xml:space="preserve"> </w:t>
        </w:r>
      </w:ins>
      <w:ins w:id="1096" w:author="PR Preview" w:date="2026-01-01T00:00:00Z">
        <w:r>
          <w:t xml:space="preserve">In Newton’s method (</w:t>
        </w:r>
      </w:ins>
      <w:hyperlink w:anchor="def-newton-method">
        <w:ins w:id="1097" w:author="PR Preview" w:date="2026-01-01T00:00:00Z">
          <w:r>
            <w:rPr>
              <w:rStyle w:val="Hyperlink"/>
            </w:rPr>
            <w:t xml:space="preserve">Definition 25</w:t>
          </w:r>
        </w:ins>
      </w:hyperlink>
      <w:ins w:id="1098" w:author="PR Preview" w:date="2026-01-01T00:00:00Z">
        <w:r>
          <w:t xml:space="preserve">),</w:t>
        </w:r>
      </w:ins>
      <w:ins w:id="1099" w:author="PR Preview" w:date="2026-01-01T00:00:00Z">
        <w:r>
          <w:t xml:space="preserve"> </w:t>
        </w:r>
      </w:ins>
      <w:ins w:id="1100" w:author="PR Preview" w:date="2026-01-01T00:00:00Z">
        <w:r>
          <w:t xml:space="preserve">the vector</w:t>
        </w:r>
      </w:ins>
      <w:ins w:id="1101" w:author="PR Preview" w:date="2026-01-01T00:00:00Z">
        <w:r>
          <w:t xml:space="preserve"> </w:t>
        </w:r>
      </w:ins>
      <w:ins w:id="1102" w:author="PR Preview" w:date="2026-01-01T00:00:00Z">
        <w:r>
  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  </w:r>
      </w:ins>
      <w:ins w:id="1103" w:author="PR Preview" w:date="2026-01-01T00:00:00Z">
        <w:r>
          <w:t xml:space="preserve"> </w:t>
        </w:r>
      </w:ins>
      <w:ins w:id="1104" w:author="PR Preview" w:date="2026-01-01T00:00:00Z">
        <w:r>
          <w:t xml:space="preserve">is the</w:t>
        </w:r>
      </w:ins>
      <w:ins w:id="1105" w:author="PR Preview" w:date="2026-01-01T00:00:00Z">
        <w:r>
          <w:t xml:space="preserve"> </w:t>
        </w:r>
      </w:ins>
      <w:ins w:id="1106" w:author="PR Preview" w:date="2026-01-01T00:00:00Z">
        <w:r>
          <w:rPr>
            <w:b/>
            <w:bCs/>
          </w:rPr>
          <w:t xml:space="preserve">Newton step</w:t>
        </w:r>
      </w:ins>
      <w:ins w:id="1107" w:author="PR Preview" w:date="2026-01-01T00:00:00Z">
        <w:r>
          <w:t xml:space="preserve"> </w:t>
        </w:r>
      </w:ins>
      <w:ins w:id="1108" w:author="PR Preview" w:date="2026-01-01T00:00:00Z">
        <w:r>
          <w:t xml:space="preserve">at</w:t>
        </w:r>
      </w:ins>
      <w:ins w:id="1109" w:author="PR Preview" w:date="2026-01-01T00:00:00Z">
        <w:r>
          <w:t xml:space="preserve"> </w:t>
        </w:r>
      </w:ins>
      <w:ins w:id="1110" w:author="PR Preview" w:date="2026-01-01T00:00:00Z">
        <w:r>
          <w:t xml:space="preserve">$\mathord{\smash[b]{\underset{\raise.3ex\hbox{$\scriptstyle\sim$}}{x}}\vphantom{x}}^{(t)}$</w:t>
        </w:r>
      </w:ins>
      <w:ins w:id="1111" w:author="PR Preview" w:date="2026-01-01T00:00:00Z">
        <w:r>
          <w:t xml:space="preserve">.</w:t>
        </w:r>
      </w:ins>
    </w:p>
    <w:bookmarkEnd w:id="159"/>
    <w:bookmarkStart w:id="160" w:name="exm-newton-method"/>
    <w:p>
      <w:pPr>
        <w:pStyle w:val="BodyText"/>
      </w:pPr>
      <w:ins w:id="1112" w:author="PR Preview" w:date="2026-01-01T00:00:00Z">
        <w:r>
          <w:rPr>
            <w:b/>
            <w:bCs/>
          </w:rPr>
          <w:t xml:space="preserve">Example 36 (Newton’s method for a cubic)</w:t>
        </w:r>
      </w:ins>
      <w:ins w:id="1113" w:author="PR Preview" w:date="2026-01-01T00:00:00Z">
        <w:r>
          <w:t xml:space="preserve"> </w:t>
        </w:r>
      </w:ins>
      <w:ins w:id="1114" w:author="PR Preview" w:date="2026-01-01T00:00:00Z">
        <w:r>
          <w:t xml:space="preserve">Let</w:t>
        </w:r>
      </w:ins>
      <w:ins w:id="111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ins w:id="1116" w:author="PR Preview" w:date="2026-01-01T00:00:00Z">
        <w:r>
          <w:t xml:space="preserve">, so</w:t>
        </w:r>
      </w:ins>
      <w:ins w:id="1117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ins w:id="1118" w:author="PR Preview" w:date="2026-01-01T00:00:00Z">
        <w:r>
          <w:t xml:space="preserve"> </w:t>
        </w:r>
      </w:ins>
      <w:ins w:id="1119" w:author="PR Preview" w:date="2026-01-01T00:00:00Z">
        <w:r>
          <w:t xml:space="preserve">and</w:t>
        </w:r>
      </w:ins>
      <w:ins w:id="1120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ins w:id="1121" w:author="PR Preview" w:date="2026-01-01T00:00:00Z">
        <w:r>
          <w:t xml:space="preserve">.</w:t>
        </w:r>
      </w:ins>
      <w:ins w:id="1122" w:author="PR Preview" w:date="2026-01-01T00:00:00Z">
        <w:r>
          <w:t xml:space="preserve"> </w:t>
        </w:r>
      </w:ins>
      <w:ins w:id="1123" w:author="PR Preview" w:date="2026-01-01T00:00:00Z">
        <w:r>
          <w:t xml:space="preserve">For</w:t>
        </w:r>
      </w:ins>
      <w:ins w:id="1124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ins w:id="1125" w:author="PR Preview" w:date="2026-01-01T00:00:00Z">
        <w:r>
          <w:t xml:space="preserve">, one Newton step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1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del w:id="1126" w:author="PR Preview" w:date="2026-01-01T00:00:00Z">
        <w:r>
          <w:delText xml:space="preserve">The iterates (</w:delText>
        </w:r>
      </w:del>
      <w:hyperlink w:anchor="def-iterate">
        <w:del w:id="1127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1128" w:author="PR Preview" w:date="2026-01-01T00:00:00Z">
        <w:r>
          <w:delText xml:space="preserve">) approach</w:delText>
        </w:r>
      </w:del>
      <w:del w:id="1129" w:author="PR Preview" w:date="2026-01-01T00:00:00Z">
        <w:r>
          <w:delText xml:space="preserve"> </w:delText>
        </w:r>
      </w:del>
      <m:oMath>
        <m:r>
          <m:t>2</m:t>
        </m:r>
      </m:oMath>
      <w:del w:id="1130" w:author="PR Preview" w:date="2026-01-01T00:00:00Z">
        <w:r>
          <w:delText xml:space="preserve">, the local minimizer of</w:delText>
        </w:r>
      </w:del>
      <w:del w:id="1131" w:author="PR Preview" w:date="2026-01-01T00:00:00Z">
        <w:r>
          <w:delText xml:space="preserve"> </w:delText>
        </w:r>
      </w:del>
      <m:oMath>
        <m:r>
          <m:t>f</m:t>
        </m:r>
      </m:oMath>
      <w:del w:id="1132" w:author="PR Preview" w:date="2026-01-01T00:00:00Z">
        <w:r>
          <w:delText xml:space="preserve"> </w:delText>
        </w:r>
      </w:del>
      <w:del w:id="1133" w:author="PR Preview" w:date="2026-01-01T00:00:00Z">
        <w:r>
          <w:delText xml:space="preserve">(a stationary point, since</w:delText>
        </w:r>
      </w:del>
      <w:del w:id="1134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135" w:author="PR Preview" w:date="2026-01-01T00:00:00Z">
        <w:r>
          <w:delText xml:space="preserve">, with</w:delText>
        </w:r>
      </w:del>
      <w:del w:id="1136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del w:id="1137" w:author="PR Preview" w:date="2026-01-01T00:00:00Z">
        <w:r>
          <w:delText xml:space="preserve">;</w:delText>
        </w:r>
      </w:del>
      <w:del w:id="1138" w:author="PR Preview" w:date="2026-01-01T00:00:00Z">
        <w:r>
          <w:delText xml:space="preserve"> </w:delText>
        </w:r>
      </w:del>
      <w:hyperlink w:anchor="thm-second-order-condition">
        <w:del w:id="1139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1140" w:author="PR Preview" w:date="2026-01-01T00:00:00Z">
        <w:r>
          <w:delText xml:space="preserve">).</w:delText>
        </w:r>
      </w:del>
    </w:p>
    <w:p>
      <w:pPr>
        <w:pStyle w:val="BodyText"/>
      </w:pPr>
      <w:del w:id="1141" w:author="PR Preview" w:date="2026-01-01T00:00:00Z">
        <w:r>
          <w:rPr>
            <w:b/>
            <w:bCs/>
          </w:rPr>
          <w:delText xml:space="preserve">Definition 26 (Quadratic model (second-order Taylor polynomial))</w:delText>
        </w:r>
      </w:del>
      <w:del w:id="1142" w:author="PR Preview" w:date="2026-01-01T00:00:00Z">
        <w:r>
          <w:delText xml:space="preserve"> </w:delText>
        </w:r>
      </w:del>
      <w:del w:id="1143" w:author="PR Preview" w:date="2026-01-01T00:00:00Z">
        <w:r>
          <w:delText xml:space="preserve">Let</w:delText>
        </w:r>
      </w:del>
      <w:del w:id="1144" w:author="PR Preview" w:date="2026-01-01T00:00:00Z">
        <w:r>
          <w:delText xml:space="preserve"> </w:delText>
        </w:r>
      </w:del>
      <m:oMath>
        <m:r>
          <m:t>f</m:t>
        </m:r>
      </m:oMath>
      <w:del w:id="1145" w:author="PR Preview" w:date="2026-01-01T00:00:00Z">
        <w:r>
          <w:delText xml:space="preserve"> </w:delText>
        </w:r>
      </w:del>
      <w:del w:id="1146" w:author="PR Preview" w:date="2026-01-01T00:00:00Z">
        <w:r>
          <w:delText xml:space="preserve">be as in</w:delText>
        </w:r>
      </w:del>
      <w:del w:id="1147" w:author="PR Preview" w:date="2026-01-01T00:00:00Z">
        <w:r>
          <w:delText xml:space="preserve"> </w:delText>
        </w:r>
      </w:del>
      <w:hyperlink w:anchor="def-newton-method">
        <w:del w:id="1148" w:author="PR Preview" w:date="2026-01-01T00:00:00Z">
          <w:r>
            <w:rPr>
              <w:rStyle w:val="Hyperlink"/>
            </w:rPr>
            <w:delText xml:space="preserve">Definition 24</w:delText>
          </w:r>
        </w:del>
      </w:hyperlink>
      <w:del w:id="1149" w:author="PR Preview" w:date="2026-01-01T00:00:00Z">
        <w:r>
          <w:delText xml:space="preserve"> </w:delText>
        </w:r>
      </w:del>
      <w:del w:id="1150" w:author="PR Preview" w:date="2026-01-01T00:00:00Z">
        <w:r>
          <w:delText xml:space="preserve">and let</w:delText>
        </w:r>
      </w:del>
      <w:del w:id="1151" w:author="PR Preview" w:date="2026-01-01T00:00:00Z">
        <w:r>
          <w:delText xml:space="preserve"> </w:delText>
        </w:r>
      </w:del>
      <w:del w:id="1152" w:author="PR Preview" w:date="2026-01-01T00:00:00Z">
        <w:r>
          <w:delText xml:space="preserve">$\mathord{\smash[b]{\underset{\raise.3ex\hbox{$\scriptstyle\sim$}}{x}}\vphantom{x}}$</w:delText>
        </w:r>
      </w:del>
      <w:del w:id="1153" w:author="PR Preview" w:date="2026-01-01T00:00:00Z">
        <w:r>
          <w:delText xml:space="preserve"> </w:delText>
        </w:r>
      </w:del>
      <w:del w:id="1154" w:author="PR Preview" w:date="2026-01-01T00:00:00Z">
        <w:r>
          <w:delText xml:space="preserve">be a point,</w:delText>
        </w:r>
      </w:del>
      <w:del w:id="1155" w:author="PR Preview" w:date="2026-01-01T00:00:00Z">
        <w:r>
          <w:delText xml:space="preserve"> </w:delText>
        </w:r>
      </w:del>
      <w:del w:id="1156" w:author="PR Preview" w:date="2026-01-01T00:00:00Z">
        <w:r>
          <w:delText xml:space="preserve">with</w:delText>
        </w:r>
      </w:del>
      <w:del w:id="1157" w:author="PR Preview" w:date="2026-01-01T00:00:00Z">
        <w:r>
          <w:delText xml:space="preserve"> </w:delText>
        </w:r>
      </w:del>
      <w:del w:id="1158" w:author="PR Preview" w:date="2026-01-01T00:00:00Z">
        <w:r>
          <w:delTex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delText>
        </w:r>
      </w:del>
      <w:del w:id="1159" w:author="PR Preview" w:date="2026-01-01T00:00:00Z">
        <w:r>
          <w:delText xml:space="preserve"> </w:delText>
        </w:r>
      </w:del>
      <w:del w:id="1160" w:author="PR Preview" w:date="2026-01-01T00:00:00Z">
        <w:r>
          <w:delText xml:space="preserve">and</w:delText>
        </w:r>
      </w:del>
      <w:del w:id="1161" w:author="PR Preview" w:date="2026-01-01T00:00:00Z">
        <w:r>
          <w:delText xml:space="preserve"> </w:delText>
        </w:r>
      </w:del>
      <w:del w:id="1162" w:author="PR Preview" w:date="2026-01-01T00:00:00Z">
        <w:r>
          <w:delText xml:space="preserve">$\mathbf{H} \stackrel{\text{def}}{=}\mathbf{H}_f(\mathord{\smash[b]{\underset{\raise.3ex\hbox{$\scriptstyle\sim$}}{x}}\vphantom{x}})$</w:delText>
        </w:r>
      </w:del>
      <w:del w:id="1163" w:author="PR Preview" w:date="2026-01-01T00:00:00Z">
        <w:r>
          <w:delText xml:space="preserve">.</w:delText>
        </w:r>
      </w:del>
      <w:del w:id="1164" w:author="PR Preview" w:date="2026-01-01T00:00:00Z">
        <w:r>
          <w:delText xml:space="preserve"> </w:delText>
        </w:r>
      </w:del>
      <w:del w:id="1165" w:author="PR Preview" w:date="2026-01-01T00:00:00Z">
        <w:r>
          <w:delText xml:space="preserve">The</w:delText>
        </w:r>
      </w:del>
      <w:del w:id="1166" w:author="PR Preview" w:date="2026-01-01T00:00:00Z">
        <w:r>
          <w:delText xml:space="preserve"> </w:delText>
        </w:r>
      </w:del>
      <w:del w:id="1167" w:author="PR Preview" w:date="2026-01-01T00:00:00Z">
        <w:r>
          <w:rPr>
            <w:b/>
            <w:bCs/>
          </w:rPr>
          <w:delText xml:space="preserve">quadratic model</w:delText>
        </w:r>
      </w:del>
      <w:del w:id="1168" w:author="PR Preview" w:date="2026-01-01T00:00:00Z">
        <w:r>
          <w:delText xml:space="preserve"> </w:delText>
        </w:r>
      </w:del>
      <w:del w:id="1169" w:author="PR Preview" w:date="2026-01-01T00:00:00Z">
        <w:r>
          <w:delText xml:space="preserve">of</w:delText>
        </w:r>
      </w:del>
      <w:del w:id="1170" w:author="PR Preview" w:date="2026-01-01T00:00:00Z">
        <w:r>
          <w:delText xml:space="preserve"> </w:delText>
        </w:r>
      </w:del>
      <m:oMath>
        <m:r>
          <m:t>f</m:t>
        </m:r>
      </m:oMath>
      <w:del w:id="1171" w:author="PR Preview" w:date="2026-01-01T00:00:00Z">
        <w:r>
          <w:delText xml:space="preserve"> </w:delText>
        </w:r>
      </w:del>
      <w:del w:id="1172" w:author="PR Preview" w:date="2026-01-01T00:00:00Z">
        <w:r>
          <w:delText xml:space="preserve">at</w:delText>
        </w:r>
      </w:del>
      <w:del w:id="1173" w:author="PR Preview" w:date="2026-01-01T00:00:00Z">
        <w:r>
          <w:delText xml:space="preserve"> </w:delText>
        </w:r>
      </w:del>
      <w:del w:id="1174" w:author="PR Preview" w:date="2026-01-01T00:00:00Z">
        <w:r>
          <w:delText xml:space="preserve">$\mathord{\smash[b]{\underset{\raise.3ex\hbox{$\scriptstyle\sim$}}{x}}\vphantom{x}}$</w:delText>
        </w:r>
      </w:del>
      <w:del w:id="1175" w:author="PR Preview" w:date="2026-01-01T00:00:00Z">
        <w:r>
          <w:delText xml:space="preserve"> </w:delText>
        </w:r>
      </w:del>
      <w:del w:id="1176" w:author="PR Preview" w:date="2026-01-01T00:00:00Z">
        <w:r>
          <w:delText xml:space="preserve">is the function of a step</w:delText>
        </w:r>
      </w:del>
      <w:del w:id="1177" w:author="PR Preview" w:date="2026-01-01T00:00:00Z">
        <w:r>
          <w:delText xml:space="preserve"> </w:delText>
        </w:r>
      </w:del>
      <w:del w:id="1178" w:author="PR Preview" w:date="2026-01-01T00:00:00Z">
        <w:r>
          <w:delText xml:space="preserve">$\mathord{\smash[b]{\underset{\raise.3ex\hbox{$\scriptstyle\sim$}}{\delta}}\vphantom{\delta}}\in \mathbb{R}^p$</w:delText>
        </w:r>
      </w:del>
    </w:p>
    <w:p>
      <w:pPr>
        <w:pStyle w:val="FirstParagraph"/>
      </w:pPr>
      <w:ins w:id="1179" w:author="PR Preview" w:date="2026-01-01T00:00:00Z">
        <w:r>
          <w:t xml:space="preserve">The iterates (</w:t>
        </w:r>
      </w:ins>
      <w:hyperlink w:anchor="def-iterate">
        <w:ins w:id="1180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1181" w:author="PR Preview" w:date="2026-01-01T00:00:00Z">
        <w:r>
          <w:t xml:space="preserve">) approach</w:t>
        </w:r>
      </w:ins>
      <w:ins w:id="1182" w:author="PR Preview" w:date="2026-01-01T00:00:00Z">
        <w:r>
          <w:t xml:space="preserve"> </w:t>
        </w:r>
      </w:ins>
      <m:oMath>
        <m:r>
          <m:t>2</m:t>
        </m:r>
      </m:oMath>
      <w:ins w:id="1183" w:author="PR Preview" w:date="2026-01-01T00:00:00Z">
        <w:r>
          <w:t xml:space="preserve">, the local minimizer of</w:t>
        </w:r>
      </w:ins>
      <w:ins w:id="1184" w:author="PR Preview" w:date="2026-01-01T00:00:00Z">
        <w:r>
          <w:t xml:space="preserve"> </w:t>
        </w:r>
      </w:ins>
      <m:oMath>
        <m:r>
          <m:t>f</m:t>
        </m:r>
      </m:oMath>
      <w:ins w:id="1185" w:author="PR Preview" w:date="2026-01-01T00:00:00Z">
        <w:r>
          <w:t xml:space="preserve"> </w:t>
        </w:r>
      </w:ins>
      <w:ins w:id="1186" w:author="PR Preview" w:date="2026-01-01T00:00:00Z">
        <w:r>
          <w:t xml:space="preserve">(a stationary point, since</w:t>
        </w:r>
      </w:ins>
      <w:ins w:id="1187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188" w:author="PR Preview" w:date="2026-01-01T00:00:00Z">
        <w:r>
          <w:t xml:space="preserve">, with</w:t>
        </w:r>
      </w:ins>
      <w:ins w:id="1189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ins w:id="1190" w:author="PR Preview" w:date="2026-01-01T00:00:00Z">
        <w:r>
          <w:t xml:space="preserve">;</w:t>
        </w:r>
      </w:ins>
      <w:ins w:id="1191" w:author="PR Preview" w:date="2026-01-01T00:00:00Z">
        <w:r>
          <w:t xml:space="preserve"> </w:t>
        </w:r>
      </w:ins>
      <w:hyperlink w:anchor="thm-second-order-condition">
        <w:ins w:id="1192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193" w:author="PR Preview" w:date="2026-01-01T00:00:00Z">
        <w:r>
          <w:t xml:space="preserve">).</w:t>
        </w:r>
      </w:ins>
    </w:p>
    <w:bookmarkEnd w:id="160"/>
    <w:bookmarkStart w:id="161" w:name="def-quadratic-model"/>
    <w:p>
      <w:pPr>
        <w:pStyle w:val="BodyText"/>
      </w:pPr>
      <w:ins w:id="1194" w:author="PR Preview" w:date="2026-01-01T00:00:00Z">
        <w:r>
          <w:rPr>
            <w:b/>
            <w:bCs/>
          </w:rPr>
          <w:t xml:space="preserve">Definition 27 (Quadratic model (second-order Taylor polynomial))</w:t>
        </w:r>
      </w:ins>
      <w:ins w:id="1195" w:author="PR Preview" w:date="2026-01-01T00:00:00Z">
        <w:r>
          <w:t xml:space="preserve"> </w:t>
        </w:r>
      </w:ins>
      <w:ins w:id="1196" w:author="PR Preview" w:date="2026-01-01T00:00:00Z">
        <w:r>
          <w:t xml:space="preserve">Let</w:t>
        </w:r>
      </w:ins>
      <w:ins w:id="1197" w:author="PR Preview" w:date="2026-01-01T00:00:00Z">
        <w:r>
          <w:t xml:space="preserve"> </w:t>
        </w:r>
      </w:ins>
      <m:oMath>
        <m:r>
          <m:t>f</m:t>
        </m:r>
      </m:oMath>
      <w:ins w:id="1198" w:author="PR Preview" w:date="2026-01-01T00:00:00Z">
        <w:r>
          <w:t xml:space="preserve"> </w:t>
        </w:r>
      </w:ins>
      <w:ins w:id="1199" w:author="PR Preview" w:date="2026-01-01T00:00:00Z">
        <w:r>
          <w:t xml:space="preserve">be as in</w:t>
        </w:r>
      </w:ins>
      <w:ins w:id="1200" w:author="PR Preview" w:date="2026-01-01T00:00:00Z">
        <w:r>
          <w:t xml:space="preserve"> </w:t>
        </w:r>
      </w:ins>
      <w:hyperlink w:anchor="def-newton-method">
        <w:ins w:id="1201" w:author="PR Preview" w:date="2026-01-01T00:00:00Z">
          <w:r>
            <w:rPr>
              <w:rStyle w:val="Hyperlink"/>
            </w:rPr>
            <w:t xml:space="preserve">Definition 25</w:t>
          </w:r>
        </w:ins>
      </w:hyperlink>
      <w:ins w:id="1202" w:author="PR Preview" w:date="2026-01-01T00:00:00Z">
        <w:r>
          <w:t xml:space="preserve"> </w:t>
        </w:r>
      </w:ins>
      <w:ins w:id="1203" w:author="PR Preview" w:date="2026-01-01T00:00:00Z">
        <w:r>
          <w:t xml:space="preserve">and let</w:t>
        </w:r>
      </w:ins>
      <w:ins w:id="1204" w:author="PR Preview" w:date="2026-01-01T00:00:00Z">
        <w:r>
          <w:t xml:space="preserve"> </w:t>
        </w:r>
      </w:ins>
      <w:ins w:id="1205" w:author="PR Preview" w:date="2026-01-01T00:00:00Z">
        <w:r>
          <w:t xml:space="preserve">$\mathord{\smash[b]{\underset{\raise.3ex\hbox{$\scriptstyle\sim$}}{x}}\vphantom{x}}$</w:t>
        </w:r>
      </w:ins>
      <w:ins w:id="1206" w:author="PR Preview" w:date="2026-01-01T00:00:00Z">
        <w:r>
          <w:t xml:space="preserve"> </w:t>
        </w:r>
      </w:ins>
      <w:ins w:id="1207" w:author="PR Preview" w:date="2026-01-01T00:00:00Z">
        <w:r>
          <w:t xml:space="preserve">be a point,</w:t>
        </w:r>
      </w:ins>
      <w:ins w:id="1208" w:author="PR Preview" w:date="2026-01-01T00:00:00Z">
        <w:r>
          <w:t xml:space="preserve"> </w:t>
        </w:r>
      </w:ins>
      <w:ins w:id="1209" w:author="PR Preview" w:date="2026-01-01T00:00:00Z">
        <w:r>
          <w:t xml:space="preserve">with</w:t>
        </w:r>
      </w:ins>
      <w:ins w:id="1210" w:author="PR Preview" w:date="2026-01-01T00:00:00Z">
        <w:r>
          <w:t xml:space="preserve"> </w:t>
        </w:r>
      </w:ins>
      <w:ins w:id="1211" w:author="PR Preview" w:date="2026-01-01T00:00:00Z">
        <w:r>
  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  </w:r>
      </w:ins>
      <w:ins w:id="1212" w:author="PR Preview" w:date="2026-01-01T00:00:00Z">
        <w:r>
          <w:t xml:space="preserve"> </w:t>
        </w:r>
      </w:ins>
      <w:ins w:id="1213" w:author="PR Preview" w:date="2026-01-01T00:00:00Z">
        <w:r>
          <w:t xml:space="preserve">and</w:t>
        </w:r>
      </w:ins>
      <w:ins w:id="1214" w:author="PR Preview" w:date="2026-01-01T00:00:00Z">
        <w:r>
          <w:t xml:space="preserve"> </w:t>
        </w:r>
      </w:ins>
      <w:ins w:id="1215" w:author="PR Preview" w:date="2026-01-01T00:00:00Z">
        <w:r>
          <w:t xml:space="preserve">$\mathbf{H} \stackrel{\text{def}}{=}\mathbf{H}_f(\mathord{\smash[b]{\underset{\raise.3ex\hbox{$\scriptstyle\sim$}}{x}}\vphantom{x}})$</w:t>
        </w:r>
      </w:ins>
      <w:ins w:id="1216" w:author="PR Preview" w:date="2026-01-01T00:00:00Z">
        <w:r>
          <w:t xml:space="preserve">.</w:t>
        </w:r>
      </w:ins>
      <w:ins w:id="1217" w:author="PR Preview" w:date="2026-01-01T00:00:00Z">
        <w:r>
          <w:t xml:space="preserve"> </w:t>
        </w:r>
      </w:ins>
      <w:ins w:id="1218" w:author="PR Preview" w:date="2026-01-01T00:00:00Z">
        <w:r>
          <w:t xml:space="preserve">The</w:t>
        </w:r>
      </w:ins>
      <w:ins w:id="1219" w:author="PR Preview" w:date="2026-01-01T00:00:00Z">
        <w:r>
          <w:t xml:space="preserve"> </w:t>
        </w:r>
      </w:ins>
      <w:ins w:id="1220" w:author="PR Preview" w:date="2026-01-01T00:00:00Z">
        <w:r>
          <w:rPr>
            <w:b/>
            <w:bCs/>
          </w:rPr>
          <w:t xml:space="preserve">quadratic model</w:t>
        </w:r>
      </w:ins>
      <w:ins w:id="1221" w:author="PR Preview" w:date="2026-01-01T00:00:00Z">
        <w:r>
          <w:t xml:space="preserve"> </w:t>
        </w:r>
      </w:ins>
      <w:ins w:id="1222" w:author="PR Preview" w:date="2026-01-01T00:00:00Z">
        <w:r>
          <w:t xml:space="preserve">of</w:t>
        </w:r>
      </w:ins>
      <w:ins w:id="1223" w:author="PR Preview" w:date="2026-01-01T00:00:00Z">
        <w:r>
          <w:t xml:space="preserve"> </w:t>
        </w:r>
      </w:ins>
      <m:oMath>
        <m:r>
          <m:t>f</m:t>
        </m:r>
      </m:oMath>
      <w:ins w:id="1224" w:author="PR Preview" w:date="2026-01-01T00:00:00Z">
        <w:r>
          <w:t xml:space="preserve"> </w:t>
        </w:r>
      </w:ins>
      <w:ins w:id="1225" w:author="PR Preview" w:date="2026-01-01T00:00:00Z">
        <w:r>
          <w:t xml:space="preserve">at</w:t>
        </w:r>
      </w:ins>
      <w:ins w:id="1226" w:author="PR Preview" w:date="2026-01-01T00:00:00Z">
        <w:r>
          <w:t xml:space="preserve"> </w:t>
        </w:r>
      </w:ins>
      <w:ins w:id="1227" w:author="PR Preview" w:date="2026-01-01T00:00:00Z">
        <w:r>
          <w:t xml:space="preserve">$\mathord{\smash[b]{\underset{\raise.3ex\hbox{$\scriptstyle\sim$}}{x}}\vphantom{x}}$</w:t>
        </w:r>
      </w:ins>
      <w:ins w:id="1228" w:author="PR Preview" w:date="2026-01-01T00:00:00Z">
        <w:r>
          <w:t xml:space="preserve"> </w:t>
        </w:r>
      </w:ins>
      <w:ins w:id="1229" w:author="PR Preview" w:date="2026-01-01T00:00:00Z">
        <w:r>
          <w:t xml:space="preserve">is the function of a step</w:t>
        </w:r>
      </w:ins>
      <w:ins w:id="1230" w:author="PR Preview" w:date="2026-01-01T00:00:00Z">
        <w:r>
          <w:t xml:space="preserve"> </w:t>
        </w:r>
      </w:ins>
      <w:ins w:id="1231" w:author="PR Preview" w:date="2026-01-01T00:00:00Z">
        <w:r>
          <w:t xml:space="preserve">$\mathord{\smash[b]{\underset{\raise.3ex\hbox{$\scriptstyle\sim$}}{\delta}}\vphantom{\delta}}\in \mathbb{R}^p$</w:t>
        </w:r>
      </w:ins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61"/>
    <w:bookmarkStart w:id="162" w:name="exm-quadratic-model"/>
    <w:p>
      <w:pPr>
        <w:pStyle w:val="BodyText"/>
      </w:pPr>
      <w:del w:id="1232" w:author="PR Preview" w:date="2026-01-01T00:00:00Z">
        <w:r>
          <w:rPr>
            <w:b/>
            <w:bCs/>
          </w:rPr>
          <w:delText xml:space="preserve">Example 36 (The model at</w:delText>
        </w:r>
      </w:del>
      <w:del w:id="1233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2.5</m:t>
        </m:r>
      </m:oMath>
      <w:del w:id="1234" w:author="PR Preview" w:date="2026-01-01T00:00:00Z">
        <w:r>
          <w:rPr>
            <w:b/>
            <w:bCs/>
          </w:rPr>
          <w:delText xml:space="preserve">)</w:delText>
        </w:r>
      </w:del>
      <w:del w:id="1235" w:author="PR Preview" w:date="2026-01-01T00:00:00Z">
        <w:r>
          <w:delText xml:space="preserve"> </w:delText>
        </w:r>
      </w:del>
      <w:del w:id="1236" w:author="PR Preview" w:date="2026-01-01T00:00:00Z">
        <w:r>
          <w:delText xml:space="preserve">For</w:delText>
        </w:r>
      </w:del>
      <w:del w:id="123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del w:id="1238" w:author="PR Preview" w:date="2026-01-01T00:00:00Z">
        <w:r>
          <w:delText xml:space="preserve"> </w:delText>
        </w:r>
      </w:del>
      <w:del w:id="1239" w:author="PR Preview" w:date="2026-01-01T00:00:00Z">
        <w:r>
          <w:delText xml:space="preserve">at</w:delText>
        </w:r>
      </w:del>
      <w:del w:id="124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2.5</m:t>
        </m:r>
      </m:oMath>
      <w:del w:id="1241" w:author="PR Preview" w:date="2026-01-01T00:00:00Z">
        <w:r>
          <w:delText xml:space="preserve"> </w:delText>
        </w:r>
      </w:del>
      <w:del w:id="1242" w:author="PR Preview" w:date="2026-01-01T00:00:00Z">
        <w:r>
          <w:delText xml:space="preserve">(</w:delText>
        </w:r>
      </w:del>
      <w:hyperlink w:anchor="exm-newton-method">
        <w:del w:id="1243" w:author="PR Preview" w:date="2026-01-01T00:00:00Z">
          <w:r>
            <w:rPr>
              <w:rStyle w:val="Hyperlink"/>
            </w:rPr>
            <w:delText xml:space="preserve">Example 35</w:delText>
          </w:r>
        </w:del>
      </w:hyperlink>
      <w:del w:id="1244" w:author="PR Preview" w:date="2026-01-01T00:00:00Z">
        <w:r>
          <w:delText xml:space="preserve">),</w:delText>
        </w:r>
      </w:del>
    </w:p>
    <w:p>
      <w:pPr>
        <w:pStyle w:val="BodyText"/>
      </w:pPr>
      <w:ins w:id="1245" w:author="PR Preview" w:date="2026-01-01T00:00:00Z">
        <w:r>
          <w:rPr>
            <w:b/>
            <w:bCs/>
          </w:rPr>
          <w:t xml:space="preserve">Example 37 (The model at</w:t>
        </w:r>
      </w:ins>
      <w:ins w:id="1246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2.5</m:t>
        </m:r>
      </m:oMath>
      <w:ins w:id="1247" w:author="PR Preview" w:date="2026-01-01T00:00:00Z">
        <w:r>
          <w:rPr>
            <w:b/>
            <w:bCs/>
          </w:rPr>
          <w:t xml:space="preserve">)</w:t>
        </w:r>
      </w:ins>
      <w:ins w:id="1248" w:author="PR Preview" w:date="2026-01-01T00:00:00Z">
        <w:r>
          <w:t xml:space="preserve"> </w:t>
        </w:r>
      </w:ins>
      <w:ins w:id="1249" w:author="PR Preview" w:date="2026-01-01T00:00:00Z">
        <w:r>
          <w:t xml:space="preserve">For</w:t>
        </w:r>
      </w:ins>
      <w:ins w:id="125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ins w:id="1251" w:author="PR Preview" w:date="2026-01-01T00:00:00Z">
        <w:r>
          <w:t xml:space="preserve"> </w:t>
        </w:r>
      </w:ins>
      <w:ins w:id="1252" w:author="PR Preview" w:date="2026-01-01T00:00:00Z">
        <w:r>
          <w:t xml:space="preserve">at</w:t>
        </w:r>
      </w:ins>
      <w:ins w:id="125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2.5</m:t>
        </m:r>
      </m:oMath>
      <w:ins w:id="1254" w:author="PR Preview" w:date="2026-01-01T00:00:00Z">
        <w:r>
          <w:t xml:space="preserve"> </w:t>
        </w:r>
      </w:ins>
      <w:ins w:id="1255" w:author="PR Preview" w:date="2026-01-01T00:00:00Z">
        <w:r>
          <w:t xml:space="preserve">(</w:t>
        </w:r>
      </w:ins>
      <w:hyperlink w:anchor="exm-newton-method">
        <w:ins w:id="1256" w:author="PR Preview" w:date="2026-01-01T00:00:00Z">
          <w:r>
            <w:rPr>
              <w:rStyle w:val="Hyperlink"/>
            </w:rPr>
            <w:t xml:space="preserve">Example 36</w:t>
          </w:r>
        </w:ins>
      </w:hyperlink>
      <w:ins w:id="1257" w:author="PR Preview" w:date="2026-01-01T00:00:00Z">
        <w:r>
          <w:t xml:space="preserve">),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62"/>
    <w:bookmarkStart w:id="163" w:name="rem-quadratic-model-taylor"/>
    <w:p>
      <w:pPr>
        <w:pStyle w:val="BodyText"/>
      </w:pPr>
      <w:del w:id="1258" w:author="PR Preview" w:date="2026-01-01T00:00:00Z">
        <w:r>
          <w:rPr>
            <w:i/>
            <w:iCs/>
          </w:rPr>
          <w:delText xml:space="preserve">Remark 3</w:delText>
        </w:r>
      </w:del>
      <w:del w:id="1259" w:author="PR Preview" w:date="2026-01-01T00:00:00Z">
        <w:r>
          <w:delText xml:space="preserve"> (The quadratic model and Taylor’s theorem). </w:delText>
        </w:r>
      </w:del>
      <w:del w:id="1260" w:author="PR Preview" w:date="2026-01-01T00:00:00Z">
        <w:r>
          <w:delText xml:space="preserve">When the second partial derivatives of</w:delText>
        </w:r>
      </w:del>
      <w:del w:id="1261" w:author="PR Preview" w:date="2026-01-01T00:00:00Z">
        <w:r>
          <w:delText xml:space="preserve"> </w:delText>
        </w:r>
      </w:del>
      <m:oMath>
        <m:r>
          <m:t>f</m:t>
        </m:r>
      </m:oMath>
      <w:del w:id="1262" w:author="PR Preview" w:date="2026-01-01T00:00:00Z">
        <w:r>
          <w:delText xml:space="preserve"> </w:delText>
        </w:r>
      </w:del>
      <w:del w:id="1263" w:author="PR Preview" w:date="2026-01-01T00:00:00Z">
        <w:r>
          <w:delText xml:space="preserve">are continuous,</w:delText>
        </w:r>
      </w:del>
      <w:del w:id="1264" w:author="PR Preview" w:date="2026-01-01T00:00:00Z">
        <w:r>
          <w:delText xml:space="preserve"> </w:delText>
        </w:r>
      </w:del>
      <w:hyperlink w:anchor="thm-taylor-mv">
        <w:del w:id="1265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1266" w:author="PR Preview" w:date="2026-01-01T00:00:00Z">
        <w:r>
          <w:delText xml:space="preserve"> </w:delText>
        </w:r>
      </w:del>
      <w:del w:id="1267" w:author="PR Preview" w:date="2026-01-01T00:00:00Z">
        <w:r>
          <w:delText xml:space="preserve">says that</w:delText>
        </w:r>
      </w:del>
      <w:del w:id="1268" w:author="PR Preview" w:date="2026-01-01T00:00:00Z">
        <w:r>
          <w:delText xml:space="preserve"> </w:delText>
        </w:r>
      </w:del>
      <w:del w:id="1269" w:author="PR Preview" w:date="2026-01-01T00:00:00Z">
        <w:r>
          <w:delText xml:space="preserve">$f(\mathord{\smash[b]{\underset{\raise.3ex\hbox{$\scriptstyle\sim$}}{x}}\vphantom{x}}+ \mathord{\smash[b]{\underset{\raise.3ex\hbox{$\scriptstyle\sim$}}{\delta}}\vphantom{\delta}})$</w:delText>
        </w:r>
      </w:del>
      <w:del w:id="1270" w:author="PR Preview" w:date="2026-01-01T00:00:00Z">
        <w:r>
          <w:delText xml:space="preserve"> </w:delText>
        </w:r>
      </w:del>
      <w:del w:id="1271" w:author="PR Preview" w:date="2026-01-01T00:00:00Z">
        <w:r>
          <w:delText xml:space="preserve">equals the expression for</w:delText>
        </w:r>
      </w:del>
      <w:del w:id="1272" w:author="PR Preview" w:date="2026-01-01T00:00:00Z">
        <w:r>
          <w:delText xml:space="preserve"> </w:delText>
        </w:r>
      </w:del>
      <w:del w:id="1273" w:author="PR Preview" w:date="2026-01-01T00:00:00Z">
        <w:r>
          <w:delText xml:space="preserve">$q(\mathord{\smash[b]{\underset{\raise.3ex\hbox{$\scriptstyle\sim$}}{\delta}}\vphantom{\delta}})$</w:delText>
        </w:r>
      </w:del>
      <w:del w:id="1274" w:author="PR Preview" w:date="2026-01-01T00:00:00Z">
        <w:r>
          <w:delText xml:space="preserve"> </w:delText>
        </w:r>
      </w:del>
      <w:del w:id="1275" w:author="PR Preview" w:date="2026-01-01T00:00:00Z">
        <w:r>
          <w:delText xml:space="preserve">in</w:delText>
        </w:r>
      </w:del>
      <w:del w:id="1276" w:author="PR Preview" w:date="2026-01-01T00:00:00Z">
        <w:r>
          <w:delText xml:space="preserve"> </w:delText>
        </w:r>
      </w:del>
      <w:hyperlink w:anchor="def-quadratic-model">
        <w:del w:id="1277" w:author="PR Preview" w:date="2026-01-01T00:00:00Z">
          <w:r>
            <w:rPr>
              <w:rStyle w:val="Hyperlink"/>
            </w:rPr>
            <w:delText xml:space="preserve">Definition 26</w:delText>
          </w:r>
        </w:del>
      </w:hyperlink>
      <w:del w:id="1278" w:author="PR Preview" w:date="2026-01-01T00:00:00Z">
        <w:r>
          <w:delText xml:space="preserve"> </w:delText>
        </w:r>
      </w:del>
      <w:del w:id="1279" w:author="PR Preview" w:date="2026-01-01T00:00:00Z">
        <w:r>
          <w:delText xml:space="preserve">with the Hessian evaluated at a point between</w:delText>
        </w:r>
      </w:del>
      <w:del w:id="1280" w:author="PR Preview" w:date="2026-01-01T00:00:00Z">
        <w:r>
          <w:delText xml:space="preserve"> </w:delText>
        </w:r>
      </w:del>
      <w:del w:id="1281" w:author="PR Preview" w:date="2026-01-01T00:00:00Z">
        <w:r>
          <w:delText xml:space="preserve">$\mathord{\smash[b]{\underset{\raise.3ex\hbox{$\scriptstyle\sim$}}{x}}\vphantom{x}}$</w:delText>
        </w:r>
      </w:del>
      <w:del w:id="1282" w:author="PR Preview" w:date="2026-01-01T00:00:00Z">
        <w:r>
          <w:delText xml:space="preserve"> </w:delText>
        </w:r>
      </w:del>
      <w:del w:id="1283" w:author="PR Preview" w:date="2026-01-01T00:00:00Z">
        <w:r>
          <w:delText xml:space="preserve">and</w:delText>
        </w:r>
      </w:del>
      <w:del w:id="1284" w:author="PR Preview" w:date="2026-01-01T00:00:00Z">
        <w:r>
          <w:delText xml:space="preserve"> </w:delText>
        </w:r>
      </w:del>
      <w:del w:id="1285" w:author="PR Preview" w:date="2026-01-01T00:00:00Z">
        <w:r>
          <w:delText xml:space="preserve">$\mathord{\smash[b]{\underset{\raise.3ex\hbox{$\scriptstyle\sim$}}{x}}\vphantom{x}}+ \mathord{\smash[b]{\underset{\raise.3ex\hbox{$\scriptstyle\sim$}}{\delta}}\vphantom{\delta}}$</w:delText>
        </w:r>
      </w:del>
      <w:del w:id="1286" w:author="PR Preview" w:date="2026-01-01T00:00:00Z">
        <w:r>
          <w:delText xml:space="preserve">.</w:delText>
        </w:r>
      </w:del>
    </w:p>
    <w:p>
      <w:pPr>
        <w:pStyle w:val="BodyText"/>
      </w:pPr>
      <w:del w:id="1287" w:author="PR Preview" w:date="2026-01-01T00:00:00Z">
        <w:r>
          <w:rPr>
            <w:b/>
            <w:bCs/>
          </w:rPr>
          <w:delText xml:space="preserve">Theorem 12 (The Newton step minimizes the quadratic model)</w:delText>
        </w:r>
      </w:del>
      <w:del w:id="1288" w:author="PR Preview" w:date="2026-01-01T00:00:00Z">
        <w:r>
          <w:delText xml:space="preserve"> </w:delText>
        </w:r>
      </w:del>
      <w:del w:id="1289" w:author="PR Preview" w:date="2026-01-01T00:00:00Z">
        <w:r>
          <w:delText xml:space="preserve">Let</w:delText>
        </w:r>
      </w:del>
      <w:del w:id="1290" w:author="PR Preview" w:date="2026-01-01T00:00:00Z">
        <w:r>
          <w:delText xml:space="preserve"> </w:delText>
        </w:r>
      </w:del>
      <m:oMath>
        <m:r>
          <m:t>q</m:t>
        </m:r>
      </m:oMath>
      <w:del w:id="1291" w:author="PR Preview" w:date="2026-01-01T00:00:00Z">
        <w:r>
          <w:delText xml:space="preserve"> </w:delText>
        </w:r>
      </w:del>
      <w:del w:id="1292" w:author="PR Preview" w:date="2026-01-01T00:00:00Z">
        <w:r>
          <w:delText xml:space="preserve">be the quadratic model of</w:delText>
        </w:r>
      </w:del>
      <w:del w:id="1293" w:author="PR Preview" w:date="2026-01-01T00:00:00Z">
        <w:r>
          <w:delText xml:space="preserve"> </w:delText>
        </w:r>
      </w:del>
      <m:oMath>
        <m:r>
          <m:t>f</m:t>
        </m:r>
      </m:oMath>
      <w:del w:id="1294" w:author="PR Preview" w:date="2026-01-01T00:00:00Z">
        <w:r>
          <w:delText xml:space="preserve"> </w:delText>
        </w:r>
      </w:del>
      <w:del w:id="1295" w:author="PR Preview" w:date="2026-01-01T00:00:00Z">
        <w:r>
          <w:delText xml:space="preserve">at</w:delText>
        </w:r>
      </w:del>
      <w:del w:id="1296" w:author="PR Preview" w:date="2026-01-01T00:00:00Z">
        <w:r>
          <w:delText xml:space="preserve"> </w:delText>
        </w:r>
      </w:del>
      <w:del w:id="1297" w:author="PR Preview" w:date="2026-01-01T00:00:00Z">
        <w:r>
          <w:delText xml:space="preserve">$\mathord{\smash[b]{\underset{\raise.3ex\hbox{$\scriptstyle\sim$}}{x}}\vphantom{x}}$</w:delText>
        </w:r>
      </w:del>
      <w:del w:id="1298" w:author="PR Preview" w:date="2026-01-01T00:00:00Z">
        <w:r>
          <w:delText xml:space="preserve"> </w:delText>
        </w:r>
      </w:del>
      <w:del w:id="1299" w:author="PR Preview" w:date="2026-01-01T00:00:00Z">
        <w:r>
          <w:delText xml:space="preserve">(</w:delText>
        </w:r>
      </w:del>
      <w:hyperlink w:anchor="def-quadratic-model">
        <w:del w:id="1300" w:author="PR Preview" w:date="2026-01-01T00:00:00Z">
          <w:r>
            <w:rPr>
              <w:rStyle w:val="Hyperlink"/>
            </w:rPr>
            <w:delText xml:space="preserve">Definition 26</w:delText>
          </w:r>
        </w:del>
      </w:hyperlink>
      <w:del w:id="1301" w:author="PR Preview" w:date="2026-01-01T00:00:00Z">
        <w:r>
          <w:delText xml:space="preserve">),</w:delText>
        </w:r>
      </w:del>
      <w:del w:id="1302" w:author="PR Preview" w:date="2026-01-01T00:00:00Z">
        <w:r>
          <w:delText xml:space="preserve"> </w:delText>
        </w:r>
      </w:del>
      <w:del w:id="1303" w:author="PR Preview" w:date="2026-01-01T00:00:00Z">
        <w:r>
          <w:delText xml:space="preserve">with</w:delText>
        </w:r>
      </w:del>
      <w:del w:id="1304" w:author="PR Preview" w:date="2026-01-01T00:00:00Z">
        <w:r>
          <w:delText xml:space="preserve"> </w:delText>
        </w:r>
      </w:del>
      <w:del w:id="1305" w:author="PR Preview" w:date="2026-01-01T00:00:00Z">
        <w:r>
          <w:delText xml:space="preserve">$\mathbf{H} = \mathbf{H}_f(\mathord{\smash[b]{\underset{\raise.3ex\hbox{$\scriptstyle\sim$}}{x}}\vphantom{x}})$</w:delText>
        </w:r>
      </w:del>
      <w:del w:id="1306" w:author="PR Preview" w:date="2026-01-01T00:00:00Z">
        <w:r>
          <w:delText xml:space="preserve"> </w:delText>
        </w:r>
      </w:del>
      <w:hyperlink r:id="rId64">
        <w:del w:id="1307" w:author="PR Preview" w:date="2026-01-01T00:00:00Z">
          <w:r>
            <w:rPr>
              <w:rStyle w:val="Hyperlink"/>
            </w:rPr>
            <w:delText xml:space="preserve">positive definite</w:delText>
          </w:r>
        </w:del>
      </w:hyperlink>
      <w:del w:id="1308" w:author="PR Preview" w:date="2026-01-01T00:00:00Z">
        <w:r>
          <w:delText xml:space="preserve">.</w:delText>
        </w:r>
      </w:del>
      <w:del w:id="1309" w:author="PR Preview" w:date="2026-01-01T00:00:00Z">
        <w:r>
          <w:delText xml:space="preserve"> </w:delText>
        </w:r>
      </w:del>
      <w:del w:id="1310" w:author="PR Preview" w:date="2026-01-01T00:00:00Z">
        <w:r>
          <w:delText xml:space="preserve">Its unique minimizer is the Newton step</w:delText>
        </w:r>
      </w:del>
      <w:del w:id="1311" w:author="PR Preview" w:date="2026-01-01T00:00:00Z">
        <w:r>
          <w:delText xml:space="preserve"> </w:delText>
        </w:r>
      </w:del>
      <w:del w:id="1312" w:author="PR Preview" w:date="2026-01-01T00:00:00Z">
        <w:r>
          <w:delText xml:space="preserve">$\mathord{\smash[b]{\underset{\raise.3ex\hbox{$\scriptstyle\sim$}}{\delta}}\vphantom{\delta}}^* = -\mathbf{H}^{-1} \mathord{\smash[b]{\underset{\raise.3ex\hbox{$\scriptstyle\sim$}}{g}}\vphantom{g}}$</w:delText>
        </w:r>
      </w:del>
      <w:del w:id="1313" w:author="PR Preview" w:date="2026-01-01T00:00:00Z">
        <w:r>
          <w:delText xml:space="preserve">.</w:delText>
        </w:r>
      </w:del>
    </w:p>
    <w:p>
      <w:pPr>
        <w:pStyle w:val="BodyText"/>
      </w:pPr>
      <w:ins w:id="1314" w:author="PR Preview" w:date="2026-01-01T00:00:00Z">
        <w:r>
          <w:rPr>
            <w:i/>
            <w:iCs/>
          </w:rPr>
          <w:t xml:space="preserve">Remark 3</w:t>
        </w:r>
      </w:ins>
      <w:ins w:id="1315" w:author="PR Preview" w:date="2026-01-01T00:00:00Z">
        <w:r>
          <w:t xml:space="preserve"> (The quadratic model and Taylor’s theorem). </w:t>
        </w:r>
      </w:ins>
      <w:ins w:id="1316" w:author="PR Preview" w:date="2026-01-01T00:00:00Z">
        <w:r>
          <w:t xml:space="preserve">When the second partial derivatives of</w:t>
        </w:r>
      </w:ins>
      <w:ins w:id="1317" w:author="PR Preview" w:date="2026-01-01T00:00:00Z">
        <w:r>
          <w:t xml:space="preserve"> </w:t>
        </w:r>
      </w:ins>
      <m:oMath>
        <m:r>
          <m:t>f</m:t>
        </m:r>
      </m:oMath>
      <w:ins w:id="1318" w:author="PR Preview" w:date="2026-01-01T00:00:00Z">
        <w:r>
          <w:t xml:space="preserve"> </w:t>
        </w:r>
      </w:ins>
      <w:ins w:id="1319" w:author="PR Preview" w:date="2026-01-01T00:00:00Z">
        <w:r>
          <w:t xml:space="preserve">are continuous,</w:t>
        </w:r>
      </w:ins>
      <w:ins w:id="1320" w:author="PR Preview" w:date="2026-01-01T00:00:00Z">
        <w:r>
          <w:t xml:space="preserve"> </w:t>
        </w:r>
      </w:ins>
      <w:hyperlink w:anchor="thm-taylor-mv">
        <w:ins w:id="1321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322" w:author="PR Preview" w:date="2026-01-01T00:00:00Z">
        <w:r>
          <w:t xml:space="preserve"> </w:t>
        </w:r>
      </w:ins>
      <w:ins w:id="1323" w:author="PR Preview" w:date="2026-01-01T00:00:00Z">
        <w:r>
          <w:t xml:space="preserve">says that</w:t>
        </w:r>
      </w:ins>
      <w:ins w:id="1324" w:author="PR Preview" w:date="2026-01-01T00:00:00Z">
        <w:r>
          <w:t xml:space="preserve"> </w:t>
        </w:r>
      </w:ins>
      <w:ins w:id="1325" w:author="PR Preview" w:date="2026-01-01T00:00:00Z">
        <w:r>
          <w:t xml:space="preserve">$f(\mathord{\smash[b]{\underset{\raise.3ex\hbox{$\scriptstyle\sim$}}{x}}\vphantom{x}}+ \mathord{\smash[b]{\underset{\raise.3ex\hbox{$\scriptstyle\sim$}}{\delta}}\vphantom{\delta}})$</w:t>
        </w:r>
      </w:ins>
      <w:ins w:id="1326" w:author="PR Preview" w:date="2026-01-01T00:00:00Z">
        <w:r>
          <w:t xml:space="preserve"> </w:t>
        </w:r>
      </w:ins>
      <w:ins w:id="1327" w:author="PR Preview" w:date="2026-01-01T00:00:00Z">
        <w:r>
          <w:t xml:space="preserve">equals the expression for</w:t>
        </w:r>
      </w:ins>
      <w:ins w:id="1328" w:author="PR Preview" w:date="2026-01-01T00:00:00Z">
        <w:r>
          <w:t xml:space="preserve"> </w:t>
        </w:r>
      </w:ins>
      <w:ins w:id="1329" w:author="PR Preview" w:date="2026-01-01T00:00:00Z">
        <w:r>
          <w:t xml:space="preserve">$q(\mathord{\smash[b]{\underset{\raise.3ex\hbox{$\scriptstyle\sim$}}{\delta}}\vphantom{\delta}})$</w:t>
        </w:r>
      </w:ins>
      <w:ins w:id="1330" w:author="PR Preview" w:date="2026-01-01T00:00:00Z">
        <w:r>
          <w:t xml:space="preserve"> </w:t>
        </w:r>
      </w:ins>
      <w:ins w:id="1331" w:author="PR Preview" w:date="2026-01-01T00:00:00Z">
        <w:r>
          <w:t xml:space="preserve">in</w:t>
        </w:r>
      </w:ins>
      <w:ins w:id="1332" w:author="PR Preview" w:date="2026-01-01T00:00:00Z">
        <w:r>
          <w:t xml:space="preserve"> </w:t>
        </w:r>
      </w:ins>
      <w:hyperlink w:anchor="def-quadratic-model">
        <w:ins w:id="1333" w:author="PR Preview" w:date="2026-01-01T00:00:00Z">
          <w:r>
            <w:rPr>
              <w:rStyle w:val="Hyperlink"/>
            </w:rPr>
            <w:t xml:space="preserve">Definition 27</w:t>
          </w:r>
        </w:ins>
      </w:hyperlink>
      <w:ins w:id="1334" w:author="PR Preview" w:date="2026-01-01T00:00:00Z">
        <w:r>
          <w:t xml:space="preserve"> </w:t>
        </w:r>
      </w:ins>
      <w:ins w:id="1335" w:author="PR Preview" w:date="2026-01-01T00:00:00Z">
        <w:r>
          <w:t xml:space="preserve">with the Hessian evaluated at a point between</w:t>
        </w:r>
      </w:ins>
      <w:ins w:id="1336" w:author="PR Preview" w:date="2026-01-01T00:00:00Z">
        <w:r>
          <w:t xml:space="preserve"> </w:t>
        </w:r>
      </w:ins>
      <w:ins w:id="1337" w:author="PR Preview" w:date="2026-01-01T00:00:00Z">
        <w:r>
          <w:t xml:space="preserve">$\mathord{\smash[b]{\underset{\raise.3ex\hbox{$\scriptstyle\sim$}}{x}}\vphantom{x}}$</w:t>
        </w:r>
      </w:ins>
      <w:ins w:id="1338" w:author="PR Preview" w:date="2026-01-01T00:00:00Z">
        <w:r>
          <w:t xml:space="preserve"> </w:t>
        </w:r>
      </w:ins>
      <w:ins w:id="1339" w:author="PR Preview" w:date="2026-01-01T00:00:00Z">
        <w:r>
          <w:t xml:space="preserve">and</w:t>
        </w:r>
      </w:ins>
      <w:ins w:id="1340" w:author="PR Preview" w:date="2026-01-01T00:00:00Z">
        <w:r>
          <w:t xml:space="preserve"> </w:t>
        </w:r>
      </w:ins>
      <w:ins w:id="1341" w:author="PR Preview" w:date="2026-01-01T00:00:00Z">
        <w:r>
          <w:t xml:space="preserve">$\mathord{\smash[b]{\underset{\raise.3ex\hbox{$\scriptstyle\sim$}}{x}}\vphantom{x}}+ \mathord{\smash[b]{\underset{\raise.3ex\hbox{$\scriptstyle\sim$}}{\delta}}\vphantom{\delta}}$</w:t>
        </w:r>
      </w:ins>
      <w:ins w:id="1342" w:author="PR Preview" w:date="2026-01-01T00:00:00Z">
        <w:r>
          <w:t xml:space="preserve">.</w:t>
        </w:r>
      </w:ins>
    </w:p>
    <w:bookmarkEnd w:id="163"/>
    <w:bookmarkStart w:id="164" w:name="thm-newton-model"/>
    <w:p>
      <w:pPr>
        <w:pStyle w:val="BodyText"/>
      </w:pPr>
      <w:ins w:id="1343" w:author="PR Preview" w:date="2026-01-01T00:00:00Z">
        <w:r>
          <w:rPr>
            <w:b/>
            <w:bCs/>
          </w:rPr>
          <w:t xml:space="preserve">Theorem 12 (The Newton step minimizes the quadratic model)</w:t>
        </w:r>
      </w:ins>
      <w:ins w:id="1344" w:author="PR Preview" w:date="2026-01-01T00:00:00Z">
        <w:r>
          <w:t xml:space="preserve"> </w:t>
        </w:r>
      </w:ins>
      <w:ins w:id="1345" w:author="PR Preview" w:date="2026-01-01T00:00:00Z">
        <w:r>
          <w:t xml:space="preserve">Let</w:t>
        </w:r>
      </w:ins>
      <w:ins w:id="1346" w:author="PR Preview" w:date="2026-01-01T00:00:00Z">
        <w:r>
          <w:t xml:space="preserve"> </w:t>
        </w:r>
      </w:ins>
      <m:oMath>
        <m:r>
          <m:t>q</m:t>
        </m:r>
      </m:oMath>
      <w:ins w:id="1347" w:author="PR Preview" w:date="2026-01-01T00:00:00Z">
        <w:r>
          <w:t xml:space="preserve"> </w:t>
        </w:r>
      </w:ins>
      <w:ins w:id="1348" w:author="PR Preview" w:date="2026-01-01T00:00:00Z">
        <w:r>
          <w:t xml:space="preserve">be the quadratic model of</w:t>
        </w:r>
      </w:ins>
      <w:ins w:id="1349" w:author="PR Preview" w:date="2026-01-01T00:00:00Z">
        <w:r>
          <w:t xml:space="preserve"> </w:t>
        </w:r>
      </w:ins>
      <m:oMath>
        <m:r>
          <m:t>f</m:t>
        </m:r>
      </m:oMath>
      <w:ins w:id="1350" w:author="PR Preview" w:date="2026-01-01T00:00:00Z">
        <w:r>
          <w:t xml:space="preserve"> </w:t>
        </w:r>
      </w:ins>
      <w:ins w:id="1351" w:author="PR Preview" w:date="2026-01-01T00:00:00Z">
        <w:r>
          <w:t xml:space="preserve">at</w:t>
        </w:r>
      </w:ins>
      <w:ins w:id="1352" w:author="PR Preview" w:date="2026-01-01T00:00:00Z">
        <w:r>
          <w:t xml:space="preserve"> </w:t>
        </w:r>
      </w:ins>
      <w:ins w:id="1353" w:author="PR Preview" w:date="2026-01-01T00:00:00Z">
        <w:r>
          <w:t xml:space="preserve">$\mathord{\smash[b]{\underset{\raise.3ex\hbox{$\scriptstyle\sim$}}{x}}\vphantom{x}}$</w:t>
        </w:r>
      </w:ins>
      <w:ins w:id="1354" w:author="PR Preview" w:date="2026-01-01T00:00:00Z">
        <w:r>
          <w:t xml:space="preserve"> </w:t>
        </w:r>
      </w:ins>
      <w:ins w:id="1355" w:author="PR Preview" w:date="2026-01-01T00:00:00Z">
        <w:r>
          <w:t xml:space="preserve">(</w:t>
        </w:r>
      </w:ins>
      <w:hyperlink w:anchor="def-quadratic-model">
        <w:ins w:id="1356" w:author="PR Preview" w:date="2026-01-01T00:00:00Z">
          <w:r>
            <w:rPr>
              <w:rStyle w:val="Hyperlink"/>
            </w:rPr>
            <w:t xml:space="preserve">Definition 27</w:t>
          </w:r>
        </w:ins>
      </w:hyperlink>
      <w:ins w:id="1357" w:author="PR Preview" w:date="2026-01-01T00:00:00Z">
        <w:r>
          <w:t xml:space="preserve">),</w:t>
        </w:r>
      </w:ins>
      <w:ins w:id="1358" w:author="PR Preview" w:date="2026-01-01T00:00:00Z">
        <w:r>
          <w:t xml:space="preserve"> </w:t>
        </w:r>
      </w:ins>
      <w:ins w:id="1359" w:author="PR Preview" w:date="2026-01-01T00:00:00Z">
        <w:r>
          <w:t xml:space="preserve">with</w:t>
        </w:r>
      </w:ins>
      <w:ins w:id="1360" w:author="PR Preview" w:date="2026-01-01T00:00:00Z">
        <w:r>
          <w:t xml:space="preserve"> </w:t>
        </w:r>
      </w:ins>
      <w:ins w:id="1361" w:author="PR Preview" w:date="2026-01-01T00:00:00Z">
        <w:r>
          <w:t xml:space="preserve">$\mathbf{H} = \mathbf{H}_f(\mathord{\smash[b]{\underset{\raise.3ex\hbox{$\scriptstyle\sim$}}{x}}\vphantom{x}})$</w:t>
        </w:r>
      </w:ins>
      <w:ins w:id="1362" w:author="PR Preview" w:date="2026-01-01T00:00:00Z">
        <w:r>
          <w:t xml:space="preserve"> </w:t>
        </w:r>
      </w:ins>
      <w:hyperlink r:id="rId64">
        <w:ins w:id="1363" w:author="PR Preview" w:date="2026-01-01T00:00:00Z">
          <w:r>
            <w:rPr>
              <w:rStyle w:val="Hyperlink"/>
            </w:rPr>
            <w:t xml:space="preserve">positive definite</w:t>
          </w:r>
        </w:ins>
      </w:hyperlink>
      <w:ins w:id="1364" w:author="PR Preview" w:date="2026-01-01T00:00:00Z">
        <w:r>
          <w:t xml:space="preserve">.</w:t>
        </w:r>
      </w:ins>
      <w:ins w:id="1365" w:author="PR Preview" w:date="2026-01-01T00:00:00Z">
        <w:r>
          <w:t xml:space="preserve"> </w:t>
        </w:r>
      </w:ins>
      <w:ins w:id="1366" w:author="PR Preview" w:date="2026-01-01T00:00:00Z">
        <w:r>
          <w:t xml:space="preserve">Its unique minimizer is the Newton step</w:t>
        </w:r>
      </w:ins>
      <w:ins w:id="1367" w:author="PR Preview" w:date="2026-01-01T00:00:00Z">
        <w:r>
          <w:t xml:space="preserve"> </w:t>
        </w:r>
      </w:ins>
      <w:ins w:id="1368" w:author="PR Preview" w:date="2026-01-01T00:00:00Z">
        <w:r>
          <w:t xml:space="preserve">$\mathord{\smash[b]{\underset{\raise.3ex\hbox{$\scriptstyle\sim$}}{\delta}}\vphantom{\delta}}^* = -\mathbf{H}^{-1} \mathord{\smash[b]{\underset{\raise.3ex\hbox{$\scriptstyle\sim$}}{g}}\vphantom{g}}$</w:t>
        </w:r>
      </w:ins>
      <w:ins w:id="1369" w:author="PR Preview" w:date="2026-01-01T00:00:00Z">
        <w:r>
          <w:t xml:space="preserve">.</w:t>
        </w:r>
      </w:ins>
    </w:p>
    <w:bookmarkEnd w:id="1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5" w:name="exm-newton-model"/>
    <w:p>
      <w:pPr>
        <w:pStyle w:val="BodyText"/>
      </w:pPr>
      <w:del w:id="1370" w:author="PR Preview" w:date="2026-01-01T00:00:00Z">
        <w:r>
          <w:rPr>
            <w:b/>
            <w:bCs/>
          </w:rPr>
          <w:delText xml:space="preserve">Example 37 (The Newton step at</w:delText>
        </w:r>
      </w:del>
      <w:del w:id="1371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2.5</m:t>
        </m:r>
      </m:oMath>
      <w:del w:id="1372" w:author="PR Preview" w:date="2026-01-01T00:00:00Z">
        <w:r>
          <w:rPr>
            <w:b/>
            <w:bCs/>
          </w:rPr>
          <w:delText xml:space="preserve">)</w:delText>
        </w:r>
      </w:del>
      <w:del w:id="1373" w:author="PR Preview" w:date="2026-01-01T00:00:00Z">
        <w:r>
          <w:delText xml:space="preserve"> </w:delText>
        </w:r>
      </w:del>
      <w:del w:id="1374" w:author="PR Preview" w:date="2026-01-01T00:00:00Z">
        <w:r>
          <w:delText xml:space="preserve">For the model</w:delText>
        </w:r>
      </w:del>
      <w:del w:id="1375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del w:id="1376" w:author="PR Preview" w:date="2026-01-01T00:00:00Z">
        <w:r>
          <w:delText xml:space="preserve"> </w:delText>
        </w:r>
      </w:del>
      <w:del w:id="1377" w:author="PR Preview" w:date="2026-01-01T00:00:00Z">
        <w:r>
          <w:delText xml:space="preserve">of</w:delText>
        </w:r>
      </w:del>
      <w:del w:id="1378" w:author="PR Preview" w:date="2026-01-01T00:00:00Z">
        <w:r>
          <w:delText xml:space="preserve"> </w:delText>
        </w:r>
      </w:del>
      <w:hyperlink w:anchor="exm-quadratic-model">
        <w:del w:id="1379" w:author="PR Preview" w:date="2026-01-01T00:00:00Z">
          <w:r>
            <w:rPr>
              <w:rStyle w:val="Hyperlink"/>
            </w:rPr>
            <w:delText xml:space="preserve">Example 36</w:delText>
          </w:r>
        </w:del>
      </w:hyperlink>
      <w:del w:id="1380" w:author="PR Preview" w:date="2026-01-01T00:00:00Z">
        <w:r>
          <w:delText xml:space="preserve">,</w:delText>
        </w:r>
      </w:del>
      <w:del w:id="1381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del w:id="1382" w:author="PR Preview" w:date="2026-01-01T00:00:00Z">
        <w:r>
          <w:delText xml:space="preserve"> </w:delText>
        </w:r>
      </w:del>
      <w:del w:id="1383" w:author="PR Preview" w:date="2026-01-01T00:00:00Z">
        <w:r>
          <w:delText xml:space="preserve">is positive definite, so by</w:delText>
        </w:r>
      </w:del>
      <w:del w:id="1384" w:author="PR Preview" w:date="2026-01-01T00:00:00Z">
        <w:r>
          <w:delText xml:space="preserve"> </w:delText>
        </w:r>
      </w:del>
      <w:hyperlink w:anchor="thm-newton-model">
        <w:del w:id="1385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386" w:author="PR Preview" w:date="2026-01-01T00:00:00Z">
        <w:r>
          <w:delText xml:space="preserve"> </w:delText>
        </w:r>
      </w:del>
      <w:del w:id="1387" w:author="PR Preview" w:date="2026-01-01T00:00:00Z">
        <w:r>
          <w:delText xml:space="preserve">its minimizer is</w:delText>
        </w:r>
      </w:del>
    </w:p>
    <w:p>
      <w:pPr>
        <w:pStyle w:val="BodyText"/>
      </w:pPr>
      <w:ins w:id="1388" w:author="PR Preview" w:date="2026-01-01T00:00:00Z">
        <w:r>
          <w:rPr>
            <w:b/>
            <w:bCs/>
          </w:rPr>
          <w:t xml:space="preserve">Example 38 (The Newton step at</w:t>
        </w:r>
      </w:ins>
      <w:ins w:id="1389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2.5</m:t>
        </m:r>
      </m:oMath>
      <w:ins w:id="1390" w:author="PR Preview" w:date="2026-01-01T00:00:00Z">
        <w:r>
          <w:rPr>
            <w:b/>
            <w:bCs/>
          </w:rPr>
          <w:t xml:space="preserve">)</w:t>
        </w:r>
      </w:ins>
      <w:ins w:id="1391" w:author="PR Preview" w:date="2026-01-01T00:00:00Z">
        <w:r>
          <w:t xml:space="preserve"> </w:t>
        </w:r>
      </w:ins>
      <w:ins w:id="1392" w:author="PR Preview" w:date="2026-01-01T00:00:00Z">
        <w:r>
          <w:t xml:space="preserve">For the model</w:t>
        </w:r>
      </w:ins>
      <w:ins w:id="1393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ins w:id="1394" w:author="PR Preview" w:date="2026-01-01T00:00:00Z">
        <w:r>
          <w:t xml:space="preserve"> </w:t>
        </w:r>
      </w:ins>
      <w:ins w:id="1395" w:author="PR Preview" w:date="2026-01-01T00:00:00Z">
        <w:r>
          <w:t xml:space="preserve">of</w:t>
        </w:r>
      </w:ins>
      <w:ins w:id="1396" w:author="PR Preview" w:date="2026-01-01T00:00:00Z">
        <w:r>
          <w:t xml:space="preserve"> </w:t>
        </w:r>
      </w:ins>
      <w:hyperlink w:anchor="exm-quadratic-model">
        <w:ins w:id="1397" w:author="PR Preview" w:date="2026-01-01T00:00:00Z">
          <w:r>
            <w:rPr>
              <w:rStyle w:val="Hyperlink"/>
            </w:rPr>
            <w:t xml:space="preserve">Example 37</w:t>
          </w:r>
        </w:ins>
      </w:hyperlink>
      <w:ins w:id="1398" w:author="PR Preview" w:date="2026-01-01T00:00:00Z">
        <w:r>
          <w:t xml:space="preserve">,</w:t>
        </w:r>
      </w:ins>
      <w:ins w:id="1399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ins w:id="1400" w:author="PR Preview" w:date="2026-01-01T00:00:00Z">
        <w:r>
          <w:t xml:space="preserve"> </w:t>
        </w:r>
      </w:ins>
      <w:ins w:id="1401" w:author="PR Preview" w:date="2026-01-01T00:00:00Z">
        <w:r>
          <w:t xml:space="preserve">is positive definite, so by</w:t>
        </w:r>
      </w:ins>
      <w:ins w:id="1402" w:author="PR Preview" w:date="2026-01-01T00:00:00Z">
        <w:r>
          <w:t xml:space="preserve"> </w:t>
        </w:r>
      </w:ins>
      <w:hyperlink w:anchor="thm-newton-model">
        <w:ins w:id="1403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404" w:author="PR Preview" w:date="2026-01-01T00:00:00Z">
        <w:r>
          <w:t xml:space="preserve"> </w:t>
        </w:r>
      </w:ins>
      <w:ins w:id="1405" w:author="PR Preview" w:date="2026-01-01T00:00:00Z">
        <w:r>
          <w:t xml:space="preserve">its minimizer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del w:id="1406" w:author="PR Preview" w:date="2026-01-01T00:00:00Z">
        <w:r>
          <w:delText xml:space="preserve">(</w:delText>
        </w:r>
      </w:del>
      <w:hyperlink w:anchor="exm-newton-method">
        <w:del w:id="1407" w:author="PR Preview" w:date="2026-01-01T00:00:00Z">
          <w:r>
            <w:rPr>
              <w:rStyle w:val="Hyperlink"/>
            </w:rPr>
            <w:delText xml:space="preserve">Example 35</w:delText>
          </w:r>
        </w:del>
      </w:hyperlink>
      <w:del w:id="1408" w:author="PR Preview" w:date="2026-01-01T00:00:00Z">
        <w:r>
          <w:delText xml:space="preserve">).</w:delText>
        </w:r>
      </w:del>
    </w:p>
    <w:p>
      <w:pPr>
        <w:pStyle w:val="BodyText"/>
      </w:pPr>
      <w:del w:id="1409" w:author="PR Preview" w:date="2026-01-01T00:00:00Z">
        <w:r>
          <w:rPr>
            <w:b/>
            <w:bCs/>
          </w:rPr>
          <w:delText xml:space="preserve">Definition 27 (Quadratic convergence)</w:delText>
        </w:r>
      </w:del>
      <w:del w:id="1410" w:author="PR Preview" w:date="2026-01-01T00:00:00Z">
        <w:r>
          <w:delText xml:space="preserve"> </w:delText>
        </w:r>
      </w:del>
      <w:del w:id="1411" w:author="PR Preview" w:date="2026-01-01T00:00:00Z">
        <w:r>
          <w:delText xml:space="preserve">A</w:delText>
        </w:r>
      </w:del>
      <w:del w:id="1412" w:author="PR Preview" w:date="2026-01-01T00:00:00Z">
        <w:r>
          <w:delText xml:space="preserve"> </w:delText>
        </w:r>
      </w:del>
      <w:hyperlink r:id="rId154">
        <w:del w:id="1413" w:author="PR Preview" w:date="2026-01-01T00:00:00Z">
          <w:r>
            <w:rPr>
              <w:rStyle w:val="Hyperlink"/>
            </w:rPr>
            <w:delText xml:space="preserve">sequence</w:delText>
          </w:r>
        </w:del>
      </w:hyperlink>
      <w:del w:id="1414" w:author="PR Preview" w:date="2026-01-01T00:00:00Z">
        <w:r>
          <w:delText xml:space="preserve"> </w:delText>
        </w:r>
      </w:del>
      <w:del w:id="1415" w:author="PR Preview" w:date="2026-01-01T00:00:00Z">
        <w:r>
          <w:delText xml:space="preserve">$\mathord{\smash[b]{\underset{\raise.3ex\hbox{$\scriptstyle\sim$}}{x}}\vphantom{x}}^{(0)}, \mathord{\smash[b]{\underset{\raise.3ex\hbox{$\scriptstyle\sim$}}{x}}\vphantom{x}}^{(1)}, \ldots$</w:delText>
        </w:r>
      </w:del>
      <w:del w:id="1416" w:author="PR Preview" w:date="2026-01-01T00:00:00Z">
        <w:r>
          <w:delText xml:space="preserve"> </w:delText>
        </w:r>
      </w:del>
      <w:del w:id="1417" w:author="PR Preview" w:date="2026-01-01T00:00:00Z">
        <w:r>
          <w:delText xml:space="preserve">in</w:delText>
        </w:r>
      </w:del>
      <w:del w:id="1418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419" w:author="PR Preview" w:date="2026-01-01T00:00:00Z">
        <w:r>
          <w:delText xml:space="preserve"> </w:delText>
        </w:r>
      </w:del>
      <w:del w:id="1420" w:author="PR Preview" w:date="2026-01-01T00:00:00Z">
        <w:r>
          <w:delText xml:space="preserve">that converges (</w:delText>
        </w:r>
      </w:del>
      <w:hyperlink w:anchor="def-vector-sequence-limit">
        <w:del w:id="1421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1422" w:author="PR Preview" w:date="2026-01-01T00:00:00Z">
        <w:r>
          <w:delText xml:space="preserve">) to</w:delText>
        </w:r>
      </w:del>
      <w:del w:id="1423" w:author="PR Preview" w:date="2026-01-01T00:00:00Z">
        <w:r>
          <w:delText xml:space="preserve"> </w:delText>
        </w:r>
      </w:del>
      <w:del w:id="1424" w:author="PR Preview" w:date="2026-01-01T00:00:00Z">
        <w:r>
          <w:delText xml:space="preserve">$\mathord{\smash[b]{\underset{\raise.3ex\hbox{$\scriptstyle\sim$}}{x}}\vphantom{x}}^*$</w:delText>
        </w:r>
      </w:del>
      <w:del w:id="1425" w:author="PR Preview" w:date="2026-01-01T00:00:00Z">
        <w:r>
          <w:delText xml:space="preserve"> </w:delText>
        </w:r>
      </w:del>
      <w:del w:id="1426" w:author="PR Preview" w:date="2026-01-01T00:00:00Z">
        <w:r>
          <w:rPr>
            <w:b/>
            <w:bCs/>
          </w:rPr>
          <w:delText xml:space="preserve">converges quadratically</w:delText>
        </w:r>
      </w:del>
      <w:del w:id="1427" w:author="PR Preview" w:date="2026-01-01T00:00:00Z">
        <w:r>
          <w:delText xml:space="preserve"> </w:delText>
        </w:r>
      </w:del>
      <w:del w:id="1428" w:author="PR Preview" w:date="2026-01-01T00:00:00Z">
        <w:r>
          <w:delText xml:space="preserve">[14]</w:delText>
        </w:r>
      </w:del>
      <w:del w:id="1429" w:author="PR Preview" w:date="2026-01-01T00:00:00Z">
        <w:r>
          <w:delText xml:space="preserve"> </w:delText>
        </w:r>
      </w:del>
      <w:del w:id="1430" w:author="PR Preview" w:date="2026-01-01T00:00:00Z">
        <w:r>
          <w:delText xml:space="preserve">if there is a constant</w:delText>
        </w:r>
      </w:del>
      <w:del w:id="1431" w:author="PR Preview" w:date="2026-01-01T00:00:00Z">
        <w:r>
          <w:delText xml:space="preserve"> </w:delText>
        </w:r>
      </w:del>
      <m:oMath>
        <m:r>
          <m:t>C</m:t>
        </m:r>
      </m:oMath>
      <w:del w:id="1432" w:author="PR Preview" w:date="2026-01-01T00:00:00Z">
        <w:r>
          <w:delText xml:space="preserve"> </w:delText>
        </w:r>
      </w:del>
      <w:del w:id="1433" w:author="PR Preview" w:date="2026-01-01T00:00:00Z">
        <w:r>
          <w:delText xml:space="preserve">with</w:delText>
        </w:r>
      </w:del>
    </w:p>
    <w:p>
      <w:pPr>
        <w:pStyle w:val="FirstParagraph"/>
      </w:pPr>
      <w:ins w:id="1434" w:author="PR Preview" w:date="2026-01-01T00:00:00Z">
        <w:r>
          <w:t xml:space="preserve">(</w:t>
        </w:r>
      </w:ins>
      <w:hyperlink w:anchor="exm-newton-method">
        <w:ins w:id="1435" w:author="PR Preview" w:date="2026-01-01T00:00:00Z">
          <w:r>
            <w:rPr>
              <w:rStyle w:val="Hyperlink"/>
            </w:rPr>
            <w:t xml:space="preserve">Example 36</w:t>
          </w:r>
        </w:ins>
      </w:hyperlink>
      <w:ins w:id="1436" w:author="PR Preview" w:date="2026-01-01T00:00:00Z">
        <w:r>
          <w:t xml:space="preserve">).</w:t>
        </w:r>
      </w:ins>
    </w:p>
    <w:bookmarkEnd w:id="165"/>
    <w:bookmarkStart w:id="166" w:name="def-quadratic-convergence"/>
    <w:p>
      <w:pPr>
        <w:pStyle w:val="BodyText"/>
      </w:pPr>
      <w:ins w:id="1437" w:author="PR Preview" w:date="2026-01-01T00:00:00Z">
        <w:r>
          <w:rPr>
            <w:b/>
            <w:bCs/>
          </w:rPr>
          <w:t xml:space="preserve">Definition 28 (Quadratic convergence)</w:t>
        </w:r>
      </w:ins>
      <w:ins w:id="1438" w:author="PR Preview" w:date="2026-01-01T00:00:00Z">
        <w:r>
          <w:t xml:space="preserve"> </w:t>
        </w:r>
      </w:ins>
      <w:ins w:id="1439" w:author="PR Preview" w:date="2026-01-01T00:00:00Z">
        <w:r>
          <w:t xml:space="preserve">A</w:t>
        </w:r>
      </w:ins>
      <w:ins w:id="1440" w:author="PR Preview" w:date="2026-01-01T00:00:00Z">
        <w:r>
          <w:t xml:space="preserve"> </w:t>
        </w:r>
      </w:ins>
      <w:hyperlink r:id="rId154">
        <w:ins w:id="1441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1442" w:author="PR Preview" w:date="2026-01-01T00:00:00Z">
        <w:r>
          <w:t xml:space="preserve"> </w:t>
        </w:r>
      </w:ins>
      <w:ins w:id="1443" w:author="PR Preview" w:date="2026-01-01T00:00:00Z">
        <w:r>
          <w:t xml:space="preserve">$\mathord{\smash[b]{\underset{\raise.3ex\hbox{$\scriptstyle\sim$}}{x}}\vphantom{x}}^{(0)}, \mathord{\smash[b]{\underset{\raise.3ex\hbox{$\scriptstyle\sim$}}{x}}\vphantom{x}}^{(1)}, \ldots$</w:t>
        </w:r>
      </w:ins>
      <w:ins w:id="1444" w:author="PR Preview" w:date="2026-01-01T00:00:00Z">
        <w:r>
          <w:t xml:space="preserve"> </w:t>
        </w:r>
      </w:ins>
      <w:ins w:id="1445" w:author="PR Preview" w:date="2026-01-01T00:00:00Z">
        <w:r>
          <w:t xml:space="preserve">in</w:t>
        </w:r>
      </w:ins>
      <w:ins w:id="144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447" w:author="PR Preview" w:date="2026-01-01T00:00:00Z">
        <w:r>
          <w:t xml:space="preserve"> </w:t>
        </w:r>
      </w:ins>
      <w:ins w:id="1448" w:author="PR Preview" w:date="2026-01-01T00:00:00Z">
        <w:r>
          <w:t xml:space="preserve">that converges (</w:t>
        </w:r>
      </w:ins>
      <w:hyperlink w:anchor="def-vector-sequence-limit">
        <w:ins w:id="1449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1450" w:author="PR Preview" w:date="2026-01-01T00:00:00Z">
        <w:r>
          <w:t xml:space="preserve">) to</w:t>
        </w:r>
      </w:ins>
      <w:ins w:id="1451" w:author="PR Preview" w:date="2026-01-01T00:00:00Z">
        <w:r>
          <w:t xml:space="preserve"> </w:t>
        </w:r>
      </w:ins>
      <w:ins w:id="1452" w:author="PR Preview" w:date="2026-01-01T00:00:00Z">
        <w:r>
          <w:t xml:space="preserve">$\mathord{\smash[b]{\underset{\raise.3ex\hbox{$\scriptstyle\sim$}}{x}}\vphantom{x}}^*$</w:t>
        </w:r>
      </w:ins>
      <w:ins w:id="1453" w:author="PR Preview" w:date="2026-01-01T00:00:00Z">
        <w:r>
          <w:t xml:space="preserve"> </w:t>
        </w:r>
      </w:ins>
      <w:ins w:id="1454" w:author="PR Preview" w:date="2026-01-01T00:00:00Z">
        <w:r>
          <w:rPr>
            <w:b/>
            <w:bCs/>
          </w:rPr>
          <w:t xml:space="preserve">converges quadratically</w:t>
        </w:r>
      </w:ins>
      <w:ins w:id="1455" w:author="PR Preview" w:date="2026-01-01T00:00:00Z">
        <w:r>
          <w:t xml:space="preserve"> </w:t>
        </w:r>
      </w:ins>
      <w:ins w:id="1456" w:author="PR Preview" w:date="2026-01-01T00:00:00Z">
        <w:r>
          <w:t xml:space="preserve">[14]</w:t>
        </w:r>
      </w:ins>
      <w:ins w:id="1457" w:author="PR Preview" w:date="2026-01-01T00:00:00Z">
        <w:r>
          <w:t xml:space="preserve"> </w:t>
        </w:r>
      </w:ins>
      <w:ins w:id="1458" w:author="PR Preview" w:date="2026-01-01T00:00:00Z">
        <w:r>
          <w:t xml:space="preserve">if there is a constant</w:t>
        </w:r>
      </w:ins>
      <w:ins w:id="1459" w:author="PR Preview" w:date="2026-01-01T00:00:00Z">
        <w:r>
          <w:t xml:space="preserve"> </w:t>
        </w:r>
      </w:ins>
      <m:oMath>
        <m:r>
          <m:t>C</m:t>
        </m:r>
      </m:oMath>
      <w:ins w:id="1460" w:author="PR Preview" w:date="2026-01-01T00:00:00Z">
        <w:r>
          <w:t xml:space="preserve"> </w:t>
        </w:r>
      </w:ins>
      <w:ins w:id="1461" w:author="PR Preview" w:date="2026-01-01T00:00:00Z">
        <w:r>
          <w:t xml:space="preserve">with</w:t>
        </w:r>
      </w:ins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6"/>
    <w:bookmarkStart w:id="167" w:name="exm-not-quadratic-convergence"/>
    <w:p>
      <w:pPr>
        <w:pStyle w:val="FirstParagraph"/>
      </w:pPr>
      <w:del w:id="1462" w:author="PR Preview" w:date="2026-01-01T00:00:00Z">
        <w:r>
          <w:rPr>
            <w:b/>
            <w:bCs/>
          </w:rPr>
          <w:delText xml:space="preserve">Example 38 (Halving the error is not quadratic convergence)</w:delText>
        </w:r>
      </w:del>
      <w:del w:id="1463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del w:id="1464" w:author="PR Preview" w:date="2026-01-01T00:00:00Z">
        <w:r>
          <w:delText xml:space="preserve"> </w:delText>
        </w:r>
      </w:del>
      <w:del w:id="1465" w:author="PR Preview" w:date="2026-01-01T00:00:00Z">
        <w:r>
          <w:delText xml:space="preserve">converges to</w:delText>
        </w:r>
      </w:del>
      <w:del w:id="1466" w:author="PR Preview" w:date="2026-01-01T00:00:00Z">
        <w:r>
          <w:delText xml:space="preserve"> </w:delText>
        </w:r>
      </w:del>
      <m:oMath>
        <m:r>
          <m:t>0</m:t>
        </m:r>
      </m:oMath>
      <w:del w:id="1467" w:author="PR Preview" w:date="2026-01-01T00:00:00Z">
        <w:r>
          <w:delText xml:space="preserve">, but it does not converge quadratically:</w:delText>
        </w:r>
      </w:del>
      <w:del w:id="1468" w:author="PR Preview" w:date="2026-01-01T00:00:00Z">
        <w:r>
          <w:delText xml:space="preserve"> </w:delText>
        </w:r>
      </w:del>
      <w:del w:id="1469" w:author="PR Preview" w:date="2026-01-01T00:00:00Z">
        <w:r>
          <w:delText xml:space="preserve">the bound would need</w:delText>
        </w:r>
      </w:del>
      <w:del w:id="1470" w:author="PR Preview" w:date="2026-01-01T00:00:00Z">
        <w:r>
          <w:delText xml:space="preserve"> </w:delText>
        </w:r>
      </w:del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del w:id="1471" w:author="PR Preview" w:date="2026-01-01T00:00:00Z">
        <w:r>
          <w:delText xml:space="preserve">, that is,</w:delText>
        </w:r>
      </w:del>
      <w:del w:id="1472" w:author="PR Preview" w:date="2026-01-01T00:00:00Z">
        <w:r>
          <w:delText xml:space="preserve"> </w:delText>
        </w:r>
      </w:del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del w:id="1473" w:author="PR Preview" w:date="2026-01-01T00:00:00Z">
        <w:r>
          <w:delText xml:space="preserve">,</w:delText>
        </w:r>
      </w:del>
      <w:del w:id="1474" w:author="PR Preview" w:date="2026-01-01T00:00:00Z">
        <w:r>
          <w:delText xml:space="preserve"> </w:delText>
        </w:r>
      </w:del>
      <w:del w:id="1475" w:author="PR Preview" w:date="2026-01-01T00:00:00Z">
        <w:r>
          <w:delText xml:space="preserve">which fails once</w:delText>
        </w:r>
      </w:del>
      <w:del w:id="1476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del w:id="1477" w:author="PR Preview" w:date="2026-01-01T00:00:00Z">
        <w:r>
          <w:delText xml:space="preserve">.</w:delText>
        </w:r>
      </w:del>
      <w:del w:id="1478" w:author="PR Preview" w:date="2026-01-01T00:00:00Z">
        <w:r>
          <w:delText xml:space="preserve"> </w:delText>
        </w:r>
      </w:del>
      <w:del w:id="1479" w:author="PR Preview" w:date="2026-01-01T00:00:00Z">
        <w:r>
          <w:delText xml:space="preserve">Each step only halves the error.</w:delText>
        </w:r>
      </w:del>
    </w:p>
    <w:p>
      <w:pPr>
        <w:pStyle w:val="BodyText"/>
      </w:pPr>
      <w:del w:id="1480" w:author="PR Preview" w:date="2026-01-01T00:00:00Z">
        <w:r>
          <w:rPr>
            <w:b/>
            <w:bCs/>
          </w:rPr>
          <w:delText xml:space="preserve">Example 39 (The error squares at each step)</w:delText>
        </w:r>
      </w:del>
      <w:del w:id="1481" w:author="PR Preview" w:date="2026-01-01T00:00:00Z">
        <w:r>
          <w:delText xml:space="preserve"> </w:delText>
        </w:r>
      </w:del>
      <w:del w:id="1482" w:author="PR Preview" w:date="2026-01-01T00:00:00Z">
        <w:r>
          <w:delText xml:space="preserve">For the iteration</w:delText>
        </w:r>
      </w:del>
      <w:del w:id="1483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del w:id="1484" w:author="PR Preview" w:date="2026-01-01T00:00:00Z">
        <w:r>
          <w:delText xml:space="preserve"> </w:delText>
        </w:r>
      </w:del>
      <w:del w:id="1485" w:author="PR Preview" w:date="2026-01-01T00:00:00Z">
        <w:r>
          <w:delText xml:space="preserve">of</w:delText>
        </w:r>
      </w:del>
      <w:del w:id="1486" w:author="PR Preview" w:date="2026-01-01T00:00:00Z">
        <w:r>
          <w:delText xml:space="preserve"> </w:delText>
        </w:r>
      </w:del>
      <w:hyperlink w:anchor="exm-newton-method">
        <w:del w:id="1487" w:author="PR Preview" w:date="2026-01-01T00:00:00Z">
          <w:r>
            <w:rPr>
              <w:rStyle w:val="Hyperlink"/>
            </w:rPr>
            <w:delText xml:space="preserve">Example 35</w:delText>
          </w:r>
        </w:del>
      </w:hyperlink>
      <w:del w:id="1488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del w:id="1489" w:author="PR Preview" w:date="2026-01-01T00:00:00Z">
        <w:r>
          <w:delText xml:space="preserve">So near</w:delText>
        </w:r>
      </w:del>
      <w:del w:id="1490" w:author="PR Preview" w:date="2026-01-01T00:00:00Z">
        <w:r>
          <w:delText xml:space="preserve"> </w:delText>
        </w:r>
      </w:del>
      <m:oMath>
        <m:r>
          <m:t>2</m:t>
        </m:r>
      </m:oMath>
      <w:del w:id="1491" w:author="PR Preview" w:date="2026-01-01T00:00:00Z">
        <w:r>
          <w:delText xml:space="preserve"> </w:delText>
        </w:r>
      </w:del>
      <w:del w:id="1492" w:author="PR Preview" w:date="2026-01-01T00:00:00Z">
        <w:r>
          <w:delText xml:space="preserve">the error is roughly squared and divided by</w:delText>
        </w:r>
      </w:del>
      <w:del w:id="1493" w:author="PR Preview" w:date="2026-01-01T00:00:00Z">
        <w:r>
          <w:delText xml:space="preserve"> </w:delText>
        </w:r>
      </w:del>
      <m:oMath>
        <m:r>
          <m:t>4</m:t>
        </m:r>
      </m:oMath>
      <w:del w:id="1494" w:author="PR Preview" w:date="2026-01-01T00:00:00Z">
        <w:r>
          <w:delText xml:space="preserve"> </w:delText>
        </w:r>
      </w:del>
      <w:del w:id="1495" w:author="PR Preview" w:date="2026-01-01T00:00:00Z">
        <w:r>
          <w:delText xml:space="preserve">at each step:</w:delText>
        </w:r>
      </w:del>
      <w:del w:id="1496" w:author="PR Preview" w:date="2026-01-01T00:00:00Z">
        <w:r>
          <w:delText xml:space="preserve"> </w:delText>
        </w:r>
      </w:del>
      <w:del w:id="1497" w:author="PR Preview" w:date="2026-01-01T00:00:00Z">
        <w:r>
          <w:delText xml:space="preserve">the errors are</w:delText>
        </w:r>
      </w:del>
      <w:del w:id="1498" w:author="PR Preview" w:date="2026-01-01T00:00:00Z">
        <w:r>
          <w:delText xml:space="preserve"> </w:delText>
        </w:r>
      </w:del>
      <m:oMath>
        <m:r>
          <m:t>0.05</m:t>
        </m:r>
      </m:oMath>
      <w:del w:id="1499" w:author="PR Preview" w:date="2026-01-01T00:00:00Z">
        <w:r>
          <w:delText xml:space="preserve">, then</w:delText>
        </w:r>
      </w:del>
      <w:del w:id="1500" w:author="PR Preview" w:date="2026-01-01T00:00:00Z">
        <w:r>
          <w:delText xml:space="preserve"> </w:delText>
        </w:r>
      </w:del>
      <m:oMath>
        <m:r>
          <m:t>0.00061</m:t>
        </m:r>
      </m:oMath>
      <w:del w:id="1501" w:author="PR Preview" w:date="2026-01-01T00:00:00Z">
        <w:r>
          <w:delText xml:space="preserve">, then</w:delText>
        </w:r>
      </w:del>
      <w:del w:id="1502" w:author="PR Preview" w:date="2026-01-01T00:00:00Z">
        <w:r>
          <w:delText xml:space="preserve"> </w:delText>
        </w:r>
      </w:del>
      <m:oMath>
        <m:r>
          <m:t>0.000000093</m:t>
        </m:r>
      </m:oMath>
      <w:del w:id="1503" w:author="PR Preview" w:date="2026-01-01T00:00:00Z">
        <w:r>
          <w:delText xml:space="preserve">,</w:delText>
        </w:r>
      </w:del>
      <w:del w:id="1504" w:author="PR Preview" w:date="2026-01-01T00:00:00Z">
        <w:r>
          <w:delText xml:space="preserve"> </w:delText>
        </w:r>
      </w:del>
      <w:del w:id="1505" w:author="PR Preview" w:date="2026-01-01T00:00:00Z">
        <w:r>
          <w:delText xml:space="preserve">and</w:delText>
        </w:r>
      </w:del>
      <w:del w:id="1506" w:author="PR Preview" w:date="2026-01-01T00:00:00Z">
        <w:r>
          <w:delText xml:space="preserve"> </w:delText>
        </w:r>
      </w:del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del w:id="1507" w:author="PR Preview" w:date="2026-01-01T00:00:00Z">
        <w:r>
          <w:delText xml:space="preserve">.</w:delText>
        </w:r>
      </w:del>
      <w:del w:id="1508" w:author="PR Preview" w:date="2026-01-01T00:00:00Z">
        <w:r>
          <w:delText xml:space="preserve"> </w:delText>
        </w:r>
      </w:del>
      <w:del w:id="1509" w:author="PR Preview" w:date="2026-01-01T00:00:00Z">
        <w:r>
          <w:delText xml:space="preserve">The iterates converge quadratically (</w:delText>
        </w:r>
      </w:del>
      <w:hyperlink w:anchor="def-quadratic-convergence">
        <w:del w:id="1510" w:author="PR Preview" w:date="2026-01-01T00:00:00Z">
          <w:r>
            <w:rPr>
              <w:rStyle w:val="Hyperlink"/>
            </w:rPr>
            <w:delText xml:space="preserve">Definition 27</w:delText>
          </w:r>
        </w:del>
      </w:hyperlink>
      <w:del w:id="1511" w:author="PR Preview" w:date="2026-01-01T00:00:00Z">
        <w:r>
          <w:delText xml:space="preserve">):</w:delText>
        </w:r>
      </w:del>
      <w:del w:id="1512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1513" w:author="PR Preview" w:date="2026-01-01T00:00:00Z">
        <w:r>
          <w:delText xml:space="preserve"> </w:delText>
        </w:r>
      </w:del>
      <w:del w:id="1514" w:author="PR Preview" w:date="2026-01-01T00:00:00Z">
        <w:r>
          <w:delText xml:space="preserve">works for every</w:delText>
        </w:r>
      </w:del>
      <w:del w:id="1515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del w:id="1516" w:author="PR Preview" w:date="2026-01-01T00:00:00Z">
        <w:r>
          <w:delText xml:space="preserve">, since then</w:delText>
        </w:r>
      </w:del>
      <w:del w:id="1517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1518" w:author="PR Preview" w:date="2026-01-01T00:00:00Z">
        <w:r>
          <w:delText xml:space="preserve">,</w:delText>
        </w:r>
      </w:del>
      <w:del w:id="1519" w:author="PR Preview" w:date="2026-01-01T00:00:00Z">
        <w:r>
          <w:delText xml:space="preserve"> </w:delText>
        </w:r>
      </w:del>
      <w:del w:id="1520" w:author="PR Preview" w:date="2026-01-01T00:00:00Z">
        <w:r>
          <w:delText xml:space="preserve">and every iterate from</w:delText>
        </w:r>
      </w:del>
      <w:del w:id="1521" w:author="PR Preview" w:date="2026-01-01T00:00:00Z">
        <w:r>
          <w:delText xml:space="preserve"> </w:delText>
        </w:r>
      </w:del>
      <m:oMath>
        <m:r>
          <m:t>2.5</m:t>
        </m:r>
      </m:oMath>
      <w:del w:id="1522" w:author="PR Preview" w:date="2026-01-01T00:00:00Z">
        <w:r>
          <w:delText xml:space="preserve"> </w:delText>
        </w:r>
      </w:del>
      <w:del w:id="1523" w:author="PR Preview" w:date="2026-01-01T00:00:00Z">
        <w:r>
          <w:delText xml:space="preserve">is at least</w:delText>
        </w:r>
      </w:del>
      <w:del w:id="1524" w:author="PR Preview" w:date="2026-01-01T00:00:00Z">
        <w:r>
          <w:delText xml:space="preserve"> </w:delText>
        </w:r>
      </w:del>
      <m:oMath>
        <m:r>
          <m:t>2</m:t>
        </m:r>
      </m:oMath>
      <w:del w:id="1525" w:author="PR Preview" w:date="2026-01-01T00:00:00Z">
        <w:r>
          <w:delText xml:space="preserve">, since the identity makes</w:delText>
        </w:r>
      </w:del>
      <w:del w:id="1526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del w:id="1527" w:author="PR Preview" w:date="2026-01-01T00:00:00Z">
        <w:r>
          <w:delText xml:space="preserve"> </w:delText>
        </w:r>
      </w:del>
      <w:del w:id="1528" w:author="PR Preview" w:date="2026-01-01T00:00:00Z">
        <w:r>
          <w:delText xml:space="preserve">whenever</w:delText>
        </w:r>
      </w:del>
      <w:del w:id="1529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del w:id="1530" w:author="PR Preview" w:date="2026-01-01T00:00:00Z">
        <w:r>
          <w:delText xml:space="preserve">.</w:delText>
        </w:r>
      </w:del>
      <w:del w:id="1531" w:author="PR Preview" w:date="2026-01-01T00:00:00Z">
        <w:r>
          <w:delText xml:space="preserve"> </w:delText>
        </w:r>
      </w:del>
      <w:del w:id="1532" w:author="PR Preview" w:date="2026-01-01T00:00:00Z">
        <w:r>
          <w:delText xml:space="preserve">Zhou [1]</w:delText>
        </w:r>
      </w:del>
      <w:del w:id="1533" w:author="PR Preview" w:date="2026-01-01T00:00:00Z">
        <w:r>
          <w:delText xml:space="preserve"> </w:delText>
        </w:r>
      </w:del>
      <w:del w:id="1534" w:author="PR Preview" w:date="2026-01-01T00:00:00Z">
        <w:r>
          <w:delText xml:space="preserve">states such a bound for Newton’s method in general;</w:delText>
        </w:r>
      </w:del>
      <w:del w:id="1535" w:author="PR Preview" w:date="2026-01-01T00:00:00Z">
        <w:r>
          <w:delText xml:space="preserve"> </w:delText>
        </w:r>
      </w:del>
      <w:del w:id="1536" w:author="PR Preview" w:date="2026-01-01T00:00:00Z">
        <w:r>
          <w:delText xml:space="preserve">it holds from starting points close enough to a minimizer where the Hessian is positive definite,</w:delText>
        </w:r>
      </w:del>
      <w:del w:id="1537" w:author="PR Preview" w:date="2026-01-01T00:00:00Z">
        <w:r>
          <w:delText xml:space="preserve"> </w:delText>
        </w:r>
      </w:del>
      <w:del w:id="1538" w:author="PR Preview" w:date="2026-01-01T00:00:00Z">
        <w:r>
          <w:delText xml:space="preserve">when near that minimizer the Hessian changes by at most a constant times the distance moved,</w:delText>
        </w:r>
      </w:del>
      <w:del w:id="1539" w:author="PR Preview" w:date="2026-01-01T00:00:00Z">
        <w:r>
          <w:delText xml:space="preserve"> </w:delText>
        </w:r>
      </w:del>
      <w:del w:id="1540" w:author="PR Preview" w:date="2026-01-01T00:00:00Z">
        <w:r>
          <w:delText xml:space="preserve">which these notes do not prove.</w:delText>
        </w:r>
      </w:del>
    </w:p>
    <w:p>
      <w:pPr>
        <w:pStyle w:val="BodyText"/>
      </w:pPr>
      <w:del w:id="1541" w:author="PR Preview" w:date="2026-01-01T00:00:00Z">
        <w:r>
          <w:rPr>
            <w:b/>
            <w:bCs/>
          </w:rPr>
          <w:delText xml:space="preserve">Example 40 (Newton’s method can find a maximum)</w:delText>
        </w:r>
      </w:del>
      <w:del w:id="1542" w:author="PR Preview" w:date="2026-01-01T00:00:00Z">
        <w:r>
          <w:delText xml:space="preserve"> </w:delText>
        </w:r>
      </w:del>
      <w:del w:id="1543" w:author="PR Preview" w:date="2026-01-01T00:00:00Z">
        <w:r>
          <w:delText xml:space="preserve">From</w:delText>
        </w:r>
      </w:del>
      <w:del w:id="1544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del w:id="1545" w:author="PR Preview" w:date="2026-01-01T00:00:00Z">
        <w:r>
          <w:delText xml:space="preserve"> </w:delText>
        </w:r>
      </w:del>
      <w:del w:id="1546" w:author="PR Preview" w:date="2026-01-01T00:00:00Z">
        <w:r>
          <w:delText xml:space="preserve">the same iteration gives</w:delText>
        </w:r>
      </w:del>
      <w:del w:id="1547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2.05</m:t>
        </m:r>
      </m:oMath>
      <w:del w:id="1548" w:author="PR Preview" w:date="2026-01-01T00:00:00Z">
        <w:r>
          <w:delText xml:space="preserve">,</w:delText>
        </w:r>
      </w:del>
      <w:del w:id="1549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2.000610</m:t>
        </m:r>
      </m:oMath>
      <w:del w:id="1550" w:author="PR Preview" w:date="2026-01-01T00:00:00Z">
        <w:r>
          <w:delText xml:space="preserve">,</w:delText>
        </w:r>
      </w:del>
      <w:del w:id="1551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2.0000001</m:t>
        </m:r>
      </m:oMath>
      <w:del w:id="1552" w:author="PR Preview" w:date="2026-01-01T00:00:00Z">
        <w:r>
          <w:delText xml:space="preserve">, approaching</w:delText>
        </w:r>
      </w:del>
      <w:del w:id="1553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2</m:t>
        </m:r>
      </m:oMath>
      <w:del w:id="1554" w:author="PR Preview" w:date="2026-01-01T00:00:00Z">
        <w:r>
          <w:delText xml:space="preserve">.</w:delText>
        </w:r>
      </w:del>
      <w:del w:id="1555" w:author="PR Preview" w:date="2026-01-01T00:00:00Z">
        <w:r>
          <w:delText xml:space="preserve"> </w:delText>
        </w:r>
      </w:del>
      <w:del w:id="1556" w:author="PR Preview" w:date="2026-01-01T00:00:00Z">
        <w:r>
          <w:delText xml:space="preserve">But</w:delText>
        </w:r>
      </w:del>
      <w:del w:id="1557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2</m:t>
        </m:r>
      </m:oMath>
      <w:del w:id="1558" w:author="PR Preview" w:date="2026-01-01T00:00:00Z">
        <w:r>
          <w:delText xml:space="preserve"> </w:delText>
        </w:r>
      </w:del>
      <w:del w:id="1559" w:author="PR Preview" w:date="2026-01-01T00:00:00Z">
        <w:r>
          <w:delText xml:space="preserve">is not a minimizer of</w:delText>
        </w:r>
      </w:del>
      <w:del w:id="1560" w:author="PR Preview" w:date="2026-01-01T00:00:00Z">
        <w:r>
          <w:delText xml:space="preserve"> </w:delText>
        </w:r>
      </w:del>
      <m:oMath>
        <m:r>
          <m:t>f</m:t>
        </m:r>
      </m:oMath>
      <w:del w:id="1561" w:author="PR Preview" w:date="2026-01-01T00:00:00Z">
        <w:r>
          <w:delText xml:space="preserve">:</w:delText>
        </w:r>
      </w:del>
      <w:del w:id="1562" w:author="PR Preview" w:date="2026-01-01T00:00:00Z">
        <w:r>
          <w:delText xml:space="preserve"> </w:delText>
        </w:r>
      </w:del>
      <w:del w:id="1563" w:author="PR Preview" w:date="2026-01-01T00:00:00Z">
        <w:r>
          <w:delText xml:space="preserve">it is a stationary point of</w:delText>
        </w:r>
      </w:del>
      <w:del w:id="1564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f</m:t>
        </m:r>
      </m:oMath>
      <w:del w:id="1565" w:author="PR Preview" w:date="2026-01-01T00:00:00Z">
        <w:r>
          <w:delText xml:space="preserve">, whose second derivative there is</w:delText>
        </w:r>
      </w:del>
      <w:del w:id="1566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del w:id="1567" w:author="PR Preview" w:date="2026-01-01T00:00:00Z">
        <w:r>
          <w:delText xml:space="preserve">,</w:delText>
        </w:r>
      </w:del>
      <w:del w:id="1568" w:author="PR Preview" w:date="2026-01-01T00:00:00Z">
        <w:r>
          <w:delText xml:space="preserve"> </w:delText>
        </w:r>
      </w:del>
      <w:del w:id="1569" w:author="PR Preview" w:date="2026-01-01T00:00:00Z">
        <w:r>
          <w:delText xml:space="preserve">so it is a strict local minimizer of</w:delText>
        </w:r>
      </w:del>
      <w:del w:id="1570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f</m:t>
        </m:r>
      </m:oMath>
      <w:del w:id="1571" w:author="PR Preview" w:date="2026-01-01T00:00:00Z">
        <w:r>
          <w:delText xml:space="preserve"> </w:delText>
        </w:r>
      </w:del>
      <w:del w:id="1572" w:author="PR Preview" w:date="2026-01-01T00:00:00Z">
        <w:r>
          <w:delText xml:space="preserve">(</w:delText>
        </w:r>
      </w:del>
      <w:hyperlink w:anchor="thm-second-order-condition">
        <w:del w:id="1573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1574" w:author="PR Preview" w:date="2026-01-01T00:00:00Z">
        <w:r>
          <w:delText xml:space="preserve">),</w:delText>
        </w:r>
      </w:del>
      <w:del w:id="1575" w:author="PR Preview" w:date="2026-01-01T00:00:00Z">
        <w:r>
          <w:delText xml:space="preserve"> </w:delText>
        </w:r>
      </w:del>
      <w:del w:id="1576" w:author="PR Preview" w:date="2026-01-01T00:00:00Z">
        <w:r>
          <w:delText xml:space="preserve">that is,</w:delText>
        </w:r>
      </w:del>
      <w:del w:id="1577" w:author="PR Preview" w:date="2026-01-01T00:00:00Z">
        <w:r>
          <w:delText xml:space="preserve"> </w:delText>
        </w:r>
      </w:del>
      <m:oMath>
        <m:r>
          <m:t>f</m:t>
        </m:r>
      </m:oMath>
      <w:del w:id="1578" w:author="PR Preview" w:date="2026-01-01T00:00:00Z">
        <w:r>
          <w:delText xml:space="preserve"> </w:delText>
        </w:r>
      </w:del>
      <w:del w:id="1579" w:author="PR Preview" w:date="2026-01-01T00:00:00Z">
        <w:r>
          <w:delText xml:space="preserve">is strictly larger at</w:delText>
        </w:r>
      </w:del>
      <w:del w:id="1580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2</m:t>
        </m:r>
      </m:oMath>
      <w:del w:id="1581" w:author="PR Preview" w:date="2026-01-01T00:00:00Z">
        <w:r>
          <w:delText xml:space="preserve"> </w:delText>
        </w:r>
      </w:del>
      <w:del w:id="1582" w:author="PR Preview" w:date="2026-01-01T00:00:00Z">
        <w:r>
          <w:delText xml:space="preserve">than at all nearby points.</w:delText>
        </w:r>
      </w:del>
      <w:del w:id="1583" w:author="PR Preview" w:date="2026-01-01T00:00:00Z">
        <w:r>
          <w:delText xml:space="preserve"> </w:delText>
        </w:r>
      </w:del>
      <w:del w:id="1584" w:author="PR Preview" w:date="2026-01-01T00:00:00Z">
        <w:r>
          <w:delText xml:space="preserve">Newton’s method looks only for a stationary point,</w:delText>
        </w:r>
      </w:del>
      <w:del w:id="1585" w:author="PR Preview" w:date="2026-01-01T00:00:00Z">
        <w:r>
          <w:delText xml:space="preserve"> </w:delText>
        </w:r>
      </w:del>
      <w:del w:id="1586" w:author="PR Preview" w:date="2026-01-01T00:00:00Z">
        <w:r>
          <w:delText xml:space="preserve">and here the Hessian</w:delText>
        </w:r>
      </w:del>
      <w:del w:id="1587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del w:id="1588" w:author="PR Preview" w:date="2026-01-01T00:00:00Z">
        <w:r>
          <w:delText xml:space="preserve"> </w:delText>
        </w:r>
      </w:del>
      <w:del w:id="1589" w:author="PR Preview" w:date="2026-01-01T00:00:00Z">
        <w:r>
          <w:delText xml:space="preserve">is negative along the way,</w:delText>
        </w:r>
      </w:del>
      <w:del w:id="1590" w:author="PR Preview" w:date="2026-01-01T00:00:00Z">
        <w:r>
          <w:delText xml:space="preserve"> </w:delText>
        </w:r>
      </w:del>
      <w:del w:id="1591" w:author="PR Preview" w:date="2026-01-01T00:00:00Z">
        <w:r>
          <w:delText xml:space="preserve">so the quadratic model has no minimizer</w:delText>
        </w:r>
      </w:del>
      <w:del w:id="1592" w:author="PR Preview" w:date="2026-01-01T00:00:00Z">
        <w:r>
          <w:delText xml:space="preserve"> </w:delText>
        </w:r>
      </w:del>
      <w:del w:id="1593" w:author="PR Preview" w:date="2026-01-01T00:00:00Z">
        <w:r>
          <w:delText xml:space="preserve">(with</w:delText>
        </w:r>
      </w:del>
      <w:del w:id="1594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&lt;</m:t>
        </m:r>
        <m:r>
          <m:t>0</m:t>
        </m:r>
      </m:oMath>
      <w:del w:id="1595" w:author="PR Preview" w:date="2026-01-01T00:00:00Z">
        <w:r>
          <w:delText xml:space="preserve">,</w:delText>
        </w:r>
      </w:del>
      <w:del w:id="1596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del w:id="1597" w:author="PR Preview" w:date="2026-01-01T00:00:00Z">
        <w:r>
          <w:delText xml:space="preserve"> </w:delText>
        </w:r>
      </w:del>
      <w:del w:id="1598" w:author="PR Preview" w:date="2026-01-01T00:00:00Z">
        <w:r>
          <w:delText xml:space="preserve">decreases without bound)</w:delText>
        </w:r>
      </w:del>
      <w:del w:id="1599" w:author="PR Preview" w:date="2026-01-01T00:00:00Z">
        <w:r>
          <w:delText xml:space="preserve"> </w:delText>
        </w:r>
      </w:del>
      <w:del w:id="1600" w:author="PR Preview" w:date="2026-01-01T00:00:00Z">
        <w:r>
          <w:delText xml:space="preserve">and</w:delText>
        </w:r>
      </w:del>
      <w:del w:id="1601" w:author="PR Preview" w:date="2026-01-01T00:00:00Z">
        <w:r>
          <w:delText xml:space="preserve"> </w:delText>
        </w:r>
      </w:del>
      <w:hyperlink w:anchor="thm-newton-model">
        <w:del w:id="1602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603" w:author="PR Preview" w:date="2026-01-01T00:00:00Z">
        <w:r>
          <w:delText xml:space="preserve"> </w:delText>
        </w:r>
      </w:del>
      <w:del w:id="1604" w:author="PR Preview" w:date="2026-01-01T00:00:00Z">
        <w:r>
          <w:delText xml:space="preserve">does not apply:</w:delText>
        </w:r>
      </w:del>
      <w:del w:id="1605" w:author="PR Preview" w:date="2026-01-01T00:00:00Z">
        <w:r>
          <w:delText xml:space="preserve"> </w:delText>
        </w:r>
      </w:del>
      <w:del w:id="1606" w:author="PR Preview" w:date="2026-01-01T00:00:00Z">
        <w:r>
          <w:delText xml:space="preserve">the positive definite hypothesis there is needed.</w:delText>
        </w:r>
      </w:del>
    </w:p>
    <w:p>
      <w:pPr>
        <w:pStyle w:val="BodyText"/>
      </w:pPr>
      <w:del w:id="1607" w:author="PR Preview" w:date="2026-01-01T00:00:00Z">
        <w:r>
          <w:rPr>
            <w:b/>
            <w:bCs/>
          </w:rPr>
          <w:delText xml:space="preserve">Theorem 13 (Newton’s method minimizes a quadratic in one step)</w:delText>
        </w:r>
      </w:del>
      <w:del w:id="1608" w:author="PR Preview" w:date="2026-01-01T00:00:00Z">
        <w:r>
          <w:delText xml:space="preserve"> </w:delText>
        </w:r>
      </w:del>
      <w:del w:id="1609" w:author="PR Preview" w:date="2026-01-01T00:00:00Z">
        <w:r>
          <w:delText xml:space="preserve">Let</w:delText>
        </w:r>
      </w:del>
      <w:del w:id="1610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1611" w:author="PR Preview" w:date="2026-01-01T00:00:00Z">
        <w:r>
          <w:delText xml:space="preserve"> </w:delText>
        </w:r>
      </w:del>
      <w:del w:id="1612" w:author="PR Preview" w:date="2026-01-01T00:00:00Z">
        <w:r>
          <w:delText xml:space="preserve">be a</w:delText>
        </w:r>
      </w:del>
      <w:del w:id="161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614" w:author="PR Preview" w:date="2026-01-01T00:00:00Z">
        <w:r>
          <w:delText xml:space="preserve"> </w:delText>
        </w:r>
      </w:del>
      <w:hyperlink r:id="rId64">
        <w:del w:id="1615" w:author="PR Preview" w:date="2026-01-01T00:00:00Z">
          <w:r>
            <w:rPr>
              <w:rStyle w:val="Hyperlink"/>
            </w:rPr>
            <w:delText xml:space="preserve">positive definite</w:delText>
          </w:r>
        </w:del>
      </w:hyperlink>
      <w:del w:id="1616" w:author="PR Preview" w:date="2026-01-01T00:00:00Z">
        <w:r>
          <w:delText xml:space="preserve"> </w:delText>
        </w:r>
      </w:del>
      <w:del w:id="1617" w:author="PR Preview" w:date="2026-01-01T00:00:00Z">
        <w:r>
          <w:delText xml:space="preserve">matrix,</w:delText>
        </w:r>
      </w:del>
      <w:del w:id="1618" w:author="PR Preview" w:date="2026-01-01T00:00:00Z">
        <w:r>
          <w:delText xml:space="preserve"> </w:delText>
        </w:r>
      </w:del>
      <w:del w:id="1619" w:author="PR Preview" w:date="2026-01-01T00:00:00Z">
        <w:r>
          <w:delText xml:space="preserve">$\mathord{\smash[b]{\underset{\raise.3ex\hbox{$\scriptstyle\sim$}}{c}}\vphantom{c}} \in \mathbb{R}^p$</w:delText>
        </w:r>
      </w:del>
      <w:del w:id="1620" w:author="PR Preview" w:date="2026-01-01T00:00:00Z">
        <w:r>
          <w:delText xml:space="preserve">,</w:delText>
        </w:r>
      </w:del>
      <w:del w:id="1621" w:author="PR Preview" w:date="2026-01-01T00:00:00Z">
        <w:r>
          <w:delText xml:space="preserve"> </w:delText>
        </w:r>
      </w:del>
      <w:del w:id="1622" w:author="PR Preview" w:date="2026-01-01T00:00:00Z">
        <w:r>
          <w:delText xml:space="preserve">and</w:delText>
        </w:r>
      </w:del>
      <w:del w:id="1623" w:author="PR Preview" w:date="2026-01-01T00:00:00Z">
        <w:r>
          <w:delText xml:space="preserve"> </w:delText>
        </w:r>
      </w:del>
      <w:del w:id="1624" w:author="PR Preview" w:date="2026-01-01T00:00:00Z">
        <w:r>
          <w:delTex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delText>
        </w:r>
      </w:del>
      <w:del w:id="1625" w:author="PR Preview" w:date="2026-01-01T00:00:00Z">
        <w:r>
          <w:delText xml:space="preserve">.</w:delText>
        </w:r>
      </w:del>
      <w:del w:id="1626" w:author="PR Preview" w:date="2026-01-01T00:00:00Z">
        <w:r>
          <w:delText xml:space="preserve"> </w:delText>
        </w:r>
      </w:del>
      <w:del w:id="1627" w:author="PR Preview" w:date="2026-01-01T00:00:00Z">
        <w:r>
          <w:delText xml:space="preserve">From any</w:delText>
        </w:r>
      </w:del>
      <w:del w:id="1628" w:author="PR Preview" w:date="2026-01-01T00:00:00Z">
        <w:r>
          <w:delText xml:space="preserve"> </w:delText>
        </w:r>
      </w:del>
      <w:del w:id="1629" w:author="PR Preview" w:date="2026-01-01T00:00:00Z">
        <w:r>
          <w:delText xml:space="preserve">$\mathord{\smash[b]{\underset{\raise.3ex\hbox{$\scriptstyle\sim$}}{x}}\vphantom{x}}^{(0)}$</w:delText>
        </w:r>
      </w:del>
      <w:del w:id="1630" w:author="PR Preview" w:date="2026-01-01T00:00:00Z">
        <w:r>
          <w:delText xml:space="preserve">, Newton’s method (</w:delText>
        </w:r>
      </w:del>
      <w:hyperlink w:anchor="def-newton-method">
        <w:del w:id="1631" w:author="PR Preview" w:date="2026-01-01T00:00:00Z">
          <w:r>
            <w:rPr>
              <w:rStyle w:val="Hyperlink"/>
            </w:rPr>
            <w:delText xml:space="preserve">Definition 24</w:delText>
          </w:r>
        </w:del>
      </w:hyperlink>
      <w:del w:id="1632" w:author="PR Preview" w:date="2026-01-01T00:00:00Z">
        <w:r>
          <w:delText xml:space="preserve">) gives</w:delText>
        </w:r>
      </w:del>
      <w:del w:id="1633" w:author="PR Preview" w:date="2026-01-01T00:00:00Z">
        <w:r>
          <w:delText xml:space="preserve"> </w:delText>
        </w:r>
      </w:del>
      <w:del w:id="1634" w:author="PR Preview" w:date="2026-01-01T00:00:00Z">
        <w:r>
          <w:delText xml:space="preserve">$\mathord{\smash[b]{\underset{\raise.3ex\hbox{$\scriptstyle\sim$}}{x}}\vphantom{x}}^{(1)} = \mathbf{S}^{-1} \mathord{\smash[b]{\underset{\raise.3ex\hbox{$\scriptstyle\sim$}}{c}}\vphantom{c}}$</w:delText>
        </w:r>
      </w:del>
      <w:del w:id="1635" w:author="PR Preview" w:date="2026-01-01T00:00:00Z">
        <w:r>
          <w:delText xml:space="preserve">,</w:delText>
        </w:r>
      </w:del>
      <w:del w:id="1636" w:author="PR Preview" w:date="2026-01-01T00:00:00Z">
        <w:r>
          <w:delText xml:space="preserve"> </w:delText>
        </w:r>
      </w:del>
      <w:del w:id="1637" w:author="PR Preview" w:date="2026-01-01T00:00:00Z">
        <w:r>
          <w:delText xml:space="preserve">the unique minimizer of</w:delText>
        </w:r>
      </w:del>
      <w:del w:id="1638" w:author="PR Preview" w:date="2026-01-01T00:00:00Z">
        <w:r>
          <w:delText xml:space="preserve"> </w:delText>
        </w:r>
      </w:del>
      <m:oMath>
        <m:r>
          <m:t>f</m:t>
        </m:r>
      </m:oMath>
      <w:del w:id="1639" w:author="PR Preview" w:date="2026-01-01T00:00:00Z">
        <w:r>
          <w:delText xml:space="preserve">.</w:delText>
        </w:r>
      </w:del>
    </w:p>
    <w:p>
      <w:pPr>
        <w:pStyle w:val="FirstParagraph"/>
      </w:pPr>
      <w:ins w:id="1640" w:author="PR Preview" w:date="2026-01-01T00:00:00Z">
        <w:r>
          <w:rPr>
            <w:b/>
            <w:bCs/>
          </w:rPr>
          <w:t xml:space="preserve">Example 39 (Halving the error is not quadratic convergence)</w:t>
        </w:r>
      </w:ins>
      <w:ins w:id="1641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ins w:id="1642" w:author="PR Preview" w:date="2026-01-01T00:00:00Z">
        <w:r>
          <w:t xml:space="preserve"> </w:t>
        </w:r>
      </w:ins>
      <w:ins w:id="1643" w:author="PR Preview" w:date="2026-01-01T00:00:00Z">
        <w:r>
          <w:t xml:space="preserve">converges to</w:t>
        </w:r>
      </w:ins>
      <w:ins w:id="1644" w:author="PR Preview" w:date="2026-01-01T00:00:00Z">
        <w:r>
          <w:t xml:space="preserve"> </w:t>
        </w:r>
      </w:ins>
      <m:oMath>
        <m:r>
          <m:t>0</m:t>
        </m:r>
      </m:oMath>
      <w:ins w:id="1645" w:author="PR Preview" w:date="2026-01-01T00:00:00Z">
        <w:r>
          <w:t xml:space="preserve">, but it does not converge quadratically:</w:t>
        </w:r>
      </w:ins>
      <w:ins w:id="1646" w:author="PR Preview" w:date="2026-01-01T00:00:00Z">
        <w:r>
          <w:t xml:space="preserve"> </w:t>
        </w:r>
      </w:ins>
      <w:ins w:id="1647" w:author="PR Preview" w:date="2026-01-01T00:00:00Z">
        <w:r>
          <w:t xml:space="preserve">the bound would need</w:t>
        </w:r>
      </w:ins>
      <w:ins w:id="1648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ins w:id="1649" w:author="PR Preview" w:date="2026-01-01T00:00:00Z">
        <w:r>
          <w:t xml:space="preserve">, that is,</w:t>
        </w:r>
      </w:ins>
      <w:ins w:id="1650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ins w:id="1651" w:author="PR Preview" w:date="2026-01-01T00:00:00Z">
        <w:r>
          <w:t xml:space="preserve">,</w:t>
        </w:r>
      </w:ins>
      <w:ins w:id="1652" w:author="PR Preview" w:date="2026-01-01T00:00:00Z">
        <w:r>
          <w:t xml:space="preserve"> </w:t>
        </w:r>
      </w:ins>
      <w:ins w:id="1653" w:author="PR Preview" w:date="2026-01-01T00:00:00Z">
        <w:r>
          <w:t xml:space="preserve">which fails once</w:t>
        </w:r>
      </w:ins>
      <w:ins w:id="1654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ins w:id="1655" w:author="PR Preview" w:date="2026-01-01T00:00:00Z">
        <w:r>
          <w:t xml:space="preserve">.</w:t>
        </w:r>
      </w:ins>
      <w:ins w:id="1656" w:author="PR Preview" w:date="2026-01-01T00:00:00Z">
        <w:r>
          <w:t xml:space="preserve"> </w:t>
        </w:r>
      </w:ins>
      <w:ins w:id="1657" w:author="PR Preview" w:date="2026-01-01T00:00:00Z">
        <w:r>
          <w:t xml:space="preserve">Each step only halves the error.</w:t>
        </w:r>
      </w:ins>
    </w:p>
    <w:bookmarkEnd w:id="167"/>
    <w:bookmarkStart w:id="168" w:name="exm-newton-convergence"/>
    <w:p>
      <w:pPr>
        <w:pStyle w:val="BodyText"/>
      </w:pPr>
      <w:ins w:id="1658" w:author="PR Preview" w:date="2026-01-01T00:00:00Z">
        <w:r>
          <w:rPr>
            <w:b/>
            <w:bCs/>
          </w:rPr>
          <w:t xml:space="preserve">Example 40 (The error squares at each step)</w:t>
        </w:r>
      </w:ins>
      <w:ins w:id="1659" w:author="PR Preview" w:date="2026-01-01T00:00:00Z">
        <w:r>
          <w:t xml:space="preserve"> </w:t>
        </w:r>
      </w:ins>
      <w:ins w:id="1660" w:author="PR Preview" w:date="2026-01-01T00:00:00Z">
        <w:r>
          <w:t xml:space="preserve">For the iteration</w:t>
        </w:r>
      </w:ins>
      <w:ins w:id="1661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ins w:id="1662" w:author="PR Preview" w:date="2026-01-01T00:00:00Z">
        <w:r>
          <w:t xml:space="preserve"> </w:t>
        </w:r>
      </w:ins>
      <w:ins w:id="1663" w:author="PR Preview" w:date="2026-01-01T00:00:00Z">
        <w:r>
          <w:t xml:space="preserve">of</w:t>
        </w:r>
      </w:ins>
      <w:ins w:id="1664" w:author="PR Preview" w:date="2026-01-01T00:00:00Z">
        <w:r>
          <w:t xml:space="preserve"> </w:t>
        </w:r>
      </w:ins>
      <w:hyperlink w:anchor="exm-newton-method">
        <w:ins w:id="1665" w:author="PR Preview" w:date="2026-01-01T00:00:00Z">
          <w:r>
            <w:rPr>
              <w:rStyle w:val="Hyperlink"/>
            </w:rPr>
            <w:t xml:space="preserve">Example 36</w:t>
          </w:r>
        </w:ins>
      </w:hyperlink>
      <w:ins w:id="1666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ins w:id="1667" w:author="PR Preview" w:date="2026-01-01T00:00:00Z">
        <w:r>
          <w:t xml:space="preserve">So near</w:t>
        </w:r>
      </w:ins>
      <w:ins w:id="1668" w:author="PR Preview" w:date="2026-01-01T00:00:00Z">
        <w:r>
          <w:t xml:space="preserve"> </w:t>
        </w:r>
      </w:ins>
      <m:oMath>
        <m:r>
          <m:t>2</m:t>
        </m:r>
      </m:oMath>
      <w:ins w:id="1669" w:author="PR Preview" w:date="2026-01-01T00:00:00Z">
        <w:r>
          <w:t xml:space="preserve"> </w:t>
        </w:r>
      </w:ins>
      <w:ins w:id="1670" w:author="PR Preview" w:date="2026-01-01T00:00:00Z">
        <w:r>
          <w:t xml:space="preserve">the error is roughly squared and divided by</w:t>
        </w:r>
      </w:ins>
      <w:ins w:id="1671" w:author="PR Preview" w:date="2026-01-01T00:00:00Z">
        <w:r>
          <w:t xml:space="preserve"> </w:t>
        </w:r>
      </w:ins>
      <m:oMath>
        <m:r>
          <m:t>4</m:t>
        </m:r>
      </m:oMath>
      <w:ins w:id="1672" w:author="PR Preview" w:date="2026-01-01T00:00:00Z">
        <w:r>
          <w:t xml:space="preserve"> </w:t>
        </w:r>
      </w:ins>
      <w:ins w:id="1673" w:author="PR Preview" w:date="2026-01-01T00:00:00Z">
        <w:r>
          <w:t xml:space="preserve">at each step:</w:t>
        </w:r>
      </w:ins>
      <w:ins w:id="1674" w:author="PR Preview" w:date="2026-01-01T00:00:00Z">
        <w:r>
          <w:t xml:space="preserve"> </w:t>
        </w:r>
      </w:ins>
      <w:ins w:id="1675" w:author="PR Preview" w:date="2026-01-01T00:00:00Z">
        <w:r>
          <w:t xml:space="preserve">the errors are</w:t>
        </w:r>
      </w:ins>
      <w:ins w:id="1676" w:author="PR Preview" w:date="2026-01-01T00:00:00Z">
        <w:r>
          <w:t xml:space="preserve"> </w:t>
        </w:r>
      </w:ins>
      <m:oMath>
        <m:r>
          <m:t>0.05</m:t>
        </m:r>
      </m:oMath>
      <w:ins w:id="1677" w:author="PR Preview" w:date="2026-01-01T00:00:00Z">
        <w:r>
          <w:t xml:space="preserve">, then</w:t>
        </w:r>
      </w:ins>
      <w:ins w:id="1678" w:author="PR Preview" w:date="2026-01-01T00:00:00Z">
        <w:r>
          <w:t xml:space="preserve"> </w:t>
        </w:r>
      </w:ins>
      <m:oMath>
        <m:r>
          <m:t>0.00061</m:t>
        </m:r>
      </m:oMath>
      <w:ins w:id="1679" w:author="PR Preview" w:date="2026-01-01T00:00:00Z">
        <w:r>
          <w:t xml:space="preserve">, then</w:t>
        </w:r>
      </w:ins>
      <w:ins w:id="1680" w:author="PR Preview" w:date="2026-01-01T00:00:00Z">
        <w:r>
          <w:t xml:space="preserve"> </w:t>
        </w:r>
      </w:ins>
      <m:oMath>
        <m:r>
          <m:t>0.000000093</m:t>
        </m:r>
      </m:oMath>
      <w:ins w:id="1681" w:author="PR Preview" w:date="2026-01-01T00:00:00Z">
        <w:r>
          <w:t xml:space="preserve">,</w:t>
        </w:r>
      </w:ins>
      <w:ins w:id="1682" w:author="PR Preview" w:date="2026-01-01T00:00:00Z">
        <w:r>
          <w:t xml:space="preserve"> </w:t>
        </w:r>
      </w:ins>
      <w:ins w:id="1683" w:author="PR Preview" w:date="2026-01-01T00:00:00Z">
        <w:r>
          <w:t xml:space="preserve">and</w:t>
        </w:r>
      </w:ins>
      <w:ins w:id="1684" w:author="PR Preview" w:date="2026-01-01T00:00:00Z">
        <w:r>
          <w:t xml:space="preserve"> </w:t>
        </w:r>
      </w:ins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ins w:id="1685" w:author="PR Preview" w:date="2026-01-01T00:00:00Z">
        <w:r>
          <w:t xml:space="preserve">.</w:t>
        </w:r>
      </w:ins>
      <w:ins w:id="1686" w:author="PR Preview" w:date="2026-01-01T00:00:00Z">
        <w:r>
          <w:t xml:space="preserve"> </w:t>
        </w:r>
      </w:ins>
      <w:ins w:id="1687" w:author="PR Preview" w:date="2026-01-01T00:00:00Z">
        <w:r>
          <w:t xml:space="preserve">The iterates converge quadratically (</w:t>
        </w:r>
      </w:ins>
      <w:hyperlink w:anchor="def-quadratic-convergence">
        <w:ins w:id="1688" w:author="PR Preview" w:date="2026-01-01T00:00:00Z">
          <w:r>
            <w:rPr>
              <w:rStyle w:val="Hyperlink"/>
            </w:rPr>
            <w:t xml:space="preserve">Definition 28</w:t>
          </w:r>
        </w:ins>
      </w:hyperlink>
      <w:ins w:id="1689" w:author="PR Preview" w:date="2026-01-01T00:00:00Z">
        <w:r>
          <w:t xml:space="preserve">):</w:t>
        </w:r>
      </w:ins>
      <w:ins w:id="1690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1691" w:author="PR Preview" w:date="2026-01-01T00:00:00Z">
        <w:r>
          <w:t xml:space="preserve"> </w:t>
        </w:r>
      </w:ins>
      <w:ins w:id="1692" w:author="PR Preview" w:date="2026-01-01T00:00:00Z">
        <w:r>
          <w:t xml:space="preserve">works for every</w:t>
        </w:r>
      </w:ins>
      <w:ins w:id="1693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ins w:id="1694" w:author="PR Preview" w:date="2026-01-01T00:00:00Z">
        <w:r>
          <w:t xml:space="preserve">, since then</w:t>
        </w:r>
      </w:ins>
      <w:ins w:id="1695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1696" w:author="PR Preview" w:date="2026-01-01T00:00:00Z">
        <w:r>
          <w:t xml:space="preserve">,</w:t>
        </w:r>
      </w:ins>
      <w:ins w:id="1697" w:author="PR Preview" w:date="2026-01-01T00:00:00Z">
        <w:r>
          <w:t xml:space="preserve"> </w:t>
        </w:r>
      </w:ins>
      <w:ins w:id="1698" w:author="PR Preview" w:date="2026-01-01T00:00:00Z">
        <w:r>
          <w:t xml:space="preserve">and every iterate from</w:t>
        </w:r>
      </w:ins>
      <w:ins w:id="1699" w:author="PR Preview" w:date="2026-01-01T00:00:00Z">
        <w:r>
          <w:t xml:space="preserve"> </w:t>
        </w:r>
      </w:ins>
      <m:oMath>
        <m:r>
          <m:t>2.5</m:t>
        </m:r>
      </m:oMath>
      <w:ins w:id="1700" w:author="PR Preview" w:date="2026-01-01T00:00:00Z">
        <w:r>
          <w:t xml:space="preserve"> </w:t>
        </w:r>
      </w:ins>
      <w:ins w:id="1701" w:author="PR Preview" w:date="2026-01-01T00:00:00Z">
        <w:r>
          <w:t xml:space="preserve">is at least</w:t>
        </w:r>
      </w:ins>
      <w:ins w:id="1702" w:author="PR Preview" w:date="2026-01-01T00:00:00Z">
        <w:r>
          <w:t xml:space="preserve"> </w:t>
        </w:r>
      </w:ins>
      <m:oMath>
        <m:r>
          <m:t>2</m:t>
        </m:r>
      </m:oMath>
      <w:ins w:id="1703" w:author="PR Preview" w:date="2026-01-01T00:00:00Z">
        <w:r>
          <w:t xml:space="preserve">, since the identity makes</w:t>
        </w:r>
      </w:ins>
      <w:ins w:id="1704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ins w:id="1705" w:author="PR Preview" w:date="2026-01-01T00:00:00Z">
        <w:r>
          <w:t xml:space="preserve"> </w:t>
        </w:r>
      </w:ins>
      <w:ins w:id="1706" w:author="PR Preview" w:date="2026-01-01T00:00:00Z">
        <w:r>
          <w:t xml:space="preserve">whenever</w:t>
        </w:r>
      </w:ins>
      <w:ins w:id="1707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ins w:id="1708" w:author="PR Preview" w:date="2026-01-01T00:00:00Z">
        <w:r>
          <w:t xml:space="preserve">.</w:t>
        </w:r>
      </w:ins>
      <w:ins w:id="1709" w:author="PR Preview" w:date="2026-01-01T00:00:00Z">
        <w:r>
          <w:t xml:space="preserve"> </w:t>
        </w:r>
      </w:ins>
      <w:ins w:id="1710" w:author="PR Preview" w:date="2026-01-01T00:00:00Z">
        <w:r>
          <w:t xml:space="preserve">Zhou [1]</w:t>
        </w:r>
      </w:ins>
      <w:ins w:id="1711" w:author="PR Preview" w:date="2026-01-01T00:00:00Z">
        <w:r>
          <w:t xml:space="preserve"> </w:t>
        </w:r>
      </w:ins>
      <w:ins w:id="1712" w:author="PR Preview" w:date="2026-01-01T00:00:00Z">
        <w:r>
          <w:t xml:space="preserve">states such a bound for Newton’s method in general;</w:t>
        </w:r>
      </w:ins>
      <w:ins w:id="1713" w:author="PR Preview" w:date="2026-01-01T00:00:00Z">
        <w:r>
          <w:t xml:space="preserve"> </w:t>
        </w:r>
      </w:ins>
      <w:ins w:id="1714" w:author="PR Preview" w:date="2026-01-01T00:00:00Z">
        <w:r>
          <w:t xml:space="preserve">it holds from starting points close enough to a minimizer where the Hessian is positive definite,</w:t>
        </w:r>
      </w:ins>
      <w:ins w:id="1715" w:author="PR Preview" w:date="2026-01-01T00:00:00Z">
        <w:r>
          <w:t xml:space="preserve"> </w:t>
        </w:r>
      </w:ins>
      <w:ins w:id="1716" w:author="PR Preview" w:date="2026-01-01T00:00:00Z">
        <w:r>
          <w:t xml:space="preserve">when near that minimizer the Hessian changes by at most a constant times the distance moved,</w:t>
        </w:r>
      </w:ins>
      <w:ins w:id="1717" w:author="PR Preview" w:date="2026-01-01T00:00:00Z">
        <w:r>
          <w:t xml:space="preserve"> </w:t>
        </w:r>
      </w:ins>
      <w:ins w:id="1718" w:author="PR Preview" w:date="2026-01-01T00:00:00Z">
        <w:r>
          <w:t xml:space="preserve">which these notes do not prove.</w:t>
        </w:r>
      </w:ins>
    </w:p>
    <w:bookmarkEnd w:id="168"/>
    <w:bookmarkStart w:id="169" w:name="exm-newton-maximum"/>
    <w:p>
      <w:pPr>
        <w:pStyle w:val="BodyText"/>
      </w:pPr>
      <w:ins w:id="1719" w:author="PR Preview" w:date="2026-01-01T00:00:00Z">
        <w:r>
          <w:rPr>
            <w:b/>
            <w:bCs/>
          </w:rPr>
          <w:t xml:space="preserve">Example 41 (Newton’s method can find a maximum)</w:t>
        </w:r>
      </w:ins>
      <w:ins w:id="1720" w:author="PR Preview" w:date="2026-01-01T00:00:00Z">
        <w:r>
          <w:t xml:space="preserve"> </w:t>
        </w:r>
      </w:ins>
      <w:ins w:id="1721" w:author="PR Preview" w:date="2026-01-01T00:00:00Z">
        <w:r>
          <w:t xml:space="preserve">From</w:t>
        </w:r>
      </w:ins>
      <w:ins w:id="1722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ins w:id="1723" w:author="PR Preview" w:date="2026-01-01T00:00:00Z">
        <w:r>
          <w:t xml:space="preserve"> </w:t>
        </w:r>
      </w:ins>
      <w:ins w:id="1724" w:author="PR Preview" w:date="2026-01-01T00:00:00Z">
        <w:r>
          <w:t xml:space="preserve">the same iteration gives</w:t>
        </w:r>
      </w:ins>
      <w:ins w:id="172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2.05</m:t>
        </m:r>
      </m:oMath>
      <w:ins w:id="1726" w:author="PR Preview" w:date="2026-01-01T00:00:00Z">
        <w:r>
          <w:t xml:space="preserve">,</w:t>
        </w:r>
      </w:ins>
      <w:ins w:id="172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2.000610</m:t>
        </m:r>
      </m:oMath>
      <w:ins w:id="1728" w:author="PR Preview" w:date="2026-01-01T00:00:00Z">
        <w:r>
          <w:t xml:space="preserve">,</w:t>
        </w:r>
      </w:ins>
      <w:ins w:id="172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2.0000001</m:t>
        </m:r>
      </m:oMath>
      <w:ins w:id="1730" w:author="PR Preview" w:date="2026-01-01T00:00:00Z">
        <w:r>
          <w:t xml:space="preserve">, approaching</w:t>
        </w:r>
      </w:ins>
      <w:ins w:id="173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2</m:t>
        </m:r>
      </m:oMath>
      <w:ins w:id="1732" w:author="PR Preview" w:date="2026-01-01T00:00:00Z">
        <w:r>
          <w:t xml:space="preserve">.</w:t>
        </w:r>
      </w:ins>
      <w:ins w:id="1733" w:author="PR Preview" w:date="2026-01-01T00:00:00Z">
        <w:r>
          <w:t xml:space="preserve"> </w:t>
        </w:r>
      </w:ins>
      <w:ins w:id="1734" w:author="PR Preview" w:date="2026-01-01T00:00:00Z">
        <w:r>
          <w:t xml:space="preserve">But</w:t>
        </w:r>
      </w:ins>
      <w:ins w:id="173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2</m:t>
        </m:r>
      </m:oMath>
      <w:ins w:id="1736" w:author="PR Preview" w:date="2026-01-01T00:00:00Z">
        <w:r>
          <w:t xml:space="preserve"> </w:t>
        </w:r>
      </w:ins>
      <w:ins w:id="1737" w:author="PR Preview" w:date="2026-01-01T00:00:00Z">
        <w:r>
          <w:t xml:space="preserve">is not a minimizer of</w:t>
        </w:r>
      </w:ins>
      <w:ins w:id="1738" w:author="PR Preview" w:date="2026-01-01T00:00:00Z">
        <w:r>
          <w:t xml:space="preserve"> </w:t>
        </w:r>
      </w:ins>
      <m:oMath>
        <m:r>
          <m:t>f</m:t>
        </m:r>
      </m:oMath>
      <w:ins w:id="1739" w:author="PR Preview" w:date="2026-01-01T00:00:00Z">
        <w:r>
          <w:t xml:space="preserve">:</w:t>
        </w:r>
      </w:ins>
      <w:ins w:id="1740" w:author="PR Preview" w:date="2026-01-01T00:00:00Z">
        <w:r>
          <w:t xml:space="preserve"> </w:t>
        </w:r>
      </w:ins>
      <w:ins w:id="1741" w:author="PR Preview" w:date="2026-01-01T00:00:00Z">
        <w:r>
          <w:t xml:space="preserve">it is a stationary point of</w:t>
        </w:r>
      </w:ins>
      <w:ins w:id="174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f</m:t>
        </m:r>
      </m:oMath>
      <w:ins w:id="1743" w:author="PR Preview" w:date="2026-01-01T00:00:00Z">
        <w:r>
          <w:t xml:space="preserve">, whose second derivative there is</w:t>
        </w:r>
      </w:ins>
      <w:ins w:id="1744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ins w:id="1745" w:author="PR Preview" w:date="2026-01-01T00:00:00Z">
        <w:r>
          <w:t xml:space="preserve">,</w:t>
        </w:r>
      </w:ins>
      <w:ins w:id="1746" w:author="PR Preview" w:date="2026-01-01T00:00:00Z">
        <w:r>
          <w:t xml:space="preserve"> </w:t>
        </w:r>
      </w:ins>
      <w:ins w:id="1747" w:author="PR Preview" w:date="2026-01-01T00:00:00Z">
        <w:r>
          <w:t xml:space="preserve">so it is a strict local minimizer of</w:t>
        </w:r>
      </w:ins>
      <w:ins w:id="174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f</m:t>
        </m:r>
      </m:oMath>
      <w:ins w:id="1749" w:author="PR Preview" w:date="2026-01-01T00:00:00Z">
        <w:r>
          <w:t xml:space="preserve"> </w:t>
        </w:r>
      </w:ins>
      <w:ins w:id="1750" w:author="PR Preview" w:date="2026-01-01T00:00:00Z">
        <w:r>
          <w:t xml:space="preserve">(</w:t>
        </w:r>
      </w:ins>
      <w:hyperlink w:anchor="thm-second-order-condition">
        <w:ins w:id="1751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752" w:author="PR Preview" w:date="2026-01-01T00:00:00Z">
        <w:r>
          <w:t xml:space="preserve">),</w:t>
        </w:r>
      </w:ins>
      <w:ins w:id="1753" w:author="PR Preview" w:date="2026-01-01T00:00:00Z">
        <w:r>
          <w:t xml:space="preserve"> </w:t>
        </w:r>
      </w:ins>
      <w:ins w:id="1754" w:author="PR Preview" w:date="2026-01-01T00:00:00Z">
        <w:r>
          <w:t xml:space="preserve">that is,</w:t>
        </w:r>
      </w:ins>
      <w:ins w:id="1755" w:author="PR Preview" w:date="2026-01-01T00:00:00Z">
        <w:r>
          <w:t xml:space="preserve"> </w:t>
        </w:r>
      </w:ins>
      <m:oMath>
        <m:r>
          <m:t>f</m:t>
        </m:r>
      </m:oMath>
      <w:ins w:id="1756" w:author="PR Preview" w:date="2026-01-01T00:00:00Z">
        <w:r>
          <w:t xml:space="preserve"> </w:t>
        </w:r>
      </w:ins>
      <w:ins w:id="1757" w:author="PR Preview" w:date="2026-01-01T00:00:00Z">
        <w:r>
          <w:t xml:space="preserve">is strictly larger at</w:t>
        </w:r>
      </w:ins>
      <w:ins w:id="175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2</m:t>
        </m:r>
      </m:oMath>
      <w:ins w:id="1759" w:author="PR Preview" w:date="2026-01-01T00:00:00Z">
        <w:r>
          <w:t xml:space="preserve"> </w:t>
        </w:r>
      </w:ins>
      <w:ins w:id="1760" w:author="PR Preview" w:date="2026-01-01T00:00:00Z">
        <w:r>
          <w:t xml:space="preserve">than at all nearby points.</w:t>
        </w:r>
      </w:ins>
      <w:ins w:id="1761" w:author="PR Preview" w:date="2026-01-01T00:00:00Z">
        <w:r>
          <w:t xml:space="preserve"> </w:t>
        </w:r>
      </w:ins>
      <w:ins w:id="1762" w:author="PR Preview" w:date="2026-01-01T00:00:00Z">
        <w:r>
          <w:t xml:space="preserve">Newton’s method looks only for a stationary point,</w:t>
        </w:r>
      </w:ins>
      <w:ins w:id="1763" w:author="PR Preview" w:date="2026-01-01T00:00:00Z">
        <w:r>
          <w:t xml:space="preserve"> </w:t>
        </w:r>
      </w:ins>
      <w:ins w:id="1764" w:author="PR Preview" w:date="2026-01-01T00:00:00Z">
        <w:r>
          <w:t xml:space="preserve">and here the Hessian</w:t>
        </w:r>
      </w:ins>
      <w:ins w:id="1765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ins w:id="1766" w:author="PR Preview" w:date="2026-01-01T00:00:00Z">
        <w:r>
          <w:t xml:space="preserve"> </w:t>
        </w:r>
      </w:ins>
      <w:ins w:id="1767" w:author="PR Preview" w:date="2026-01-01T00:00:00Z">
        <w:r>
          <w:t xml:space="preserve">is negative along the way,</w:t>
        </w:r>
      </w:ins>
      <w:ins w:id="1768" w:author="PR Preview" w:date="2026-01-01T00:00:00Z">
        <w:r>
          <w:t xml:space="preserve"> </w:t>
        </w:r>
      </w:ins>
      <w:ins w:id="1769" w:author="PR Preview" w:date="2026-01-01T00:00:00Z">
        <w:r>
          <w:t xml:space="preserve">so the quadratic model has no minimizer</w:t>
        </w:r>
      </w:ins>
      <w:ins w:id="1770" w:author="PR Preview" w:date="2026-01-01T00:00:00Z">
        <w:r>
          <w:t xml:space="preserve"> </w:t>
        </w:r>
      </w:ins>
      <w:ins w:id="1771" w:author="PR Preview" w:date="2026-01-01T00:00:00Z">
        <w:r>
          <w:t xml:space="preserve">(with</w:t>
        </w:r>
      </w:ins>
      <w:ins w:id="1772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&lt;</m:t>
        </m:r>
        <m:r>
          <m:t>0</m:t>
        </m:r>
      </m:oMath>
      <w:ins w:id="1773" w:author="PR Preview" w:date="2026-01-01T00:00:00Z">
        <w:r>
          <w:t xml:space="preserve">,</w:t>
        </w:r>
      </w:ins>
      <w:ins w:id="1774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ins w:id="1775" w:author="PR Preview" w:date="2026-01-01T00:00:00Z">
        <w:r>
          <w:t xml:space="preserve"> </w:t>
        </w:r>
      </w:ins>
      <w:ins w:id="1776" w:author="PR Preview" w:date="2026-01-01T00:00:00Z">
        <w:r>
          <w:t xml:space="preserve">decreases without bound)</w:t>
        </w:r>
      </w:ins>
      <w:ins w:id="1777" w:author="PR Preview" w:date="2026-01-01T00:00:00Z">
        <w:r>
          <w:t xml:space="preserve"> </w:t>
        </w:r>
      </w:ins>
      <w:ins w:id="1778" w:author="PR Preview" w:date="2026-01-01T00:00:00Z">
        <w:r>
          <w:t xml:space="preserve">and</w:t>
        </w:r>
      </w:ins>
      <w:ins w:id="1779" w:author="PR Preview" w:date="2026-01-01T00:00:00Z">
        <w:r>
          <w:t xml:space="preserve"> </w:t>
        </w:r>
      </w:ins>
      <w:hyperlink w:anchor="thm-newton-model">
        <w:ins w:id="1780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781" w:author="PR Preview" w:date="2026-01-01T00:00:00Z">
        <w:r>
          <w:t xml:space="preserve"> </w:t>
        </w:r>
      </w:ins>
      <w:ins w:id="1782" w:author="PR Preview" w:date="2026-01-01T00:00:00Z">
        <w:r>
          <w:t xml:space="preserve">does not apply:</w:t>
        </w:r>
      </w:ins>
      <w:ins w:id="1783" w:author="PR Preview" w:date="2026-01-01T00:00:00Z">
        <w:r>
          <w:t xml:space="preserve"> </w:t>
        </w:r>
      </w:ins>
      <w:ins w:id="1784" w:author="PR Preview" w:date="2026-01-01T00:00:00Z">
        <w:r>
          <w:t xml:space="preserve">the positive definite hypothesis there is needed.</w:t>
        </w:r>
      </w:ins>
    </w:p>
    <w:bookmarkEnd w:id="169"/>
    <w:bookmarkStart w:id="170" w:name="thm-newton-quadratic"/>
    <w:p>
      <w:pPr>
        <w:pStyle w:val="BodyText"/>
      </w:pPr>
      <w:ins w:id="1785" w:author="PR Preview" w:date="2026-01-01T00:00:00Z">
        <w:r>
          <w:rPr>
            <w:b/>
            <w:bCs/>
          </w:rPr>
          <w:t xml:space="preserve">Theorem 13 (Newton’s method minimizes a quadratic in one step)</w:t>
        </w:r>
      </w:ins>
      <w:ins w:id="1786" w:author="PR Preview" w:date="2026-01-01T00:00:00Z">
        <w:r>
          <w:t xml:space="preserve"> </w:t>
        </w:r>
      </w:ins>
      <w:ins w:id="1787" w:author="PR Preview" w:date="2026-01-01T00:00:00Z">
        <w:r>
          <w:t xml:space="preserve">Let</w:t>
        </w:r>
      </w:ins>
      <w:ins w:id="1788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1789" w:author="PR Preview" w:date="2026-01-01T00:00:00Z">
        <w:r>
          <w:t xml:space="preserve"> </w:t>
        </w:r>
      </w:ins>
      <w:ins w:id="1790" w:author="PR Preview" w:date="2026-01-01T00:00:00Z">
        <w:r>
          <w:t xml:space="preserve">be a</w:t>
        </w:r>
      </w:ins>
      <w:ins w:id="179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792" w:author="PR Preview" w:date="2026-01-01T00:00:00Z">
        <w:r>
          <w:t xml:space="preserve"> </w:t>
        </w:r>
      </w:ins>
      <w:hyperlink r:id="rId64">
        <w:ins w:id="1793" w:author="PR Preview" w:date="2026-01-01T00:00:00Z">
          <w:r>
            <w:rPr>
              <w:rStyle w:val="Hyperlink"/>
            </w:rPr>
            <w:t xml:space="preserve">positive definite</w:t>
          </w:r>
        </w:ins>
      </w:hyperlink>
      <w:ins w:id="1794" w:author="PR Preview" w:date="2026-01-01T00:00:00Z">
        <w:r>
          <w:t xml:space="preserve"> </w:t>
        </w:r>
      </w:ins>
      <w:ins w:id="1795" w:author="PR Preview" w:date="2026-01-01T00:00:00Z">
        <w:r>
          <w:t xml:space="preserve">matrix,</w:t>
        </w:r>
      </w:ins>
      <w:ins w:id="1796" w:author="PR Preview" w:date="2026-01-01T00:00:00Z">
        <w:r>
          <w:t xml:space="preserve"> </w:t>
        </w:r>
      </w:ins>
      <w:ins w:id="1797" w:author="PR Preview" w:date="2026-01-01T00:00:00Z">
        <w:r>
          <w:t xml:space="preserve">$\mathord{\smash[b]{\underset{\raise.3ex\hbox{$\scriptstyle\sim$}}{c}}\vphantom{c}} \in \mathbb{R}^p$</w:t>
        </w:r>
      </w:ins>
      <w:ins w:id="1798" w:author="PR Preview" w:date="2026-01-01T00:00:00Z">
        <w:r>
          <w:t xml:space="preserve">,</w:t>
        </w:r>
      </w:ins>
      <w:ins w:id="1799" w:author="PR Preview" w:date="2026-01-01T00:00:00Z">
        <w:r>
          <w:t xml:space="preserve"> </w:t>
        </w:r>
      </w:ins>
      <w:ins w:id="1800" w:author="PR Preview" w:date="2026-01-01T00:00:00Z">
        <w:r>
          <w:t xml:space="preserve">and</w:t>
        </w:r>
      </w:ins>
      <w:ins w:id="1801" w:author="PR Preview" w:date="2026-01-01T00:00:00Z">
        <w:r>
          <w:t xml:space="preserve"> </w:t>
        </w:r>
      </w:ins>
      <w:ins w:id="1802" w:author="PR Preview" w:date="2026-01-01T00:00:00Z">
        <w:r>
  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  </w:r>
      </w:ins>
      <w:ins w:id="1803" w:author="PR Preview" w:date="2026-01-01T00:00:00Z">
        <w:r>
          <w:t xml:space="preserve">.</w:t>
        </w:r>
      </w:ins>
      <w:ins w:id="1804" w:author="PR Preview" w:date="2026-01-01T00:00:00Z">
        <w:r>
          <w:t xml:space="preserve"> </w:t>
        </w:r>
      </w:ins>
      <w:ins w:id="1805" w:author="PR Preview" w:date="2026-01-01T00:00:00Z">
        <w:r>
          <w:t xml:space="preserve">From any</w:t>
        </w:r>
      </w:ins>
      <w:ins w:id="1806" w:author="PR Preview" w:date="2026-01-01T00:00:00Z">
        <w:r>
          <w:t xml:space="preserve"> </w:t>
        </w:r>
      </w:ins>
      <w:ins w:id="1807" w:author="PR Preview" w:date="2026-01-01T00:00:00Z">
        <w:r>
          <w:t xml:space="preserve">$\mathord{\smash[b]{\underset{\raise.3ex\hbox{$\scriptstyle\sim$}}{x}}\vphantom{x}}^{(0)}$</w:t>
        </w:r>
      </w:ins>
      <w:ins w:id="1808" w:author="PR Preview" w:date="2026-01-01T00:00:00Z">
        <w:r>
          <w:t xml:space="preserve">, Newton’s method (</w:t>
        </w:r>
      </w:ins>
      <w:hyperlink w:anchor="def-newton-method">
        <w:ins w:id="1809" w:author="PR Preview" w:date="2026-01-01T00:00:00Z">
          <w:r>
            <w:rPr>
              <w:rStyle w:val="Hyperlink"/>
            </w:rPr>
            <w:t xml:space="preserve">Definition 25</w:t>
          </w:r>
        </w:ins>
      </w:hyperlink>
      <w:ins w:id="1810" w:author="PR Preview" w:date="2026-01-01T00:00:00Z">
        <w:r>
          <w:t xml:space="preserve">) gives</w:t>
        </w:r>
      </w:ins>
      <w:ins w:id="1811" w:author="PR Preview" w:date="2026-01-01T00:00:00Z">
        <w:r>
          <w:t xml:space="preserve"> </w:t>
        </w:r>
      </w:ins>
      <w:ins w:id="1812" w:author="PR Preview" w:date="2026-01-01T00:00:00Z">
        <w:r>
          <w:t xml:space="preserve">$\mathord{\smash[b]{\underset{\raise.3ex\hbox{$\scriptstyle\sim$}}{x}}\vphantom{x}}^{(1)} = \mathbf{S}^{-1} \mathord{\smash[b]{\underset{\raise.3ex\hbox{$\scriptstyle\sim$}}{c}}\vphantom{c}}$</w:t>
        </w:r>
      </w:ins>
      <w:ins w:id="1813" w:author="PR Preview" w:date="2026-01-01T00:00:00Z">
        <w:r>
          <w:t xml:space="preserve">,</w:t>
        </w:r>
      </w:ins>
      <w:ins w:id="1814" w:author="PR Preview" w:date="2026-01-01T00:00:00Z">
        <w:r>
          <w:t xml:space="preserve"> </w:t>
        </w:r>
      </w:ins>
      <w:ins w:id="1815" w:author="PR Preview" w:date="2026-01-01T00:00:00Z">
        <w:r>
          <w:t xml:space="preserve">the unique minimizer of</w:t>
        </w:r>
      </w:ins>
      <w:ins w:id="1816" w:author="PR Preview" w:date="2026-01-01T00:00:00Z">
        <w:r>
          <w:t xml:space="preserve"> </w:t>
        </w:r>
      </w:ins>
      <m:oMath>
        <m:r>
          <m:t>f</m:t>
        </m:r>
      </m:oMath>
      <w:ins w:id="1817" w:author="PR Preview" w:date="2026-01-01T00:00:00Z">
        <w:r>
          <w:t xml:space="preserve">.</w:t>
        </w:r>
      </w:ins>
    </w:p>
    <w:bookmarkEnd w:id="1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71" w:name="exm-newton-quadratic"/>
    <w:p>
      <w:pPr>
        <w:pStyle w:val="BodyText"/>
      </w:pPr>
      <w:del w:id="1818" w:author="PR Preview" w:date="2026-01-01T00:00:00Z">
        <w:r>
          <w:rPr>
            <w:b/>
            <w:bCs/>
          </w:rPr>
          <w:delText xml:space="preserve">Example 41 (One step to the minimizer)</w:delText>
        </w:r>
      </w:del>
      <w:del w:id="1819" w:author="PR Preview" w:date="2026-01-01T00:00:00Z">
        <w:r>
          <w:delText xml:space="preserve"> </w:delText>
        </w:r>
      </w:del>
      <w:del w:id="1820" w:author="PR Preview" w:date="2026-01-01T00:00:00Z">
        <w:r>
          <w:delText xml:space="preserve">Let</w:delText>
        </w:r>
      </w:del>
      <w:del w:id="1821" w:author="PR Preview" w:date="2026-01-01T00:00:00Z">
        <w:r>
          <w:delText xml:space="preserve"> </w:delText>
        </w:r>
      </w:del>
      <w:del w:id="1822" w:author="PR Preview" w:date="2026-01-01T00:00:00Z">
        <w:r>
          <w:delText xml:space="preserve">$f(\mathord{\smash[b]{\underset{\raise.3ex\hbox{$\scriptstyle\sim$}}{x}}\vphantom{x}}) = \tfrac{1}{2} (x_1^2 + 3 x_2^2)$</w:delText>
        </w:r>
      </w:del>
      <w:del w:id="1823" w:author="PR Preview" w:date="2026-01-01T00:00:00Z">
        <w:r>
          <w:delText xml:space="preserve">, so</w:delText>
        </w:r>
      </w:del>
      <w:del w:id="1824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del w:id="1825" w:author="PR Preview" w:date="2026-01-01T00:00:00Z">
        <w:r>
          <w:delText xml:space="preserve"> </w:delText>
        </w:r>
      </w:del>
      <w:del w:id="1826" w:author="PR Preview" w:date="2026-01-01T00:00:00Z">
        <w:r>
          <w:delText xml:space="preserve">and</w:delText>
        </w:r>
      </w:del>
      <w:del w:id="1827" w:author="PR Preview" w:date="2026-01-01T00:00:00Z">
        <w:r>
          <w:delText xml:space="preserve"> </w:delText>
        </w:r>
      </w:del>
      <w:del w:id="1828" w:author="PR Preview" w:date="2026-01-01T00:00:00Z">
        <w:r>
          <w:delText xml:space="preserve">$\mathord{\smash[b]{\underset{\raise.3ex\hbox{$\scriptstyle\sim$}}{c}}\vphantom{c}} = \mathord{\smash[b]{\underset{\raise.3ex\hbox{$\scriptstyle\sim$}}{0}}\vphantom{0}}_{2 \times 1}$</w:delText>
        </w:r>
      </w:del>
      <w:del w:id="1829" w:author="PR Preview" w:date="2026-01-01T00:00:00Z">
        <w:r>
          <w:delText xml:space="preserve">.</w:delText>
        </w:r>
      </w:del>
      <w:del w:id="1830" w:author="PR Preview" w:date="2026-01-01T00:00:00Z">
        <w:r>
          <w:delText xml:space="preserve"> </w:delText>
        </w:r>
      </w:del>
      <w:del w:id="1831" w:author="PR Preview" w:date="2026-01-01T00:00:00Z">
        <w:r>
          <w:delText xml:space="preserve">From</w:delText>
        </w:r>
      </w:del>
      <w:del w:id="1832" w:author="PR Preview" w:date="2026-01-01T00:00:00Z">
        <w:r>
          <w:delText xml:space="preserve"> </w:delText>
        </w:r>
      </w:del>
      <w:del w:id="1833" w:author="PR Preview" w:date="2026-01-01T00:00:00Z">
        <w:r>
          <w:delText xml:space="preserve">$\mathord{\smash[b]{\underset{\raise.3ex\hbox{$\scriptstyle\sim$}}{x}}\vphantom{x}}^{(0)} = {(3, 1)}^{\top}$</w:delText>
        </w:r>
      </w:del>
      <w:del w:id="1834" w:author="PR Preview" w:date="2026-01-01T00:00:00Z">
        <w:r>
          <w:delText xml:space="preserve"> </w:delText>
        </w:r>
      </w:del>
      <w:del w:id="1835" w:author="PR Preview" w:date="2026-01-01T00:00:00Z">
        <w:r>
          <w:delText xml:space="preserve">the gradient is</w:delText>
        </w:r>
      </w:del>
      <w:del w:id="1836" w:author="PR Preview" w:date="2026-01-01T00:00:00Z">
        <w:r>
          <w:delText xml:space="preserve"> </w:delText>
        </w:r>
      </w:del>
      <w:del w:id="1837" w:author="PR Preview" w:date="2026-01-01T00:00:00Z">
        <w:r>
          <w:delText xml:space="preserve">$\mathbf{S} \mathord{\smash[b]{\underset{\raise.3ex\hbox{$\scriptstyle\sim$}}{x}}\vphantom{x}}^{(0)} = {(3, 3)}^{\top}$</w:delText>
        </w:r>
      </w:del>
      <w:del w:id="1838" w:author="PR Preview" w:date="2026-01-01T00:00:00Z">
        <w:r>
          <w:delText xml:space="preserve">,</w:delText>
        </w:r>
      </w:del>
      <w:del w:id="1839" w:author="PR Preview" w:date="2026-01-01T00:00:00Z">
        <w:r>
          <w:delText xml:space="preserve"> </w:delText>
        </w:r>
      </w:del>
      <w:del w:id="1840" w:author="PR Preview" w:date="2026-01-01T00:00:00Z">
        <w:r>
          <w:delText xml:space="preserve">and</w:delText>
        </w:r>
      </w:del>
      <w:del w:id="1841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del w:id="1842" w:author="PR Preview" w:date="2026-01-01T00:00:00Z">
        <w:r>
          <w:delText xml:space="preserve">, so the Newton step is</w:delText>
        </w:r>
      </w:del>
      <w:del w:id="1843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844" w:author="PR Preview" w:date="2026-01-01T00:00:00Z">
        <w:r>
          <w:delText xml:space="preserve"> </w:delText>
        </w:r>
      </w:del>
      <w:del w:id="1845" w:author="PR Preview" w:date="2026-01-01T00:00:00Z">
        <w:r>
          <w:delText xml:space="preserve">and</w:delText>
        </w:r>
      </w:del>
    </w:p>
    <w:p>
      <w:pPr>
        <w:pStyle w:val="BodyText"/>
      </w:pPr>
      <w:ins w:id="1846" w:author="PR Preview" w:date="2026-01-01T00:00:00Z">
        <w:r>
          <w:rPr>
            <w:b/>
            <w:bCs/>
          </w:rPr>
          <w:t xml:space="preserve">Example 42 (One step to the minimizer)</w:t>
        </w:r>
      </w:ins>
      <w:ins w:id="1847" w:author="PR Preview" w:date="2026-01-01T00:00:00Z">
        <w:r>
          <w:t xml:space="preserve"> </w:t>
        </w:r>
      </w:ins>
      <w:ins w:id="1848" w:author="PR Preview" w:date="2026-01-01T00:00:00Z">
        <w:r>
          <w:t xml:space="preserve">Let</w:t>
        </w:r>
      </w:ins>
      <w:ins w:id="1849" w:author="PR Preview" w:date="2026-01-01T00:00:00Z">
        <w:r>
          <w:t xml:space="preserve"> </w:t>
        </w:r>
      </w:ins>
      <w:ins w:id="1850" w:author="PR Preview" w:date="2026-01-01T00:00:00Z">
        <w:r>
          <w:t xml:space="preserve">$f(\mathord{\smash[b]{\underset{\raise.3ex\hbox{$\scriptstyle\sim$}}{x}}\vphantom{x}}) = \tfrac{1}{2} (x_1^2 + 3 x_2^2)$</w:t>
        </w:r>
      </w:ins>
      <w:ins w:id="1851" w:author="PR Preview" w:date="2026-01-01T00:00:00Z">
        <w:r>
          <w:t xml:space="preserve">, so</w:t>
        </w:r>
      </w:ins>
      <w:ins w:id="1852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1853" w:author="PR Preview" w:date="2026-01-01T00:00:00Z">
        <w:r>
          <w:t xml:space="preserve"> </w:t>
        </w:r>
      </w:ins>
      <w:ins w:id="1854" w:author="PR Preview" w:date="2026-01-01T00:00:00Z">
        <w:r>
          <w:t xml:space="preserve">and</w:t>
        </w:r>
      </w:ins>
      <w:ins w:id="1855" w:author="PR Preview" w:date="2026-01-01T00:00:00Z">
        <w:r>
          <w:t xml:space="preserve"> </w:t>
        </w:r>
      </w:ins>
      <w:ins w:id="1856" w:author="PR Preview" w:date="2026-01-01T00:00:00Z">
        <w:r>
          <w:t xml:space="preserve">$\mathord{\smash[b]{\underset{\raise.3ex\hbox{$\scriptstyle\sim$}}{c}}\vphantom{c}} = \mathord{\smash[b]{\underset{\raise.3ex\hbox{$\scriptstyle\sim$}}{0}}\vphantom{0}}_{2 \times 1}$</w:t>
        </w:r>
      </w:ins>
      <w:ins w:id="1857" w:author="PR Preview" w:date="2026-01-01T00:00:00Z">
        <w:r>
          <w:t xml:space="preserve">.</w:t>
        </w:r>
      </w:ins>
      <w:ins w:id="1858" w:author="PR Preview" w:date="2026-01-01T00:00:00Z">
        <w:r>
          <w:t xml:space="preserve"> </w:t>
        </w:r>
      </w:ins>
      <w:ins w:id="1859" w:author="PR Preview" w:date="2026-01-01T00:00:00Z">
        <w:r>
          <w:t xml:space="preserve">From</w:t>
        </w:r>
      </w:ins>
      <w:ins w:id="1860" w:author="PR Preview" w:date="2026-01-01T00:00:00Z">
        <w:r>
          <w:t xml:space="preserve"> </w:t>
        </w:r>
      </w:ins>
      <w:ins w:id="1861" w:author="PR Preview" w:date="2026-01-01T00:00:00Z">
        <w:r>
          <w:t xml:space="preserve">$\mathord{\smash[b]{\underset{\raise.3ex\hbox{$\scriptstyle\sim$}}{x}}\vphantom{x}}^{(0)} = {(3, 1)}^{\top}$</w:t>
        </w:r>
      </w:ins>
      <w:ins w:id="1862" w:author="PR Preview" w:date="2026-01-01T00:00:00Z">
        <w:r>
          <w:t xml:space="preserve"> </w:t>
        </w:r>
      </w:ins>
      <w:ins w:id="1863" w:author="PR Preview" w:date="2026-01-01T00:00:00Z">
        <w:r>
          <w:t xml:space="preserve">the gradient is</w:t>
        </w:r>
      </w:ins>
      <w:ins w:id="1864" w:author="PR Preview" w:date="2026-01-01T00:00:00Z">
        <w:r>
          <w:t xml:space="preserve"> </w:t>
        </w:r>
      </w:ins>
      <w:ins w:id="1865" w:author="PR Preview" w:date="2026-01-01T00:00:00Z">
        <w:r>
          <w:t xml:space="preserve">$\mathbf{S} \mathord{\smash[b]{\underset{\raise.3ex\hbox{$\scriptstyle\sim$}}{x}}\vphantom{x}}^{(0)} = {(3, 3)}^{\top}$</w:t>
        </w:r>
      </w:ins>
      <w:ins w:id="1866" w:author="PR Preview" w:date="2026-01-01T00:00:00Z">
        <w:r>
          <w:t xml:space="preserve">,</w:t>
        </w:r>
      </w:ins>
      <w:ins w:id="1867" w:author="PR Preview" w:date="2026-01-01T00:00:00Z">
        <w:r>
          <w:t xml:space="preserve"> </w:t>
        </w:r>
      </w:ins>
      <w:ins w:id="1868" w:author="PR Preview" w:date="2026-01-01T00:00:00Z">
        <w:r>
          <w:t xml:space="preserve">and</w:t>
        </w:r>
      </w:ins>
      <w:ins w:id="1869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ins w:id="1870" w:author="PR Preview" w:date="2026-01-01T00:00:00Z">
        <w:r>
          <w:t xml:space="preserve">, so the Newton step is</w:t>
        </w:r>
      </w:ins>
      <w:ins w:id="187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872" w:author="PR Preview" w:date="2026-01-01T00:00:00Z">
        <w:r>
          <w:t xml:space="preserve"> </w:t>
        </w:r>
      </w:ins>
      <w:ins w:id="1873" w:author="PR Preview" w:date="2026-01-01T00:00:00Z">
        <w:r>
          <w:t xml:space="preserve">and</w:t>
        </w:r>
      </w:ins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71"/>
    <w:bookmarkStart w:id="172" w:name="def-gradient-descent"/>
    <w:p>
      <w:pPr>
        <w:pStyle w:val="BodyText"/>
      </w:pPr>
      <w:del w:id="1874" w:author="PR Preview" w:date="2026-01-01T00:00:00Z">
        <w:r>
          <w:rPr>
            <w:b/>
            <w:bCs/>
          </w:rPr>
          <w:delText xml:space="preserve">Definition 28 (Gradient descent)</w:delText>
        </w:r>
      </w:del>
      <w:del w:id="1875" w:author="PR Preview" w:date="2026-01-01T00:00:00Z">
        <w:r>
          <w:delText xml:space="preserve"> </w:delText>
        </w:r>
      </w:del>
      <w:del w:id="1876" w:author="PR Preview" w:date="2026-01-01T00:00:00Z">
        <w:r>
          <w:delText xml:space="preserve">Let</w:delText>
        </w:r>
      </w:del>
      <w:del w:id="187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878" w:author="PR Preview" w:date="2026-01-01T00:00:00Z">
        <w:r>
          <w:delText xml:space="preserve"> </w:delText>
        </w:r>
      </w:del>
      <w:del w:id="1879" w:author="PR Preview" w:date="2026-01-01T00:00:00Z">
        <w:r>
          <w:delText xml:space="preserve">have first partial derivatives,</w:delText>
        </w:r>
      </w:del>
      <w:del w:id="1880" w:author="PR Preview" w:date="2026-01-01T00:00:00Z">
        <w:r>
          <w:delText xml:space="preserve"> </w:delText>
        </w:r>
      </w:del>
      <w:del w:id="1881" w:author="PR Preview" w:date="2026-01-01T00:00:00Z">
        <w:r>
          <w:delText xml:space="preserve">let</w:delText>
        </w:r>
      </w:del>
      <w:del w:id="1882" w:author="PR Preview" w:date="2026-01-01T00:00:00Z">
        <w:r>
          <w:delText xml:space="preserve"> </w:delText>
        </w:r>
      </w:del>
      <w:del w:id="1883" w:author="PR Preview" w:date="2026-01-01T00:00:00Z">
        <w:r>
          <w:delText xml:space="preserve">$\mathord{\smash[b]{\underset{\raise.3ex\hbox{$\scriptstyle\sim$}}{x}}\vphantom{x}}^{(0)}$</w:delText>
        </w:r>
      </w:del>
      <w:del w:id="1884" w:author="PR Preview" w:date="2026-01-01T00:00:00Z">
        <w:r>
          <w:delText xml:space="preserve"> </w:delText>
        </w:r>
      </w:del>
      <w:del w:id="1885" w:author="PR Preview" w:date="2026-01-01T00:00:00Z">
        <w:r>
          <w:delText xml:space="preserve">be a starting point,</w:delText>
        </w:r>
      </w:del>
      <w:del w:id="1886" w:author="PR Preview" w:date="2026-01-01T00:00:00Z">
        <w:r>
          <w:delText xml:space="preserve"> </w:delText>
        </w:r>
      </w:del>
      <w:del w:id="1887" w:author="PR Preview" w:date="2026-01-01T00:00:00Z">
        <w:r>
          <w:delText xml:space="preserve">and let</w:delText>
        </w:r>
      </w:del>
      <w:del w:id="1888" w:author="PR Preview" w:date="2026-01-01T00:00:00Z">
        <w:r>
          <w:delText xml:space="preserve"> </w:delText>
        </w:r>
      </w:del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889" w:author="PR Preview" w:date="2026-01-01T00:00:00Z">
        <w:r>
          <w:delText xml:space="preserve"> </w:delText>
        </w:r>
      </w:del>
      <w:del w:id="1890" w:author="PR Preview" w:date="2026-01-01T00:00:00Z">
        <w:r>
          <w:delText xml:space="preserve">be positive</w:delText>
        </w:r>
      </w:del>
      <w:del w:id="1891" w:author="PR Preview" w:date="2026-01-01T00:00:00Z">
        <w:r>
          <w:delText xml:space="preserve"> </w:delText>
        </w:r>
      </w:del>
      <w:del w:id="1892" w:author="PR Preview" w:date="2026-01-01T00:00:00Z">
        <w:r>
          <w:rPr>
            <w:b/>
            <w:bCs/>
          </w:rPr>
          <w:delText xml:space="preserve">step lengths</w:delText>
        </w:r>
      </w:del>
      <w:del w:id="1893" w:author="PR Preview" w:date="2026-01-01T00:00:00Z">
        <w:r>
          <w:delText xml:space="preserve">.</w:delText>
        </w:r>
      </w:del>
      <w:del w:id="1894" w:author="PR Preview" w:date="2026-01-01T00:00:00Z">
        <w:r>
          <w:delText xml:space="preserve"> </w:delText>
        </w:r>
      </w:del>
      <w:del w:id="1895" w:author="PR Preview" w:date="2026-01-01T00:00:00Z">
        <w:r>
          <w:rPr>
            <w:b/>
            <w:bCs/>
          </w:rPr>
          <w:delText xml:space="preserve">Gradient descent</w:delText>
        </w:r>
      </w:del>
      <w:del w:id="1896" w:author="PR Preview" w:date="2026-01-01T00:00:00Z">
        <w:r>
          <w:delText xml:space="preserve"> </w:delText>
        </w:r>
      </w:del>
      <w:del w:id="1897" w:author="PR Preview" w:date="2026-01-01T00:00:00Z">
        <w:r>
          <w:delText xml:space="preserve">[15]</w:delText>
        </w:r>
      </w:del>
      <w:del w:id="1898" w:author="PR Preview" w:date="2026-01-01T00:00:00Z">
        <w:r>
          <w:delText xml:space="preserve"> </w:delText>
        </w:r>
      </w:del>
      <w:del w:id="1899" w:author="PR Preview" w:date="2026-01-01T00:00:00Z">
        <w:r>
          <w:delText xml:space="preserve">computes, for</w:delText>
        </w:r>
      </w:del>
      <w:del w:id="1900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901" w:author="PR Preview" w:date="2026-01-01T00:00:00Z">
        <w:r>
          <w:delText xml:space="preserve">,</w:delText>
        </w:r>
      </w:del>
    </w:p>
    <w:p>
      <w:pPr>
        <w:pStyle w:val="BodyText"/>
      </w:pPr>
      <w:ins w:id="1902" w:author="PR Preview" w:date="2026-01-01T00:00:00Z">
        <w:r>
          <w:rPr>
            <w:b/>
            <w:bCs/>
          </w:rPr>
          <w:t xml:space="preserve">Definition 29 (Gradient descent)</w:t>
        </w:r>
      </w:ins>
      <w:ins w:id="1903" w:author="PR Preview" w:date="2026-01-01T00:00:00Z">
        <w:r>
          <w:t xml:space="preserve"> </w:t>
        </w:r>
      </w:ins>
      <w:ins w:id="1904" w:author="PR Preview" w:date="2026-01-01T00:00:00Z">
        <w:r>
          <w:t xml:space="preserve">Let</w:t>
        </w:r>
      </w:ins>
      <w:ins w:id="190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906" w:author="PR Preview" w:date="2026-01-01T00:00:00Z">
        <w:r>
          <w:t xml:space="preserve"> </w:t>
        </w:r>
      </w:ins>
      <w:ins w:id="1907" w:author="PR Preview" w:date="2026-01-01T00:00:00Z">
        <w:r>
          <w:t xml:space="preserve">have first partial derivatives,</w:t>
        </w:r>
      </w:ins>
      <w:ins w:id="1908" w:author="PR Preview" w:date="2026-01-01T00:00:00Z">
        <w:r>
          <w:t xml:space="preserve"> </w:t>
        </w:r>
      </w:ins>
      <w:ins w:id="1909" w:author="PR Preview" w:date="2026-01-01T00:00:00Z">
        <w:r>
          <w:t xml:space="preserve">let</w:t>
        </w:r>
      </w:ins>
      <w:ins w:id="1910" w:author="PR Preview" w:date="2026-01-01T00:00:00Z">
        <w:r>
          <w:t xml:space="preserve"> </w:t>
        </w:r>
      </w:ins>
      <w:ins w:id="1911" w:author="PR Preview" w:date="2026-01-01T00:00:00Z">
        <w:r>
          <w:t xml:space="preserve">$\mathord{\smash[b]{\underset{\raise.3ex\hbox{$\scriptstyle\sim$}}{x}}\vphantom{x}}^{(0)}$</w:t>
        </w:r>
      </w:ins>
      <w:ins w:id="1912" w:author="PR Preview" w:date="2026-01-01T00:00:00Z">
        <w:r>
          <w:t xml:space="preserve"> </w:t>
        </w:r>
      </w:ins>
      <w:ins w:id="1913" w:author="PR Preview" w:date="2026-01-01T00:00:00Z">
        <w:r>
          <w:t xml:space="preserve">be a starting point,</w:t>
        </w:r>
      </w:ins>
      <w:ins w:id="1914" w:author="PR Preview" w:date="2026-01-01T00:00:00Z">
        <w:r>
          <w:t xml:space="preserve"> </w:t>
        </w:r>
      </w:ins>
      <w:ins w:id="1915" w:author="PR Preview" w:date="2026-01-01T00:00:00Z">
        <w:r>
          <w:t xml:space="preserve">and let</w:t>
        </w:r>
      </w:ins>
      <w:ins w:id="1916" w:author="PR Preview" w:date="2026-01-01T00:00:00Z">
        <w:r>
          <w:t xml:space="preserve"> </w:t>
        </w:r>
      </w:ins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917" w:author="PR Preview" w:date="2026-01-01T00:00:00Z">
        <w:r>
          <w:t xml:space="preserve"> </w:t>
        </w:r>
      </w:ins>
      <w:ins w:id="1918" w:author="PR Preview" w:date="2026-01-01T00:00:00Z">
        <w:r>
          <w:t xml:space="preserve">be positive</w:t>
        </w:r>
      </w:ins>
      <w:ins w:id="1919" w:author="PR Preview" w:date="2026-01-01T00:00:00Z">
        <w:r>
          <w:t xml:space="preserve"> </w:t>
        </w:r>
      </w:ins>
      <w:ins w:id="1920" w:author="PR Preview" w:date="2026-01-01T00:00:00Z">
        <w:r>
          <w:rPr>
            <w:b/>
            <w:bCs/>
          </w:rPr>
          <w:t xml:space="preserve">step lengths</w:t>
        </w:r>
      </w:ins>
      <w:ins w:id="1921" w:author="PR Preview" w:date="2026-01-01T00:00:00Z">
        <w:r>
          <w:t xml:space="preserve">.</w:t>
        </w:r>
      </w:ins>
      <w:ins w:id="1922" w:author="PR Preview" w:date="2026-01-01T00:00:00Z">
        <w:r>
          <w:t xml:space="preserve"> </w:t>
        </w:r>
      </w:ins>
      <w:ins w:id="1923" w:author="PR Preview" w:date="2026-01-01T00:00:00Z">
        <w:r>
          <w:rPr>
            <w:b/>
            <w:bCs/>
          </w:rPr>
          <w:t xml:space="preserve">Gradient descent</w:t>
        </w:r>
      </w:ins>
      <w:ins w:id="1924" w:author="PR Preview" w:date="2026-01-01T00:00:00Z">
        <w:r>
          <w:t xml:space="preserve"> </w:t>
        </w:r>
      </w:ins>
      <w:ins w:id="1925" w:author="PR Preview" w:date="2026-01-01T00:00:00Z">
        <w:r>
          <w:t xml:space="preserve">[15]</w:t>
        </w:r>
      </w:ins>
      <w:ins w:id="1926" w:author="PR Preview" w:date="2026-01-01T00:00:00Z">
        <w:r>
          <w:t xml:space="preserve"> </w:t>
        </w:r>
      </w:ins>
      <w:ins w:id="1927" w:author="PR Preview" w:date="2026-01-01T00:00:00Z">
        <w:r>
          <w:t xml:space="preserve">computes, for</w:t>
        </w:r>
      </w:ins>
      <w:ins w:id="1928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929" w:author="PR Preview" w:date="2026-01-01T00:00:00Z">
        <w:r>
          <w:t xml:space="preserve">,</w:t>
        </w:r>
      </w:ins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72"/>
    <w:bookmarkStart w:id="173" w:name="exm-gradient-descent"/>
    <w:p>
      <w:pPr>
        <w:pStyle w:val="FirstParagraph"/>
      </w:pPr>
      <w:del w:id="1930" w:author="PR Preview" w:date="2026-01-01T00:00:00Z">
        <w:r>
          <w:rPr>
            <w:b/>
            <w:bCs/>
          </w:rPr>
          <w:delText xml:space="preserve">Example 42 (Fixed steps on a parabola)</w:delText>
        </w:r>
      </w:del>
      <w:del w:id="1931" w:author="PR Preview" w:date="2026-01-01T00:00:00Z">
        <w:r>
          <w:delText xml:space="preserve"> </w:delText>
        </w:r>
      </w:del>
      <w:del w:id="1932" w:author="PR Preview" w:date="2026-01-01T00:00:00Z">
        <w:r>
          <w:delText xml:space="preserve">For</w:delText>
        </w:r>
      </w:del>
      <w:del w:id="193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1934" w:author="PR Preview" w:date="2026-01-01T00:00:00Z">
        <w:r>
          <w:delText xml:space="preserve">,</w:delText>
        </w:r>
      </w:del>
      <w:del w:id="1935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del w:id="1936" w:author="PR Preview" w:date="2026-01-01T00:00:00Z">
        <w:r>
          <w:delText xml:space="preserve">, so gradient descent with fixed step length</w:delText>
        </w:r>
      </w:del>
      <w:del w:id="1937" w:author="PR Preview" w:date="2026-01-01T00:00:00Z">
        <w:r>
          <w:delText xml:space="preserve"> </w:delText>
        </w:r>
      </w:del>
      <m:oMath>
        <m:r>
          <m:t>s</m:t>
        </m:r>
      </m:oMath>
      <w:del w:id="1938" w:author="PR Preview" w:date="2026-01-01T00:00:00Z">
        <w:r>
          <w:delText xml:space="preserve"> </w:delText>
        </w:r>
      </w:del>
      <w:del w:id="1939" w:author="PR Preview" w:date="2026-01-01T00:00:00Z">
        <w:r>
          <w:delText xml:space="preserve">is</w:delText>
        </w:r>
      </w:del>
    </w:p>
    <w:p>
      <w:pPr>
        <w:pStyle w:val="FirstParagraph"/>
      </w:pPr>
      <w:ins w:id="1940" w:author="PR Preview" w:date="2026-01-01T00:00:00Z">
        <w:r>
          <w:rPr>
            <w:b/>
            <w:bCs/>
          </w:rPr>
          <w:t xml:space="preserve">Example 43 (Fixed steps on a parabola)</w:t>
        </w:r>
      </w:ins>
      <w:ins w:id="1941" w:author="PR Preview" w:date="2026-01-01T00:00:00Z">
        <w:r>
          <w:t xml:space="preserve"> </w:t>
        </w:r>
      </w:ins>
      <w:ins w:id="1942" w:author="PR Preview" w:date="2026-01-01T00:00:00Z">
        <w:r>
          <w:t xml:space="preserve">For</w:t>
        </w:r>
      </w:ins>
      <w:ins w:id="194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1944" w:author="PR Preview" w:date="2026-01-01T00:00:00Z">
        <w:r>
          <w:t xml:space="preserve">,</w:t>
        </w:r>
      </w:ins>
      <w:ins w:id="1945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ins w:id="1946" w:author="PR Preview" w:date="2026-01-01T00:00:00Z">
        <w:r>
          <w:t xml:space="preserve">, so gradient descent with fixed step length</w:t>
        </w:r>
      </w:ins>
      <w:ins w:id="1947" w:author="PR Preview" w:date="2026-01-01T00:00:00Z">
        <w:r>
          <w:t xml:space="preserve"> </w:t>
        </w:r>
      </w:ins>
      <m:oMath>
        <m:r>
          <m:t>s</m:t>
        </m:r>
      </m:oMath>
      <w:ins w:id="1948" w:author="PR Preview" w:date="2026-01-01T00:00:00Z">
        <w:r>
          <w:t xml:space="preserve"> </w:t>
        </w:r>
      </w:ins>
      <w:ins w:id="1949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73"/>
    <w:bookmarkStart w:id="174" w:name="rem-gradient-descent-newton"/>
    <w:p>
      <w:pPr>
        <w:pStyle w:val="FirstParagraph"/>
      </w:pPr>
      <w:del w:id="1950" w:author="PR Preview" w:date="2026-01-01T00:00:00Z">
        <w:r>
          <w:rPr>
            <w:i/>
            <w:iCs/>
          </w:rPr>
          <w:delText xml:space="preserve">Remark 4</w:delText>
        </w:r>
      </w:del>
      <w:del w:id="1951" w:author="PR Preview" w:date="2026-01-01T00:00:00Z">
        <w:r>
          <w:delText xml:space="preserve"> (Gradient descent as Newton’s method with a simpler Hessian). </w:delText>
        </w:r>
      </w:del>
      <w:del w:id="1952" w:author="PR Preview" w:date="2026-01-01T00:00:00Z">
        <w:r>
          <w:delText xml:space="preserve">Gradient descent (</w:delText>
        </w:r>
      </w:del>
      <w:hyperlink w:anchor="def-gradient-descent">
        <w:del w:id="1953" w:author="PR Preview" w:date="2026-01-01T00:00:00Z">
          <w:r>
            <w:rPr>
              <w:rStyle w:val="Hyperlink"/>
            </w:rPr>
            <w:delText xml:space="preserve">Definition 28</w:delText>
          </w:r>
        </w:del>
      </w:hyperlink>
      <w:del w:id="1954" w:author="PR Preview" w:date="2026-01-01T00:00:00Z">
        <w:r>
          <w:delText xml:space="preserve">) is Newton’s method (</w:delText>
        </w:r>
      </w:del>
      <w:hyperlink w:anchor="def-newton-method">
        <w:del w:id="1955" w:author="PR Preview" w:date="2026-01-01T00:00:00Z">
          <w:r>
            <w:rPr>
              <w:rStyle w:val="Hyperlink"/>
            </w:rPr>
            <w:delText xml:space="preserve">Definition 24</w:delText>
          </w:r>
        </w:del>
      </w:hyperlink>
      <w:del w:id="1956" w:author="PR Preview" w:date="2026-01-01T00:00:00Z">
        <w:r>
          <w:delText xml:space="preserve">) with the Hessian replaced by</w:delText>
        </w:r>
      </w:del>
      <w:del w:id="1957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1958" w:author="PR Preview" w:date="2026-01-01T00:00:00Z">
        <w:r>
          <w:delText xml:space="preserve">,</w:delText>
        </w:r>
      </w:del>
      <w:del w:id="1959" w:author="PR Preview" w:date="2026-01-01T00:00:00Z">
        <w:r>
          <w:delText xml:space="preserve"> </w:delText>
        </w:r>
      </w:del>
      <w:del w:id="1960" w:author="PR Preview" w:date="2026-01-01T00:00:00Z">
        <w:r>
          <w:delText xml:space="preserve">so it needs no second derivatives.</w:delText>
        </w:r>
      </w:del>
    </w:p>
    <w:p>
      <w:pPr>
        <w:pStyle w:val="BodyText"/>
      </w:pPr>
      <w:del w:id="1961" w:author="PR Preview" w:date="2026-01-01T00:00:00Z">
        <w:r>
          <w:rPr>
            <w:b/>
            <w:bCs/>
          </w:rPr>
          <w:delText xml:space="preserve">Definition 29 (Line search)</w:delText>
        </w:r>
      </w:del>
      <w:del w:id="1962" w:author="PR Preview" w:date="2026-01-01T00:00:00Z">
        <w:r>
          <w:delText xml:space="preserve"> </w:delText>
        </w:r>
      </w:del>
      <w:del w:id="1963" w:author="PR Preview" w:date="2026-01-01T00:00:00Z">
        <w:r>
          <w:delText xml:space="preserve">In gradient descent (</w:delText>
        </w:r>
      </w:del>
      <w:hyperlink w:anchor="def-gradient-descent">
        <w:del w:id="1964" w:author="PR Preview" w:date="2026-01-01T00:00:00Z">
          <w:r>
            <w:rPr>
              <w:rStyle w:val="Hyperlink"/>
            </w:rPr>
            <w:delText xml:space="preserve">Definition 28</w:delText>
          </w:r>
        </w:del>
      </w:hyperlink>
      <w:del w:id="1965" w:author="PR Preview" w:date="2026-01-01T00:00:00Z">
        <w:r>
          <w:delText xml:space="preserve">),</w:delText>
        </w:r>
      </w:del>
      <w:del w:id="1966" w:author="PR Preview" w:date="2026-01-01T00:00:00Z">
        <w:r>
          <w:delText xml:space="preserve"> </w:delText>
        </w:r>
      </w:del>
      <w:del w:id="1967" w:author="PR Preview" w:date="2026-01-01T00:00:00Z">
        <w:r>
          <w:delText xml:space="preserve">a</w:delText>
        </w:r>
      </w:del>
      <w:del w:id="1968" w:author="PR Preview" w:date="2026-01-01T00:00:00Z">
        <w:r>
          <w:delText xml:space="preserve"> </w:delText>
        </w:r>
      </w:del>
      <w:del w:id="1969" w:author="PR Preview" w:date="2026-01-01T00:00:00Z">
        <w:r>
          <w:rPr>
            <w:b/>
            <w:bCs/>
          </w:rPr>
          <w:delText xml:space="preserve">line search</w:delText>
        </w:r>
      </w:del>
      <w:del w:id="1970" w:author="PR Preview" w:date="2026-01-01T00:00:00Z">
        <w:r>
          <w:delText xml:space="preserve"> </w:delText>
        </w:r>
      </w:del>
      <w:del w:id="1971" w:author="PR Preview" w:date="2026-01-01T00:00:00Z">
        <w:r>
          <w:delText xml:space="preserve">[16]</w:delText>
        </w:r>
      </w:del>
      <w:del w:id="1972" w:author="PR Preview" w:date="2026-01-01T00:00:00Z">
        <w:r>
          <w:delText xml:space="preserve"> </w:delText>
        </w:r>
      </w:del>
      <w:del w:id="1973" w:author="PR Preview" w:date="2026-01-01T00:00:00Z">
        <w:r>
          <w:delText xml:space="preserve">is a rule that chooses the step length</w:delText>
        </w:r>
      </w:del>
      <w:del w:id="1974" w:author="PR Preview" w:date="2026-01-01T00:00:00Z">
        <w:r>
          <w:delText xml:space="preserve"> </w:delText>
        </w:r>
      </w:del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1975" w:author="PR Preview" w:date="2026-01-01T00:00:00Z">
        <w:r>
          <w:delText xml:space="preserve"> </w:delText>
        </w:r>
      </w:del>
      <w:del w:id="1976" w:author="PR Preview" w:date="2026-01-01T00:00:00Z">
        <w:r>
          <w:delText xml:space="preserve">by examining the values of</w:delText>
        </w:r>
      </w:del>
      <w:del w:id="1977" w:author="PR Preview" w:date="2026-01-01T00:00:00Z">
        <w:r>
          <w:delText xml:space="preserve"> </w:delText>
        </w:r>
      </w:del>
      <m:oMath>
        <m:r>
          <m:t>f</m:t>
        </m:r>
      </m:oMath>
      <w:del w:id="1978" w:author="PR Preview" w:date="2026-01-01T00:00:00Z">
        <w:r>
          <w:delText xml:space="preserve"> </w:delText>
        </w:r>
      </w:del>
      <w:del w:id="1979" w:author="PR Preview" w:date="2026-01-01T00:00:00Z">
        <w:r>
          <w:delText xml:space="preserve">along the line</w:delText>
        </w:r>
      </w:del>
      <w:del w:id="1980" w:author="PR Preview" w:date="2026-01-01T00:00:00Z">
        <w:r>
          <w:delText xml:space="preserve"> </w:delText>
        </w:r>
      </w:del>
      <w:del w:id="1981" w:author="PR Preview" w:date="2026-01-01T00:00:00Z">
        <w:r>
          <w:delTex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delText>
        </w:r>
      </w:del>
      <w:del w:id="1982" w:author="PR Preview" w:date="2026-01-01T00:00:00Z">
        <w:r>
          <w:delText xml:space="preserve">.</w:delText>
        </w:r>
      </w:del>
    </w:p>
    <w:p>
      <w:pPr>
        <w:pStyle w:val="BodyText"/>
      </w:pPr>
      <w:del w:id="1983" w:author="PR Preview" w:date="2026-01-01T00:00:00Z">
        <w:r>
          <w:rPr>
            <w:b/>
            <w:bCs/>
          </w:rPr>
          <w:delText xml:space="preserve">Definition 30 (Exact line search)</w:delText>
        </w:r>
      </w:del>
      <w:del w:id="1984" w:author="PR Preview" w:date="2026-01-01T00:00:00Z">
        <w:r>
          <w:delText xml:space="preserve"> </w:delText>
        </w:r>
      </w:del>
      <w:del w:id="1985" w:author="PR Preview" w:date="2026-01-01T00:00:00Z">
        <w:r>
          <w:rPr>
            <w:b/>
            <w:bCs/>
          </w:rPr>
          <w:delText xml:space="preserve">Exact line search</w:delText>
        </w:r>
      </w:del>
      <w:del w:id="1986" w:author="PR Preview" w:date="2026-01-01T00:00:00Z">
        <w:r>
          <w:delText xml:space="preserve"> </w:delText>
        </w:r>
      </w:del>
      <w:del w:id="1987" w:author="PR Preview" w:date="2026-01-01T00:00:00Z">
        <w:r>
          <w:delText xml:space="preserve">is the line search (</w:delText>
        </w:r>
      </w:del>
      <w:hyperlink w:anchor="def-line-search">
        <w:del w:id="1988" w:author="PR Preview" w:date="2026-01-01T00:00:00Z">
          <w:r>
            <w:rPr>
              <w:rStyle w:val="Hyperlink"/>
            </w:rPr>
            <w:delText xml:space="preserve">Definition 29</w:delText>
          </w:r>
        </w:del>
      </w:hyperlink>
      <w:del w:id="1989" w:author="PR Preview" w:date="2026-01-01T00:00:00Z">
        <w:r>
          <w:delText xml:space="preserve">) that chooses</w:delText>
        </w:r>
      </w:del>
      <w:del w:id="1990" w:author="PR Preview" w:date="2026-01-01T00:00:00Z">
        <w:r>
          <w:delText xml:space="preserve"> </w:delText>
        </w:r>
      </w:del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1991" w:author="PR Preview" w:date="2026-01-01T00:00:00Z">
        <w:r>
          <w:delText xml:space="preserve"> </w:delText>
        </w:r>
      </w:del>
      <w:del w:id="1992" w:author="PR Preview" w:date="2026-01-01T00:00:00Z">
        <w:r>
          <w:delText xml:space="preserve">to minimize</w:delText>
        </w:r>
      </w:del>
      <w:del w:id="1993" w:author="PR Preview" w:date="2026-01-01T00:00:00Z">
        <w:r>
          <w:delText xml:space="preserve"> </w:delText>
        </w:r>
      </w:del>
      <w:del w:id="1994" w:author="PR Preview" w:date="2026-01-01T00:00:00Z">
        <w:r>
          <w:delTex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delText>
        </w:r>
      </w:del>
      <w:del w:id="1995" w:author="PR Preview" w:date="2026-01-01T00:00:00Z">
        <w:r>
          <w:delText xml:space="preserve"> </w:delText>
        </w:r>
      </w:del>
      <w:del w:id="1996" w:author="PR Preview" w:date="2026-01-01T00:00:00Z">
        <w:r>
          <w:delText xml:space="preserve">over</w:delText>
        </w:r>
      </w:del>
      <w:del w:id="1997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&gt;</m:t>
        </m:r>
        <m:r>
          <m:t>0</m:t>
        </m:r>
      </m:oMath>
      <w:del w:id="1998" w:author="PR Preview" w:date="2026-01-01T00:00:00Z">
        <w:r>
          <w:delText xml:space="preserve">.</w:delText>
        </w:r>
      </w:del>
    </w:p>
    <w:p>
      <w:pPr>
        <w:pStyle w:val="BodyText"/>
      </w:pPr>
      <w:del w:id="1999" w:author="PR Preview" w:date="2026-01-01T00:00:00Z">
        <w:r>
          <w:rPr>
            <w:b/>
            <w:bCs/>
          </w:rPr>
          <w:delText xml:space="preserve">Example 43 (Exact line search on a parabola)</w:delText>
        </w:r>
      </w:del>
      <w:del w:id="2000" w:author="PR Preview" w:date="2026-01-01T00:00:00Z">
        <w:r>
          <w:delText xml:space="preserve"> </w:delText>
        </w:r>
      </w:del>
      <w:del w:id="2001" w:author="PR Preview" w:date="2026-01-01T00:00:00Z">
        <w:r>
          <w:delText xml:space="preserve">For</w:delText>
        </w:r>
      </w:del>
      <w:del w:id="200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2003" w:author="PR Preview" w:date="2026-01-01T00:00:00Z">
        <w:r>
          <w:delText xml:space="preserve"> </w:delText>
        </w:r>
      </w:del>
      <w:del w:id="2004" w:author="PR Preview" w:date="2026-01-01T00:00:00Z">
        <w:r>
          <w:delText xml:space="preserve">and</w:delText>
        </w:r>
      </w:del>
      <w:del w:id="2005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del w:id="2006" w:author="PR Preview" w:date="2026-01-01T00:00:00Z">
        <w:r>
          <w:delText xml:space="preserve">, the derivative is</w:delText>
        </w:r>
      </w:del>
      <w:del w:id="2007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del w:id="2008" w:author="PR Preview" w:date="2026-01-01T00:00:00Z">
        <w:r>
          <w:delText xml:space="preserve">,</w:delText>
        </w:r>
      </w:del>
      <w:del w:id="2009" w:author="PR Preview" w:date="2026-01-01T00:00:00Z">
        <w:r>
          <w:delText xml:space="preserve"> </w:delText>
        </w:r>
      </w:del>
      <w:del w:id="2010" w:author="PR Preview" w:date="2026-01-01T00:00:00Z">
        <w:r>
          <w:delText xml:space="preserve">so the line is</w:delText>
        </w:r>
      </w:del>
      <w:del w:id="201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del w:id="2012" w:author="PR Preview" w:date="2026-01-01T00:00:00Z">
        <w:r>
          <w:delText xml:space="preserve"> </w:delText>
        </w:r>
      </w:del>
      <w:del w:id="2013" w:author="PR Preview" w:date="2026-01-01T00:00:00Z">
        <w:r>
          <w:delText xml:space="preserve">and the values along it are</w:delText>
        </w:r>
      </w:del>
    </w:p>
    <w:p>
      <w:pPr>
        <w:pStyle w:val="FirstParagraph"/>
      </w:pPr>
      <w:ins w:id="2014" w:author="PR Preview" w:date="2026-01-01T00:00:00Z">
        <w:r>
          <w:rPr>
            <w:i/>
            <w:iCs/>
          </w:rPr>
          <w:t xml:space="preserve">Remark 4</w:t>
        </w:r>
      </w:ins>
      <w:ins w:id="2015" w:author="PR Preview" w:date="2026-01-01T00:00:00Z">
        <w:r>
          <w:t xml:space="preserve"> (Gradient descent as Newton’s method with a simpler Hessian). </w:t>
        </w:r>
      </w:ins>
      <w:ins w:id="2016" w:author="PR Preview" w:date="2026-01-01T00:00:00Z">
        <w:r>
          <w:t xml:space="preserve">Gradient descent (</w:t>
        </w:r>
      </w:ins>
      <w:hyperlink w:anchor="def-gradient-descent">
        <w:ins w:id="2017" w:author="PR Preview" w:date="2026-01-01T00:00:00Z">
          <w:r>
            <w:rPr>
              <w:rStyle w:val="Hyperlink"/>
            </w:rPr>
            <w:t xml:space="preserve">Definition 29</w:t>
          </w:r>
        </w:ins>
      </w:hyperlink>
      <w:ins w:id="2018" w:author="PR Preview" w:date="2026-01-01T00:00:00Z">
        <w:r>
          <w:t xml:space="preserve">) is Newton’s method (</w:t>
        </w:r>
      </w:ins>
      <w:hyperlink w:anchor="def-newton-method">
        <w:ins w:id="2019" w:author="PR Preview" w:date="2026-01-01T00:00:00Z">
          <w:r>
            <w:rPr>
              <w:rStyle w:val="Hyperlink"/>
            </w:rPr>
            <w:t xml:space="preserve">Definition 25</w:t>
          </w:r>
        </w:ins>
      </w:hyperlink>
      <w:ins w:id="2020" w:author="PR Preview" w:date="2026-01-01T00:00:00Z">
        <w:r>
          <w:t xml:space="preserve">) with the Hessian replaced by</w:t>
        </w:r>
      </w:ins>
      <w:ins w:id="2021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2022" w:author="PR Preview" w:date="2026-01-01T00:00:00Z">
        <w:r>
          <w:t xml:space="preserve">,</w:t>
        </w:r>
      </w:ins>
      <w:ins w:id="2023" w:author="PR Preview" w:date="2026-01-01T00:00:00Z">
        <w:r>
          <w:t xml:space="preserve"> </w:t>
        </w:r>
      </w:ins>
      <w:ins w:id="2024" w:author="PR Preview" w:date="2026-01-01T00:00:00Z">
        <w:r>
          <w:t xml:space="preserve">so it needs no second derivatives.</w:t>
        </w:r>
      </w:ins>
    </w:p>
    <w:bookmarkEnd w:id="174"/>
    <w:bookmarkStart w:id="175" w:name="def-line-search"/>
    <w:p>
      <w:pPr>
        <w:pStyle w:val="BodyText"/>
      </w:pPr>
      <w:ins w:id="2025" w:author="PR Preview" w:date="2026-01-01T00:00:00Z">
        <w:r>
          <w:rPr>
            <w:b/>
            <w:bCs/>
          </w:rPr>
          <w:t xml:space="preserve">Definition 30 (Line search)</w:t>
        </w:r>
      </w:ins>
      <w:ins w:id="2026" w:author="PR Preview" w:date="2026-01-01T00:00:00Z">
        <w:r>
          <w:t xml:space="preserve"> </w:t>
        </w:r>
      </w:ins>
      <w:ins w:id="2027" w:author="PR Preview" w:date="2026-01-01T00:00:00Z">
        <w:r>
          <w:t xml:space="preserve">In gradient descent (</w:t>
        </w:r>
      </w:ins>
      <w:hyperlink w:anchor="def-gradient-descent">
        <w:ins w:id="2028" w:author="PR Preview" w:date="2026-01-01T00:00:00Z">
          <w:r>
            <w:rPr>
              <w:rStyle w:val="Hyperlink"/>
            </w:rPr>
            <w:t xml:space="preserve">Definition 29</w:t>
          </w:r>
        </w:ins>
      </w:hyperlink>
      <w:ins w:id="2029" w:author="PR Preview" w:date="2026-01-01T00:00:00Z">
        <w:r>
          <w:t xml:space="preserve">),</w:t>
        </w:r>
      </w:ins>
      <w:ins w:id="2030" w:author="PR Preview" w:date="2026-01-01T00:00:00Z">
        <w:r>
          <w:t xml:space="preserve"> </w:t>
        </w:r>
      </w:ins>
      <w:ins w:id="2031" w:author="PR Preview" w:date="2026-01-01T00:00:00Z">
        <w:r>
          <w:t xml:space="preserve">a</w:t>
        </w:r>
      </w:ins>
      <w:ins w:id="2032" w:author="PR Preview" w:date="2026-01-01T00:00:00Z">
        <w:r>
          <w:t xml:space="preserve"> </w:t>
        </w:r>
      </w:ins>
      <w:ins w:id="2033" w:author="PR Preview" w:date="2026-01-01T00:00:00Z">
        <w:r>
          <w:rPr>
            <w:b/>
            <w:bCs/>
          </w:rPr>
          <w:t xml:space="preserve">line search</w:t>
        </w:r>
      </w:ins>
      <w:ins w:id="2034" w:author="PR Preview" w:date="2026-01-01T00:00:00Z">
        <w:r>
          <w:t xml:space="preserve"> </w:t>
        </w:r>
      </w:ins>
      <w:ins w:id="2035" w:author="PR Preview" w:date="2026-01-01T00:00:00Z">
        <w:r>
          <w:t xml:space="preserve">[16]</w:t>
        </w:r>
      </w:ins>
      <w:ins w:id="2036" w:author="PR Preview" w:date="2026-01-01T00:00:00Z">
        <w:r>
          <w:t xml:space="preserve"> </w:t>
        </w:r>
      </w:ins>
      <w:ins w:id="2037" w:author="PR Preview" w:date="2026-01-01T00:00:00Z">
        <w:r>
          <w:t xml:space="preserve">is a rule that chooses the step length</w:t>
        </w:r>
      </w:ins>
      <w:ins w:id="2038" w:author="PR Preview" w:date="2026-01-01T00:00:00Z">
        <w:r>
          <w:t xml:space="preserve"> </w:t>
        </w:r>
      </w:ins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2039" w:author="PR Preview" w:date="2026-01-01T00:00:00Z">
        <w:r>
          <w:t xml:space="preserve"> </w:t>
        </w:r>
      </w:ins>
      <w:ins w:id="2040" w:author="PR Preview" w:date="2026-01-01T00:00:00Z">
        <w:r>
          <w:t xml:space="preserve">by examining the values of</w:t>
        </w:r>
      </w:ins>
      <w:ins w:id="2041" w:author="PR Preview" w:date="2026-01-01T00:00:00Z">
        <w:r>
          <w:t xml:space="preserve"> </w:t>
        </w:r>
      </w:ins>
      <m:oMath>
        <m:r>
          <m:t>f</m:t>
        </m:r>
      </m:oMath>
      <w:ins w:id="2042" w:author="PR Preview" w:date="2026-01-01T00:00:00Z">
        <w:r>
          <w:t xml:space="preserve"> </w:t>
        </w:r>
      </w:ins>
      <w:ins w:id="2043" w:author="PR Preview" w:date="2026-01-01T00:00:00Z">
        <w:r>
          <w:t xml:space="preserve">along the line</w:t>
        </w:r>
      </w:ins>
      <w:ins w:id="2044" w:author="PR Preview" w:date="2026-01-01T00:00:00Z">
        <w:r>
          <w:t xml:space="preserve"> </w:t>
        </w:r>
      </w:ins>
      <w:ins w:id="2045" w:author="PR Preview" w:date="2026-01-01T00:00:00Z">
        <w:r>
  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  </w:r>
      </w:ins>
      <w:ins w:id="2046" w:author="PR Preview" w:date="2026-01-01T00:00:00Z">
        <w:r>
          <w:t xml:space="preserve">.</w:t>
        </w:r>
      </w:ins>
    </w:p>
    <w:bookmarkEnd w:id="175"/>
    <w:bookmarkStart w:id="176" w:name="def-exact-line-search"/>
    <w:p>
      <w:pPr>
        <w:pStyle w:val="BodyText"/>
      </w:pPr>
      <w:ins w:id="2047" w:author="PR Preview" w:date="2026-01-01T00:00:00Z">
        <w:r>
          <w:rPr>
            <w:b/>
            <w:bCs/>
          </w:rPr>
          <w:t xml:space="preserve">Definition 31 (Exact line search)</w:t>
        </w:r>
      </w:ins>
      <w:ins w:id="2048" w:author="PR Preview" w:date="2026-01-01T00:00:00Z">
        <w:r>
          <w:t xml:space="preserve"> </w:t>
        </w:r>
      </w:ins>
      <w:ins w:id="2049" w:author="PR Preview" w:date="2026-01-01T00:00:00Z">
        <w:r>
          <w:rPr>
            <w:b/>
            <w:bCs/>
          </w:rPr>
          <w:t xml:space="preserve">Exact line search</w:t>
        </w:r>
      </w:ins>
      <w:ins w:id="2050" w:author="PR Preview" w:date="2026-01-01T00:00:00Z">
        <w:r>
          <w:t xml:space="preserve"> </w:t>
        </w:r>
      </w:ins>
      <w:ins w:id="2051" w:author="PR Preview" w:date="2026-01-01T00:00:00Z">
        <w:r>
          <w:t xml:space="preserve">is the line search (</w:t>
        </w:r>
      </w:ins>
      <w:hyperlink w:anchor="def-line-search">
        <w:ins w:id="2052" w:author="PR Preview" w:date="2026-01-01T00:00:00Z">
          <w:r>
            <w:rPr>
              <w:rStyle w:val="Hyperlink"/>
            </w:rPr>
            <w:t xml:space="preserve">Definition 30</w:t>
          </w:r>
        </w:ins>
      </w:hyperlink>
      <w:ins w:id="2053" w:author="PR Preview" w:date="2026-01-01T00:00:00Z">
        <w:r>
          <w:t xml:space="preserve">) that chooses</w:t>
        </w:r>
      </w:ins>
      <w:ins w:id="2054" w:author="PR Preview" w:date="2026-01-01T00:00:00Z">
        <w:r>
          <w:t xml:space="preserve"> </w:t>
        </w:r>
      </w:ins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2055" w:author="PR Preview" w:date="2026-01-01T00:00:00Z">
        <w:r>
          <w:t xml:space="preserve"> </w:t>
        </w:r>
      </w:ins>
      <w:ins w:id="2056" w:author="PR Preview" w:date="2026-01-01T00:00:00Z">
        <w:r>
          <w:t xml:space="preserve">to minimize</w:t>
        </w:r>
      </w:ins>
      <w:ins w:id="2057" w:author="PR Preview" w:date="2026-01-01T00:00:00Z">
        <w:r>
          <w:t xml:space="preserve"> </w:t>
        </w:r>
      </w:ins>
      <w:ins w:id="2058" w:author="PR Preview" w:date="2026-01-01T00:00:00Z">
        <w:r>
  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  </w:r>
      </w:ins>
      <w:ins w:id="2059" w:author="PR Preview" w:date="2026-01-01T00:00:00Z">
        <w:r>
          <w:t xml:space="preserve"> </w:t>
        </w:r>
      </w:ins>
      <w:ins w:id="2060" w:author="PR Preview" w:date="2026-01-01T00:00:00Z">
        <w:r>
          <w:t xml:space="preserve">over</w:t>
        </w:r>
      </w:ins>
      <w:ins w:id="2061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&gt;</m:t>
        </m:r>
        <m:r>
          <m:t>0</m:t>
        </m:r>
      </m:oMath>
      <w:ins w:id="2062" w:author="PR Preview" w:date="2026-01-01T00:00:00Z">
        <w:r>
          <w:t xml:space="preserve">.</w:t>
        </w:r>
      </w:ins>
    </w:p>
    <w:bookmarkEnd w:id="176"/>
    <w:bookmarkStart w:id="177" w:name="exm-line-search"/>
    <w:p>
      <w:pPr>
        <w:pStyle w:val="BodyText"/>
      </w:pPr>
      <w:ins w:id="2063" w:author="PR Preview" w:date="2026-01-01T00:00:00Z">
        <w:r>
          <w:rPr>
            <w:b/>
            <w:bCs/>
          </w:rPr>
          <w:t xml:space="preserve">Example 44 (Exact line search on a parabola)</w:t>
        </w:r>
      </w:ins>
      <w:ins w:id="2064" w:author="PR Preview" w:date="2026-01-01T00:00:00Z">
        <w:r>
          <w:t xml:space="preserve"> </w:t>
        </w:r>
      </w:ins>
      <w:ins w:id="2065" w:author="PR Preview" w:date="2026-01-01T00:00:00Z">
        <w:r>
          <w:t xml:space="preserve">For</w:t>
        </w:r>
      </w:ins>
      <w:ins w:id="206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2067" w:author="PR Preview" w:date="2026-01-01T00:00:00Z">
        <w:r>
          <w:t xml:space="preserve"> </w:t>
        </w:r>
      </w:ins>
      <w:ins w:id="2068" w:author="PR Preview" w:date="2026-01-01T00:00:00Z">
        <w:r>
          <w:t xml:space="preserve">and</w:t>
        </w:r>
      </w:ins>
      <w:ins w:id="2069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ins w:id="2070" w:author="PR Preview" w:date="2026-01-01T00:00:00Z">
        <w:r>
          <w:t xml:space="preserve">, the derivative is</w:t>
        </w:r>
      </w:ins>
      <w:ins w:id="2071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ins w:id="2072" w:author="PR Preview" w:date="2026-01-01T00:00:00Z">
        <w:r>
          <w:t xml:space="preserve">,</w:t>
        </w:r>
      </w:ins>
      <w:ins w:id="2073" w:author="PR Preview" w:date="2026-01-01T00:00:00Z">
        <w:r>
          <w:t xml:space="preserve"> </w:t>
        </w:r>
      </w:ins>
      <w:ins w:id="2074" w:author="PR Preview" w:date="2026-01-01T00:00:00Z">
        <w:r>
          <w:t xml:space="preserve">so the line is</w:t>
        </w:r>
      </w:ins>
      <w:ins w:id="207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ins w:id="2076" w:author="PR Preview" w:date="2026-01-01T00:00:00Z">
        <w:r>
          <w:t xml:space="preserve"> </w:t>
        </w:r>
      </w:ins>
      <w:ins w:id="2077" w:author="PR Preview" w:date="2026-01-01T00:00:00Z">
        <w:r>
          <w:t xml:space="preserve">and the values along it are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7"/>
    <w:bookmarkStart w:id="179" w:name="def-descent-direction"/>
    <w:p>
      <w:pPr>
        <w:pStyle w:val="BodyText"/>
      </w:pPr>
      <w:del w:id="2078" w:author="PR Preview" w:date="2026-01-01T00:00:00Z">
        <w:r>
          <w:rPr>
            <w:b/>
            <w:bCs/>
          </w:rPr>
          <w:delText xml:space="preserve">Definition 31 (Descent direction)</w:delText>
        </w:r>
      </w:del>
      <w:del w:id="2079" w:author="PR Preview" w:date="2026-01-01T00:00:00Z">
        <w:r>
          <w:delText xml:space="preserve"> </w:delText>
        </w:r>
      </w:del>
      <w:del w:id="2080" w:author="PR Preview" w:date="2026-01-01T00:00:00Z">
        <w:r>
          <w:delText xml:space="preserve">Let</w:delText>
        </w:r>
      </w:del>
      <w:del w:id="208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2082" w:author="PR Preview" w:date="2026-01-01T00:00:00Z">
        <w:r>
          <w:delText xml:space="preserve"> </w:delText>
        </w:r>
      </w:del>
      <w:del w:id="2083" w:author="PR Preview" w:date="2026-01-01T00:00:00Z">
        <w:r>
          <w:delText xml:space="preserve">have a gradient</w:delText>
        </w:r>
      </w:del>
      <w:del w:id="2084" w:author="PR Preview" w:date="2026-01-01T00:00:00Z">
        <w:r>
          <w:delText xml:space="preserve"> </w:delText>
        </w:r>
      </w:del>
      <w:del w:id="2085" w:author="PR Preview" w:date="2026-01-01T00:00:00Z">
        <w:r>
          <w:delTex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delText>
        </w:r>
      </w:del>
      <w:del w:id="2086" w:author="PR Preview" w:date="2026-01-01T00:00:00Z">
        <w:r>
          <w:delText xml:space="preserve"> </w:delText>
        </w:r>
      </w:del>
      <w:del w:id="2087" w:author="PR Preview" w:date="2026-01-01T00:00:00Z">
        <w:r>
          <w:delText xml:space="preserve">at</w:delText>
        </w:r>
      </w:del>
      <w:del w:id="2088" w:author="PR Preview" w:date="2026-01-01T00:00:00Z">
        <w:r>
          <w:delText xml:space="preserve"> </w:delText>
        </w:r>
      </w:del>
      <w:del w:id="2089" w:author="PR Preview" w:date="2026-01-01T00:00:00Z">
        <w:r>
          <w:delText xml:space="preserve">$\mathord{\smash[b]{\underset{\raise.3ex\hbox{$\scriptstyle\sim$}}{x}}\vphantom{x}}$</w:delText>
        </w:r>
      </w:del>
      <w:del w:id="2090" w:author="PR Preview" w:date="2026-01-01T00:00:00Z">
        <w:r>
          <w:delText xml:space="preserve">.</w:delText>
        </w:r>
      </w:del>
      <w:del w:id="2091" w:author="PR Preview" w:date="2026-01-01T00:00:00Z">
        <w:r>
          <w:delText xml:space="preserve"> </w:delText>
        </w:r>
      </w:del>
      <w:del w:id="2092" w:author="PR Preview" w:date="2026-01-01T00:00:00Z">
        <w:r>
          <w:delText xml:space="preserve">A direction</w:delText>
        </w:r>
      </w:del>
      <w:del w:id="2093" w:author="PR Preview" w:date="2026-01-01T00:00:00Z">
        <w:r>
          <w:delText xml:space="preserve"> </w:delText>
        </w:r>
      </w:del>
      <w:del w:id="2094" w:author="PR Preview" w:date="2026-01-01T00:00:00Z">
        <w:r>
          <w:delText xml:space="preserve">$\mathord{\smash[b]{\underset{\raise.3ex\hbox{$\scriptstyle\sim$}}{d}}\vphantom{d}}$</w:delText>
        </w:r>
      </w:del>
      <w:del w:id="2095" w:author="PR Preview" w:date="2026-01-01T00:00:00Z">
        <w:r>
          <w:delText xml:space="preserve"> </w:delText>
        </w:r>
      </w:del>
      <w:del w:id="2096" w:author="PR Preview" w:date="2026-01-01T00:00:00Z">
        <w:r>
          <w:delText xml:space="preserve">(</w:delText>
        </w:r>
      </w:del>
      <w:hyperlink r:id="rId178">
        <w:del w:id="2097" w:author="PR Preview" w:date="2026-01-01T00:00:00Z">
          <w:r>
            <w:rPr>
              <w:rStyle w:val="Hyperlink"/>
            </w:rPr>
            <w:delText xml:space="preserve">direction</w:delText>
          </w:r>
        </w:del>
      </w:hyperlink>
      <w:del w:id="2098" w:author="PR Preview" w:date="2026-01-01T00:00:00Z">
        <w:r>
          <w:delText xml:space="preserve">) is a</w:delText>
        </w:r>
      </w:del>
      <w:del w:id="2099" w:author="PR Preview" w:date="2026-01-01T00:00:00Z">
        <w:r>
          <w:delText xml:space="preserve"> </w:delText>
        </w:r>
      </w:del>
      <w:del w:id="2100" w:author="PR Preview" w:date="2026-01-01T00:00:00Z">
        <w:r>
          <w:rPr>
            <w:b/>
            <w:bCs/>
          </w:rPr>
          <w:delText xml:space="preserve">descent direction</w:delText>
        </w:r>
      </w:del>
      <w:del w:id="2101" w:author="PR Preview" w:date="2026-01-01T00:00:00Z">
        <w:r>
          <w:delText xml:space="preserve"> </w:delText>
        </w:r>
      </w:del>
      <w:del w:id="2102" w:author="PR Preview" w:date="2026-01-01T00:00:00Z">
        <w:r>
          <w:delText xml:space="preserve">for</w:delText>
        </w:r>
      </w:del>
      <w:del w:id="2103" w:author="PR Preview" w:date="2026-01-01T00:00:00Z">
        <w:r>
          <w:delText xml:space="preserve"> </w:delText>
        </w:r>
      </w:del>
      <m:oMath>
        <m:r>
          <m:t>f</m:t>
        </m:r>
      </m:oMath>
      <w:del w:id="2104" w:author="PR Preview" w:date="2026-01-01T00:00:00Z">
        <w:r>
          <w:delText xml:space="preserve"> </w:delText>
        </w:r>
      </w:del>
      <w:del w:id="2105" w:author="PR Preview" w:date="2026-01-01T00:00:00Z">
        <w:r>
          <w:delText xml:space="preserve">at</w:delText>
        </w:r>
      </w:del>
      <w:del w:id="2106" w:author="PR Preview" w:date="2026-01-01T00:00:00Z">
        <w:r>
          <w:delText xml:space="preserve"> </w:delText>
        </w:r>
      </w:del>
      <w:del w:id="2107" w:author="PR Preview" w:date="2026-01-01T00:00:00Z">
        <w:r>
          <w:delText xml:space="preserve">$\mathord{\smash[b]{\underset{\raise.3ex\hbox{$\scriptstyle\sim$}}{x}}\vphantom{x}}$</w:delText>
        </w:r>
      </w:del>
      <w:del w:id="2108" w:author="PR Preview" w:date="2026-01-01T00:00:00Z">
        <w:r>
          <w:delText xml:space="preserve"> </w:delText>
        </w:r>
      </w:del>
      <w:del w:id="2109" w:author="PR Preview" w:date="2026-01-01T00:00:00Z">
        <w:r>
          <w:delText xml:space="preserve">if</w:delText>
        </w:r>
      </w:del>
      <w:del w:id="2110" w:author="PR Preview" w:date="2026-01-01T00:00:00Z">
        <w:r>
          <w:delText xml:space="preserve"> </w:delText>
        </w:r>
      </w:del>
      <w:del w:id="2111" w:author="PR Preview" w:date="2026-01-01T00:00:00Z">
        <w:r>
          <w:delText xml:space="preserve">$\mathord{\smash[b]{\underset{\raise.3ex\hbox{$\scriptstyle\sim$}}{g}}\vphantom{g}} \cdot \mathord{\smash[b]{\underset{\raise.3ex\hbox{$\scriptstyle\sim$}}{d}}\vphantom{d}} &lt; 0$</w:delText>
        </w:r>
      </w:del>
      <w:del w:id="2112" w:author="PR Preview" w:date="2026-01-01T00:00:00Z">
        <w:r>
          <w:delText xml:space="preserve">.</w:delText>
        </w:r>
      </w:del>
      <w:del w:id="2113" w:author="PR Preview" w:date="2026-01-01T00:00:00Z">
        <w:r>
          <w:delText xml:space="preserve"> </w:delText>
        </w:r>
      </w:del>
      <w:del w:id="2114" w:author="PR Preview" w:date="2026-01-01T00:00:00Z">
        <w:r>
          <w:delText xml:space="preserve">When</w:delText>
        </w:r>
      </w:del>
      <w:del w:id="2115" w:author="PR Preview" w:date="2026-01-01T00:00:00Z">
        <w:r>
          <w:delText xml:space="preserve"> </w:delText>
        </w:r>
      </w:del>
      <w:del w:id="2116" w:author="PR Preview" w:date="2026-01-01T00:00:00Z">
        <w:r>
          <w:delText xml:space="preserve">$\mathord{\smash[b]{\underset{\raise.3ex\hbox{$\scriptstyle\sim$}}{g}}\vphantom{g}} \ne \mathord{\smash[b]{\underset{\raise.3ex\hbox{$\scriptstyle\sim$}}{0}}\vphantom{0}}_{p \times 1}$</w:delText>
        </w:r>
      </w:del>
      <w:del w:id="2117" w:author="PR Preview" w:date="2026-01-01T00:00:00Z">
        <w:r>
          <w:delText xml:space="preserve">,</w:delText>
        </w:r>
      </w:del>
      <w:del w:id="2118" w:author="PR Preview" w:date="2026-01-01T00:00:00Z">
        <w:r>
          <w:delText xml:space="preserve"> </w:delText>
        </w:r>
      </w:del>
      <w:del w:id="2119" w:author="PR Preview" w:date="2026-01-01T00:00:00Z">
        <w:r>
          <w:delText xml:space="preserve">$-\mathord{\smash[b]{\underset{\raise.3ex\hbox{$\scriptstyle\sim$}}{g}}\vphantom{g}}$</w:delText>
        </w:r>
      </w:del>
      <w:del w:id="2120" w:author="PR Preview" w:date="2026-01-01T00:00:00Z">
        <w:r>
          <w:delText xml:space="preserve"> </w:delText>
        </w:r>
      </w:del>
      <w:del w:id="2121" w:author="PR Preview" w:date="2026-01-01T00:00:00Z">
        <w:r>
          <w:delText xml:space="preserve">is a descent direction,</w:delText>
        </w:r>
      </w:del>
      <w:del w:id="2122" w:author="PR Preview" w:date="2026-01-01T00:00:00Z">
        <w:r>
          <w:delText xml:space="preserve"> </w:delText>
        </w:r>
      </w:del>
      <w:del w:id="2123" w:author="PR Preview" w:date="2026-01-01T00:00:00Z">
        <w:r>
          <w:delText xml:space="preserve">since</w:delText>
        </w:r>
      </w:del>
      <w:del w:id="2124" w:author="PR Preview" w:date="2026-01-01T00:00:00Z">
        <w:r>
          <w:delText xml:space="preserve"> </w:delText>
        </w:r>
      </w:del>
      <w:del w:id="2125" w:author="PR Preview" w:date="2026-01-01T00:00:00Z">
        <w:r>
          <w:delTex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delText>
        </w:r>
      </w:del>
      <w:del w:id="2126" w:author="PR Preview" w:date="2026-01-01T00:00:00Z">
        <w:r>
          <w:delText xml:space="preserve">.</w:delText>
        </w:r>
      </w:del>
    </w:p>
    <w:p>
      <w:pPr>
        <w:pStyle w:val="BodyText"/>
      </w:pPr>
      <w:del w:id="2127" w:author="PR Preview" w:date="2026-01-01T00:00:00Z">
        <w:r>
          <w:rPr>
            <w:b/>
            <w:bCs/>
          </w:rPr>
          <w:delText xml:space="preserve">Example 44 (Descent directions for</w:delText>
        </w:r>
      </w:del>
      <w:del w:id="2128" w:author="PR Preview" w:date="2026-01-01T00:00:00Z">
        <w:r>
          <w:rPr>
            <w:b/>
            <w:bCs/>
          </w:rP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2129" w:author="PR Preview" w:date="2026-01-01T00:00:00Z">
        <w:r>
          <w:rPr>
            <w:b/>
            <w:bCs/>
          </w:rPr>
          <w:delText xml:space="preserve"> </w:delText>
        </w:r>
      </w:del>
      <w:del w:id="2130" w:author="PR Preview" w:date="2026-01-01T00:00:00Z">
        <w:r>
          <w:rPr>
            <w:b/>
            <w:bCs/>
          </w:rPr>
          <w:delText xml:space="preserve">at</w:delText>
        </w:r>
      </w:del>
      <w:del w:id="2131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132" w:author="PR Preview" w:date="2026-01-01T00:00:00Z">
        <w:r>
          <w:rPr>
            <w:b/>
            <w:bCs/>
          </w:rPr>
          <w:delText xml:space="preserve">)</w:delText>
        </w:r>
      </w:del>
      <w:del w:id="2133" w:author="PR Preview" w:date="2026-01-01T00:00:00Z">
        <w:r>
          <w:delText xml:space="preserve"> </w:delText>
        </w:r>
      </w:del>
      <w:del w:id="2134" w:author="PR Preview" w:date="2026-01-01T00:00:00Z">
        <w:r>
          <w:delText xml:space="preserve">Let</w:delText>
        </w:r>
      </w:del>
      <w:del w:id="2135" w:author="PR Preview" w:date="2026-01-01T00:00:00Z">
        <w:r>
          <w:delText xml:space="preserve"> </w:delText>
        </w:r>
      </w:del>
      <w:del w:id="2136" w:author="PR Preview" w:date="2026-01-01T00:00:00Z">
        <w:r>
          <w:delText xml:space="preserve">$f(\mathord{\smash[b]{\underset{\raise.3ex\hbox{$\scriptstyle\sim$}}{x}}\vphantom{x}}) = x_1^2 + x_2^2$</w:delText>
        </w:r>
      </w:del>
      <w:del w:id="2137" w:author="PR Preview" w:date="2026-01-01T00:00:00Z">
        <w:r>
          <w:delText xml:space="preserve"> </w:delText>
        </w:r>
      </w:del>
      <w:del w:id="2138" w:author="PR Preview" w:date="2026-01-01T00:00:00Z">
        <w:r>
          <w:delText xml:space="preserve">and</w:delText>
        </w:r>
      </w:del>
      <w:del w:id="2139" w:author="PR Preview" w:date="2026-01-01T00:00:00Z">
        <w:r>
          <w:delText xml:space="preserve"> </w:delText>
        </w:r>
      </w:del>
      <w:del w:id="2140" w:author="PR Preview" w:date="2026-01-01T00:00:00Z">
        <w:r>
          <w:delText xml:space="preserve">$\mathord{\smash[b]{\underset{\raise.3ex\hbox{$\scriptstyle\sim$}}{x}}\vphantom{x}}= {(1, 0)}^{\top}$</w:delText>
        </w:r>
      </w:del>
      <w:del w:id="2141" w:author="PR Preview" w:date="2026-01-01T00:00:00Z">
        <w:r>
          <w:delText xml:space="preserve">, so</w:delText>
        </w:r>
      </w:del>
    </w:p>
    <w:p>
      <w:pPr>
        <w:pStyle w:val="BodyText"/>
      </w:pPr>
      <w:ins w:id="2142" w:author="PR Preview" w:date="2026-01-01T00:00:00Z">
        <w:r>
          <w:rPr>
            <w:b/>
            <w:bCs/>
          </w:rPr>
          <w:t xml:space="preserve">Definition 32 (Descent direction)</w:t>
        </w:r>
      </w:ins>
      <w:ins w:id="2143" w:author="PR Preview" w:date="2026-01-01T00:00:00Z">
        <w:r>
          <w:t xml:space="preserve"> </w:t>
        </w:r>
      </w:ins>
      <w:ins w:id="2144" w:author="PR Preview" w:date="2026-01-01T00:00:00Z">
        <w:r>
          <w:t xml:space="preserve">Let</w:t>
        </w:r>
      </w:ins>
      <w:ins w:id="214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2146" w:author="PR Preview" w:date="2026-01-01T00:00:00Z">
        <w:r>
          <w:t xml:space="preserve"> </w:t>
        </w:r>
      </w:ins>
      <w:ins w:id="2147" w:author="PR Preview" w:date="2026-01-01T00:00:00Z">
        <w:r>
          <w:t xml:space="preserve">have a gradient</w:t>
        </w:r>
      </w:ins>
      <w:ins w:id="2148" w:author="PR Preview" w:date="2026-01-01T00:00:00Z">
        <w:r>
          <w:t xml:space="preserve"> </w:t>
        </w:r>
      </w:ins>
      <w:ins w:id="2149" w:author="PR Preview" w:date="2026-01-01T00:00:00Z">
        <w:r>
  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  </w:r>
      </w:ins>
      <w:ins w:id="2150" w:author="PR Preview" w:date="2026-01-01T00:00:00Z">
        <w:r>
          <w:t xml:space="preserve"> </w:t>
        </w:r>
      </w:ins>
      <w:ins w:id="2151" w:author="PR Preview" w:date="2026-01-01T00:00:00Z">
        <w:r>
          <w:t xml:space="preserve">at</w:t>
        </w:r>
      </w:ins>
      <w:ins w:id="2152" w:author="PR Preview" w:date="2026-01-01T00:00:00Z">
        <w:r>
          <w:t xml:space="preserve"> </w:t>
        </w:r>
      </w:ins>
      <w:ins w:id="2153" w:author="PR Preview" w:date="2026-01-01T00:00:00Z">
        <w:r>
          <w:t xml:space="preserve">$\mathord{\smash[b]{\underset{\raise.3ex\hbox{$\scriptstyle\sim$}}{x}}\vphantom{x}}$</w:t>
        </w:r>
      </w:ins>
      <w:ins w:id="2154" w:author="PR Preview" w:date="2026-01-01T00:00:00Z">
        <w:r>
          <w:t xml:space="preserve">.</w:t>
        </w:r>
      </w:ins>
      <w:ins w:id="2155" w:author="PR Preview" w:date="2026-01-01T00:00:00Z">
        <w:r>
          <w:t xml:space="preserve"> </w:t>
        </w:r>
      </w:ins>
      <w:ins w:id="2156" w:author="PR Preview" w:date="2026-01-01T00:00:00Z">
        <w:r>
          <w:t xml:space="preserve">A direction</w:t>
        </w:r>
      </w:ins>
      <w:ins w:id="2157" w:author="PR Preview" w:date="2026-01-01T00:00:00Z">
        <w:r>
          <w:t xml:space="preserve"> </w:t>
        </w:r>
      </w:ins>
      <w:ins w:id="2158" w:author="PR Preview" w:date="2026-01-01T00:00:00Z">
        <w:r>
          <w:t xml:space="preserve">$\mathord{\smash[b]{\underset{\raise.3ex\hbox{$\scriptstyle\sim$}}{d}}\vphantom{d}}$</w:t>
        </w:r>
      </w:ins>
      <w:ins w:id="2159" w:author="PR Preview" w:date="2026-01-01T00:00:00Z">
        <w:r>
          <w:t xml:space="preserve"> </w:t>
        </w:r>
      </w:ins>
      <w:ins w:id="2160" w:author="PR Preview" w:date="2026-01-01T00:00:00Z">
        <w:r>
          <w:t xml:space="preserve">(</w:t>
        </w:r>
      </w:ins>
      <w:hyperlink r:id="rId178">
        <w:ins w:id="2161" w:author="PR Preview" w:date="2026-01-01T00:00:00Z">
          <w:r>
            <w:rPr>
              <w:rStyle w:val="Hyperlink"/>
            </w:rPr>
            <w:t xml:space="preserve">direction</w:t>
          </w:r>
        </w:ins>
      </w:hyperlink>
      <w:ins w:id="2162" w:author="PR Preview" w:date="2026-01-01T00:00:00Z">
        <w:r>
          <w:t xml:space="preserve">) is a</w:t>
        </w:r>
      </w:ins>
      <w:ins w:id="2163" w:author="PR Preview" w:date="2026-01-01T00:00:00Z">
        <w:r>
          <w:t xml:space="preserve"> </w:t>
        </w:r>
      </w:ins>
      <w:ins w:id="2164" w:author="PR Preview" w:date="2026-01-01T00:00:00Z">
        <w:r>
          <w:rPr>
            <w:b/>
            <w:bCs/>
          </w:rPr>
          <w:t xml:space="preserve">descent direction</w:t>
        </w:r>
      </w:ins>
      <w:ins w:id="2165" w:author="PR Preview" w:date="2026-01-01T00:00:00Z">
        <w:r>
          <w:t xml:space="preserve"> </w:t>
        </w:r>
      </w:ins>
      <w:ins w:id="2166" w:author="PR Preview" w:date="2026-01-01T00:00:00Z">
        <w:r>
          <w:t xml:space="preserve">for</w:t>
        </w:r>
      </w:ins>
      <w:ins w:id="2167" w:author="PR Preview" w:date="2026-01-01T00:00:00Z">
        <w:r>
          <w:t xml:space="preserve"> </w:t>
        </w:r>
      </w:ins>
      <m:oMath>
        <m:r>
          <m:t>f</m:t>
        </m:r>
      </m:oMath>
      <w:ins w:id="2168" w:author="PR Preview" w:date="2026-01-01T00:00:00Z">
        <w:r>
          <w:t xml:space="preserve"> </w:t>
        </w:r>
      </w:ins>
      <w:ins w:id="2169" w:author="PR Preview" w:date="2026-01-01T00:00:00Z">
        <w:r>
          <w:t xml:space="preserve">at</w:t>
        </w:r>
      </w:ins>
      <w:ins w:id="2170" w:author="PR Preview" w:date="2026-01-01T00:00:00Z">
        <w:r>
          <w:t xml:space="preserve"> </w:t>
        </w:r>
      </w:ins>
      <w:ins w:id="2171" w:author="PR Preview" w:date="2026-01-01T00:00:00Z">
        <w:r>
          <w:t xml:space="preserve">$\mathord{\smash[b]{\underset{\raise.3ex\hbox{$\scriptstyle\sim$}}{x}}\vphantom{x}}$</w:t>
        </w:r>
      </w:ins>
      <w:ins w:id="2172" w:author="PR Preview" w:date="2026-01-01T00:00:00Z">
        <w:r>
          <w:t xml:space="preserve"> </w:t>
        </w:r>
      </w:ins>
      <w:ins w:id="2173" w:author="PR Preview" w:date="2026-01-01T00:00:00Z">
        <w:r>
          <w:t xml:space="preserve">if</w:t>
        </w:r>
      </w:ins>
      <w:ins w:id="2174" w:author="PR Preview" w:date="2026-01-01T00:00:00Z">
        <w:r>
          <w:t xml:space="preserve"> </w:t>
        </w:r>
      </w:ins>
      <w:ins w:id="2175" w:author="PR Preview" w:date="2026-01-01T00:00:00Z">
        <w:r>
          <w:t xml:space="preserve">$\mathord{\smash[b]{\underset{\raise.3ex\hbox{$\scriptstyle\sim$}}{g}}\vphantom{g}} \cdot \mathord{\smash[b]{\underset{\raise.3ex\hbox{$\scriptstyle\sim$}}{d}}\vphantom{d}} &lt; 0$</w:t>
        </w:r>
      </w:ins>
      <w:ins w:id="2176" w:author="PR Preview" w:date="2026-01-01T00:00:00Z">
        <w:r>
          <w:t xml:space="preserve">.</w:t>
        </w:r>
      </w:ins>
      <w:ins w:id="2177" w:author="PR Preview" w:date="2026-01-01T00:00:00Z">
        <w:r>
          <w:t xml:space="preserve"> </w:t>
        </w:r>
      </w:ins>
      <w:ins w:id="2178" w:author="PR Preview" w:date="2026-01-01T00:00:00Z">
        <w:r>
          <w:t xml:space="preserve">When</w:t>
        </w:r>
      </w:ins>
      <w:ins w:id="2179" w:author="PR Preview" w:date="2026-01-01T00:00:00Z">
        <w:r>
          <w:t xml:space="preserve"> </w:t>
        </w:r>
      </w:ins>
      <w:ins w:id="2180" w:author="PR Preview" w:date="2026-01-01T00:00:00Z">
        <w:r>
          <w:t xml:space="preserve">$\mathord{\smash[b]{\underset{\raise.3ex\hbox{$\scriptstyle\sim$}}{g}}\vphantom{g}} \ne \mathord{\smash[b]{\underset{\raise.3ex\hbox{$\scriptstyle\sim$}}{0}}\vphantom{0}}_{p \times 1}$</w:t>
        </w:r>
      </w:ins>
      <w:ins w:id="2181" w:author="PR Preview" w:date="2026-01-01T00:00:00Z">
        <w:r>
          <w:t xml:space="preserve">,</w:t>
        </w:r>
      </w:ins>
      <w:ins w:id="2182" w:author="PR Preview" w:date="2026-01-01T00:00:00Z">
        <w:r>
          <w:t xml:space="preserve"> </w:t>
        </w:r>
      </w:ins>
      <w:ins w:id="2183" w:author="PR Preview" w:date="2026-01-01T00:00:00Z">
        <w:r>
          <w:t xml:space="preserve">$-\mathord{\smash[b]{\underset{\raise.3ex\hbox{$\scriptstyle\sim$}}{g}}\vphantom{g}}$</w:t>
        </w:r>
      </w:ins>
      <w:ins w:id="2184" w:author="PR Preview" w:date="2026-01-01T00:00:00Z">
        <w:r>
          <w:t xml:space="preserve"> </w:t>
        </w:r>
      </w:ins>
      <w:ins w:id="2185" w:author="PR Preview" w:date="2026-01-01T00:00:00Z">
        <w:r>
          <w:t xml:space="preserve">is a descent direction,</w:t>
        </w:r>
      </w:ins>
      <w:ins w:id="2186" w:author="PR Preview" w:date="2026-01-01T00:00:00Z">
        <w:r>
          <w:t xml:space="preserve"> </w:t>
        </w:r>
      </w:ins>
      <w:ins w:id="2187" w:author="PR Preview" w:date="2026-01-01T00:00:00Z">
        <w:r>
          <w:t xml:space="preserve">since</w:t>
        </w:r>
      </w:ins>
      <w:ins w:id="2188" w:author="PR Preview" w:date="2026-01-01T00:00:00Z">
        <w:r>
          <w:t xml:space="preserve"> </w:t>
        </w:r>
      </w:ins>
      <w:ins w:id="2189" w:author="PR Preview" w:date="2026-01-01T00:00:00Z">
        <w:r>
  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  </w:r>
      </w:ins>
      <w:ins w:id="2190" w:author="PR Preview" w:date="2026-01-01T00:00:00Z">
        <w:r>
          <w:t xml:space="preserve">.</w:t>
        </w:r>
      </w:ins>
    </w:p>
    <w:bookmarkEnd w:id="179"/>
    <w:bookmarkStart w:id="180" w:name="exm-descent-directions"/>
    <w:p>
      <w:pPr>
        <w:pStyle w:val="BodyText"/>
      </w:pPr>
      <w:ins w:id="2191" w:author="PR Preview" w:date="2026-01-01T00:00:00Z">
        <w:r>
          <w:rPr>
            <w:b/>
            <w:bCs/>
          </w:rPr>
          <w:t xml:space="preserve">Example 45 (Descent directions for</w:t>
        </w:r>
      </w:ins>
      <w:ins w:id="2192" w:author="PR Preview" w:date="2026-01-01T00:00:00Z">
        <w:r>
          <w:rPr>
            <w:b/>
            <w:bCs/>
          </w:rP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ins w:id="2193" w:author="PR Preview" w:date="2026-01-01T00:00:00Z">
        <w:r>
          <w:rPr>
            <w:b/>
            <w:bCs/>
          </w:rPr>
          <w:t xml:space="preserve"> </w:t>
        </w:r>
      </w:ins>
      <w:ins w:id="2194" w:author="PR Preview" w:date="2026-01-01T00:00:00Z">
        <w:r>
          <w:rPr>
            <w:b/>
            <w:bCs/>
          </w:rPr>
          <w:t xml:space="preserve">at</w:t>
        </w:r>
      </w:ins>
      <w:ins w:id="2195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196" w:author="PR Preview" w:date="2026-01-01T00:00:00Z">
        <w:r>
          <w:rPr>
            <w:b/>
            <w:bCs/>
          </w:rPr>
          <w:t xml:space="preserve">)</w:t>
        </w:r>
      </w:ins>
      <w:ins w:id="2197" w:author="PR Preview" w:date="2026-01-01T00:00:00Z">
        <w:r>
          <w:t xml:space="preserve"> </w:t>
        </w:r>
      </w:ins>
      <w:ins w:id="2198" w:author="PR Preview" w:date="2026-01-01T00:00:00Z">
        <w:r>
          <w:t xml:space="preserve">Let</w:t>
        </w:r>
      </w:ins>
      <w:ins w:id="2199" w:author="PR Preview" w:date="2026-01-01T00:00:00Z">
        <w:r>
          <w:t xml:space="preserve"> </w:t>
        </w:r>
      </w:ins>
      <w:ins w:id="2200" w:author="PR Preview" w:date="2026-01-01T00:00:00Z">
        <w:r>
          <w:t xml:space="preserve">$f(\mathord{\smash[b]{\underset{\raise.3ex\hbox{$\scriptstyle\sim$}}{x}}\vphantom{x}}) = x_1^2 + x_2^2$</w:t>
        </w:r>
      </w:ins>
      <w:ins w:id="2201" w:author="PR Preview" w:date="2026-01-01T00:00:00Z">
        <w:r>
          <w:t xml:space="preserve"> </w:t>
        </w:r>
      </w:ins>
      <w:ins w:id="2202" w:author="PR Preview" w:date="2026-01-01T00:00:00Z">
        <w:r>
          <w:t xml:space="preserve">and</w:t>
        </w:r>
      </w:ins>
      <w:ins w:id="2203" w:author="PR Preview" w:date="2026-01-01T00:00:00Z">
        <w:r>
          <w:t xml:space="preserve"> </w:t>
        </w:r>
      </w:ins>
      <w:ins w:id="2204" w:author="PR Preview" w:date="2026-01-01T00:00:00Z">
        <w:r>
          <w:t xml:space="preserve">$\mathord{\smash[b]{\underset{\raise.3ex\hbox{$\scriptstyle\sim$}}{x}}\vphantom{x}}= {(1, 0)}^{\top}$</w:t>
        </w:r>
      </w:ins>
      <w:ins w:id="2205" w:author="PR Preview" w:date="2026-01-01T00:00:00Z">
        <w:r>
          <w:t xml:space="preserve">, so</w:t>
        </w:r>
      </w:ins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3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80"/>
    <w:bookmarkStart w:id="181" w:name="thm-descent-direction"/>
    <w:p>
      <w:pPr>
        <w:pStyle w:val="FirstParagraph"/>
      </w:pPr>
      <w:del w:id="2206" w:author="PR Preview" w:date="2026-01-01T00:00:00Z">
        <w:r>
          <w:rPr>
            <w:b/>
            <w:bCs/>
          </w:rPr>
          <w:delText xml:space="preserve">Theorem 14 (A short enough step downhill decreases the function)</w:delText>
        </w:r>
      </w:del>
      <w:del w:id="2207" w:author="PR Preview" w:date="2026-01-01T00:00:00Z">
        <w:r>
          <w:delText xml:space="preserve"> </w:delText>
        </w:r>
      </w:del>
      <w:del w:id="2208" w:author="PR Preview" w:date="2026-01-01T00:00:00Z">
        <w:r>
          <w:delText xml:space="preserve">Let</w:delText>
        </w:r>
      </w:del>
      <w:del w:id="220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2210" w:author="PR Preview" w:date="2026-01-01T00:00:00Z">
        <w:r>
          <w:delText xml:space="preserve"> </w:delText>
        </w:r>
      </w:del>
      <w:del w:id="2211" w:author="PR Preview" w:date="2026-01-01T00:00:00Z">
        <w:r>
          <w:delText xml:space="preserve">have first partial derivatives</w:delText>
        </w:r>
      </w:del>
      <w:del w:id="2212" w:author="PR Preview" w:date="2026-01-01T00:00:00Z">
        <w:r>
          <w:delText xml:space="preserve"> </w:delText>
        </w:r>
      </w:del>
      <w:del w:id="2213" w:author="PR Preview" w:date="2026-01-01T00:00:00Z">
        <w:r>
          <w:delText xml:space="preserve">that are continuous on</w:delText>
        </w:r>
      </w:del>
      <w:del w:id="221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215" w:author="PR Preview" w:date="2026-01-01T00:00:00Z">
        <w:r>
          <w:delText xml:space="preserve"> </w:delText>
        </w:r>
      </w:del>
      <w:del w:id="2216" w:author="PR Preview" w:date="2026-01-01T00:00:00Z">
        <w:r>
          <w:delText xml:space="preserve">(</w:delText>
        </w:r>
      </w:del>
      <w:hyperlink r:id="rId40">
        <w:del w:id="2217" w:author="PR Preview" w:date="2026-01-01T00:00:00Z">
          <w:r>
            <w:rPr>
              <w:rStyle w:val="Hyperlink"/>
            </w:rPr>
            <w:delText xml:space="preserve">continuity</w:delText>
          </w:r>
        </w:del>
      </w:hyperlink>
      <w:del w:id="2218" w:author="PR Preview" w:date="2026-01-01T00:00:00Z">
        <w:r>
          <w:delText xml:space="preserve">),</w:delText>
        </w:r>
      </w:del>
      <w:del w:id="2219" w:author="PR Preview" w:date="2026-01-01T00:00:00Z">
        <w:r>
          <w:delText xml:space="preserve"> </w:delText>
        </w:r>
      </w:del>
      <w:del w:id="2220" w:author="PR Preview" w:date="2026-01-01T00:00:00Z">
        <w:r>
          <w:delText xml:space="preserve">and let</w:delText>
        </w:r>
      </w:del>
      <w:del w:id="2221" w:author="PR Preview" w:date="2026-01-01T00:00:00Z">
        <w:r>
          <w:delText xml:space="preserve"> </w:delText>
        </w:r>
      </w:del>
      <w:del w:id="2222" w:author="PR Preview" w:date="2026-01-01T00:00:00Z">
        <w:r>
          <w:delText xml:space="preserve">$\mathord{\smash[b]{\underset{\raise.3ex\hbox{$\scriptstyle\sim$}}{x}}\vphantom{x}}\in \mathbb{R}^p$</w:delText>
        </w:r>
      </w:del>
      <w:del w:id="2223" w:author="PR Preview" w:date="2026-01-01T00:00:00Z">
        <w:r>
          <w:delText xml:space="preserve"> </w:delText>
        </w:r>
      </w:del>
      <w:del w:id="2224" w:author="PR Preview" w:date="2026-01-01T00:00:00Z">
        <w:r>
          <w:delText xml:space="preserve">be a point with</w:delText>
        </w:r>
      </w:del>
      <w:del w:id="2225" w:author="PR Preview" w:date="2026-01-01T00:00:00Z">
        <w:r>
          <w:delText xml:space="preserve"> </w:delText>
        </w:r>
      </w:del>
      <w:del w:id="2226" w:author="PR Preview" w:date="2026-01-01T00:00:00Z">
        <w:r>
          <w:delTex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delText>
        </w:r>
      </w:del>
      <w:del w:id="2227" w:author="PR Preview" w:date="2026-01-01T00:00:00Z">
        <w:r>
          <w:delText xml:space="preserve">.</w:delText>
        </w:r>
      </w:del>
      <w:del w:id="2228" w:author="PR Preview" w:date="2026-01-01T00:00:00Z">
        <w:r>
          <w:delText xml:space="preserve"> </w:delText>
        </w:r>
      </w:del>
      <w:del w:id="2229" w:author="PR Preview" w:date="2026-01-01T00:00:00Z">
        <w:r>
          <w:delText xml:space="preserve">Then there is an</w:delText>
        </w:r>
      </w:del>
      <w:del w:id="2230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del w:id="2231" w:author="PR Preview" w:date="2026-01-01T00:00:00Z">
        <w:r>
          <w:delText xml:space="preserve"> </w:delText>
        </w:r>
      </w:del>
      <w:del w:id="2232" w:author="PR Preview" w:date="2026-01-01T00:00:00Z">
        <w:r>
          <w:delText xml:space="preserve">with</w:delText>
        </w:r>
      </w:del>
      <w:del w:id="2233" w:author="PR Preview" w:date="2026-01-01T00:00:00Z">
        <w:r>
          <w:delText xml:space="preserve"> </w:delText>
        </w:r>
      </w:del>
      <w:del w:id="2234" w:author="PR Preview" w:date="2026-01-01T00:00:00Z">
        <w:r>
          <w:delTex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delText>
        </w:r>
      </w:del>
      <w:del w:id="2235" w:author="PR Preview" w:date="2026-01-01T00:00:00Z">
        <w:r>
          <w:delText xml:space="preserve"> </w:delText>
        </w:r>
      </w:del>
      <w:del w:id="2236" w:author="PR Preview" w:date="2026-01-01T00:00:00Z">
        <w:r>
          <w:delText xml:space="preserve">for every</w:delText>
        </w:r>
      </w:del>
      <w:del w:id="2237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del w:id="2238" w:author="PR Preview" w:date="2026-01-01T00:00:00Z">
        <w:r>
          <w:delText xml:space="preserve">:</w:delText>
        </w:r>
      </w:del>
      <w:del w:id="2239" w:author="PR Preview" w:date="2026-01-01T00:00:00Z">
        <w:r>
          <w:delText xml:space="preserve"> </w:delText>
        </w:r>
      </w:del>
      <w:del w:id="2240" w:author="PR Preview" w:date="2026-01-01T00:00:00Z">
        <w:r>
          <w:delText xml:space="preserve">a short enough step in the descent direction</w:delText>
        </w:r>
      </w:del>
      <w:del w:id="2241" w:author="PR Preview" w:date="2026-01-01T00:00:00Z">
        <w:r>
          <w:delText xml:space="preserve"> </w:delText>
        </w:r>
      </w:del>
      <w:del w:id="2242" w:author="PR Preview" w:date="2026-01-01T00:00:00Z">
        <w:r>
          <w:delText xml:space="preserve">$-\mathord{\smash[b]{\underset{\raise.3ex\hbox{$\scriptstyle\sim$}}{g}}\vphantom{g}}$</w:delText>
        </w:r>
      </w:del>
      <w:del w:id="2243" w:author="PR Preview" w:date="2026-01-01T00:00:00Z">
        <w:r>
          <w:delText xml:space="preserve"> </w:delText>
        </w:r>
      </w:del>
      <w:del w:id="2244" w:author="PR Preview" w:date="2026-01-01T00:00:00Z">
        <w:r>
          <w:delText xml:space="preserve">(</w:delText>
        </w:r>
      </w:del>
      <w:hyperlink w:anchor="def-descent-direction">
        <w:del w:id="2245" w:author="PR Preview" w:date="2026-01-01T00:00:00Z">
          <w:r>
            <w:rPr>
              <w:rStyle w:val="Hyperlink"/>
            </w:rPr>
            <w:delText xml:space="preserve">Definition 31</w:delText>
          </w:r>
        </w:del>
      </w:hyperlink>
      <w:del w:id="2246" w:author="PR Preview" w:date="2026-01-01T00:00:00Z">
        <w:r>
          <w:delText xml:space="preserve">) decreases</w:delText>
        </w:r>
      </w:del>
      <w:del w:id="2247" w:author="PR Preview" w:date="2026-01-01T00:00:00Z">
        <w:r>
          <w:delText xml:space="preserve"> </w:delText>
        </w:r>
      </w:del>
      <m:oMath>
        <m:r>
          <m:t>f</m:t>
        </m:r>
      </m:oMath>
      <w:del w:id="2248" w:author="PR Preview" w:date="2026-01-01T00:00:00Z">
        <w:r>
          <w:delText xml:space="preserve">.</w:delText>
        </w:r>
      </w:del>
    </w:p>
    <w:p>
      <w:pPr>
        <w:pStyle w:val="FirstParagraph"/>
      </w:pPr>
      <w:ins w:id="2249" w:author="PR Preview" w:date="2026-01-01T00:00:00Z">
        <w:r>
          <w:rPr>
            <w:b/>
            <w:bCs/>
          </w:rPr>
          <w:t xml:space="preserve">Theorem 14 (A short enough step downhill decreases the function)</w:t>
        </w:r>
      </w:ins>
      <w:ins w:id="2250" w:author="PR Preview" w:date="2026-01-01T00:00:00Z">
        <w:r>
          <w:t xml:space="preserve"> </w:t>
        </w:r>
      </w:ins>
      <w:ins w:id="2251" w:author="PR Preview" w:date="2026-01-01T00:00:00Z">
        <w:r>
          <w:t xml:space="preserve">Let</w:t>
        </w:r>
      </w:ins>
      <w:ins w:id="225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2253" w:author="PR Preview" w:date="2026-01-01T00:00:00Z">
        <w:r>
          <w:t xml:space="preserve"> </w:t>
        </w:r>
      </w:ins>
      <w:ins w:id="2254" w:author="PR Preview" w:date="2026-01-01T00:00:00Z">
        <w:r>
          <w:t xml:space="preserve">have first partial derivatives</w:t>
        </w:r>
      </w:ins>
      <w:ins w:id="2255" w:author="PR Preview" w:date="2026-01-01T00:00:00Z">
        <w:r>
          <w:t xml:space="preserve"> </w:t>
        </w:r>
      </w:ins>
      <w:ins w:id="2256" w:author="PR Preview" w:date="2026-01-01T00:00:00Z">
        <w:r>
          <w:t xml:space="preserve">that are continuous on</w:t>
        </w:r>
      </w:ins>
      <w:ins w:id="2257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258" w:author="PR Preview" w:date="2026-01-01T00:00:00Z">
        <w:r>
          <w:t xml:space="preserve"> </w:t>
        </w:r>
      </w:ins>
      <w:ins w:id="2259" w:author="PR Preview" w:date="2026-01-01T00:00:00Z">
        <w:r>
          <w:t xml:space="preserve">(</w:t>
        </w:r>
      </w:ins>
      <w:hyperlink r:id="rId40">
        <w:ins w:id="2260" w:author="PR Preview" w:date="2026-01-01T00:00:00Z">
          <w:r>
            <w:rPr>
              <w:rStyle w:val="Hyperlink"/>
            </w:rPr>
            <w:t xml:space="preserve">continuity</w:t>
          </w:r>
        </w:ins>
      </w:hyperlink>
      <w:ins w:id="2261" w:author="PR Preview" w:date="2026-01-01T00:00:00Z">
        <w:r>
          <w:t xml:space="preserve">),</w:t>
        </w:r>
      </w:ins>
      <w:ins w:id="2262" w:author="PR Preview" w:date="2026-01-01T00:00:00Z">
        <w:r>
          <w:t xml:space="preserve"> </w:t>
        </w:r>
      </w:ins>
      <w:ins w:id="2263" w:author="PR Preview" w:date="2026-01-01T00:00:00Z">
        <w:r>
          <w:t xml:space="preserve">and let</w:t>
        </w:r>
      </w:ins>
      <w:ins w:id="2264" w:author="PR Preview" w:date="2026-01-01T00:00:00Z">
        <w:r>
          <w:t xml:space="preserve"> </w:t>
        </w:r>
      </w:ins>
      <w:ins w:id="2265" w:author="PR Preview" w:date="2026-01-01T00:00:00Z">
        <w:r>
          <w:t xml:space="preserve">$\mathord{\smash[b]{\underset{\raise.3ex\hbox{$\scriptstyle\sim$}}{x}}\vphantom{x}}\in \mathbb{R}^p$</w:t>
        </w:r>
      </w:ins>
      <w:ins w:id="2266" w:author="PR Preview" w:date="2026-01-01T00:00:00Z">
        <w:r>
          <w:t xml:space="preserve"> </w:t>
        </w:r>
      </w:ins>
      <w:ins w:id="2267" w:author="PR Preview" w:date="2026-01-01T00:00:00Z">
        <w:r>
          <w:t xml:space="preserve">be a point with</w:t>
        </w:r>
      </w:ins>
      <w:ins w:id="2268" w:author="PR Preview" w:date="2026-01-01T00:00:00Z">
        <w:r>
          <w:t xml:space="preserve"> </w:t>
        </w:r>
      </w:ins>
      <w:ins w:id="2269" w:author="PR Preview" w:date="2026-01-01T00:00:00Z">
        <w:r>
  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  </w:r>
      </w:ins>
      <w:ins w:id="2270" w:author="PR Preview" w:date="2026-01-01T00:00:00Z">
        <w:r>
          <w:t xml:space="preserve">.</w:t>
        </w:r>
      </w:ins>
      <w:ins w:id="2271" w:author="PR Preview" w:date="2026-01-01T00:00:00Z">
        <w:r>
          <w:t xml:space="preserve"> </w:t>
        </w:r>
      </w:ins>
      <w:ins w:id="2272" w:author="PR Preview" w:date="2026-01-01T00:00:00Z">
        <w:r>
          <w:t xml:space="preserve">Then there is an</w:t>
        </w:r>
      </w:ins>
      <w:ins w:id="2273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ins w:id="2274" w:author="PR Preview" w:date="2026-01-01T00:00:00Z">
        <w:r>
          <w:t xml:space="preserve"> </w:t>
        </w:r>
      </w:ins>
      <w:ins w:id="2275" w:author="PR Preview" w:date="2026-01-01T00:00:00Z">
        <w:r>
          <w:t xml:space="preserve">with</w:t>
        </w:r>
      </w:ins>
      <w:ins w:id="2276" w:author="PR Preview" w:date="2026-01-01T00:00:00Z">
        <w:r>
          <w:t xml:space="preserve"> </w:t>
        </w:r>
      </w:ins>
      <w:ins w:id="2277" w:author="PR Preview" w:date="2026-01-01T00:00:00Z">
        <w:r>
  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  </w:r>
      </w:ins>
      <w:ins w:id="2278" w:author="PR Preview" w:date="2026-01-01T00:00:00Z">
        <w:r>
          <w:t xml:space="preserve"> </w:t>
        </w:r>
      </w:ins>
      <w:ins w:id="2279" w:author="PR Preview" w:date="2026-01-01T00:00:00Z">
        <w:r>
          <w:t xml:space="preserve">for every</w:t>
        </w:r>
      </w:ins>
      <w:ins w:id="2280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ins w:id="2281" w:author="PR Preview" w:date="2026-01-01T00:00:00Z">
        <w:r>
          <w:t xml:space="preserve">:</w:t>
        </w:r>
      </w:ins>
      <w:ins w:id="2282" w:author="PR Preview" w:date="2026-01-01T00:00:00Z">
        <w:r>
          <w:t xml:space="preserve"> </w:t>
        </w:r>
      </w:ins>
      <w:ins w:id="2283" w:author="PR Preview" w:date="2026-01-01T00:00:00Z">
        <w:r>
          <w:t xml:space="preserve">a short enough step in the descent direction</w:t>
        </w:r>
      </w:ins>
      <w:ins w:id="2284" w:author="PR Preview" w:date="2026-01-01T00:00:00Z">
        <w:r>
          <w:t xml:space="preserve"> </w:t>
        </w:r>
      </w:ins>
      <w:ins w:id="2285" w:author="PR Preview" w:date="2026-01-01T00:00:00Z">
        <w:r>
          <w:t xml:space="preserve">$-\mathord{\smash[b]{\underset{\raise.3ex\hbox{$\scriptstyle\sim$}}{g}}\vphantom{g}}$</w:t>
        </w:r>
      </w:ins>
      <w:ins w:id="2286" w:author="PR Preview" w:date="2026-01-01T00:00:00Z">
        <w:r>
          <w:t xml:space="preserve"> </w:t>
        </w:r>
      </w:ins>
      <w:ins w:id="2287" w:author="PR Preview" w:date="2026-01-01T00:00:00Z">
        <w:r>
          <w:t xml:space="preserve">(</w:t>
        </w:r>
      </w:ins>
      <w:hyperlink w:anchor="def-descent-direction">
        <w:ins w:id="2288" w:author="PR Preview" w:date="2026-01-01T00:00:00Z">
          <w:r>
            <w:rPr>
              <w:rStyle w:val="Hyperlink"/>
            </w:rPr>
            <w:t xml:space="preserve">Definition 32</w:t>
          </w:r>
        </w:ins>
      </w:hyperlink>
      <w:ins w:id="2289" w:author="PR Preview" w:date="2026-01-01T00:00:00Z">
        <w:r>
          <w:t xml:space="preserve">) decreases</w:t>
        </w:r>
      </w:ins>
      <w:ins w:id="2290" w:author="PR Preview" w:date="2026-01-01T00:00:00Z">
        <w:r>
          <w:t xml:space="preserve"> </w:t>
        </w:r>
      </w:ins>
      <m:oMath>
        <m:r>
          <m:t>f</m:t>
        </m:r>
      </m:oMath>
      <w:ins w:id="2291" w:author="PR Preview" w:date="2026-01-01T00:00:00Z">
        <w:r>
          <w:t xml:space="preserve">.</w:t>
        </w:r>
      </w:ins>
    </w:p>
    <w:bookmarkEnd w:id="1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82" w:name="exm-descent-direction"/>
    <w:p>
      <w:pPr>
        <w:pStyle w:val="BodyText"/>
      </w:pPr>
      <w:del w:id="2292" w:author="PR Preview" w:date="2026-01-01T00:00:00Z">
        <w:r>
          <w:rPr>
            <w:b/>
            <w:bCs/>
          </w:rPr>
          <w:delText xml:space="preserve">Example 45 (How short is short enough)</w:delText>
        </w:r>
      </w:del>
      <w:del w:id="2293" w:author="PR Preview" w:date="2026-01-01T00:00:00Z">
        <w:r>
          <w:delText xml:space="preserve"> </w:delText>
        </w:r>
      </w:del>
      <w:del w:id="2294" w:author="PR Preview" w:date="2026-01-01T00:00:00Z">
        <w:r>
          <w:delText xml:space="preserve">In</w:delText>
        </w:r>
      </w:del>
      <w:del w:id="2295" w:author="PR Preview" w:date="2026-01-01T00:00:00Z">
        <w:r>
          <w:delText xml:space="preserve"> </w:delText>
        </w:r>
      </w:del>
      <w:hyperlink w:anchor="exm-gradient-descent">
        <w:del w:id="2296" w:author="PR Preview" w:date="2026-01-01T00:00:00Z">
          <w:r>
            <w:rPr>
              <w:rStyle w:val="Hyperlink"/>
            </w:rPr>
            <w:delText xml:space="preserve">Example 42</w:delText>
          </w:r>
        </w:del>
      </w:hyperlink>
      <w:del w:id="2297" w:author="PR Preview" w:date="2026-01-01T00:00:00Z">
        <w:r>
          <w:delText xml:space="preserve">,</w:delText>
        </w:r>
      </w:del>
      <w:del w:id="229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2299" w:author="PR Preview" w:date="2026-01-01T00:00:00Z">
        <w:r>
          <w:delText xml:space="preserve"> </w:delText>
        </w:r>
      </w:del>
      <w:del w:id="2300" w:author="PR Preview" w:date="2026-01-01T00:00:00Z">
        <w:r>
          <w:delText xml:space="preserve">at</w:delText>
        </w:r>
      </w:del>
      <w:del w:id="230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≠</m:t>
        </m:r>
        <m:r>
          <m:t>0</m:t>
        </m:r>
      </m:oMath>
      <w:del w:id="2302" w:author="PR Preview" w:date="2026-01-01T00:00:00Z">
        <w:r>
          <w:delText xml:space="preserve"> </w:delText>
        </w:r>
      </w:del>
      <w:del w:id="2303" w:author="PR Preview" w:date="2026-01-01T00:00:00Z">
        <w:r>
          <w:delText xml:space="preserve">has</w:delText>
        </w:r>
      </w:del>
      <w:del w:id="2304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del w:id="2305" w:author="PR Preview" w:date="2026-01-01T00:00:00Z">
        <w:r>
          <w:delText xml:space="preserve">, and</w:delText>
        </w:r>
      </w:del>
      <w:del w:id="230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2307" w:author="PR Preview" w:date="2026-01-01T00:00:00Z">
        <w:r>
          <w:delText xml:space="preserve"> </w:delText>
        </w:r>
      </w:del>
      <w:del w:id="2308" w:author="PR Preview" w:date="2026-01-01T00:00:00Z">
        <w:r>
          <w:delText xml:space="preserve">exactly when</w:delText>
        </w:r>
      </w:del>
      <w:del w:id="230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del w:id="2310" w:author="PR Preview" w:date="2026-01-01T00:00:00Z">
        <w:r>
          <w:delText xml:space="preserve">, that is, when</w:delText>
        </w:r>
      </w:del>
      <w:del w:id="2311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del w:id="2312" w:author="PR Preview" w:date="2026-01-01T00:00:00Z">
        <w:r>
          <w:delText xml:space="preserve">.</w:delText>
        </w:r>
      </w:del>
      <w:del w:id="2313" w:author="PR Preview" w:date="2026-01-01T00:00:00Z">
        <w:r>
          <w:delText xml:space="preserve"> </w:delText>
        </w:r>
      </w:del>
      <w:del w:id="2314" w:author="PR Preview" w:date="2026-01-01T00:00:00Z">
        <w:r>
          <w:delText xml:space="preserve">So</w:delText>
        </w:r>
      </w:del>
      <w:del w:id="2315" w:author="PR Preview" w:date="2026-01-01T00:00:00Z">
        <w:r>
          <w:delText xml:space="preserve"> </w:delText>
        </w:r>
      </w:del>
      <w:hyperlink w:anchor="thm-descent-direction">
        <w:del w:id="2316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2317" w:author="PR Preview" w:date="2026-01-01T00:00:00Z">
        <w:r>
          <w:delText xml:space="preserve"> </w:delText>
        </w:r>
      </w:del>
      <w:del w:id="2318" w:author="PR Preview" w:date="2026-01-01T00:00:00Z">
        <w:r>
          <w:delText xml:space="preserve">holds with</w:delText>
        </w:r>
      </w:del>
      <w:del w:id="2319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del w:id="2320" w:author="PR Preview" w:date="2026-01-01T00:00:00Z">
        <w:r>
          <w:delText xml:space="preserve">,</w:delText>
        </w:r>
      </w:del>
      <w:del w:id="2321" w:author="PR Preview" w:date="2026-01-01T00:00:00Z">
        <w:r>
          <w:delText xml:space="preserve"> </w:delText>
        </w:r>
      </w:del>
      <w:del w:id="2322" w:author="PR Preview" w:date="2026-01-01T00:00:00Z">
        <w:r>
          <w:delText xml:space="preserve">and the step</w:delText>
        </w:r>
      </w:del>
      <w:del w:id="2323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=</m:t>
        </m:r>
        <m:r>
          <m:t>1.5</m:t>
        </m:r>
      </m:oMath>
      <w:del w:id="2324" w:author="PR Preview" w:date="2026-01-01T00:00:00Z">
        <w:r>
          <w:delText xml:space="preserve"> </w:delText>
        </w:r>
      </w:del>
      <w:del w:id="2325" w:author="PR Preview" w:date="2026-01-01T00:00:00Z">
        <w:r>
          <w:delText xml:space="preserve">of that example was too long.</w:delText>
        </w:r>
      </w:del>
    </w:p>
    <w:p>
      <w:pPr>
        <w:pStyle w:val="BodyText"/>
      </w:pPr>
      <w:del w:id="2326" w:author="PR Preview" w:date="2026-01-01T00:00:00Z">
        <w:r>
          <w:rPr>
            <w:b/>
            <w:bCs/>
          </w:rPr>
          <w:delText xml:space="preserve">Example 46 (Gradient descent zigzags)</w:delText>
        </w:r>
      </w:del>
      <w:del w:id="2327" w:author="PR Preview" w:date="2026-01-01T00:00:00Z">
        <w:r>
          <w:delText xml:space="preserve"> </w:delText>
        </w:r>
      </w:del>
      <w:del w:id="2328" w:author="PR Preview" w:date="2026-01-01T00:00:00Z">
        <w:r>
          <w:delText xml:space="preserve">Let</w:delText>
        </w:r>
      </w:del>
      <w:del w:id="2329" w:author="PR Preview" w:date="2026-01-01T00:00:00Z">
        <w:r>
          <w:delText xml:space="preserve"> </w:delText>
        </w:r>
      </w:del>
      <w:del w:id="2330" w:author="PR Preview" w:date="2026-01-01T00:00:00Z">
        <w:r>
          <w:delText xml:space="preserve">$f(\mathord{\smash[b]{\underset{\raise.3ex\hbox{$\scriptstyle\sim$}}{x}}\vphantom{x}}) = \tfrac{1}{2} (x_1^2 + b\,x_2^2)$</w:delText>
        </w:r>
      </w:del>
      <w:del w:id="2331" w:author="PR Preview" w:date="2026-01-01T00:00:00Z">
        <w:r>
          <w:delText xml:space="preserve"> </w:delText>
        </w:r>
      </w:del>
      <w:del w:id="2332" w:author="PR Preview" w:date="2026-01-01T00:00:00Z">
        <w:r>
          <w:delText xml:space="preserve">with</w:delText>
        </w:r>
      </w:del>
      <w:del w:id="2333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&gt;</m:t>
        </m:r>
        <m:r>
          <m:t>0</m:t>
        </m:r>
      </m:oMath>
      <w:del w:id="2334" w:author="PR Preview" w:date="2026-01-01T00:00:00Z">
        <w:r>
          <w:delText xml:space="preserve">,</w:delText>
        </w:r>
      </w:del>
      <w:del w:id="2335" w:author="PR Preview" w:date="2026-01-01T00:00:00Z">
        <w:r>
          <w:delText xml:space="preserve"> </w:delText>
        </w:r>
      </w:del>
      <w:del w:id="2336" w:author="PR Preview" w:date="2026-01-01T00:00:00Z">
        <w:r>
          <w:delText xml:space="preserve">so</w:delText>
        </w:r>
      </w:del>
      <w:del w:id="2337" w:author="PR Preview" w:date="2026-01-01T00:00:00Z">
        <w:r>
          <w:delText xml:space="preserve"> </w:delText>
        </w:r>
      </w:del>
      <w:del w:id="2338" w:author="PR Preview" w:date="2026-01-01T00:00:00Z">
        <w:r>
          <w:delText xml:space="preserve">$\frac{\partial}{\partial \mathord{\smash[b]{\underset{\raise.3ex\hbox{$\scriptstyle\sim$}}{x}}\vphantom{x}}} f(\mathord{\smash[b]{\underset{\raise.3ex\hbox{$\scriptstyle\sim$}}{x}}\vphantom{x}}) = {(x_1,\ b x_2)}^{\top}$</w:delText>
        </w:r>
      </w:del>
      <w:del w:id="2339" w:author="PR Preview" w:date="2026-01-01T00:00:00Z">
        <w:r>
          <w:delText xml:space="preserve"> </w:delText>
        </w:r>
      </w:del>
      <w:del w:id="2340" w:author="PR Preview" w:date="2026-01-01T00:00:00Z">
        <w:r>
          <w:delText xml:space="preserve">and one gradient step of length</w:delText>
        </w:r>
      </w:del>
      <w:del w:id="2341" w:author="PR Preview" w:date="2026-01-01T00:00:00Z">
        <w:r>
          <w:delText xml:space="preserve"> </w:delText>
        </w:r>
      </w:del>
      <m:oMath>
        <m:r>
          <m:t>s</m:t>
        </m:r>
      </m:oMath>
      <w:del w:id="2342" w:author="PR Preview" w:date="2026-01-01T00:00:00Z">
        <w:r>
          <w:delText xml:space="preserve"> </w:delText>
        </w:r>
      </w:del>
      <w:del w:id="2343" w:author="PR Preview" w:date="2026-01-01T00:00:00Z">
        <w:r>
          <w:delText xml:space="preserve">from</w:delText>
        </w:r>
      </w:del>
      <w:del w:id="2344" w:author="PR Preview" w:date="2026-01-01T00:00:00Z">
        <w:r>
          <w:delText xml:space="preserve"> </w:delText>
        </w:r>
      </w:del>
      <w:del w:id="2345" w:author="PR Preview" w:date="2026-01-01T00:00:00Z">
        <w:r>
          <w:delText xml:space="preserve">$\mathord{\smash[b]{\underset{\raise.3ex\hbox{$\scriptstyle\sim$}}{x}}\vphantom{x}}$</w:delText>
        </w:r>
      </w:del>
      <w:del w:id="2346" w:author="PR Preview" w:date="2026-01-01T00:00:00Z">
        <w:r>
          <w:delText xml:space="preserve"> </w:delText>
        </w:r>
      </w:del>
      <w:del w:id="2347" w:author="PR Preview" w:date="2026-01-01T00:00:00Z">
        <w:r>
          <w:delText xml:space="preserve">gives</w:delText>
        </w:r>
      </w:del>
      <w:del w:id="2348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349" w:author="PR Preview" w:date="2026-01-01T00:00:00Z">
        <w:r>
          <w:delText xml:space="preserve">.</w:delText>
        </w:r>
      </w:del>
      <w:del w:id="2350" w:author="PR Preview" w:date="2026-01-01T00:00:00Z">
        <w:r>
          <w:delText xml:space="preserve"> </w:delText>
        </w:r>
      </w:del>
      <w:del w:id="2351" w:author="PR Preview" w:date="2026-01-01T00:00:00Z">
        <w:r>
          <w:delText xml:space="preserve">For exact line search (</w:delText>
        </w:r>
      </w:del>
      <w:hyperlink w:anchor="def-exact-line-search">
        <w:del w:id="2352" w:author="PR Preview" w:date="2026-01-01T00:00:00Z">
          <w:r>
            <w:rPr>
              <w:rStyle w:val="Hyperlink"/>
            </w:rPr>
            <w:delText xml:space="preserve">Definition 30</w:delText>
          </w:r>
        </w:del>
      </w:hyperlink>
      <w:del w:id="2353" w:author="PR Preview" w:date="2026-01-01T00:00:00Z">
        <w:r>
          <w:delText xml:space="preserve">), let</w:delText>
        </w:r>
      </w:del>
      <w:del w:id="2354" w:author="PR Preview" w:date="2026-01-01T00:00:00Z">
        <w:r>
          <w:delText xml:space="preserve"> </w:delText>
        </w:r>
      </w:del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del w:id="2355" w:author="PR Preview" w:date="2026-01-01T00:00:00Z">
        <w:r>
          <w:delText xml:space="preserve"> </w:delText>
        </w:r>
      </w:del>
      <w:del w:id="2356" w:author="PR Preview" w:date="2026-01-01T00:00:00Z">
        <w:r>
          <w:delText xml:space="preserve">at that point:</w:delText>
        </w:r>
      </w:del>
    </w:p>
    <w:p>
      <w:pPr>
        <w:pStyle w:val="BodyText"/>
      </w:pPr>
      <w:ins w:id="2357" w:author="PR Preview" w:date="2026-01-01T00:00:00Z">
        <w:r>
          <w:rPr>
            <w:b/>
            <w:bCs/>
          </w:rPr>
          <w:t xml:space="preserve">Example 46 (How short is short enough)</w:t>
        </w:r>
      </w:ins>
      <w:ins w:id="2358" w:author="PR Preview" w:date="2026-01-01T00:00:00Z">
        <w:r>
          <w:t xml:space="preserve"> </w:t>
        </w:r>
      </w:ins>
      <w:ins w:id="2359" w:author="PR Preview" w:date="2026-01-01T00:00:00Z">
        <w:r>
          <w:t xml:space="preserve">In</w:t>
        </w:r>
      </w:ins>
      <w:ins w:id="2360" w:author="PR Preview" w:date="2026-01-01T00:00:00Z">
        <w:r>
          <w:t xml:space="preserve"> </w:t>
        </w:r>
      </w:ins>
      <w:hyperlink w:anchor="exm-gradient-descent">
        <w:ins w:id="2361" w:author="PR Preview" w:date="2026-01-01T00:00:00Z">
          <w:r>
            <w:rPr>
              <w:rStyle w:val="Hyperlink"/>
            </w:rPr>
            <w:t xml:space="preserve">Example 43</w:t>
          </w:r>
        </w:ins>
      </w:hyperlink>
      <w:ins w:id="2362" w:author="PR Preview" w:date="2026-01-01T00:00:00Z">
        <w:r>
          <w:t xml:space="preserve">,</w:t>
        </w:r>
      </w:ins>
      <w:ins w:id="236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2364" w:author="PR Preview" w:date="2026-01-01T00:00:00Z">
        <w:r>
          <w:t xml:space="preserve"> </w:t>
        </w:r>
      </w:ins>
      <w:ins w:id="2365" w:author="PR Preview" w:date="2026-01-01T00:00:00Z">
        <w:r>
          <w:t xml:space="preserve">at</w:t>
        </w:r>
      </w:ins>
      <w:ins w:id="236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≠</m:t>
        </m:r>
        <m:r>
          <m:t>0</m:t>
        </m:r>
      </m:oMath>
      <w:ins w:id="2367" w:author="PR Preview" w:date="2026-01-01T00:00:00Z">
        <w:r>
          <w:t xml:space="preserve"> </w:t>
        </w:r>
      </w:ins>
      <w:ins w:id="2368" w:author="PR Preview" w:date="2026-01-01T00:00:00Z">
        <w:r>
          <w:t xml:space="preserve">has</w:t>
        </w:r>
      </w:ins>
      <w:ins w:id="2369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ins w:id="2370" w:author="PR Preview" w:date="2026-01-01T00:00:00Z">
        <w:r>
          <w:t xml:space="preserve">, and</w:t>
        </w:r>
      </w:ins>
      <w:ins w:id="237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2372" w:author="PR Preview" w:date="2026-01-01T00:00:00Z">
        <w:r>
          <w:t xml:space="preserve"> </w:t>
        </w:r>
      </w:ins>
      <w:ins w:id="2373" w:author="PR Preview" w:date="2026-01-01T00:00:00Z">
        <w:r>
          <w:t xml:space="preserve">exactly when</w:t>
        </w:r>
      </w:ins>
      <w:ins w:id="2374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ins w:id="2375" w:author="PR Preview" w:date="2026-01-01T00:00:00Z">
        <w:r>
          <w:t xml:space="preserve">, that is, when</w:t>
        </w:r>
      </w:ins>
      <w:ins w:id="2376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ins w:id="2377" w:author="PR Preview" w:date="2026-01-01T00:00:00Z">
        <w:r>
          <w:t xml:space="preserve">.</w:t>
        </w:r>
      </w:ins>
      <w:ins w:id="2378" w:author="PR Preview" w:date="2026-01-01T00:00:00Z">
        <w:r>
          <w:t xml:space="preserve"> </w:t>
        </w:r>
      </w:ins>
      <w:ins w:id="2379" w:author="PR Preview" w:date="2026-01-01T00:00:00Z">
        <w:r>
          <w:t xml:space="preserve">So</w:t>
        </w:r>
      </w:ins>
      <w:ins w:id="2380" w:author="PR Preview" w:date="2026-01-01T00:00:00Z">
        <w:r>
          <w:t xml:space="preserve"> </w:t>
        </w:r>
      </w:ins>
      <w:hyperlink w:anchor="thm-descent-direction">
        <w:ins w:id="2381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2382" w:author="PR Preview" w:date="2026-01-01T00:00:00Z">
        <w:r>
          <w:t xml:space="preserve"> </w:t>
        </w:r>
      </w:ins>
      <w:ins w:id="2383" w:author="PR Preview" w:date="2026-01-01T00:00:00Z">
        <w:r>
          <w:t xml:space="preserve">holds with</w:t>
        </w:r>
      </w:ins>
      <w:ins w:id="2384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ins w:id="2385" w:author="PR Preview" w:date="2026-01-01T00:00:00Z">
        <w:r>
          <w:t xml:space="preserve">,</w:t>
        </w:r>
      </w:ins>
      <w:ins w:id="2386" w:author="PR Preview" w:date="2026-01-01T00:00:00Z">
        <w:r>
          <w:t xml:space="preserve"> </w:t>
        </w:r>
      </w:ins>
      <w:ins w:id="2387" w:author="PR Preview" w:date="2026-01-01T00:00:00Z">
        <w:r>
          <w:t xml:space="preserve">and the step</w:t>
        </w:r>
      </w:ins>
      <w:ins w:id="2388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t>1.5</m:t>
        </m:r>
      </m:oMath>
      <w:ins w:id="2389" w:author="PR Preview" w:date="2026-01-01T00:00:00Z">
        <w:r>
          <w:t xml:space="preserve"> </w:t>
        </w:r>
      </w:ins>
      <w:ins w:id="2390" w:author="PR Preview" w:date="2026-01-01T00:00:00Z">
        <w:r>
          <w:t xml:space="preserve">of that example was too long.</w:t>
        </w:r>
      </w:ins>
    </w:p>
    <w:bookmarkEnd w:id="182"/>
    <w:bookmarkStart w:id="184" w:name="exm-gd-zigzag"/>
    <w:p>
      <w:pPr>
        <w:pStyle w:val="BodyText"/>
      </w:pPr>
      <w:ins w:id="2391" w:author="PR Preview" w:date="2026-01-01T00:00:00Z">
        <w:r>
          <w:rPr>
            <w:b/>
            <w:bCs/>
          </w:rPr>
          <w:t xml:space="preserve">Example 47 (Gradient descent zigzags)</w:t>
        </w:r>
      </w:ins>
      <w:ins w:id="2392" w:author="PR Preview" w:date="2026-01-01T00:00:00Z">
        <w:r>
          <w:t xml:space="preserve"> </w:t>
        </w:r>
      </w:ins>
      <w:ins w:id="2393" w:author="PR Preview" w:date="2026-01-01T00:00:00Z">
        <w:r>
          <w:t xml:space="preserve">Let</w:t>
        </w:r>
      </w:ins>
      <w:ins w:id="2394" w:author="PR Preview" w:date="2026-01-01T00:00:00Z">
        <w:r>
          <w:t xml:space="preserve"> </w:t>
        </w:r>
      </w:ins>
      <w:ins w:id="2395" w:author="PR Preview" w:date="2026-01-01T00:00:00Z">
        <w:r>
          <w:t xml:space="preserve">$f(\mathord{\smash[b]{\underset{\raise.3ex\hbox{$\scriptstyle\sim$}}{x}}\vphantom{x}}) = \tfrac{1}{2} (x_1^2 + b\,x_2^2)$</w:t>
        </w:r>
      </w:ins>
      <w:ins w:id="2396" w:author="PR Preview" w:date="2026-01-01T00:00:00Z">
        <w:r>
          <w:t xml:space="preserve"> </w:t>
        </w:r>
      </w:ins>
      <w:ins w:id="2397" w:author="PR Preview" w:date="2026-01-01T00:00:00Z">
        <w:r>
          <w:t xml:space="preserve">with</w:t>
        </w:r>
      </w:ins>
      <w:ins w:id="239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&gt;</m:t>
        </m:r>
        <m:r>
          <m:t>0</m:t>
        </m:r>
      </m:oMath>
      <w:ins w:id="2399" w:author="PR Preview" w:date="2026-01-01T00:00:00Z">
        <w:r>
          <w:t xml:space="preserve">,</w:t>
        </w:r>
      </w:ins>
      <w:ins w:id="2400" w:author="PR Preview" w:date="2026-01-01T00:00:00Z">
        <w:r>
          <w:t xml:space="preserve"> </w:t>
        </w:r>
      </w:ins>
      <w:ins w:id="2401" w:author="PR Preview" w:date="2026-01-01T00:00:00Z">
        <w:r>
          <w:t xml:space="preserve">so</w:t>
        </w:r>
      </w:ins>
      <w:ins w:id="2402" w:author="PR Preview" w:date="2026-01-01T00:00:00Z">
        <w:r>
          <w:t xml:space="preserve"> </w:t>
        </w:r>
      </w:ins>
      <w:ins w:id="2403" w:author="PR Preview" w:date="2026-01-01T00:00:00Z">
        <w:r>
          <w:t xml:space="preserve">$\frac{\partial}{\partial \mathord{\smash[b]{\underset{\raise.3ex\hbox{$\scriptstyle\sim$}}{x}}\vphantom{x}}} f(\mathord{\smash[b]{\underset{\raise.3ex\hbox{$\scriptstyle\sim$}}{x}}\vphantom{x}}) = {(x_1,\ b x_2)}^{\top}$</w:t>
        </w:r>
      </w:ins>
      <w:ins w:id="2404" w:author="PR Preview" w:date="2026-01-01T00:00:00Z">
        <w:r>
          <w:t xml:space="preserve"> </w:t>
        </w:r>
      </w:ins>
      <w:ins w:id="2405" w:author="PR Preview" w:date="2026-01-01T00:00:00Z">
        <w:r>
          <w:t xml:space="preserve">and one gradient step of length</w:t>
        </w:r>
      </w:ins>
      <w:ins w:id="2406" w:author="PR Preview" w:date="2026-01-01T00:00:00Z">
        <w:r>
          <w:t xml:space="preserve"> </w:t>
        </w:r>
      </w:ins>
      <m:oMath>
        <m:r>
          <m:t>s</m:t>
        </m:r>
      </m:oMath>
      <w:ins w:id="2407" w:author="PR Preview" w:date="2026-01-01T00:00:00Z">
        <w:r>
          <w:t xml:space="preserve"> </w:t>
        </w:r>
      </w:ins>
      <w:ins w:id="2408" w:author="PR Preview" w:date="2026-01-01T00:00:00Z">
        <w:r>
          <w:t xml:space="preserve">from</w:t>
        </w:r>
      </w:ins>
      <w:ins w:id="2409" w:author="PR Preview" w:date="2026-01-01T00:00:00Z">
        <w:r>
          <w:t xml:space="preserve"> </w:t>
        </w:r>
      </w:ins>
      <w:ins w:id="2410" w:author="PR Preview" w:date="2026-01-01T00:00:00Z">
        <w:r>
          <w:t xml:space="preserve">$\mathord{\smash[b]{\underset{\raise.3ex\hbox{$\scriptstyle\sim$}}{x}}\vphantom{x}}$</w:t>
        </w:r>
      </w:ins>
      <w:ins w:id="2411" w:author="PR Preview" w:date="2026-01-01T00:00:00Z">
        <w:r>
          <w:t xml:space="preserve"> </w:t>
        </w:r>
      </w:ins>
      <w:ins w:id="2412" w:author="PR Preview" w:date="2026-01-01T00:00:00Z">
        <w:r>
          <w:t xml:space="preserve">gives</w:t>
        </w:r>
      </w:ins>
      <w:ins w:id="2413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414" w:author="PR Preview" w:date="2026-01-01T00:00:00Z">
        <w:r>
          <w:t xml:space="preserve">.</w:t>
        </w:r>
      </w:ins>
      <w:ins w:id="2415" w:author="PR Preview" w:date="2026-01-01T00:00:00Z">
        <w:r>
          <w:t xml:space="preserve"> </w:t>
        </w:r>
      </w:ins>
      <w:ins w:id="2416" w:author="PR Preview" w:date="2026-01-01T00:00:00Z">
        <w:r>
          <w:t xml:space="preserve">For exact line search (</w:t>
        </w:r>
      </w:ins>
      <w:hyperlink w:anchor="def-exact-line-search">
        <w:ins w:id="2417" w:author="PR Preview" w:date="2026-01-01T00:00:00Z">
          <w:r>
            <w:rPr>
              <w:rStyle w:val="Hyperlink"/>
            </w:rPr>
            <w:t xml:space="preserve">Definition 31</w:t>
          </w:r>
        </w:ins>
      </w:hyperlink>
      <w:ins w:id="2418" w:author="PR Preview" w:date="2026-01-01T00:00:00Z">
        <w:r>
          <w:t xml:space="preserve">), let</w:t>
        </w:r>
      </w:ins>
      <w:ins w:id="2419" w:author="PR Preview" w:date="2026-01-01T00:00:00Z">
        <w:r>
          <w:t xml:space="preserve"> </w:t>
        </w:r>
      </w:ins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ins w:id="2420" w:author="PR Preview" w:date="2026-01-01T00:00:00Z">
        <w:r>
          <w:t xml:space="preserve"> </w:t>
        </w:r>
      </w:ins>
      <w:ins w:id="2421" w:author="PR Preview" w:date="2026-01-01T00:00:00Z">
        <w:r>
          <w:t xml:space="preserve">at that point: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83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84"/>
    <w:bookmarkStart w:id="185" w:name="def-armijo-condition"/>
    <w:p>
      <w:pPr>
        <w:pStyle w:val="FirstParagraph"/>
      </w:pPr>
      <w:del w:id="2422" w:author="PR Preview" w:date="2026-01-01T00:00:00Z">
        <w:r>
          <w:rPr>
            <w:b/>
            <w:bCs/>
          </w:rPr>
          <w:delText xml:space="preserve">Definition 32 (Armijo condition)</w:delText>
        </w:r>
      </w:del>
      <w:del w:id="2423" w:author="PR Preview" w:date="2026-01-01T00:00:00Z">
        <w:r>
          <w:delText xml:space="preserve"> </w:delText>
        </w:r>
      </w:del>
      <w:del w:id="2424" w:author="PR Preview" w:date="2026-01-01T00:00:00Z">
        <w:r>
          <w:delText xml:space="preserve">Let</w:delText>
        </w:r>
      </w:del>
      <w:del w:id="242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2426" w:author="PR Preview" w:date="2026-01-01T00:00:00Z">
        <w:r>
          <w:delText xml:space="preserve"> </w:delText>
        </w:r>
      </w:del>
      <w:del w:id="2427" w:author="PR Preview" w:date="2026-01-01T00:00:00Z">
        <w:r>
          <w:delText xml:space="preserve">have first partial derivatives,</w:delText>
        </w:r>
      </w:del>
      <w:del w:id="2428" w:author="PR Preview" w:date="2026-01-01T00:00:00Z">
        <w:r>
          <w:delText xml:space="preserve"> </w:delText>
        </w:r>
      </w:del>
      <w:del w:id="2429" w:author="PR Preview" w:date="2026-01-01T00:00:00Z">
        <w:r>
          <w:delText xml:space="preserve">let</w:delText>
        </w:r>
      </w:del>
      <w:del w:id="2430" w:author="PR Preview" w:date="2026-01-01T00:00:00Z">
        <w:r>
          <w:delText xml:space="preserve"> </w:delText>
        </w:r>
      </w:del>
      <w:del w:id="2431" w:author="PR Preview" w:date="2026-01-01T00:00:00Z">
        <w:r>
          <w:delText xml:space="preserve">$\mathord{\smash[b]{\underset{\raise.3ex\hbox{$\scriptstyle\sim$}}{x}}\vphantom{x}}\in \mathbb{R}^p$</w:delText>
        </w:r>
      </w:del>
      <w:del w:id="2432" w:author="PR Preview" w:date="2026-01-01T00:00:00Z">
        <w:r>
          <w:delText xml:space="preserve">, and let</w:delText>
        </w:r>
      </w:del>
      <w:del w:id="2433" w:author="PR Preview" w:date="2026-01-01T00:00:00Z">
        <w:r>
          <w:delText xml:space="preserve"> </w:delText>
        </w:r>
      </w:del>
      <w:del w:id="2434" w:author="PR Preview" w:date="2026-01-01T00:00:00Z">
        <w:r>
          <w:delTex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delText>
        </w:r>
      </w:del>
      <w:del w:id="2435" w:author="PR Preview" w:date="2026-01-01T00:00:00Z">
        <w:r>
          <w:delText xml:space="preserve">.</w:delText>
        </w:r>
      </w:del>
      <w:del w:id="2436" w:author="PR Preview" w:date="2026-01-01T00:00:00Z">
        <w:r>
          <w:delText xml:space="preserve"> </w:delText>
        </w:r>
      </w:del>
      <w:del w:id="2437" w:author="PR Preview" w:date="2026-01-01T00:00:00Z">
        <w:r>
          <w:delText xml:space="preserve">A step length</w:delText>
        </w:r>
      </w:del>
      <w:del w:id="2438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&gt;</m:t>
        </m:r>
        <m:r>
          <m:t>0</m:t>
        </m:r>
      </m:oMath>
      <w:del w:id="2439" w:author="PR Preview" w:date="2026-01-01T00:00:00Z">
        <w:r>
          <w:delText xml:space="preserve"> </w:delText>
        </w:r>
      </w:del>
      <w:del w:id="2440" w:author="PR Preview" w:date="2026-01-01T00:00:00Z">
        <w:r>
          <w:delText xml:space="preserve">satisfies the</w:delText>
        </w:r>
      </w:del>
      <w:del w:id="2441" w:author="PR Preview" w:date="2026-01-01T00:00:00Z">
        <w:r>
          <w:delText xml:space="preserve"> </w:delText>
        </w:r>
      </w:del>
      <w:del w:id="2442" w:author="PR Preview" w:date="2026-01-01T00:00:00Z">
        <w:r>
          <w:rPr>
            <w:b/>
            <w:bCs/>
          </w:rPr>
          <w:delText xml:space="preserve">Armijo condition</w:delText>
        </w:r>
      </w:del>
      <w:del w:id="2443" w:author="PR Preview" w:date="2026-01-01T00:00:00Z">
        <w:r>
          <w:delText xml:space="preserve"> </w:delText>
        </w:r>
      </w:del>
      <w:del w:id="2444" w:author="PR Preview" w:date="2026-01-01T00:00:00Z">
        <w:r>
          <w:delText xml:space="preserve">[17]</w:delText>
        </w:r>
      </w:del>
      <w:del w:id="2445" w:author="PR Preview" w:date="2026-01-01T00:00:00Z">
        <w:r>
          <w:delText xml:space="preserve"> </w:delText>
        </w:r>
      </w:del>
      <w:del w:id="2446" w:author="PR Preview" w:date="2026-01-01T00:00:00Z">
        <w:r>
          <w:delText xml:space="preserve">with constant</w:delText>
        </w:r>
      </w:del>
      <w:del w:id="2447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448" w:author="PR Preview" w:date="2026-01-01T00:00:00Z">
        <w:r>
          <w:delText xml:space="preserve"> </w:delText>
        </w:r>
      </w:del>
      <w:del w:id="2449" w:author="PR Preview" w:date="2026-01-01T00:00:00Z">
        <w:r>
          <w:delText xml:space="preserve">at</w:delText>
        </w:r>
      </w:del>
      <w:del w:id="2450" w:author="PR Preview" w:date="2026-01-01T00:00:00Z">
        <w:r>
          <w:delText xml:space="preserve"> </w:delText>
        </w:r>
      </w:del>
      <w:del w:id="2451" w:author="PR Preview" w:date="2026-01-01T00:00:00Z">
        <w:r>
          <w:delText xml:space="preserve">$\mathord{\smash[b]{\underset{\raise.3ex\hbox{$\scriptstyle\sim$}}{x}}\vphantom{x}}$</w:delText>
        </w:r>
      </w:del>
      <w:del w:id="2452" w:author="PR Preview" w:date="2026-01-01T00:00:00Z">
        <w:r>
          <w:delText xml:space="preserve"> </w:delText>
        </w:r>
      </w:del>
      <w:del w:id="2453" w:author="PR Preview" w:date="2026-01-01T00:00:00Z">
        <w:r>
          <w:delText xml:space="preserve">if</w:delText>
        </w:r>
      </w:del>
    </w:p>
    <w:p>
      <w:pPr>
        <w:pStyle w:val="FirstParagraph"/>
      </w:pPr>
      <w:ins w:id="2454" w:author="PR Preview" w:date="2026-01-01T00:00:00Z">
        <w:r>
          <w:rPr>
            <w:b/>
            <w:bCs/>
          </w:rPr>
          <w:t xml:space="preserve">Definition 33 (Armijo condition)</w:t>
        </w:r>
      </w:ins>
      <w:ins w:id="2455" w:author="PR Preview" w:date="2026-01-01T00:00:00Z">
        <w:r>
          <w:t xml:space="preserve"> </w:t>
        </w:r>
      </w:ins>
      <w:ins w:id="2456" w:author="PR Preview" w:date="2026-01-01T00:00:00Z">
        <w:r>
          <w:t xml:space="preserve">Let</w:t>
        </w:r>
      </w:ins>
      <w:ins w:id="245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2458" w:author="PR Preview" w:date="2026-01-01T00:00:00Z">
        <w:r>
          <w:t xml:space="preserve"> </w:t>
        </w:r>
      </w:ins>
      <w:ins w:id="2459" w:author="PR Preview" w:date="2026-01-01T00:00:00Z">
        <w:r>
          <w:t xml:space="preserve">have first partial derivatives,</w:t>
        </w:r>
      </w:ins>
      <w:ins w:id="2460" w:author="PR Preview" w:date="2026-01-01T00:00:00Z">
        <w:r>
          <w:t xml:space="preserve"> </w:t>
        </w:r>
      </w:ins>
      <w:ins w:id="2461" w:author="PR Preview" w:date="2026-01-01T00:00:00Z">
        <w:r>
          <w:t xml:space="preserve">let</w:t>
        </w:r>
      </w:ins>
      <w:ins w:id="2462" w:author="PR Preview" w:date="2026-01-01T00:00:00Z">
        <w:r>
          <w:t xml:space="preserve"> </w:t>
        </w:r>
      </w:ins>
      <w:ins w:id="2463" w:author="PR Preview" w:date="2026-01-01T00:00:00Z">
        <w:r>
          <w:t xml:space="preserve">$\mathord{\smash[b]{\underset{\raise.3ex\hbox{$\scriptstyle\sim$}}{x}}\vphantom{x}}\in \mathbb{R}^p$</w:t>
        </w:r>
      </w:ins>
      <w:ins w:id="2464" w:author="PR Preview" w:date="2026-01-01T00:00:00Z">
        <w:r>
          <w:t xml:space="preserve">, and let</w:t>
        </w:r>
      </w:ins>
      <w:ins w:id="2465" w:author="PR Preview" w:date="2026-01-01T00:00:00Z">
        <w:r>
          <w:t xml:space="preserve"> </w:t>
        </w:r>
      </w:ins>
      <w:ins w:id="2466" w:author="PR Preview" w:date="2026-01-01T00:00:00Z">
        <w:r>
  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  </w:r>
      </w:ins>
      <w:ins w:id="2467" w:author="PR Preview" w:date="2026-01-01T00:00:00Z">
        <w:r>
          <w:t xml:space="preserve">.</w:t>
        </w:r>
      </w:ins>
      <w:ins w:id="2468" w:author="PR Preview" w:date="2026-01-01T00:00:00Z">
        <w:r>
          <w:t xml:space="preserve"> </w:t>
        </w:r>
      </w:ins>
      <w:ins w:id="2469" w:author="PR Preview" w:date="2026-01-01T00:00:00Z">
        <w:r>
          <w:t xml:space="preserve">A step length</w:t>
        </w:r>
      </w:ins>
      <w:ins w:id="2470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&gt;</m:t>
        </m:r>
        <m:r>
          <m:t>0</m:t>
        </m:r>
      </m:oMath>
      <w:ins w:id="2471" w:author="PR Preview" w:date="2026-01-01T00:00:00Z">
        <w:r>
          <w:t xml:space="preserve"> </w:t>
        </w:r>
      </w:ins>
      <w:ins w:id="2472" w:author="PR Preview" w:date="2026-01-01T00:00:00Z">
        <w:r>
          <w:t xml:space="preserve">satisfies the</w:t>
        </w:r>
      </w:ins>
      <w:ins w:id="2473" w:author="PR Preview" w:date="2026-01-01T00:00:00Z">
        <w:r>
          <w:t xml:space="preserve"> </w:t>
        </w:r>
      </w:ins>
      <w:ins w:id="2474" w:author="PR Preview" w:date="2026-01-01T00:00:00Z">
        <w:r>
          <w:rPr>
            <w:b/>
            <w:bCs/>
          </w:rPr>
          <w:t xml:space="preserve">Armijo condition</w:t>
        </w:r>
      </w:ins>
      <w:ins w:id="2475" w:author="PR Preview" w:date="2026-01-01T00:00:00Z">
        <w:r>
          <w:t xml:space="preserve"> </w:t>
        </w:r>
      </w:ins>
      <w:ins w:id="2476" w:author="PR Preview" w:date="2026-01-01T00:00:00Z">
        <w:r>
          <w:t xml:space="preserve">[17]</w:t>
        </w:r>
      </w:ins>
      <w:ins w:id="2477" w:author="PR Preview" w:date="2026-01-01T00:00:00Z">
        <w:r>
          <w:t xml:space="preserve"> </w:t>
        </w:r>
      </w:ins>
      <w:ins w:id="2478" w:author="PR Preview" w:date="2026-01-01T00:00:00Z">
        <w:r>
          <w:t xml:space="preserve">with constant</w:t>
        </w:r>
      </w:ins>
      <w:ins w:id="2479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480" w:author="PR Preview" w:date="2026-01-01T00:00:00Z">
        <w:r>
          <w:t xml:space="preserve"> </w:t>
        </w:r>
      </w:ins>
      <w:ins w:id="2481" w:author="PR Preview" w:date="2026-01-01T00:00:00Z">
        <w:r>
          <w:t xml:space="preserve">at</w:t>
        </w:r>
      </w:ins>
      <w:ins w:id="2482" w:author="PR Preview" w:date="2026-01-01T00:00:00Z">
        <w:r>
          <w:t xml:space="preserve"> </w:t>
        </w:r>
      </w:ins>
      <w:ins w:id="2483" w:author="PR Preview" w:date="2026-01-01T00:00:00Z">
        <w:r>
          <w:t xml:space="preserve">$\mathord{\smash[b]{\underset{\raise.3ex\hbox{$\scriptstyle\sim$}}{x}}\vphantom{x}}$</w:t>
        </w:r>
      </w:ins>
      <w:ins w:id="2484" w:author="PR Preview" w:date="2026-01-01T00:00:00Z">
        <w:r>
          <w:t xml:space="preserve"> </w:t>
        </w:r>
      </w:ins>
      <w:ins w:id="2485" w:author="PR Preview" w:date="2026-01-01T00:00:00Z">
        <w:r>
          <w:t xml:space="preserve">if</w:t>
        </w:r>
      </w:ins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5"/>
    <w:bookmarkStart w:id="186" w:name="exm-armijo-condition"/>
    <w:p>
      <w:pPr>
        <w:pStyle w:val="FirstParagraph"/>
      </w:pPr>
      <w:del w:id="2486" w:author="PR Preview" w:date="2026-01-01T00:00:00Z">
        <w:r>
          <w:rPr>
            <w:b/>
            <w:bCs/>
          </w:rPr>
          <w:delText xml:space="preserve">Example 47 (The Armijo condition on a parabola)</w:delText>
        </w:r>
      </w:del>
      <w:del w:id="2487" w:author="PR Preview" w:date="2026-01-01T00:00:00Z">
        <w:r>
          <w:delText xml:space="preserve"> </w:delText>
        </w:r>
      </w:del>
      <w:del w:id="2488" w:author="PR Preview" w:date="2026-01-01T00:00:00Z">
        <w:r>
          <w:delText xml:space="preserve">Let</w:delText>
        </w:r>
      </w:del>
      <w:del w:id="248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2490" w:author="PR Preview" w:date="2026-01-01T00:00:00Z">
        <w:r>
          <w:delText xml:space="preserve"> </w:delText>
        </w:r>
      </w:del>
      <w:del w:id="2491" w:author="PR Preview" w:date="2026-01-01T00:00:00Z">
        <w:r>
          <w:delText xml:space="preserve">and</w:delText>
        </w:r>
      </w:del>
      <w:del w:id="2492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2</m:t>
        </m:r>
      </m:oMath>
      <w:del w:id="2493" w:author="PR Preview" w:date="2026-01-01T00:00:00Z">
        <w:r>
          <w:delText xml:space="preserve">, so</w:delText>
        </w:r>
      </w:del>
      <w:del w:id="2494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del w:id="2495" w:author="PR Preview" w:date="2026-01-01T00:00:00Z">
        <w:r>
          <w:delText xml:space="preserve"> </w:delText>
        </w:r>
      </w:del>
      <w:del w:id="2496" w:author="PR Preview" w:date="2026-01-01T00:00:00Z">
        <w:r>
          <w:delText xml:space="preserve">and</w:delText>
        </w:r>
      </w:del>
      <w:del w:id="249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del w:id="2498" w:author="PR Preview" w:date="2026-01-01T00:00:00Z">
        <w:r>
          <w:delText xml:space="preserve">.</w:delText>
        </w:r>
      </w:del>
      <w:del w:id="2499" w:author="PR Preview" w:date="2026-01-01T00:00:00Z">
        <w:r>
          <w:delText xml:space="preserve"> </w:delText>
        </w:r>
      </w:del>
      <w:del w:id="2500" w:author="PR Preview" w:date="2026-01-01T00:00:00Z">
        <w:r>
          <w:delText xml:space="preserve">With</w:delText>
        </w:r>
      </w:del>
      <w:del w:id="2501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del w:id="2502" w:author="PR Preview" w:date="2026-01-01T00:00:00Z">
        <w:r>
          <w:delText xml:space="preserve">, the condition on a step length</w:delText>
        </w:r>
      </w:del>
      <w:del w:id="2503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&gt;</m:t>
        </m:r>
        <m:r>
          <m:t>0</m:t>
        </m:r>
      </m:oMath>
      <w:del w:id="2504" w:author="PR Preview" w:date="2026-01-01T00:00:00Z">
        <w:r>
          <w:delText xml:space="preserve"> </w:delText>
        </w:r>
      </w:del>
      <w:del w:id="2505" w:author="PR Preview" w:date="2026-01-01T00:00:00Z">
        <w:r>
          <w:delText xml:space="preserve">is</w:delText>
        </w:r>
      </w:del>
    </w:p>
    <w:p>
      <w:pPr>
        <w:pStyle w:val="FirstParagraph"/>
      </w:pPr>
      <w:ins w:id="2506" w:author="PR Preview" w:date="2026-01-01T00:00:00Z">
        <w:r>
          <w:rPr>
            <w:b/>
            <w:bCs/>
          </w:rPr>
          <w:t xml:space="preserve">Example 48 (The Armijo condition on a parabola)</w:t>
        </w:r>
      </w:ins>
      <w:ins w:id="2507" w:author="PR Preview" w:date="2026-01-01T00:00:00Z">
        <w:r>
          <w:t xml:space="preserve"> </w:t>
        </w:r>
      </w:ins>
      <w:ins w:id="2508" w:author="PR Preview" w:date="2026-01-01T00:00:00Z">
        <w:r>
          <w:t xml:space="preserve">Let</w:t>
        </w:r>
      </w:ins>
      <w:ins w:id="250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2510" w:author="PR Preview" w:date="2026-01-01T00:00:00Z">
        <w:r>
          <w:t xml:space="preserve"> </w:t>
        </w:r>
      </w:ins>
      <w:ins w:id="2511" w:author="PR Preview" w:date="2026-01-01T00:00:00Z">
        <w:r>
          <w:t xml:space="preserve">and</w:t>
        </w:r>
      </w:ins>
      <w:ins w:id="251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</m:t>
        </m:r>
      </m:oMath>
      <w:ins w:id="2513" w:author="PR Preview" w:date="2026-01-01T00:00:00Z">
        <w:r>
          <w:t xml:space="preserve">, so</w:t>
        </w:r>
      </w:ins>
      <w:ins w:id="2514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ins w:id="2515" w:author="PR Preview" w:date="2026-01-01T00:00:00Z">
        <w:r>
          <w:t xml:space="preserve"> </w:t>
        </w:r>
      </w:ins>
      <w:ins w:id="2516" w:author="PR Preview" w:date="2026-01-01T00:00:00Z">
        <w:r>
          <w:t xml:space="preserve">and</w:t>
        </w:r>
      </w:ins>
      <w:ins w:id="2517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ins w:id="2518" w:author="PR Preview" w:date="2026-01-01T00:00:00Z">
        <w:r>
          <w:t xml:space="preserve">.</w:t>
        </w:r>
      </w:ins>
      <w:ins w:id="2519" w:author="PR Preview" w:date="2026-01-01T00:00:00Z">
        <w:r>
          <w:t xml:space="preserve"> </w:t>
        </w:r>
      </w:ins>
      <w:ins w:id="2520" w:author="PR Preview" w:date="2026-01-01T00:00:00Z">
        <w:r>
          <w:t xml:space="preserve">With</w:t>
        </w:r>
      </w:ins>
      <w:ins w:id="2521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ins w:id="2522" w:author="PR Preview" w:date="2026-01-01T00:00:00Z">
        <w:r>
          <w:t xml:space="preserve">, the condition on a step length</w:t>
        </w:r>
      </w:ins>
      <w:ins w:id="2523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&gt;</m:t>
        </m:r>
        <m:r>
          <m:t>0</m:t>
        </m:r>
      </m:oMath>
      <w:ins w:id="2524" w:author="PR Preview" w:date="2026-01-01T00:00:00Z">
        <w:r>
          <w:t xml:space="preserve"> </w:t>
        </w:r>
      </w:ins>
      <w:ins w:id="2525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def-backtracking-line-search"/>
    <w:p>
      <w:pPr>
        <w:pStyle w:val="BodyText"/>
      </w:pPr>
      <w:del w:id="2526" w:author="PR Preview" w:date="2026-01-01T00:00:00Z">
        <w:r>
          <w:rPr>
            <w:b/>
            <w:bCs/>
          </w:rPr>
          <w:delText xml:space="preserve">Definition 33 (Backtracking line search)</w:delText>
        </w:r>
      </w:del>
      <w:del w:id="2527" w:author="PR Preview" w:date="2026-01-01T00:00:00Z">
        <w:r>
          <w:delText xml:space="preserve"> </w:delText>
        </w:r>
      </w:del>
      <w:del w:id="2528" w:author="PR Preview" w:date="2026-01-01T00:00:00Z">
        <w:r>
          <w:delText xml:space="preserve">Let</w:delText>
        </w:r>
      </w:del>
      <w:del w:id="2529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del w:id="2530" w:author="PR Preview" w:date="2026-01-01T00:00:00Z">
        <w:r>
          <w:delText xml:space="preserve"> </w:delText>
        </w:r>
      </w:del>
      <w:del w:id="2531" w:author="PR Preview" w:date="2026-01-01T00:00:00Z">
        <w:r>
          <w:delText xml:space="preserve">be an initial step length,</w:delText>
        </w:r>
      </w:del>
      <w:del w:id="2532" w:author="PR Preview" w:date="2026-01-01T00:00:00Z">
        <w:r>
          <w:delText xml:space="preserve"> </w:delText>
        </w:r>
      </w:del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533" w:author="PR Preview" w:date="2026-01-01T00:00:00Z">
        <w:r>
          <w:delText xml:space="preserve"> </w:delText>
        </w:r>
      </w:del>
      <w:del w:id="2534" w:author="PR Preview" w:date="2026-01-01T00:00:00Z">
        <w:r>
          <w:delText xml:space="preserve">a shrink factor, and</w:delText>
        </w:r>
      </w:del>
      <w:del w:id="2535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536" w:author="PR Preview" w:date="2026-01-01T00:00:00Z">
        <w:r>
          <w:delText xml:space="preserve">.</w:delText>
        </w:r>
      </w:del>
      <w:del w:id="2537" w:author="PR Preview" w:date="2026-01-01T00:00:00Z">
        <w:r>
          <w:delText xml:space="preserve"> </w:delText>
        </w:r>
      </w:del>
      <w:del w:id="2538" w:author="PR Preview" w:date="2026-01-01T00:00:00Z">
        <w:r>
          <w:rPr>
            <w:b/>
            <w:bCs/>
          </w:rPr>
          <w:delText xml:space="preserve">Backtracking line search</w:delText>
        </w:r>
      </w:del>
      <w:del w:id="2539" w:author="PR Preview" w:date="2026-01-01T00:00:00Z">
        <w:r>
          <w:delText xml:space="preserve"> </w:delText>
        </w:r>
      </w:del>
      <w:del w:id="2540" w:author="PR Preview" w:date="2026-01-01T00:00:00Z">
        <w:r>
          <w:delText xml:space="preserve">[17]</w:delText>
        </w:r>
      </w:del>
      <w:del w:id="2541" w:author="PR Preview" w:date="2026-01-01T00:00:00Z">
        <w:r>
          <w:delText xml:space="preserve"> </w:delText>
        </w:r>
      </w:del>
      <w:del w:id="2542" w:author="PR Preview" w:date="2026-01-01T00:00:00Z">
        <w:r>
          <w:delText xml:space="preserve">is the</w:delText>
        </w:r>
      </w:del>
      <w:del w:id="2543" w:author="PR Preview" w:date="2026-01-01T00:00:00Z">
        <w:r>
          <w:delText xml:space="preserve"> </w:delText>
        </w:r>
      </w:del>
      <w:hyperlink w:anchor="def-line-search">
        <w:del w:id="2544" w:author="PR Preview" w:date="2026-01-01T00:00:00Z">
          <w:r>
            <w:rPr>
              <w:rStyle w:val="Hyperlink"/>
            </w:rPr>
            <w:delText xml:space="preserve">line search</w:delText>
          </w:r>
        </w:del>
      </w:hyperlink>
      <w:del w:id="2545" w:author="PR Preview" w:date="2026-01-01T00:00:00Z">
        <w:r>
          <w:delText xml:space="preserve"> </w:delText>
        </w:r>
      </w:del>
      <w:del w:id="2546" w:author="PR Preview" w:date="2026-01-01T00:00:00Z">
        <w:r>
          <w:delText xml:space="preserve">that chooses</w:delText>
        </w:r>
      </w:del>
      <w:del w:id="2547" w:author="PR Preview" w:date="2026-01-01T00:00:00Z">
        <w:r>
          <w:delText xml:space="preserve"> </w:delText>
        </w:r>
      </w:del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2548" w:author="PR Preview" w:date="2026-01-01T00:00:00Z">
        <w:r>
          <w:delText xml:space="preserve"> </w:delText>
        </w:r>
      </w:del>
      <w:del w:id="2549" w:author="PR Preview" w:date="2026-01-01T00:00:00Z">
        <w:r>
          <w:delText xml:space="preserve">to be the largest of</w:delText>
        </w:r>
      </w:del>
      <w:del w:id="2550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2551" w:author="PR Preview" w:date="2026-01-01T00:00:00Z">
        <w:r>
          <w:delText xml:space="preserve"> </w:delText>
        </w:r>
      </w:del>
      <w:del w:id="2552" w:author="PR Preview" w:date="2026-01-01T00:00:00Z">
        <w:r>
          <w:delText xml:space="preserve">that satisfies the</w:delText>
        </w:r>
      </w:del>
      <w:del w:id="2553" w:author="PR Preview" w:date="2026-01-01T00:00:00Z">
        <w:r>
          <w:delText xml:space="preserve"> </w:delText>
        </w:r>
      </w:del>
      <w:hyperlink w:anchor="def-armijo-condition">
        <w:del w:id="2554" w:author="PR Preview" w:date="2026-01-01T00:00:00Z">
          <w:r>
            <w:rPr>
              <w:rStyle w:val="Hyperlink"/>
            </w:rPr>
            <w:delText xml:space="preserve">Armijo condition</w:delText>
          </w:r>
        </w:del>
      </w:hyperlink>
      <w:del w:id="2555" w:author="PR Preview" w:date="2026-01-01T00:00:00Z">
        <w:r>
          <w:delText xml:space="preserve"> </w:delText>
        </w:r>
      </w:del>
      <w:del w:id="2556" w:author="PR Preview" w:date="2026-01-01T00:00:00Z">
        <w:r>
          <w:delText xml:space="preserve">with constant</w:delText>
        </w:r>
      </w:del>
      <w:del w:id="2557" w:author="PR Preview" w:date="2026-01-01T00:00:00Z">
        <w:r>
          <w:delText xml:space="preserve"> </w:delText>
        </w:r>
      </w:del>
      <m:oMath>
        <m:r>
          <m:t>c</m:t>
        </m:r>
      </m:oMath>
      <w:del w:id="2558" w:author="PR Preview" w:date="2026-01-01T00:00:00Z">
        <w:r>
          <w:delText xml:space="preserve"> </w:delText>
        </w:r>
      </w:del>
      <w:del w:id="2559" w:author="PR Preview" w:date="2026-01-01T00:00:00Z">
        <w:r>
          <w:delText xml:space="preserve">at</w:delText>
        </w:r>
      </w:del>
      <w:del w:id="2560" w:author="PR Preview" w:date="2026-01-01T00:00:00Z">
        <w:r>
          <w:delText xml:space="preserve"> </w:delText>
        </w:r>
      </w:del>
      <w:del w:id="2561" w:author="PR Preview" w:date="2026-01-01T00:00:00Z">
        <w:r>
          <w:delText xml:space="preserve">$\mathord{\smash[b]{\underset{\raise.3ex\hbox{$\scriptstyle\sim$}}{x}}\vphantom{x}}^{(t)}$</w:delText>
        </w:r>
      </w:del>
      <w:del w:id="2562" w:author="PR Preview" w:date="2026-01-01T00:00:00Z">
        <w:r>
          <w:delText xml:space="preserve">.</w:delText>
        </w:r>
      </w:del>
    </w:p>
    <w:p>
      <w:pPr>
        <w:pStyle w:val="BodyText"/>
      </w:pPr>
      <w:del w:id="2563" w:author="PR Preview" w:date="2026-01-01T00:00:00Z">
        <w:r>
          <w:rPr>
            <w:b/>
            <w:bCs/>
          </w:rPr>
          <w:delText xml:space="preserve">Example 48 (Backtracking on a parabola)</w:delText>
        </w:r>
      </w:del>
      <w:del w:id="2564" w:author="PR Preview" w:date="2026-01-01T00:00:00Z">
        <w:r>
          <w:delText xml:space="preserve"> </w:delText>
        </w:r>
      </w:del>
      <w:del w:id="2565" w:author="PR Preview" w:date="2026-01-01T00:00:00Z">
        <w:r>
          <w:delText xml:space="preserve">For</w:delText>
        </w:r>
      </w:del>
      <w:del w:id="256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2567" w:author="PR Preview" w:date="2026-01-01T00:00:00Z">
        <w:r>
          <w:delText xml:space="preserve"> </w:delText>
        </w:r>
      </w:del>
      <w:del w:id="2568" w:author="PR Preview" w:date="2026-01-01T00:00:00Z">
        <w:r>
          <w:delText xml:space="preserve">at</w:delText>
        </w:r>
      </w:del>
      <w:del w:id="2569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2</m:t>
        </m:r>
      </m:oMath>
      <w:del w:id="2570" w:author="PR Preview" w:date="2026-01-01T00:00:00Z">
        <w:r>
          <w:delText xml:space="preserve"> </w:delText>
        </w:r>
      </w:del>
      <w:del w:id="2571" w:author="PR Preview" w:date="2026-01-01T00:00:00Z">
        <w:r>
          <w:delText xml:space="preserve">with</w:delText>
        </w:r>
      </w:del>
      <w:del w:id="2572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del w:id="2573" w:author="PR Preview" w:date="2026-01-01T00:00:00Z">
        <w:r>
          <w:delText xml:space="preserve">, the Armijo condition holds exactly when</w:delText>
        </w:r>
      </w:del>
      <w:del w:id="2574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del w:id="2575" w:author="PR Preview" w:date="2026-01-01T00:00:00Z">
        <w:r>
          <w:delText xml:space="preserve"> </w:delText>
        </w:r>
      </w:del>
      <w:del w:id="2576" w:author="PR Preview" w:date="2026-01-01T00:00:00Z">
        <w:r>
          <w:delText xml:space="preserve">(</w:delText>
        </w:r>
      </w:del>
      <w:hyperlink w:anchor="exm-armijo-condition">
        <w:del w:id="2577" w:author="PR Preview" w:date="2026-01-01T00:00:00Z">
          <w:r>
            <w:rPr>
              <w:rStyle w:val="Hyperlink"/>
            </w:rPr>
            <w:delText xml:space="preserve">Example 47</w:delText>
          </w:r>
        </w:del>
      </w:hyperlink>
      <w:del w:id="2578" w:author="PR Preview" w:date="2026-01-01T00:00:00Z">
        <w:r>
          <w:delText xml:space="preserve">).</w:delText>
        </w:r>
      </w:del>
      <w:del w:id="2579" w:author="PR Preview" w:date="2026-01-01T00:00:00Z">
        <w:r>
          <w:delText xml:space="preserve"> </w:delText>
        </w:r>
      </w:del>
      <w:del w:id="2580" w:author="PR Preview" w:date="2026-01-01T00:00:00Z">
        <w:r>
          <w:delText xml:space="preserve">With</w:delText>
        </w:r>
      </w:del>
      <w:del w:id="2581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del w:id="2582" w:author="PR Preview" w:date="2026-01-01T00:00:00Z">
        <w:r>
          <w:delText xml:space="preserve"> </w:delText>
        </w:r>
      </w:del>
      <w:del w:id="2583" w:author="PR Preview" w:date="2026-01-01T00:00:00Z">
        <w:r>
          <w:delText xml:space="preserve">and</w:delText>
        </w:r>
      </w:del>
      <w:del w:id="2584" w:author="PR Preview" w:date="2026-01-01T00:00:00Z">
        <w:r>
          <w:delText xml:space="preserve"> </w:delText>
        </w:r>
      </w:del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del w:id="2585" w:author="PR Preview" w:date="2026-01-01T00:00:00Z">
        <w:r>
          <w:delText xml:space="preserve">, the trial step lengths are</w:delText>
        </w:r>
      </w:del>
      <w:del w:id="2586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2587" w:author="PR Preview" w:date="2026-01-01T00:00:00Z">
        <w:r>
          <w:delText xml:space="preserve">.</w:delText>
        </w:r>
      </w:del>
      <w:del w:id="2588" w:author="PR Preview" w:date="2026-01-01T00:00:00Z">
        <w:r>
          <w:delText xml:space="preserve"> </w:delText>
        </w:r>
      </w:del>
      <w:del w:id="2589" w:author="PR Preview" w:date="2026-01-01T00:00:00Z">
        <w:r>
          <w:delText xml:space="preserve">The first,</w:delText>
        </w:r>
      </w:del>
      <w:del w:id="2590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=</m:t>
        </m:r>
        <m:r>
          <m:t>1</m:t>
        </m:r>
      </m:oMath>
      <w:del w:id="2591" w:author="PR Preview" w:date="2026-01-01T00:00:00Z">
        <w:r>
          <w:delText xml:space="preserve">, exceeds</w:delText>
        </w:r>
      </w:del>
      <w:del w:id="2592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/</m:t>
        </m:r>
        <m:r>
          <m:t>4</m:t>
        </m:r>
      </m:oMath>
      <w:del w:id="2593" w:author="PR Preview" w:date="2026-01-01T00:00:00Z">
        <w:r>
          <w:delText xml:space="preserve"> </w:delText>
        </w:r>
      </w:del>
      <w:del w:id="2594" w:author="PR Preview" w:date="2026-01-01T00:00:00Z">
        <w:r>
          <w:delText xml:space="preserve">and is rejected.</w:delText>
        </w:r>
      </w:del>
      <w:del w:id="2595" w:author="PR Preview" w:date="2026-01-01T00:00:00Z">
        <w:r>
          <w:delText xml:space="preserve"> </w:delText>
        </w:r>
      </w:del>
      <w:del w:id="2596" w:author="PR Preview" w:date="2026-01-01T00:00:00Z">
        <w:r>
          <w:delText xml:space="preserve">The second,</w:delText>
        </w:r>
      </w:del>
      <w:del w:id="2597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del w:id="2598" w:author="PR Preview" w:date="2026-01-01T00:00:00Z">
        <w:r>
          <w:delText xml:space="preserve">, is at most</w:delText>
        </w:r>
      </w:del>
      <w:del w:id="2599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/</m:t>
        </m:r>
        <m:r>
          <m:t>4</m:t>
        </m:r>
      </m:oMath>
      <w:del w:id="2600" w:author="PR Preview" w:date="2026-01-01T00:00:00Z">
        <w:r>
          <w:delText xml:space="preserve"> </w:delText>
        </w:r>
      </w:del>
      <w:del w:id="2601" w:author="PR Preview" w:date="2026-01-01T00:00:00Z">
        <w:r>
          <w:delText xml:space="preserve">and is accepted.</w:delText>
        </w:r>
      </w:del>
      <w:del w:id="2602" w:author="PR Preview" w:date="2026-01-01T00:00:00Z">
        <w:r>
          <w:delText xml:space="preserve"> </w:delText>
        </w:r>
      </w:del>
      <w:del w:id="2603" w:author="PR Preview" w:date="2026-01-01T00:00:00Z">
        <w:r>
          <w:delText xml:space="preserve">So backtracking chooses</w:delText>
        </w:r>
      </w:del>
      <w:del w:id="2604" w:author="PR Preview" w:date="2026-01-01T00:00:00Z">
        <w:r>
          <w:delText xml:space="preserve"> </w:delText>
        </w:r>
      </w:del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del w:id="2605" w:author="PR Preview" w:date="2026-01-01T00:00:00Z">
        <w:r>
          <w:delText xml:space="preserve">, after two evaluations of</w:delText>
        </w:r>
      </w:del>
      <w:del w:id="2606" w:author="PR Preview" w:date="2026-01-01T00:00:00Z">
        <w:r>
          <w:delText xml:space="preserve"> </w:delText>
        </w:r>
      </w:del>
      <m:oMath>
        <m:r>
          <m:t>f</m:t>
        </m:r>
      </m:oMath>
      <w:del w:id="2607" w:author="PR Preview" w:date="2026-01-01T00:00:00Z">
        <w:r>
          <w:delText xml:space="preserve">.</w:delText>
        </w:r>
      </w:del>
    </w:p>
    <w:p>
      <w:pPr>
        <w:pStyle w:val="BodyText"/>
      </w:pPr>
      <w:ins w:id="2608" w:author="PR Preview" w:date="2026-01-01T00:00:00Z">
        <w:r>
          <w:rPr>
            <w:b/>
            <w:bCs/>
          </w:rPr>
          <w:t xml:space="preserve">Definition 34 (Backtracking line search)</w:t>
        </w:r>
      </w:ins>
      <w:ins w:id="2609" w:author="PR Preview" w:date="2026-01-01T00:00:00Z">
        <w:r>
          <w:t xml:space="preserve"> </w:t>
        </w:r>
      </w:ins>
      <w:ins w:id="2610" w:author="PR Preview" w:date="2026-01-01T00:00:00Z">
        <w:r>
          <w:t xml:space="preserve">Let</w:t>
        </w:r>
      </w:ins>
      <w:ins w:id="2611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ins w:id="2612" w:author="PR Preview" w:date="2026-01-01T00:00:00Z">
        <w:r>
          <w:t xml:space="preserve"> </w:t>
        </w:r>
      </w:ins>
      <w:ins w:id="2613" w:author="PR Preview" w:date="2026-01-01T00:00:00Z">
        <w:r>
          <w:t xml:space="preserve">be an initial step length,</w:t>
        </w:r>
      </w:ins>
      <w:ins w:id="2614" w:author="PR Preview" w:date="2026-01-01T00:00:00Z">
        <w:r>
          <w:t xml:space="preserve"> </w:t>
        </w:r>
      </w:ins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615" w:author="PR Preview" w:date="2026-01-01T00:00:00Z">
        <w:r>
          <w:t xml:space="preserve"> </w:t>
        </w:r>
      </w:ins>
      <w:ins w:id="2616" w:author="PR Preview" w:date="2026-01-01T00:00:00Z">
        <w:r>
          <w:t xml:space="preserve">a shrink factor, and</w:t>
        </w:r>
      </w:ins>
      <w:ins w:id="2617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618" w:author="PR Preview" w:date="2026-01-01T00:00:00Z">
        <w:r>
          <w:t xml:space="preserve">.</w:t>
        </w:r>
      </w:ins>
      <w:ins w:id="2619" w:author="PR Preview" w:date="2026-01-01T00:00:00Z">
        <w:r>
          <w:t xml:space="preserve"> </w:t>
        </w:r>
      </w:ins>
      <w:ins w:id="2620" w:author="PR Preview" w:date="2026-01-01T00:00:00Z">
        <w:r>
          <w:rPr>
            <w:b/>
            <w:bCs/>
          </w:rPr>
          <w:t xml:space="preserve">Backtracking line search</w:t>
        </w:r>
      </w:ins>
      <w:ins w:id="2621" w:author="PR Preview" w:date="2026-01-01T00:00:00Z">
        <w:r>
          <w:t xml:space="preserve"> </w:t>
        </w:r>
      </w:ins>
      <w:ins w:id="2622" w:author="PR Preview" w:date="2026-01-01T00:00:00Z">
        <w:r>
          <w:t xml:space="preserve">[17]</w:t>
        </w:r>
      </w:ins>
      <w:ins w:id="2623" w:author="PR Preview" w:date="2026-01-01T00:00:00Z">
        <w:r>
          <w:t xml:space="preserve"> </w:t>
        </w:r>
      </w:ins>
      <w:ins w:id="2624" w:author="PR Preview" w:date="2026-01-01T00:00:00Z">
        <w:r>
          <w:t xml:space="preserve">is the</w:t>
        </w:r>
      </w:ins>
      <w:ins w:id="2625" w:author="PR Preview" w:date="2026-01-01T00:00:00Z">
        <w:r>
          <w:t xml:space="preserve"> </w:t>
        </w:r>
      </w:ins>
      <w:hyperlink w:anchor="def-line-search">
        <w:ins w:id="2626" w:author="PR Preview" w:date="2026-01-01T00:00:00Z">
          <w:r>
            <w:rPr>
              <w:rStyle w:val="Hyperlink"/>
            </w:rPr>
            <w:t xml:space="preserve">line search</w:t>
          </w:r>
        </w:ins>
      </w:hyperlink>
      <w:ins w:id="2627" w:author="PR Preview" w:date="2026-01-01T00:00:00Z">
        <w:r>
          <w:t xml:space="preserve"> </w:t>
        </w:r>
      </w:ins>
      <w:ins w:id="2628" w:author="PR Preview" w:date="2026-01-01T00:00:00Z">
        <w:r>
          <w:t xml:space="preserve">that chooses</w:t>
        </w:r>
      </w:ins>
      <w:ins w:id="2629" w:author="PR Preview" w:date="2026-01-01T00:00:00Z">
        <w:r>
          <w:t xml:space="preserve"> </w:t>
        </w:r>
      </w:ins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2630" w:author="PR Preview" w:date="2026-01-01T00:00:00Z">
        <w:r>
          <w:t xml:space="preserve"> </w:t>
        </w:r>
      </w:ins>
      <w:ins w:id="2631" w:author="PR Preview" w:date="2026-01-01T00:00:00Z">
        <w:r>
          <w:t xml:space="preserve">to be the largest of</w:t>
        </w:r>
      </w:ins>
      <w:ins w:id="2632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2633" w:author="PR Preview" w:date="2026-01-01T00:00:00Z">
        <w:r>
          <w:t xml:space="preserve"> </w:t>
        </w:r>
      </w:ins>
      <w:ins w:id="2634" w:author="PR Preview" w:date="2026-01-01T00:00:00Z">
        <w:r>
          <w:t xml:space="preserve">that satisfies the</w:t>
        </w:r>
      </w:ins>
      <w:ins w:id="2635" w:author="PR Preview" w:date="2026-01-01T00:00:00Z">
        <w:r>
          <w:t xml:space="preserve"> </w:t>
        </w:r>
      </w:ins>
      <w:hyperlink w:anchor="def-armijo-condition">
        <w:ins w:id="2636" w:author="PR Preview" w:date="2026-01-01T00:00:00Z">
          <w:r>
            <w:rPr>
              <w:rStyle w:val="Hyperlink"/>
            </w:rPr>
            <w:t xml:space="preserve">Armijo condition</w:t>
          </w:r>
        </w:ins>
      </w:hyperlink>
      <w:ins w:id="2637" w:author="PR Preview" w:date="2026-01-01T00:00:00Z">
        <w:r>
          <w:t xml:space="preserve"> </w:t>
        </w:r>
      </w:ins>
      <w:ins w:id="2638" w:author="PR Preview" w:date="2026-01-01T00:00:00Z">
        <w:r>
          <w:t xml:space="preserve">with constant</w:t>
        </w:r>
      </w:ins>
      <w:ins w:id="2639" w:author="PR Preview" w:date="2026-01-01T00:00:00Z">
        <w:r>
          <w:t xml:space="preserve"> </w:t>
        </w:r>
      </w:ins>
      <m:oMath>
        <m:r>
          <m:t>c</m:t>
        </m:r>
      </m:oMath>
      <w:ins w:id="2640" w:author="PR Preview" w:date="2026-01-01T00:00:00Z">
        <w:r>
          <w:t xml:space="preserve"> </w:t>
        </w:r>
      </w:ins>
      <w:ins w:id="2641" w:author="PR Preview" w:date="2026-01-01T00:00:00Z">
        <w:r>
          <w:t xml:space="preserve">at</w:t>
        </w:r>
      </w:ins>
      <w:ins w:id="2642" w:author="PR Preview" w:date="2026-01-01T00:00:00Z">
        <w:r>
          <w:t xml:space="preserve"> </w:t>
        </w:r>
      </w:ins>
      <w:ins w:id="2643" w:author="PR Preview" w:date="2026-01-01T00:00:00Z">
        <w:r>
          <w:t xml:space="preserve">$\mathord{\smash[b]{\underset{\raise.3ex\hbox{$\scriptstyle\sim$}}{x}}\vphantom{x}}^{(t)}$</w:t>
        </w:r>
      </w:ins>
      <w:ins w:id="2644" w:author="PR Preview" w:date="2026-01-01T00:00:00Z">
        <w:r>
          <w:t xml:space="preserve">.</w:t>
        </w:r>
      </w:ins>
    </w:p>
    <w:bookmarkEnd w:id="187"/>
    <w:bookmarkStart w:id="188" w:name="exm-backtracking-line-search"/>
    <w:p>
      <w:pPr>
        <w:pStyle w:val="BodyText"/>
      </w:pPr>
      <w:ins w:id="2645" w:author="PR Preview" w:date="2026-01-01T00:00:00Z">
        <w:r>
          <w:rPr>
            <w:b/>
            <w:bCs/>
          </w:rPr>
          <w:t xml:space="preserve">Example 49 (Backtracking on a parabola)</w:t>
        </w:r>
      </w:ins>
      <w:ins w:id="2646" w:author="PR Preview" w:date="2026-01-01T00:00:00Z">
        <w:r>
          <w:t xml:space="preserve"> </w:t>
        </w:r>
      </w:ins>
      <w:ins w:id="2647" w:author="PR Preview" w:date="2026-01-01T00:00:00Z">
        <w:r>
          <w:t xml:space="preserve">For</w:t>
        </w:r>
      </w:ins>
      <w:ins w:id="264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2649" w:author="PR Preview" w:date="2026-01-01T00:00:00Z">
        <w:r>
          <w:t xml:space="preserve"> </w:t>
        </w:r>
      </w:ins>
      <w:ins w:id="2650" w:author="PR Preview" w:date="2026-01-01T00:00:00Z">
        <w:r>
          <w:t xml:space="preserve">at</w:t>
        </w:r>
      </w:ins>
      <w:ins w:id="265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</m:t>
        </m:r>
      </m:oMath>
      <w:ins w:id="2652" w:author="PR Preview" w:date="2026-01-01T00:00:00Z">
        <w:r>
          <w:t xml:space="preserve"> </w:t>
        </w:r>
      </w:ins>
      <w:ins w:id="2653" w:author="PR Preview" w:date="2026-01-01T00:00:00Z">
        <w:r>
          <w:t xml:space="preserve">with</w:t>
        </w:r>
      </w:ins>
      <w:ins w:id="2654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ins w:id="2655" w:author="PR Preview" w:date="2026-01-01T00:00:00Z">
        <w:r>
          <w:t xml:space="preserve">, the Armijo condition holds exactly when</w:t>
        </w:r>
      </w:ins>
      <w:ins w:id="2656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ins w:id="2657" w:author="PR Preview" w:date="2026-01-01T00:00:00Z">
        <w:r>
          <w:t xml:space="preserve"> </w:t>
        </w:r>
      </w:ins>
      <w:ins w:id="2658" w:author="PR Preview" w:date="2026-01-01T00:00:00Z">
        <w:r>
          <w:t xml:space="preserve">(</w:t>
        </w:r>
      </w:ins>
      <w:hyperlink w:anchor="exm-armijo-condition">
        <w:ins w:id="2659" w:author="PR Preview" w:date="2026-01-01T00:00:00Z">
          <w:r>
            <w:rPr>
              <w:rStyle w:val="Hyperlink"/>
            </w:rPr>
            <w:t xml:space="preserve">Example 48</w:t>
          </w:r>
        </w:ins>
      </w:hyperlink>
      <w:ins w:id="2660" w:author="PR Preview" w:date="2026-01-01T00:00:00Z">
        <w:r>
          <w:t xml:space="preserve">).</w:t>
        </w:r>
      </w:ins>
      <w:ins w:id="2661" w:author="PR Preview" w:date="2026-01-01T00:00:00Z">
        <w:r>
          <w:t xml:space="preserve"> </w:t>
        </w:r>
      </w:ins>
      <w:ins w:id="2662" w:author="PR Preview" w:date="2026-01-01T00:00:00Z">
        <w:r>
          <w:t xml:space="preserve">With</w:t>
        </w:r>
      </w:ins>
      <w:ins w:id="2663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ins w:id="2664" w:author="PR Preview" w:date="2026-01-01T00:00:00Z">
        <w:r>
          <w:t xml:space="preserve"> </w:t>
        </w:r>
      </w:ins>
      <w:ins w:id="2665" w:author="PR Preview" w:date="2026-01-01T00:00:00Z">
        <w:r>
          <w:t xml:space="preserve">and</w:t>
        </w:r>
      </w:ins>
      <w:ins w:id="2666" w:author="PR Preview" w:date="2026-01-01T00:00:00Z">
        <w:r>
          <w:t xml:space="preserve"> </w:t>
        </w:r>
      </w:ins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ins w:id="2667" w:author="PR Preview" w:date="2026-01-01T00:00:00Z">
        <w:r>
          <w:t xml:space="preserve">, the trial step lengths are</w:t>
        </w:r>
      </w:ins>
      <w:ins w:id="2668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2669" w:author="PR Preview" w:date="2026-01-01T00:00:00Z">
        <w:r>
          <w:t xml:space="preserve">.</w:t>
        </w:r>
      </w:ins>
      <w:ins w:id="2670" w:author="PR Preview" w:date="2026-01-01T00:00:00Z">
        <w:r>
          <w:t xml:space="preserve"> </w:t>
        </w:r>
      </w:ins>
      <w:ins w:id="2671" w:author="PR Preview" w:date="2026-01-01T00:00:00Z">
        <w:r>
          <w:t xml:space="preserve">The first,</w:t>
        </w:r>
      </w:ins>
      <w:ins w:id="2672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t>1</m:t>
        </m:r>
      </m:oMath>
      <w:ins w:id="2673" w:author="PR Preview" w:date="2026-01-01T00:00:00Z">
        <w:r>
          <w:t xml:space="preserve">, exceeds</w:t>
        </w:r>
      </w:ins>
      <w:ins w:id="2674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/</m:t>
        </m:r>
        <m:r>
          <m:t>4</m:t>
        </m:r>
      </m:oMath>
      <w:ins w:id="2675" w:author="PR Preview" w:date="2026-01-01T00:00:00Z">
        <w:r>
          <w:t xml:space="preserve"> </w:t>
        </w:r>
      </w:ins>
      <w:ins w:id="2676" w:author="PR Preview" w:date="2026-01-01T00:00:00Z">
        <w:r>
          <w:t xml:space="preserve">and is rejected.</w:t>
        </w:r>
      </w:ins>
      <w:ins w:id="2677" w:author="PR Preview" w:date="2026-01-01T00:00:00Z">
        <w:r>
          <w:t xml:space="preserve"> </w:t>
        </w:r>
      </w:ins>
      <w:ins w:id="2678" w:author="PR Preview" w:date="2026-01-01T00:00:00Z">
        <w:r>
          <w:t xml:space="preserve">The second,</w:t>
        </w:r>
      </w:ins>
      <w:ins w:id="2679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ins w:id="2680" w:author="PR Preview" w:date="2026-01-01T00:00:00Z">
        <w:r>
          <w:t xml:space="preserve">, is at most</w:t>
        </w:r>
      </w:ins>
      <w:ins w:id="2681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/</m:t>
        </m:r>
        <m:r>
          <m:t>4</m:t>
        </m:r>
      </m:oMath>
      <w:ins w:id="2682" w:author="PR Preview" w:date="2026-01-01T00:00:00Z">
        <w:r>
          <w:t xml:space="preserve"> </w:t>
        </w:r>
      </w:ins>
      <w:ins w:id="2683" w:author="PR Preview" w:date="2026-01-01T00:00:00Z">
        <w:r>
          <w:t xml:space="preserve">and is accepted.</w:t>
        </w:r>
      </w:ins>
      <w:ins w:id="2684" w:author="PR Preview" w:date="2026-01-01T00:00:00Z">
        <w:r>
          <w:t xml:space="preserve"> </w:t>
        </w:r>
      </w:ins>
      <w:ins w:id="2685" w:author="PR Preview" w:date="2026-01-01T00:00:00Z">
        <w:r>
          <w:t xml:space="preserve">So backtracking chooses</w:t>
        </w:r>
      </w:ins>
      <w:ins w:id="2686" w:author="PR Preview" w:date="2026-01-01T00:00:00Z">
        <w:r>
          <w:t xml:space="preserve"> </w:t>
        </w:r>
      </w:ins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ins w:id="2687" w:author="PR Preview" w:date="2026-01-01T00:00:00Z">
        <w:r>
          <w:t xml:space="preserve">, after two evaluations of</w:t>
        </w:r>
      </w:ins>
      <w:ins w:id="2688" w:author="PR Preview" w:date="2026-01-01T00:00:00Z">
        <w:r>
          <w:t xml:space="preserve"> </w:t>
        </w:r>
      </w:ins>
      <m:oMath>
        <m:r>
          <m:t>f</m:t>
        </m:r>
      </m:oMath>
      <w:ins w:id="2689" w:author="PR Preview" w:date="2026-01-01T00:00:00Z">
        <w:r>
          <w:t xml:space="preserve">.</w:t>
        </w:r>
      </w:ins>
    </w:p>
    <w:bookmarkEnd w:id="188"/>
    <w:bookmarkEnd w:id="189"/>
    <w:bookmarkStart w:id="19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5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5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5"/>
        </w:numPr>
      </w:pPr>
      <w:hyperlink r:id="rId19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9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5"/>
        </w:numPr>
      </w:pPr>
      <w:hyperlink r:id="rId19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93"/>
    <w:bookmarkStart w:id="231" w:name="references"/>
    <w:p>
      <w:pPr>
        <w:pStyle w:val="Heading2"/>
      </w:pPr>
      <w:r>
        <w:t xml:space="preserve">References</w:t>
      </w:r>
    </w:p>
    <w:bookmarkStart w:id="230" w:name="refs"/>
    <w:bookmarkStart w:id="194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91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94"/>
    <w:bookmarkStart w:id="196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6"/>
    <w:bookmarkStart w:id="198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https://en.wikipedia.org/wiki/Taylor%27s_theorem</w:t>
        </w:r>
      </w:hyperlink>
    </w:p>
    <w:bookmarkEnd w:id="198"/>
    <w:bookmarkStart w:id="199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9"/>
    <w:bookmarkStart w:id="201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https://en.wikipedia.org/wiki/Saddle_point</w:t>
        </w:r>
      </w:hyperlink>
    </w:p>
    <w:bookmarkEnd w:id="201"/>
    <w:bookmarkStart w:id="203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https://en.wikipedia.org/wiki/Convex_set</w:t>
        </w:r>
      </w:hyperlink>
    </w:p>
    <w:bookmarkEnd w:id="203"/>
    <w:bookmarkStart w:id="205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https://en.wikipedia.org/wiki/Epigraph_(mathematics)</w:t>
        </w:r>
      </w:hyperlink>
    </w:p>
    <w:bookmarkEnd w:id="205"/>
    <w:bookmarkStart w:id="207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https://en.wikipedia.org/wiki/Tangent_space</w:t>
        </w:r>
      </w:hyperlink>
    </w:p>
    <w:bookmarkEnd w:id="207"/>
    <w:bookmarkStart w:id="209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8">
        <w:r>
          <w:rPr>
            <w:rStyle w:val="Hyperlink"/>
          </w:rPr>
          <w:t xml:space="preserve">https://en.wikipedia.org/wiki/Feasible_region</w:t>
        </w:r>
      </w:hyperlink>
    </w:p>
    <w:bookmarkEnd w:id="209"/>
    <w:bookmarkStart w:id="211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0">
        <w:r>
          <w:rPr>
            <w:rStyle w:val="Hyperlink"/>
          </w:rPr>
          <w:t xml:space="preserve">https://en.wikipedia.org/wiki/Mathematical_optimization</w:t>
        </w:r>
      </w:hyperlink>
    </w:p>
    <w:bookmarkEnd w:id="211"/>
    <w:bookmarkStart w:id="213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2">
        <w:r>
          <w:rPr>
            <w:rStyle w:val="Hyperlink"/>
          </w:rPr>
          <w:t xml:space="preserve">https://en.wikipedia.org/wiki/Lagrange_multiplier</w:t>
        </w:r>
      </w:hyperlink>
    </w:p>
    <w:bookmarkEnd w:id="213"/>
    <w:bookmarkStart w:id="215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https://en.wikipedia.org/wiki/Iterative_method</w:t>
        </w:r>
      </w:hyperlink>
    </w:p>
    <w:bookmarkEnd w:id="215"/>
    <w:bookmarkStart w:id="217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6">
        <w:r>
          <w:rPr>
            <w:rStyle w:val="Hyperlink"/>
          </w:rPr>
          <w:t xml:space="preserve">https://en.wikipedia.org/wiki/Newton%27s_method_in_optimization</w:t>
        </w:r>
      </w:hyperlink>
    </w:p>
    <w:bookmarkEnd w:id="217"/>
    <w:bookmarkStart w:id="219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8">
        <w:r>
          <w:rPr>
            <w:rStyle w:val="Hyperlink"/>
          </w:rPr>
          <w:t xml:space="preserve">https://en.wikipedia.org/wiki/Rate_of_convergence</w:t>
        </w:r>
      </w:hyperlink>
    </w:p>
    <w:bookmarkEnd w:id="219"/>
    <w:bookmarkStart w:id="221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https://en.wikipedia.org/wiki/Gradient_descent</w:t>
        </w:r>
      </w:hyperlink>
    </w:p>
    <w:bookmarkEnd w:id="221"/>
    <w:bookmarkStart w:id="223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2">
        <w:r>
          <w:rPr>
            <w:rStyle w:val="Hyperlink"/>
          </w:rPr>
          <w:t xml:space="preserve">https://en.wikipedia.org/wiki/Line_search</w:t>
        </w:r>
      </w:hyperlink>
    </w:p>
    <w:bookmarkEnd w:id="223"/>
    <w:bookmarkStart w:id="225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4">
        <w:r>
          <w:rPr>
            <w:rStyle w:val="Hyperlink"/>
          </w:rPr>
          <w:t xml:space="preserve">https://en.wikipedia.org/wiki/Backtracking_line_search</w:t>
        </w:r>
      </w:hyperlink>
    </w:p>
    <w:bookmarkEnd w:id="225"/>
    <w:bookmarkStart w:id="227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6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7"/>
    <w:bookmarkStart w:id="229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8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9"/>
    <w:bookmarkEnd w:id="230"/>
    <w:bookmarkEnd w:id="2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5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124" Type="http://schemas.openxmlformats.org/officeDocument/2006/relationships/hyperlink" Target="functions.qmd#def-function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54" Type="http://schemas.openxmlformats.org/officeDocument/2006/relationships/hyperlink" Target="functions.qmd#def-sequence" TargetMode="External"/><Relationship Id="rId127" Type="http://schemas.openxmlformats.org/officeDocument/2006/relationships/hyperlink" Target="functions.qmd#def-value" TargetMode="External"/><Relationship Id="rId33" Type="http://schemas.openxmlformats.org/officeDocument/2006/relationships/hyperlink" Target="https://cran.r-project.org/package=ISLR2" TargetMode="External"/><Relationship Id="rId228" Type="http://schemas.openxmlformats.org/officeDocument/2006/relationships/hyperlink" Target="https://doi.org/10.1007/978-0-387-40065-5" TargetMode="External"/><Relationship Id="rId226" Type="http://schemas.openxmlformats.org/officeDocument/2006/relationships/hyperlink" Target="https://doi.org/10.1017/CBO9780511804441" TargetMode="External"/><Relationship Id="rId224" Type="http://schemas.openxmlformats.org/officeDocument/2006/relationships/hyperlink" Target="https://en.wikipedia.org/wiki/Backtracking_line_search" TargetMode="External"/><Relationship Id="rId202" Type="http://schemas.openxmlformats.org/officeDocument/2006/relationships/hyperlink" Target="https://en.wikipedia.org/wiki/Convex_set" TargetMode="External"/><Relationship Id="rId204" Type="http://schemas.openxmlformats.org/officeDocument/2006/relationships/hyperlink" Target="https://en.wikipedia.org/wiki/Epigraph_(mathematics)" TargetMode="External"/><Relationship Id="rId208" Type="http://schemas.openxmlformats.org/officeDocument/2006/relationships/hyperlink" Target="https://en.wikipedia.org/wiki/Feasible_region" TargetMode="External"/><Relationship Id="rId195" Type="http://schemas.openxmlformats.org/officeDocument/2006/relationships/hyperlink" Target="https://en.wikipedia.org/wiki/Fermat%27s_theorem_(stationary_points)" TargetMode="External"/><Relationship Id="rId220" Type="http://schemas.openxmlformats.org/officeDocument/2006/relationships/hyperlink" Target="https://en.wikipedia.org/wiki/Gradient_descent" TargetMode="External"/><Relationship Id="rId214" Type="http://schemas.openxmlformats.org/officeDocument/2006/relationships/hyperlink" Target="https://en.wikipedia.org/wiki/Iterative_method" TargetMode="External"/><Relationship Id="rId212" Type="http://schemas.openxmlformats.org/officeDocument/2006/relationships/hyperlink" Target="https://en.wikipedia.org/wiki/Lagrange_multiplier" TargetMode="External"/><Relationship Id="rId222" Type="http://schemas.openxmlformats.org/officeDocument/2006/relationships/hyperlink" Target="https://en.wikipedia.org/wiki/Line_search" TargetMode="External"/><Relationship Id="rId210" Type="http://schemas.openxmlformats.org/officeDocument/2006/relationships/hyperlink" Target="https://en.wikipedia.org/wiki/Mathematical_optimization" TargetMode="External"/><Relationship Id="rId216" Type="http://schemas.openxmlformats.org/officeDocument/2006/relationships/hyperlink" Target="https://en.wikipedia.org/wiki/Newton%27s_method_in_optimization" TargetMode="External"/><Relationship Id="rId218" Type="http://schemas.openxmlformats.org/officeDocument/2006/relationships/hyperlink" Target="https://en.wikipedia.org/wiki/Rate_of_convergence" TargetMode="External"/><Relationship Id="rId200" Type="http://schemas.openxmlformats.org/officeDocument/2006/relationships/hyperlink" Target="https://en.wikipedia.org/wiki/Saddle_point" TargetMode="External"/><Relationship Id="rId206" Type="http://schemas.openxmlformats.org/officeDocument/2006/relationships/hyperlink" Target="https://en.wikipedia.org/wiki/Tangent_space" TargetMode="External"/><Relationship Id="rId197" Type="http://schemas.openxmlformats.org/officeDocument/2006/relationships/hyperlink" Target="https://en.wikipedia.org/wiki/Taylor%27s_theorem" TargetMode="External"/><Relationship Id="rId190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91" Type="http://schemas.openxmlformats.org/officeDocument/2006/relationships/hyperlink" Target="https://ucla-biostat-216.github.io/2024fall/slides/13-optim/13-optim.html" TargetMode="External"/><Relationship Id="rId192" Type="http://schemas.openxmlformats.org/officeDocument/2006/relationships/hyperlink" Target="https://www.youtube.com/playlist?list=PLZHQObOWTQDNU6R1_67000Dx_ZCJB-3pi" TargetMode="External"/><Relationship Id="rId141" Type="http://schemas.openxmlformats.org/officeDocument/2006/relationships/hyperlink" Target="linear-algebra-diagonalization.html#thm-invertible-rank" TargetMode="External"/><Relationship Id="rId138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9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7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5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83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31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32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8" Type="http://schemas.openxmlformats.org/officeDocument/2006/relationships/hyperlink" Target="vector-calculus.qmd#def-direction" TargetMode="External"/><Relationship Id="rId143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5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124" Type="http://schemas.openxmlformats.org/officeDocument/2006/relationships/hyperlink" Target="functions.qmd#def-function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54" Type="http://schemas.openxmlformats.org/officeDocument/2006/relationships/hyperlink" Target="functions.qmd#def-sequence" TargetMode="External"/><Relationship Id="rId127" Type="http://schemas.openxmlformats.org/officeDocument/2006/relationships/hyperlink" Target="functions.qmd#def-value" TargetMode="External"/><Relationship Id="rId33" Type="http://schemas.openxmlformats.org/officeDocument/2006/relationships/hyperlink" Target="https://cran.r-project.org/package=ISLR2" TargetMode="External"/><Relationship Id="rId228" Type="http://schemas.openxmlformats.org/officeDocument/2006/relationships/hyperlink" Target="https://doi.org/10.1007/978-0-387-40065-5" TargetMode="External"/><Relationship Id="rId226" Type="http://schemas.openxmlformats.org/officeDocument/2006/relationships/hyperlink" Target="https://doi.org/10.1017/CBO9780511804441" TargetMode="External"/><Relationship Id="rId224" Type="http://schemas.openxmlformats.org/officeDocument/2006/relationships/hyperlink" Target="https://en.wikipedia.org/wiki/Backtracking_line_search" TargetMode="External"/><Relationship Id="rId202" Type="http://schemas.openxmlformats.org/officeDocument/2006/relationships/hyperlink" Target="https://en.wikipedia.org/wiki/Convex_set" TargetMode="External"/><Relationship Id="rId204" Type="http://schemas.openxmlformats.org/officeDocument/2006/relationships/hyperlink" Target="https://en.wikipedia.org/wiki/Epigraph_(mathematics)" TargetMode="External"/><Relationship Id="rId208" Type="http://schemas.openxmlformats.org/officeDocument/2006/relationships/hyperlink" Target="https://en.wikipedia.org/wiki/Feasible_region" TargetMode="External"/><Relationship Id="rId195" Type="http://schemas.openxmlformats.org/officeDocument/2006/relationships/hyperlink" Target="https://en.wikipedia.org/wiki/Fermat%27s_theorem_(stationary_points)" TargetMode="External"/><Relationship Id="rId220" Type="http://schemas.openxmlformats.org/officeDocument/2006/relationships/hyperlink" Target="https://en.wikipedia.org/wiki/Gradient_descent" TargetMode="External"/><Relationship Id="rId214" Type="http://schemas.openxmlformats.org/officeDocument/2006/relationships/hyperlink" Target="https://en.wikipedia.org/wiki/Iterative_method" TargetMode="External"/><Relationship Id="rId212" Type="http://schemas.openxmlformats.org/officeDocument/2006/relationships/hyperlink" Target="https://en.wikipedia.org/wiki/Lagrange_multiplier" TargetMode="External"/><Relationship Id="rId222" Type="http://schemas.openxmlformats.org/officeDocument/2006/relationships/hyperlink" Target="https://en.wikipedia.org/wiki/Line_search" TargetMode="External"/><Relationship Id="rId210" Type="http://schemas.openxmlformats.org/officeDocument/2006/relationships/hyperlink" Target="https://en.wikipedia.org/wiki/Mathematical_optimization" TargetMode="External"/><Relationship Id="rId216" Type="http://schemas.openxmlformats.org/officeDocument/2006/relationships/hyperlink" Target="https://en.wikipedia.org/wiki/Newton%27s_method_in_optimization" TargetMode="External"/><Relationship Id="rId218" Type="http://schemas.openxmlformats.org/officeDocument/2006/relationships/hyperlink" Target="https://en.wikipedia.org/wiki/Rate_of_convergence" TargetMode="External"/><Relationship Id="rId200" Type="http://schemas.openxmlformats.org/officeDocument/2006/relationships/hyperlink" Target="https://en.wikipedia.org/wiki/Saddle_point" TargetMode="External"/><Relationship Id="rId206" Type="http://schemas.openxmlformats.org/officeDocument/2006/relationships/hyperlink" Target="https://en.wikipedia.org/wiki/Tangent_space" TargetMode="External"/><Relationship Id="rId197" Type="http://schemas.openxmlformats.org/officeDocument/2006/relationships/hyperlink" Target="https://en.wikipedia.org/wiki/Taylor%27s_theorem" TargetMode="External"/><Relationship Id="rId190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91" Type="http://schemas.openxmlformats.org/officeDocument/2006/relationships/hyperlink" Target="https://ucla-biostat-216.github.io/2024fall/slides/13-optim/13-optim.html" TargetMode="External"/><Relationship Id="rId192" Type="http://schemas.openxmlformats.org/officeDocument/2006/relationships/hyperlink" Target="https://www.youtube.com/playlist?list=PLZHQObOWTQDNU6R1_67000Dx_ZCJB-3pi" TargetMode="External"/><Relationship Id="rId141" Type="http://schemas.openxmlformats.org/officeDocument/2006/relationships/hyperlink" Target="linear-algebra-diagonalization.html#thm-invertible-rank" TargetMode="External"/><Relationship Id="rId138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9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7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5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83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31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32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8" Type="http://schemas.openxmlformats.org/officeDocument/2006/relationships/hyperlink" Target="vector-calculus.qmd#def-direction" TargetMode="External"/><Relationship Id="rId143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2026-10-19T12:32:39Z</dcterms:created>
  <dcterms:modified xsi:type="dcterms:W3CDTF">2026-10-19T12:32:39Z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04:22:38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