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00:47:50 (PDT)</w:delText>
        </w:r>
      </w:del>
    </w:p>
    <w:p>
      <w:pPr>
        <w:pStyle w:val="Date"/>
      </w:pPr>
      <w:ins w:id="2" w:author="PR Preview" w:date="2026-01-01T00:00:00Z">
        <w:r>
          <w:t xml:space="preserve">Last modified: 2026-10-19 01:34:03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del w:id="3" w:author="PR Preview" w:date="2026-01-01T00:00:00Z">
        <w:r>
          <w:rPr>
            <w:b/>
            <w:bCs/>
          </w:rPr>
          <w:delText xml:space="preserve">Theorem 10 (Product of two sums of matrices)</w:delText>
        </w:r>
      </w:del>
      <w:del w:id="4" w:author="PR Preview" w:date="2026-01-01T00:00:00Z">
        <w:r>
          <w:delText xml:space="preserve"> </w:delText>
        </w:r>
      </w:del>
      <w:del w:id="5" w:author="PR Preview" w:date="2026-01-01T00:00:00Z">
        <w:r>
          <w:delText xml:space="preserve">For</w:delText>
        </w:r>
      </w:del>
      <w:del w:id="6" w:author="PR Preview" w:date="2026-01-01T00:00:00Z">
        <w:r>
          <w:delText xml:space="preserve"> </w:delText>
        </w:r>
      </w:del>
      <m:oMath>
        <m:r>
          <m:t>m</m:t>
        </m:r>
        <m:r>
          <m:rPr>
            <m:sty m:val="p"/>
          </m:rPr>
          <m:t>×</m:t>
        </m:r>
        <m:r>
          <m:t>k</m:t>
        </m:r>
      </m:oMath>
      <w:del w:id="7" w:author="PR Preview" w:date="2026-01-01T00:00:00Z">
        <w:r>
          <w:delText xml:space="preserve"> </w:delText>
        </w:r>
      </w:del>
      <w:del w:id="8" w:author="PR Preview" w:date="2026-01-01T00:00:00Z">
        <w:r>
          <w:delText xml:space="preserve">matrices</w:delText>
        </w:r>
      </w:del>
      <w:del w:id="9" w:author="PR Preview" w:date="2026-01-01T00:00:00Z">
        <w:r>
          <w:delText xml:space="preserve"> </w:delText>
        </w:r>
      </w:del>
      <m:oMath>
        <m:r>
          <m:rPr>
            <m:sty m:val="bi"/>
          </m:rPr>
          <m:t>A</m:t>
        </m:r>
      </m:oMath>
      <w:del w:id="10" w:author="PR Preview" w:date="2026-01-01T00:00:00Z">
        <w:r>
          <w:delText xml:space="preserve"> </w:delText>
        </w:r>
      </w:del>
      <w:del w:id="11" w:author="PR Preview" w:date="2026-01-01T00:00:00Z">
        <w:r>
          <w:delText xml:space="preserve">and</w:delText>
        </w:r>
      </w:del>
      <w:del w:id="12" w:author="PR Preview" w:date="2026-01-01T00:00:00Z">
        <w:r>
          <w:delText xml:space="preserve"> </w:delText>
        </w:r>
      </w:del>
      <m:oMath>
        <m:r>
          <m:rPr>
            <m:sty m:val="bi"/>
          </m:rPr>
          <m:t>B</m:t>
        </m:r>
      </m:oMath>
      <w:del w:id="13" w:author="PR Preview" w:date="2026-01-01T00:00:00Z">
        <w:r>
          <w:delText xml:space="preserve"> </w:delText>
        </w:r>
      </w:del>
      <w:del w:id="14" w:author="PR Preview" w:date="2026-01-01T00:00:00Z">
        <w:r>
          <w:delText xml:space="preserve">and</w:delText>
        </w:r>
      </w:del>
      <w:del w:id="15" w:author="PR Preview" w:date="2026-01-01T00:00:00Z">
        <w:r>
          <w:delText xml:space="preserve"> </w:delText>
        </w:r>
      </w:del>
      <m:oMath>
        <m:r>
          <m:t>k</m:t>
        </m:r>
        <m:r>
          <m:rPr>
            <m:sty m:val="p"/>
          </m:rPr>
          <m:t>×</m:t>
        </m:r>
        <m:r>
          <m:t>n</m:t>
        </m:r>
      </m:oMath>
      <w:del w:id="16" w:author="PR Preview" w:date="2026-01-01T00:00:00Z">
        <w:r>
          <w:delText xml:space="preserve"> </w:delText>
        </w:r>
      </w:del>
      <w:del w:id="17" w:author="PR Preview" w:date="2026-01-01T00:00:00Z">
        <w:r>
          <w:delText xml:space="preserve">matrices</w:delText>
        </w:r>
      </w:del>
      <w:del w:id="18" w:author="PR Preview" w:date="2026-01-01T00:00:00Z">
        <w:r>
          <w:delText xml:space="preserve"> </w:delText>
        </w:r>
      </w:del>
      <m:oMath>
        <m:r>
          <m:rPr>
            <m:sty m:val="bi"/>
          </m:rPr>
          <m:t>C</m:t>
        </m:r>
      </m:oMath>
      <w:del w:id="19" w:author="PR Preview" w:date="2026-01-01T00:00:00Z">
        <w:r>
          <w:delText xml:space="preserve"> </w:delText>
        </w:r>
      </w:del>
      <w:del w:id="20" w:author="PR Preview" w:date="2026-01-01T00:00:00Z">
        <w:r>
          <w:delText xml:space="preserve">and</w:delText>
        </w:r>
      </w:del>
      <w:del w:id="21" w:author="PR Preview" w:date="2026-01-01T00:00:00Z">
        <w:r>
          <w:delText xml:space="preserve"> </w:delText>
        </w:r>
      </w:del>
      <m:oMath>
        <m:r>
          <m:rPr>
            <m:sty m:val="bi"/>
          </m:rPr>
          <m:t>D</m:t>
        </m:r>
      </m:oMath>
      <w:del w:id="22" w:author="PR Preview" w:date="2026-01-01T00:00:00Z">
        <w:r>
          <w:delText xml:space="preserve">,</w:delText>
        </w:r>
      </w:del>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del w:id="23" w:author="PR Preview" w:date="2026-01-01T00:00:00Z">
        <w:r>
          <w:delText xml:space="preserve">Each product keeps its factors in the order they appear on the left,</w:delText>
        </w:r>
      </w:del>
      <w:del w:id="24" w:author="PR Preview" w:date="2026-01-01T00:00:00Z">
        <w:r>
          <w:delText xml:space="preserve"> </w:delText>
        </w:r>
      </w:del>
      <w:del w:id="25" w:author="PR Preview" w:date="2026-01-01T00:00:00Z">
        <w:r>
          <w:delText xml:space="preserve">because matrix multiplication is not commutative.</w:delText>
        </w:r>
      </w:del>
      <w:del w:id="26" w:author="PR Preview" w:date="2026-01-01T00:00:00Z">
        <w:r>
          <w:delText xml:space="preserve"> </w:delText>
        </w:r>
      </w:del>
      <w:del w:id="27" w:author="PR Preview" w:date="2026-01-01T00:00:00Z">
        <w:r>
          <w:delText xml:space="preserve">So</w:delText>
        </w:r>
      </w:del>
      <w:del w:id="28" w:author="PR Preview" w:date="2026-01-01T00:00:00Z">
        <w:r>
          <w:delText xml:space="preserve"> </w:delText>
        </w:r>
      </w:del>
      <m:oMath>
        <m:r>
          <m:rPr>
            <m:sty m:val="bi"/>
          </m:rPr>
          <m:t>A</m:t>
        </m:r>
        <m:r>
          <m:rPr>
            <m:sty m:val="bi"/>
          </m:rPr>
          <m:t>D</m:t>
        </m:r>
      </m:oMath>
      <w:del w:id="29" w:author="PR Preview" w:date="2026-01-01T00:00:00Z">
        <w:r>
          <w:delText xml:space="preserve"> </w:delText>
        </w:r>
      </w:del>
      <w:del w:id="30" w:author="PR Preview" w:date="2026-01-01T00:00:00Z">
        <w:r>
          <w:delText xml:space="preserve">and</w:delText>
        </w:r>
      </w:del>
      <w:del w:id="31" w:author="PR Preview" w:date="2026-01-01T00:00:00Z">
        <w:r>
          <w:delText xml:space="preserve"> </w:delText>
        </w:r>
      </w:del>
      <m:oMath>
        <m:r>
          <m:rPr>
            <m:sty m:val="bi"/>
          </m:rPr>
          <m:t>B</m:t>
        </m:r>
        <m:r>
          <m:rPr>
            <m:sty m:val="bi"/>
          </m:rPr>
          <m:t>C</m:t>
        </m:r>
      </m:oMath>
      <w:del w:id="32" w:author="PR Preview" w:date="2026-01-01T00:00:00Z">
        <w:r>
          <w:delText xml:space="preserve"> </w:delText>
        </w:r>
      </w:del>
      <w:del w:id="33" w:author="PR Preview" w:date="2026-01-01T00:00:00Z">
        <w:r>
          <w:delText xml:space="preserve">are not combined into</w:delText>
        </w:r>
      </w:del>
      <w:del w:id="34" w:author="PR Preview" w:date="2026-01-01T00:00:00Z">
        <w:r>
          <w:delText xml:space="preserve"> </w:delText>
        </w:r>
      </w:del>
      <m:oMath>
        <m:r>
          <m:t>2</m:t>
        </m:r>
        <m:r>
          <m:rPr>
            <m:sty m:val="bi"/>
          </m:rPr>
          <m:t>A</m:t>
        </m:r>
        <m:r>
          <m:rPr>
            <m:sty m:val="bi"/>
          </m:rPr>
          <m:t>D</m:t>
        </m:r>
      </m:oMath>
      <w:del w:id="35" w:author="PR Preview" w:date="2026-01-01T00:00:00Z">
        <w:r>
          <w:delText xml:space="preserve"> </w:delText>
        </w:r>
      </w:del>
      <w:del w:id="36" w:author="PR Preview" w:date="2026-01-01T00:00:00Z">
        <w:r>
          <w:delText xml:space="preserve">or similar.</w:delText>
        </w:r>
      </w:del>
    </w:p>
    <w:p>
      <w:pPr>
        <w:pStyle w:val="BodyText"/>
      </w:pPr>
      <w:del w:id="37" w:author="PR Preview" w:date="2026-01-01T00:00:00Z">
        <w:r>
          <w:rPr>
            <w:i/>
            <w:iCs/>
          </w:rPr>
          <w:delText xml:space="preserve">Proof</w:delText>
        </w:r>
      </w:del>
      <w:del w:id="38" w:author="PR Preview" w:date="2026-01-01T00:00:00Z">
        <w:r>
          <w:delText xml:space="preserve">. </w:delText>
        </w:r>
      </w:del>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p>
      <w:pPr>
        <w:pStyle w:val="FirstParagraph"/>
      </w:pPr>
      <w:del w:id="39" w:author="PR Preview" w:date="2026-01-01T00:00:00Z">
        <w:r>
          <w:rPr>
            <w:b/>
            <w:bCs/>
          </w:rPr>
          <w:delText xml:space="preserve">Example 21 (Why the middle terms do not combine)</w:delText>
        </w:r>
      </w:del>
      <w:del w:id="40" w:author="PR Preview" w:date="2026-01-01T00:00:00Z">
        <w:r>
          <w:delText xml:space="preserve"> </w:delText>
        </w:r>
      </w:del>
      <w:del w:id="41" w:author="PR Preview" w:date="2026-01-01T00:00:00Z">
        <w:r>
          <w:delText xml:space="preserve">Take</w:delText>
        </w:r>
      </w:del>
      <w:del w:id="42" w:author="PR Preview" w:date="2026-01-01T00:00:00Z">
        <w:r>
          <w:delText xml:space="preserve"> </w:delText>
        </w:r>
      </w:del>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43" w:author="PR Preview" w:date="2026-01-01T00:00:00Z">
        <w:r>
          <w:delText xml:space="preserve"> </w:delText>
        </w:r>
      </w:del>
      <w:del w:id="44" w:author="PR Preview" w:date="2026-01-01T00:00:00Z">
        <w:r>
          <w:delText xml:space="preserve">and</w:delText>
        </w:r>
      </w:del>
      <w:del w:id="45" w:author="PR Preview" w:date="2026-01-01T00:00:00Z">
        <w:r>
          <w:delText xml:space="preserve"> </w:delText>
        </w:r>
      </w:del>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del w:id="46" w:author="PR Preview" w:date="2026-01-01T00:00:00Z">
        <w:r>
          <w:delText xml:space="preserve">.</w:delText>
        </w:r>
      </w:del>
      <w:del w:id="47" w:author="PR Preview" w:date="2026-01-01T00:00:00Z">
        <w:r>
          <w:delText xml:space="preserve"> </w:delText>
        </w:r>
      </w:del>
      <w:del w:id="48" w:author="PR Preview" w:date="2026-01-01T00:00:00Z">
        <w:r>
          <w:delText xml:space="preserve">Then</w:delText>
        </w:r>
      </w:del>
      <w:del w:id="49" w:author="PR Preview" w:date="2026-01-01T00:00:00Z">
        <w:r>
          <w:delText xml:space="preserve"> </w:delText>
        </w:r>
      </w:del>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50" w:author="PR Preview" w:date="2026-01-01T00:00:00Z">
        <w:r>
          <w:delText xml:space="preserve">, so</w:delText>
        </w:r>
      </w:del>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del w:id="51" w:author="PR Preview" w:date="2026-01-01T00:00:00Z">
        <w:r>
          <w:delText xml:space="preserve">Here</w:delText>
        </w:r>
      </w:del>
      <w:del w:id="52" w:author="PR Preview" w:date="2026-01-01T00:00:00Z">
        <w:r>
          <w:delText xml:space="preserve"> </w:delText>
        </w:r>
      </w:del>
      <m:oMath>
        <m:r>
          <m:rPr>
            <m:sty m:val="bi"/>
          </m:rPr>
          <m:t>A</m:t>
        </m:r>
        <m:r>
          <m:rPr>
            <m:sty m:val="bi"/>
          </m:rPr>
          <m:t>B</m:t>
        </m:r>
        <m:r>
          <m:rPr>
            <m:sty m:val="p"/>
          </m:rPr>
          <m:t>≠</m:t>
        </m:r>
        <m:r>
          <m:rPr>
            <m:sty m:val="bi"/>
          </m:rPr>
          <m:t>B</m:t>
        </m:r>
        <m:r>
          <m:rPr>
            <m:sty m:val="bi"/>
          </m:rPr>
          <m:t>A</m:t>
        </m:r>
      </m:oMath>
      <w:del w:id="53" w:author="PR Preview" w:date="2026-01-01T00:00:00Z">
        <w:r>
          <w:delText xml:space="preserve">, so the middle terms do not combine into</w:delText>
        </w:r>
      </w:del>
      <w:del w:id="54" w:author="PR Preview" w:date="2026-01-01T00:00:00Z">
        <w:r>
          <w:delText xml:space="preserve"> </w:delText>
        </w:r>
      </w:del>
      <m:oMath>
        <m:r>
          <m:t>2</m:t>
        </m:r>
        <m:r>
          <m:rPr>
            <m:sty m:val="bi"/>
          </m:rPr>
          <m:t>A</m:t>
        </m:r>
        <m:r>
          <m:rPr>
            <m:sty m:val="bi"/>
          </m:rPr>
          <m:t>B</m:t>
        </m:r>
      </m:oMath>
      <w:del w:id="55" w:author="PR Preview" w:date="2026-01-01T00:00:00Z">
        <w:r>
          <w:delText xml:space="preserve">.</w:delText>
        </w:r>
      </w:del>
      <w:del w:id="56" w:author="PR Preview" w:date="2026-01-01T00:00:00Z">
        <w:r>
          <w:delText xml:space="preserve"> </w:delText>
        </w:r>
      </w:del>
      <w:del w:id="57" w:author="PR Preview" w:date="2026-01-01T00:00:00Z">
        <w:r>
          <w:delText xml:space="preserve">The squared norm of a sum of vectors,</w:delText>
        </w:r>
      </w:del>
      <w:del w:id="58" w:author="PR Preview" w:date="2026-01-01T00:00:00Z">
        <w:r>
          <w:delText xml:space="preserve"> </w:delText>
        </w:r>
      </w:del>
      <w:del w:id="59" w:author="PR Preview" w:date="2026-01-01T00:00:00Z">
        <w:r>
          <w:delText xml:space="preserve">$\mathopen{}\left\lVert\mathord{\smash[b]{\underset{\raise.3ex\hbox{$\scriptstyle\sim$}}{x}}\vphantom{x}}+ \mathord{\smash[b]{\underset{\raise.3ex\hbox{$\scriptstyle\sim$}}{y}}\vphantom{y}}\right\rVert\mathclose{}^2$</w:delText>
        </w:r>
      </w:del>
      <w:del w:id="60" w:author="PR Preview" w:date="2026-01-01T00:00:00Z">
        <w:r>
          <w:delText xml:space="preserve">, is a case where they do combine (</w:delText>
        </w:r>
      </w:del>
      <w:hyperlink w:anchor="thm-norm-sum-square">
        <w:del w:id="61" w:author="PR Preview" w:date="2026-01-01T00:00:00Z">
          <w:r>
            <w:rPr>
              <w:rStyle w:val="Hyperlink"/>
            </w:rPr>
            <w:delText xml:space="preserve">Theorem 59</w:delText>
          </w:r>
        </w:del>
      </w:hyperlink>
      <w:del w:id="62" w:author="PR Preview" w:date="2026-01-01T00:00:00Z">
        <w:r>
          <w:delText xml:space="preserve">), because</w:delText>
        </w:r>
      </w:del>
      <w:del w:id="63" w:author="PR Preview" w:date="2026-01-01T00:00:00Z">
        <w:r>
          <w:delText xml:space="preserve"> </w:delText>
        </w:r>
      </w:del>
      <w:del w:id="64" w:author="PR Preview" w:date="2026-01-01T00:00:00Z">
        <w:r>
          <w:delText xml:space="preserve">$\mathord{\smash[b]{\underset{\raise.3ex\hbox{$\scriptstyle\sim$}}{x}}\vphantom{x}}\cdot \mathord{\smash[b]{\underset{\raise.3ex\hbox{$\scriptstyle\sim$}}{y}}\vphantom{y}}= \mathord{\smash[b]{\underset{\raise.3ex\hbox{$\scriptstyle\sim$}}{y}}\vphantom{y}}\cdot \mathord{\smash[b]{\underset{\raise.3ex\hbox{$\scriptstyle\sim$}}{x}}\vphantom{x}}$</w:delText>
        </w:r>
      </w:del>
      <w:del w:id="65" w:author="PR Preview" w:date="2026-01-01T00:00:00Z">
        <w:r>
          <w:delText xml:space="preserve">.</w:delText>
        </w:r>
      </w:del>
      <w:del w:id="66" w:author="PR Preview" w:date="2026-01-01T00:00:00Z">
        <w:r>
          <w:delText xml:space="preserve"> </w:delText>
        </w:r>
      </w:del>
      <w:del w:id="67" w:author="PR Preview" w:date="2026-01-01T00:00:00Z">
        <w:r>
          <w:delText xml:space="preserve">Matrices that commute, such as</w:delText>
        </w:r>
      </w:del>
      <w:del w:id="68" w:author="PR Preview" w:date="2026-01-01T00:00:00Z">
        <w:r>
          <w:delText xml:space="preserve"> </w:delText>
        </w:r>
      </w:del>
      <m:oMath>
        <m:r>
          <m:rPr>
            <m:sty m:val="bi"/>
          </m:rPr>
          <m:t>A</m:t>
        </m:r>
      </m:oMath>
      <w:del w:id="69" w:author="PR Preview" w:date="2026-01-01T00:00:00Z">
        <w:r>
          <w:delText xml:space="preserve"> </w:delText>
        </w:r>
      </w:del>
      <w:del w:id="70" w:author="PR Preview" w:date="2026-01-01T00:00:00Z">
        <w:r>
          <w:delText xml:space="preserve">and</w:delText>
        </w:r>
      </w:del>
      <w:del w:id="71" w:author="PR Preview" w:date="2026-01-01T00:00:00Z">
        <w:r>
          <w:delText xml:space="preserve"> </w:delText>
        </w:r>
      </w:del>
      <m:oMath>
        <m:sSup>
          <m:e>
            <m:r>
              <m:rPr>
                <m:sty m:val="bi"/>
              </m:rPr>
              <m:t>A</m:t>
            </m:r>
          </m:e>
          <m:sup>
            <m:r>
              <m:t>2</m:t>
            </m:r>
          </m:sup>
        </m:sSup>
      </m:oMath>
      <w:del w:id="72" w:author="PR Preview" w:date="2026-01-01T00:00:00Z">
        <w:r>
          <w:delText xml:space="preserve">, combine the same way.</w:delText>
        </w:r>
      </w:del>
    </w:p>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del w:id="73" w:author="PR Preview" w:date="2026-01-01T00:00:00Z">
        <w:r>
          <w:rPr>
            <w:b/>
            <w:bCs/>
          </w:rPr>
          <w:delText xml:space="preserve">Example 22 (Square and not square)</w:delText>
        </w:r>
      </w:del>
      <w:del w:id="7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75" w:author="PR Preview" w:date="2026-01-01T00:00:00Z">
        <w:r>
          <w:delText xml:space="preserve"> </w:delText>
        </w:r>
      </w:del>
      <w:del w:id="76" w:author="PR Preview" w:date="2026-01-01T00:00:00Z">
        <w:r>
          <w:delText xml:space="preserve">is square (</w:delText>
        </w:r>
      </w:del>
      <m:oMath>
        <m:r>
          <m:t>2</m:t>
        </m:r>
      </m:oMath>
      <w:del w:id="77" w:author="PR Preview" w:date="2026-01-01T00:00:00Z">
        <w:r>
          <w:delText xml:space="preserve"> </w:delText>
        </w:r>
      </w:del>
      <w:del w:id="78" w:author="PR Preview" w:date="2026-01-01T00:00:00Z">
        <w:r>
          <w:delText xml:space="preserve">rows,</w:delText>
        </w:r>
      </w:del>
      <w:del w:id="79" w:author="PR Preview" w:date="2026-01-01T00:00:00Z">
        <w:r>
          <w:delText xml:space="preserve"> </w:delText>
        </w:r>
      </w:del>
      <m:oMath>
        <m:r>
          <m:t>2</m:t>
        </m:r>
      </m:oMath>
      <w:del w:id="80" w:author="PR Preview" w:date="2026-01-01T00:00:00Z">
        <w:r>
          <w:delText xml:space="preserve"> </w:delText>
        </w:r>
      </w:del>
      <w:del w:id="81" w:author="PR Preview" w:date="2026-01-01T00:00:00Z">
        <w:r>
          <w:delText xml:space="preserve">columns);</w:delText>
        </w:r>
      </w:del>
      <w:del w:id="8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83" w:author="PR Preview" w:date="2026-01-01T00:00:00Z">
        <w:r>
          <w:delText xml:space="preserve"> </w:delText>
        </w:r>
      </w:del>
      <w:del w:id="84" w:author="PR Preview" w:date="2026-01-01T00:00:00Z">
        <w:r>
          <w:delText xml:space="preserve">is not (</w:delText>
        </w:r>
      </w:del>
      <m:oMath>
        <m:r>
          <m:t>2</m:t>
        </m:r>
      </m:oMath>
      <w:del w:id="85" w:author="PR Preview" w:date="2026-01-01T00:00:00Z">
        <w:r>
          <w:delText xml:space="preserve"> </w:delText>
        </w:r>
      </w:del>
      <w:del w:id="86" w:author="PR Preview" w:date="2026-01-01T00:00:00Z">
        <w:r>
          <w:delText xml:space="preserve">rows,</w:delText>
        </w:r>
      </w:del>
      <w:del w:id="87" w:author="PR Preview" w:date="2026-01-01T00:00:00Z">
        <w:r>
          <w:delText xml:space="preserve"> </w:delText>
        </w:r>
      </w:del>
      <m:oMath>
        <m:r>
          <m:t>3</m:t>
        </m:r>
      </m:oMath>
      <w:del w:id="88" w:author="PR Preview" w:date="2026-01-01T00:00:00Z">
        <w:r>
          <w:delText xml:space="preserve"> </w:delText>
        </w:r>
      </w:del>
      <w:del w:id="89" w:author="PR Preview" w:date="2026-01-01T00:00:00Z">
        <w:r>
          <w:delText xml:space="preserve">columns).</w:delText>
        </w:r>
      </w:del>
    </w:p>
    <w:p>
      <w:pPr>
        <w:pStyle w:val="BodyText"/>
      </w:pPr>
      <w:ins w:id="90" w:author="PR Preview" w:date="2026-01-01T00:00:00Z">
        <w:r>
          <w:rPr>
            <w:b/>
            <w:bCs/>
          </w:rPr>
          <w:t xml:space="preserve">Example 21 (Square and not square)</w:t>
        </w:r>
      </w:ins>
      <w:ins w:id="9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92" w:author="PR Preview" w:date="2026-01-01T00:00:00Z">
        <w:r>
          <w:t xml:space="preserve"> </w:t>
        </w:r>
      </w:ins>
      <w:ins w:id="93" w:author="PR Preview" w:date="2026-01-01T00:00:00Z">
        <w:r>
          <w:t xml:space="preserve">is square (</w:t>
        </w:r>
      </w:ins>
      <m:oMath>
        <m:r>
          <m:t>2</m:t>
        </m:r>
      </m:oMath>
      <w:ins w:id="94" w:author="PR Preview" w:date="2026-01-01T00:00:00Z">
        <w:r>
          <w:t xml:space="preserve"> </w:t>
        </w:r>
      </w:ins>
      <w:ins w:id="95" w:author="PR Preview" w:date="2026-01-01T00:00:00Z">
        <w:r>
          <w:t xml:space="preserve">rows,</w:t>
        </w:r>
      </w:ins>
      <w:ins w:id="96" w:author="PR Preview" w:date="2026-01-01T00:00:00Z">
        <w:r>
          <w:t xml:space="preserve"> </w:t>
        </w:r>
      </w:ins>
      <m:oMath>
        <m:r>
          <m:t>2</m:t>
        </m:r>
      </m:oMath>
      <w:ins w:id="97" w:author="PR Preview" w:date="2026-01-01T00:00:00Z">
        <w:r>
          <w:t xml:space="preserve"> </w:t>
        </w:r>
      </w:ins>
      <w:ins w:id="98" w:author="PR Preview" w:date="2026-01-01T00:00:00Z">
        <w:r>
          <w:t xml:space="preserve">columns);</w:t>
        </w:r>
      </w:ins>
      <w:ins w:id="9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100" w:author="PR Preview" w:date="2026-01-01T00:00:00Z">
        <w:r>
          <w:t xml:space="preserve"> </w:t>
        </w:r>
      </w:ins>
      <w:ins w:id="101" w:author="PR Preview" w:date="2026-01-01T00:00:00Z">
        <w:r>
          <w:t xml:space="preserve">is not (</w:t>
        </w:r>
      </w:ins>
      <m:oMath>
        <m:r>
          <m:t>2</m:t>
        </m:r>
      </m:oMath>
      <w:ins w:id="102" w:author="PR Preview" w:date="2026-01-01T00:00:00Z">
        <w:r>
          <w:t xml:space="preserve"> </w:t>
        </w:r>
      </w:ins>
      <w:ins w:id="103" w:author="PR Preview" w:date="2026-01-01T00:00:00Z">
        <w:r>
          <w:t xml:space="preserve">rows,</w:t>
        </w:r>
      </w:ins>
      <w:ins w:id="104" w:author="PR Preview" w:date="2026-01-01T00:00:00Z">
        <w:r>
          <w:t xml:space="preserve"> </w:t>
        </w:r>
      </w:ins>
      <m:oMath>
        <m:r>
          <m:t>3</m:t>
        </m:r>
      </m:oMath>
      <w:ins w:id="105" w:author="PR Preview" w:date="2026-01-01T00:00:00Z">
        <w:r>
          <w:t xml:space="preserve"> </w:t>
        </w:r>
      </w:ins>
      <w:ins w:id="106" w:author="PR Preview" w:date="2026-01-01T00:00:00Z">
        <w:r>
          <w:t xml:space="preserve">columns).</w:t>
        </w:r>
      </w:ins>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del w:id="107" w:author="PR Preview" w:date="2026-01-01T00:00:00Z">
        <w:r>
          <w:rPr>
            <w:b/>
            <w:bCs/>
          </w:rPr>
          <w:delText xml:space="preserve">Example 23 (Diagonal entries of a square and a non-square matrix)</w:delText>
        </w:r>
      </w:del>
      <w:del w:id="108" w:author="PR Preview" w:date="2026-01-01T00:00:00Z">
        <w:r>
          <w:delText xml:space="preserve"> </w:delText>
        </w:r>
      </w:del>
      <w:del w:id="109" w:author="PR Preview" w:date="2026-01-01T00:00:00Z">
        <w:r>
          <w:delText xml:space="preserve"> </w:delText>
        </w:r>
      </w:del>
    </w:p>
    <w:p>
      <w:pPr>
        <w:pStyle w:val="BodyText"/>
      </w:pPr>
      <w:ins w:id="110" w:author="PR Preview" w:date="2026-01-01T00:00:00Z">
        <w:r>
          <w:rPr>
            <w:b/>
            <w:bCs/>
          </w:rPr>
          <w:t xml:space="preserve">Example 22 (Diagonal entries of a square and a non-square matrix)</w:t>
        </w:r>
      </w:ins>
      <w:ins w:id="111" w:author="PR Preview" w:date="2026-01-01T00:00:00Z">
        <w:r>
          <w:t xml:space="preserve"> </w:t>
        </w:r>
      </w:ins>
      <w:ins w:id="112" w:author="PR Preview" w:date="2026-01-01T00:00:00Z">
        <w:r>
          <w:t xml:space="preserve"> </w:t>
        </w:r>
      </w:ins>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del w:id="113" w:author="PR Preview" w:date="2026-01-01T00:00:00Z">
        <w:r>
          <w:rPr>
            <w:b/>
            <w:bCs/>
          </w:rPr>
          <w:delText xml:space="preserve">Example 24 (The</w:delText>
        </w:r>
      </w:del>
      <w:del w:id="114" w:author="PR Preview" w:date="2026-01-01T00:00:00Z">
        <w:r>
          <w:rPr>
            <w:b/>
            <w:bCs/>
          </w:rPr>
          <w:delText xml:space="preserve"> </w:delText>
        </w:r>
      </w:del>
      <m:oMath>
        <m:r>
          <m:t>3</m:t>
        </m:r>
        <m:r>
          <m:rPr>
            <m:sty m:val="p"/>
          </m:rPr>
          <m:t>×</m:t>
        </m:r>
        <m:r>
          <m:t>3</m:t>
        </m:r>
      </m:oMath>
      <w:del w:id="115" w:author="PR Preview" w:date="2026-01-01T00:00:00Z">
        <w:r>
          <w:rPr>
            <w:b/>
            <w:bCs/>
          </w:rPr>
          <w:delText xml:space="preserve"> </w:delText>
        </w:r>
      </w:del>
      <w:del w:id="116" w:author="PR Preview" w:date="2026-01-01T00:00:00Z">
        <w:r>
          <w:rPr>
            <w:b/>
            <w:bCs/>
          </w:rPr>
          <w:delText xml:space="preserve">identity)</w:delText>
        </w:r>
      </w:del>
    </w:p>
    <w:p>
      <w:pPr>
        <w:pStyle w:val="FirstParagraph"/>
      </w:pPr>
      <w:ins w:id="117" w:author="PR Preview" w:date="2026-01-01T00:00:00Z">
        <w:r>
          <w:rPr>
            <w:b/>
            <w:bCs/>
          </w:rPr>
          <w:t xml:space="preserve">Example 23 (The</w:t>
        </w:r>
      </w:ins>
      <w:ins w:id="118" w:author="PR Preview" w:date="2026-01-01T00:00:00Z">
        <w:r>
          <w:rPr>
            <w:b/>
            <w:bCs/>
          </w:rPr>
          <w:t xml:space="preserve"> </w:t>
        </w:r>
      </w:ins>
      <m:oMath>
        <m:r>
          <m:t>3</m:t>
        </m:r>
        <m:r>
          <m:rPr>
            <m:sty m:val="p"/>
          </m:rPr>
          <m:t>×</m:t>
        </m:r>
        <m:r>
          <m:t>3</m:t>
        </m:r>
      </m:oMath>
      <w:ins w:id="119" w:author="PR Preview" w:date="2026-01-01T00:00:00Z">
        <w:r>
          <w:rPr>
            <w:b/>
            <w:bCs/>
          </w:rPr>
          <w:t xml:space="preserve"> </w:t>
        </w:r>
      </w:ins>
      <w:ins w:id="120" w:author="PR Preview" w:date="2026-01-01T00:00:00Z">
        <w:r>
          <w:rPr>
            <w:b/>
            <w:bCs/>
          </w:rPr>
          <w:t xml:space="preserve">identity)</w:t>
        </w:r>
      </w:ins>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del w:id="121" w:author="PR Preview" w:date="2026-01-01T00:00:00Z">
        <w:r>
          <w:rPr>
            <w:b/>
            <w:bCs/>
          </w:rPr>
          <w:delText xml:space="preserve">Theorem 11 (Identity matrix is a multiplicative identity)</w:delText>
        </w:r>
      </w:del>
      <w:del w:id="122" w:author="PR Preview" w:date="2026-01-01T00:00:00Z">
        <w:r>
          <w:delText xml:space="preserve"> </w:delText>
        </w:r>
      </w:del>
      <w:del w:id="123" w:author="PR Preview" w:date="2026-01-01T00:00:00Z">
        <w:r>
          <w:delText xml:space="preserve">For any</w:delText>
        </w:r>
      </w:del>
      <w:del w:id="124" w:author="PR Preview" w:date="2026-01-01T00:00:00Z">
        <w:r>
          <w:delText xml:space="preserve"> </w:delText>
        </w:r>
      </w:del>
      <m:oMath>
        <m:r>
          <m:t>m</m:t>
        </m:r>
        <m:r>
          <m:rPr>
            <m:sty m:val="p"/>
          </m:rPr>
          <m:t>×</m:t>
        </m:r>
        <m:r>
          <m:t>p</m:t>
        </m:r>
      </m:oMath>
      <w:del w:id="125" w:author="PR Preview" w:date="2026-01-01T00:00:00Z">
        <w:r>
          <w:delText xml:space="preserve"> </w:delText>
        </w:r>
      </w:del>
      <w:del w:id="126" w:author="PR Preview" w:date="2026-01-01T00:00:00Z">
        <w:r>
          <w:delText xml:space="preserve">matrix</w:delText>
        </w:r>
      </w:del>
      <w:del w:id="127" w:author="PR Preview" w:date="2026-01-01T00:00:00Z">
        <w:r>
          <w:delText xml:space="preserve"> </w:delText>
        </w:r>
      </w:del>
      <m:oMath>
        <m:r>
          <m:rPr>
            <m:sty m:val="bi"/>
          </m:rPr>
          <m:t>A</m:t>
        </m:r>
      </m:oMath>
      <w:del w:id="128" w:author="PR Preview" w:date="2026-01-01T00:00:00Z">
        <w:r>
          <w:delText xml:space="preserve">:</w:delText>
        </w:r>
      </w:del>
    </w:p>
    <w:p>
      <w:pPr>
        <w:pStyle w:val="BodyText"/>
      </w:pPr>
      <w:ins w:id="129" w:author="PR Preview" w:date="2026-01-01T00:00:00Z">
        <w:r>
          <w:rPr>
            <w:b/>
            <w:bCs/>
          </w:rPr>
          <w:t xml:space="preserve">Theorem 10 (Identity matrix is a multiplicative identity)</w:t>
        </w:r>
      </w:ins>
      <w:ins w:id="130" w:author="PR Preview" w:date="2026-01-01T00:00:00Z">
        <w:r>
          <w:t xml:space="preserve"> </w:t>
        </w:r>
      </w:ins>
      <w:ins w:id="131" w:author="PR Preview" w:date="2026-01-01T00:00:00Z">
        <w:r>
          <w:t xml:space="preserve">For any</w:t>
        </w:r>
      </w:ins>
      <w:ins w:id="132" w:author="PR Preview" w:date="2026-01-01T00:00:00Z">
        <w:r>
          <w:t xml:space="preserve"> </w:t>
        </w:r>
      </w:ins>
      <m:oMath>
        <m:r>
          <m:t>m</m:t>
        </m:r>
        <m:r>
          <m:rPr>
            <m:sty m:val="p"/>
          </m:rPr>
          <m:t>×</m:t>
        </m:r>
        <m:r>
          <m:t>p</m:t>
        </m:r>
      </m:oMath>
      <w:ins w:id="133" w:author="PR Preview" w:date="2026-01-01T00:00:00Z">
        <w:r>
          <w:t xml:space="preserve"> </w:t>
        </w:r>
      </w:ins>
      <w:ins w:id="134" w:author="PR Preview" w:date="2026-01-01T00:00:00Z">
        <w:r>
          <w:t xml:space="preserve">matrix</w:t>
        </w:r>
      </w:ins>
      <w:ins w:id="135" w:author="PR Preview" w:date="2026-01-01T00:00:00Z">
        <w:r>
          <w:t xml:space="preserve"> </w:t>
        </w:r>
      </w:ins>
      <m:oMath>
        <m:r>
          <m:rPr>
            <m:sty m:val="bi"/>
          </m:rPr>
          <m:t>A</m:t>
        </m:r>
      </m:oMath>
      <w:ins w:id="136" w:author="PR Preview" w:date="2026-01-01T00:00:00Z">
        <w:r>
          <w:t xml:space="preserve">:</w:t>
        </w:r>
      </w:ins>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del w:id="137" w:author="PR Preview" w:date="2026-01-01T00:00:00Z">
        <w:r>
          <w:rPr>
            <w:b/>
            <w:bCs/>
          </w:rPr>
          <w:delText xml:space="preserve">Example 25 (Two equations in two unknowns)</w:delText>
        </w:r>
      </w:del>
      <w:del w:id="138" w:author="PR Preview" w:date="2026-01-01T00:00:00Z">
        <w:r>
          <w:delText xml:space="preserve"> </w:delText>
        </w:r>
      </w:del>
      <w:del w:id="139" w:author="PR Preview" w:date="2026-01-01T00:00:00Z">
        <w:r>
          <w:delText xml:space="preserve">By</w:delText>
        </w:r>
      </w:del>
      <w:del w:id="140" w:author="PR Preview" w:date="2026-01-01T00:00:00Z">
        <w:r>
          <w:delText xml:space="preserve"> </w:delText>
        </w:r>
      </w:del>
      <w:hyperlink w:anchor="def-matvec-mult">
        <w:del w:id="141" w:author="PR Preview" w:date="2026-01-01T00:00:00Z">
          <w:r>
            <w:rPr>
              <w:rStyle w:val="Hyperlink"/>
            </w:rPr>
            <w:delText xml:space="preserve">Definition 32</w:delText>
          </w:r>
        </w:del>
      </w:hyperlink>
      <w:del w:id="142" w:author="PR Preview" w:date="2026-01-01T00:00:00Z">
        <w:r>
          <w:delText xml:space="preserve">, row</w:delText>
        </w:r>
      </w:del>
      <w:del w:id="143" w:author="PR Preview" w:date="2026-01-01T00:00:00Z">
        <w:r>
          <w:delText xml:space="preserve"> </w:delText>
        </w:r>
      </w:del>
      <m:oMath>
        <m:r>
          <m:t>i</m:t>
        </m:r>
      </m:oMath>
      <w:del w:id="144" w:author="PR Preview" w:date="2026-01-01T00:00:00Z">
        <w:r>
          <w:delText xml:space="preserve"> </w:delText>
        </w:r>
      </w:del>
      <w:del w:id="145" w:author="PR Preview" w:date="2026-01-01T00:00:00Z">
        <w:r>
          <w:delText xml:space="preserve">of</w:delText>
        </w:r>
      </w:del>
      <w:del w:id="146" w:author="PR Preview" w:date="2026-01-01T00:00:00Z">
        <w:r>
          <w:delText xml:space="preserve"> </w:delText>
        </w:r>
      </w:del>
      <w:del w:id="147" w:author="PR Preview" w:date="2026-01-01T00:00:00Z">
        <w:r>
          <w:delText xml:space="preserve">$\mathbf{A} \mathord{\smash[b]{\underset{\raise.3ex\hbox{$\scriptstyle\sim$}}{x}}\vphantom{x}}= \mathord{\smash[b]{\underset{\raise.3ex\hbox{$\scriptstyle\sim$}}{b}}\vphantom{b}}$</w:delText>
        </w:r>
      </w:del>
      <w:del w:id="148" w:author="PR Preview" w:date="2026-01-01T00:00:00Z">
        <w:r>
          <w:delText xml:space="preserve"> </w:delText>
        </w:r>
      </w:del>
      <w:del w:id="149" w:author="PR Preview" w:date="2026-01-01T00:00:00Z">
        <w:r>
          <w:delText xml:space="preserve">is the equation</w:delText>
        </w:r>
      </w:del>
      <w:del w:id="150"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151" w:author="PR Preview" w:date="2026-01-01T00:00:00Z">
        <w:r>
          <w:delText xml:space="preserve">.</w:delText>
        </w:r>
      </w:del>
      <w:del w:id="152" w:author="PR Preview" w:date="2026-01-01T00:00:00Z">
        <w:r>
          <w:delText xml:space="preserve"> </w:delText>
        </w:r>
      </w:del>
      <w:del w:id="153" w:author="PR Preview" w:date="2026-01-01T00:00:00Z">
        <w:r>
          <w:delText xml:space="preserve">So the two equations</w:delText>
        </w:r>
      </w:del>
      <w:del w:id="154"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155" w:author="PR Preview" w:date="2026-01-01T00:00:00Z">
        <w:r>
          <w:delText xml:space="preserve"> </w:delText>
        </w:r>
      </w:del>
      <w:del w:id="156" w:author="PR Preview" w:date="2026-01-01T00:00:00Z">
        <w:r>
          <w:delText xml:space="preserve">and</w:delText>
        </w:r>
      </w:del>
      <w:del w:id="157"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158" w:author="PR Preview" w:date="2026-01-01T00:00:00Z">
        <w:r>
          <w:delText xml:space="preserve"> </w:delText>
        </w:r>
      </w:del>
      <w:del w:id="159" w:author="PR Preview" w:date="2026-01-01T00:00:00Z">
        <w:r>
          <w:delText xml:space="preserve">form the linear system</w:delText>
        </w:r>
      </w:del>
      <w:del w:id="160" w:author="PR Preview" w:date="2026-01-01T00:00:00Z">
        <w:r>
          <w:delText xml:space="preserve"> </w:delText>
        </w:r>
      </w:del>
      <w:del w:id="161" w:author="PR Preview" w:date="2026-01-01T00:00:00Z">
        <w:r>
          <w:delText xml:space="preserve">$\begin{bmatrix} 1 &amp; 2 \\ 3 &amp; 4 \end{bmatrix} \mathord{\smash[b]{\underset{\raise.3ex\hbox{$\scriptstyle\sim$}}{x}}\vphantom{x}}= \begin{bmatrix} 5 \\ 6 \end{bmatrix}$</w:delText>
        </w:r>
      </w:del>
      <w:del w:id="162" w:author="PR Preview" w:date="2026-01-01T00:00:00Z">
        <w:r>
          <w:delText xml:space="preserve">.</w:delText>
        </w:r>
      </w:del>
      <w:del w:id="163" w:author="PR Preview" w:date="2026-01-01T00:00:00Z">
        <w:r>
          <w:delText xml:space="preserve"> </w:delText>
        </w:r>
      </w:del>
      <w:del w:id="164" w:author="PR Preview" w:date="2026-01-01T00:00:00Z">
        <w:r>
          <w:delText xml:space="preserve">The vector</w:delText>
        </w:r>
      </w:del>
      <w:del w:id="165" w:author="PR Preview" w:date="2026-01-01T00:00:00Z">
        <w:r>
          <w:delText xml:space="preserve"> </w:delText>
        </w:r>
      </w:del>
      <w:del w:id="166" w:author="PR Preview" w:date="2026-01-01T00:00:00Z">
        <w:r>
          <w:delText xml:space="preserve">$\mathord{\smash[b]{\underset{\raise.3ex\hbox{$\scriptstyle\sim$}}{x}}\vphantom{x}}= (-4, 4.5)$</w:delText>
        </w:r>
      </w:del>
      <w:del w:id="167" w:author="PR Preview" w:date="2026-01-01T00:00:00Z">
        <w:r>
          <w:delText xml:space="preserve"> </w:delText>
        </w:r>
      </w:del>
      <w:del w:id="168" w:author="PR Preview" w:date="2026-01-01T00:00:00Z">
        <w:r>
          <w:delText xml:space="preserve">is a solution:</w:delText>
        </w:r>
      </w:del>
    </w:p>
    <w:p>
      <w:pPr>
        <w:pStyle w:val="BodyText"/>
      </w:pPr>
      <w:ins w:id="169" w:author="PR Preview" w:date="2026-01-01T00:00:00Z">
        <w:r>
          <w:rPr>
            <w:b/>
            <w:bCs/>
          </w:rPr>
          <w:t xml:space="preserve">Example 24 (Two equations in two unknowns)</w:t>
        </w:r>
      </w:ins>
      <w:ins w:id="170" w:author="PR Preview" w:date="2026-01-01T00:00:00Z">
        <w:r>
          <w:t xml:space="preserve"> </w:t>
        </w:r>
      </w:ins>
      <w:ins w:id="171" w:author="PR Preview" w:date="2026-01-01T00:00:00Z">
        <w:r>
          <w:t xml:space="preserve">By</w:t>
        </w:r>
      </w:ins>
      <w:ins w:id="172" w:author="PR Preview" w:date="2026-01-01T00:00:00Z">
        <w:r>
          <w:t xml:space="preserve"> </w:t>
        </w:r>
      </w:ins>
      <w:hyperlink w:anchor="def-matvec-mult">
        <w:ins w:id="173" w:author="PR Preview" w:date="2026-01-01T00:00:00Z">
          <w:r>
            <w:rPr>
              <w:rStyle w:val="Hyperlink"/>
            </w:rPr>
            <w:t xml:space="preserve">Definition 32</w:t>
          </w:r>
        </w:ins>
      </w:hyperlink>
      <w:ins w:id="174" w:author="PR Preview" w:date="2026-01-01T00:00:00Z">
        <w:r>
          <w:t xml:space="preserve">, row</w:t>
        </w:r>
      </w:ins>
      <w:ins w:id="175" w:author="PR Preview" w:date="2026-01-01T00:00:00Z">
        <w:r>
          <w:t xml:space="preserve"> </w:t>
        </w:r>
      </w:ins>
      <m:oMath>
        <m:r>
          <m:t>i</m:t>
        </m:r>
      </m:oMath>
      <w:ins w:id="176" w:author="PR Preview" w:date="2026-01-01T00:00:00Z">
        <w:r>
          <w:t xml:space="preserve"> </w:t>
        </w:r>
      </w:ins>
      <w:ins w:id="177" w:author="PR Preview" w:date="2026-01-01T00:00:00Z">
        <w:r>
          <w:t xml:space="preserve">of</w:t>
        </w:r>
      </w:ins>
      <w:ins w:id="178" w:author="PR Preview" w:date="2026-01-01T00:00:00Z">
        <w:r>
          <w:t xml:space="preserve"> </w:t>
        </w:r>
      </w:ins>
      <w:ins w:id="179" w:author="PR Preview" w:date="2026-01-01T00:00:00Z">
        <w:r>
          <w:t xml:space="preserve">$\mathbf{A} \mathord{\smash[b]{\underset{\raise.3ex\hbox{$\scriptstyle\sim$}}{x}}\vphantom{x}}= \mathord{\smash[b]{\underset{\raise.3ex\hbox{$\scriptstyle\sim$}}{b}}\vphantom{b}}$</w:t>
        </w:r>
      </w:ins>
      <w:ins w:id="180" w:author="PR Preview" w:date="2026-01-01T00:00:00Z">
        <w:r>
          <w:t xml:space="preserve"> </w:t>
        </w:r>
      </w:ins>
      <w:ins w:id="181" w:author="PR Preview" w:date="2026-01-01T00:00:00Z">
        <w:r>
          <w:t xml:space="preserve">is the equation</w:t>
        </w:r>
      </w:ins>
      <w:ins w:id="182"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183" w:author="PR Preview" w:date="2026-01-01T00:00:00Z">
        <w:r>
          <w:t xml:space="preserve">.</w:t>
        </w:r>
      </w:ins>
      <w:ins w:id="184" w:author="PR Preview" w:date="2026-01-01T00:00:00Z">
        <w:r>
          <w:t xml:space="preserve"> </w:t>
        </w:r>
      </w:ins>
      <w:ins w:id="185" w:author="PR Preview" w:date="2026-01-01T00:00:00Z">
        <w:r>
          <w:t xml:space="preserve">So the two equations</w:t>
        </w:r>
      </w:ins>
      <w:ins w:id="186"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187" w:author="PR Preview" w:date="2026-01-01T00:00:00Z">
        <w:r>
          <w:t xml:space="preserve"> </w:t>
        </w:r>
      </w:ins>
      <w:ins w:id="188" w:author="PR Preview" w:date="2026-01-01T00:00:00Z">
        <w:r>
          <w:t xml:space="preserve">and</w:t>
        </w:r>
      </w:ins>
      <w:ins w:id="189"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190" w:author="PR Preview" w:date="2026-01-01T00:00:00Z">
        <w:r>
          <w:t xml:space="preserve"> </w:t>
        </w:r>
      </w:ins>
      <w:ins w:id="191" w:author="PR Preview" w:date="2026-01-01T00:00:00Z">
        <w:r>
          <w:t xml:space="preserve">form the linear system</w:t>
        </w:r>
      </w:ins>
      <w:ins w:id="192" w:author="PR Preview" w:date="2026-01-01T00:00:00Z">
        <w:r>
          <w:t xml:space="preserve"> </w:t>
        </w:r>
      </w:ins>
      <w:ins w:id="193" w:author="PR Preview" w:date="2026-01-01T00:00:00Z">
        <w:r>
          <w:t xml:space="preserve">$\begin{bmatrix} 1 &amp; 2 \\ 3 &amp; 4 \end{bmatrix} \mathord{\smash[b]{\underset{\raise.3ex\hbox{$\scriptstyle\sim$}}{x}}\vphantom{x}}= \begin{bmatrix} 5 \\ 6 \end{bmatrix}$</w:t>
        </w:r>
      </w:ins>
      <w:ins w:id="194" w:author="PR Preview" w:date="2026-01-01T00:00:00Z">
        <w:r>
          <w:t xml:space="preserve">.</w:t>
        </w:r>
      </w:ins>
      <w:ins w:id="195" w:author="PR Preview" w:date="2026-01-01T00:00:00Z">
        <w:r>
          <w:t xml:space="preserve"> </w:t>
        </w:r>
      </w:ins>
      <w:ins w:id="196" w:author="PR Preview" w:date="2026-01-01T00:00:00Z">
        <w:r>
          <w:t xml:space="preserve">The vector</w:t>
        </w:r>
      </w:ins>
      <w:ins w:id="197" w:author="PR Preview" w:date="2026-01-01T00:00:00Z">
        <w:r>
          <w:t xml:space="preserve"> </w:t>
        </w:r>
      </w:ins>
      <w:ins w:id="198" w:author="PR Preview" w:date="2026-01-01T00:00:00Z">
        <w:r>
          <w:t xml:space="preserve">$\mathord{\smash[b]{\underset{\raise.3ex\hbox{$\scriptstyle\sim$}}{x}}\vphantom{x}}= (-4, 4.5)$</w:t>
        </w:r>
      </w:ins>
      <w:ins w:id="199" w:author="PR Preview" w:date="2026-01-01T00:00:00Z">
        <w:r>
          <w:t xml:space="preserve"> </w:t>
        </w:r>
      </w:ins>
      <w:ins w:id="200"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del w:id="201" w:author="PR Preview" w:date="2026-01-01T00:00:00Z">
        <w:r>
          <w:rPr>
            <w:b/>
            <w:bCs/>
          </w:rPr>
          <w:delText xml:space="preserve">Example 26 (A linear map, and two functions that are not)</w:delText>
        </w:r>
      </w:del>
      <w:del w:id="202" w:author="PR Preview" w:date="2026-01-01T00:00:00Z">
        <w:r>
          <w:delText xml:space="preserve"> </w:delText>
        </w:r>
      </w:del>
      <w:del w:id="203" w:author="PR Preview" w:date="2026-01-01T00:00:00Z">
        <w:r>
          <w:delText xml:space="preserve"> </w:delText>
        </w:r>
      </w:del>
    </w:p>
    <w:p>
      <w:pPr>
        <w:pStyle w:val="FirstParagraph"/>
      </w:pPr>
      <w:ins w:id="204" w:author="PR Preview" w:date="2026-01-01T00:00:00Z">
        <w:r>
          <w:rPr>
            <w:b/>
            <w:bCs/>
          </w:rPr>
          <w:t xml:space="preserve">Example 25 (A linear map, and two functions that are not)</w:t>
        </w:r>
      </w:ins>
      <w:ins w:id="205" w:author="PR Preview" w:date="2026-01-01T00:00:00Z">
        <w:r>
          <w:t xml:space="preserve"> </w:t>
        </w:r>
      </w:ins>
      <w:ins w:id="206" w:author="PR Preview" w:date="2026-01-01T00:00:00Z">
        <w:r>
          <w:t xml:space="preserve"> </w:t>
        </w:r>
      </w:ins>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del w:id="207" w:author="PR Preview" w:date="2026-01-01T00:00:00Z">
        <w:r>
          <w:rPr>
            <w:b/>
            <w:bCs/>
          </w:rPr>
          <w:delText xml:space="preserve">Example 27 (A linear operator, and a linear map that is not one)</w:delText>
        </w:r>
      </w:del>
      <w:del w:id="208" w:author="PR Preview" w:date="2026-01-01T00:00:00Z">
        <w:r>
          <w:delText xml:space="preserve"> </w:delText>
        </w:r>
      </w:del>
      <w:del w:id="209" w:author="PR Preview" w:date="2026-01-01T00:00:00Z">
        <w:r>
          <w:delText xml:space="preserve">The map</w:delText>
        </w:r>
      </w:del>
      <w:del w:id="210" w:author="PR Preview" w:date="2026-01-01T00:00:00Z">
        <w:r>
          <w:delText xml:space="preserve"> </w:delText>
        </w:r>
      </w:del>
      <w:del w:id="211" w:author="PR Preview" w:date="2026-01-01T00:00:00Z">
        <w:r>
          <w:delText xml:space="preserve">$f(\mathord{\smash[b]{\underset{\raise.3ex\hbox{$\scriptstyle\sim$}}{x}}\vphantom{x}}) = (2 x_1,\ x_1 + x_2)$</w:delText>
        </w:r>
      </w:del>
      <w:del w:id="212" w:author="PR Preview" w:date="2026-01-01T00:00:00Z">
        <w:r>
          <w:delText xml:space="preserve"> </w:delText>
        </w:r>
      </w:del>
      <w:del w:id="213" w:author="PR Preview" w:date="2026-01-01T00:00:00Z">
        <w:r>
          <w:delText xml:space="preserve">from</w:delText>
        </w:r>
      </w:del>
      <w:del w:id="214" w:author="PR Preview" w:date="2026-01-01T00:00:00Z">
        <w:r>
          <w:delText xml:space="preserve"> </w:delText>
        </w:r>
      </w:del>
      <w:hyperlink w:anchor="exm-linear-map">
        <w:del w:id="215" w:author="PR Preview" w:date="2026-01-01T00:00:00Z">
          <w:r>
            <w:rPr>
              <w:rStyle w:val="Hyperlink"/>
            </w:rPr>
            <w:delText xml:space="preserve">Example 26</w:delText>
          </w:r>
        </w:del>
      </w:hyperlink>
      <w:del w:id="216" w:author="PR Preview" w:date="2026-01-01T00:00:00Z">
        <w:r>
          <w:delText xml:space="preserve"> </w:delText>
        </w:r>
      </w:del>
      <w:del w:id="217" w:author="PR Preview" w:date="2026-01-01T00:00:00Z">
        <w:r>
          <w:delText xml:space="preserve">sends</w:delText>
        </w:r>
      </w:del>
      <w:del w:id="218" w:author="PR Preview" w:date="2026-01-01T00:00:00Z">
        <w:r>
          <w:delText xml:space="preserve"> </w:delText>
        </w:r>
      </w:del>
      <m:oMath>
        <m:sSup>
          <m:e>
            <m:r>
              <m:rPr>
                <m:scr m:val="double-struck"/>
                <m:sty m:val="p"/>
              </m:rPr>
              <m:t>R</m:t>
            </m:r>
          </m:e>
          <m:sup>
            <m:r>
              <m:t>2</m:t>
            </m:r>
          </m:sup>
        </m:sSup>
      </m:oMath>
      <w:del w:id="219" w:author="PR Preview" w:date="2026-01-01T00:00:00Z">
        <w:r>
          <w:delText xml:space="preserve"> </w:delText>
        </w:r>
      </w:del>
      <w:del w:id="220" w:author="PR Preview" w:date="2026-01-01T00:00:00Z">
        <w:r>
          <w:delText xml:space="preserve">to</w:delText>
        </w:r>
      </w:del>
      <w:del w:id="221" w:author="PR Preview" w:date="2026-01-01T00:00:00Z">
        <w:r>
          <w:delText xml:space="preserve"> </w:delText>
        </w:r>
      </w:del>
      <m:oMath>
        <m:sSup>
          <m:e>
            <m:r>
              <m:rPr>
                <m:scr m:val="double-struck"/>
                <m:sty m:val="p"/>
              </m:rPr>
              <m:t>R</m:t>
            </m:r>
          </m:e>
          <m:sup>
            <m:r>
              <m:t>2</m:t>
            </m:r>
          </m:sup>
        </m:sSup>
      </m:oMath>
      <w:del w:id="222" w:author="PR Preview" w:date="2026-01-01T00:00:00Z">
        <w:r>
          <w:delText xml:space="preserve">, so it is a linear operator on</w:delText>
        </w:r>
      </w:del>
      <w:del w:id="223" w:author="PR Preview" w:date="2026-01-01T00:00:00Z">
        <w:r>
          <w:delText xml:space="preserve"> </w:delText>
        </w:r>
      </w:del>
      <m:oMath>
        <m:sSup>
          <m:e>
            <m:r>
              <m:rPr>
                <m:scr m:val="double-struck"/>
                <m:sty m:val="p"/>
              </m:rPr>
              <m:t>R</m:t>
            </m:r>
          </m:e>
          <m:sup>
            <m:r>
              <m:t>2</m:t>
            </m:r>
          </m:sup>
        </m:sSup>
      </m:oMath>
      <w:del w:id="224" w:author="PR Preview" w:date="2026-01-01T00:00:00Z">
        <w:r>
          <w:delText xml:space="preserve">.</w:delText>
        </w:r>
      </w:del>
      <w:del w:id="225" w:author="PR Preview" w:date="2026-01-01T00:00:00Z">
        <w:r>
          <w:delText xml:space="preserve"> </w:delText>
        </w:r>
      </w:del>
      <w:del w:id="226" w:author="PR Preview" w:date="2026-01-01T00:00:00Z">
        <w:r>
          <w:delText xml:space="preserve">The linear map</w:delText>
        </w:r>
      </w:del>
      <w:del w:id="227" w:author="PR Preview" w:date="2026-01-01T00:00:00Z">
        <w:r>
          <w:delText xml:space="preserve"> </w:delText>
        </w:r>
      </w:del>
      <w:del w:id="228" w:author="PR Preview" w:date="2026-01-01T00:00:00Z">
        <w:r>
          <w:delText xml:space="preserve">$g(\mathord{\smash[b]{\underset{\raise.3ex\hbox{$\scriptstyle\sim$}}{x}}\vphantom{x}}) = x_1 + x_2$</w:delText>
        </w:r>
      </w:del>
      <w:del w:id="229" w:author="PR Preview" w:date="2026-01-01T00:00:00Z">
        <w:r>
          <w:delText xml:space="preserve"> </w:delText>
        </w:r>
      </w:del>
      <w:del w:id="230" w:author="PR Preview" w:date="2026-01-01T00:00:00Z">
        <w:r>
          <w:delText xml:space="preserve">sends</w:delText>
        </w:r>
      </w:del>
      <w:del w:id="231" w:author="PR Preview" w:date="2026-01-01T00:00:00Z">
        <w:r>
          <w:delText xml:space="preserve"> </w:delText>
        </w:r>
      </w:del>
      <m:oMath>
        <m:sSup>
          <m:e>
            <m:r>
              <m:rPr>
                <m:scr m:val="double-struck"/>
                <m:sty m:val="p"/>
              </m:rPr>
              <m:t>R</m:t>
            </m:r>
          </m:e>
          <m:sup>
            <m:r>
              <m:t>2</m:t>
            </m:r>
          </m:sup>
        </m:sSup>
      </m:oMath>
      <w:del w:id="232" w:author="PR Preview" w:date="2026-01-01T00:00:00Z">
        <w:r>
          <w:delText xml:space="preserve"> </w:delText>
        </w:r>
      </w:del>
      <w:del w:id="233" w:author="PR Preview" w:date="2026-01-01T00:00:00Z">
        <w:r>
          <w:delText xml:space="preserve">to</w:delText>
        </w:r>
      </w:del>
      <w:del w:id="234" w:author="PR Preview" w:date="2026-01-01T00:00:00Z">
        <w:r>
          <w:delText xml:space="preserve"> </w:delText>
        </w:r>
      </w:del>
      <m:oMath>
        <m:r>
          <m:rPr>
            <m:scr m:val="double-struck"/>
            <m:sty m:val="p"/>
          </m:rPr>
          <m:t>R</m:t>
        </m:r>
      </m:oMath>
      <w:del w:id="235" w:author="PR Preview" w:date="2026-01-01T00:00:00Z">
        <w:r>
          <w:delText xml:space="preserve">,</w:delText>
        </w:r>
      </w:del>
      <w:del w:id="236" w:author="PR Preview" w:date="2026-01-01T00:00:00Z">
        <w:r>
          <w:delText xml:space="preserve"> </w:delText>
        </w:r>
      </w:del>
      <w:del w:id="237" w:author="PR Preview" w:date="2026-01-01T00:00:00Z">
        <w:r>
          <w:delText xml:space="preserve">so it is linear but not an operator:</w:delText>
        </w:r>
      </w:del>
      <w:del w:id="238" w:author="PR Preview" w:date="2026-01-01T00:00:00Z">
        <w:r>
          <w:delText xml:space="preserve"> </w:delText>
        </w:r>
      </w:del>
      <w:del w:id="239" w:author="PR Preview" w:date="2026-01-01T00:00:00Z">
        <w:r>
          <w:delText xml:space="preserve">its outputs have length</w:delText>
        </w:r>
      </w:del>
      <w:del w:id="240" w:author="PR Preview" w:date="2026-01-01T00:00:00Z">
        <w:r>
          <w:delText xml:space="preserve"> </w:delText>
        </w:r>
      </w:del>
      <m:oMath>
        <m:r>
          <m:t>1</m:t>
        </m:r>
      </m:oMath>
      <w:del w:id="241" w:author="PR Preview" w:date="2026-01-01T00:00:00Z">
        <w:r>
          <w:delText xml:space="preserve">, not</w:delText>
        </w:r>
      </w:del>
      <w:del w:id="242" w:author="PR Preview" w:date="2026-01-01T00:00:00Z">
        <w:r>
          <w:delText xml:space="preserve"> </w:delText>
        </w:r>
      </w:del>
      <m:oMath>
        <m:r>
          <m:t>2</m:t>
        </m:r>
      </m:oMath>
      <w:del w:id="243" w:author="PR Preview" w:date="2026-01-01T00:00:00Z">
        <w:r>
          <w:delText xml:space="preserve">.</w:delText>
        </w:r>
      </w:del>
    </w:p>
    <w:p>
      <w:pPr>
        <w:pStyle w:val="BodyText"/>
      </w:pPr>
      <w:del w:id="244" w:author="PR Preview" w:date="2026-01-01T00:00:00Z">
        <w:r>
          <w:rPr>
            <w:b/>
            <w:bCs/>
          </w:rPr>
          <w:delText xml:space="preserve">Theorem 12 (A linear map sends zero to zero)</w:delText>
        </w:r>
      </w:del>
      <w:del w:id="245" w:author="PR Preview" w:date="2026-01-01T00:00:00Z">
        <w:r>
          <w:delText xml:space="preserve"> </w:delText>
        </w:r>
      </w:del>
      <w:del w:id="246" w:author="PR Preview" w:date="2026-01-01T00:00:00Z">
        <w:r>
          <w:delText xml:space="preserve">If</w:delText>
        </w:r>
      </w:del>
      <w:del w:id="247"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48" w:author="PR Preview" w:date="2026-01-01T00:00:00Z">
        <w:r>
          <w:delText xml:space="preserve"> </w:delText>
        </w:r>
      </w:del>
      <w:del w:id="249" w:author="PR Preview" w:date="2026-01-01T00:00:00Z">
        <w:r>
          <w:delText xml:space="preserve">is a linear map (</w:delText>
        </w:r>
      </w:del>
      <w:hyperlink w:anchor="def-linear-map">
        <w:del w:id="250" w:author="PR Preview" w:date="2026-01-01T00:00:00Z">
          <w:r>
            <w:rPr>
              <w:rStyle w:val="Hyperlink"/>
            </w:rPr>
            <w:delText xml:space="preserve">Definition 34</w:delText>
          </w:r>
        </w:del>
      </w:hyperlink>
      <w:del w:id="251" w:author="PR Preview" w:date="2026-01-01T00:00:00Z">
        <w:r>
          <w:delText xml:space="preserve">),</w:delText>
        </w:r>
      </w:del>
      <w:del w:id="252" w:author="PR Preview" w:date="2026-01-01T00:00:00Z">
        <w:r>
          <w:delText xml:space="preserve"> </w:delText>
        </w:r>
      </w:del>
      <w:del w:id="253" w:author="PR Preview" w:date="2026-01-01T00:00:00Z">
        <w:r>
          <w:delText xml:space="preserve">then</w:delText>
        </w:r>
      </w:del>
      <w:del w:id="254" w:author="PR Preview" w:date="2026-01-01T00:00:00Z">
        <w:r>
          <w:delText xml:space="preserve"> </w:delText>
        </w:r>
      </w:del>
      <w:del w:id="255" w:author="PR Preview" w:date="2026-01-01T00:00:00Z">
        <w:r>
          <w:delText xml:space="preserve">$f(\mathord{\smash[b]{\underset{\raise.3ex\hbox{$\scriptstyle\sim$}}{0}}\vphantom{0}}) = \mathord{\smash[b]{\underset{\raise.3ex\hbox{$\scriptstyle\sim$}}{0}}\vphantom{0}}$</w:delText>
        </w:r>
      </w:del>
      <w:del w:id="256" w:author="PR Preview" w:date="2026-01-01T00:00:00Z">
        <w:r>
          <w:delText xml:space="preserve">.</w:delText>
        </w:r>
      </w:del>
    </w:p>
    <w:p>
      <w:pPr>
        <w:pStyle w:val="BodyText"/>
      </w:pPr>
      <w:ins w:id="257" w:author="PR Preview" w:date="2026-01-01T00:00:00Z">
        <w:r>
          <w:rPr>
            <w:b/>
            <w:bCs/>
          </w:rPr>
          <w:t xml:space="preserve">Example 26 (A linear operator, and a linear map that is not one)</w:t>
        </w:r>
      </w:ins>
      <w:ins w:id="258" w:author="PR Preview" w:date="2026-01-01T00:00:00Z">
        <w:r>
          <w:t xml:space="preserve"> </w:t>
        </w:r>
      </w:ins>
      <w:ins w:id="259" w:author="PR Preview" w:date="2026-01-01T00:00:00Z">
        <w:r>
          <w:t xml:space="preserve">The map</w:t>
        </w:r>
      </w:ins>
      <w:ins w:id="260" w:author="PR Preview" w:date="2026-01-01T00:00:00Z">
        <w:r>
          <w:t xml:space="preserve"> </w:t>
        </w:r>
      </w:ins>
      <w:ins w:id="261" w:author="PR Preview" w:date="2026-01-01T00:00:00Z">
        <w:r>
          <w:t xml:space="preserve">$f(\mathord{\smash[b]{\underset{\raise.3ex\hbox{$\scriptstyle\sim$}}{x}}\vphantom{x}}) = (2 x_1,\ x_1 + x_2)$</w:t>
        </w:r>
      </w:ins>
      <w:ins w:id="262" w:author="PR Preview" w:date="2026-01-01T00:00:00Z">
        <w:r>
          <w:t xml:space="preserve"> </w:t>
        </w:r>
      </w:ins>
      <w:ins w:id="263" w:author="PR Preview" w:date="2026-01-01T00:00:00Z">
        <w:r>
          <w:t xml:space="preserve">from</w:t>
        </w:r>
      </w:ins>
      <w:ins w:id="264" w:author="PR Preview" w:date="2026-01-01T00:00:00Z">
        <w:r>
          <w:t xml:space="preserve"> </w:t>
        </w:r>
      </w:ins>
      <w:hyperlink w:anchor="exm-linear-map">
        <w:ins w:id="265" w:author="PR Preview" w:date="2026-01-01T00:00:00Z">
          <w:r>
            <w:rPr>
              <w:rStyle w:val="Hyperlink"/>
            </w:rPr>
            <w:t xml:space="preserve">Example 25</w:t>
          </w:r>
        </w:ins>
      </w:hyperlink>
      <w:ins w:id="266" w:author="PR Preview" w:date="2026-01-01T00:00:00Z">
        <w:r>
          <w:t xml:space="preserve"> </w:t>
        </w:r>
      </w:ins>
      <w:ins w:id="267" w:author="PR Preview" w:date="2026-01-01T00:00:00Z">
        <w:r>
          <w:t xml:space="preserve">sends</w:t>
        </w:r>
      </w:ins>
      <w:ins w:id="268" w:author="PR Preview" w:date="2026-01-01T00:00:00Z">
        <w:r>
          <w:t xml:space="preserve"> </w:t>
        </w:r>
      </w:ins>
      <m:oMath>
        <m:sSup>
          <m:e>
            <m:r>
              <m:rPr>
                <m:scr m:val="double-struck"/>
                <m:sty m:val="p"/>
              </m:rPr>
              <m:t>R</m:t>
            </m:r>
          </m:e>
          <m:sup>
            <m:r>
              <m:t>2</m:t>
            </m:r>
          </m:sup>
        </m:sSup>
      </m:oMath>
      <w:ins w:id="269" w:author="PR Preview" w:date="2026-01-01T00:00:00Z">
        <w:r>
          <w:t xml:space="preserve"> </w:t>
        </w:r>
      </w:ins>
      <w:ins w:id="270" w:author="PR Preview" w:date="2026-01-01T00:00:00Z">
        <w:r>
          <w:t xml:space="preserve">to</w:t>
        </w:r>
      </w:ins>
      <w:ins w:id="271" w:author="PR Preview" w:date="2026-01-01T00:00:00Z">
        <w:r>
          <w:t xml:space="preserve"> </w:t>
        </w:r>
      </w:ins>
      <m:oMath>
        <m:sSup>
          <m:e>
            <m:r>
              <m:rPr>
                <m:scr m:val="double-struck"/>
                <m:sty m:val="p"/>
              </m:rPr>
              <m:t>R</m:t>
            </m:r>
          </m:e>
          <m:sup>
            <m:r>
              <m:t>2</m:t>
            </m:r>
          </m:sup>
        </m:sSup>
      </m:oMath>
      <w:ins w:id="272" w:author="PR Preview" w:date="2026-01-01T00:00:00Z">
        <w:r>
          <w:t xml:space="preserve">, so it is a linear operator on</w:t>
        </w:r>
      </w:ins>
      <w:ins w:id="273" w:author="PR Preview" w:date="2026-01-01T00:00:00Z">
        <w:r>
          <w:t xml:space="preserve"> </w:t>
        </w:r>
      </w:ins>
      <m:oMath>
        <m:sSup>
          <m:e>
            <m:r>
              <m:rPr>
                <m:scr m:val="double-struck"/>
                <m:sty m:val="p"/>
              </m:rPr>
              <m:t>R</m:t>
            </m:r>
          </m:e>
          <m:sup>
            <m:r>
              <m:t>2</m:t>
            </m:r>
          </m:sup>
        </m:sSup>
      </m:oMath>
      <w:ins w:id="274" w:author="PR Preview" w:date="2026-01-01T00:00:00Z">
        <w:r>
          <w:t xml:space="preserve">.</w:t>
        </w:r>
      </w:ins>
      <w:ins w:id="275" w:author="PR Preview" w:date="2026-01-01T00:00:00Z">
        <w:r>
          <w:t xml:space="preserve"> </w:t>
        </w:r>
      </w:ins>
      <w:ins w:id="276" w:author="PR Preview" w:date="2026-01-01T00:00:00Z">
        <w:r>
          <w:t xml:space="preserve">The linear map</w:t>
        </w:r>
      </w:ins>
      <w:ins w:id="277" w:author="PR Preview" w:date="2026-01-01T00:00:00Z">
        <w:r>
          <w:t xml:space="preserve"> </w:t>
        </w:r>
      </w:ins>
      <w:ins w:id="278" w:author="PR Preview" w:date="2026-01-01T00:00:00Z">
        <w:r>
          <w:t xml:space="preserve">$g(\mathord{\smash[b]{\underset{\raise.3ex\hbox{$\scriptstyle\sim$}}{x}}\vphantom{x}}) = x_1 + x_2$</w:t>
        </w:r>
      </w:ins>
      <w:ins w:id="279" w:author="PR Preview" w:date="2026-01-01T00:00:00Z">
        <w:r>
          <w:t xml:space="preserve"> </w:t>
        </w:r>
      </w:ins>
      <w:ins w:id="280" w:author="PR Preview" w:date="2026-01-01T00:00:00Z">
        <w:r>
          <w:t xml:space="preserve">sends</w:t>
        </w:r>
      </w:ins>
      <w:ins w:id="281" w:author="PR Preview" w:date="2026-01-01T00:00:00Z">
        <w:r>
          <w:t xml:space="preserve"> </w:t>
        </w:r>
      </w:ins>
      <m:oMath>
        <m:sSup>
          <m:e>
            <m:r>
              <m:rPr>
                <m:scr m:val="double-struck"/>
                <m:sty m:val="p"/>
              </m:rPr>
              <m:t>R</m:t>
            </m:r>
          </m:e>
          <m:sup>
            <m:r>
              <m:t>2</m:t>
            </m:r>
          </m:sup>
        </m:sSup>
      </m:oMath>
      <w:ins w:id="282" w:author="PR Preview" w:date="2026-01-01T00:00:00Z">
        <w:r>
          <w:t xml:space="preserve"> </w:t>
        </w:r>
      </w:ins>
      <w:ins w:id="283" w:author="PR Preview" w:date="2026-01-01T00:00:00Z">
        <w:r>
          <w:t xml:space="preserve">to</w:t>
        </w:r>
      </w:ins>
      <w:ins w:id="284" w:author="PR Preview" w:date="2026-01-01T00:00:00Z">
        <w:r>
          <w:t xml:space="preserve"> </w:t>
        </w:r>
      </w:ins>
      <m:oMath>
        <m:r>
          <m:rPr>
            <m:scr m:val="double-struck"/>
            <m:sty m:val="p"/>
          </m:rPr>
          <m:t>R</m:t>
        </m:r>
      </m:oMath>
      <w:ins w:id="285" w:author="PR Preview" w:date="2026-01-01T00:00:00Z">
        <w:r>
          <w:t xml:space="preserve">,</w:t>
        </w:r>
      </w:ins>
      <w:ins w:id="286" w:author="PR Preview" w:date="2026-01-01T00:00:00Z">
        <w:r>
          <w:t xml:space="preserve"> </w:t>
        </w:r>
      </w:ins>
      <w:ins w:id="287" w:author="PR Preview" w:date="2026-01-01T00:00:00Z">
        <w:r>
          <w:t xml:space="preserve">so it is linear but not an operator:</w:t>
        </w:r>
      </w:ins>
      <w:ins w:id="288" w:author="PR Preview" w:date="2026-01-01T00:00:00Z">
        <w:r>
          <w:t xml:space="preserve"> </w:t>
        </w:r>
      </w:ins>
      <w:ins w:id="289" w:author="PR Preview" w:date="2026-01-01T00:00:00Z">
        <w:r>
          <w:t xml:space="preserve">its outputs have length</w:t>
        </w:r>
      </w:ins>
      <w:ins w:id="290" w:author="PR Preview" w:date="2026-01-01T00:00:00Z">
        <w:r>
          <w:t xml:space="preserve"> </w:t>
        </w:r>
      </w:ins>
      <m:oMath>
        <m:r>
          <m:t>1</m:t>
        </m:r>
      </m:oMath>
      <w:ins w:id="291" w:author="PR Preview" w:date="2026-01-01T00:00:00Z">
        <w:r>
          <w:t xml:space="preserve">, not</w:t>
        </w:r>
      </w:ins>
      <w:ins w:id="292" w:author="PR Preview" w:date="2026-01-01T00:00:00Z">
        <w:r>
          <w:t xml:space="preserve"> </w:t>
        </w:r>
      </w:ins>
      <m:oMath>
        <m:r>
          <m:t>2</m:t>
        </m:r>
      </m:oMath>
      <w:ins w:id="293" w:author="PR Preview" w:date="2026-01-01T00:00:00Z">
        <w:r>
          <w:t xml:space="preserve">.</w:t>
        </w:r>
      </w:ins>
    </w:p>
    <w:bookmarkEnd w:id="134"/>
    <w:bookmarkStart w:id="135" w:name="thm-linear-map-zero"/>
    <w:p>
      <w:pPr>
        <w:pStyle w:val="BodyText"/>
      </w:pPr>
      <w:ins w:id="294" w:author="PR Preview" w:date="2026-01-01T00:00:00Z">
        <w:r>
          <w:rPr>
            <w:b/>
            <w:bCs/>
          </w:rPr>
          <w:t xml:space="preserve">Theorem 11 (A linear map sends zero to zero)</w:t>
        </w:r>
      </w:ins>
      <w:ins w:id="295" w:author="PR Preview" w:date="2026-01-01T00:00:00Z">
        <w:r>
          <w:t xml:space="preserve"> </w:t>
        </w:r>
      </w:ins>
      <w:ins w:id="296" w:author="PR Preview" w:date="2026-01-01T00:00:00Z">
        <w:r>
          <w:t xml:space="preserve">If</w:t>
        </w:r>
      </w:ins>
      <w:ins w:id="29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98" w:author="PR Preview" w:date="2026-01-01T00:00:00Z">
        <w:r>
          <w:t xml:space="preserve"> </w:t>
        </w:r>
      </w:ins>
      <w:ins w:id="299" w:author="PR Preview" w:date="2026-01-01T00:00:00Z">
        <w:r>
          <w:t xml:space="preserve">is a linear map (</w:t>
        </w:r>
      </w:ins>
      <w:hyperlink w:anchor="def-linear-map">
        <w:ins w:id="300" w:author="PR Preview" w:date="2026-01-01T00:00:00Z">
          <w:r>
            <w:rPr>
              <w:rStyle w:val="Hyperlink"/>
            </w:rPr>
            <w:t xml:space="preserve">Definition 34</w:t>
          </w:r>
        </w:ins>
      </w:hyperlink>
      <w:ins w:id="301" w:author="PR Preview" w:date="2026-01-01T00:00:00Z">
        <w:r>
          <w:t xml:space="preserve">),</w:t>
        </w:r>
      </w:ins>
      <w:ins w:id="302" w:author="PR Preview" w:date="2026-01-01T00:00:00Z">
        <w:r>
          <w:t xml:space="preserve"> </w:t>
        </w:r>
      </w:ins>
      <w:ins w:id="303" w:author="PR Preview" w:date="2026-01-01T00:00:00Z">
        <w:r>
          <w:t xml:space="preserve">then</w:t>
        </w:r>
      </w:ins>
      <w:ins w:id="304" w:author="PR Preview" w:date="2026-01-01T00:00:00Z">
        <w:r>
          <w:t xml:space="preserve"> </w:t>
        </w:r>
      </w:ins>
      <w:ins w:id="305" w:author="PR Preview" w:date="2026-01-01T00:00:00Z">
        <w:r>
          <w:t xml:space="preserve">$f(\mathord{\smash[b]{\underset{\raise.3ex\hbox{$\scriptstyle\sim$}}{0}}\vphantom{0}}) = \mathord{\smash[b]{\underset{\raise.3ex\hbox{$\scriptstyle\sim$}}{0}}\vphantom{0}}$</w:t>
        </w:r>
      </w:ins>
      <w:ins w:id="306" w:author="PR Preview" w:date="2026-01-01T00:00:00Z">
        <w:r>
          <w:t xml:space="preserve">.</w:t>
        </w:r>
      </w:ins>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del w:id="307" w:author="PR Preview" w:date="2026-01-01T00:00:00Z">
        <w:r>
          <w:rPr>
            <w:b/>
            <w:bCs/>
          </w:rPr>
          <w:delText xml:space="preserve">Example 28 (Ruling out linearity at zero)</w:delText>
        </w:r>
      </w:del>
      <w:del w:id="308" w:author="PR Preview" w:date="2026-01-01T00:00:00Z">
        <w:r>
          <w:delText xml:space="preserve"> </w:delText>
        </w:r>
      </w:del>
      <w:del w:id="309" w:author="PR Preview" w:date="2026-01-01T00:00:00Z">
        <w:r>
          <w:delText xml:space="preserve">In</w:delText>
        </w:r>
      </w:del>
      <w:del w:id="310" w:author="PR Preview" w:date="2026-01-01T00:00:00Z">
        <w:r>
          <w:delText xml:space="preserve"> </w:delText>
        </w:r>
      </w:del>
      <w:hyperlink w:anchor="exm-linear-map">
        <w:del w:id="311" w:author="PR Preview" w:date="2026-01-01T00:00:00Z">
          <w:r>
            <w:rPr>
              <w:rStyle w:val="Hyperlink"/>
            </w:rPr>
            <w:delText xml:space="preserve">Example 26</w:delText>
          </w:r>
        </w:del>
      </w:hyperlink>
      <w:del w:id="312" w:author="PR Preview" w:date="2026-01-01T00:00:00Z">
        <w:r>
          <w:delText xml:space="preserve">,</w:delText>
        </w:r>
      </w:del>
      <w:del w:id="313" w:author="PR Preview" w:date="2026-01-01T00:00:00Z">
        <w:r>
          <w:delText xml:space="preserve"> </w:delText>
        </w:r>
      </w:del>
      <m:oMath>
        <m:r>
          <m:t>g</m:t>
        </m:r>
        <m:r>
          <m:rPr>
            <m:sty m:val="p"/>
          </m:rPr>
          <m:t>(</m:t>
        </m:r>
        <m:r>
          <m:t>x</m:t>
        </m:r>
        <m:r>
          <m:rPr>
            <m:sty m:val="p"/>
          </m:rPr>
          <m:t>)</m:t>
        </m:r>
        <m:r>
          <m:rPr>
            <m:sty m:val="p"/>
          </m:rPr>
          <m:t>=</m:t>
        </m:r>
        <m:r>
          <m:t>x</m:t>
        </m:r>
        <m:r>
          <m:rPr>
            <m:sty m:val="p"/>
          </m:rPr>
          <m:t>+</m:t>
        </m:r>
        <m:r>
          <m:t>1</m:t>
        </m:r>
      </m:oMath>
      <w:del w:id="314" w:author="PR Preview" w:date="2026-01-01T00:00:00Z">
        <w:r>
          <w:delText xml:space="preserve"> </w:delText>
        </w:r>
      </w:del>
      <w:del w:id="315" w:author="PR Preview" w:date="2026-01-01T00:00:00Z">
        <w:r>
          <w:delText xml:space="preserve">has</w:delText>
        </w:r>
      </w:del>
      <w:del w:id="316" w:author="PR Preview" w:date="2026-01-01T00:00:00Z">
        <w:r>
          <w:delText xml:space="preserve"> </w:delText>
        </w:r>
      </w:del>
      <m:oMath>
        <m:r>
          <m:t>g</m:t>
        </m:r>
        <m:r>
          <m:rPr>
            <m:sty m:val="p"/>
          </m:rPr>
          <m:t>(</m:t>
        </m:r>
        <m:r>
          <m:t>0</m:t>
        </m:r>
        <m:r>
          <m:rPr>
            <m:sty m:val="p"/>
          </m:rPr>
          <m:t>)</m:t>
        </m:r>
        <m:r>
          <m:rPr>
            <m:sty m:val="p"/>
          </m:rPr>
          <m:t>=</m:t>
        </m:r>
        <m:r>
          <m:t>1</m:t>
        </m:r>
        <m:r>
          <m:rPr>
            <m:sty m:val="p"/>
          </m:rPr>
          <m:t>≠</m:t>
        </m:r>
        <m:r>
          <m:t>0</m:t>
        </m:r>
      </m:oMath>
      <w:del w:id="317" w:author="PR Preview" w:date="2026-01-01T00:00:00Z">
        <w:r>
          <w:delText xml:space="preserve">,</w:delText>
        </w:r>
      </w:del>
      <w:del w:id="318" w:author="PR Preview" w:date="2026-01-01T00:00:00Z">
        <w:r>
          <w:delText xml:space="preserve"> </w:delText>
        </w:r>
      </w:del>
      <w:del w:id="319" w:author="PR Preview" w:date="2026-01-01T00:00:00Z">
        <w:r>
          <w:delText xml:space="preserve">so by</w:delText>
        </w:r>
      </w:del>
      <w:del w:id="320" w:author="PR Preview" w:date="2026-01-01T00:00:00Z">
        <w:r>
          <w:delText xml:space="preserve"> </w:delText>
        </w:r>
      </w:del>
      <w:hyperlink w:anchor="thm-linear-map-zero">
        <w:del w:id="321" w:author="PR Preview" w:date="2026-01-01T00:00:00Z">
          <w:r>
            <w:rPr>
              <w:rStyle w:val="Hyperlink"/>
            </w:rPr>
            <w:delText xml:space="preserve">Theorem 12</w:delText>
          </w:r>
        </w:del>
      </w:hyperlink>
      <w:del w:id="322" w:author="PR Preview" w:date="2026-01-01T00:00:00Z">
        <w:r>
          <w:delText xml:space="preserve"> </w:delText>
        </w:r>
      </w:del>
      <w:del w:id="323" w:author="PR Preview" w:date="2026-01-01T00:00:00Z">
        <w:r>
          <w:delText xml:space="preserve">it is not linear,</w:delText>
        </w:r>
      </w:del>
      <w:del w:id="324" w:author="PR Preview" w:date="2026-01-01T00:00:00Z">
        <w:r>
          <w:delText xml:space="preserve"> </w:delText>
        </w:r>
      </w:del>
      <w:del w:id="325" w:author="PR Preview" w:date="2026-01-01T00:00:00Z">
        <w:r>
          <w:delText xml:space="preserve">without checking additivity or homogeneity.</w:delText>
        </w:r>
      </w:del>
    </w:p>
    <w:p>
      <w:pPr>
        <w:pStyle w:val="FirstParagraph"/>
      </w:pPr>
      <w:ins w:id="326" w:author="PR Preview" w:date="2026-01-01T00:00:00Z">
        <w:r>
          <w:rPr>
            <w:b/>
            <w:bCs/>
          </w:rPr>
          <w:t xml:space="preserve">Example 27 (Ruling out linearity at zero)</w:t>
        </w:r>
      </w:ins>
      <w:ins w:id="327" w:author="PR Preview" w:date="2026-01-01T00:00:00Z">
        <w:r>
          <w:t xml:space="preserve"> </w:t>
        </w:r>
      </w:ins>
      <w:ins w:id="328" w:author="PR Preview" w:date="2026-01-01T00:00:00Z">
        <w:r>
          <w:t xml:space="preserve">In</w:t>
        </w:r>
      </w:ins>
      <w:ins w:id="329" w:author="PR Preview" w:date="2026-01-01T00:00:00Z">
        <w:r>
          <w:t xml:space="preserve"> </w:t>
        </w:r>
      </w:ins>
      <w:hyperlink w:anchor="exm-linear-map">
        <w:ins w:id="330" w:author="PR Preview" w:date="2026-01-01T00:00:00Z">
          <w:r>
            <w:rPr>
              <w:rStyle w:val="Hyperlink"/>
            </w:rPr>
            <w:t xml:space="preserve">Example 25</w:t>
          </w:r>
        </w:ins>
      </w:hyperlink>
      <w:ins w:id="331" w:author="PR Preview" w:date="2026-01-01T00:00:00Z">
        <w:r>
          <w:t xml:space="preserve">,</w:t>
        </w:r>
      </w:ins>
      <w:ins w:id="332" w:author="PR Preview" w:date="2026-01-01T00:00:00Z">
        <w:r>
          <w:t xml:space="preserve"> </w:t>
        </w:r>
      </w:ins>
      <m:oMath>
        <m:r>
          <m:t>g</m:t>
        </m:r>
        <m:r>
          <m:rPr>
            <m:sty m:val="p"/>
          </m:rPr>
          <m:t>(</m:t>
        </m:r>
        <m:r>
          <m:t>x</m:t>
        </m:r>
        <m:r>
          <m:rPr>
            <m:sty m:val="p"/>
          </m:rPr>
          <m:t>)</m:t>
        </m:r>
        <m:r>
          <m:rPr>
            <m:sty m:val="p"/>
          </m:rPr>
          <m:t>=</m:t>
        </m:r>
        <m:r>
          <m:t>x</m:t>
        </m:r>
        <m:r>
          <m:rPr>
            <m:sty m:val="p"/>
          </m:rPr>
          <m:t>+</m:t>
        </m:r>
        <m:r>
          <m:t>1</m:t>
        </m:r>
      </m:oMath>
      <w:ins w:id="333" w:author="PR Preview" w:date="2026-01-01T00:00:00Z">
        <w:r>
          <w:t xml:space="preserve"> </w:t>
        </w:r>
      </w:ins>
      <w:ins w:id="334" w:author="PR Preview" w:date="2026-01-01T00:00:00Z">
        <w:r>
          <w:t xml:space="preserve">has</w:t>
        </w:r>
      </w:ins>
      <w:ins w:id="335" w:author="PR Preview" w:date="2026-01-01T00:00:00Z">
        <w:r>
          <w:t xml:space="preserve"> </w:t>
        </w:r>
      </w:ins>
      <m:oMath>
        <m:r>
          <m:t>g</m:t>
        </m:r>
        <m:r>
          <m:rPr>
            <m:sty m:val="p"/>
          </m:rPr>
          <m:t>(</m:t>
        </m:r>
        <m:r>
          <m:t>0</m:t>
        </m:r>
        <m:r>
          <m:rPr>
            <m:sty m:val="p"/>
          </m:rPr>
          <m:t>)</m:t>
        </m:r>
        <m:r>
          <m:rPr>
            <m:sty m:val="p"/>
          </m:rPr>
          <m:t>=</m:t>
        </m:r>
        <m:r>
          <m:t>1</m:t>
        </m:r>
        <m:r>
          <m:rPr>
            <m:sty m:val="p"/>
          </m:rPr>
          <m:t>≠</m:t>
        </m:r>
        <m:r>
          <m:t>0</m:t>
        </m:r>
      </m:oMath>
      <w:ins w:id="336" w:author="PR Preview" w:date="2026-01-01T00:00:00Z">
        <w:r>
          <w:t xml:space="preserve">,</w:t>
        </w:r>
      </w:ins>
      <w:ins w:id="337" w:author="PR Preview" w:date="2026-01-01T00:00:00Z">
        <w:r>
          <w:t xml:space="preserve"> </w:t>
        </w:r>
      </w:ins>
      <w:ins w:id="338" w:author="PR Preview" w:date="2026-01-01T00:00:00Z">
        <w:r>
          <w:t xml:space="preserve">so by</w:t>
        </w:r>
      </w:ins>
      <w:ins w:id="339" w:author="PR Preview" w:date="2026-01-01T00:00:00Z">
        <w:r>
          <w:t xml:space="preserve"> </w:t>
        </w:r>
      </w:ins>
      <w:hyperlink w:anchor="thm-linear-map-zero">
        <w:ins w:id="340" w:author="PR Preview" w:date="2026-01-01T00:00:00Z">
          <w:r>
            <w:rPr>
              <w:rStyle w:val="Hyperlink"/>
            </w:rPr>
            <w:t xml:space="preserve">Theorem 11</w:t>
          </w:r>
        </w:ins>
      </w:hyperlink>
      <w:ins w:id="341" w:author="PR Preview" w:date="2026-01-01T00:00:00Z">
        <w:r>
          <w:t xml:space="preserve"> </w:t>
        </w:r>
      </w:ins>
      <w:ins w:id="342" w:author="PR Preview" w:date="2026-01-01T00:00:00Z">
        <w:r>
          <w:t xml:space="preserve">it is not linear,</w:t>
        </w:r>
      </w:ins>
      <w:ins w:id="343" w:author="PR Preview" w:date="2026-01-01T00:00:00Z">
        <w:r>
          <w:t xml:space="preserve"> </w:t>
        </w:r>
      </w:ins>
      <w:ins w:id="344" w:author="PR Preview" w:date="2026-01-01T00:00:00Z">
        <w:r>
          <w:t xml:space="preserve">without checking additivity or homogeneity.</w:t>
        </w:r>
      </w:ins>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del w:id="345" w:author="PR Preview" w:date="2026-01-01T00:00:00Z">
        <w:r>
          <w:rPr>
            <w:b/>
            <w:bCs/>
          </w:rPr>
          <w:delText xml:space="preserve">Theorem 13 (Multiplying by a matrix is a linear map)</w:delText>
        </w:r>
      </w:del>
      <w:del w:id="346" w:author="PR Preview" w:date="2026-01-01T00:00:00Z">
        <w:r>
          <w:delText xml:space="preserve"> </w:delText>
        </w:r>
      </w:del>
      <w:del w:id="347" w:author="PR Preview" w:date="2026-01-01T00:00:00Z">
        <w:r>
          <w:delText xml:space="preserve">For any</w:delText>
        </w:r>
      </w:del>
      <w:del w:id="348" w:author="PR Preview" w:date="2026-01-01T00:00:00Z">
        <w:r>
          <w:delText xml:space="preserve"> </w:delText>
        </w:r>
      </w:del>
      <m:oMath>
        <m:r>
          <m:t>m</m:t>
        </m:r>
        <m:r>
          <m:rPr>
            <m:sty m:val="p"/>
          </m:rPr>
          <m:t>×</m:t>
        </m:r>
        <m:r>
          <m:t>p</m:t>
        </m:r>
      </m:oMath>
      <w:del w:id="349" w:author="PR Preview" w:date="2026-01-01T00:00:00Z">
        <w:r>
          <w:delText xml:space="preserve"> </w:delText>
        </w:r>
      </w:del>
      <w:del w:id="350" w:author="PR Preview" w:date="2026-01-01T00:00:00Z">
        <w:r>
          <w:delText xml:space="preserve">matrix</w:delText>
        </w:r>
      </w:del>
      <w:del w:id="351" w:author="PR Preview" w:date="2026-01-01T00:00:00Z">
        <w:r>
          <w:delText xml:space="preserve"> </w:delText>
        </w:r>
      </w:del>
      <m:oMath>
        <m:r>
          <m:rPr>
            <m:sty m:val="bi"/>
          </m:rPr>
          <m:t>A</m:t>
        </m:r>
      </m:oMath>
      <w:del w:id="352" w:author="PR Preview" w:date="2026-01-01T00:00:00Z">
        <w:r>
          <w:delText xml:space="preserve">,</w:delText>
        </w:r>
      </w:del>
      <w:del w:id="353" w:author="PR Preview" w:date="2026-01-01T00:00:00Z">
        <w:r>
          <w:delText xml:space="preserve"> </w:delText>
        </w:r>
      </w:del>
      <w:del w:id="354" w:author="PR Preview" w:date="2026-01-01T00:00:00Z">
        <w:r>
          <w:delText xml:space="preserve">the function</w:delText>
        </w:r>
      </w:del>
      <w:del w:id="355"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56" w:author="PR Preview" w:date="2026-01-01T00:00:00Z">
        <w:r>
          <w:delText xml:space="preserve"> </w:delText>
        </w:r>
      </w:del>
      <w:del w:id="357" w:author="PR Preview" w:date="2026-01-01T00:00:00Z">
        <w:r>
          <w:delText xml:space="preserve">defined by</w:delText>
        </w:r>
      </w:del>
      <w:del w:id="358" w:author="PR Preview" w:date="2026-01-01T00:00:00Z">
        <w:r>
          <w:delText xml:space="preserve"> </w:delText>
        </w:r>
      </w:del>
      <w:del w:id="359" w:author="PR Preview" w:date="2026-01-01T00:00:00Z">
        <w:r>
          <w:delText xml:space="preserve">$f(\mathord{\smash[b]{\underset{\raise.3ex\hbox{$\scriptstyle\sim$}}{x}}\vphantom{x}}) = \mathbf{A}\mathord{\smash[b]{\underset{\raise.3ex\hbox{$\scriptstyle\sim$}}{x}}\vphantom{x}}$</w:delText>
        </w:r>
      </w:del>
      <w:del w:id="360" w:author="PR Preview" w:date="2026-01-01T00:00:00Z">
        <w:r>
          <w:delText xml:space="preserve"> </w:delText>
        </w:r>
      </w:del>
      <w:del w:id="361" w:author="PR Preview" w:date="2026-01-01T00:00:00Z">
        <w:r>
          <w:delText xml:space="preserve">is a linear map (</w:delText>
        </w:r>
      </w:del>
      <w:hyperlink w:anchor="def-linear-map">
        <w:del w:id="362" w:author="PR Preview" w:date="2026-01-01T00:00:00Z">
          <w:r>
            <w:rPr>
              <w:rStyle w:val="Hyperlink"/>
            </w:rPr>
            <w:delText xml:space="preserve">Definition 34</w:delText>
          </w:r>
        </w:del>
      </w:hyperlink>
      <w:del w:id="363" w:author="PR Preview" w:date="2026-01-01T00:00:00Z">
        <w:r>
          <w:delText xml:space="preserve">).</w:delText>
        </w:r>
      </w:del>
    </w:p>
    <w:p>
      <w:pPr>
        <w:pStyle w:val="BodyText"/>
      </w:pPr>
      <w:ins w:id="364" w:author="PR Preview" w:date="2026-01-01T00:00:00Z">
        <w:r>
          <w:rPr>
            <w:b/>
            <w:bCs/>
          </w:rPr>
          <w:t xml:space="preserve">Theorem 12 (Multiplying by a matrix is a linear map)</w:t>
        </w:r>
      </w:ins>
      <w:ins w:id="365" w:author="PR Preview" w:date="2026-01-01T00:00:00Z">
        <w:r>
          <w:t xml:space="preserve"> </w:t>
        </w:r>
      </w:ins>
      <w:ins w:id="366" w:author="PR Preview" w:date="2026-01-01T00:00:00Z">
        <w:r>
          <w:t xml:space="preserve">For any</w:t>
        </w:r>
      </w:ins>
      <w:ins w:id="367" w:author="PR Preview" w:date="2026-01-01T00:00:00Z">
        <w:r>
          <w:t xml:space="preserve"> </w:t>
        </w:r>
      </w:ins>
      <m:oMath>
        <m:r>
          <m:t>m</m:t>
        </m:r>
        <m:r>
          <m:rPr>
            <m:sty m:val="p"/>
          </m:rPr>
          <m:t>×</m:t>
        </m:r>
        <m:r>
          <m:t>p</m:t>
        </m:r>
      </m:oMath>
      <w:ins w:id="368" w:author="PR Preview" w:date="2026-01-01T00:00:00Z">
        <w:r>
          <w:t xml:space="preserve"> </w:t>
        </w:r>
      </w:ins>
      <w:ins w:id="369" w:author="PR Preview" w:date="2026-01-01T00:00:00Z">
        <w:r>
          <w:t xml:space="preserve">matrix</w:t>
        </w:r>
      </w:ins>
      <w:ins w:id="370" w:author="PR Preview" w:date="2026-01-01T00:00:00Z">
        <w:r>
          <w:t xml:space="preserve"> </w:t>
        </w:r>
      </w:ins>
      <m:oMath>
        <m:r>
          <m:rPr>
            <m:sty m:val="bi"/>
          </m:rPr>
          <m:t>A</m:t>
        </m:r>
      </m:oMath>
      <w:ins w:id="371" w:author="PR Preview" w:date="2026-01-01T00:00:00Z">
        <w:r>
          <w:t xml:space="preserve">,</w:t>
        </w:r>
      </w:ins>
      <w:ins w:id="372" w:author="PR Preview" w:date="2026-01-01T00:00:00Z">
        <w:r>
          <w:t xml:space="preserve"> </w:t>
        </w:r>
      </w:ins>
      <w:ins w:id="373" w:author="PR Preview" w:date="2026-01-01T00:00:00Z">
        <w:r>
          <w:t xml:space="preserve">the function</w:t>
        </w:r>
      </w:ins>
      <w:ins w:id="374"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75" w:author="PR Preview" w:date="2026-01-01T00:00:00Z">
        <w:r>
          <w:t xml:space="preserve"> </w:t>
        </w:r>
      </w:ins>
      <w:ins w:id="376" w:author="PR Preview" w:date="2026-01-01T00:00:00Z">
        <w:r>
          <w:t xml:space="preserve">defined by</w:t>
        </w:r>
      </w:ins>
      <w:ins w:id="377" w:author="PR Preview" w:date="2026-01-01T00:00:00Z">
        <w:r>
          <w:t xml:space="preserve"> </w:t>
        </w:r>
      </w:ins>
      <w:ins w:id="378" w:author="PR Preview" w:date="2026-01-01T00:00:00Z">
        <w:r>
          <w:t xml:space="preserve">$f(\mathord{\smash[b]{\underset{\raise.3ex\hbox{$\scriptstyle\sim$}}{x}}\vphantom{x}}) = \mathbf{A}\mathord{\smash[b]{\underset{\raise.3ex\hbox{$\scriptstyle\sim$}}{x}}\vphantom{x}}$</w:t>
        </w:r>
      </w:ins>
      <w:ins w:id="379" w:author="PR Preview" w:date="2026-01-01T00:00:00Z">
        <w:r>
          <w:t xml:space="preserve"> </w:t>
        </w:r>
      </w:ins>
      <w:ins w:id="380" w:author="PR Preview" w:date="2026-01-01T00:00:00Z">
        <w:r>
          <w:t xml:space="preserve">is a linear map (</w:t>
        </w:r>
      </w:ins>
      <w:hyperlink w:anchor="def-linear-map">
        <w:ins w:id="381" w:author="PR Preview" w:date="2026-01-01T00:00:00Z">
          <w:r>
            <w:rPr>
              <w:rStyle w:val="Hyperlink"/>
            </w:rPr>
            <w:t xml:space="preserve">Definition 34</w:t>
          </w:r>
        </w:ins>
      </w:hyperlink>
      <w:ins w:id="382" w:author="PR Preview" w:date="2026-01-01T00:00:00Z">
        <w:r>
          <w:t xml:space="preserve">).</w:t>
        </w:r>
      </w:ins>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del w:id="383" w:author="PR Preview" w:date="2026-01-01T00:00:00Z">
        <w:r>
          <w:rPr>
            <w:b/>
            <w:bCs/>
          </w:rPr>
          <w:delText xml:space="preserve">Theorem 14 (A linear map preserves linear combinations)</w:delText>
        </w:r>
      </w:del>
      <w:del w:id="384" w:author="PR Preview" w:date="2026-01-01T00:00:00Z">
        <w:r>
          <w:delText xml:space="preserve"> </w:delText>
        </w:r>
      </w:del>
      <w:del w:id="385" w:author="PR Preview" w:date="2026-01-01T00:00:00Z">
        <w:r>
          <w:delText xml:space="preserve">If</w:delText>
        </w:r>
      </w:del>
      <w:del w:id="38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87" w:author="PR Preview" w:date="2026-01-01T00:00:00Z">
        <w:r>
          <w:delText xml:space="preserve"> </w:delText>
        </w:r>
      </w:del>
      <w:del w:id="388" w:author="PR Preview" w:date="2026-01-01T00:00:00Z">
        <w:r>
          <w:delText xml:space="preserve">is a linear map (</w:delText>
        </w:r>
      </w:del>
      <w:hyperlink w:anchor="def-linear-map">
        <w:del w:id="389" w:author="PR Preview" w:date="2026-01-01T00:00:00Z">
          <w:r>
            <w:rPr>
              <w:rStyle w:val="Hyperlink"/>
            </w:rPr>
            <w:delText xml:space="preserve">Definition 34</w:delText>
          </w:r>
        </w:del>
      </w:hyperlink>
      <w:del w:id="390" w:author="PR Preview" w:date="2026-01-01T00:00:00Z">
        <w:r>
          <w:delText xml:space="preserve">),</w:delText>
        </w:r>
      </w:del>
      <w:del w:id="391" w:author="PR Preview" w:date="2026-01-01T00:00:00Z">
        <w:r>
          <w:delText xml:space="preserve"> </w:delText>
        </w:r>
      </w:del>
      <w:del w:id="392" w:author="PR Preview" w:date="2026-01-01T00:00:00Z">
        <w:r>
          <w:delText xml:space="preserve">then for any vectors</w:delText>
        </w:r>
      </w:del>
      <w:del w:id="393" w:author="PR Preview" w:date="2026-01-01T00:00:00Z">
        <w:r>
          <w:delText xml:space="preserve"> </w:delText>
        </w:r>
      </w:del>
      <w:del w:id="394" w:author="PR Preview" w:date="2026-01-01T00:00:00Z">
        <w:r>
          <w:delText xml:space="preserve">$\mathord{\smash[b]{\underset{\raise.3ex\hbox{$\scriptstyle\sim$}}{v}}\vphantom{v}}_1, \ldots, \mathord{\smash[b]{\underset{\raise.3ex\hbox{$\scriptstyle\sim$}}{v}}\vphantom{v}}_k \in \mathbb{R}^p$</w:delText>
        </w:r>
      </w:del>
      <w:del w:id="395" w:author="PR Preview" w:date="2026-01-01T00:00:00Z">
        <w:r>
          <w:delText xml:space="preserve"> </w:delText>
        </w:r>
      </w:del>
      <w:del w:id="396" w:author="PR Preview" w:date="2026-01-01T00:00:00Z">
        <w:r>
          <w:delText xml:space="preserve">and any coefficients</w:delText>
        </w:r>
      </w:del>
      <w:del w:id="397"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398" w:author="PR Preview" w:date="2026-01-01T00:00:00Z">
        <w:r>
          <w:delText xml:space="preserve">:</w:delText>
        </w:r>
      </w:del>
    </w:p>
    <w:p>
      <w:pPr>
        <w:pStyle w:val="BodyText"/>
      </w:pPr>
      <w:ins w:id="399" w:author="PR Preview" w:date="2026-01-01T00:00:00Z">
        <w:r>
          <w:rPr>
            <w:b/>
            <w:bCs/>
          </w:rPr>
          <w:t xml:space="preserve">Theorem 13 (A linear map preserves linear combinations)</w:t>
        </w:r>
      </w:ins>
      <w:ins w:id="400" w:author="PR Preview" w:date="2026-01-01T00:00:00Z">
        <w:r>
          <w:t xml:space="preserve"> </w:t>
        </w:r>
      </w:ins>
      <w:ins w:id="401" w:author="PR Preview" w:date="2026-01-01T00:00:00Z">
        <w:r>
          <w:t xml:space="preserve">If</w:t>
        </w:r>
      </w:ins>
      <w:ins w:id="40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403" w:author="PR Preview" w:date="2026-01-01T00:00:00Z">
        <w:r>
          <w:t xml:space="preserve"> </w:t>
        </w:r>
      </w:ins>
      <w:ins w:id="404" w:author="PR Preview" w:date="2026-01-01T00:00:00Z">
        <w:r>
          <w:t xml:space="preserve">is a linear map (</w:t>
        </w:r>
      </w:ins>
      <w:hyperlink w:anchor="def-linear-map">
        <w:ins w:id="405" w:author="PR Preview" w:date="2026-01-01T00:00:00Z">
          <w:r>
            <w:rPr>
              <w:rStyle w:val="Hyperlink"/>
            </w:rPr>
            <w:t xml:space="preserve">Definition 34</w:t>
          </w:r>
        </w:ins>
      </w:hyperlink>
      <w:ins w:id="406" w:author="PR Preview" w:date="2026-01-01T00:00:00Z">
        <w:r>
          <w:t xml:space="preserve">),</w:t>
        </w:r>
      </w:ins>
      <w:ins w:id="407" w:author="PR Preview" w:date="2026-01-01T00:00:00Z">
        <w:r>
          <w:t xml:space="preserve"> </w:t>
        </w:r>
      </w:ins>
      <w:ins w:id="408" w:author="PR Preview" w:date="2026-01-01T00:00:00Z">
        <w:r>
          <w:t xml:space="preserve">then for any vectors</w:t>
        </w:r>
      </w:ins>
      <w:ins w:id="409" w:author="PR Preview" w:date="2026-01-01T00:00:00Z">
        <w:r>
          <w:t xml:space="preserve"> </w:t>
        </w:r>
      </w:ins>
      <w:ins w:id="410" w:author="PR Preview" w:date="2026-01-01T00:00:00Z">
        <w:r>
          <w:t xml:space="preserve">$\mathord{\smash[b]{\underset{\raise.3ex\hbox{$\scriptstyle\sim$}}{v}}\vphantom{v}}_1, \ldots, \mathord{\smash[b]{\underset{\raise.3ex\hbox{$\scriptstyle\sim$}}{v}}\vphantom{v}}_k \in \mathbb{R}^p$</w:t>
        </w:r>
      </w:ins>
      <w:ins w:id="411" w:author="PR Preview" w:date="2026-01-01T00:00:00Z">
        <w:r>
          <w:t xml:space="preserve"> </w:t>
        </w:r>
      </w:ins>
      <w:ins w:id="412" w:author="PR Preview" w:date="2026-01-01T00:00:00Z">
        <w:r>
          <w:t xml:space="preserve">and any coefficients</w:t>
        </w:r>
      </w:ins>
      <w:ins w:id="41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414" w:author="PR Preview" w:date="2026-01-01T00:00:00Z">
        <w:r>
          <w:t xml:space="preserve">:</w:t>
        </w:r>
      </w:ins>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del w:id="415" w:author="PR Preview" w:date="2026-01-01T00:00:00Z">
        <w:r>
          <w:rPr>
            <w:b/>
            <w:bCs/>
          </w:rPr>
          <w:delText xml:space="preserve">Theorem 15 (Every linear map is multiplication by a matrix)</w:delText>
        </w:r>
      </w:del>
      <w:del w:id="416" w:author="PR Preview" w:date="2026-01-01T00:00:00Z">
        <w:r>
          <w:delText xml:space="preserve"> </w:delText>
        </w:r>
      </w:del>
      <w:del w:id="417" w:author="PR Preview" w:date="2026-01-01T00:00:00Z">
        <w:r>
          <w:delText xml:space="preserve">If</w:delText>
        </w:r>
      </w:del>
      <w:del w:id="418"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419" w:author="PR Preview" w:date="2026-01-01T00:00:00Z">
        <w:r>
          <w:delText xml:space="preserve"> </w:delText>
        </w:r>
      </w:del>
      <w:del w:id="420" w:author="PR Preview" w:date="2026-01-01T00:00:00Z">
        <w:r>
          <w:delText xml:space="preserve">is a linear map (</w:delText>
        </w:r>
      </w:del>
      <w:hyperlink w:anchor="def-linear-map">
        <w:del w:id="421" w:author="PR Preview" w:date="2026-01-01T00:00:00Z">
          <w:r>
            <w:rPr>
              <w:rStyle w:val="Hyperlink"/>
            </w:rPr>
            <w:delText xml:space="preserve">Definition 34</w:delText>
          </w:r>
        </w:del>
      </w:hyperlink>
      <w:del w:id="422" w:author="PR Preview" w:date="2026-01-01T00:00:00Z">
        <w:r>
          <w:delText xml:space="preserve">),</w:delText>
        </w:r>
      </w:del>
      <w:del w:id="423" w:author="PR Preview" w:date="2026-01-01T00:00:00Z">
        <w:r>
          <w:delText xml:space="preserve"> </w:delText>
        </w:r>
      </w:del>
      <w:del w:id="424" w:author="PR Preview" w:date="2026-01-01T00:00:00Z">
        <w:r>
          <w:delText xml:space="preserve">then there is exactly one</w:delText>
        </w:r>
      </w:del>
      <w:del w:id="425" w:author="PR Preview" w:date="2026-01-01T00:00:00Z">
        <w:r>
          <w:delText xml:space="preserve"> </w:delText>
        </w:r>
      </w:del>
      <m:oMath>
        <m:r>
          <m:t>m</m:t>
        </m:r>
        <m:r>
          <m:rPr>
            <m:sty m:val="p"/>
          </m:rPr>
          <m:t>×</m:t>
        </m:r>
        <m:r>
          <m:t>p</m:t>
        </m:r>
      </m:oMath>
      <w:del w:id="426" w:author="PR Preview" w:date="2026-01-01T00:00:00Z">
        <w:r>
          <w:delText xml:space="preserve"> </w:delText>
        </w:r>
      </w:del>
      <w:del w:id="427" w:author="PR Preview" w:date="2026-01-01T00:00:00Z">
        <w:r>
          <w:delText xml:space="preserve">matrix</w:delText>
        </w:r>
      </w:del>
      <w:del w:id="428" w:author="PR Preview" w:date="2026-01-01T00:00:00Z">
        <w:r>
          <w:delText xml:space="preserve"> </w:delText>
        </w:r>
      </w:del>
      <m:oMath>
        <m:r>
          <m:rPr>
            <m:sty m:val="bi"/>
          </m:rPr>
          <m:t>A</m:t>
        </m:r>
      </m:oMath>
      <w:del w:id="429" w:author="PR Preview" w:date="2026-01-01T00:00:00Z">
        <w:r>
          <w:delText xml:space="preserve"> </w:delText>
        </w:r>
      </w:del>
      <w:del w:id="430" w:author="PR Preview" w:date="2026-01-01T00:00:00Z">
        <w:r>
          <w:delText xml:space="preserve">such that</w:delText>
        </w:r>
      </w:del>
    </w:p>
    <w:p>
      <w:pPr>
        <w:pStyle w:val="FirstParagraph"/>
      </w:pPr>
      <w:ins w:id="431" w:author="PR Preview" w:date="2026-01-01T00:00:00Z">
        <w:r>
          <w:rPr>
            <w:b/>
            <w:bCs/>
          </w:rPr>
          <w:t xml:space="preserve">Theorem 14 (Every linear map is multiplication by a matrix)</w:t>
        </w:r>
      </w:ins>
      <w:ins w:id="432" w:author="PR Preview" w:date="2026-01-01T00:00:00Z">
        <w:r>
          <w:t xml:space="preserve"> </w:t>
        </w:r>
      </w:ins>
      <w:ins w:id="433" w:author="PR Preview" w:date="2026-01-01T00:00:00Z">
        <w:r>
          <w:t xml:space="preserve">If</w:t>
        </w:r>
      </w:ins>
      <w:ins w:id="434"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435" w:author="PR Preview" w:date="2026-01-01T00:00:00Z">
        <w:r>
          <w:t xml:space="preserve"> </w:t>
        </w:r>
      </w:ins>
      <w:ins w:id="436" w:author="PR Preview" w:date="2026-01-01T00:00:00Z">
        <w:r>
          <w:t xml:space="preserve">is a linear map (</w:t>
        </w:r>
      </w:ins>
      <w:hyperlink w:anchor="def-linear-map">
        <w:ins w:id="437" w:author="PR Preview" w:date="2026-01-01T00:00:00Z">
          <w:r>
            <w:rPr>
              <w:rStyle w:val="Hyperlink"/>
            </w:rPr>
            <w:t xml:space="preserve">Definition 34</w:t>
          </w:r>
        </w:ins>
      </w:hyperlink>
      <w:ins w:id="438" w:author="PR Preview" w:date="2026-01-01T00:00:00Z">
        <w:r>
          <w:t xml:space="preserve">),</w:t>
        </w:r>
      </w:ins>
      <w:ins w:id="439" w:author="PR Preview" w:date="2026-01-01T00:00:00Z">
        <w:r>
          <w:t xml:space="preserve"> </w:t>
        </w:r>
      </w:ins>
      <w:ins w:id="440" w:author="PR Preview" w:date="2026-01-01T00:00:00Z">
        <w:r>
          <w:t xml:space="preserve">then there is exactly one</w:t>
        </w:r>
      </w:ins>
      <w:ins w:id="441" w:author="PR Preview" w:date="2026-01-01T00:00:00Z">
        <w:r>
          <w:t xml:space="preserve"> </w:t>
        </w:r>
      </w:ins>
      <m:oMath>
        <m:r>
          <m:t>m</m:t>
        </m:r>
        <m:r>
          <m:rPr>
            <m:sty m:val="p"/>
          </m:rPr>
          <m:t>×</m:t>
        </m:r>
        <m:r>
          <m:t>p</m:t>
        </m:r>
      </m:oMath>
      <w:ins w:id="442" w:author="PR Preview" w:date="2026-01-01T00:00:00Z">
        <w:r>
          <w:t xml:space="preserve"> </w:t>
        </w:r>
      </w:ins>
      <w:ins w:id="443" w:author="PR Preview" w:date="2026-01-01T00:00:00Z">
        <w:r>
          <w:t xml:space="preserve">matrix</w:t>
        </w:r>
      </w:ins>
      <w:ins w:id="444" w:author="PR Preview" w:date="2026-01-01T00:00:00Z">
        <w:r>
          <w:t xml:space="preserve"> </w:t>
        </w:r>
      </w:ins>
      <m:oMath>
        <m:r>
          <m:rPr>
            <m:sty m:val="bi"/>
          </m:rPr>
          <m:t>A</m:t>
        </m:r>
      </m:oMath>
      <w:ins w:id="445" w:author="PR Preview" w:date="2026-01-01T00:00:00Z">
        <w:r>
          <w:t xml:space="preserve"> </w:t>
        </w:r>
      </w:ins>
      <w:ins w:id="446" w:author="PR Preview" w:date="2026-01-01T00:00:00Z">
        <w:r>
          <w:t xml:space="preserve">such that</w:t>
        </w:r>
      </w:ins>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447" w:author="PR Preview" w:date="2026-01-01T00:00:00Z">
        <w:r>
          <w:delTex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delText>
        </w:r>
      </w:del>
    </w:p>
    <w:p>
      <w:pPr>
        <w:pStyle w:val="BodyText"/>
      </w:pPr>
      <w:ins w:id="448" w:author="PR Preview" w:date="2026-01-01T00:00:00Z">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ins>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del w:id="449" w:author="PR Preview" w:date="2026-01-01T00:00:00Z">
        <w:r>
          <w:rPr>
            <w:b/>
            <w:bCs/>
          </w:rPr>
          <w:delText xml:space="preserve">Definition 36 (Matrix of a linear map)</w:delText>
        </w:r>
      </w:del>
      <w:del w:id="450" w:author="PR Preview" w:date="2026-01-01T00:00:00Z">
        <w:r>
          <w:delText xml:space="preserve"> </w:delText>
        </w:r>
      </w:del>
      <w:del w:id="451" w:author="PR Preview" w:date="2026-01-01T00:00:00Z">
        <w:r>
          <w:delText xml:space="preserve">The</w:delText>
        </w:r>
      </w:del>
      <w:del w:id="452" w:author="PR Preview" w:date="2026-01-01T00:00:00Z">
        <w:r>
          <w:delText xml:space="preserve"> </w:delText>
        </w:r>
      </w:del>
      <w:del w:id="453" w:author="PR Preview" w:date="2026-01-01T00:00:00Z">
        <w:r>
          <w:rPr>
            <w:b/>
            <w:bCs/>
          </w:rPr>
          <w:delText xml:space="preserve">matrix of</w:delText>
        </w:r>
      </w:del>
      <w:del w:id="454" w:author="PR Preview" w:date="2026-01-01T00:00:00Z">
        <w:r>
          <w:delText xml:space="preserve"> </w:delText>
        </w:r>
      </w:del>
      <w:del w:id="455" w:author="PR Preview" w:date="2026-01-01T00:00:00Z">
        <w:r>
          <w:delText xml:space="preserve">a linear map</w:delText>
        </w:r>
      </w:del>
      <w:del w:id="45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457" w:author="PR Preview" w:date="2026-01-01T00:00:00Z">
        <w:r>
          <w:delText xml:space="preserve"> </w:delText>
        </w:r>
      </w:del>
      <w:del w:id="458" w:author="PR Preview" w:date="2026-01-01T00:00:00Z">
        <w:r>
          <w:delText xml:space="preserve">is the unique</w:delText>
        </w:r>
      </w:del>
      <w:del w:id="459" w:author="PR Preview" w:date="2026-01-01T00:00:00Z">
        <w:r>
          <w:delText xml:space="preserve"> </w:delText>
        </w:r>
      </w:del>
      <m:oMath>
        <m:r>
          <m:t>m</m:t>
        </m:r>
        <m:r>
          <m:rPr>
            <m:sty m:val="p"/>
          </m:rPr>
          <m:t>×</m:t>
        </m:r>
        <m:r>
          <m:t>p</m:t>
        </m:r>
      </m:oMath>
      <w:del w:id="460" w:author="PR Preview" w:date="2026-01-01T00:00:00Z">
        <w:r>
          <w:delText xml:space="preserve"> </w:delText>
        </w:r>
      </w:del>
      <w:del w:id="461" w:author="PR Preview" w:date="2026-01-01T00:00:00Z">
        <w:r>
          <w:delText xml:space="preserve">matrix</w:delText>
        </w:r>
      </w:del>
      <w:del w:id="462" w:author="PR Preview" w:date="2026-01-01T00:00:00Z">
        <w:r>
          <w:delText xml:space="preserve"> </w:delText>
        </w:r>
      </w:del>
      <m:oMath>
        <m:r>
          <m:rPr>
            <m:sty m:val="bi"/>
          </m:rPr>
          <m:t>A</m:t>
        </m:r>
      </m:oMath>
      <w:del w:id="463" w:author="PR Preview" w:date="2026-01-01T00:00:00Z">
        <w:r>
          <w:delText xml:space="preserve"> </w:delText>
        </w:r>
      </w:del>
      <w:del w:id="464" w:author="PR Preview" w:date="2026-01-01T00:00:00Z">
        <w:r>
          <w:delText xml:space="preserve">with</w:delText>
        </w:r>
      </w:del>
      <w:del w:id="465" w:author="PR Preview" w:date="2026-01-01T00:00:00Z">
        <w:r>
          <w:delText xml:space="preserve"> </w:delText>
        </w:r>
      </w:del>
      <w:del w:id="466" w:author="PR Preview" w:date="2026-01-01T00:00:00Z">
        <w:r>
          <w:delText xml:space="preserve">$f(\mathord{\smash[b]{\underset{\raise.3ex\hbox{$\scriptstyle\sim$}}{x}}\vphantom{x}}) = \mathbf{A}\mathord{\smash[b]{\underset{\raise.3ex\hbox{$\scriptstyle\sim$}}{x}}\vphantom{x}}$</w:delText>
        </w:r>
      </w:del>
      <w:del w:id="467" w:author="PR Preview" w:date="2026-01-01T00:00:00Z">
        <w:r>
          <w:delText xml:space="preserve"> </w:delText>
        </w:r>
      </w:del>
      <w:del w:id="468" w:author="PR Preview" w:date="2026-01-01T00:00:00Z">
        <w:r>
          <w:delText xml:space="preserve">for all</w:delText>
        </w:r>
      </w:del>
      <w:del w:id="469" w:author="PR Preview" w:date="2026-01-01T00:00:00Z">
        <w:r>
          <w:delText xml:space="preserve"> </w:delText>
        </w:r>
      </w:del>
      <w:del w:id="470" w:author="PR Preview" w:date="2026-01-01T00:00:00Z">
        <w:r>
          <w:delText xml:space="preserve">$\mathord{\smash[b]{\underset{\raise.3ex\hbox{$\scriptstyle\sim$}}{x}}\vphantom{x}}$</w:delText>
        </w:r>
      </w:del>
      <w:del w:id="471" w:author="PR Preview" w:date="2026-01-01T00:00:00Z">
        <w:r>
          <w:delText xml:space="preserve"> </w:delText>
        </w:r>
      </w:del>
      <w:del w:id="472" w:author="PR Preview" w:date="2026-01-01T00:00:00Z">
        <w:r>
          <w:delText xml:space="preserve">(</w:delText>
        </w:r>
      </w:del>
      <w:hyperlink w:anchor="thm-linear-map-matrix">
        <w:del w:id="473" w:author="PR Preview" w:date="2026-01-01T00:00:00Z">
          <w:r>
            <w:rPr>
              <w:rStyle w:val="Hyperlink"/>
            </w:rPr>
            <w:delText xml:space="preserve">Theorem 15</w:delText>
          </w:r>
        </w:del>
      </w:hyperlink>
      <w:del w:id="474" w:author="PR Preview" w:date="2026-01-01T00:00:00Z">
        <w:r>
          <w:delText xml:space="preserve">).</w:delText>
        </w:r>
      </w:del>
      <w:del w:id="475" w:author="PR Preview" w:date="2026-01-01T00:00:00Z">
        <w:r>
          <w:delText xml:space="preserve"> </w:delText>
        </w:r>
      </w:del>
      <w:del w:id="476" w:author="PR Preview" w:date="2026-01-01T00:00:00Z">
        <w:r>
          <w:delText xml:space="preserve">Its column</w:delText>
        </w:r>
      </w:del>
      <w:del w:id="477" w:author="PR Preview" w:date="2026-01-01T00:00:00Z">
        <w:r>
          <w:delText xml:space="preserve"> </w:delText>
        </w:r>
      </w:del>
      <m:oMath>
        <m:r>
          <m:t>j</m:t>
        </m:r>
      </m:oMath>
      <w:del w:id="478" w:author="PR Preview" w:date="2026-01-01T00:00:00Z">
        <w:r>
          <w:delText xml:space="preserve"> </w:delText>
        </w:r>
      </w:del>
      <w:del w:id="479" w:author="PR Preview" w:date="2026-01-01T00:00:00Z">
        <w:r>
          <w:delText xml:space="preserve">is</w:delText>
        </w:r>
      </w:del>
      <w:del w:id="480" w:author="PR Preview" w:date="2026-01-01T00:00:00Z">
        <w:r>
          <w:delText xml:space="preserve"> </w:delText>
        </w:r>
      </w:del>
      <w:del w:id="481" w:author="PR Preview" w:date="2026-01-01T00:00:00Z">
        <w:r>
          <w:delText xml:space="preserve">$f(\mathord{\smash[b]{\underset{\raise.3ex\hbox{$\scriptstyle\sim$}}{e}}\vphantom{e}}_j)$</w:delText>
        </w:r>
      </w:del>
      <w:del w:id="482" w:author="PR Preview" w:date="2026-01-01T00:00:00Z">
        <w:r>
          <w:delText xml:space="preserve">.</w:delText>
        </w:r>
      </w:del>
    </w:p>
    <w:p>
      <w:pPr>
        <w:pStyle w:val="BodyText"/>
      </w:pPr>
      <w:del w:id="483" w:author="PR Preview" w:date="2026-01-01T00:00:00Z">
        <w:r>
          <w:rPr>
            <w:b/>
            <w:bCs/>
          </w:rPr>
          <w:delText xml:space="preserve">Example 29 (Finding the matrix of a linear map)</w:delText>
        </w:r>
      </w:del>
      <w:del w:id="484" w:author="PR Preview" w:date="2026-01-01T00:00:00Z">
        <w:r>
          <w:delText xml:space="preserve"> </w:delText>
        </w:r>
      </w:del>
      <w:del w:id="485" w:author="PR Preview" w:date="2026-01-01T00:00:00Z">
        <w:r>
          <w:delText xml:space="preserve">For</w:delText>
        </w:r>
      </w:del>
      <w:del w:id="486" w:author="PR Preview" w:date="2026-01-01T00:00:00Z">
        <w:r>
          <w:delText xml:space="preserve"> </w:delText>
        </w:r>
      </w:del>
      <w:del w:id="487" w:author="PR Preview" w:date="2026-01-01T00:00:00Z">
        <w:r>
          <w:delText xml:space="preserve">$f(\mathord{\smash[b]{\underset{\raise.3ex\hbox{$\scriptstyle\sim$}}{x}}\vphantom{x}}) = (2 x_1,\ x_1 + x_2)$</w:delText>
        </w:r>
      </w:del>
      <w:del w:id="488" w:author="PR Preview" w:date="2026-01-01T00:00:00Z">
        <w:r>
          <w:delText xml:space="preserve"> </w:delText>
        </w:r>
      </w:del>
      <w:del w:id="489" w:author="PR Preview" w:date="2026-01-01T00:00:00Z">
        <w:r>
          <w:delText xml:space="preserve">from</w:delText>
        </w:r>
      </w:del>
      <w:del w:id="490" w:author="PR Preview" w:date="2026-01-01T00:00:00Z">
        <w:r>
          <w:delText xml:space="preserve"> </w:delText>
        </w:r>
      </w:del>
      <w:hyperlink w:anchor="exm-linear-map">
        <w:del w:id="491" w:author="PR Preview" w:date="2026-01-01T00:00:00Z">
          <w:r>
            <w:rPr>
              <w:rStyle w:val="Hyperlink"/>
            </w:rPr>
            <w:delText xml:space="preserve">Example 26</w:delText>
          </w:r>
        </w:del>
      </w:hyperlink>
      <w:del w:id="492" w:author="PR Preview" w:date="2026-01-01T00:00:00Z">
        <w:r>
          <w:delText xml:space="preserve">,</w:delText>
        </w:r>
      </w:del>
      <w:del w:id="493" w:author="PR Preview" w:date="2026-01-01T00:00:00Z">
        <w:r>
          <w:delText xml:space="preserve"> </w:delText>
        </w:r>
      </w:del>
      <w:del w:id="494" w:author="PR Preview" w:date="2026-01-01T00:00:00Z">
        <w:r>
          <w:delText xml:space="preserve">the values of</w:delText>
        </w:r>
      </w:del>
      <w:del w:id="495" w:author="PR Preview" w:date="2026-01-01T00:00:00Z">
        <w:r>
          <w:delText xml:space="preserve"> </w:delText>
        </w:r>
      </w:del>
      <m:oMath>
        <m:r>
          <m:t>f</m:t>
        </m:r>
      </m:oMath>
      <w:del w:id="496" w:author="PR Preview" w:date="2026-01-01T00:00:00Z">
        <w:r>
          <w:delText xml:space="preserve"> </w:delText>
        </w:r>
      </w:del>
      <w:del w:id="497" w:author="PR Preview" w:date="2026-01-01T00:00:00Z">
        <w:r>
          <w:delText xml:space="preserve">at the indicator vectors are</w:delText>
        </w:r>
      </w:del>
    </w:p>
    <w:p>
      <w:pPr>
        <w:pStyle w:val="BodyText"/>
      </w:pPr>
      <w:ins w:id="498" w:author="PR Preview" w:date="2026-01-01T00:00:00Z">
        <w:r>
          <w:rPr>
            <w:b/>
            <w:bCs/>
          </w:rPr>
          <w:t xml:space="preserve">Definition 36 (Matrix of a linear map)</w:t>
        </w:r>
      </w:ins>
      <w:ins w:id="499" w:author="PR Preview" w:date="2026-01-01T00:00:00Z">
        <w:r>
          <w:t xml:space="preserve"> </w:t>
        </w:r>
      </w:ins>
      <w:ins w:id="500" w:author="PR Preview" w:date="2026-01-01T00:00:00Z">
        <w:r>
          <w:t xml:space="preserve">The</w:t>
        </w:r>
      </w:ins>
      <w:ins w:id="501" w:author="PR Preview" w:date="2026-01-01T00:00:00Z">
        <w:r>
          <w:t xml:space="preserve"> </w:t>
        </w:r>
      </w:ins>
      <w:ins w:id="502" w:author="PR Preview" w:date="2026-01-01T00:00:00Z">
        <w:r>
          <w:rPr>
            <w:b/>
            <w:bCs/>
          </w:rPr>
          <w:t xml:space="preserve">matrix of</w:t>
        </w:r>
      </w:ins>
      <w:ins w:id="503" w:author="PR Preview" w:date="2026-01-01T00:00:00Z">
        <w:r>
          <w:t xml:space="preserve"> </w:t>
        </w:r>
      </w:ins>
      <w:ins w:id="504" w:author="PR Preview" w:date="2026-01-01T00:00:00Z">
        <w:r>
          <w:t xml:space="preserve">a linear map</w:t>
        </w:r>
      </w:ins>
      <w:ins w:id="505"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506" w:author="PR Preview" w:date="2026-01-01T00:00:00Z">
        <w:r>
          <w:t xml:space="preserve"> </w:t>
        </w:r>
      </w:ins>
      <w:ins w:id="507" w:author="PR Preview" w:date="2026-01-01T00:00:00Z">
        <w:r>
          <w:t xml:space="preserve">is the unique</w:t>
        </w:r>
      </w:ins>
      <w:ins w:id="508" w:author="PR Preview" w:date="2026-01-01T00:00:00Z">
        <w:r>
          <w:t xml:space="preserve"> </w:t>
        </w:r>
      </w:ins>
      <m:oMath>
        <m:r>
          <m:t>m</m:t>
        </m:r>
        <m:r>
          <m:rPr>
            <m:sty m:val="p"/>
          </m:rPr>
          <m:t>×</m:t>
        </m:r>
        <m:r>
          <m:t>p</m:t>
        </m:r>
      </m:oMath>
      <w:ins w:id="509" w:author="PR Preview" w:date="2026-01-01T00:00:00Z">
        <w:r>
          <w:t xml:space="preserve"> </w:t>
        </w:r>
      </w:ins>
      <w:ins w:id="510" w:author="PR Preview" w:date="2026-01-01T00:00:00Z">
        <w:r>
          <w:t xml:space="preserve">matrix</w:t>
        </w:r>
      </w:ins>
      <w:ins w:id="511" w:author="PR Preview" w:date="2026-01-01T00:00:00Z">
        <w:r>
          <w:t xml:space="preserve"> </w:t>
        </w:r>
      </w:ins>
      <m:oMath>
        <m:r>
          <m:rPr>
            <m:sty m:val="bi"/>
          </m:rPr>
          <m:t>A</m:t>
        </m:r>
      </m:oMath>
      <w:ins w:id="512" w:author="PR Preview" w:date="2026-01-01T00:00:00Z">
        <w:r>
          <w:t xml:space="preserve"> </w:t>
        </w:r>
      </w:ins>
      <w:ins w:id="513" w:author="PR Preview" w:date="2026-01-01T00:00:00Z">
        <w:r>
          <w:t xml:space="preserve">with</w:t>
        </w:r>
      </w:ins>
      <w:ins w:id="514" w:author="PR Preview" w:date="2026-01-01T00:00:00Z">
        <w:r>
          <w:t xml:space="preserve"> </w:t>
        </w:r>
      </w:ins>
      <w:ins w:id="515" w:author="PR Preview" w:date="2026-01-01T00:00:00Z">
        <w:r>
          <w:t xml:space="preserve">$f(\mathord{\smash[b]{\underset{\raise.3ex\hbox{$\scriptstyle\sim$}}{x}}\vphantom{x}}) = \mathbf{A}\mathord{\smash[b]{\underset{\raise.3ex\hbox{$\scriptstyle\sim$}}{x}}\vphantom{x}}$</w:t>
        </w:r>
      </w:ins>
      <w:ins w:id="516" w:author="PR Preview" w:date="2026-01-01T00:00:00Z">
        <w:r>
          <w:t xml:space="preserve"> </w:t>
        </w:r>
      </w:ins>
      <w:ins w:id="517" w:author="PR Preview" w:date="2026-01-01T00:00:00Z">
        <w:r>
          <w:t xml:space="preserve">for all</w:t>
        </w:r>
      </w:ins>
      <w:ins w:id="518" w:author="PR Preview" w:date="2026-01-01T00:00:00Z">
        <w:r>
          <w:t xml:space="preserve"> </w:t>
        </w:r>
      </w:ins>
      <w:ins w:id="519" w:author="PR Preview" w:date="2026-01-01T00:00:00Z">
        <w:r>
          <w:t xml:space="preserve">$\mathord{\smash[b]{\underset{\raise.3ex\hbox{$\scriptstyle\sim$}}{x}}\vphantom{x}}$</w:t>
        </w:r>
      </w:ins>
      <w:ins w:id="520" w:author="PR Preview" w:date="2026-01-01T00:00:00Z">
        <w:r>
          <w:t xml:space="preserve"> </w:t>
        </w:r>
      </w:ins>
      <w:ins w:id="521" w:author="PR Preview" w:date="2026-01-01T00:00:00Z">
        <w:r>
          <w:t xml:space="preserve">(</w:t>
        </w:r>
      </w:ins>
      <w:hyperlink w:anchor="thm-linear-map-matrix">
        <w:ins w:id="522" w:author="PR Preview" w:date="2026-01-01T00:00:00Z">
          <w:r>
            <w:rPr>
              <w:rStyle w:val="Hyperlink"/>
            </w:rPr>
            <w:t xml:space="preserve">Theorem 14</w:t>
          </w:r>
        </w:ins>
      </w:hyperlink>
      <w:ins w:id="523" w:author="PR Preview" w:date="2026-01-01T00:00:00Z">
        <w:r>
          <w:t xml:space="preserve">).</w:t>
        </w:r>
      </w:ins>
      <w:ins w:id="524" w:author="PR Preview" w:date="2026-01-01T00:00:00Z">
        <w:r>
          <w:t xml:space="preserve"> </w:t>
        </w:r>
      </w:ins>
      <w:ins w:id="525" w:author="PR Preview" w:date="2026-01-01T00:00:00Z">
        <w:r>
          <w:t xml:space="preserve">Its column</w:t>
        </w:r>
      </w:ins>
      <w:ins w:id="526" w:author="PR Preview" w:date="2026-01-01T00:00:00Z">
        <w:r>
          <w:t xml:space="preserve"> </w:t>
        </w:r>
      </w:ins>
      <m:oMath>
        <m:r>
          <m:t>j</m:t>
        </m:r>
      </m:oMath>
      <w:ins w:id="527" w:author="PR Preview" w:date="2026-01-01T00:00:00Z">
        <w:r>
          <w:t xml:space="preserve"> </w:t>
        </w:r>
      </w:ins>
      <w:ins w:id="528" w:author="PR Preview" w:date="2026-01-01T00:00:00Z">
        <w:r>
          <w:t xml:space="preserve">is</w:t>
        </w:r>
      </w:ins>
      <w:ins w:id="529" w:author="PR Preview" w:date="2026-01-01T00:00:00Z">
        <w:r>
          <w:t xml:space="preserve"> </w:t>
        </w:r>
      </w:ins>
      <w:ins w:id="530" w:author="PR Preview" w:date="2026-01-01T00:00:00Z">
        <w:r>
          <w:t xml:space="preserve">$f(\mathord{\smash[b]{\underset{\raise.3ex\hbox{$\scriptstyle\sim$}}{e}}\vphantom{e}}_j)$</w:t>
        </w:r>
      </w:ins>
      <w:ins w:id="531" w:author="PR Preview" w:date="2026-01-01T00:00:00Z">
        <w:r>
          <w:t xml:space="preserve">.</w:t>
        </w:r>
      </w:ins>
    </w:p>
    <w:bookmarkEnd w:id="146"/>
    <w:bookmarkStart w:id="147" w:name="exm-linear-map-matrix"/>
    <w:p>
      <w:pPr>
        <w:pStyle w:val="BodyText"/>
      </w:pPr>
      <w:ins w:id="532" w:author="PR Preview" w:date="2026-01-01T00:00:00Z">
        <w:r>
          <w:rPr>
            <w:b/>
            <w:bCs/>
          </w:rPr>
          <w:t xml:space="preserve">Example 28 (Finding the matrix of a linear map)</w:t>
        </w:r>
      </w:ins>
      <w:ins w:id="533" w:author="PR Preview" w:date="2026-01-01T00:00:00Z">
        <w:r>
          <w:t xml:space="preserve"> </w:t>
        </w:r>
      </w:ins>
      <w:ins w:id="534" w:author="PR Preview" w:date="2026-01-01T00:00:00Z">
        <w:r>
          <w:t xml:space="preserve">For</w:t>
        </w:r>
      </w:ins>
      <w:ins w:id="535" w:author="PR Preview" w:date="2026-01-01T00:00:00Z">
        <w:r>
          <w:t xml:space="preserve"> </w:t>
        </w:r>
      </w:ins>
      <w:ins w:id="536" w:author="PR Preview" w:date="2026-01-01T00:00:00Z">
        <w:r>
          <w:t xml:space="preserve">$f(\mathord{\smash[b]{\underset{\raise.3ex\hbox{$\scriptstyle\sim$}}{x}}\vphantom{x}}) = (2 x_1,\ x_1 + x_2)$</w:t>
        </w:r>
      </w:ins>
      <w:ins w:id="537" w:author="PR Preview" w:date="2026-01-01T00:00:00Z">
        <w:r>
          <w:t xml:space="preserve"> </w:t>
        </w:r>
      </w:ins>
      <w:ins w:id="538" w:author="PR Preview" w:date="2026-01-01T00:00:00Z">
        <w:r>
          <w:t xml:space="preserve">from</w:t>
        </w:r>
      </w:ins>
      <w:ins w:id="539" w:author="PR Preview" w:date="2026-01-01T00:00:00Z">
        <w:r>
          <w:t xml:space="preserve"> </w:t>
        </w:r>
      </w:ins>
      <w:hyperlink w:anchor="exm-linear-map">
        <w:ins w:id="540" w:author="PR Preview" w:date="2026-01-01T00:00:00Z">
          <w:r>
            <w:rPr>
              <w:rStyle w:val="Hyperlink"/>
            </w:rPr>
            <w:t xml:space="preserve">Example 25</w:t>
          </w:r>
        </w:ins>
      </w:hyperlink>
      <w:ins w:id="541" w:author="PR Preview" w:date="2026-01-01T00:00:00Z">
        <w:r>
          <w:t xml:space="preserve">,</w:t>
        </w:r>
      </w:ins>
      <w:ins w:id="542" w:author="PR Preview" w:date="2026-01-01T00:00:00Z">
        <w:r>
          <w:t xml:space="preserve"> </w:t>
        </w:r>
      </w:ins>
      <w:ins w:id="543" w:author="PR Preview" w:date="2026-01-01T00:00:00Z">
        <w:r>
          <w:t xml:space="preserve">the values of</w:t>
        </w:r>
      </w:ins>
      <w:ins w:id="544" w:author="PR Preview" w:date="2026-01-01T00:00:00Z">
        <w:r>
          <w:t xml:space="preserve"> </w:t>
        </w:r>
      </w:ins>
      <m:oMath>
        <m:r>
          <m:t>f</m:t>
        </m:r>
      </m:oMath>
      <w:ins w:id="545" w:author="PR Preview" w:date="2026-01-01T00:00:00Z">
        <w:r>
          <w:t xml:space="preserve"> </w:t>
        </w:r>
      </w:ins>
      <w:ins w:id="546" w:author="PR Preview" w:date="2026-01-01T00:00:00Z">
        <w:r>
          <w:t xml:space="preserve">at the indicator vectors are</w:t>
        </w:r>
      </w:ins>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del w:id="547" w:author="PR Preview" w:date="2026-01-01T00:00:00Z">
        <w:r>
          <w:rPr>
            <w:i/>
            <w:iCs/>
          </w:rPr>
          <w:delText xml:space="preserve">Proof</w:delText>
        </w:r>
      </w:del>
      <w:del w:id="548" w:author="PR Preview" w:date="2026-01-01T00:00:00Z">
        <w:r>
          <w:delText xml:space="preserve">. </w:delText>
        </w:r>
      </w:del>
      <w:del w:id="549" w:author="PR Preview" w:date="2026-01-01T00:00:00Z">
        <w:r>
          <w:rPr>
            <w:b/>
            <w:bCs/>
          </w:rPr>
          <w:delText xml:space="preserve">If</w:delText>
        </w:r>
      </w:del>
      <w:del w:id="550" w:author="PR Preview" w:date="2026-01-01T00:00:00Z">
        <w:r>
          <w:rPr>
            <w:b/>
            <w:bCs/>
          </w:rPr>
          <w:delText xml:space="preserve"> </w:delText>
        </w:r>
      </w:del>
      <m:oMath>
        <m:r>
          <m:t>f</m:t>
        </m:r>
      </m:oMath>
      <w:del w:id="551" w:author="PR Preview" w:date="2026-01-01T00:00:00Z">
        <w:r>
          <w:rPr>
            <w:b/>
            <w:bCs/>
          </w:rPr>
          <w:delText xml:space="preserve"> </w:delText>
        </w:r>
      </w:del>
      <w:del w:id="552" w:author="PR Preview" w:date="2026-01-01T00:00:00Z">
        <w:r>
          <w:rPr>
            <w:b/>
            <w:bCs/>
          </w:rPr>
          <w:delText xml:space="preserve">is linear.</w:delText>
        </w:r>
      </w:del>
      <w:del w:id="553" w:author="PR Preview" w:date="2026-01-01T00:00:00Z">
        <w:r>
          <w:delText xml:space="preserve"> </w:delText>
        </w:r>
      </w:del>
      <w:hyperlink w:anchor="thm-linear-map-matrix">
        <w:del w:id="554" w:author="PR Preview" w:date="2026-01-01T00:00:00Z">
          <w:r>
            <w:rPr>
              <w:rStyle w:val="Hyperlink"/>
            </w:rPr>
            <w:delText xml:space="preserve">Theorem 15</w:delText>
          </w:r>
        </w:del>
      </w:hyperlink>
      <w:del w:id="555" w:author="PR Preview" w:date="2026-01-01T00:00:00Z">
        <w:r>
          <w:delText xml:space="preserve"> </w:delText>
        </w:r>
      </w:del>
      <w:del w:id="556" w:author="PR Preview" w:date="2026-01-01T00:00:00Z">
        <w:r>
          <w:delText xml:space="preserve">with</w:delText>
        </w:r>
      </w:del>
      <w:del w:id="557" w:author="PR Preview" w:date="2026-01-01T00:00:00Z">
        <w:r>
          <w:delText xml:space="preserve"> </w:delText>
        </w:r>
      </w:del>
      <m:oMath>
        <m:r>
          <m:t>m</m:t>
        </m:r>
        <m:r>
          <m:rPr>
            <m:sty m:val="p"/>
          </m:rPr>
          <m:t>=</m:t>
        </m:r>
        <m:r>
          <m:t>1</m:t>
        </m:r>
      </m:oMath>
      <w:del w:id="558" w:author="PR Preview" w:date="2026-01-01T00:00:00Z">
        <w:r>
          <w:delText xml:space="preserve"> </w:delText>
        </w:r>
      </w:del>
      <w:del w:id="559" w:author="PR Preview" w:date="2026-01-01T00:00:00Z">
        <w:r>
          <w:delText xml:space="preserve">gives a</w:delText>
        </w:r>
      </w:del>
      <w:del w:id="560" w:author="PR Preview" w:date="2026-01-01T00:00:00Z">
        <w:r>
          <w:delText xml:space="preserve"> </w:delText>
        </w:r>
      </w:del>
      <m:oMath>
        <m:r>
          <m:t>1</m:t>
        </m:r>
        <m:r>
          <m:rPr>
            <m:sty m:val="p"/>
          </m:rPr>
          <m:t>×</m:t>
        </m:r>
        <m:r>
          <m:t>p</m:t>
        </m:r>
      </m:oMath>
      <w:del w:id="561" w:author="PR Preview" w:date="2026-01-01T00:00:00Z">
        <w:r>
          <w:delText xml:space="preserve"> </w:delText>
        </w:r>
      </w:del>
      <w:del w:id="562" w:author="PR Preview" w:date="2026-01-01T00:00:00Z">
        <w:r>
          <w:delText xml:space="preserve">matrix</w:delText>
        </w:r>
      </w:del>
      <w:del w:id="563" w:author="PR Preview" w:date="2026-01-01T00:00:00Z">
        <w:r>
          <w:delText xml:space="preserve"> </w:delText>
        </w:r>
      </w:del>
      <m:oMath>
        <m:r>
          <m:rPr>
            <m:sty m:val="bi"/>
          </m:rPr>
          <m:t>A</m:t>
        </m:r>
      </m:oMath>
      <w:del w:id="564" w:author="PR Preview" w:date="2026-01-01T00:00:00Z">
        <w:r>
          <w:delText xml:space="preserve"> </w:delText>
        </w:r>
      </w:del>
      <w:del w:id="565" w:author="PR Preview" w:date="2026-01-01T00:00:00Z">
        <w:r>
          <w:delText xml:space="preserve">with</w:delText>
        </w:r>
      </w:del>
      <w:del w:id="566" w:author="PR Preview" w:date="2026-01-01T00:00:00Z">
        <w:r>
          <w:delText xml:space="preserve"> </w:delText>
        </w:r>
      </w:del>
      <w:del w:id="567" w:author="PR Preview" w:date="2026-01-01T00:00:00Z">
        <w:r>
          <w:delText xml:space="preserve">$f(\mathord{\smash[b]{\underset{\raise.3ex\hbox{$\scriptstyle\sim$}}{x}}\vphantom{x}}) = \mathbf{A}\mathord{\smash[b]{\underset{\raise.3ex\hbox{$\scriptstyle\sim$}}{x}}\vphantom{x}}$</w:delText>
        </w:r>
      </w:del>
      <w:del w:id="568" w:author="PR Preview" w:date="2026-01-01T00:00:00Z">
        <w:r>
          <w:delText xml:space="preserve"> </w:delText>
        </w:r>
      </w:del>
      <w:del w:id="569" w:author="PR Preview" w:date="2026-01-01T00:00:00Z">
        <w:r>
          <w:delText xml:space="preserve">and</w:delText>
        </w:r>
      </w:del>
      <w:del w:id="570" w:author="PR Preview" w:date="2026-01-01T00:00:00Z">
        <w:r>
          <w:delText xml:space="preserve"> </w:delText>
        </w:r>
      </w:del>
      <w:del w:id="571" w:author="PR Preview" w:date="2026-01-01T00:00:00Z">
        <w:r>
          <w:delText xml:space="preserve">$a_{1j} = f(\mathord{\smash[b]{\underset{\raise.3ex\hbox{$\scriptstyle\sim$}}{e}}\vphantom{e}}_j)$</w:delText>
        </w:r>
      </w:del>
      <w:del w:id="572" w:author="PR Preview" w:date="2026-01-01T00:00:00Z">
        <w:r>
          <w:delText xml:space="preserve">.</w:delText>
        </w:r>
      </w:del>
      <w:del w:id="573" w:author="PR Preview" w:date="2026-01-01T00:00:00Z">
        <w:r>
          <w:delText xml:space="preserve"> </w:delText>
        </w:r>
      </w:del>
      <w:del w:id="574" w:author="PR Preview" w:date="2026-01-01T00:00:00Z">
        <w:r>
          <w:delText xml:space="preserve">Let</w:delText>
        </w:r>
      </w:del>
      <w:del w:id="575" w:author="PR Preview" w:date="2026-01-01T00:00:00Z">
        <w:r>
          <w:delText xml:space="preserve"> </w:delText>
        </w:r>
      </w:del>
      <w:del w:id="576" w:author="PR Preview" w:date="2026-01-01T00:00:00Z">
        <w:r>
          <w:delText xml:space="preserve">$\mathord{\smash[b]{\underset{\raise.3ex\hbox{$\scriptstyle\sim$}}{w}}\vphantom{w}}$</w:delText>
        </w:r>
      </w:del>
      <w:del w:id="577" w:author="PR Preview" w:date="2026-01-01T00:00:00Z">
        <w:r>
          <w:delText xml:space="preserve"> </w:delText>
        </w:r>
      </w:del>
      <w:del w:id="578" w:author="PR Preview" w:date="2026-01-01T00:00:00Z">
        <w:r>
          <w:delText xml:space="preserve">be the vector with</w:delText>
        </w:r>
      </w:del>
      <w:del w:id="579" w:author="PR Preview" w:date="2026-01-01T00:00:00Z">
        <w:r>
          <w:delText xml:space="preserve"> </w:delText>
        </w:r>
      </w:del>
      <m:oMath>
        <m:sSub>
          <m:e>
            <m:r>
              <m:t>w</m:t>
            </m:r>
          </m:e>
          <m:sub>
            <m:r>
              <m:t>j</m:t>
            </m:r>
          </m:sub>
        </m:sSub>
        <m:r>
          <m:rPr>
            <m:sty m:val="p"/>
          </m:rPr>
          <m:t>=</m:t>
        </m:r>
        <m:sSub>
          <m:e>
            <m:r>
              <m:t>a</m:t>
            </m:r>
          </m:e>
          <m:sub>
            <m:r>
              <m:t>1</m:t>
            </m:r>
            <m:r>
              <m:t>j</m:t>
            </m:r>
          </m:sub>
        </m:sSub>
      </m:oMath>
      <w:del w:id="580" w:author="PR Preview" w:date="2026-01-01T00:00:00Z">
        <w:r>
          <w:delText xml:space="preserve">, so that</w:delText>
        </w:r>
      </w:del>
      <w:del w:id="581" w:author="PR Preview" w:date="2026-01-01T00:00:00Z">
        <w:r>
          <w:delText xml:space="preserve"> </w:delText>
        </w:r>
      </w:del>
      <w:del w:id="582" w:author="PR Preview" w:date="2026-01-01T00:00:00Z">
        <w:r>
          <w:delText xml:space="preserve">$\mathbf{A} = \mathord{\smash[b]{\underset{\raise.3ex\hbox{$\scriptstyle\sim$}}{w}}\vphantom{w}}^{\top}$</w:delText>
        </w:r>
      </w:del>
      <w:del w:id="583" w:author="PR Preview" w:date="2026-01-01T00:00:00Z">
        <w:r>
          <w:delText xml:space="preserve">.</w:delText>
        </w:r>
      </w:del>
      <w:del w:id="584" w:author="PR Preview" w:date="2026-01-01T00:00:00Z">
        <w:r>
          <w:delText xml:space="preserve"> </w:delText>
        </w:r>
      </w:del>
      <w:del w:id="585" w:author="PR Preview" w:date="2026-01-01T00:00:00Z">
        <w:r>
          <w:delText xml:space="preserve">Then</w:delText>
        </w:r>
      </w:del>
    </w:p>
    <w:p>
      <w:pPr>
        <w:pStyle w:val="BodyText"/>
      </w:pPr>
      <w:del w:id="586" w:author="PR Preview" w:date="2026-01-01T00:00:00Z">
        <w:r>
          <w:delTex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delText>
        </w:r>
      </w:del>
    </w:p>
    <w:p>
      <w:pPr>
        <w:pStyle w:val="BodyText"/>
      </w:pPr>
      <w:ins w:id="587" w:author="PR Preview" w:date="2026-01-01T00:00:00Z">
        <w:r>
          <w:rPr>
            <w:i/>
            <w:iCs/>
          </w:rPr>
          <w:t xml:space="preserve">Proof</w:t>
        </w:r>
      </w:ins>
      <w:ins w:id="588" w:author="PR Preview" w:date="2026-01-01T00:00:00Z">
        <w:r>
          <w:t xml:space="preserve">. </w:t>
        </w:r>
      </w:ins>
      <w:ins w:id="589" w:author="PR Preview" w:date="2026-01-01T00:00:00Z">
        <w:r>
          <w:rPr>
            <w:b/>
            <w:bCs/>
          </w:rPr>
          <w:t xml:space="preserve">If</w:t>
        </w:r>
      </w:ins>
      <w:ins w:id="590" w:author="PR Preview" w:date="2026-01-01T00:00:00Z">
        <w:r>
          <w:rPr>
            <w:b/>
            <w:bCs/>
          </w:rPr>
          <w:t xml:space="preserve"> </w:t>
        </w:r>
      </w:ins>
      <m:oMath>
        <m:r>
          <m:t>f</m:t>
        </m:r>
      </m:oMath>
      <w:ins w:id="591" w:author="PR Preview" w:date="2026-01-01T00:00:00Z">
        <w:r>
          <w:rPr>
            <w:b/>
            <w:bCs/>
          </w:rPr>
          <w:t xml:space="preserve"> </w:t>
        </w:r>
      </w:ins>
      <w:ins w:id="592" w:author="PR Preview" w:date="2026-01-01T00:00:00Z">
        <w:r>
          <w:rPr>
            <w:b/>
            <w:bCs/>
          </w:rPr>
          <w:t xml:space="preserve">is linear.</w:t>
        </w:r>
      </w:ins>
      <w:ins w:id="593" w:author="PR Preview" w:date="2026-01-01T00:00:00Z">
        <w:r>
          <w:t xml:space="preserve"> </w:t>
        </w:r>
      </w:ins>
      <w:hyperlink w:anchor="thm-linear-map-matrix">
        <w:ins w:id="594" w:author="PR Preview" w:date="2026-01-01T00:00:00Z">
          <w:r>
            <w:rPr>
              <w:rStyle w:val="Hyperlink"/>
            </w:rPr>
            <w:t xml:space="preserve">Theorem 14</w:t>
          </w:r>
        </w:ins>
      </w:hyperlink>
      <w:ins w:id="595" w:author="PR Preview" w:date="2026-01-01T00:00:00Z">
        <w:r>
          <w:t xml:space="preserve"> </w:t>
        </w:r>
      </w:ins>
      <w:ins w:id="596" w:author="PR Preview" w:date="2026-01-01T00:00:00Z">
        <w:r>
          <w:t xml:space="preserve">with</w:t>
        </w:r>
      </w:ins>
      <w:ins w:id="597" w:author="PR Preview" w:date="2026-01-01T00:00:00Z">
        <w:r>
          <w:t xml:space="preserve"> </w:t>
        </w:r>
      </w:ins>
      <m:oMath>
        <m:r>
          <m:t>m</m:t>
        </m:r>
        <m:r>
          <m:rPr>
            <m:sty m:val="p"/>
          </m:rPr>
          <m:t>=</m:t>
        </m:r>
        <m:r>
          <m:t>1</m:t>
        </m:r>
      </m:oMath>
      <w:ins w:id="598" w:author="PR Preview" w:date="2026-01-01T00:00:00Z">
        <w:r>
          <w:t xml:space="preserve"> </w:t>
        </w:r>
      </w:ins>
      <w:ins w:id="599" w:author="PR Preview" w:date="2026-01-01T00:00:00Z">
        <w:r>
          <w:t xml:space="preserve">gives a</w:t>
        </w:r>
      </w:ins>
      <w:ins w:id="600" w:author="PR Preview" w:date="2026-01-01T00:00:00Z">
        <w:r>
          <w:t xml:space="preserve"> </w:t>
        </w:r>
      </w:ins>
      <m:oMath>
        <m:r>
          <m:t>1</m:t>
        </m:r>
        <m:r>
          <m:rPr>
            <m:sty m:val="p"/>
          </m:rPr>
          <m:t>×</m:t>
        </m:r>
        <m:r>
          <m:t>p</m:t>
        </m:r>
      </m:oMath>
      <w:ins w:id="601" w:author="PR Preview" w:date="2026-01-01T00:00:00Z">
        <w:r>
          <w:t xml:space="preserve"> </w:t>
        </w:r>
      </w:ins>
      <w:ins w:id="602" w:author="PR Preview" w:date="2026-01-01T00:00:00Z">
        <w:r>
          <w:t xml:space="preserve">matrix</w:t>
        </w:r>
      </w:ins>
      <w:ins w:id="603" w:author="PR Preview" w:date="2026-01-01T00:00:00Z">
        <w:r>
          <w:t xml:space="preserve"> </w:t>
        </w:r>
      </w:ins>
      <m:oMath>
        <m:r>
          <m:rPr>
            <m:sty m:val="bi"/>
          </m:rPr>
          <m:t>A</m:t>
        </m:r>
      </m:oMath>
      <w:ins w:id="604" w:author="PR Preview" w:date="2026-01-01T00:00:00Z">
        <w:r>
          <w:t xml:space="preserve"> </w:t>
        </w:r>
      </w:ins>
      <w:ins w:id="605" w:author="PR Preview" w:date="2026-01-01T00:00:00Z">
        <w:r>
          <w:t xml:space="preserve">with</w:t>
        </w:r>
      </w:ins>
      <w:ins w:id="606" w:author="PR Preview" w:date="2026-01-01T00:00:00Z">
        <w:r>
          <w:t xml:space="preserve"> </w:t>
        </w:r>
      </w:ins>
      <w:ins w:id="607" w:author="PR Preview" w:date="2026-01-01T00:00:00Z">
        <w:r>
          <w:t xml:space="preserve">$f(\mathord{\smash[b]{\underset{\raise.3ex\hbox{$\scriptstyle\sim$}}{x}}\vphantom{x}}) = \mathbf{A}\mathord{\smash[b]{\underset{\raise.3ex\hbox{$\scriptstyle\sim$}}{x}}\vphantom{x}}$</w:t>
        </w:r>
      </w:ins>
      <w:ins w:id="608" w:author="PR Preview" w:date="2026-01-01T00:00:00Z">
        <w:r>
          <w:t xml:space="preserve"> </w:t>
        </w:r>
      </w:ins>
      <w:ins w:id="609" w:author="PR Preview" w:date="2026-01-01T00:00:00Z">
        <w:r>
          <w:t xml:space="preserve">and</w:t>
        </w:r>
      </w:ins>
      <w:ins w:id="610" w:author="PR Preview" w:date="2026-01-01T00:00:00Z">
        <w:r>
          <w:t xml:space="preserve"> </w:t>
        </w:r>
      </w:ins>
      <w:ins w:id="611" w:author="PR Preview" w:date="2026-01-01T00:00:00Z">
        <w:r>
          <w:t xml:space="preserve">$a_{1j} = f(\mathord{\smash[b]{\underset{\raise.3ex\hbox{$\scriptstyle\sim$}}{e}}\vphantom{e}}_j)$</w:t>
        </w:r>
      </w:ins>
      <w:ins w:id="612" w:author="PR Preview" w:date="2026-01-01T00:00:00Z">
        <w:r>
          <w:t xml:space="preserve">.</w:t>
        </w:r>
      </w:ins>
      <w:ins w:id="613" w:author="PR Preview" w:date="2026-01-01T00:00:00Z">
        <w:r>
          <w:t xml:space="preserve"> </w:t>
        </w:r>
      </w:ins>
      <w:ins w:id="614" w:author="PR Preview" w:date="2026-01-01T00:00:00Z">
        <w:r>
          <w:t xml:space="preserve">Let</w:t>
        </w:r>
      </w:ins>
      <w:ins w:id="615" w:author="PR Preview" w:date="2026-01-01T00:00:00Z">
        <w:r>
          <w:t xml:space="preserve"> </w:t>
        </w:r>
      </w:ins>
      <w:ins w:id="616" w:author="PR Preview" w:date="2026-01-01T00:00:00Z">
        <w:r>
          <w:t xml:space="preserve">$\mathord{\smash[b]{\underset{\raise.3ex\hbox{$\scriptstyle\sim$}}{w}}\vphantom{w}}$</w:t>
        </w:r>
      </w:ins>
      <w:ins w:id="617" w:author="PR Preview" w:date="2026-01-01T00:00:00Z">
        <w:r>
          <w:t xml:space="preserve"> </w:t>
        </w:r>
      </w:ins>
      <w:ins w:id="618" w:author="PR Preview" w:date="2026-01-01T00:00:00Z">
        <w:r>
          <w:t xml:space="preserve">be the vector with</w:t>
        </w:r>
      </w:ins>
      <w:ins w:id="619" w:author="PR Preview" w:date="2026-01-01T00:00:00Z">
        <w:r>
          <w:t xml:space="preserve"> </w:t>
        </w:r>
      </w:ins>
      <m:oMath>
        <m:sSub>
          <m:e>
            <m:r>
              <m:t>w</m:t>
            </m:r>
          </m:e>
          <m:sub>
            <m:r>
              <m:t>j</m:t>
            </m:r>
          </m:sub>
        </m:sSub>
        <m:r>
          <m:rPr>
            <m:sty m:val="p"/>
          </m:rPr>
          <m:t>=</m:t>
        </m:r>
        <m:sSub>
          <m:e>
            <m:r>
              <m:t>a</m:t>
            </m:r>
          </m:e>
          <m:sub>
            <m:r>
              <m:t>1</m:t>
            </m:r>
            <m:r>
              <m:t>j</m:t>
            </m:r>
          </m:sub>
        </m:sSub>
      </m:oMath>
      <w:ins w:id="620" w:author="PR Preview" w:date="2026-01-01T00:00:00Z">
        <w:r>
          <w:t xml:space="preserve">, so that</w:t>
        </w:r>
      </w:ins>
      <w:ins w:id="621" w:author="PR Preview" w:date="2026-01-01T00:00:00Z">
        <w:r>
          <w:t xml:space="preserve"> </w:t>
        </w:r>
      </w:ins>
      <w:ins w:id="622" w:author="PR Preview" w:date="2026-01-01T00:00:00Z">
        <w:r>
          <w:t xml:space="preserve">$\mathbf{A} = \mathord{\smash[b]{\underset{\raise.3ex\hbox{$\scriptstyle\sim$}}{w}}\vphantom{w}}^{\top}$</w:t>
        </w:r>
      </w:ins>
      <w:ins w:id="623" w:author="PR Preview" w:date="2026-01-01T00:00:00Z">
        <w:r>
          <w:t xml:space="preserve">.</w:t>
        </w:r>
      </w:ins>
      <w:ins w:id="624" w:author="PR Preview" w:date="2026-01-01T00:00:00Z">
        <w:r>
          <w:t xml:space="preserve"> </w:t>
        </w:r>
      </w:ins>
      <w:ins w:id="625" w:author="PR Preview" w:date="2026-01-01T00:00:00Z">
        <w:r>
          <w:t xml:space="preserve">Then</w:t>
        </w:r>
      </w:ins>
    </w:p>
    <w:p>
      <w:pPr>
        <w:pStyle w:val="BodyText"/>
      </w:pPr>
      <w:ins w:id="626" w:author="PR Preview" w:date="2026-01-01T00:00:00Z">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del w:id="627" w:author="PR Preview" w:date="2026-01-01T00:00:00Z">
        <w:r>
          <w:rPr>
            <w:b/>
            <w:bCs/>
          </w:rPr>
          <w:delText xml:space="preserve">If</w:delText>
        </w:r>
      </w:del>
      <w:del w:id="628" w:author="PR Preview" w:date="2026-01-01T00:00:00Z">
        <w:r>
          <w:rPr>
            <w:b/>
            <w:bCs/>
          </w:rPr>
          <w:delText xml:space="preserve"> </w:delText>
        </w:r>
      </w:del>
      <w:del w:id="629" w:author="PR Preview" w:date="2026-01-01T00:00:00Z">
        <w:r>
          <w:rPr>
            <w:b/>
            <w:bCs/>
          </w:rPr>
          <w:delText xml:space="preserve">$f(\mathord{\smash[b]{\underset{\raise.3ex\hbox{$\scriptstyle\sim$}}{x}}\vphantom{x}}) = \mathord{\smash[b]{\underset{\raise.3ex\hbox{$\scriptstyle\sim$}}{w}}\vphantom{w}}^{\top} \mathord{\smash[b]{\underset{\raise.3ex\hbox{$\scriptstyle\sim$}}{x}}\vphantom{x}}$</w:delText>
        </w:r>
      </w:del>
      <w:del w:id="630" w:author="PR Preview" w:date="2026-01-01T00:00:00Z">
        <w:r>
          <w:rPr>
            <w:b/>
            <w:bCs/>
          </w:rPr>
          <w:delText xml:space="preserve">.</w:delText>
        </w:r>
      </w:del>
      <w:del w:id="631" w:author="PR Preview" w:date="2026-01-01T00:00:00Z">
        <w:r>
          <w:delText xml:space="preserve"> </w:delText>
        </w:r>
      </w:del>
      <w:del w:id="632" w:author="PR Preview" w:date="2026-01-01T00:00:00Z">
        <w:r>
          <w:delText xml:space="preserve">Here</w:delText>
        </w:r>
      </w:del>
      <w:del w:id="633" w:author="PR Preview" w:date="2026-01-01T00:00:00Z">
        <w:r>
          <w:delText xml:space="preserve"> </w:delText>
        </w:r>
      </w:del>
      <w:del w:id="634" w:author="PR Preview" w:date="2026-01-01T00:00:00Z">
        <w:r>
          <w:delText xml:space="preserve">$\mathord{\smash[b]{\underset{\raise.3ex\hbox{$\scriptstyle\sim$}}{w}}\vphantom{w}}^{\top}$</w:delText>
        </w:r>
      </w:del>
      <w:del w:id="635" w:author="PR Preview" w:date="2026-01-01T00:00:00Z">
        <w:r>
          <w:delText xml:space="preserve"> </w:delText>
        </w:r>
      </w:del>
      <w:del w:id="636" w:author="PR Preview" w:date="2026-01-01T00:00:00Z">
        <w:r>
          <w:delText xml:space="preserve">is a</w:delText>
        </w:r>
      </w:del>
      <w:del w:id="637" w:author="PR Preview" w:date="2026-01-01T00:00:00Z">
        <w:r>
          <w:delText xml:space="preserve"> </w:delText>
        </w:r>
      </w:del>
      <m:oMath>
        <m:r>
          <m:t>1</m:t>
        </m:r>
        <m:r>
          <m:rPr>
            <m:sty m:val="p"/>
          </m:rPr>
          <m:t>×</m:t>
        </m:r>
        <m:r>
          <m:t>p</m:t>
        </m:r>
      </m:oMath>
      <w:del w:id="638" w:author="PR Preview" w:date="2026-01-01T00:00:00Z">
        <w:r>
          <w:delText xml:space="preserve"> </w:delText>
        </w:r>
      </w:del>
      <w:del w:id="639" w:author="PR Preview" w:date="2026-01-01T00:00:00Z">
        <w:r>
          <w:delText xml:space="preserve">matrix,</w:delText>
        </w:r>
      </w:del>
      <w:del w:id="640" w:author="PR Preview" w:date="2026-01-01T00:00:00Z">
        <w:r>
          <w:delText xml:space="preserve"> </w:delText>
        </w:r>
      </w:del>
      <w:del w:id="641" w:author="PR Preview" w:date="2026-01-01T00:00:00Z">
        <w:r>
          <w:delText xml:space="preserve">so</w:delText>
        </w:r>
      </w:del>
      <w:del w:id="642" w:author="PR Preview" w:date="2026-01-01T00:00:00Z">
        <w:r>
          <w:delText xml:space="preserve"> </w:delText>
        </w:r>
      </w:del>
      <m:oMath>
        <m:r>
          <m:t>f</m:t>
        </m:r>
      </m:oMath>
      <w:del w:id="643" w:author="PR Preview" w:date="2026-01-01T00:00:00Z">
        <w:r>
          <w:delText xml:space="preserve"> </w:delText>
        </w:r>
      </w:del>
      <w:del w:id="644" w:author="PR Preview" w:date="2026-01-01T00:00:00Z">
        <w:r>
          <w:delText xml:space="preserve">is linear by</w:delText>
        </w:r>
      </w:del>
      <w:del w:id="645" w:author="PR Preview" w:date="2026-01-01T00:00:00Z">
        <w:r>
          <w:delText xml:space="preserve"> </w:delText>
        </w:r>
      </w:del>
      <w:hyperlink w:anchor="thm-matrix-map-linear">
        <w:del w:id="646" w:author="PR Preview" w:date="2026-01-01T00:00:00Z">
          <w:r>
            <w:rPr>
              <w:rStyle w:val="Hyperlink"/>
            </w:rPr>
            <w:delText xml:space="preserve">Theorem 13</w:delText>
          </w:r>
        </w:del>
      </w:hyperlink>
      <w:del w:id="647" w:author="PR Preview" w:date="2026-01-01T00:00:00Z">
        <w:r>
          <w:delText xml:space="preserve">.</w:delText>
        </w:r>
      </w:del>
    </w:p>
    <w:p>
      <w:pPr>
        <w:pStyle w:val="BodyText"/>
      </w:pPr>
      <w:del w:id="648" w:author="PR Preview" w:date="2026-01-01T00:00:00Z">
        <w:r>
          <w:rPr>
            <w:b/>
            <w:bCs/>
          </w:rPr>
          <w:delText xml:space="preserve">Example 30 (A linear function from</w:delText>
        </w:r>
      </w:del>
      <w:del w:id="649" w:author="PR Preview" w:date="2026-01-01T00:00:00Z">
        <w:r>
          <w:rPr>
            <w:b/>
            <w:bCs/>
          </w:rPr>
          <w:delText xml:space="preserve"> </w:delText>
        </w:r>
      </w:del>
      <m:oMath>
        <m:sSup>
          <m:e>
            <m:r>
              <m:rPr>
                <m:scr m:val="double-struck"/>
                <m:sty m:val="p"/>
              </m:rPr>
              <m:t>R</m:t>
            </m:r>
          </m:e>
          <m:sup>
            <m:r>
              <m:t>2</m:t>
            </m:r>
          </m:sup>
        </m:sSup>
      </m:oMath>
      <w:del w:id="650" w:author="PR Preview" w:date="2026-01-01T00:00:00Z">
        <w:r>
          <w:rPr>
            <w:b/>
            <w:bCs/>
          </w:rPr>
          <w:delText xml:space="preserve"> </w:delText>
        </w:r>
      </w:del>
      <w:del w:id="651" w:author="PR Preview" w:date="2026-01-01T00:00:00Z">
        <w:r>
          <w:rPr>
            <w:b/>
            <w:bCs/>
          </w:rPr>
          <w:delText xml:space="preserve">to</w:delText>
        </w:r>
      </w:del>
      <w:del w:id="652" w:author="PR Preview" w:date="2026-01-01T00:00:00Z">
        <w:r>
          <w:rPr>
            <w:b/>
            <w:bCs/>
          </w:rPr>
          <w:delText xml:space="preserve"> </w:delText>
        </w:r>
      </w:del>
      <m:oMath>
        <m:r>
          <m:rPr>
            <m:scr m:val="double-struck"/>
            <m:sty m:val="p"/>
          </m:rPr>
          <m:t>R</m:t>
        </m:r>
      </m:oMath>
      <w:del w:id="653" w:author="PR Preview" w:date="2026-01-01T00:00:00Z">
        <w:r>
          <w:rPr>
            <w:b/>
            <w:bCs/>
          </w:rPr>
          <w:delText xml:space="preserve">)</w:delText>
        </w:r>
      </w:del>
      <w:del w:id="654" w:author="PR Preview" w:date="2026-01-01T00:00:00Z">
        <w:r>
          <w:delText xml:space="preserve"> </w:delText>
        </w:r>
      </w:del>
      <w:del w:id="655" w:author="PR Preview" w:date="2026-01-01T00:00:00Z">
        <w:r>
          <w:delText xml:space="preserve">$f(\mathord{\smash[b]{\underset{\raise.3ex\hbox{$\scriptstyle\sim$}}{x}}\vphantom{x}}) = 3 x_1 + 5 x_2$</w:delText>
        </w:r>
      </w:del>
      <w:del w:id="656" w:author="PR Preview" w:date="2026-01-01T00:00:00Z">
        <w:r>
          <w:delText xml:space="preserve"> </w:delText>
        </w:r>
      </w:del>
      <w:del w:id="657" w:author="PR Preview" w:date="2026-01-01T00:00:00Z">
        <w:r>
          <w:delText xml:space="preserve">is</w:delText>
        </w:r>
      </w:del>
      <w:del w:id="658" w:author="PR Preview" w:date="2026-01-01T00:00:00Z">
        <w:r>
          <w:delText xml:space="preserve"> </w:delText>
        </w:r>
      </w:del>
      <w:del w:id="659" w:author="PR Preview" w:date="2026-01-01T00:00:00Z">
        <w:r>
          <w:delText xml:space="preserve">$\mathord{\smash[b]{\underset{\raise.3ex\hbox{$\scriptstyle\sim$}}{w}}\vphantom{w}} \cdot \mathord{\smash[b]{\underset{\raise.3ex\hbox{$\scriptstyle\sim$}}{x}}\vphantom{x}}$</w:delText>
        </w:r>
      </w:del>
      <w:del w:id="660" w:author="PR Preview" w:date="2026-01-01T00:00:00Z">
        <w:r>
          <w:delText xml:space="preserve"> </w:delText>
        </w:r>
      </w:del>
      <w:del w:id="661" w:author="PR Preview" w:date="2026-01-01T00:00:00Z">
        <w:r>
          <w:delText xml:space="preserve">with</w:delText>
        </w:r>
      </w:del>
      <w:del w:id="662" w:author="PR Preview" w:date="2026-01-01T00:00:00Z">
        <w:r>
          <w:delText xml:space="preserve"> </w:delText>
        </w:r>
      </w:del>
      <w:del w:id="663" w:author="PR Preview" w:date="2026-01-01T00:00:00Z">
        <w:r>
          <w:delText xml:space="preserve">$\mathord{\smash[b]{\underset{\raise.3ex\hbox{$\scriptstyle\sim$}}{w}}\vphantom{w}} = {(3, 5)}^{\top}$</w:delText>
        </w:r>
      </w:del>
      <w:del w:id="664" w:author="PR Preview" w:date="2026-01-01T00:00:00Z">
        <w:r>
          <w:delText xml:space="preserve">,</w:delText>
        </w:r>
      </w:del>
      <w:del w:id="665" w:author="PR Preview" w:date="2026-01-01T00:00:00Z">
        <w:r>
          <w:delText xml:space="preserve"> </w:delText>
        </w:r>
      </w:del>
      <w:del w:id="666" w:author="PR Preview" w:date="2026-01-01T00:00:00Z">
        <w:r>
          <w:delText xml:space="preserve">so it is linear by</w:delText>
        </w:r>
      </w:del>
      <w:del w:id="667" w:author="PR Preview" w:date="2026-01-01T00:00:00Z">
        <w:r>
          <w:delText xml:space="preserve"> </w:delText>
        </w:r>
      </w:del>
      <w:hyperlink w:anchor="cor-linear-scalar">
        <w:del w:id="668" w:author="PR Preview" w:date="2026-01-01T00:00:00Z">
          <w:r>
            <w:rPr>
              <w:rStyle w:val="Hyperlink"/>
            </w:rPr>
            <w:delText xml:space="preserve">Corollary 1</w:delText>
          </w:r>
        </w:del>
      </w:hyperlink>
      <w:del w:id="669" w:author="PR Preview" w:date="2026-01-01T00:00:00Z">
        <w:r>
          <w:delText xml:space="preserve">.</w:delText>
        </w:r>
      </w:del>
      <w:del w:id="670" w:author="PR Preview" w:date="2026-01-01T00:00:00Z">
        <w:r>
          <w:delText xml:space="preserve"> </w:delText>
        </w:r>
      </w:del>
      <w:del w:id="671" w:author="PR Preview" w:date="2026-01-01T00:00:00Z">
        <w:r>
          <w:delText xml:space="preserve">The entries of</w:delText>
        </w:r>
      </w:del>
      <w:del w:id="672" w:author="PR Preview" w:date="2026-01-01T00:00:00Z">
        <w:r>
          <w:delText xml:space="preserve"> </w:delText>
        </w:r>
      </w:del>
      <w:del w:id="673" w:author="PR Preview" w:date="2026-01-01T00:00:00Z">
        <w:r>
          <w:delText xml:space="preserve">$\mathord{\smash[b]{\underset{\raise.3ex\hbox{$\scriptstyle\sim$}}{w}}\vphantom{w}}$</w:delText>
        </w:r>
      </w:del>
      <w:del w:id="674" w:author="PR Preview" w:date="2026-01-01T00:00:00Z">
        <w:r>
          <w:delText xml:space="preserve"> </w:delText>
        </w:r>
      </w:del>
      <w:del w:id="675" w:author="PR Preview" w:date="2026-01-01T00:00:00Z">
        <w:r>
          <w:delText xml:space="preserve">are the values at the indicator vectors:</w:delText>
        </w:r>
      </w:del>
    </w:p>
    <w:p>
      <w:pPr>
        <w:pStyle w:val="FirstParagraph"/>
      </w:pPr>
      <w:ins w:id="676" w:author="PR Preview" w:date="2026-01-01T00:00:00Z">
        <w:r>
          <w:rPr>
            <w:b/>
            <w:bCs/>
          </w:rPr>
          <w:t xml:space="preserve">If</w:t>
        </w:r>
      </w:ins>
      <w:ins w:id="677" w:author="PR Preview" w:date="2026-01-01T00:00:00Z">
        <w:r>
          <w:rPr>
            <w:b/>
            <w:bCs/>
          </w:rPr>
          <w:t xml:space="preserve"> </w:t>
        </w:r>
      </w:ins>
      <w:ins w:id="678" w:author="PR Preview" w:date="2026-01-01T00:00:00Z">
        <w:r>
          <w:rPr>
            <w:b/>
            <w:bCs/>
          </w:rPr>
          <w:t xml:space="preserve">$f(\mathord{\smash[b]{\underset{\raise.3ex\hbox{$\scriptstyle\sim$}}{x}}\vphantom{x}}) = \mathord{\smash[b]{\underset{\raise.3ex\hbox{$\scriptstyle\sim$}}{w}}\vphantom{w}}^{\top} \mathord{\smash[b]{\underset{\raise.3ex\hbox{$\scriptstyle\sim$}}{x}}\vphantom{x}}$</w:t>
        </w:r>
      </w:ins>
      <w:ins w:id="679" w:author="PR Preview" w:date="2026-01-01T00:00:00Z">
        <w:r>
          <w:rPr>
            <w:b/>
            <w:bCs/>
          </w:rPr>
          <w:t xml:space="preserve">.</w:t>
        </w:r>
      </w:ins>
      <w:ins w:id="680" w:author="PR Preview" w:date="2026-01-01T00:00:00Z">
        <w:r>
          <w:t xml:space="preserve"> </w:t>
        </w:r>
      </w:ins>
      <w:ins w:id="681" w:author="PR Preview" w:date="2026-01-01T00:00:00Z">
        <w:r>
          <w:t xml:space="preserve">Here</w:t>
        </w:r>
      </w:ins>
      <w:ins w:id="682" w:author="PR Preview" w:date="2026-01-01T00:00:00Z">
        <w:r>
          <w:t xml:space="preserve"> </w:t>
        </w:r>
      </w:ins>
      <w:ins w:id="683" w:author="PR Preview" w:date="2026-01-01T00:00:00Z">
        <w:r>
          <w:t xml:space="preserve">$\mathord{\smash[b]{\underset{\raise.3ex\hbox{$\scriptstyle\sim$}}{w}}\vphantom{w}}^{\top}$</w:t>
        </w:r>
      </w:ins>
      <w:ins w:id="684" w:author="PR Preview" w:date="2026-01-01T00:00:00Z">
        <w:r>
          <w:t xml:space="preserve"> </w:t>
        </w:r>
      </w:ins>
      <w:ins w:id="685" w:author="PR Preview" w:date="2026-01-01T00:00:00Z">
        <w:r>
          <w:t xml:space="preserve">is a</w:t>
        </w:r>
      </w:ins>
      <w:ins w:id="686" w:author="PR Preview" w:date="2026-01-01T00:00:00Z">
        <w:r>
          <w:t xml:space="preserve"> </w:t>
        </w:r>
      </w:ins>
      <m:oMath>
        <m:r>
          <m:t>1</m:t>
        </m:r>
        <m:r>
          <m:rPr>
            <m:sty m:val="p"/>
          </m:rPr>
          <m:t>×</m:t>
        </m:r>
        <m:r>
          <m:t>p</m:t>
        </m:r>
      </m:oMath>
      <w:ins w:id="687" w:author="PR Preview" w:date="2026-01-01T00:00:00Z">
        <w:r>
          <w:t xml:space="preserve"> </w:t>
        </w:r>
      </w:ins>
      <w:ins w:id="688" w:author="PR Preview" w:date="2026-01-01T00:00:00Z">
        <w:r>
          <w:t xml:space="preserve">matrix,</w:t>
        </w:r>
      </w:ins>
      <w:ins w:id="689" w:author="PR Preview" w:date="2026-01-01T00:00:00Z">
        <w:r>
          <w:t xml:space="preserve"> </w:t>
        </w:r>
      </w:ins>
      <w:ins w:id="690" w:author="PR Preview" w:date="2026-01-01T00:00:00Z">
        <w:r>
          <w:t xml:space="preserve">so</w:t>
        </w:r>
      </w:ins>
      <w:ins w:id="691" w:author="PR Preview" w:date="2026-01-01T00:00:00Z">
        <w:r>
          <w:t xml:space="preserve"> </w:t>
        </w:r>
      </w:ins>
      <m:oMath>
        <m:r>
          <m:t>f</m:t>
        </m:r>
      </m:oMath>
      <w:ins w:id="692" w:author="PR Preview" w:date="2026-01-01T00:00:00Z">
        <w:r>
          <w:t xml:space="preserve"> </w:t>
        </w:r>
      </w:ins>
      <w:ins w:id="693" w:author="PR Preview" w:date="2026-01-01T00:00:00Z">
        <w:r>
          <w:t xml:space="preserve">is linear by</w:t>
        </w:r>
      </w:ins>
      <w:ins w:id="694" w:author="PR Preview" w:date="2026-01-01T00:00:00Z">
        <w:r>
          <w:t xml:space="preserve"> </w:t>
        </w:r>
      </w:ins>
      <w:hyperlink w:anchor="thm-matrix-map-linear">
        <w:ins w:id="695" w:author="PR Preview" w:date="2026-01-01T00:00:00Z">
          <w:r>
            <w:rPr>
              <w:rStyle w:val="Hyperlink"/>
            </w:rPr>
            <w:t xml:space="preserve">Theorem 12</w:t>
          </w:r>
        </w:ins>
      </w:hyperlink>
      <w:ins w:id="696" w:author="PR Preview" w:date="2026-01-01T00:00:00Z">
        <w:r>
          <w:t xml:space="preserve">.</w:t>
        </w:r>
      </w:ins>
    </w:p>
    <w:bookmarkStart w:id="149" w:name="exm-linear-scalar"/>
    <w:p>
      <w:pPr>
        <w:pStyle w:val="BodyText"/>
      </w:pPr>
      <w:ins w:id="697" w:author="PR Preview" w:date="2026-01-01T00:00:00Z">
        <w:r>
          <w:rPr>
            <w:b/>
            <w:bCs/>
          </w:rPr>
          <w:t xml:space="preserve">Example 29 (A linear function from</w:t>
        </w:r>
      </w:ins>
      <w:ins w:id="698" w:author="PR Preview" w:date="2026-01-01T00:00:00Z">
        <w:r>
          <w:rPr>
            <w:b/>
            <w:bCs/>
          </w:rPr>
          <w:t xml:space="preserve"> </w:t>
        </w:r>
      </w:ins>
      <m:oMath>
        <m:sSup>
          <m:e>
            <m:r>
              <m:rPr>
                <m:scr m:val="double-struck"/>
                <m:sty m:val="p"/>
              </m:rPr>
              <m:t>R</m:t>
            </m:r>
          </m:e>
          <m:sup>
            <m:r>
              <m:t>2</m:t>
            </m:r>
          </m:sup>
        </m:sSup>
      </m:oMath>
      <w:ins w:id="699" w:author="PR Preview" w:date="2026-01-01T00:00:00Z">
        <w:r>
          <w:rPr>
            <w:b/>
            <w:bCs/>
          </w:rPr>
          <w:t xml:space="preserve"> </w:t>
        </w:r>
      </w:ins>
      <w:ins w:id="700" w:author="PR Preview" w:date="2026-01-01T00:00:00Z">
        <w:r>
          <w:rPr>
            <w:b/>
            <w:bCs/>
          </w:rPr>
          <w:t xml:space="preserve">to</w:t>
        </w:r>
      </w:ins>
      <w:ins w:id="701" w:author="PR Preview" w:date="2026-01-01T00:00:00Z">
        <w:r>
          <w:rPr>
            <w:b/>
            <w:bCs/>
          </w:rPr>
          <w:t xml:space="preserve"> </w:t>
        </w:r>
      </w:ins>
      <m:oMath>
        <m:r>
          <m:rPr>
            <m:scr m:val="double-struck"/>
            <m:sty m:val="p"/>
          </m:rPr>
          <m:t>R</m:t>
        </m:r>
      </m:oMath>
      <w:ins w:id="702" w:author="PR Preview" w:date="2026-01-01T00:00:00Z">
        <w:r>
          <w:rPr>
            <w:b/>
            <w:bCs/>
          </w:rPr>
          <w:t xml:space="preserve">)</w:t>
        </w:r>
      </w:ins>
      <w:ins w:id="703" w:author="PR Preview" w:date="2026-01-01T00:00:00Z">
        <w:r>
          <w:t xml:space="preserve"> </w:t>
        </w:r>
      </w:ins>
      <w:ins w:id="704" w:author="PR Preview" w:date="2026-01-01T00:00:00Z">
        <w:r>
          <w:t xml:space="preserve">$f(\mathord{\smash[b]{\underset{\raise.3ex\hbox{$\scriptstyle\sim$}}{x}}\vphantom{x}}) = 3 x_1 + 5 x_2$</w:t>
        </w:r>
      </w:ins>
      <w:ins w:id="705" w:author="PR Preview" w:date="2026-01-01T00:00:00Z">
        <w:r>
          <w:t xml:space="preserve"> </w:t>
        </w:r>
      </w:ins>
      <w:ins w:id="706" w:author="PR Preview" w:date="2026-01-01T00:00:00Z">
        <w:r>
          <w:t xml:space="preserve">is</w:t>
        </w:r>
      </w:ins>
      <w:ins w:id="707" w:author="PR Preview" w:date="2026-01-01T00:00:00Z">
        <w:r>
          <w:t xml:space="preserve"> </w:t>
        </w:r>
      </w:ins>
      <w:ins w:id="708" w:author="PR Preview" w:date="2026-01-01T00:00:00Z">
        <w:r>
          <w:t xml:space="preserve">$\mathord{\smash[b]{\underset{\raise.3ex\hbox{$\scriptstyle\sim$}}{w}}\vphantom{w}} \cdot \mathord{\smash[b]{\underset{\raise.3ex\hbox{$\scriptstyle\sim$}}{x}}\vphantom{x}}$</w:t>
        </w:r>
      </w:ins>
      <w:ins w:id="709" w:author="PR Preview" w:date="2026-01-01T00:00:00Z">
        <w:r>
          <w:t xml:space="preserve"> </w:t>
        </w:r>
      </w:ins>
      <w:ins w:id="710" w:author="PR Preview" w:date="2026-01-01T00:00:00Z">
        <w:r>
          <w:t xml:space="preserve">with</w:t>
        </w:r>
      </w:ins>
      <w:ins w:id="711" w:author="PR Preview" w:date="2026-01-01T00:00:00Z">
        <w:r>
          <w:t xml:space="preserve"> </w:t>
        </w:r>
      </w:ins>
      <w:ins w:id="712" w:author="PR Preview" w:date="2026-01-01T00:00:00Z">
        <w:r>
          <w:t xml:space="preserve">$\mathord{\smash[b]{\underset{\raise.3ex\hbox{$\scriptstyle\sim$}}{w}}\vphantom{w}} = {(3, 5)}^{\top}$</w:t>
        </w:r>
      </w:ins>
      <w:ins w:id="713" w:author="PR Preview" w:date="2026-01-01T00:00:00Z">
        <w:r>
          <w:t xml:space="preserve">,</w:t>
        </w:r>
      </w:ins>
      <w:ins w:id="714" w:author="PR Preview" w:date="2026-01-01T00:00:00Z">
        <w:r>
          <w:t xml:space="preserve"> </w:t>
        </w:r>
      </w:ins>
      <w:ins w:id="715" w:author="PR Preview" w:date="2026-01-01T00:00:00Z">
        <w:r>
          <w:t xml:space="preserve">so it is linear by</w:t>
        </w:r>
      </w:ins>
      <w:ins w:id="716" w:author="PR Preview" w:date="2026-01-01T00:00:00Z">
        <w:r>
          <w:t xml:space="preserve"> </w:t>
        </w:r>
      </w:ins>
      <w:hyperlink w:anchor="cor-linear-scalar">
        <w:ins w:id="717" w:author="PR Preview" w:date="2026-01-01T00:00:00Z">
          <w:r>
            <w:rPr>
              <w:rStyle w:val="Hyperlink"/>
            </w:rPr>
            <w:t xml:space="preserve">Corollary 1</w:t>
          </w:r>
        </w:ins>
      </w:hyperlink>
      <w:ins w:id="718" w:author="PR Preview" w:date="2026-01-01T00:00:00Z">
        <w:r>
          <w:t xml:space="preserve">.</w:t>
        </w:r>
      </w:ins>
      <w:ins w:id="719" w:author="PR Preview" w:date="2026-01-01T00:00:00Z">
        <w:r>
          <w:t xml:space="preserve"> </w:t>
        </w:r>
      </w:ins>
      <w:ins w:id="720" w:author="PR Preview" w:date="2026-01-01T00:00:00Z">
        <w:r>
          <w:t xml:space="preserve">The entries of</w:t>
        </w:r>
      </w:ins>
      <w:ins w:id="721" w:author="PR Preview" w:date="2026-01-01T00:00:00Z">
        <w:r>
          <w:t xml:space="preserve"> </w:t>
        </w:r>
      </w:ins>
      <w:ins w:id="722" w:author="PR Preview" w:date="2026-01-01T00:00:00Z">
        <w:r>
          <w:t xml:space="preserve">$\mathord{\smash[b]{\underset{\raise.3ex\hbox{$\scriptstyle\sim$}}{w}}\vphantom{w}}$</w:t>
        </w:r>
      </w:ins>
      <w:ins w:id="723" w:author="PR Preview" w:date="2026-01-01T00:00:00Z">
        <w:r>
          <w:t xml:space="preserve"> </w:t>
        </w:r>
      </w:ins>
      <w:ins w:id="724" w:author="PR Preview" w:date="2026-01-01T00:00:00Z">
        <w:r>
          <w:t xml:space="preserve">are the values at the indicator vectors:</w:t>
        </w:r>
      </w:ins>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del w:id="725" w:author="PR Preview" w:date="2026-01-01T00:00:00Z">
        <w:r>
          <w:delText xml:space="preserve">$g(\mathord{\smash[b]{\underset{\raise.3ex\hbox{$\scriptstyle\sim$}}{x}}\vphantom{x}}) = 3 x_1 + 5 x_2 + 1$</w:delText>
        </w:r>
      </w:del>
      <w:del w:id="726" w:author="PR Preview" w:date="2026-01-01T00:00:00Z">
        <w:r>
          <w:delText xml:space="preserve"> </w:delText>
        </w:r>
      </w:del>
      <w:del w:id="727" w:author="PR Preview" w:date="2026-01-01T00:00:00Z">
        <w:r>
          <w:delText xml:space="preserve">is not linear,</w:delText>
        </w:r>
      </w:del>
      <w:del w:id="728" w:author="PR Preview" w:date="2026-01-01T00:00:00Z">
        <w:r>
          <w:delText xml:space="preserve"> </w:delText>
        </w:r>
      </w:del>
      <w:del w:id="729" w:author="PR Preview" w:date="2026-01-01T00:00:00Z">
        <w:r>
          <w:delText xml:space="preserve">because</w:delText>
        </w:r>
      </w:del>
      <w:del w:id="730" w:author="PR Preview" w:date="2026-01-01T00:00:00Z">
        <w:r>
          <w:delText xml:space="preserve"> </w:delText>
        </w:r>
      </w:del>
      <w:del w:id="731" w:author="PR Preview" w:date="2026-01-01T00:00:00Z">
        <w:r>
          <w:delText xml:space="preserve">$g(\mathord{\smash[b]{\underset{\raise.3ex\hbox{$\scriptstyle\sim$}}{0}}\vphantom{0}}) = 1 \neq 0$</w:delText>
        </w:r>
      </w:del>
      <w:del w:id="732" w:author="PR Preview" w:date="2026-01-01T00:00:00Z">
        <w:r>
          <w:delText xml:space="preserve"> </w:delText>
        </w:r>
      </w:del>
      <w:del w:id="733" w:author="PR Preview" w:date="2026-01-01T00:00:00Z">
        <w:r>
          <w:delText xml:space="preserve">(</w:delText>
        </w:r>
      </w:del>
      <w:hyperlink w:anchor="thm-linear-map-zero">
        <w:del w:id="734" w:author="PR Preview" w:date="2026-01-01T00:00:00Z">
          <w:r>
            <w:rPr>
              <w:rStyle w:val="Hyperlink"/>
            </w:rPr>
            <w:delText xml:space="preserve">Theorem 12</w:delText>
          </w:r>
        </w:del>
      </w:hyperlink>
      <w:del w:id="735" w:author="PR Preview" w:date="2026-01-01T00:00:00Z">
        <w:r>
          <w:delText xml:space="preserve">).</w:delText>
        </w:r>
      </w:del>
    </w:p>
    <w:p>
      <w:pPr>
        <w:pStyle w:val="FirstParagraph"/>
      </w:pPr>
      <w:ins w:id="736" w:author="PR Preview" w:date="2026-01-01T00:00:00Z">
        <w:r>
          <w:t xml:space="preserve">$g(\mathord{\smash[b]{\underset{\raise.3ex\hbox{$\scriptstyle\sim$}}{x}}\vphantom{x}}) = 3 x_1 + 5 x_2 + 1$</w:t>
        </w:r>
      </w:ins>
      <w:ins w:id="737" w:author="PR Preview" w:date="2026-01-01T00:00:00Z">
        <w:r>
          <w:t xml:space="preserve"> </w:t>
        </w:r>
      </w:ins>
      <w:ins w:id="738" w:author="PR Preview" w:date="2026-01-01T00:00:00Z">
        <w:r>
          <w:t xml:space="preserve">is not linear,</w:t>
        </w:r>
      </w:ins>
      <w:ins w:id="739" w:author="PR Preview" w:date="2026-01-01T00:00:00Z">
        <w:r>
          <w:t xml:space="preserve"> </w:t>
        </w:r>
      </w:ins>
      <w:ins w:id="740" w:author="PR Preview" w:date="2026-01-01T00:00:00Z">
        <w:r>
          <w:t xml:space="preserve">because</w:t>
        </w:r>
      </w:ins>
      <w:ins w:id="741" w:author="PR Preview" w:date="2026-01-01T00:00:00Z">
        <w:r>
          <w:t xml:space="preserve"> </w:t>
        </w:r>
      </w:ins>
      <w:ins w:id="742" w:author="PR Preview" w:date="2026-01-01T00:00:00Z">
        <w:r>
          <w:t xml:space="preserve">$g(\mathord{\smash[b]{\underset{\raise.3ex\hbox{$\scriptstyle\sim$}}{0}}\vphantom{0}}) = 1 \neq 0$</w:t>
        </w:r>
      </w:ins>
      <w:ins w:id="743" w:author="PR Preview" w:date="2026-01-01T00:00:00Z">
        <w:r>
          <w:t xml:space="preserve"> </w:t>
        </w:r>
      </w:ins>
      <w:ins w:id="744" w:author="PR Preview" w:date="2026-01-01T00:00:00Z">
        <w:r>
          <w:t xml:space="preserve">(</w:t>
        </w:r>
      </w:ins>
      <w:hyperlink w:anchor="thm-linear-map-zero">
        <w:ins w:id="745" w:author="PR Preview" w:date="2026-01-01T00:00:00Z">
          <w:r>
            <w:rPr>
              <w:rStyle w:val="Hyperlink"/>
            </w:rPr>
            <w:t xml:space="preserve">Theorem 11</w:t>
          </w:r>
        </w:ins>
      </w:hyperlink>
      <w:ins w:id="746" w:author="PR Preview" w:date="2026-01-01T00:00:00Z">
        <w:r>
          <w:t xml:space="preserve">).</w:t>
        </w:r>
      </w:ins>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del w:id="747" w:author="PR Preview" w:date="2026-01-01T00:00:00Z">
        <w:r>
          <w:rPr>
            <w:b/>
            <w:bCs/>
          </w:rPr>
          <w:delText xml:space="preserve">Example 31 (Translating two points)</w:delText>
        </w:r>
      </w:del>
      <w:del w:id="748" w:author="PR Preview" w:date="2026-01-01T00:00:00Z">
        <w:r>
          <w:delText xml:space="preserve"> </w:delText>
        </w:r>
      </w:del>
      <w:del w:id="749" w:author="PR Preview" w:date="2026-01-01T00:00:00Z">
        <w:r>
          <w:delText xml:space="preserve">The translation by</w:delText>
        </w:r>
      </w:del>
      <w:del w:id="750" w:author="PR Preview" w:date="2026-01-01T00:00:00Z">
        <w:r>
          <w:delText xml:space="preserve"> </w:delText>
        </w:r>
      </w:del>
      <w:del w:id="751" w:author="PR Preview" w:date="2026-01-01T00:00:00Z">
        <w:r>
          <w:delText xml:space="preserve">$\mathord{\smash[b]{\underset{\raise.3ex\hbox{$\scriptstyle\sim$}}{b}}\vphantom{b}} = {(1, -2)}^{\top}$</w:delText>
        </w:r>
      </w:del>
      <w:del w:id="752" w:author="PR Preview" w:date="2026-01-01T00:00:00Z">
        <w:r>
          <w:delText xml:space="preserve"> </w:delText>
        </w:r>
      </w:del>
      <w:del w:id="753" w:author="PR Preview" w:date="2026-01-01T00:00:00Z">
        <w:r>
          <w:delText xml:space="preserve">sends</w:delText>
        </w:r>
      </w:del>
    </w:p>
    <w:p>
      <w:pPr>
        <w:pStyle w:val="FirstParagraph"/>
      </w:pPr>
      <w:ins w:id="754" w:author="PR Preview" w:date="2026-01-01T00:00:00Z">
        <w:r>
          <w:rPr>
            <w:b/>
            <w:bCs/>
          </w:rPr>
          <w:t xml:space="preserve">Example 30 (Translating two points)</w:t>
        </w:r>
      </w:ins>
      <w:ins w:id="755" w:author="PR Preview" w:date="2026-01-01T00:00:00Z">
        <w:r>
          <w:t xml:space="preserve"> </w:t>
        </w:r>
      </w:ins>
      <w:ins w:id="756" w:author="PR Preview" w:date="2026-01-01T00:00:00Z">
        <w:r>
          <w:t xml:space="preserve">The translation by</w:t>
        </w:r>
      </w:ins>
      <w:ins w:id="757" w:author="PR Preview" w:date="2026-01-01T00:00:00Z">
        <w:r>
          <w:t xml:space="preserve"> </w:t>
        </w:r>
      </w:ins>
      <w:ins w:id="758" w:author="PR Preview" w:date="2026-01-01T00:00:00Z">
        <w:r>
          <w:t xml:space="preserve">$\mathord{\smash[b]{\underset{\raise.3ex\hbox{$\scriptstyle\sim$}}{b}}\vphantom{b}} = {(1, -2)}^{\top}$</w:t>
        </w:r>
      </w:ins>
      <w:ins w:id="759" w:author="PR Preview" w:date="2026-01-01T00:00:00Z">
        <w:r>
          <w:t xml:space="preserve"> </w:t>
        </w:r>
      </w:ins>
      <w:ins w:id="760" w:author="PR Preview" w:date="2026-01-01T00:00:00Z">
        <w:r>
          <w:t xml:space="preserve">sends</w:t>
        </w:r>
      </w:ins>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del w:id="761" w:author="PR Preview" w:date="2026-01-01T00:00:00Z">
        <w:r>
          <w:rPr>
            <w:b/>
            <w:bCs/>
          </w:rPr>
          <w:delText xml:space="preserve">Example 32 (An affine function as a dot product with an augmented vector)</w:delText>
        </w:r>
      </w:del>
      <w:del w:id="762" w:author="PR Preview" w:date="2026-01-01T00:00:00Z">
        <w:r>
          <w:delText xml:space="preserve"> </w:delText>
        </w:r>
      </w:del>
      <w:del w:id="763" w:author="PR Preview" w:date="2026-01-01T00:00:00Z">
        <w:r>
          <w:delText xml:space="preserve">For</w:delText>
        </w:r>
      </w:del>
      <w:del w:id="764" w:author="PR Preview" w:date="2026-01-01T00:00:00Z">
        <w:r>
          <w:delText xml:space="preserve"> </w:delText>
        </w:r>
      </w:del>
      <w:del w:id="765" w:author="PR Preview" w:date="2026-01-01T00:00:00Z">
        <w:r>
          <w:delText xml:space="preserve">$\mathord{\smash[b]{\underset{\raise.3ex\hbox{$\scriptstyle\sim$}}{x}}\vphantom{x}}= {(2, 5)}^{\top}$</w:delText>
        </w:r>
      </w:del>
      <w:del w:id="766" w:author="PR Preview" w:date="2026-01-01T00:00:00Z">
        <w:r>
          <w:delText xml:space="preserve">, the augmented vector is</w:delText>
        </w:r>
      </w:del>
      <w:del w:id="767" w:author="PR Preview" w:date="2026-01-01T00:00:00Z">
        <w:r>
          <w:delText xml:space="preserve"> </w:delText>
        </w:r>
      </w:del>
      <w:del w:id="768" w:author="PR Preview" w:date="2026-01-01T00:00:00Z">
        <w:r>
          <w:delText xml:space="preserve">${\mathord{\smash[b]{\underset{\raise.3ex\hbox{$\scriptstyle\sim$}}{x}}\vphantom{x}}}^{\mathrm{aug}} = {(1, 2, 5)}^{\top}$</w:delText>
        </w:r>
      </w:del>
      <w:del w:id="769" w:author="PR Preview" w:date="2026-01-01T00:00:00Z">
        <w:r>
          <w:delText xml:space="preserve">.</w:delText>
        </w:r>
      </w:del>
      <w:del w:id="770" w:author="PR Preview" w:date="2026-01-01T00:00:00Z">
        <w:r>
          <w:delText xml:space="preserve"> </w:delText>
        </w:r>
      </w:del>
      <w:del w:id="771" w:author="PR Preview" w:date="2026-01-01T00:00:00Z">
        <w:r>
          <w:delText xml:space="preserve">With</w:delText>
        </w:r>
      </w:del>
      <w:del w:id="772" w:author="PR Preview" w:date="2026-01-01T00:00:00Z">
        <w:r>
          <w:delText xml:space="preserve"> </w:delText>
        </w:r>
      </w:del>
      <w:del w:id="773" w:author="PR Preview" w:date="2026-01-01T00:00:00Z">
        <w:r>
          <w:delText xml:space="preserve">$\mathord{\smash[b]{\underset{\raise.3ex\hbox{$\scriptstyle\sim$}}{w}}\vphantom{w}} = {(3, -1)}^{\top}$</w:delText>
        </w:r>
      </w:del>
      <w:del w:id="774" w:author="PR Preview" w:date="2026-01-01T00:00:00Z">
        <w:r>
          <w:delText xml:space="preserve"> </w:delText>
        </w:r>
      </w:del>
      <w:del w:id="775" w:author="PR Preview" w:date="2026-01-01T00:00:00Z">
        <w:r>
          <w:delText xml:space="preserve">and</w:delText>
        </w:r>
      </w:del>
      <w:del w:id="776" w:author="PR Preview" w:date="2026-01-01T00:00:00Z">
        <w:r>
          <w:delText xml:space="preserve"> </w:delText>
        </w:r>
      </w:del>
      <m:oMath>
        <m:r>
          <m:t>b</m:t>
        </m:r>
        <m:r>
          <m:rPr>
            <m:sty m:val="p"/>
          </m:rPr>
          <m:t>=</m:t>
        </m:r>
        <m:r>
          <m:t>4</m:t>
        </m:r>
      </m:oMath>
      <w:del w:id="777" w:author="PR Preview" w:date="2026-01-01T00:00:00Z">
        <w:r>
          <w:delText xml:space="preserve">,</w:delText>
        </w:r>
      </w:del>
      <w:del w:id="778" w:author="PR Preview" w:date="2026-01-01T00:00:00Z">
        <w:r>
          <w:delText xml:space="preserve"> </w:delText>
        </w:r>
      </w:del>
      <w:del w:id="779" w:author="PR Preview" w:date="2026-01-01T00:00:00Z">
        <w:r>
          <w:delText xml:space="preserve">the affine function</w:delText>
        </w:r>
      </w:del>
      <w:del w:id="780" w:author="PR Preview" w:date="2026-01-01T00:00:00Z">
        <w:r>
          <w:delText xml:space="preserve"> </w:delText>
        </w:r>
      </w:del>
      <w:del w:id="781" w:author="PR Preview" w:date="2026-01-01T00:00:00Z">
        <w:r>
          <w:delText xml:space="preserve">$\mathord{\smash[b]{\underset{\raise.3ex\hbox{$\scriptstyle\sim$}}{w}}\vphantom{w}} \cdot \mathord{\smash[b]{\underset{\raise.3ex\hbox{$\scriptstyle\sim$}}{x}}\vphantom{x}} + b$</w:delText>
        </w:r>
      </w:del>
      <w:del w:id="782" w:author="PR Preview" w:date="2026-01-01T00:00:00Z">
        <w:r>
          <w:delText xml:space="preserve"> </w:delText>
        </w:r>
      </w:del>
      <w:del w:id="783" w:author="PR Preview" w:date="2026-01-01T00:00:00Z">
        <w:r>
          <w:delText xml:space="preserve">(</w:delText>
        </w:r>
      </w:del>
      <w:hyperlink w:anchor="eq-linear-scalar">
        <w:del w:id="784" w:author="PR Preview" w:date="2026-01-01T00:00:00Z">
          <w:r>
            <w:rPr>
              <w:rStyle w:val="Hyperlink"/>
            </w:rPr>
            <w:delText xml:space="preserve">Equation 4</w:delText>
          </w:r>
        </w:del>
      </w:hyperlink>
      <w:del w:id="785" w:author="PR Preview" w:date="2026-01-01T00:00:00Z">
        <w:r>
          <w:delText xml:space="preserve">) equals</w:delText>
        </w:r>
      </w:del>
      <w:del w:id="786" w:author="PR Preview" w:date="2026-01-01T00:00:00Z">
        <w:r>
          <w:delText xml:space="preserve"> </w:delText>
        </w:r>
      </w:del>
      <w:del w:id="787" w:author="PR Preview" w:date="2026-01-01T00:00:00Z">
        <w:r>
          <w:delText xml:space="preserve">the dot product of</w:delText>
        </w:r>
      </w:del>
      <w:del w:id="788"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789" w:author="PR Preview" w:date="2026-01-01T00:00:00Z">
        <w:r>
          <w:delText xml:space="preserve"> </w:delText>
        </w:r>
      </w:del>
      <w:del w:id="790" w:author="PR Preview" w:date="2026-01-01T00:00:00Z">
        <w:r>
          <w:delText xml:space="preserve">with</w:delText>
        </w:r>
      </w:del>
      <w:del w:id="791" w:author="PR Preview" w:date="2026-01-01T00:00:00Z">
        <w:r>
          <w:delText xml:space="preserve"> </w:delText>
        </w:r>
      </w:del>
      <w:del w:id="792" w:author="PR Preview" w:date="2026-01-01T00:00:00Z">
        <w:r>
          <w:delText xml:space="preserve">${\mathord{\smash[b]{\underset{\raise.3ex\hbox{$\scriptstyle\sim$}}{x}}\vphantom{x}}}^{\mathrm{aug}}$</w:delText>
        </w:r>
      </w:del>
      <w:del w:id="793" w:author="PR Preview" w:date="2026-01-01T00:00:00Z">
        <w:r>
          <w:delText xml:space="preserve">:</w:delText>
        </w:r>
      </w:del>
    </w:p>
    <w:p>
      <w:pPr>
        <w:pStyle w:val="FirstParagraph"/>
      </w:pPr>
      <w:ins w:id="794" w:author="PR Preview" w:date="2026-01-01T00:00:00Z">
        <w:r>
          <w:rPr>
            <w:b/>
            <w:bCs/>
          </w:rPr>
          <w:t xml:space="preserve">Example 31 (An affine function as a dot product with an augmented vector)</w:t>
        </w:r>
      </w:ins>
      <w:ins w:id="795" w:author="PR Preview" w:date="2026-01-01T00:00:00Z">
        <w:r>
          <w:t xml:space="preserve"> </w:t>
        </w:r>
      </w:ins>
      <w:ins w:id="796" w:author="PR Preview" w:date="2026-01-01T00:00:00Z">
        <w:r>
          <w:t xml:space="preserve">For</w:t>
        </w:r>
      </w:ins>
      <w:ins w:id="797" w:author="PR Preview" w:date="2026-01-01T00:00:00Z">
        <w:r>
          <w:t xml:space="preserve"> </w:t>
        </w:r>
      </w:ins>
      <w:ins w:id="798" w:author="PR Preview" w:date="2026-01-01T00:00:00Z">
        <w:r>
          <w:t xml:space="preserve">$\mathord{\smash[b]{\underset{\raise.3ex\hbox{$\scriptstyle\sim$}}{x}}\vphantom{x}}= {(2, 5)}^{\top}$</w:t>
        </w:r>
      </w:ins>
      <w:ins w:id="799" w:author="PR Preview" w:date="2026-01-01T00:00:00Z">
        <w:r>
          <w:t xml:space="preserve">, the augmented vector is</w:t>
        </w:r>
      </w:ins>
      <w:ins w:id="800" w:author="PR Preview" w:date="2026-01-01T00:00:00Z">
        <w:r>
          <w:t xml:space="preserve"> </w:t>
        </w:r>
      </w:ins>
      <w:ins w:id="801" w:author="PR Preview" w:date="2026-01-01T00:00:00Z">
        <w:r>
          <w:t xml:space="preserve">${\mathord{\smash[b]{\underset{\raise.3ex\hbox{$\scriptstyle\sim$}}{x}}\vphantom{x}}}^{\mathrm{aug}} = {(1, 2, 5)}^{\top}$</w:t>
        </w:r>
      </w:ins>
      <w:ins w:id="802" w:author="PR Preview" w:date="2026-01-01T00:00:00Z">
        <w:r>
          <w:t xml:space="preserve">.</w:t>
        </w:r>
      </w:ins>
      <w:ins w:id="803" w:author="PR Preview" w:date="2026-01-01T00:00:00Z">
        <w:r>
          <w:t xml:space="preserve"> </w:t>
        </w:r>
      </w:ins>
      <w:ins w:id="804" w:author="PR Preview" w:date="2026-01-01T00:00:00Z">
        <w:r>
          <w:t xml:space="preserve">With</w:t>
        </w:r>
      </w:ins>
      <w:ins w:id="805" w:author="PR Preview" w:date="2026-01-01T00:00:00Z">
        <w:r>
          <w:t xml:space="preserve"> </w:t>
        </w:r>
      </w:ins>
      <w:ins w:id="806" w:author="PR Preview" w:date="2026-01-01T00:00:00Z">
        <w:r>
          <w:t xml:space="preserve">$\mathord{\smash[b]{\underset{\raise.3ex\hbox{$\scriptstyle\sim$}}{w}}\vphantom{w}} = {(3, -1)}^{\top}$</w:t>
        </w:r>
      </w:ins>
      <w:ins w:id="807" w:author="PR Preview" w:date="2026-01-01T00:00:00Z">
        <w:r>
          <w:t xml:space="preserve"> </w:t>
        </w:r>
      </w:ins>
      <w:ins w:id="808" w:author="PR Preview" w:date="2026-01-01T00:00:00Z">
        <w:r>
          <w:t xml:space="preserve">and</w:t>
        </w:r>
      </w:ins>
      <w:ins w:id="809" w:author="PR Preview" w:date="2026-01-01T00:00:00Z">
        <w:r>
          <w:t xml:space="preserve"> </w:t>
        </w:r>
      </w:ins>
      <m:oMath>
        <m:r>
          <m:t>b</m:t>
        </m:r>
        <m:r>
          <m:rPr>
            <m:sty m:val="p"/>
          </m:rPr>
          <m:t>=</m:t>
        </m:r>
        <m:r>
          <m:t>4</m:t>
        </m:r>
      </m:oMath>
      <w:ins w:id="810" w:author="PR Preview" w:date="2026-01-01T00:00:00Z">
        <w:r>
          <w:t xml:space="preserve">,</w:t>
        </w:r>
      </w:ins>
      <w:ins w:id="811" w:author="PR Preview" w:date="2026-01-01T00:00:00Z">
        <w:r>
          <w:t xml:space="preserve"> </w:t>
        </w:r>
      </w:ins>
      <w:ins w:id="812" w:author="PR Preview" w:date="2026-01-01T00:00:00Z">
        <w:r>
          <w:t xml:space="preserve">the affine function</w:t>
        </w:r>
      </w:ins>
      <w:ins w:id="813" w:author="PR Preview" w:date="2026-01-01T00:00:00Z">
        <w:r>
          <w:t xml:space="preserve"> </w:t>
        </w:r>
      </w:ins>
      <w:ins w:id="814" w:author="PR Preview" w:date="2026-01-01T00:00:00Z">
        <w:r>
          <w:t xml:space="preserve">$\mathord{\smash[b]{\underset{\raise.3ex\hbox{$\scriptstyle\sim$}}{w}}\vphantom{w}} \cdot \mathord{\smash[b]{\underset{\raise.3ex\hbox{$\scriptstyle\sim$}}{x}}\vphantom{x}} + b$</w:t>
        </w:r>
      </w:ins>
      <w:ins w:id="815" w:author="PR Preview" w:date="2026-01-01T00:00:00Z">
        <w:r>
          <w:t xml:space="preserve"> </w:t>
        </w:r>
      </w:ins>
      <w:ins w:id="816" w:author="PR Preview" w:date="2026-01-01T00:00:00Z">
        <w:r>
          <w:t xml:space="preserve">(</w:t>
        </w:r>
      </w:ins>
      <w:hyperlink w:anchor="eq-linear-scalar">
        <w:ins w:id="817" w:author="PR Preview" w:date="2026-01-01T00:00:00Z">
          <w:r>
            <w:rPr>
              <w:rStyle w:val="Hyperlink"/>
            </w:rPr>
            <w:t xml:space="preserve">Equation 4</w:t>
          </w:r>
        </w:ins>
      </w:hyperlink>
      <w:ins w:id="818" w:author="PR Preview" w:date="2026-01-01T00:00:00Z">
        <w:r>
          <w:t xml:space="preserve">) equals</w:t>
        </w:r>
      </w:ins>
      <w:ins w:id="819" w:author="PR Preview" w:date="2026-01-01T00:00:00Z">
        <w:r>
          <w:t xml:space="preserve"> </w:t>
        </w:r>
      </w:ins>
      <w:ins w:id="820" w:author="PR Preview" w:date="2026-01-01T00:00:00Z">
        <w:r>
          <w:t xml:space="preserve">the dot product of</w:t>
        </w:r>
      </w:ins>
      <w:ins w:id="821"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822" w:author="PR Preview" w:date="2026-01-01T00:00:00Z">
        <w:r>
          <w:t xml:space="preserve"> </w:t>
        </w:r>
      </w:ins>
      <w:ins w:id="823" w:author="PR Preview" w:date="2026-01-01T00:00:00Z">
        <w:r>
          <w:t xml:space="preserve">with</w:t>
        </w:r>
      </w:ins>
      <w:ins w:id="824" w:author="PR Preview" w:date="2026-01-01T00:00:00Z">
        <w:r>
          <w:t xml:space="preserve"> </w:t>
        </w:r>
      </w:ins>
      <w:ins w:id="825" w:author="PR Preview" w:date="2026-01-01T00:00:00Z">
        <w:r>
          <w:t xml:space="preserve">${\mathord{\smash[b]{\underset{\raise.3ex\hbox{$\scriptstyle\sim$}}{x}}\vphantom{x}}}^{\mathrm{aug}}$</w:t>
        </w:r>
      </w:ins>
      <w:ins w:id="826" w:author="PR Preview" w:date="2026-01-01T00:00:00Z">
        <w:r>
          <w:t xml:space="preserve">:</w:t>
        </w:r>
      </w:ins>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del w:id="827" w:author="PR Preview" w:date="2026-01-01T00:00:00Z">
        <w:r>
          <w:rPr>
            <w:b/>
            <w:bCs/>
          </w:rPr>
          <w:delText xml:space="preserve">Theorem 16 (An affine map sends zero to its offset)</w:delText>
        </w:r>
      </w:del>
      <w:del w:id="828" w:author="PR Preview" w:date="2026-01-01T00:00:00Z">
        <w:r>
          <w:delText xml:space="preserve"> </w:delText>
        </w:r>
      </w:del>
      <w:del w:id="829" w:author="PR Preview" w:date="2026-01-01T00:00:00Z">
        <w:r>
          <w:delText xml:space="preserve">An affine map</w:delText>
        </w:r>
      </w:del>
      <w:del w:id="830" w:author="PR Preview" w:date="2026-01-01T00:00:00Z">
        <w:r>
          <w:delText xml:space="preserve"> </w:delText>
        </w:r>
      </w:del>
      <w:del w:id="831" w:author="PR Preview" w:date="2026-01-01T00:00:00Z">
        <w:r>
          <w:delText xml:space="preserve">$f(\mathord{\smash[b]{\underset{\raise.3ex\hbox{$\scriptstyle\sim$}}{x}}\vphantom{x}}) = \mathbf{A}\mathord{\smash[b]{\underset{\raise.3ex\hbox{$\scriptstyle\sim$}}{x}}\vphantom{x}}+ \mathord{\smash[b]{\underset{\raise.3ex\hbox{$\scriptstyle\sim$}}{b}}\vphantom{b}}$</w:delText>
        </w:r>
      </w:del>
      <w:del w:id="832" w:author="PR Preview" w:date="2026-01-01T00:00:00Z">
        <w:r>
          <w:delText xml:space="preserve"> </w:delText>
        </w:r>
      </w:del>
      <w:del w:id="833" w:author="PR Preview" w:date="2026-01-01T00:00:00Z">
        <w:r>
          <w:delText xml:space="preserve">(</w:delText>
        </w:r>
      </w:del>
      <w:hyperlink w:anchor="def-affine-map">
        <w:del w:id="834" w:author="PR Preview" w:date="2026-01-01T00:00:00Z">
          <w:r>
            <w:rPr>
              <w:rStyle w:val="Hyperlink"/>
            </w:rPr>
            <w:delText xml:space="preserve">Definition 38</w:delText>
          </w:r>
        </w:del>
      </w:hyperlink>
      <w:del w:id="835" w:author="PR Preview" w:date="2026-01-01T00:00:00Z">
        <w:r>
          <w:delText xml:space="preserve">)</w:delText>
        </w:r>
      </w:del>
      <w:del w:id="836" w:author="PR Preview" w:date="2026-01-01T00:00:00Z">
        <w:r>
          <w:delText xml:space="preserve"> </w:delText>
        </w:r>
      </w:del>
      <w:del w:id="837" w:author="PR Preview" w:date="2026-01-01T00:00:00Z">
        <w:r>
          <w:delText xml:space="preserve">satisfies</w:delText>
        </w:r>
      </w:del>
      <w:del w:id="838" w:author="PR Preview" w:date="2026-01-01T00:00:00Z">
        <w:r>
          <w:delText xml:space="preserve"> </w:delText>
        </w:r>
      </w:del>
      <w:del w:id="839" w:author="PR Preview" w:date="2026-01-01T00:00:00Z">
        <w:r>
          <w:delText xml:space="preserve">$f(\mathord{\smash[b]{\underset{\raise.3ex\hbox{$\scriptstyle\sim$}}{0}}\vphantom{0}}) = \mathord{\smash[b]{\underset{\raise.3ex\hbox{$\scriptstyle\sim$}}{b}}\vphantom{b}}$</w:delText>
        </w:r>
      </w:del>
      <w:del w:id="840" w:author="PR Preview" w:date="2026-01-01T00:00:00Z">
        <w:r>
          <w:delText xml:space="preserve">.</w:delText>
        </w:r>
      </w:del>
    </w:p>
    <w:p>
      <w:pPr>
        <w:pStyle w:val="FirstParagraph"/>
      </w:pPr>
      <w:ins w:id="841" w:author="PR Preview" w:date="2026-01-01T00:00:00Z">
        <w:r>
          <w:rPr>
            <w:b/>
            <w:bCs/>
          </w:rPr>
          <w:t xml:space="preserve">Theorem 15 (An affine map sends zero to its offset)</w:t>
        </w:r>
      </w:ins>
      <w:ins w:id="842" w:author="PR Preview" w:date="2026-01-01T00:00:00Z">
        <w:r>
          <w:t xml:space="preserve"> </w:t>
        </w:r>
      </w:ins>
      <w:ins w:id="843" w:author="PR Preview" w:date="2026-01-01T00:00:00Z">
        <w:r>
          <w:t xml:space="preserve">An affine map</w:t>
        </w:r>
      </w:ins>
      <w:ins w:id="844" w:author="PR Preview" w:date="2026-01-01T00:00:00Z">
        <w:r>
          <w:t xml:space="preserve"> </w:t>
        </w:r>
      </w:ins>
      <w:ins w:id="845" w:author="PR Preview" w:date="2026-01-01T00:00:00Z">
        <w:r>
          <w:t xml:space="preserve">$f(\mathord{\smash[b]{\underset{\raise.3ex\hbox{$\scriptstyle\sim$}}{x}}\vphantom{x}}) = \mathbf{A}\mathord{\smash[b]{\underset{\raise.3ex\hbox{$\scriptstyle\sim$}}{x}}\vphantom{x}}+ \mathord{\smash[b]{\underset{\raise.3ex\hbox{$\scriptstyle\sim$}}{b}}\vphantom{b}}$</w:t>
        </w:r>
      </w:ins>
      <w:ins w:id="846" w:author="PR Preview" w:date="2026-01-01T00:00:00Z">
        <w:r>
          <w:t xml:space="preserve"> </w:t>
        </w:r>
      </w:ins>
      <w:ins w:id="847" w:author="PR Preview" w:date="2026-01-01T00:00:00Z">
        <w:r>
          <w:t xml:space="preserve">(</w:t>
        </w:r>
      </w:ins>
      <w:hyperlink w:anchor="def-affine-map">
        <w:ins w:id="848" w:author="PR Preview" w:date="2026-01-01T00:00:00Z">
          <w:r>
            <w:rPr>
              <w:rStyle w:val="Hyperlink"/>
            </w:rPr>
            <w:t xml:space="preserve">Definition 38</w:t>
          </w:r>
        </w:ins>
      </w:hyperlink>
      <w:ins w:id="849" w:author="PR Preview" w:date="2026-01-01T00:00:00Z">
        <w:r>
          <w:t xml:space="preserve">)</w:t>
        </w:r>
      </w:ins>
      <w:ins w:id="850" w:author="PR Preview" w:date="2026-01-01T00:00:00Z">
        <w:r>
          <w:t xml:space="preserve"> </w:t>
        </w:r>
      </w:ins>
      <w:ins w:id="851" w:author="PR Preview" w:date="2026-01-01T00:00:00Z">
        <w:r>
          <w:t xml:space="preserve">satisfies</w:t>
        </w:r>
      </w:ins>
      <w:ins w:id="852" w:author="PR Preview" w:date="2026-01-01T00:00:00Z">
        <w:r>
          <w:t xml:space="preserve"> </w:t>
        </w:r>
      </w:ins>
      <w:ins w:id="853" w:author="PR Preview" w:date="2026-01-01T00:00:00Z">
        <w:r>
          <w:t xml:space="preserve">$f(\mathord{\smash[b]{\underset{\raise.3ex\hbox{$\scriptstyle\sim$}}{0}}\vphantom{0}}) = \mathord{\smash[b]{\underset{\raise.3ex\hbox{$\scriptstyle\sim$}}{b}}\vphantom{b}}$</w:t>
        </w:r>
      </w:ins>
      <w:ins w:id="854" w:author="PR Preview" w:date="2026-01-01T00:00:00Z">
        <w:r>
          <w:t xml:space="preserve">.</w:t>
        </w:r>
      </w:ins>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del w:id="855" w:author="PR Preview" w:date="2026-01-01T00:00:00Z">
        <w:r>
          <w:rPr>
            <w:b/>
            <w:bCs/>
          </w:rPr>
          <w:delText xml:space="preserve">Theorem 17 (An affine map is linear exactly when its offset is zero)</w:delText>
        </w:r>
      </w:del>
      <w:del w:id="856" w:author="PR Preview" w:date="2026-01-01T00:00:00Z">
        <w:r>
          <w:delText xml:space="preserve"> </w:delText>
        </w:r>
      </w:del>
      <w:del w:id="857" w:author="PR Preview" w:date="2026-01-01T00:00:00Z">
        <w:r>
          <w:delText xml:space="preserve">An affine map</w:delText>
        </w:r>
      </w:del>
      <w:del w:id="858" w:author="PR Preview" w:date="2026-01-01T00:00:00Z">
        <w:r>
          <w:delText xml:space="preserve"> </w:delText>
        </w:r>
      </w:del>
      <w:del w:id="859" w:author="PR Preview" w:date="2026-01-01T00:00:00Z">
        <w:r>
          <w:delText xml:space="preserve">$f(\mathord{\smash[b]{\underset{\raise.3ex\hbox{$\scriptstyle\sim$}}{x}}\vphantom{x}}) = \mathbf{A}\mathord{\smash[b]{\underset{\raise.3ex\hbox{$\scriptstyle\sim$}}{x}}\vphantom{x}}+ \mathord{\smash[b]{\underset{\raise.3ex\hbox{$\scriptstyle\sim$}}{b}}\vphantom{b}}$</w:delText>
        </w:r>
      </w:del>
      <w:del w:id="860" w:author="PR Preview" w:date="2026-01-01T00:00:00Z">
        <w:r>
          <w:delText xml:space="preserve"> </w:delText>
        </w:r>
      </w:del>
      <w:del w:id="861" w:author="PR Preview" w:date="2026-01-01T00:00:00Z">
        <w:r>
          <w:delText xml:space="preserve">(</w:delText>
        </w:r>
      </w:del>
      <w:hyperlink w:anchor="def-affine-map">
        <w:del w:id="862" w:author="PR Preview" w:date="2026-01-01T00:00:00Z">
          <w:r>
            <w:rPr>
              <w:rStyle w:val="Hyperlink"/>
            </w:rPr>
            <w:delText xml:space="preserve">Definition 38</w:delText>
          </w:r>
        </w:del>
      </w:hyperlink>
      <w:del w:id="863" w:author="PR Preview" w:date="2026-01-01T00:00:00Z">
        <w:r>
          <w:delText xml:space="preserve">)</w:delText>
        </w:r>
      </w:del>
      <w:del w:id="864" w:author="PR Preview" w:date="2026-01-01T00:00:00Z">
        <w:r>
          <w:delText xml:space="preserve"> </w:delText>
        </w:r>
      </w:del>
      <w:del w:id="865" w:author="PR Preview" w:date="2026-01-01T00:00:00Z">
        <w:r>
          <w:delText xml:space="preserve">is linear (</w:delText>
        </w:r>
      </w:del>
      <w:hyperlink w:anchor="def-linear-map">
        <w:del w:id="866" w:author="PR Preview" w:date="2026-01-01T00:00:00Z">
          <w:r>
            <w:rPr>
              <w:rStyle w:val="Hyperlink"/>
            </w:rPr>
            <w:delText xml:space="preserve">Definition 34</w:delText>
          </w:r>
        </w:del>
      </w:hyperlink>
      <w:del w:id="867" w:author="PR Preview" w:date="2026-01-01T00:00:00Z">
        <w:r>
          <w:delText xml:space="preserve">) if and only if</w:delText>
        </w:r>
      </w:del>
      <w:del w:id="868" w:author="PR Preview" w:date="2026-01-01T00:00:00Z">
        <w:r>
          <w:delText xml:space="preserve"> </w:delText>
        </w:r>
      </w:del>
      <w:del w:id="869" w:author="PR Preview" w:date="2026-01-01T00:00:00Z">
        <w:r>
          <w:delText xml:space="preserve">$\mathord{\smash[b]{\underset{\raise.3ex\hbox{$\scriptstyle\sim$}}{b}}\vphantom{b}} = \mathord{\smash[b]{\underset{\raise.3ex\hbox{$\scriptstyle\sim$}}{0}}\vphantom{0}}$</w:delText>
        </w:r>
      </w:del>
      <w:del w:id="870" w:author="PR Preview" w:date="2026-01-01T00:00:00Z">
        <w:r>
          <w:delText xml:space="preserve">.</w:delText>
        </w:r>
      </w:del>
    </w:p>
    <w:p>
      <w:pPr>
        <w:pStyle w:val="FirstParagraph"/>
      </w:pPr>
      <w:ins w:id="871" w:author="PR Preview" w:date="2026-01-01T00:00:00Z">
        <w:r>
          <w:rPr>
            <w:b/>
            <w:bCs/>
          </w:rPr>
          <w:t xml:space="preserve">Theorem 16 (An affine map is linear exactly when its offset is zero)</w:t>
        </w:r>
      </w:ins>
      <w:ins w:id="872" w:author="PR Preview" w:date="2026-01-01T00:00:00Z">
        <w:r>
          <w:t xml:space="preserve"> </w:t>
        </w:r>
      </w:ins>
      <w:ins w:id="873" w:author="PR Preview" w:date="2026-01-01T00:00:00Z">
        <w:r>
          <w:t xml:space="preserve">An affine map</w:t>
        </w:r>
      </w:ins>
      <w:ins w:id="874" w:author="PR Preview" w:date="2026-01-01T00:00:00Z">
        <w:r>
          <w:t xml:space="preserve"> </w:t>
        </w:r>
      </w:ins>
      <w:ins w:id="875" w:author="PR Preview" w:date="2026-01-01T00:00:00Z">
        <w:r>
          <w:t xml:space="preserve">$f(\mathord{\smash[b]{\underset{\raise.3ex\hbox{$\scriptstyle\sim$}}{x}}\vphantom{x}}) = \mathbf{A}\mathord{\smash[b]{\underset{\raise.3ex\hbox{$\scriptstyle\sim$}}{x}}\vphantom{x}}+ \mathord{\smash[b]{\underset{\raise.3ex\hbox{$\scriptstyle\sim$}}{b}}\vphantom{b}}$</w:t>
        </w:r>
      </w:ins>
      <w:ins w:id="876" w:author="PR Preview" w:date="2026-01-01T00:00:00Z">
        <w:r>
          <w:t xml:space="preserve"> </w:t>
        </w:r>
      </w:ins>
      <w:ins w:id="877" w:author="PR Preview" w:date="2026-01-01T00:00:00Z">
        <w:r>
          <w:t xml:space="preserve">(</w:t>
        </w:r>
      </w:ins>
      <w:hyperlink w:anchor="def-affine-map">
        <w:ins w:id="878" w:author="PR Preview" w:date="2026-01-01T00:00:00Z">
          <w:r>
            <w:rPr>
              <w:rStyle w:val="Hyperlink"/>
            </w:rPr>
            <w:t xml:space="preserve">Definition 38</w:t>
          </w:r>
        </w:ins>
      </w:hyperlink>
      <w:ins w:id="879" w:author="PR Preview" w:date="2026-01-01T00:00:00Z">
        <w:r>
          <w:t xml:space="preserve">)</w:t>
        </w:r>
      </w:ins>
      <w:ins w:id="880" w:author="PR Preview" w:date="2026-01-01T00:00:00Z">
        <w:r>
          <w:t xml:space="preserve"> </w:t>
        </w:r>
      </w:ins>
      <w:ins w:id="881" w:author="PR Preview" w:date="2026-01-01T00:00:00Z">
        <w:r>
          <w:t xml:space="preserve">is linear (</w:t>
        </w:r>
      </w:ins>
      <w:hyperlink w:anchor="def-linear-map">
        <w:ins w:id="882" w:author="PR Preview" w:date="2026-01-01T00:00:00Z">
          <w:r>
            <w:rPr>
              <w:rStyle w:val="Hyperlink"/>
            </w:rPr>
            <w:t xml:space="preserve">Definition 34</w:t>
          </w:r>
        </w:ins>
      </w:hyperlink>
      <w:ins w:id="883" w:author="PR Preview" w:date="2026-01-01T00:00:00Z">
        <w:r>
          <w:t xml:space="preserve">) if and only if</w:t>
        </w:r>
      </w:ins>
      <w:ins w:id="884" w:author="PR Preview" w:date="2026-01-01T00:00:00Z">
        <w:r>
          <w:t xml:space="preserve"> </w:t>
        </w:r>
      </w:ins>
      <w:ins w:id="885" w:author="PR Preview" w:date="2026-01-01T00:00:00Z">
        <w:r>
          <w:t xml:space="preserve">$\mathord{\smash[b]{\underset{\raise.3ex\hbox{$\scriptstyle\sim$}}{b}}\vphantom{b}} = \mathord{\smash[b]{\underset{\raise.3ex\hbox{$\scriptstyle\sim$}}{0}}\vphantom{0}}$</w:t>
        </w:r>
      </w:ins>
      <w:ins w:id="886" w:author="PR Preview" w:date="2026-01-01T00:00:00Z">
        <w:r>
          <w:t xml:space="preserve">.</w:t>
        </w:r>
      </w:ins>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del w:id="887" w:author="PR Preview" w:date="2026-01-01T00:00:00Z">
        <w:r>
          <w:delText xml:space="preserve">which is linear by</w:delText>
        </w:r>
      </w:del>
      <w:del w:id="888" w:author="PR Preview" w:date="2026-01-01T00:00:00Z">
        <w:r>
          <w:delText xml:space="preserve"> </w:delText>
        </w:r>
      </w:del>
      <w:hyperlink w:anchor="thm-matrix-map-linear">
        <w:del w:id="889" w:author="PR Preview" w:date="2026-01-01T00:00:00Z">
          <w:r>
            <w:rPr>
              <w:rStyle w:val="Hyperlink"/>
            </w:rPr>
            <w:delText xml:space="preserve">Theorem 13</w:delText>
          </w:r>
        </w:del>
      </w:hyperlink>
      <w:del w:id="890" w:author="PR Preview" w:date="2026-01-01T00:00:00Z">
        <w:r>
          <w:delText xml:space="preserve">.</w:delText>
        </w:r>
      </w:del>
      <w:del w:id="891" w:author="PR Preview" w:date="2026-01-01T00:00:00Z">
        <w:r>
          <w:delText xml:space="preserve"> </w:delText>
        </w:r>
      </w:del>
      <w:del w:id="892" w:author="PR Preview" w:date="2026-01-01T00:00:00Z">
        <w:r>
          <w:delText xml:space="preserve">Conversely, if</w:delText>
        </w:r>
      </w:del>
      <w:del w:id="893" w:author="PR Preview" w:date="2026-01-01T00:00:00Z">
        <w:r>
          <w:delText xml:space="preserve"> </w:delText>
        </w:r>
      </w:del>
      <m:oMath>
        <m:r>
          <m:t>f</m:t>
        </m:r>
      </m:oMath>
      <w:del w:id="894" w:author="PR Preview" w:date="2026-01-01T00:00:00Z">
        <w:r>
          <w:delText xml:space="preserve"> </w:delText>
        </w:r>
      </w:del>
      <w:del w:id="895" w:author="PR Preview" w:date="2026-01-01T00:00:00Z">
        <w:r>
          <w:delText xml:space="preserve">is linear, then</w:delText>
        </w:r>
      </w:del>
      <w:del w:id="896" w:author="PR Preview" w:date="2026-01-01T00:00:00Z">
        <w:r>
          <w:delText xml:space="preserve"> </w:delText>
        </w:r>
      </w:del>
      <w:del w:id="897" w:author="PR Preview" w:date="2026-01-01T00:00:00Z">
        <w:r>
          <w:delText xml:space="preserve">$f(\mathord{\smash[b]{\underset{\raise.3ex\hbox{$\scriptstyle\sim$}}{0}}\vphantom{0}}) = \mathord{\smash[b]{\underset{\raise.3ex\hbox{$\scriptstyle\sim$}}{0}}\vphantom{0}}$</w:delText>
        </w:r>
      </w:del>
      <w:del w:id="898" w:author="PR Preview" w:date="2026-01-01T00:00:00Z">
        <w:r>
          <w:delText xml:space="preserve"> </w:delText>
        </w:r>
      </w:del>
      <w:del w:id="899" w:author="PR Preview" w:date="2026-01-01T00:00:00Z">
        <w:r>
          <w:delText xml:space="preserve">by</w:delText>
        </w:r>
      </w:del>
      <w:del w:id="900" w:author="PR Preview" w:date="2026-01-01T00:00:00Z">
        <w:r>
          <w:delText xml:space="preserve"> </w:delText>
        </w:r>
      </w:del>
      <w:hyperlink w:anchor="thm-linear-map-zero">
        <w:del w:id="901" w:author="PR Preview" w:date="2026-01-01T00:00:00Z">
          <w:r>
            <w:rPr>
              <w:rStyle w:val="Hyperlink"/>
            </w:rPr>
            <w:delText xml:space="preserve">Theorem 12</w:delText>
          </w:r>
        </w:del>
      </w:hyperlink>
      <w:del w:id="902" w:author="PR Preview" w:date="2026-01-01T00:00:00Z">
        <w:r>
          <w:delText xml:space="preserve">,</w:delText>
        </w:r>
      </w:del>
      <w:del w:id="903" w:author="PR Preview" w:date="2026-01-01T00:00:00Z">
        <w:r>
          <w:delText xml:space="preserve"> </w:delText>
        </w:r>
      </w:del>
      <w:del w:id="904" w:author="PR Preview" w:date="2026-01-01T00:00:00Z">
        <w:r>
          <w:delText xml:space="preserve">and</w:delText>
        </w:r>
      </w:del>
      <w:del w:id="905" w:author="PR Preview" w:date="2026-01-01T00:00:00Z">
        <w:r>
          <w:delText xml:space="preserve"> </w:delText>
        </w:r>
      </w:del>
      <w:del w:id="906" w:author="PR Preview" w:date="2026-01-01T00:00:00Z">
        <w:r>
          <w:delText xml:space="preserve">$f(\mathord{\smash[b]{\underset{\raise.3ex\hbox{$\scriptstyle\sim$}}{0}}\vphantom{0}}) = \mathord{\smash[b]{\underset{\raise.3ex\hbox{$\scriptstyle\sim$}}{b}}\vphantom{b}}$</w:delText>
        </w:r>
      </w:del>
      <w:del w:id="907" w:author="PR Preview" w:date="2026-01-01T00:00:00Z">
        <w:r>
          <w:delText xml:space="preserve"> </w:delText>
        </w:r>
      </w:del>
      <w:del w:id="908" w:author="PR Preview" w:date="2026-01-01T00:00:00Z">
        <w:r>
          <w:delText xml:space="preserve">by</w:delText>
        </w:r>
      </w:del>
      <w:del w:id="909" w:author="PR Preview" w:date="2026-01-01T00:00:00Z">
        <w:r>
          <w:delText xml:space="preserve"> </w:delText>
        </w:r>
      </w:del>
      <w:hyperlink w:anchor="thm-affine-map-zero">
        <w:del w:id="910" w:author="PR Preview" w:date="2026-01-01T00:00:00Z">
          <w:r>
            <w:rPr>
              <w:rStyle w:val="Hyperlink"/>
            </w:rPr>
            <w:delText xml:space="preserve">Theorem 16</w:delText>
          </w:r>
        </w:del>
      </w:hyperlink>
      <w:del w:id="911" w:author="PR Preview" w:date="2026-01-01T00:00:00Z">
        <w:r>
          <w:delText xml:space="preserve">,</w:delText>
        </w:r>
      </w:del>
      <w:del w:id="912" w:author="PR Preview" w:date="2026-01-01T00:00:00Z">
        <w:r>
          <w:delText xml:space="preserve"> </w:delText>
        </w:r>
      </w:del>
      <w:del w:id="913" w:author="PR Preview" w:date="2026-01-01T00:00:00Z">
        <w:r>
          <w:delText xml:space="preserve">so</w:delText>
        </w:r>
      </w:del>
      <w:del w:id="914" w:author="PR Preview" w:date="2026-01-01T00:00:00Z">
        <w:r>
          <w:delText xml:space="preserve"> </w:delText>
        </w:r>
      </w:del>
      <w:del w:id="915" w:author="PR Preview" w:date="2026-01-01T00:00:00Z">
        <w:r>
          <w:delText xml:space="preserve">$\mathord{\smash[b]{\underset{\raise.3ex\hbox{$\scriptstyle\sim$}}{b}}\vphantom{b}} = \mathord{\smash[b]{\underset{\raise.3ex\hbox{$\scriptstyle\sim$}}{0}}\vphantom{0}}$</w:delText>
        </w:r>
      </w:del>
      <w:del w:id="916" w:author="PR Preview" w:date="2026-01-01T00:00:00Z">
        <w:r>
          <w:delText xml:space="preserve">.</w:delText>
        </w:r>
      </w:del>
    </w:p>
    <w:p>
      <w:pPr>
        <w:pStyle w:val="BodyText"/>
      </w:pPr>
      <w:del w:id="917" w:author="PR Preview" w:date="2026-01-01T00:00:00Z">
        <w:r>
          <w:rPr>
            <w:b/>
            <w:bCs/>
          </w:rPr>
          <w:delText xml:space="preserve">Example 33 (Two affine maps with the same matrix)</w:delText>
        </w:r>
      </w:del>
      <w:del w:id="918" w:author="PR Preview" w:date="2026-01-01T00:00:00Z">
        <w:r>
          <w:delText xml:space="preserve"> </w:delText>
        </w:r>
      </w:del>
      <w:del w:id="919" w:author="PR Preview" w:date="2026-01-01T00:00:00Z">
        <w:r>
          <w:delText xml:space="preserve">Let</w:delText>
        </w:r>
      </w:del>
      <w:del w:id="92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921" w:author="PR Preview" w:date="2026-01-01T00:00:00Z">
        <w:r>
          <w:delText xml:space="preserve">, the matrix of the linear map in</w:delText>
        </w:r>
      </w:del>
      <w:del w:id="922" w:author="PR Preview" w:date="2026-01-01T00:00:00Z">
        <w:r>
          <w:delText xml:space="preserve"> </w:delText>
        </w:r>
      </w:del>
      <w:hyperlink w:anchor="exm-linear-map">
        <w:del w:id="923" w:author="PR Preview" w:date="2026-01-01T00:00:00Z">
          <w:r>
            <w:rPr>
              <w:rStyle w:val="Hyperlink"/>
            </w:rPr>
            <w:delText xml:space="preserve">Example 26</w:delText>
          </w:r>
        </w:del>
      </w:hyperlink>
      <w:del w:id="924" w:author="PR Preview" w:date="2026-01-01T00:00:00Z">
        <w:r>
          <w:delText xml:space="preserve">.</w:delText>
        </w:r>
      </w:del>
      <w:del w:id="925" w:author="PR Preview" w:date="2026-01-01T00:00:00Z">
        <w:r>
          <w:delText xml:space="preserve"> </w:delText>
        </w:r>
      </w:del>
      <w:del w:id="926" w:author="PR Preview" w:date="2026-01-01T00:00:00Z">
        <w:r>
          <w:delText xml:space="preserve">$f(\mathord{\smash[b]{\underset{\raise.3ex\hbox{$\scriptstyle\sim$}}{x}}\vphantom{x}}) = \mathbf{A}\mathord{\smash[b]{\underset{\raise.3ex\hbox{$\scriptstyle\sim$}}{x}}\vphantom{x}}$</w:delText>
        </w:r>
      </w:del>
      <w:del w:id="927" w:author="PR Preview" w:date="2026-01-01T00:00:00Z">
        <w:r>
          <w:delText xml:space="preserve"> </w:delText>
        </w:r>
      </w:del>
      <w:del w:id="928" w:author="PR Preview" w:date="2026-01-01T00:00:00Z">
        <w:r>
          <w:delText xml:space="preserve">has offset</w:delText>
        </w:r>
      </w:del>
      <w:del w:id="929" w:author="PR Preview" w:date="2026-01-01T00:00:00Z">
        <w:r>
          <w:delText xml:space="preserve"> </w:delText>
        </w:r>
      </w:del>
      <w:del w:id="930" w:author="PR Preview" w:date="2026-01-01T00:00:00Z">
        <w:r>
          <w:delText xml:space="preserve">$\mathord{\smash[b]{\underset{\raise.3ex\hbox{$\scriptstyle\sim$}}{0}}\vphantom{0}}$</w:delText>
        </w:r>
      </w:del>
      <w:del w:id="931" w:author="PR Preview" w:date="2026-01-01T00:00:00Z">
        <w:r>
          <w:delText xml:space="preserve">, so it is linear.</w:delText>
        </w:r>
      </w:del>
      <w:del w:id="932" w:author="PR Preview" w:date="2026-01-01T00:00:00Z">
        <w:r>
          <w:delText xml:space="preserve"> </w:delText>
        </w:r>
      </w:del>
      <w:del w:id="933" w:author="PR Preview" w:date="2026-01-01T00:00:00Z">
        <w:r>
          <w:delText xml:space="preserve">$g(\mathord{\smash[b]{\underset{\raise.3ex\hbox{$\scriptstyle\sim$}}{x}}\vphantom{x}}) = \mathbf{A}\mathord{\smash[b]{\underset{\raise.3ex\hbox{$\scriptstyle\sim$}}{x}}\vphantom{x}}+ \begin{bmatrix}1 \\ 0\end{bmatrix}$</w:delText>
        </w:r>
      </w:del>
      <w:del w:id="934" w:author="PR Preview" w:date="2026-01-01T00:00:00Z">
        <w:r>
          <w:delText xml:space="preserve"> </w:delText>
        </w:r>
      </w:del>
      <w:del w:id="935" w:author="PR Preview" w:date="2026-01-01T00:00:00Z">
        <w:r>
          <w:delText xml:space="preserve">has offset</w:delText>
        </w:r>
      </w:del>
      <w:del w:id="936" w:author="PR Preview" w:date="2026-01-01T00:00:00Z">
        <w:r>
          <w:delText xml:space="preserve"> </w:delText>
        </w:r>
      </w:del>
      <w:del w:id="937" w:author="PR Preview" w:date="2026-01-01T00:00:00Z">
        <w:r>
          <w:delText xml:space="preserve">$\begin{bmatrix}1 \\ 0\end{bmatrix} \neq \mathord{\smash[b]{\underset{\raise.3ex\hbox{$\scriptstyle\sim$}}{0}}\vphantom{0}}$</w:delText>
        </w:r>
      </w:del>
      <w:del w:id="938" w:author="PR Preview" w:date="2026-01-01T00:00:00Z">
        <w:r>
          <w:delText xml:space="preserve">,</w:delText>
        </w:r>
      </w:del>
      <w:del w:id="939" w:author="PR Preview" w:date="2026-01-01T00:00:00Z">
        <w:r>
          <w:delText xml:space="preserve"> </w:delText>
        </w:r>
      </w:del>
      <w:del w:id="940" w:author="PR Preview" w:date="2026-01-01T00:00:00Z">
        <w:r>
          <w:delText xml:space="preserve">so by</w:delText>
        </w:r>
      </w:del>
      <w:del w:id="941" w:author="PR Preview" w:date="2026-01-01T00:00:00Z">
        <w:r>
          <w:delText xml:space="preserve"> </w:delText>
        </w:r>
      </w:del>
      <w:hyperlink w:anchor="thm-affine-linear-iff">
        <w:del w:id="942" w:author="PR Preview" w:date="2026-01-01T00:00:00Z">
          <w:r>
            <w:rPr>
              <w:rStyle w:val="Hyperlink"/>
            </w:rPr>
            <w:delText xml:space="preserve">Theorem 17</w:delText>
          </w:r>
        </w:del>
      </w:hyperlink>
      <w:del w:id="943" w:author="PR Preview" w:date="2026-01-01T00:00:00Z">
        <w:r>
          <w:delText xml:space="preserve"> </w:delText>
        </w:r>
      </w:del>
      <w:del w:id="944" w:author="PR Preview" w:date="2026-01-01T00:00:00Z">
        <w:r>
          <w:delText xml:space="preserve">it is not linear:</w:delText>
        </w:r>
      </w:del>
      <w:del w:id="945" w:author="PR Preview" w:date="2026-01-01T00:00:00Z">
        <w:r>
          <w:delText xml:space="preserve"> </w:delText>
        </w:r>
      </w:del>
      <w:del w:id="946" w:author="PR Preview" w:date="2026-01-01T00:00:00Z">
        <w:r>
          <w:delText xml:space="preserve">indeed</w:delText>
        </w:r>
      </w:del>
      <w:del w:id="947" w:author="PR Preview" w:date="2026-01-01T00:00:00Z">
        <w:r>
          <w:delText xml:space="preserve"> </w:delText>
        </w:r>
      </w:del>
      <w:del w:id="948" w:author="PR Preview" w:date="2026-01-01T00:00:00Z">
        <w:r>
          <w:delText xml:space="preserve">$g(\mathord{\smash[b]{\underset{\raise.3ex\hbox{$\scriptstyle\sim$}}{0}}\vphantom{0}}) = \begin{bmatrix}1 \\ 0\end{bmatrix}$</w:delText>
        </w:r>
      </w:del>
      <w:del w:id="949" w:author="PR Preview" w:date="2026-01-01T00:00:00Z">
        <w:r>
          <w:delText xml:space="preserve">, not</w:delText>
        </w:r>
      </w:del>
      <w:del w:id="950" w:author="PR Preview" w:date="2026-01-01T00:00:00Z">
        <w:r>
          <w:delText xml:space="preserve"> </w:delText>
        </w:r>
      </w:del>
      <w:del w:id="951" w:author="PR Preview" w:date="2026-01-01T00:00:00Z">
        <w:r>
          <w:delText xml:space="preserve">$\mathord{\smash[b]{\underset{\raise.3ex\hbox{$\scriptstyle\sim$}}{0}}\vphantom{0}}$</w:delText>
        </w:r>
      </w:del>
      <w:del w:id="952" w:author="PR Preview" w:date="2026-01-01T00:00:00Z">
        <w:r>
          <w:delText xml:space="preserve">.</w:delText>
        </w:r>
      </w:del>
    </w:p>
    <w:p>
      <w:pPr>
        <w:pStyle w:val="FirstParagraph"/>
      </w:pPr>
      <w:ins w:id="953" w:author="PR Preview" w:date="2026-01-01T00:00:00Z">
        <w:r>
          <w:t xml:space="preserve">which is linear by</w:t>
        </w:r>
      </w:ins>
      <w:ins w:id="954" w:author="PR Preview" w:date="2026-01-01T00:00:00Z">
        <w:r>
          <w:t xml:space="preserve"> </w:t>
        </w:r>
      </w:ins>
      <w:hyperlink w:anchor="thm-matrix-map-linear">
        <w:ins w:id="955" w:author="PR Preview" w:date="2026-01-01T00:00:00Z">
          <w:r>
            <w:rPr>
              <w:rStyle w:val="Hyperlink"/>
            </w:rPr>
            <w:t xml:space="preserve">Theorem 12</w:t>
          </w:r>
        </w:ins>
      </w:hyperlink>
      <w:ins w:id="956" w:author="PR Preview" w:date="2026-01-01T00:00:00Z">
        <w:r>
          <w:t xml:space="preserve">.</w:t>
        </w:r>
      </w:ins>
      <w:ins w:id="957" w:author="PR Preview" w:date="2026-01-01T00:00:00Z">
        <w:r>
          <w:t xml:space="preserve"> </w:t>
        </w:r>
      </w:ins>
      <w:ins w:id="958" w:author="PR Preview" w:date="2026-01-01T00:00:00Z">
        <w:r>
          <w:t xml:space="preserve">Conversely, if</w:t>
        </w:r>
      </w:ins>
      <w:ins w:id="959" w:author="PR Preview" w:date="2026-01-01T00:00:00Z">
        <w:r>
          <w:t xml:space="preserve"> </w:t>
        </w:r>
      </w:ins>
      <m:oMath>
        <m:r>
          <m:t>f</m:t>
        </m:r>
      </m:oMath>
      <w:ins w:id="960" w:author="PR Preview" w:date="2026-01-01T00:00:00Z">
        <w:r>
          <w:t xml:space="preserve"> </w:t>
        </w:r>
      </w:ins>
      <w:ins w:id="961" w:author="PR Preview" w:date="2026-01-01T00:00:00Z">
        <w:r>
          <w:t xml:space="preserve">is linear, then</w:t>
        </w:r>
      </w:ins>
      <w:ins w:id="962" w:author="PR Preview" w:date="2026-01-01T00:00:00Z">
        <w:r>
          <w:t xml:space="preserve"> </w:t>
        </w:r>
      </w:ins>
      <w:ins w:id="963" w:author="PR Preview" w:date="2026-01-01T00:00:00Z">
        <w:r>
          <w:t xml:space="preserve">$f(\mathord{\smash[b]{\underset{\raise.3ex\hbox{$\scriptstyle\sim$}}{0}}\vphantom{0}}) = \mathord{\smash[b]{\underset{\raise.3ex\hbox{$\scriptstyle\sim$}}{0}}\vphantom{0}}$</w:t>
        </w:r>
      </w:ins>
      <w:ins w:id="964" w:author="PR Preview" w:date="2026-01-01T00:00:00Z">
        <w:r>
          <w:t xml:space="preserve"> </w:t>
        </w:r>
      </w:ins>
      <w:ins w:id="965" w:author="PR Preview" w:date="2026-01-01T00:00:00Z">
        <w:r>
          <w:t xml:space="preserve">by</w:t>
        </w:r>
      </w:ins>
      <w:ins w:id="966" w:author="PR Preview" w:date="2026-01-01T00:00:00Z">
        <w:r>
          <w:t xml:space="preserve"> </w:t>
        </w:r>
      </w:ins>
      <w:hyperlink w:anchor="thm-linear-map-zero">
        <w:ins w:id="967" w:author="PR Preview" w:date="2026-01-01T00:00:00Z">
          <w:r>
            <w:rPr>
              <w:rStyle w:val="Hyperlink"/>
            </w:rPr>
            <w:t xml:space="preserve">Theorem 11</w:t>
          </w:r>
        </w:ins>
      </w:hyperlink>
      <w:ins w:id="968" w:author="PR Preview" w:date="2026-01-01T00:00:00Z">
        <w:r>
          <w:t xml:space="preserve">,</w:t>
        </w:r>
      </w:ins>
      <w:ins w:id="969" w:author="PR Preview" w:date="2026-01-01T00:00:00Z">
        <w:r>
          <w:t xml:space="preserve"> </w:t>
        </w:r>
      </w:ins>
      <w:ins w:id="970" w:author="PR Preview" w:date="2026-01-01T00:00:00Z">
        <w:r>
          <w:t xml:space="preserve">and</w:t>
        </w:r>
      </w:ins>
      <w:ins w:id="971" w:author="PR Preview" w:date="2026-01-01T00:00:00Z">
        <w:r>
          <w:t xml:space="preserve"> </w:t>
        </w:r>
      </w:ins>
      <w:ins w:id="972" w:author="PR Preview" w:date="2026-01-01T00:00:00Z">
        <w:r>
          <w:t xml:space="preserve">$f(\mathord{\smash[b]{\underset{\raise.3ex\hbox{$\scriptstyle\sim$}}{0}}\vphantom{0}}) = \mathord{\smash[b]{\underset{\raise.3ex\hbox{$\scriptstyle\sim$}}{b}}\vphantom{b}}$</w:t>
        </w:r>
      </w:ins>
      <w:ins w:id="973" w:author="PR Preview" w:date="2026-01-01T00:00:00Z">
        <w:r>
          <w:t xml:space="preserve"> </w:t>
        </w:r>
      </w:ins>
      <w:ins w:id="974" w:author="PR Preview" w:date="2026-01-01T00:00:00Z">
        <w:r>
          <w:t xml:space="preserve">by</w:t>
        </w:r>
      </w:ins>
      <w:ins w:id="975" w:author="PR Preview" w:date="2026-01-01T00:00:00Z">
        <w:r>
          <w:t xml:space="preserve"> </w:t>
        </w:r>
      </w:ins>
      <w:hyperlink w:anchor="thm-affine-map-zero">
        <w:ins w:id="976" w:author="PR Preview" w:date="2026-01-01T00:00:00Z">
          <w:r>
            <w:rPr>
              <w:rStyle w:val="Hyperlink"/>
            </w:rPr>
            <w:t xml:space="preserve">Theorem 15</w:t>
          </w:r>
        </w:ins>
      </w:hyperlink>
      <w:ins w:id="977" w:author="PR Preview" w:date="2026-01-01T00:00:00Z">
        <w:r>
          <w:t xml:space="preserve">,</w:t>
        </w:r>
      </w:ins>
      <w:ins w:id="978" w:author="PR Preview" w:date="2026-01-01T00:00:00Z">
        <w:r>
          <w:t xml:space="preserve"> </w:t>
        </w:r>
      </w:ins>
      <w:ins w:id="979" w:author="PR Preview" w:date="2026-01-01T00:00:00Z">
        <w:r>
          <w:t xml:space="preserve">so</w:t>
        </w:r>
      </w:ins>
      <w:ins w:id="980" w:author="PR Preview" w:date="2026-01-01T00:00:00Z">
        <w:r>
          <w:t xml:space="preserve"> </w:t>
        </w:r>
      </w:ins>
      <w:ins w:id="981" w:author="PR Preview" w:date="2026-01-01T00:00:00Z">
        <w:r>
          <w:t xml:space="preserve">$\mathord{\smash[b]{\underset{\raise.3ex\hbox{$\scriptstyle\sim$}}{b}}\vphantom{b}} = \mathord{\smash[b]{\underset{\raise.3ex\hbox{$\scriptstyle\sim$}}{0}}\vphantom{0}}$</w:t>
        </w:r>
      </w:ins>
      <w:ins w:id="982" w:author="PR Preview" w:date="2026-01-01T00:00:00Z">
        <w:r>
          <w:t xml:space="preserve">.</w:t>
        </w:r>
      </w:ins>
    </w:p>
    <w:bookmarkStart w:id="167" w:name="exm-affine-linear-iff"/>
    <w:p>
      <w:pPr>
        <w:pStyle w:val="BodyText"/>
      </w:pPr>
      <w:ins w:id="983" w:author="PR Preview" w:date="2026-01-01T00:00:00Z">
        <w:r>
          <w:rPr>
            <w:b/>
            <w:bCs/>
          </w:rPr>
          <w:t xml:space="preserve">Example 32 (Two affine maps with the same matrix)</w:t>
        </w:r>
      </w:ins>
      <w:ins w:id="984" w:author="PR Preview" w:date="2026-01-01T00:00:00Z">
        <w:r>
          <w:t xml:space="preserve"> </w:t>
        </w:r>
      </w:ins>
      <w:ins w:id="985" w:author="PR Preview" w:date="2026-01-01T00:00:00Z">
        <w:r>
          <w:t xml:space="preserve">Let</w:t>
        </w:r>
      </w:ins>
      <w:ins w:id="9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987" w:author="PR Preview" w:date="2026-01-01T00:00:00Z">
        <w:r>
          <w:t xml:space="preserve">, the matrix of the linear map in</w:t>
        </w:r>
      </w:ins>
      <w:ins w:id="988" w:author="PR Preview" w:date="2026-01-01T00:00:00Z">
        <w:r>
          <w:t xml:space="preserve"> </w:t>
        </w:r>
      </w:ins>
      <w:hyperlink w:anchor="exm-linear-map">
        <w:ins w:id="989" w:author="PR Preview" w:date="2026-01-01T00:00:00Z">
          <w:r>
            <w:rPr>
              <w:rStyle w:val="Hyperlink"/>
            </w:rPr>
            <w:t xml:space="preserve">Example 25</w:t>
          </w:r>
        </w:ins>
      </w:hyperlink>
      <w:ins w:id="990" w:author="PR Preview" w:date="2026-01-01T00:00:00Z">
        <w:r>
          <w:t xml:space="preserve">.</w:t>
        </w:r>
      </w:ins>
      <w:ins w:id="991" w:author="PR Preview" w:date="2026-01-01T00:00:00Z">
        <w:r>
          <w:t xml:space="preserve"> </w:t>
        </w:r>
      </w:ins>
      <w:ins w:id="992" w:author="PR Preview" w:date="2026-01-01T00:00:00Z">
        <w:r>
          <w:t xml:space="preserve">$f(\mathord{\smash[b]{\underset{\raise.3ex\hbox{$\scriptstyle\sim$}}{x}}\vphantom{x}}) = \mathbf{A}\mathord{\smash[b]{\underset{\raise.3ex\hbox{$\scriptstyle\sim$}}{x}}\vphantom{x}}$</w:t>
        </w:r>
      </w:ins>
      <w:ins w:id="993" w:author="PR Preview" w:date="2026-01-01T00:00:00Z">
        <w:r>
          <w:t xml:space="preserve"> </w:t>
        </w:r>
      </w:ins>
      <w:ins w:id="994" w:author="PR Preview" w:date="2026-01-01T00:00:00Z">
        <w:r>
          <w:t xml:space="preserve">has offset</w:t>
        </w:r>
      </w:ins>
      <w:ins w:id="995" w:author="PR Preview" w:date="2026-01-01T00:00:00Z">
        <w:r>
          <w:t xml:space="preserve"> </w:t>
        </w:r>
      </w:ins>
      <w:ins w:id="996" w:author="PR Preview" w:date="2026-01-01T00:00:00Z">
        <w:r>
          <w:t xml:space="preserve">$\mathord{\smash[b]{\underset{\raise.3ex\hbox{$\scriptstyle\sim$}}{0}}\vphantom{0}}$</w:t>
        </w:r>
      </w:ins>
      <w:ins w:id="997" w:author="PR Preview" w:date="2026-01-01T00:00:00Z">
        <w:r>
          <w:t xml:space="preserve">, so it is linear.</w:t>
        </w:r>
      </w:ins>
      <w:ins w:id="998" w:author="PR Preview" w:date="2026-01-01T00:00:00Z">
        <w:r>
          <w:t xml:space="preserve"> </w:t>
        </w:r>
      </w:ins>
      <w:ins w:id="999" w:author="PR Preview" w:date="2026-01-01T00:00:00Z">
        <w:r>
          <w:t xml:space="preserve">$g(\mathord{\smash[b]{\underset{\raise.3ex\hbox{$\scriptstyle\sim$}}{x}}\vphantom{x}}) = \mathbf{A}\mathord{\smash[b]{\underset{\raise.3ex\hbox{$\scriptstyle\sim$}}{x}}\vphantom{x}}+ \begin{bmatrix}1 \\ 0\end{bmatrix}$</w:t>
        </w:r>
      </w:ins>
      <w:ins w:id="1000" w:author="PR Preview" w:date="2026-01-01T00:00:00Z">
        <w:r>
          <w:t xml:space="preserve"> </w:t>
        </w:r>
      </w:ins>
      <w:ins w:id="1001" w:author="PR Preview" w:date="2026-01-01T00:00:00Z">
        <w:r>
          <w:t xml:space="preserve">has offset</w:t>
        </w:r>
      </w:ins>
      <w:ins w:id="1002" w:author="PR Preview" w:date="2026-01-01T00:00:00Z">
        <w:r>
          <w:t xml:space="preserve"> </w:t>
        </w:r>
      </w:ins>
      <w:ins w:id="1003" w:author="PR Preview" w:date="2026-01-01T00:00:00Z">
        <w:r>
          <w:t xml:space="preserve">$\begin{bmatrix}1 \\ 0\end{bmatrix} \neq \mathord{\smash[b]{\underset{\raise.3ex\hbox{$\scriptstyle\sim$}}{0}}\vphantom{0}}$</w:t>
        </w:r>
      </w:ins>
      <w:ins w:id="1004" w:author="PR Preview" w:date="2026-01-01T00:00:00Z">
        <w:r>
          <w:t xml:space="preserve">,</w:t>
        </w:r>
      </w:ins>
      <w:ins w:id="1005" w:author="PR Preview" w:date="2026-01-01T00:00:00Z">
        <w:r>
          <w:t xml:space="preserve"> </w:t>
        </w:r>
      </w:ins>
      <w:ins w:id="1006" w:author="PR Preview" w:date="2026-01-01T00:00:00Z">
        <w:r>
          <w:t xml:space="preserve">so by</w:t>
        </w:r>
      </w:ins>
      <w:ins w:id="1007" w:author="PR Preview" w:date="2026-01-01T00:00:00Z">
        <w:r>
          <w:t xml:space="preserve"> </w:t>
        </w:r>
      </w:ins>
      <w:hyperlink w:anchor="thm-affine-linear-iff">
        <w:ins w:id="1008" w:author="PR Preview" w:date="2026-01-01T00:00:00Z">
          <w:r>
            <w:rPr>
              <w:rStyle w:val="Hyperlink"/>
            </w:rPr>
            <w:t xml:space="preserve">Theorem 16</w:t>
          </w:r>
        </w:ins>
      </w:hyperlink>
      <w:ins w:id="1009" w:author="PR Preview" w:date="2026-01-01T00:00:00Z">
        <w:r>
          <w:t xml:space="preserve"> </w:t>
        </w:r>
      </w:ins>
      <w:ins w:id="1010" w:author="PR Preview" w:date="2026-01-01T00:00:00Z">
        <w:r>
          <w:t xml:space="preserve">it is not linear:</w:t>
        </w:r>
      </w:ins>
      <w:ins w:id="1011" w:author="PR Preview" w:date="2026-01-01T00:00:00Z">
        <w:r>
          <w:t xml:space="preserve"> </w:t>
        </w:r>
      </w:ins>
      <w:ins w:id="1012" w:author="PR Preview" w:date="2026-01-01T00:00:00Z">
        <w:r>
          <w:t xml:space="preserve">indeed</w:t>
        </w:r>
      </w:ins>
      <w:ins w:id="1013" w:author="PR Preview" w:date="2026-01-01T00:00:00Z">
        <w:r>
          <w:t xml:space="preserve"> </w:t>
        </w:r>
      </w:ins>
      <w:ins w:id="1014" w:author="PR Preview" w:date="2026-01-01T00:00:00Z">
        <w:r>
          <w:t xml:space="preserve">$g(\mathord{\smash[b]{\underset{\raise.3ex\hbox{$\scriptstyle\sim$}}{0}}\vphantom{0}}) = \begin{bmatrix}1 \\ 0\end{bmatrix}$</w:t>
        </w:r>
      </w:ins>
      <w:ins w:id="1015" w:author="PR Preview" w:date="2026-01-01T00:00:00Z">
        <w:r>
          <w:t xml:space="preserve">, not</w:t>
        </w:r>
      </w:ins>
      <w:ins w:id="1016" w:author="PR Preview" w:date="2026-01-01T00:00:00Z">
        <w:r>
          <w:t xml:space="preserve"> </w:t>
        </w:r>
      </w:ins>
      <w:ins w:id="1017" w:author="PR Preview" w:date="2026-01-01T00:00:00Z">
        <w:r>
          <w:t xml:space="preserve">$\mathord{\smash[b]{\underset{\raise.3ex\hbox{$\scriptstyle\sim$}}{0}}\vphantom{0}}$</w:t>
        </w:r>
      </w:ins>
      <w:ins w:id="1018" w:author="PR Preview" w:date="2026-01-01T00:00:00Z">
        <w:r>
          <w:t xml:space="preserve">.</w:t>
        </w:r>
      </w:ins>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del w:id="1019" w:author="PR Preview" w:date="2026-01-01T00:00:00Z">
        <w:r>
          <w:rPr>
            <w:i/>
            <w:iCs/>
          </w:rPr>
          <w:delText xml:space="preserve">Proof</w:delText>
        </w:r>
      </w:del>
      <w:del w:id="1020" w:author="PR Preview" w:date="2026-01-01T00:00:00Z">
        <w:r>
          <w:delText xml:space="preserve">. </w:delText>
        </w:r>
      </w:del>
      <w:del w:id="1021" w:author="PR Preview" w:date="2026-01-01T00:00:00Z">
        <w:r>
          <w:delText xml:space="preserve">If</w:delText>
        </w:r>
      </w:del>
      <w:del w:id="1022" w:author="PR Preview" w:date="2026-01-01T00:00:00Z">
        <w:r>
          <w:delText xml:space="preserve"> </w:delText>
        </w:r>
      </w:del>
      <m:oMath>
        <m:r>
          <m:t>f</m:t>
        </m:r>
      </m:oMath>
      <w:del w:id="1023" w:author="PR Preview" w:date="2026-01-01T00:00:00Z">
        <w:r>
          <w:delText xml:space="preserve"> </w:delText>
        </w:r>
      </w:del>
      <w:del w:id="1024" w:author="PR Preview" w:date="2026-01-01T00:00:00Z">
        <w:r>
          <w:delText xml:space="preserve">is linear,</w:delText>
        </w:r>
      </w:del>
      <w:del w:id="1025" w:author="PR Preview" w:date="2026-01-01T00:00:00Z">
        <w:r>
          <w:delText xml:space="preserve"> </w:delText>
        </w:r>
      </w:del>
      <w:hyperlink w:anchor="thm-linear-map-matrix">
        <w:del w:id="1026" w:author="PR Preview" w:date="2026-01-01T00:00:00Z">
          <w:r>
            <w:rPr>
              <w:rStyle w:val="Hyperlink"/>
            </w:rPr>
            <w:delText xml:space="preserve">Theorem 15</w:delText>
          </w:r>
        </w:del>
      </w:hyperlink>
      <w:del w:id="1027" w:author="PR Preview" w:date="2026-01-01T00:00:00Z">
        <w:r>
          <w:delText xml:space="preserve"> </w:delText>
        </w:r>
      </w:del>
      <w:del w:id="1028" w:author="PR Preview" w:date="2026-01-01T00:00:00Z">
        <w:r>
          <w:delText xml:space="preserve">gives a matrix</w:delText>
        </w:r>
      </w:del>
      <w:del w:id="1029" w:author="PR Preview" w:date="2026-01-01T00:00:00Z">
        <w:r>
          <w:delText xml:space="preserve"> </w:delText>
        </w:r>
      </w:del>
      <m:oMath>
        <m:r>
          <m:rPr>
            <m:sty m:val="bi"/>
          </m:rPr>
          <m:t>A</m:t>
        </m:r>
      </m:oMath>
      <w:del w:id="1030" w:author="PR Preview" w:date="2026-01-01T00:00:00Z">
        <w:r>
          <w:delText xml:space="preserve"> </w:delText>
        </w:r>
      </w:del>
      <w:del w:id="1031" w:author="PR Preview" w:date="2026-01-01T00:00:00Z">
        <w:r>
          <w:delText xml:space="preserve">with</w:delText>
        </w:r>
      </w:del>
    </w:p>
    <w:p>
      <w:pPr>
        <w:pStyle w:val="BodyText"/>
      </w:pPr>
      <w:ins w:id="1032" w:author="PR Preview" w:date="2026-01-01T00:00:00Z">
        <w:r>
          <w:rPr>
            <w:i/>
            <w:iCs/>
          </w:rPr>
          <w:t xml:space="preserve">Proof</w:t>
        </w:r>
      </w:ins>
      <w:ins w:id="1033" w:author="PR Preview" w:date="2026-01-01T00:00:00Z">
        <w:r>
          <w:t xml:space="preserve">. </w:t>
        </w:r>
      </w:ins>
      <w:ins w:id="1034" w:author="PR Preview" w:date="2026-01-01T00:00:00Z">
        <w:r>
          <w:t xml:space="preserve">If</w:t>
        </w:r>
      </w:ins>
      <w:ins w:id="1035" w:author="PR Preview" w:date="2026-01-01T00:00:00Z">
        <w:r>
          <w:t xml:space="preserve"> </w:t>
        </w:r>
      </w:ins>
      <m:oMath>
        <m:r>
          <m:t>f</m:t>
        </m:r>
      </m:oMath>
      <w:ins w:id="1036" w:author="PR Preview" w:date="2026-01-01T00:00:00Z">
        <w:r>
          <w:t xml:space="preserve"> </w:t>
        </w:r>
      </w:ins>
      <w:ins w:id="1037" w:author="PR Preview" w:date="2026-01-01T00:00:00Z">
        <w:r>
          <w:t xml:space="preserve">is linear,</w:t>
        </w:r>
      </w:ins>
      <w:ins w:id="1038" w:author="PR Preview" w:date="2026-01-01T00:00:00Z">
        <w:r>
          <w:t xml:space="preserve"> </w:t>
        </w:r>
      </w:ins>
      <w:hyperlink w:anchor="thm-linear-map-matrix">
        <w:ins w:id="1039" w:author="PR Preview" w:date="2026-01-01T00:00:00Z">
          <w:r>
            <w:rPr>
              <w:rStyle w:val="Hyperlink"/>
            </w:rPr>
            <w:t xml:space="preserve">Theorem 14</w:t>
          </w:r>
        </w:ins>
      </w:hyperlink>
      <w:ins w:id="1040" w:author="PR Preview" w:date="2026-01-01T00:00:00Z">
        <w:r>
          <w:t xml:space="preserve"> </w:t>
        </w:r>
      </w:ins>
      <w:ins w:id="1041" w:author="PR Preview" w:date="2026-01-01T00:00:00Z">
        <w:r>
          <w:t xml:space="preserve">gives a matrix</w:t>
        </w:r>
      </w:ins>
      <w:ins w:id="1042" w:author="PR Preview" w:date="2026-01-01T00:00:00Z">
        <w:r>
          <w:t xml:space="preserve"> </w:t>
        </w:r>
      </w:ins>
      <m:oMath>
        <m:r>
          <m:rPr>
            <m:sty m:val="bi"/>
          </m:rPr>
          <m:t>A</m:t>
        </m:r>
      </m:oMath>
      <w:ins w:id="1043" w:author="PR Preview" w:date="2026-01-01T00:00:00Z">
        <w:r>
          <w:t xml:space="preserve"> </w:t>
        </w:r>
      </w:ins>
      <w:ins w:id="1044" w:author="PR Preview" w:date="2026-01-01T00:00:00Z">
        <w:r>
          <w:t xml:space="preserve">with</w:t>
        </w:r>
      </w:ins>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del w:id="1045" w:author="PR Preview" w:date="2026-01-01T00:00:00Z">
        <w:r>
          <w:rPr>
            <w:b/>
            <w:bCs/>
          </w:rPr>
          <w:delText xml:space="preserve">Theorem 18 (An affine map determines its matrix and offset)</w:delText>
        </w:r>
      </w:del>
      <w:del w:id="1046" w:author="PR Preview" w:date="2026-01-01T00:00:00Z">
        <w:r>
          <w:delText xml:space="preserve"> </w:delText>
        </w:r>
      </w:del>
      <w:del w:id="1047" w:author="PR Preview" w:date="2026-01-01T00:00:00Z">
        <w:r>
          <w:delText xml:space="preserve">If</w:delText>
        </w:r>
      </w:del>
      <w:del w:id="1048" w:author="PR Preview" w:date="2026-01-01T00:00:00Z">
        <w:r>
          <w:delText xml:space="preserve"> </w:delText>
        </w:r>
      </w:del>
      <w:del w:id="1049" w:author="PR Preview" w:date="2026-01-01T00:00:00Z">
        <w:r>
          <w:delText xml:space="preserve">$f(\mathord{\smash[b]{\underset{\raise.3ex\hbox{$\scriptstyle\sim$}}{x}}\vphantom{x}}) = \mathbf{A}\mathord{\smash[b]{\underset{\raise.3ex\hbox{$\scriptstyle\sim$}}{x}}\vphantom{x}}+ \mathord{\smash[b]{\underset{\raise.3ex\hbox{$\scriptstyle\sim$}}{b}}\vphantom{b}}$</w:delText>
        </w:r>
      </w:del>
      <w:del w:id="1050" w:author="PR Preview" w:date="2026-01-01T00:00:00Z">
        <w:r>
          <w:delText xml:space="preserve"> </w:delText>
        </w:r>
      </w:del>
      <w:del w:id="1051" w:author="PR Preview" w:date="2026-01-01T00:00:00Z">
        <w:r>
          <w:delText xml:space="preserve">and</w:delText>
        </w:r>
      </w:del>
      <w:del w:id="1052" w:author="PR Preview" w:date="2026-01-01T00:00:00Z">
        <w:r>
          <w:delText xml:space="preserve"> </w:delText>
        </w:r>
      </w:del>
      <w:del w:id="1053" w:author="PR Preview" w:date="2026-01-01T00:00:00Z">
        <w:r>
          <w:delText xml:space="preserve">$f(\mathord{\smash[b]{\underset{\raise.3ex\hbox{$\scriptstyle\sim$}}{x}}\vphantom{x}}) = \mathbf{A}'\mathord{\smash[b]{\underset{\raise.3ex\hbox{$\scriptstyle\sim$}}{x}}\vphantom{x}}+ \mathord{\smash[b]{\underset{\raise.3ex\hbox{$\scriptstyle\sim$}}{b}}\vphantom{b}}'$</w:delText>
        </w:r>
      </w:del>
      <w:del w:id="1054" w:author="PR Preview" w:date="2026-01-01T00:00:00Z">
        <w:r>
          <w:delText xml:space="preserve"> </w:delText>
        </w:r>
      </w:del>
      <w:del w:id="1055" w:author="PR Preview" w:date="2026-01-01T00:00:00Z">
        <w:r>
          <w:delText xml:space="preserve">for all</w:delText>
        </w:r>
      </w:del>
      <w:del w:id="1056" w:author="PR Preview" w:date="2026-01-01T00:00:00Z">
        <w:r>
          <w:delText xml:space="preserve"> </w:delText>
        </w:r>
      </w:del>
      <w:del w:id="1057" w:author="PR Preview" w:date="2026-01-01T00:00:00Z">
        <w:r>
          <w:delText xml:space="preserve">$\mathord{\smash[b]{\underset{\raise.3ex\hbox{$\scriptstyle\sim$}}{x}}\vphantom{x}}\in \mathbb{R}^p$</w:delText>
        </w:r>
      </w:del>
      <w:del w:id="1058" w:author="PR Preview" w:date="2026-01-01T00:00:00Z">
        <w:r>
          <w:delText xml:space="preserve"> </w:delText>
        </w:r>
      </w:del>
      <w:del w:id="1059" w:author="PR Preview" w:date="2026-01-01T00:00:00Z">
        <w:r>
          <w:delText xml:space="preserve">(</w:delText>
        </w:r>
      </w:del>
      <w:hyperlink w:anchor="def-affine-map">
        <w:del w:id="1060" w:author="PR Preview" w:date="2026-01-01T00:00:00Z">
          <w:r>
            <w:rPr>
              <w:rStyle w:val="Hyperlink"/>
            </w:rPr>
            <w:delText xml:space="preserve">Definition 38</w:delText>
          </w:r>
        </w:del>
      </w:hyperlink>
      <w:del w:id="1061" w:author="PR Preview" w:date="2026-01-01T00:00:00Z">
        <w:r>
          <w:delText xml:space="preserve">),</w:delText>
        </w:r>
      </w:del>
      <w:del w:id="1062" w:author="PR Preview" w:date="2026-01-01T00:00:00Z">
        <w:r>
          <w:delText xml:space="preserve"> </w:delText>
        </w:r>
      </w:del>
      <w:del w:id="1063" w:author="PR Preview" w:date="2026-01-01T00:00:00Z">
        <w:r>
          <w:delText xml:space="preserve">then</w:delText>
        </w:r>
      </w:del>
      <w:del w:id="1064" w:author="PR Preview" w:date="2026-01-01T00:00:00Z">
        <w:r>
          <w:delText xml:space="preserve"> </w:delText>
        </w:r>
      </w:del>
      <m:oMath>
        <m:sSup>
          <m:e>
            <m:r>
              <m:rPr>
                <m:sty m:val="bi"/>
              </m:rPr>
              <m:t>A</m:t>
            </m:r>
          </m:e>
          <m:sup>
            <m:r>
              <m:rPr>
                <m:sty m:val="p"/>
              </m:rPr>
              <m:t>′</m:t>
            </m:r>
          </m:sup>
        </m:sSup>
        <m:r>
          <m:rPr>
            <m:sty m:val="p"/>
          </m:rPr>
          <m:t>=</m:t>
        </m:r>
        <m:r>
          <m:rPr>
            <m:sty m:val="bi"/>
          </m:rPr>
          <m:t>A</m:t>
        </m:r>
      </m:oMath>
      <w:del w:id="1065" w:author="PR Preview" w:date="2026-01-01T00:00:00Z">
        <w:r>
          <w:delText xml:space="preserve"> </w:delText>
        </w:r>
      </w:del>
      <w:del w:id="1066" w:author="PR Preview" w:date="2026-01-01T00:00:00Z">
        <w:r>
          <w:delText xml:space="preserve">and</w:delText>
        </w:r>
      </w:del>
      <w:del w:id="1067" w:author="PR Preview" w:date="2026-01-01T00:00:00Z">
        <w:r>
          <w:delText xml:space="preserve"> </w:delText>
        </w:r>
      </w:del>
      <w:del w:id="1068" w:author="PR Preview" w:date="2026-01-01T00:00:00Z">
        <w:r>
          <w:delText xml:space="preserve">$\mathord{\smash[b]{\underset{\raise.3ex\hbox{$\scriptstyle\sim$}}{b}}\vphantom{b}}' = \mathord{\smash[b]{\underset{\raise.3ex\hbox{$\scriptstyle\sim$}}{b}}\vphantom{b}}$</w:delText>
        </w:r>
      </w:del>
      <w:del w:id="1069" w:author="PR Preview" w:date="2026-01-01T00:00:00Z">
        <w:r>
          <w:delText xml:space="preserve">.</w:delText>
        </w:r>
      </w:del>
    </w:p>
    <w:p>
      <w:pPr>
        <w:pStyle w:val="BodyText"/>
      </w:pPr>
      <w:del w:id="1070" w:author="PR Preview" w:date="2026-01-01T00:00:00Z">
        <w:r>
          <w:rPr>
            <w:i/>
            <w:iCs/>
          </w:rPr>
          <w:delText xml:space="preserve">Proof</w:delText>
        </w:r>
      </w:del>
      <w:del w:id="1071" w:author="PR Preview" w:date="2026-01-01T00:00:00Z">
        <w:r>
          <w:delText xml:space="preserve">. </w:delText>
        </w:r>
      </w:del>
      <w:del w:id="1072" w:author="PR Preview" w:date="2026-01-01T00:00:00Z">
        <w:r>
          <w:delText xml:space="preserve">By</w:delText>
        </w:r>
      </w:del>
      <w:del w:id="1073" w:author="PR Preview" w:date="2026-01-01T00:00:00Z">
        <w:r>
          <w:delText xml:space="preserve"> </w:delText>
        </w:r>
      </w:del>
      <w:hyperlink w:anchor="thm-affine-map-zero">
        <w:del w:id="1074" w:author="PR Preview" w:date="2026-01-01T00:00:00Z">
          <w:r>
            <w:rPr>
              <w:rStyle w:val="Hyperlink"/>
            </w:rPr>
            <w:delText xml:space="preserve">Theorem 16</w:delText>
          </w:r>
        </w:del>
      </w:hyperlink>
      <w:del w:id="1075" w:author="PR Preview" w:date="2026-01-01T00:00:00Z">
        <w:r>
          <w:delText xml:space="preserve">, applied to each formula,</w:delText>
        </w:r>
      </w:del>
    </w:p>
    <w:p>
      <w:pPr>
        <w:pStyle w:val="BodyText"/>
      </w:pPr>
      <w:ins w:id="1076" w:author="PR Preview" w:date="2026-01-01T00:00:00Z">
        <w:r>
          <w:rPr>
            <w:b/>
            <w:bCs/>
          </w:rPr>
          <w:t xml:space="preserve">Theorem 17 (An affine map determines its matrix and offset)</w:t>
        </w:r>
      </w:ins>
      <w:ins w:id="1077" w:author="PR Preview" w:date="2026-01-01T00:00:00Z">
        <w:r>
          <w:t xml:space="preserve"> </w:t>
        </w:r>
      </w:ins>
      <w:ins w:id="1078" w:author="PR Preview" w:date="2026-01-01T00:00:00Z">
        <w:r>
          <w:t xml:space="preserve">If</w:t>
        </w:r>
      </w:ins>
      <w:ins w:id="1079" w:author="PR Preview" w:date="2026-01-01T00:00:00Z">
        <w:r>
          <w:t xml:space="preserve"> </w:t>
        </w:r>
      </w:ins>
      <w:ins w:id="1080" w:author="PR Preview" w:date="2026-01-01T00:00:00Z">
        <w:r>
          <w:t xml:space="preserve">$f(\mathord{\smash[b]{\underset{\raise.3ex\hbox{$\scriptstyle\sim$}}{x}}\vphantom{x}}) = \mathbf{A}\mathord{\smash[b]{\underset{\raise.3ex\hbox{$\scriptstyle\sim$}}{x}}\vphantom{x}}+ \mathord{\smash[b]{\underset{\raise.3ex\hbox{$\scriptstyle\sim$}}{b}}\vphantom{b}}$</w:t>
        </w:r>
      </w:ins>
      <w:ins w:id="1081" w:author="PR Preview" w:date="2026-01-01T00:00:00Z">
        <w:r>
          <w:t xml:space="preserve"> </w:t>
        </w:r>
      </w:ins>
      <w:ins w:id="1082" w:author="PR Preview" w:date="2026-01-01T00:00:00Z">
        <w:r>
          <w:t xml:space="preserve">and</w:t>
        </w:r>
      </w:ins>
      <w:ins w:id="1083" w:author="PR Preview" w:date="2026-01-01T00:00:00Z">
        <w:r>
          <w:t xml:space="preserve"> </w:t>
        </w:r>
      </w:ins>
      <w:ins w:id="1084" w:author="PR Preview" w:date="2026-01-01T00:00:00Z">
        <w:r>
          <w:t xml:space="preserve">$f(\mathord{\smash[b]{\underset{\raise.3ex\hbox{$\scriptstyle\sim$}}{x}}\vphantom{x}}) = \mathbf{A}'\mathord{\smash[b]{\underset{\raise.3ex\hbox{$\scriptstyle\sim$}}{x}}\vphantom{x}}+ \mathord{\smash[b]{\underset{\raise.3ex\hbox{$\scriptstyle\sim$}}{b}}\vphantom{b}}'$</w:t>
        </w:r>
      </w:ins>
      <w:ins w:id="1085" w:author="PR Preview" w:date="2026-01-01T00:00:00Z">
        <w:r>
          <w:t xml:space="preserve"> </w:t>
        </w:r>
      </w:ins>
      <w:ins w:id="1086" w:author="PR Preview" w:date="2026-01-01T00:00:00Z">
        <w:r>
          <w:t xml:space="preserve">for all</w:t>
        </w:r>
      </w:ins>
      <w:ins w:id="1087" w:author="PR Preview" w:date="2026-01-01T00:00:00Z">
        <w:r>
          <w:t xml:space="preserve"> </w:t>
        </w:r>
      </w:ins>
      <w:ins w:id="1088" w:author="PR Preview" w:date="2026-01-01T00:00:00Z">
        <w:r>
          <w:t xml:space="preserve">$\mathord{\smash[b]{\underset{\raise.3ex\hbox{$\scriptstyle\sim$}}{x}}\vphantom{x}}\in \mathbb{R}^p$</w:t>
        </w:r>
      </w:ins>
      <w:ins w:id="1089" w:author="PR Preview" w:date="2026-01-01T00:00:00Z">
        <w:r>
          <w:t xml:space="preserve"> </w:t>
        </w:r>
      </w:ins>
      <w:ins w:id="1090" w:author="PR Preview" w:date="2026-01-01T00:00:00Z">
        <w:r>
          <w:t xml:space="preserve">(</w:t>
        </w:r>
      </w:ins>
      <w:hyperlink w:anchor="def-affine-map">
        <w:ins w:id="1091" w:author="PR Preview" w:date="2026-01-01T00:00:00Z">
          <w:r>
            <w:rPr>
              <w:rStyle w:val="Hyperlink"/>
            </w:rPr>
            <w:t xml:space="preserve">Definition 38</w:t>
          </w:r>
        </w:ins>
      </w:hyperlink>
      <w:ins w:id="1092" w:author="PR Preview" w:date="2026-01-01T00:00:00Z">
        <w:r>
          <w:t xml:space="preserve">),</w:t>
        </w:r>
      </w:ins>
      <w:ins w:id="1093" w:author="PR Preview" w:date="2026-01-01T00:00:00Z">
        <w:r>
          <w:t xml:space="preserve"> </w:t>
        </w:r>
      </w:ins>
      <w:ins w:id="1094" w:author="PR Preview" w:date="2026-01-01T00:00:00Z">
        <w:r>
          <w:t xml:space="preserve">then</w:t>
        </w:r>
      </w:ins>
      <w:ins w:id="1095" w:author="PR Preview" w:date="2026-01-01T00:00:00Z">
        <w:r>
          <w:t xml:space="preserve"> </w:t>
        </w:r>
      </w:ins>
      <m:oMath>
        <m:sSup>
          <m:e>
            <m:r>
              <m:rPr>
                <m:sty m:val="bi"/>
              </m:rPr>
              <m:t>A</m:t>
            </m:r>
          </m:e>
          <m:sup>
            <m:r>
              <m:rPr>
                <m:sty m:val="p"/>
              </m:rPr>
              <m:t>′</m:t>
            </m:r>
          </m:sup>
        </m:sSup>
        <m:r>
          <m:rPr>
            <m:sty m:val="p"/>
          </m:rPr>
          <m:t>=</m:t>
        </m:r>
        <m:r>
          <m:rPr>
            <m:sty m:val="bi"/>
          </m:rPr>
          <m:t>A</m:t>
        </m:r>
      </m:oMath>
      <w:ins w:id="1096" w:author="PR Preview" w:date="2026-01-01T00:00:00Z">
        <w:r>
          <w:t xml:space="preserve"> </w:t>
        </w:r>
      </w:ins>
      <w:ins w:id="1097" w:author="PR Preview" w:date="2026-01-01T00:00:00Z">
        <w:r>
          <w:t xml:space="preserve">and</w:t>
        </w:r>
      </w:ins>
      <w:ins w:id="1098" w:author="PR Preview" w:date="2026-01-01T00:00:00Z">
        <w:r>
          <w:t xml:space="preserve"> </w:t>
        </w:r>
      </w:ins>
      <w:ins w:id="1099" w:author="PR Preview" w:date="2026-01-01T00:00:00Z">
        <w:r>
          <w:t xml:space="preserve">$\mathord{\smash[b]{\underset{\raise.3ex\hbox{$\scriptstyle\sim$}}{b}}\vphantom{b}}' = \mathord{\smash[b]{\underset{\raise.3ex\hbox{$\scriptstyle\sim$}}{b}}\vphantom{b}}$</w:t>
        </w:r>
      </w:ins>
      <w:ins w:id="1100" w:author="PR Preview" w:date="2026-01-01T00:00:00Z">
        <w:r>
          <w:t xml:space="preserve">.</w:t>
        </w:r>
      </w:ins>
    </w:p>
    <w:bookmarkEnd w:id="169"/>
    <w:p>
      <w:pPr>
        <w:pStyle w:val="BodyText"/>
      </w:pPr>
      <w:ins w:id="1101" w:author="PR Preview" w:date="2026-01-01T00:00:00Z">
        <w:r>
          <w:rPr>
            <w:i/>
            <w:iCs/>
          </w:rPr>
          <w:t xml:space="preserve">Proof</w:t>
        </w:r>
      </w:ins>
      <w:ins w:id="1102" w:author="PR Preview" w:date="2026-01-01T00:00:00Z">
        <w:r>
          <w:t xml:space="preserve">. </w:t>
        </w:r>
      </w:ins>
      <w:ins w:id="1103" w:author="PR Preview" w:date="2026-01-01T00:00:00Z">
        <w:r>
          <w:t xml:space="preserve">By</w:t>
        </w:r>
      </w:ins>
      <w:ins w:id="1104" w:author="PR Preview" w:date="2026-01-01T00:00:00Z">
        <w:r>
          <w:t xml:space="preserve"> </w:t>
        </w:r>
      </w:ins>
      <w:hyperlink w:anchor="thm-affine-map-zero">
        <w:ins w:id="1105" w:author="PR Preview" w:date="2026-01-01T00:00:00Z">
          <w:r>
            <w:rPr>
              <w:rStyle w:val="Hyperlink"/>
            </w:rPr>
            <w:t xml:space="preserve">Theorem 15</w:t>
          </w:r>
        </w:ins>
      </w:hyperlink>
      <w:ins w:id="1106" w:author="PR Preview" w:date="2026-01-01T00:00:00Z">
        <w:r>
          <w:t xml:space="preserve">, applied to each formula,</w:t>
        </w:r>
      </w:ins>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del w:id="1107" w:author="PR Preview" w:date="2026-01-01T00:00:00Z">
        <w:r>
          <w:delText xml:space="preserve">for all</w:delText>
        </w:r>
      </w:del>
      <w:del w:id="1108" w:author="PR Preview" w:date="2026-01-01T00:00:00Z">
        <w:r>
          <w:delText xml:space="preserve"> </w:delText>
        </w:r>
      </w:del>
      <w:del w:id="1109" w:author="PR Preview" w:date="2026-01-01T00:00:00Z">
        <w:r>
          <w:delText xml:space="preserve">$\mathord{\smash[b]{\underset{\raise.3ex\hbox{$\scriptstyle\sim$}}{x}}\vphantom{x}}$</w:delText>
        </w:r>
      </w:del>
      <w:del w:id="1110" w:author="PR Preview" w:date="2026-01-01T00:00:00Z">
        <w:r>
          <w:delText xml:space="preserve">,</w:delText>
        </w:r>
      </w:del>
      <w:del w:id="1111" w:author="PR Preview" w:date="2026-01-01T00:00:00Z">
        <w:r>
          <w:delText xml:space="preserve"> </w:delText>
        </w:r>
      </w:del>
      <w:del w:id="1112" w:author="PR Preview" w:date="2026-01-01T00:00:00Z">
        <w:r>
          <w:delText xml:space="preserve">so</w:delText>
        </w:r>
      </w:del>
      <w:del w:id="1113" w:author="PR Preview" w:date="2026-01-01T00:00:00Z">
        <w:r>
          <w:delText xml:space="preserve"> </w:delText>
        </w:r>
      </w:del>
      <m:oMath>
        <m:r>
          <m:rPr>
            <m:sty m:val="bi"/>
          </m:rPr>
          <m:t>A</m:t>
        </m:r>
      </m:oMath>
      <w:del w:id="1114" w:author="PR Preview" w:date="2026-01-01T00:00:00Z">
        <w:r>
          <w:delText xml:space="preserve"> </w:delText>
        </w:r>
      </w:del>
      <w:del w:id="1115" w:author="PR Preview" w:date="2026-01-01T00:00:00Z">
        <w:r>
          <w:delText xml:space="preserve">and</w:delText>
        </w:r>
      </w:del>
      <w:del w:id="1116" w:author="PR Preview" w:date="2026-01-01T00:00:00Z">
        <w:r>
          <w:delText xml:space="preserve"> </w:delText>
        </w:r>
      </w:del>
      <m:oMath>
        <m:sSup>
          <m:e>
            <m:r>
              <m:rPr>
                <m:sty m:val="bi"/>
              </m:rPr>
              <m:t>A</m:t>
            </m:r>
          </m:e>
          <m:sup>
            <m:r>
              <m:rPr>
                <m:sty m:val="p"/>
              </m:rPr>
              <m:t>′</m:t>
            </m:r>
          </m:sup>
        </m:sSup>
      </m:oMath>
      <w:del w:id="1117" w:author="PR Preview" w:date="2026-01-01T00:00:00Z">
        <w:r>
          <w:delText xml:space="preserve"> </w:delText>
        </w:r>
      </w:del>
      <w:del w:id="1118" w:author="PR Preview" w:date="2026-01-01T00:00:00Z">
        <w:r>
          <w:delText xml:space="preserve">are both matrices (</w:delText>
        </w:r>
      </w:del>
      <w:hyperlink w:anchor="def-matrix-of-linear-map">
        <w:del w:id="1119" w:author="PR Preview" w:date="2026-01-01T00:00:00Z">
          <w:r>
            <w:rPr>
              <w:rStyle w:val="Hyperlink"/>
            </w:rPr>
            <w:delText xml:space="preserve">Definition 36</w:delText>
          </w:r>
        </w:del>
      </w:hyperlink>
      <w:del w:id="1120" w:author="PR Preview" w:date="2026-01-01T00:00:00Z">
        <w:r>
          <w:delText xml:space="preserve">) of the linear map</w:delText>
        </w:r>
      </w:del>
      <w:del w:id="1121" w:author="PR Preview" w:date="2026-01-01T00:00:00Z">
        <w:r>
          <w:delText xml:space="preserve"> </w:delText>
        </w:r>
      </w:del>
      <w:del w:id="1122" w:author="PR Preview" w:date="2026-01-01T00:00:00Z">
        <w:r>
          <w:delText xml:space="preserve">$\mathord{\smash[b]{\underset{\raise.3ex\hbox{$\scriptstyle\sim$}}{x}}\vphantom{x}}\mapsto f(\mathord{\smash[b]{\underset{\raise.3ex\hbox{$\scriptstyle\sim$}}{x}}\vphantom{x}}) - \mathord{\smash[b]{\underset{\raise.3ex\hbox{$\scriptstyle\sim$}}{b}}\vphantom{b}}$</w:delText>
        </w:r>
      </w:del>
      <w:del w:id="1123" w:author="PR Preview" w:date="2026-01-01T00:00:00Z">
        <w:r>
          <w:delText xml:space="preserve"> </w:delText>
        </w:r>
      </w:del>
      <w:del w:id="1124" w:author="PR Preview" w:date="2026-01-01T00:00:00Z">
        <w:r>
          <w:delText xml:space="preserve">(linear by</w:delText>
        </w:r>
      </w:del>
      <w:del w:id="1125" w:author="PR Preview" w:date="2026-01-01T00:00:00Z">
        <w:r>
          <w:delText xml:space="preserve"> </w:delText>
        </w:r>
      </w:del>
      <w:hyperlink w:anchor="thm-matrix-map-linear">
        <w:del w:id="1126" w:author="PR Preview" w:date="2026-01-01T00:00:00Z">
          <w:r>
            <w:rPr>
              <w:rStyle w:val="Hyperlink"/>
            </w:rPr>
            <w:delText xml:space="preserve">Theorem 13</w:delText>
          </w:r>
        </w:del>
      </w:hyperlink>
      <w:del w:id="1127" w:author="PR Preview" w:date="2026-01-01T00:00:00Z">
        <w:r>
          <w:delText xml:space="preserve">),</w:delText>
        </w:r>
      </w:del>
      <w:del w:id="1128" w:author="PR Preview" w:date="2026-01-01T00:00:00Z">
        <w:r>
          <w:delText xml:space="preserve"> </w:delText>
        </w:r>
      </w:del>
      <w:del w:id="1129" w:author="PR Preview" w:date="2026-01-01T00:00:00Z">
        <w:r>
          <w:delText xml:space="preserve">and the uniqueness in</w:delText>
        </w:r>
      </w:del>
      <w:del w:id="1130" w:author="PR Preview" w:date="2026-01-01T00:00:00Z">
        <w:r>
          <w:delText xml:space="preserve"> </w:delText>
        </w:r>
      </w:del>
      <w:hyperlink w:anchor="thm-linear-map-matrix">
        <w:del w:id="1131" w:author="PR Preview" w:date="2026-01-01T00:00:00Z">
          <w:r>
            <w:rPr>
              <w:rStyle w:val="Hyperlink"/>
            </w:rPr>
            <w:delText xml:space="preserve">Theorem 15</w:delText>
          </w:r>
        </w:del>
      </w:hyperlink>
      <w:del w:id="1132" w:author="PR Preview" w:date="2026-01-01T00:00:00Z">
        <w:r>
          <w:delText xml:space="preserve"> </w:delText>
        </w:r>
      </w:del>
      <w:del w:id="1133" w:author="PR Preview" w:date="2026-01-01T00:00:00Z">
        <w:r>
          <w:delText xml:space="preserve">gives</w:delText>
        </w:r>
      </w:del>
      <w:del w:id="1134" w:author="PR Preview" w:date="2026-01-01T00:00:00Z">
        <w:r>
          <w:delText xml:space="preserve"> </w:delText>
        </w:r>
      </w:del>
      <m:oMath>
        <m:sSup>
          <m:e>
            <m:r>
              <m:rPr>
                <m:sty m:val="bi"/>
              </m:rPr>
              <m:t>A</m:t>
            </m:r>
          </m:e>
          <m:sup>
            <m:r>
              <m:rPr>
                <m:sty m:val="p"/>
              </m:rPr>
              <m:t>′</m:t>
            </m:r>
          </m:sup>
        </m:sSup>
        <m:r>
          <m:rPr>
            <m:sty m:val="p"/>
          </m:rPr>
          <m:t>=</m:t>
        </m:r>
        <m:r>
          <m:rPr>
            <m:sty m:val="bi"/>
          </m:rPr>
          <m:t>A</m:t>
        </m:r>
      </m:oMath>
      <w:del w:id="1135" w:author="PR Preview" w:date="2026-01-01T00:00:00Z">
        <w:r>
          <w:delText xml:space="preserve">.</w:delText>
        </w:r>
      </w:del>
    </w:p>
    <w:p>
      <w:pPr>
        <w:pStyle w:val="BodyText"/>
      </w:pPr>
      <w:del w:id="1136" w:author="PR Preview" w:date="2026-01-01T00:00:00Z">
        <w:r>
          <w:rPr>
            <w:i/>
            <w:iCs/>
          </w:rPr>
          <w:delText xml:space="preserve">Remark 17</w:delText>
        </w:r>
      </w:del>
      <w:del w:id="1137" w:author="PR Preview" w:date="2026-01-01T00:00:00Z">
        <w:r>
          <w:delText xml:space="preserve"> (</w:delText>
        </w:r>
      </w:del>
      <w:del w:id="1138" w:author="PR Preview" w:date="2026-01-01T00:00:00Z">
        <w:r>
          <w:delText xml:space="preserve">“Linear”</w:delText>
        </w:r>
      </w:del>
      <w:del w:id="1139" w:author="PR Preview" w:date="2026-01-01T00:00:00Z">
        <w:r>
          <w:delText xml:space="preserve"> </w:delText>
        </w:r>
      </w:del>
      <w:del w:id="1140" w:author="PR Preview" w:date="2026-01-01T00:00:00Z">
        <w:r>
          <w:delText xml:space="preserve">in this site, and in machine learning and statistics). </w:delText>
        </w:r>
      </w:del>
      <w:del w:id="1141" w:author="PR Preview" w:date="2026-01-01T00:00:00Z">
        <w:r>
          <w:delText xml:space="preserve">This site uses</w:delText>
        </w:r>
      </w:del>
      <w:del w:id="1142" w:author="PR Preview" w:date="2026-01-01T00:00:00Z">
        <w:r>
          <w:delText xml:space="preserve"> </w:delText>
        </w:r>
      </w:del>
      <w:del w:id="1143" w:author="PR Preview" w:date="2026-01-01T00:00:00Z">
        <w:r>
          <w:delText xml:space="preserve">“linear”</w:delText>
        </w:r>
      </w:del>
      <w:del w:id="1144" w:author="PR Preview" w:date="2026-01-01T00:00:00Z">
        <w:r>
          <w:delText xml:space="preserve"> </w:delText>
        </w:r>
      </w:del>
      <w:del w:id="1145" w:author="PR Preview" w:date="2026-01-01T00:00:00Z">
        <w:r>
          <w:delText xml:space="preserve">only in the sense of</w:delText>
        </w:r>
      </w:del>
      <w:del w:id="1146" w:author="PR Preview" w:date="2026-01-01T00:00:00Z">
        <w:r>
          <w:delText xml:space="preserve"> </w:delText>
        </w:r>
      </w:del>
      <w:hyperlink w:anchor="def-linear-map">
        <w:del w:id="1147" w:author="PR Preview" w:date="2026-01-01T00:00:00Z">
          <w:r>
            <w:rPr>
              <w:rStyle w:val="Hyperlink"/>
            </w:rPr>
            <w:delText xml:space="preserve">Definition 34</w:delText>
          </w:r>
        </w:del>
      </w:hyperlink>
      <w:del w:id="1148" w:author="PR Preview" w:date="2026-01-01T00:00:00Z">
        <w:r>
          <w:delText xml:space="preserve">,</w:delText>
        </w:r>
      </w:del>
      <w:del w:id="1149" w:author="PR Preview" w:date="2026-01-01T00:00:00Z">
        <w:r>
          <w:delText xml:space="preserve"> </w:delText>
        </w:r>
      </w:del>
      <w:del w:id="1150" w:author="PR Preview" w:date="2026-01-01T00:00:00Z">
        <w:r>
          <w:delText xml:space="preserve">so by</w:delText>
        </w:r>
      </w:del>
      <w:del w:id="1151" w:author="PR Preview" w:date="2026-01-01T00:00:00Z">
        <w:r>
          <w:delText xml:space="preserve"> </w:delText>
        </w:r>
      </w:del>
      <w:hyperlink w:anchor="thm-affine-linear-iff">
        <w:del w:id="1152" w:author="PR Preview" w:date="2026-01-01T00:00:00Z">
          <w:r>
            <w:rPr>
              <w:rStyle w:val="Hyperlink"/>
            </w:rPr>
            <w:delText xml:space="preserve">Theorem 17</w:delText>
          </w:r>
        </w:del>
      </w:hyperlink>
      <w:del w:id="1153" w:author="PR Preview" w:date="2026-01-01T00:00:00Z">
        <w:r>
          <w:delText xml:space="preserve"> </w:delText>
        </w:r>
      </w:del>
      <w:del w:id="1154" w:author="PR Preview" w:date="2026-01-01T00:00:00Z">
        <w:r>
          <w:delText xml:space="preserve">a function with a nonzero offset is affine but not linear.</w:delText>
        </w:r>
      </w:del>
      <w:del w:id="1155" w:author="PR Preview" w:date="2026-01-01T00:00:00Z">
        <w:r>
          <w:delText xml:space="preserve"> </w:delText>
        </w:r>
      </w:del>
      <w:del w:id="1156" w:author="PR Preview" w:date="2026-01-01T00:00:00Z">
        <w:r>
          <w:delText xml:space="preserve">For functions of one variable, this is the same split as</w:delText>
        </w:r>
      </w:del>
      <w:del w:id="1157" w:author="PR Preview" w:date="2026-01-01T00:00:00Z">
        <w:r>
          <w:delText xml:space="preserve"> </w:delText>
        </w:r>
      </w:del>
      <w:hyperlink r:id="rId170">
        <w:del w:id="1158" w:author="PR Preview" w:date="2026-01-01T00:00:00Z">
          <w:r>
            <w:rPr>
              <w:rStyle w:val="Hyperlink"/>
            </w:rPr>
            <w:delText xml:space="preserve">affine</w:delText>
          </w:r>
        </w:del>
      </w:hyperlink>
      <w:del w:id="1159" w:author="PR Preview" w:date="2026-01-01T00:00:00Z">
        <w:r>
          <w:delText xml:space="preserve"> </w:delText>
        </w:r>
      </w:del>
      <m:oMath>
        <m:r>
          <m:t>a</m:t>
        </m:r>
        <m:r>
          <m:t>x</m:t>
        </m:r>
        <m:r>
          <m:rPr>
            <m:sty m:val="p"/>
          </m:rPr>
          <m:t>+</m:t>
        </m:r>
        <m:r>
          <m:t>b</m:t>
        </m:r>
      </m:oMath>
      <w:del w:id="1160" w:author="PR Preview" w:date="2026-01-01T00:00:00Z">
        <w:r>
          <w:delText xml:space="preserve"> </w:delText>
        </w:r>
      </w:del>
      <w:del w:id="1161" w:author="PR Preview" w:date="2026-01-01T00:00:00Z">
        <w:r>
          <w:delText xml:space="preserve">versus</w:delText>
        </w:r>
      </w:del>
      <w:del w:id="1162" w:author="PR Preview" w:date="2026-01-01T00:00:00Z">
        <w:r>
          <w:delText xml:space="preserve"> </w:delText>
        </w:r>
      </w:del>
      <w:hyperlink r:id="rId171">
        <w:del w:id="1163" w:author="PR Preview" w:date="2026-01-01T00:00:00Z">
          <w:r>
            <w:rPr>
              <w:rStyle w:val="Hyperlink"/>
            </w:rPr>
            <w:delText xml:space="preserve">linear</w:delText>
          </w:r>
        </w:del>
      </w:hyperlink>
      <w:del w:id="1164" w:author="PR Preview" w:date="2026-01-01T00:00:00Z">
        <w:r>
          <w:delText xml:space="preserve"> </w:delText>
        </w:r>
      </w:del>
      <m:oMath>
        <m:r>
          <m:t>a</m:t>
        </m:r>
        <m:r>
          <m:t>x</m:t>
        </m:r>
      </m:oMath>
      <w:del w:id="1165" w:author="PR Preview" w:date="2026-01-01T00:00:00Z">
        <w:r>
          <w:delText xml:space="preserve"> </w:delText>
        </w:r>
      </w:del>
      <w:del w:id="1166" w:author="PR Preview" w:date="2026-01-01T00:00:00Z">
        <w:r>
          <w:delText xml:space="preserve">on the algebra page.</w:delText>
        </w:r>
      </w:del>
      <w:del w:id="1167" w:author="PR Preview" w:date="2026-01-01T00:00:00Z">
        <w:r>
          <w:delText xml:space="preserve"> </w:delText>
        </w:r>
      </w:del>
      <w:del w:id="1168" w:author="PR Preview" w:date="2026-01-01T00:00:00Z">
        <w:r>
          <w:delText xml:space="preserve">(The algebra page writes these as</w:delText>
        </w:r>
      </w:del>
      <w:del w:id="1169" w:author="PR Preview" w:date="2026-01-01T00:00:00Z">
        <w:r>
          <w:delText xml:space="preserve"> </w:delText>
        </w:r>
      </w:del>
      <m:oMath>
        <m:r>
          <m:t>m</m:t>
        </m:r>
        <m:r>
          <m:t>x</m:t>
        </m:r>
        <m:r>
          <m:rPr>
            <m:sty m:val="p"/>
          </m:rPr>
          <m:t>+</m:t>
        </m:r>
        <m:r>
          <m:t>b</m:t>
        </m:r>
      </m:oMath>
      <w:del w:id="1170" w:author="PR Preview" w:date="2026-01-01T00:00:00Z">
        <w:r>
          <w:delText xml:space="preserve"> </w:delText>
        </w:r>
      </w:del>
      <w:del w:id="1171" w:author="PR Preview" w:date="2026-01-01T00:00:00Z">
        <w:r>
          <w:delText xml:space="preserve">and</w:delText>
        </w:r>
      </w:del>
      <w:del w:id="1172" w:author="PR Preview" w:date="2026-01-01T00:00:00Z">
        <w:r>
          <w:delText xml:space="preserve"> </w:delText>
        </w:r>
      </w:del>
      <m:oMath>
        <m:r>
          <m:t>m</m:t>
        </m:r>
        <m:r>
          <m:t>x</m:t>
        </m:r>
      </m:oMath>
      <w:del w:id="1173" w:author="PR Preview" w:date="2026-01-01T00:00:00Z">
        <w:r>
          <w:delText xml:space="preserve">;</w:delText>
        </w:r>
      </w:del>
      <w:del w:id="1174" w:author="PR Preview" w:date="2026-01-01T00:00:00Z">
        <w:r>
          <w:delText xml:space="preserve"> </w:delText>
        </w:r>
      </w:del>
      <w:del w:id="1175" w:author="PR Preview" w:date="2026-01-01T00:00:00Z">
        <w:r>
          <w:delText xml:space="preserve">here</w:delText>
        </w:r>
      </w:del>
      <w:del w:id="1176" w:author="PR Preview" w:date="2026-01-01T00:00:00Z">
        <w:r>
          <w:delText xml:space="preserve"> </w:delText>
        </w:r>
      </w:del>
      <m:oMath>
        <m:r>
          <m:t>m</m:t>
        </m:r>
      </m:oMath>
      <w:del w:id="1177" w:author="PR Preview" w:date="2026-01-01T00:00:00Z">
        <w:r>
          <w:delText xml:space="preserve"> </w:delText>
        </w:r>
      </w:del>
      <w:del w:id="1178" w:author="PR Preview" w:date="2026-01-01T00:00:00Z">
        <w:r>
          <w:delText xml:space="preserve">already names the number of outputs.)</w:delText>
        </w:r>
      </w:del>
    </w:p>
    <w:p>
      <w:pPr>
        <w:pStyle w:val="FirstParagraph"/>
      </w:pPr>
      <w:ins w:id="1179" w:author="PR Preview" w:date="2026-01-01T00:00:00Z">
        <w:r>
          <w:t xml:space="preserve">for all</w:t>
        </w:r>
      </w:ins>
      <w:ins w:id="1180" w:author="PR Preview" w:date="2026-01-01T00:00:00Z">
        <w:r>
          <w:t xml:space="preserve"> </w:t>
        </w:r>
      </w:ins>
      <w:ins w:id="1181" w:author="PR Preview" w:date="2026-01-01T00:00:00Z">
        <w:r>
          <w:t xml:space="preserve">$\mathord{\smash[b]{\underset{\raise.3ex\hbox{$\scriptstyle\sim$}}{x}}\vphantom{x}}$</w:t>
        </w:r>
      </w:ins>
      <w:ins w:id="1182" w:author="PR Preview" w:date="2026-01-01T00:00:00Z">
        <w:r>
          <w:t xml:space="preserve">,</w:t>
        </w:r>
      </w:ins>
      <w:ins w:id="1183" w:author="PR Preview" w:date="2026-01-01T00:00:00Z">
        <w:r>
          <w:t xml:space="preserve"> </w:t>
        </w:r>
      </w:ins>
      <w:ins w:id="1184" w:author="PR Preview" w:date="2026-01-01T00:00:00Z">
        <w:r>
          <w:t xml:space="preserve">so</w:t>
        </w:r>
      </w:ins>
      <w:ins w:id="1185" w:author="PR Preview" w:date="2026-01-01T00:00:00Z">
        <w:r>
          <w:t xml:space="preserve"> </w:t>
        </w:r>
      </w:ins>
      <m:oMath>
        <m:r>
          <m:rPr>
            <m:sty m:val="bi"/>
          </m:rPr>
          <m:t>A</m:t>
        </m:r>
      </m:oMath>
      <w:ins w:id="1186" w:author="PR Preview" w:date="2026-01-01T00:00:00Z">
        <w:r>
          <w:t xml:space="preserve"> </w:t>
        </w:r>
      </w:ins>
      <w:ins w:id="1187" w:author="PR Preview" w:date="2026-01-01T00:00:00Z">
        <w:r>
          <w:t xml:space="preserve">and</w:t>
        </w:r>
      </w:ins>
      <w:ins w:id="1188" w:author="PR Preview" w:date="2026-01-01T00:00:00Z">
        <w:r>
          <w:t xml:space="preserve"> </w:t>
        </w:r>
      </w:ins>
      <m:oMath>
        <m:sSup>
          <m:e>
            <m:r>
              <m:rPr>
                <m:sty m:val="bi"/>
              </m:rPr>
              <m:t>A</m:t>
            </m:r>
          </m:e>
          <m:sup>
            <m:r>
              <m:rPr>
                <m:sty m:val="p"/>
              </m:rPr>
              <m:t>′</m:t>
            </m:r>
          </m:sup>
        </m:sSup>
      </m:oMath>
      <w:ins w:id="1189" w:author="PR Preview" w:date="2026-01-01T00:00:00Z">
        <w:r>
          <w:t xml:space="preserve"> </w:t>
        </w:r>
      </w:ins>
      <w:ins w:id="1190" w:author="PR Preview" w:date="2026-01-01T00:00:00Z">
        <w:r>
          <w:t xml:space="preserve">are both matrices (</w:t>
        </w:r>
      </w:ins>
      <w:hyperlink w:anchor="def-matrix-of-linear-map">
        <w:ins w:id="1191" w:author="PR Preview" w:date="2026-01-01T00:00:00Z">
          <w:r>
            <w:rPr>
              <w:rStyle w:val="Hyperlink"/>
            </w:rPr>
            <w:t xml:space="preserve">Definition 36</w:t>
          </w:r>
        </w:ins>
      </w:hyperlink>
      <w:ins w:id="1192" w:author="PR Preview" w:date="2026-01-01T00:00:00Z">
        <w:r>
          <w:t xml:space="preserve">) of the linear map</w:t>
        </w:r>
      </w:ins>
      <w:ins w:id="1193" w:author="PR Preview" w:date="2026-01-01T00:00:00Z">
        <w:r>
          <w:t xml:space="preserve"> </w:t>
        </w:r>
      </w:ins>
      <w:ins w:id="1194" w:author="PR Preview" w:date="2026-01-01T00:00:00Z">
        <w:r>
          <w:t xml:space="preserve">$\mathord{\smash[b]{\underset{\raise.3ex\hbox{$\scriptstyle\sim$}}{x}}\vphantom{x}}\mapsto f(\mathord{\smash[b]{\underset{\raise.3ex\hbox{$\scriptstyle\sim$}}{x}}\vphantom{x}}) - \mathord{\smash[b]{\underset{\raise.3ex\hbox{$\scriptstyle\sim$}}{b}}\vphantom{b}}$</w:t>
        </w:r>
      </w:ins>
      <w:ins w:id="1195" w:author="PR Preview" w:date="2026-01-01T00:00:00Z">
        <w:r>
          <w:t xml:space="preserve"> </w:t>
        </w:r>
      </w:ins>
      <w:ins w:id="1196" w:author="PR Preview" w:date="2026-01-01T00:00:00Z">
        <w:r>
          <w:t xml:space="preserve">(linear by</w:t>
        </w:r>
      </w:ins>
      <w:ins w:id="1197" w:author="PR Preview" w:date="2026-01-01T00:00:00Z">
        <w:r>
          <w:t xml:space="preserve"> </w:t>
        </w:r>
      </w:ins>
      <w:hyperlink w:anchor="thm-matrix-map-linear">
        <w:ins w:id="1198" w:author="PR Preview" w:date="2026-01-01T00:00:00Z">
          <w:r>
            <w:rPr>
              <w:rStyle w:val="Hyperlink"/>
            </w:rPr>
            <w:t xml:space="preserve">Theorem 12</w:t>
          </w:r>
        </w:ins>
      </w:hyperlink>
      <w:ins w:id="1199" w:author="PR Preview" w:date="2026-01-01T00:00:00Z">
        <w:r>
          <w:t xml:space="preserve">),</w:t>
        </w:r>
      </w:ins>
      <w:ins w:id="1200" w:author="PR Preview" w:date="2026-01-01T00:00:00Z">
        <w:r>
          <w:t xml:space="preserve"> </w:t>
        </w:r>
      </w:ins>
      <w:ins w:id="1201" w:author="PR Preview" w:date="2026-01-01T00:00:00Z">
        <w:r>
          <w:t xml:space="preserve">and the uniqueness in</w:t>
        </w:r>
      </w:ins>
      <w:ins w:id="1202" w:author="PR Preview" w:date="2026-01-01T00:00:00Z">
        <w:r>
          <w:t xml:space="preserve"> </w:t>
        </w:r>
      </w:ins>
      <w:hyperlink w:anchor="thm-linear-map-matrix">
        <w:ins w:id="1203" w:author="PR Preview" w:date="2026-01-01T00:00:00Z">
          <w:r>
            <w:rPr>
              <w:rStyle w:val="Hyperlink"/>
            </w:rPr>
            <w:t xml:space="preserve">Theorem 14</w:t>
          </w:r>
        </w:ins>
      </w:hyperlink>
      <w:ins w:id="1204" w:author="PR Preview" w:date="2026-01-01T00:00:00Z">
        <w:r>
          <w:t xml:space="preserve"> </w:t>
        </w:r>
      </w:ins>
      <w:ins w:id="1205" w:author="PR Preview" w:date="2026-01-01T00:00:00Z">
        <w:r>
          <w:t xml:space="preserve">gives</w:t>
        </w:r>
      </w:ins>
      <w:ins w:id="1206" w:author="PR Preview" w:date="2026-01-01T00:00:00Z">
        <w:r>
          <w:t xml:space="preserve"> </w:t>
        </w:r>
      </w:ins>
      <m:oMath>
        <m:sSup>
          <m:e>
            <m:r>
              <m:rPr>
                <m:sty m:val="bi"/>
              </m:rPr>
              <m:t>A</m:t>
            </m:r>
          </m:e>
          <m:sup>
            <m:r>
              <m:rPr>
                <m:sty m:val="p"/>
              </m:rPr>
              <m:t>′</m:t>
            </m:r>
          </m:sup>
        </m:sSup>
        <m:r>
          <m:rPr>
            <m:sty m:val="p"/>
          </m:rPr>
          <m:t>=</m:t>
        </m:r>
        <m:r>
          <m:rPr>
            <m:sty m:val="bi"/>
          </m:rPr>
          <m:t>A</m:t>
        </m:r>
      </m:oMath>
      <w:ins w:id="1207" w:author="PR Preview" w:date="2026-01-01T00:00:00Z">
        <w:r>
          <w:t xml:space="preserve">.</w:t>
        </w:r>
      </w:ins>
    </w:p>
    <w:bookmarkStart w:id="172" w:name="rem-linear-affine-terminology"/>
    <w:p>
      <w:pPr>
        <w:pStyle w:val="BodyText"/>
      </w:pPr>
      <w:ins w:id="1208" w:author="PR Preview" w:date="2026-01-01T00:00:00Z">
        <w:r>
          <w:rPr>
            <w:i/>
            <w:iCs/>
          </w:rPr>
          <w:t xml:space="preserve">Remark 17</w:t>
        </w:r>
      </w:ins>
      <w:ins w:id="1209" w:author="PR Preview" w:date="2026-01-01T00:00:00Z">
        <w:r>
          <w:t xml:space="preserve"> (</w:t>
        </w:r>
      </w:ins>
      <w:ins w:id="1210" w:author="PR Preview" w:date="2026-01-01T00:00:00Z">
        <w:r>
          <w:t xml:space="preserve">“Linear”</w:t>
        </w:r>
      </w:ins>
      <w:ins w:id="1211" w:author="PR Preview" w:date="2026-01-01T00:00:00Z">
        <w:r>
          <w:t xml:space="preserve"> </w:t>
        </w:r>
      </w:ins>
      <w:ins w:id="1212" w:author="PR Preview" w:date="2026-01-01T00:00:00Z">
        <w:r>
          <w:t xml:space="preserve">in this site, and in machine learning and statistics). </w:t>
        </w:r>
      </w:ins>
      <w:ins w:id="1213" w:author="PR Preview" w:date="2026-01-01T00:00:00Z">
        <w:r>
          <w:t xml:space="preserve">This site uses</w:t>
        </w:r>
      </w:ins>
      <w:ins w:id="1214" w:author="PR Preview" w:date="2026-01-01T00:00:00Z">
        <w:r>
          <w:t xml:space="preserve"> </w:t>
        </w:r>
      </w:ins>
      <w:ins w:id="1215" w:author="PR Preview" w:date="2026-01-01T00:00:00Z">
        <w:r>
          <w:t xml:space="preserve">“linear”</w:t>
        </w:r>
      </w:ins>
      <w:ins w:id="1216" w:author="PR Preview" w:date="2026-01-01T00:00:00Z">
        <w:r>
          <w:t xml:space="preserve"> </w:t>
        </w:r>
      </w:ins>
      <w:ins w:id="1217" w:author="PR Preview" w:date="2026-01-01T00:00:00Z">
        <w:r>
          <w:t xml:space="preserve">only in the sense of</w:t>
        </w:r>
      </w:ins>
      <w:ins w:id="1218" w:author="PR Preview" w:date="2026-01-01T00:00:00Z">
        <w:r>
          <w:t xml:space="preserve"> </w:t>
        </w:r>
      </w:ins>
      <w:hyperlink w:anchor="def-linear-map">
        <w:ins w:id="1219" w:author="PR Preview" w:date="2026-01-01T00:00:00Z">
          <w:r>
            <w:rPr>
              <w:rStyle w:val="Hyperlink"/>
            </w:rPr>
            <w:t xml:space="preserve">Definition 34</w:t>
          </w:r>
        </w:ins>
      </w:hyperlink>
      <w:ins w:id="1220" w:author="PR Preview" w:date="2026-01-01T00:00:00Z">
        <w:r>
          <w:t xml:space="preserve">,</w:t>
        </w:r>
      </w:ins>
      <w:ins w:id="1221" w:author="PR Preview" w:date="2026-01-01T00:00:00Z">
        <w:r>
          <w:t xml:space="preserve"> </w:t>
        </w:r>
      </w:ins>
      <w:ins w:id="1222" w:author="PR Preview" w:date="2026-01-01T00:00:00Z">
        <w:r>
          <w:t xml:space="preserve">so by</w:t>
        </w:r>
      </w:ins>
      <w:ins w:id="1223" w:author="PR Preview" w:date="2026-01-01T00:00:00Z">
        <w:r>
          <w:t xml:space="preserve"> </w:t>
        </w:r>
      </w:ins>
      <w:hyperlink w:anchor="thm-affine-linear-iff">
        <w:ins w:id="1224" w:author="PR Preview" w:date="2026-01-01T00:00:00Z">
          <w:r>
            <w:rPr>
              <w:rStyle w:val="Hyperlink"/>
            </w:rPr>
            <w:t xml:space="preserve">Theorem 16</w:t>
          </w:r>
        </w:ins>
      </w:hyperlink>
      <w:ins w:id="1225" w:author="PR Preview" w:date="2026-01-01T00:00:00Z">
        <w:r>
          <w:t xml:space="preserve"> </w:t>
        </w:r>
      </w:ins>
      <w:ins w:id="1226" w:author="PR Preview" w:date="2026-01-01T00:00:00Z">
        <w:r>
          <w:t xml:space="preserve">a function with a nonzero offset is affine but not linear.</w:t>
        </w:r>
      </w:ins>
      <w:ins w:id="1227" w:author="PR Preview" w:date="2026-01-01T00:00:00Z">
        <w:r>
          <w:t xml:space="preserve"> </w:t>
        </w:r>
      </w:ins>
      <w:ins w:id="1228" w:author="PR Preview" w:date="2026-01-01T00:00:00Z">
        <w:r>
          <w:t xml:space="preserve">For functions of one variable, this is the same split as</w:t>
        </w:r>
      </w:ins>
      <w:ins w:id="1229" w:author="PR Preview" w:date="2026-01-01T00:00:00Z">
        <w:r>
          <w:t xml:space="preserve"> </w:t>
        </w:r>
      </w:ins>
      <w:hyperlink r:id="rId170">
        <w:ins w:id="1230" w:author="PR Preview" w:date="2026-01-01T00:00:00Z">
          <w:r>
            <w:rPr>
              <w:rStyle w:val="Hyperlink"/>
            </w:rPr>
            <w:t xml:space="preserve">affine</w:t>
          </w:r>
        </w:ins>
      </w:hyperlink>
      <w:ins w:id="1231" w:author="PR Preview" w:date="2026-01-01T00:00:00Z">
        <w:r>
          <w:t xml:space="preserve"> </w:t>
        </w:r>
      </w:ins>
      <m:oMath>
        <m:r>
          <m:t>a</m:t>
        </m:r>
        <m:r>
          <m:t>x</m:t>
        </m:r>
        <m:r>
          <m:rPr>
            <m:sty m:val="p"/>
          </m:rPr>
          <m:t>+</m:t>
        </m:r>
        <m:r>
          <m:t>b</m:t>
        </m:r>
      </m:oMath>
      <w:ins w:id="1232" w:author="PR Preview" w:date="2026-01-01T00:00:00Z">
        <w:r>
          <w:t xml:space="preserve"> </w:t>
        </w:r>
      </w:ins>
      <w:ins w:id="1233" w:author="PR Preview" w:date="2026-01-01T00:00:00Z">
        <w:r>
          <w:t xml:space="preserve">versus</w:t>
        </w:r>
      </w:ins>
      <w:ins w:id="1234" w:author="PR Preview" w:date="2026-01-01T00:00:00Z">
        <w:r>
          <w:t xml:space="preserve"> </w:t>
        </w:r>
      </w:ins>
      <w:hyperlink r:id="rId171">
        <w:ins w:id="1235" w:author="PR Preview" w:date="2026-01-01T00:00:00Z">
          <w:r>
            <w:rPr>
              <w:rStyle w:val="Hyperlink"/>
            </w:rPr>
            <w:t xml:space="preserve">linear</w:t>
          </w:r>
        </w:ins>
      </w:hyperlink>
      <w:ins w:id="1236" w:author="PR Preview" w:date="2026-01-01T00:00:00Z">
        <w:r>
          <w:t xml:space="preserve"> </w:t>
        </w:r>
      </w:ins>
      <m:oMath>
        <m:r>
          <m:t>a</m:t>
        </m:r>
        <m:r>
          <m:t>x</m:t>
        </m:r>
      </m:oMath>
      <w:ins w:id="1237" w:author="PR Preview" w:date="2026-01-01T00:00:00Z">
        <w:r>
          <w:t xml:space="preserve"> </w:t>
        </w:r>
      </w:ins>
      <w:ins w:id="1238" w:author="PR Preview" w:date="2026-01-01T00:00:00Z">
        <w:r>
          <w:t xml:space="preserve">on the algebra page.</w:t>
        </w:r>
      </w:ins>
      <w:ins w:id="1239" w:author="PR Preview" w:date="2026-01-01T00:00:00Z">
        <w:r>
          <w:t xml:space="preserve"> </w:t>
        </w:r>
      </w:ins>
      <w:ins w:id="1240" w:author="PR Preview" w:date="2026-01-01T00:00:00Z">
        <w:r>
          <w:t xml:space="preserve">(The algebra page writes these as</w:t>
        </w:r>
      </w:ins>
      <w:ins w:id="1241" w:author="PR Preview" w:date="2026-01-01T00:00:00Z">
        <w:r>
          <w:t xml:space="preserve"> </w:t>
        </w:r>
      </w:ins>
      <m:oMath>
        <m:r>
          <m:t>m</m:t>
        </m:r>
        <m:r>
          <m:t>x</m:t>
        </m:r>
        <m:r>
          <m:rPr>
            <m:sty m:val="p"/>
          </m:rPr>
          <m:t>+</m:t>
        </m:r>
        <m:r>
          <m:t>b</m:t>
        </m:r>
      </m:oMath>
      <w:ins w:id="1242" w:author="PR Preview" w:date="2026-01-01T00:00:00Z">
        <w:r>
          <w:t xml:space="preserve"> </w:t>
        </w:r>
      </w:ins>
      <w:ins w:id="1243" w:author="PR Preview" w:date="2026-01-01T00:00:00Z">
        <w:r>
          <w:t xml:space="preserve">and</w:t>
        </w:r>
      </w:ins>
      <w:ins w:id="1244" w:author="PR Preview" w:date="2026-01-01T00:00:00Z">
        <w:r>
          <w:t xml:space="preserve"> </w:t>
        </w:r>
      </w:ins>
      <m:oMath>
        <m:r>
          <m:t>m</m:t>
        </m:r>
        <m:r>
          <m:t>x</m:t>
        </m:r>
      </m:oMath>
      <w:ins w:id="1245" w:author="PR Preview" w:date="2026-01-01T00:00:00Z">
        <w:r>
          <w:t xml:space="preserve">;</w:t>
        </w:r>
      </w:ins>
      <w:ins w:id="1246" w:author="PR Preview" w:date="2026-01-01T00:00:00Z">
        <w:r>
          <w:t xml:space="preserve"> </w:t>
        </w:r>
      </w:ins>
      <w:ins w:id="1247" w:author="PR Preview" w:date="2026-01-01T00:00:00Z">
        <w:r>
          <w:t xml:space="preserve">here</w:t>
        </w:r>
      </w:ins>
      <w:ins w:id="1248" w:author="PR Preview" w:date="2026-01-01T00:00:00Z">
        <w:r>
          <w:t xml:space="preserve"> </w:t>
        </w:r>
      </w:ins>
      <m:oMath>
        <m:r>
          <m:t>m</m:t>
        </m:r>
      </m:oMath>
      <w:ins w:id="1249" w:author="PR Preview" w:date="2026-01-01T00:00:00Z">
        <w:r>
          <w:t xml:space="preserve"> </w:t>
        </w:r>
      </w:ins>
      <w:ins w:id="1250" w:author="PR Preview" w:date="2026-01-01T00:00:00Z">
        <w:r>
          <w:t xml:space="preserve">already names the number of outputs.)</w:t>
        </w:r>
      </w:ins>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del w:id="1251" w:author="PR Preview" w:date="2026-01-01T00:00:00Z">
        <w:r>
          <w:rPr>
            <w:b/>
            <w:bCs/>
          </w:rPr>
          <w:delText xml:space="preserve">Example 34 (A line in</w:delText>
        </w:r>
      </w:del>
      <w:del w:id="1252" w:author="PR Preview" w:date="2026-01-01T00:00:00Z">
        <w:r>
          <w:rPr>
            <w:b/>
            <w:bCs/>
          </w:rPr>
          <w:delText xml:space="preserve"> </w:delText>
        </w:r>
      </w:del>
      <m:oMath>
        <m:sSup>
          <m:e>
            <m:r>
              <m:rPr>
                <m:scr m:val="double-struck"/>
                <m:sty m:val="p"/>
              </m:rPr>
              <m:t>R</m:t>
            </m:r>
          </m:e>
          <m:sup>
            <m:r>
              <m:t>2</m:t>
            </m:r>
          </m:sup>
        </m:sSup>
      </m:oMath>
      <w:del w:id="1253" w:author="PR Preview" w:date="2026-01-01T00:00:00Z">
        <w:r>
          <w:rPr>
            <w:b/>
            <w:bCs/>
          </w:rPr>
          <w:delText xml:space="preserve">, and why the normal vector must be nonzero)</w:delText>
        </w:r>
      </w:del>
      <w:del w:id="1254" w:author="PR Preview" w:date="2026-01-01T00:00:00Z">
        <w:r>
          <w:delText xml:space="preserve"> </w:delText>
        </w:r>
      </w:del>
      <w:del w:id="1255" w:author="PR Preview" w:date="2026-01-01T00:00:00Z">
        <w:r>
          <w:delText xml:space="preserve"> </w:delText>
        </w:r>
      </w:del>
    </w:p>
    <w:p>
      <w:pPr>
        <w:pStyle w:val="BodyText"/>
      </w:pPr>
      <w:ins w:id="1256" w:author="PR Preview" w:date="2026-01-01T00:00:00Z">
        <w:r>
          <w:rPr>
            <w:b/>
            <w:bCs/>
          </w:rPr>
          <w:t xml:space="preserve">Example 33 (A line in</w:t>
        </w:r>
      </w:ins>
      <w:ins w:id="1257" w:author="PR Preview" w:date="2026-01-01T00:00:00Z">
        <w:r>
          <w:rPr>
            <w:b/>
            <w:bCs/>
          </w:rPr>
          <w:t xml:space="preserve"> </w:t>
        </w:r>
      </w:ins>
      <m:oMath>
        <m:sSup>
          <m:e>
            <m:r>
              <m:rPr>
                <m:scr m:val="double-struck"/>
                <m:sty m:val="p"/>
              </m:rPr>
              <m:t>R</m:t>
            </m:r>
          </m:e>
          <m:sup>
            <m:r>
              <m:t>2</m:t>
            </m:r>
          </m:sup>
        </m:sSup>
      </m:oMath>
      <w:ins w:id="1258" w:author="PR Preview" w:date="2026-01-01T00:00:00Z">
        <w:r>
          <w:rPr>
            <w:b/>
            <w:bCs/>
          </w:rPr>
          <w:t xml:space="preserve">, and why the normal vector must be nonzero)</w:t>
        </w:r>
      </w:ins>
      <w:ins w:id="1259" w:author="PR Preview" w:date="2026-01-01T00:00:00Z">
        <w:r>
          <w:t xml:space="preserve"> </w:t>
        </w:r>
      </w:ins>
      <w:ins w:id="1260" w:author="PR Preview" w:date="2026-01-01T00:00:00Z">
        <w:r>
          <w:t xml:space="preserve"> </w:t>
        </w:r>
      </w:ins>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del w:id="1261" w:author="PR Preview" w:date="2026-01-01T00:00:00Z">
        <w:r>
          <w:rPr>
            <w:b/>
            <w:bCs/>
          </w:rPr>
          <w:delText xml:space="preserve">Affine, and linear.</w:delText>
        </w:r>
      </w:del>
      <w:del w:id="1262" w:author="PR Preview" w:date="2026-01-01T00:00:00Z">
        <w:r>
          <w:delText xml:space="preserve"> </w:delText>
        </w:r>
      </w:del>
      <w:del w:id="1263" w:author="PR Preview" w:date="2026-01-01T00:00:00Z">
        <w:r>
          <w:delText xml:space="preserve">It is</w:delText>
        </w:r>
      </w:del>
      <w:del w:id="1264" w:author="PR Preview" w:date="2026-01-01T00:00:00Z">
        <w:r>
          <w:delText xml:space="preserve"> </w:delText>
        </w:r>
      </w:del>
      <w:hyperlink w:anchor="eq-linear-scalar">
        <w:del w:id="1265" w:author="PR Preview" w:date="2026-01-01T00:00:00Z">
          <w:r>
            <w:rPr>
              <w:rStyle w:val="Hyperlink"/>
            </w:rPr>
            <w:delText xml:space="preserve">Equation 4</w:delText>
          </w:r>
        </w:del>
      </w:hyperlink>
      <w:del w:id="1266" w:author="PR Preview" w:date="2026-01-01T00:00:00Z">
        <w:r>
          <w:delText xml:space="preserve"> </w:delText>
        </w:r>
      </w:del>
      <w:del w:id="1267" w:author="PR Preview" w:date="2026-01-01T00:00:00Z">
        <w:r>
          <w:delText xml:space="preserve">with</w:delText>
        </w:r>
      </w:del>
      <w:del w:id="1268" w:author="PR Preview" w:date="2026-01-01T00:00:00Z">
        <w:r>
          <w:delText xml:space="preserve"> </w:delText>
        </w:r>
      </w:del>
      <m:oMath>
        <m:r>
          <m:t>b</m:t>
        </m:r>
        <m:r>
          <m:rPr>
            <m:sty m:val="p"/>
          </m:rPr>
          <m:t>=</m:t>
        </m:r>
        <m:r>
          <m:t>0</m:t>
        </m:r>
      </m:oMath>
      <w:del w:id="1269" w:author="PR Preview" w:date="2026-01-01T00:00:00Z">
        <w:r>
          <w:delText xml:space="preserve">,</w:delText>
        </w:r>
      </w:del>
      <w:del w:id="1270" w:author="PR Preview" w:date="2026-01-01T00:00:00Z">
        <w:r>
          <w:delText xml:space="preserve"> </w:delText>
        </w:r>
      </w:del>
      <w:del w:id="1271" w:author="PR Preview" w:date="2026-01-01T00:00:00Z">
        <w:r>
          <w:delText xml:space="preserve">which is a linear map by</w:delText>
        </w:r>
      </w:del>
      <w:del w:id="1272" w:author="PR Preview" w:date="2026-01-01T00:00:00Z">
        <w:r>
          <w:delText xml:space="preserve"> </w:delText>
        </w:r>
      </w:del>
      <w:hyperlink w:anchor="thm-matrix-map-linear">
        <w:del w:id="1273" w:author="PR Preview" w:date="2026-01-01T00:00:00Z">
          <w:r>
            <w:rPr>
              <w:rStyle w:val="Hyperlink"/>
            </w:rPr>
            <w:delText xml:space="preserve">Theorem 13</w:delText>
          </w:r>
        </w:del>
      </w:hyperlink>
      <w:del w:id="1274" w:author="PR Preview" w:date="2026-01-01T00:00:00Z">
        <w:r>
          <w:delText xml:space="preserve">: the matrix</w:delText>
        </w:r>
      </w:del>
      <w:del w:id="1275" w:author="PR Preview" w:date="2026-01-01T00:00:00Z">
        <w:r>
          <w:delText xml:space="preserve"> </w:delText>
        </w:r>
      </w:del>
      <w:del w:id="1276" w:author="PR Preview" w:date="2026-01-01T00:00:00Z">
        <w:r>
          <w:delText xml:space="preserve">${\mathord{\smash[b]{\underset{\raise.3ex\hbox{$\scriptstyle\sim$}}{x}}\vphantom{x}}}^{\top}$</w:delText>
        </w:r>
      </w:del>
      <w:del w:id="1277" w:author="PR Preview" w:date="2026-01-01T00:00:00Z">
        <w:r>
          <w:delText xml:space="preserve"> </w:delText>
        </w:r>
      </w:del>
      <w:del w:id="1278" w:author="PR Preview" w:date="2026-01-01T00:00:00Z">
        <w:r>
          <w:delText xml:space="preserve">times</w:delText>
        </w:r>
      </w:del>
      <w:del w:id="1279" w:author="PR Preview" w:date="2026-01-01T00:00:00Z">
        <w:r>
          <w:delText xml:space="preserve"> </w:delText>
        </w:r>
      </w:del>
      <w:del w:id="1280" w:author="PR Preview" w:date="2026-01-01T00:00:00Z">
        <w:r>
          <w:delText xml:space="preserve">$\mathord{\smash[b]{\underset{\raise.3ex\hbox{$\scriptstyle\sim$}}{w}}\vphantom{w}}$</w:delText>
        </w:r>
      </w:del>
      <w:del w:id="1281" w:author="PR Preview" w:date="2026-01-01T00:00:00Z">
        <w:r>
          <w:delText xml:space="preserve">.</w:delText>
        </w:r>
      </w:del>
    </w:p>
    <w:p>
      <w:pPr>
        <w:pStyle w:val="Compact"/>
        <w:numPr>
          <w:ilvl w:val="0"/>
          <w:numId w:val="1016"/>
        </w:numPr>
      </w:pPr>
      <w:del w:id="1282" w:author="PR Preview" w:date="2026-01-01T00:00:00Z">
        <w:r>
          <w:rPr>
            <w:b/>
            <w:bCs/>
          </w:rPr>
          <w:delText xml:space="preserve">Affine.</w:delText>
        </w:r>
      </w:del>
      <w:del w:id="1283" w:author="PR Preview" w:date="2026-01-01T00:00:00Z">
        <w:r>
          <w:delText xml:space="preserve"> </w:delText>
        </w:r>
      </w:del>
      <w:del w:id="1284" w:author="PR Preview" w:date="2026-01-01T00:00:00Z">
        <w:r>
          <w:delText xml:space="preserve">Still an inner product plus an offset; here the offset is</w:delText>
        </w:r>
      </w:del>
      <w:del w:id="1285" w:author="PR Preview" w:date="2026-01-01T00:00:00Z">
        <w:r>
          <w:delText xml:space="preserve"> </w:delText>
        </w:r>
      </w:del>
      <m:oMath>
        <m:r>
          <m:t>b</m:t>
        </m:r>
        <m:r>
          <m:rPr>
            <m:sty m:val="p"/>
          </m:rPr>
          <m:t>=</m:t>
        </m:r>
        <m:r>
          <m:rPr>
            <m:sty m:val="p"/>
          </m:rPr>
          <m:t>−</m:t>
        </m:r>
        <m:r>
          <m:t>y</m:t>
        </m:r>
      </m:oMath>
      <w:del w:id="1286" w:author="PR Preview" w:date="2026-01-01T00:00:00Z">
        <w:r>
          <w:delText xml:space="preserve">, which is a constant because</w:delText>
        </w:r>
      </w:del>
      <w:del w:id="1287" w:author="PR Preview" w:date="2026-01-01T00:00:00Z">
        <w:r>
          <w:delText xml:space="preserve"> </w:delText>
        </w:r>
      </w:del>
      <m:oMath>
        <m:r>
          <m:t>y</m:t>
        </m:r>
      </m:oMath>
      <w:del w:id="1288" w:author="PR Preview" w:date="2026-01-01T00:00:00Z">
        <w:r>
          <w:delText xml:space="preserve"> </w:delText>
        </w:r>
      </w:del>
      <w:del w:id="1289" w:author="PR Preview" w:date="2026-01-01T00:00:00Z">
        <w:r>
          <w:delText xml:space="preserve">is held fixed.</w:delText>
        </w:r>
      </w:del>
      <w:del w:id="1290" w:author="PR Preview" w:date="2026-01-01T00:00:00Z">
        <w:r>
          <w:delText xml:space="preserve"> </w:delText>
        </w:r>
      </w:del>
      <w:del w:id="1291" w:author="PR Preview" w:date="2026-01-01T00:00:00Z">
        <w:r>
          <w:delText xml:space="preserve">It is linear only when</w:delText>
        </w:r>
      </w:del>
      <w:del w:id="1292" w:author="PR Preview" w:date="2026-01-01T00:00:00Z">
        <w:r>
          <w:delText xml:space="preserve"> </w:delText>
        </w:r>
      </w:del>
      <m:oMath>
        <m:r>
          <m:t>y</m:t>
        </m:r>
        <m:r>
          <m:rPr>
            <m:sty m:val="p"/>
          </m:rPr>
          <m:t>=</m:t>
        </m:r>
        <m:r>
          <m:t>0</m:t>
        </m:r>
      </m:oMath>
      <w:del w:id="1293" w:author="PR Preview" w:date="2026-01-01T00:00:00Z">
        <w:r>
          <w:delText xml:space="preserve">: otherwise</w:delText>
        </w:r>
      </w:del>
      <w:del w:id="1294" w:author="PR Preview" w:date="2026-01-01T00:00:00Z">
        <w:r>
          <w:delText xml:space="preserve"> </w:delText>
        </w:r>
      </w:del>
      <w:del w:id="1295" w:author="PR Preview" w:date="2026-01-01T00:00:00Z">
        <w:r>
          <w:delText xml:space="preserve">$\mathord{\smash[b]{\underset{\raise.3ex\hbox{$\scriptstyle\sim$}}{w}}\vphantom{w}} = \mathord{\smash[b]{\underset{\raise.3ex\hbox{$\scriptstyle\sim$}}{0}}\vphantom{0}}$</w:delText>
        </w:r>
      </w:del>
      <w:del w:id="1296" w:author="PR Preview" w:date="2026-01-01T00:00:00Z">
        <w:r>
          <w:delText xml:space="preserve"> </w:delText>
        </w:r>
      </w:del>
      <w:del w:id="1297" w:author="PR Preview" w:date="2026-01-01T00:00:00Z">
        <w:r>
          <w:delText xml:space="preserve">gives</w:delText>
        </w:r>
      </w:del>
      <w:del w:id="1298" w:author="PR Preview" w:date="2026-01-01T00:00:00Z">
        <w:r>
          <w:delText xml:space="preserve"> </w:delText>
        </w:r>
      </w:del>
      <m:oMath>
        <m:r>
          <m:rPr>
            <m:sty m:val="p"/>
          </m:rPr>
          <m:t>−</m:t>
        </m:r>
        <m:r>
          <m:t>y</m:t>
        </m:r>
        <m:r>
          <m:rPr>
            <m:sty m:val="p"/>
          </m:rPr>
          <m:t>≠</m:t>
        </m:r>
        <m:r>
          <m:t>0</m:t>
        </m:r>
      </m:oMath>
      <w:del w:id="1299" w:author="PR Preview" w:date="2026-01-01T00:00:00Z">
        <w:r>
          <w:delText xml:space="preserve">,</w:delText>
        </w:r>
      </w:del>
      <w:del w:id="1300" w:author="PR Preview" w:date="2026-01-01T00:00:00Z">
        <w:r>
          <w:delText xml:space="preserve"> </w:delText>
        </w:r>
      </w:del>
      <w:del w:id="1301" w:author="PR Preview" w:date="2026-01-01T00:00:00Z">
        <w:r>
          <w:delText xml:space="preserve">and a linear map sends</w:delText>
        </w:r>
      </w:del>
      <w:del w:id="1302" w:author="PR Preview" w:date="2026-01-01T00:00:00Z">
        <w:r>
          <w:delText xml:space="preserve"> </w:delText>
        </w:r>
      </w:del>
      <w:del w:id="1303" w:author="PR Preview" w:date="2026-01-01T00:00:00Z">
        <w:r>
          <w:delText xml:space="preserve">$\mathord{\smash[b]{\underset{\raise.3ex\hbox{$\scriptstyle\sim$}}{0}}\vphantom{0}}$</w:delText>
        </w:r>
      </w:del>
      <w:del w:id="1304" w:author="PR Preview" w:date="2026-01-01T00:00:00Z">
        <w:r>
          <w:delText xml:space="preserve"> </w:delText>
        </w:r>
      </w:del>
      <w:del w:id="1305" w:author="PR Preview" w:date="2026-01-01T00:00:00Z">
        <w:r>
          <w:delText xml:space="preserve">to</w:delText>
        </w:r>
      </w:del>
      <w:del w:id="1306" w:author="PR Preview" w:date="2026-01-01T00:00:00Z">
        <w:r>
          <w:delText xml:space="preserve"> </w:delText>
        </w:r>
      </w:del>
      <m:oMath>
        <m:r>
          <m:t>0</m:t>
        </m:r>
      </m:oMath>
      <w:del w:id="1307" w:author="PR Preview" w:date="2026-01-01T00:00:00Z">
        <w:r>
          <w:delText xml:space="preserve"> </w:delText>
        </w:r>
      </w:del>
      <w:del w:id="1308" w:author="PR Preview" w:date="2026-01-01T00:00:00Z">
        <w:r>
          <w:delText xml:space="preserve">(</w:delText>
        </w:r>
      </w:del>
      <w:hyperlink w:anchor="thm-linear-map-zero">
        <w:del w:id="1309" w:author="PR Preview" w:date="2026-01-01T00:00:00Z">
          <w:r>
            <w:rPr>
              <w:rStyle w:val="Hyperlink"/>
            </w:rPr>
            <w:delText xml:space="preserve">Theorem 12</w:delText>
          </w:r>
        </w:del>
      </w:hyperlink>
      <w:del w:id="1310" w:author="PR Preview" w:date="2026-01-01T00:00:00Z">
        <w:r>
          <w:delText xml:space="preserve">).</w:delText>
        </w:r>
      </w:del>
    </w:p>
    <w:p>
      <w:pPr>
        <w:pStyle w:val="Compact"/>
        <w:numPr>
          <w:ilvl w:val="0"/>
          <w:numId w:val="1016"/>
        </w:numPr>
      </w:pPr>
      <w:ins w:id="1311" w:author="PR Preview" w:date="2026-01-01T00:00:00Z">
        <w:r>
          <w:rPr>
            <w:b/>
            <w:bCs/>
          </w:rPr>
          <w:t xml:space="preserve">Affine, and linear.</w:t>
        </w:r>
      </w:ins>
      <w:ins w:id="1312" w:author="PR Preview" w:date="2026-01-01T00:00:00Z">
        <w:r>
          <w:t xml:space="preserve"> </w:t>
        </w:r>
      </w:ins>
      <w:ins w:id="1313" w:author="PR Preview" w:date="2026-01-01T00:00:00Z">
        <w:r>
          <w:t xml:space="preserve">It is</w:t>
        </w:r>
      </w:ins>
      <w:ins w:id="1314" w:author="PR Preview" w:date="2026-01-01T00:00:00Z">
        <w:r>
          <w:t xml:space="preserve"> </w:t>
        </w:r>
      </w:ins>
      <w:hyperlink w:anchor="eq-linear-scalar">
        <w:ins w:id="1315" w:author="PR Preview" w:date="2026-01-01T00:00:00Z">
          <w:r>
            <w:rPr>
              <w:rStyle w:val="Hyperlink"/>
            </w:rPr>
            <w:t xml:space="preserve">Equation 4</w:t>
          </w:r>
        </w:ins>
      </w:hyperlink>
      <w:ins w:id="1316" w:author="PR Preview" w:date="2026-01-01T00:00:00Z">
        <w:r>
          <w:t xml:space="preserve"> </w:t>
        </w:r>
      </w:ins>
      <w:ins w:id="1317" w:author="PR Preview" w:date="2026-01-01T00:00:00Z">
        <w:r>
          <w:t xml:space="preserve">with</w:t>
        </w:r>
      </w:ins>
      <w:ins w:id="1318" w:author="PR Preview" w:date="2026-01-01T00:00:00Z">
        <w:r>
          <w:t xml:space="preserve"> </w:t>
        </w:r>
      </w:ins>
      <m:oMath>
        <m:r>
          <m:t>b</m:t>
        </m:r>
        <m:r>
          <m:rPr>
            <m:sty m:val="p"/>
          </m:rPr>
          <m:t>=</m:t>
        </m:r>
        <m:r>
          <m:t>0</m:t>
        </m:r>
      </m:oMath>
      <w:ins w:id="1319" w:author="PR Preview" w:date="2026-01-01T00:00:00Z">
        <w:r>
          <w:t xml:space="preserve">,</w:t>
        </w:r>
      </w:ins>
      <w:ins w:id="1320" w:author="PR Preview" w:date="2026-01-01T00:00:00Z">
        <w:r>
          <w:t xml:space="preserve"> </w:t>
        </w:r>
      </w:ins>
      <w:ins w:id="1321" w:author="PR Preview" w:date="2026-01-01T00:00:00Z">
        <w:r>
          <w:t xml:space="preserve">which is a linear map by</w:t>
        </w:r>
      </w:ins>
      <w:ins w:id="1322" w:author="PR Preview" w:date="2026-01-01T00:00:00Z">
        <w:r>
          <w:t xml:space="preserve"> </w:t>
        </w:r>
      </w:ins>
      <w:hyperlink w:anchor="thm-matrix-map-linear">
        <w:ins w:id="1323" w:author="PR Preview" w:date="2026-01-01T00:00:00Z">
          <w:r>
            <w:rPr>
              <w:rStyle w:val="Hyperlink"/>
            </w:rPr>
            <w:t xml:space="preserve">Theorem 12</w:t>
          </w:r>
        </w:ins>
      </w:hyperlink>
      <w:ins w:id="1324" w:author="PR Preview" w:date="2026-01-01T00:00:00Z">
        <w:r>
          <w:t xml:space="preserve">: the matrix</w:t>
        </w:r>
      </w:ins>
      <w:ins w:id="1325" w:author="PR Preview" w:date="2026-01-01T00:00:00Z">
        <w:r>
          <w:t xml:space="preserve"> </w:t>
        </w:r>
      </w:ins>
      <w:ins w:id="1326" w:author="PR Preview" w:date="2026-01-01T00:00:00Z">
        <w:r>
          <w:t xml:space="preserve">${\mathord{\smash[b]{\underset{\raise.3ex\hbox{$\scriptstyle\sim$}}{x}}\vphantom{x}}}^{\top}$</w:t>
        </w:r>
      </w:ins>
      <w:ins w:id="1327" w:author="PR Preview" w:date="2026-01-01T00:00:00Z">
        <w:r>
          <w:t xml:space="preserve"> </w:t>
        </w:r>
      </w:ins>
      <w:ins w:id="1328" w:author="PR Preview" w:date="2026-01-01T00:00:00Z">
        <w:r>
          <w:t xml:space="preserve">times</w:t>
        </w:r>
      </w:ins>
      <w:ins w:id="1329" w:author="PR Preview" w:date="2026-01-01T00:00:00Z">
        <w:r>
          <w:t xml:space="preserve"> </w:t>
        </w:r>
      </w:ins>
      <w:ins w:id="1330" w:author="PR Preview" w:date="2026-01-01T00:00:00Z">
        <w:r>
          <w:t xml:space="preserve">$\mathord{\smash[b]{\underset{\raise.3ex\hbox{$\scriptstyle\sim$}}{w}}\vphantom{w}}$</w:t>
        </w:r>
      </w:ins>
      <w:ins w:id="1331" w:author="PR Preview" w:date="2026-01-01T00:00:00Z">
        <w:r>
          <w:t xml:space="preserve">.</w:t>
        </w:r>
      </w:ins>
    </w:p>
    <w:p>
      <w:pPr>
        <w:pStyle w:val="Compact"/>
        <w:numPr>
          <w:ilvl w:val="0"/>
          <w:numId w:val="1016"/>
        </w:numPr>
      </w:pPr>
      <w:ins w:id="1332" w:author="PR Preview" w:date="2026-01-01T00:00:00Z">
        <w:r>
          <w:rPr>
            <w:b/>
            <w:bCs/>
          </w:rPr>
          <w:t xml:space="preserve">Affine.</w:t>
        </w:r>
      </w:ins>
      <w:ins w:id="1333" w:author="PR Preview" w:date="2026-01-01T00:00:00Z">
        <w:r>
          <w:t xml:space="preserve"> </w:t>
        </w:r>
      </w:ins>
      <w:ins w:id="1334" w:author="PR Preview" w:date="2026-01-01T00:00:00Z">
        <w:r>
          <w:t xml:space="preserve">Still an inner product plus an offset; here the offset is</w:t>
        </w:r>
      </w:ins>
      <w:ins w:id="1335" w:author="PR Preview" w:date="2026-01-01T00:00:00Z">
        <w:r>
          <w:t xml:space="preserve"> </w:t>
        </w:r>
      </w:ins>
      <m:oMath>
        <m:r>
          <m:t>b</m:t>
        </m:r>
        <m:r>
          <m:rPr>
            <m:sty m:val="p"/>
          </m:rPr>
          <m:t>=</m:t>
        </m:r>
        <m:r>
          <m:rPr>
            <m:sty m:val="p"/>
          </m:rPr>
          <m:t>−</m:t>
        </m:r>
        <m:r>
          <m:t>y</m:t>
        </m:r>
      </m:oMath>
      <w:ins w:id="1336" w:author="PR Preview" w:date="2026-01-01T00:00:00Z">
        <w:r>
          <w:t xml:space="preserve">, which is a constant because</w:t>
        </w:r>
      </w:ins>
      <w:ins w:id="1337" w:author="PR Preview" w:date="2026-01-01T00:00:00Z">
        <w:r>
          <w:t xml:space="preserve"> </w:t>
        </w:r>
      </w:ins>
      <m:oMath>
        <m:r>
          <m:t>y</m:t>
        </m:r>
      </m:oMath>
      <w:ins w:id="1338" w:author="PR Preview" w:date="2026-01-01T00:00:00Z">
        <w:r>
          <w:t xml:space="preserve"> </w:t>
        </w:r>
      </w:ins>
      <w:ins w:id="1339" w:author="PR Preview" w:date="2026-01-01T00:00:00Z">
        <w:r>
          <w:t xml:space="preserve">is held fixed.</w:t>
        </w:r>
      </w:ins>
      <w:ins w:id="1340" w:author="PR Preview" w:date="2026-01-01T00:00:00Z">
        <w:r>
          <w:t xml:space="preserve"> </w:t>
        </w:r>
      </w:ins>
      <w:ins w:id="1341" w:author="PR Preview" w:date="2026-01-01T00:00:00Z">
        <w:r>
          <w:t xml:space="preserve">It is linear only when</w:t>
        </w:r>
      </w:ins>
      <w:ins w:id="1342" w:author="PR Preview" w:date="2026-01-01T00:00:00Z">
        <w:r>
          <w:t xml:space="preserve"> </w:t>
        </w:r>
      </w:ins>
      <m:oMath>
        <m:r>
          <m:t>y</m:t>
        </m:r>
        <m:r>
          <m:rPr>
            <m:sty m:val="p"/>
          </m:rPr>
          <m:t>=</m:t>
        </m:r>
        <m:r>
          <m:t>0</m:t>
        </m:r>
      </m:oMath>
      <w:ins w:id="1343" w:author="PR Preview" w:date="2026-01-01T00:00:00Z">
        <w:r>
          <w:t xml:space="preserve">: otherwise</w:t>
        </w:r>
      </w:ins>
      <w:ins w:id="1344" w:author="PR Preview" w:date="2026-01-01T00:00:00Z">
        <w:r>
          <w:t xml:space="preserve"> </w:t>
        </w:r>
      </w:ins>
      <w:ins w:id="1345" w:author="PR Preview" w:date="2026-01-01T00:00:00Z">
        <w:r>
          <w:t xml:space="preserve">$\mathord{\smash[b]{\underset{\raise.3ex\hbox{$\scriptstyle\sim$}}{w}}\vphantom{w}} = \mathord{\smash[b]{\underset{\raise.3ex\hbox{$\scriptstyle\sim$}}{0}}\vphantom{0}}$</w:t>
        </w:r>
      </w:ins>
      <w:ins w:id="1346" w:author="PR Preview" w:date="2026-01-01T00:00:00Z">
        <w:r>
          <w:t xml:space="preserve"> </w:t>
        </w:r>
      </w:ins>
      <w:ins w:id="1347" w:author="PR Preview" w:date="2026-01-01T00:00:00Z">
        <w:r>
          <w:t xml:space="preserve">gives</w:t>
        </w:r>
      </w:ins>
      <w:ins w:id="1348" w:author="PR Preview" w:date="2026-01-01T00:00:00Z">
        <w:r>
          <w:t xml:space="preserve"> </w:t>
        </w:r>
      </w:ins>
      <m:oMath>
        <m:r>
          <m:rPr>
            <m:sty m:val="p"/>
          </m:rPr>
          <m:t>−</m:t>
        </m:r>
        <m:r>
          <m:t>y</m:t>
        </m:r>
        <m:r>
          <m:rPr>
            <m:sty m:val="p"/>
          </m:rPr>
          <m:t>≠</m:t>
        </m:r>
        <m:r>
          <m:t>0</m:t>
        </m:r>
      </m:oMath>
      <w:ins w:id="1349" w:author="PR Preview" w:date="2026-01-01T00:00:00Z">
        <w:r>
          <w:t xml:space="preserve">,</w:t>
        </w:r>
      </w:ins>
      <w:ins w:id="1350" w:author="PR Preview" w:date="2026-01-01T00:00:00Z">
        <w:r>
          <w:t xml:space="preserve"> </w:t>
        </w:r>
      </w:ins>
      <w:ins w:id="1351" w:author="PR Preview" w:date="2026-01-01T00:00:00Z">
        <w:r>
          <w:t xml:space="preserve">and a linear map sends</w:t>
        </w:r>
      </w:ins>
      <w:ins w:id="1352" w:author="PR Preview" w:date="2026-01-01T00:00:00Z">
        <w:r>
          <w:t xml:space="preserve"> </w:t>
        </w:r>
      </w:ins>
      <w:ins w:id="1353" w:author="PR Preview" w:date="2026-01-01T00:00:00Z">
        <w:r>
          <w:t xml:space="preserve">$\mathord{\smash[b]{\underset{\raise.3ex\hbox{$\scriptstyle\sim$}}{0}}\vphantom{0}}$</w:t>
        </w:r>
      </w:ins>
      <w:ins w:id="1354" w:author="PR Preview" w:date="2026-01-01T00:00:00Z">
        <w:r>
          <w:t xml:space="preserve"> </w:t>
        </w:r>
      </w:ins>
      <w:ins w:id="1355" w:author="PR Preview" w:date="2026-01-01T00:00:00Z">
        <w:r>
          <w:t xml:space="preserve">to</w:t>
        </w:r>
      </w:ins>
      <w:ins w:id="1356" w:author="PR Preview" w:date="2026-01-01T00:00:00Z">
        <w:r>
          <w:t xml:space="preserve"> </w:t>
        </w:r>
      </w:ins>
      <m:oMath>
        <m:r>
          <m:t>0</m:t>
        </m:r>
      </m:oMath>
      <w:ins w:id="1357" w:author="PR Preview" w:date="2026-01-01T00:00:00Z">
        <w:r>
          <w:t xml:space="preserve"> </w:t>
        </w:r>
      </w:ins>
      <w:ins w:id="1358" w:author="PR Preview" w:date="2026-01-01T00:00:00Z">
        <w:r>
          <w:t xml:space="preserve">(</w:t>
        </w:r>
      </w:ins>
      <w:hyperlink w:anchor="thm-linear-map-zero">
        <w:ins w:id="1359" w:author="PR Preview" w:date="2026-01-01T00:00:00Z">
          <w:r>
            <w:rPr>
              <w:rStyle w:val="Hyperlink"/>
            </w:rPr>
            <w:t xml:space="preserve">Theorem 11</w:t>
          </w:r>
        </w:ins>
      </w:hyperlink>
      <w:ins w:id="1360" w:author="PR Preview" w:date="2026-01-01T00:00:00Z">
        <w:r>
          <w:t xml:space="preserve">).</w:t>
        </w:r>
      </w:ins>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del w:id="1361" w:author="PR Preview" w:date="2026-01-01T00:00:00Z">
        <w:r>
          <w:rPr>
            <w:b/>
            <w:bCs/>
          </w:rPr>
          <w:delText xml:space="preserve">Affine, not linear.</w:delText>
        </w:r>
      </w:del>
      <w:del w:id="1362" w:author="PR Preview" w:date="2026-01-01T00:00:00Z">
        <w:r>
          <w:delText xml:space="preserve"> </w:delText>
        </w:r>
      </w:del>
      <w:del w:id="1363" w:author="PR Preview" w:date="2026-01-01T00:00:00Z">
        <w:r>
          <w:delText xml:space="preserve">It is</w:delText>
        </w:r>
      </w:del>
      <w:del w:id="1364" w:author="PR Preview" w:date="2026-01-01T00:00:00Z">
        <w:r>
          <w:delText xml:space="preserve"> </w:delText>
        </w:r>
      </w:del>
      <w:hyperlink w:anchor="eq-linear-scalar">
        <w:del w:id="1365" w:author="PR Preview" w:date="2026-01-01T00:00:00Z">
          <w:r>
            <w:rPr>
              <w:rStyle w:val="Hyperlink"/>
            </w:rPr>
            <w:delText xml:space="preserve">Equation 4</w:delText>
          </w:r>
        </w:del>
      </w:hyperlink>
      <w:del w:id="1366" w:author="PR Preview" w:date="2026-01-01T00:00:00Z">
        <w:r>
          <w:delText xml:space="preserve"> </w:delText>
        </w:r>
      </w:del>
      <w:del w:id="1367" w:author="PR Preview" w:date="2026-01-01T00:00:00Z">
        <w:r>
          <w:delText xml:space="preserve">with coefficient vector</w:delText>
        </w:r>
      </w:del>
      <w:del w:id="1368" w:author="PR Preview" w:date="2026-01-01T00:00:00Z">
        <w:r>
          <w:delText xml:space="preserve"> </w:delText>
        </w:r>
      </w:del>
      <w:del w:id="1369" w:author="PR Preview" w:date="2026-01-01T00:00:00Z">
        <w:r>
          <w:delText xml:space="preserve">$\mathord{\smash[b]{\underset{\raise.3ex\hbox{$\scriptstyle\sim$}}{a}}\vphantom{a}}= (x_1, 0, \dots, 0)^{\top}$</w:delText>
        </w:r>
      </w:del>
      <w:del w:id="1370" w:author="PR Preview" w:date="2026-01-01T00:00:00Z">
        <w:r>
          <w:delText xml:space="preserve"> </w:delText>
        </w:r>
      </w:del>
      <w:del w:id="1371" w:author="PR Preview" w:date="2026-01-01T00:00:00Z">
        <w:r>
          <w:delText xml:space="preserve">and</w:delText>
        </w:r>
      </w:del>
      <w:del w:id="1372" w:author="PR Preview" w:date="2026-01-01T00:00:00Z">
        <w:r>
          <w:delText xml:space="preserve"> </w:delText>
        </w:r>
      </w:del>
      <m:oMath>
        <m:r>
          <m:t>b</m:t>
        </m:r>
        <m:r>
          <m:rPr>
            <m:sty m:val="p"/>
          </m:rPr>
          <m:t>=</m:t>
        </m:r>
        <m:r>
          <m:t>3</m:t>
        </m:r>
      </m:oMath>
      <w:del w:id="1373" w:author="PR Preview" w:date="2026-01-01T00:00:00Z">
        <w:r>
          <w:delText xml:space="preserve">;</w:delText>
        </w:r>
      </w:del>
      <w:del w:id="1374" w:author="PR Preview" w:date="2026-01-01T00:00:00Z">
        <w:r>
          <w:delText xml:space="preserve"> </w:delText>
        </w:r>
      </w:del>
      <w:del w:id="1375" w:author="PR Preview" w:date="2026-01-01T00:00:00Z">
        <w:r>
          <w:delText xml:space="preserve">at</w:delText>
        </w:r>
      </w:del>
      <w:del w:id="1376" w:author="PR Preview" w:date="2026-01-01T00:00:00Z">
        <w:r>
          <w:delText xml:space="preserve"> </w:delText>
        </w:r>
      </w:del>
      <w:del w:id="1377" w:author="PR Preview" w:date="2026-01-01T00:00:00Z">
        <w:r>
          <w:delText xml:space="preserve">$\mathord{\smash[b]{\underset{\raise.3ex\hbox{$\scriptstyle\sim$}}{w}}\vphantom{w}} = \mathord{\smash[b]{\underset{\raise.3ex\hbox{$\scriptstyle\sim$}}{0}}\vphantom{0}}$</w:delText>
        </w:r>
      </w:del>
      <w:del w:id="1378" w:author="PR Preview" w:date="2026-01-01T00:00:00Z">
        <w:r>
          <w:delText xml:space="preserve"> </w:delText>
        </w:r>
      </w:del>
      <w:del w:id="1379" w:author="PR Preview" w:date="2026-01-01T00:00:00Z">
        <w:r>
          <w:delText xml:space="preserve">it equals</w:delText>
        </w:r>
      </w:del>
      <w:del w:id="1380" w:author="PR Preview" w:date="2026-01-01T00:00:00Z">
        <w:r>
          <w:delText xml:space="preserve"> </w:delText>
        </w:r>
      </w:del>
      <m:oMath>
        <m:r>
          <m:t>3</m:t>
        </m:r>
        <m:r>
          <m:rPr>
            <m:sty m:val="p"/>
          </m:rPr>
          <m:t>≠</m:t>
        </m:r>
        <m:r>
          <m:t>0</m:t>
        </m:r>
      </m:oMath>
      <w:del w:id="1381" w:author="PR Preview" w:date="2026-01-01T00:00:00Z">
        <w:r>
          <w:delText xml:space="preserve">, so it is not linear (</w:delText>
        </w:r>
      </w:del>
      <w:hyperlink w:anchor="thm-linear-map-zero">
        <w:del w:id="1382" w:author="PR Preview" w:date="2026-01-01T00:00:00Z">
          <w:r>
            <w:rPr>
              <w:rStyle w:val="Hyperlink"/>
            </w:rPr>
            <w:delText xml:space="preserve">Theorem 12</w:delText>
          </w:r>
        </w:del>
      </w:hyperlink>
      <w:del w:id="1383" w:author="PR Preview" w:date="2026-01-01T00:00:00Z">
        <w:r>
          <w:delText xml:space="preserve">).</w:delText>
        </w:r>
      </w:del>
      <w:del w:id="1384" w:author="PR Preview" w:date="2026-01-01T00:00:00Z">
        <w:r>
          <w:delText xml:space="preserve"> </w:delText>
        </w:r>
      </w:del>
      <w:del w:id="1385" w:author="PR Preview" w:date="2026-01-01T00:00:00Z">
        <w:r>
          <w:delText xml:space="preserve">The data</w:delText>
        </w:r>
      </w:del>
      <w:del w:id="1386" w:author="PR Preview" w:date="2026-01-01T00:00:00Z">
        <w:r>
          <w:delText xml:space="preserve"> </w:delText>
        </w:r>
      </w:del>
      <w:del w:id="1387" w:author="PR Preview" w:date="2026-01-01T00:00:00Z">
        <w:r>
          <w:delText xml:space="preserve">$\mathord{\smash[b]{\underset{\raise.3ex\hbox{$\scriptstyle\sim$}}{x}}\vphantom{x}}$</w:delText>
        </w:r>
      </w:del>
      <w:del w:id="1388" w:author="PR Preview" w:date="2026-01-01T00:00:00Z">
        <w:r>
          <w:delText xml:space="preserve"> </w:delText>
        </w:r>
      </w:del>
      <w:del w:id="1389" w:author="PR Preview" w:date="2026-01-01T00:00:00Z">
        <w:r>
          <w:delText xml:space="preserve">is untouched —</w:delText>
        </w:r>
      </w:del>
      <w:del w:id="1390" w:author="PR Preview" w:date="2026-01-01T00:00:00Z">
        <w:r>
          <w:delText xml:space="preserve"> </w:delText>
        </w:r>
      </w:del>
      <w:del w:id="1391" w:author="PR Preview" w:date="2026-01-01T00:00:00Z">
        <w:r>
          <w:delText xml:space="preserve">$\mathord{\smash[b]{\underset{\raise.3ex\hbox{$\scriptstyle\sim$}}{a}}\vphantom{a}}$</w:delText>
        </w:r>
      </w:del>
      <w:del w:id="1392" w:author="PR Preview" w:date="2026-01-01T00:00:00Z">
        <w:r>
          <w:delText xml:space="preserve"> </w:delText>
        </w:r>
      </w:del>
      <w:del w:id="1393" w:author="PR Preview" w:date="2026-01-01T00:00:00Z">
        <w:r>
          <w:delText xml:space="preserve">is a new vector built from</w:delText>
        </w:r>
      </w:del>
      <w:del w:id="1394" w:author="PR Preview" w:date="2026-01-01T00:00:00Z">
        <w:r>
          <w:delText xml:space="preserve"> </w:delText>
        </w:r>
      </w:del>
      <w:del w:id="1395" w:author="PR Preview" w:date="2026-01-01T00:00:00Z">
        <w:r>
          <w:delText xml:space="preserve">its first entry.</w:delText>
        </w:r>
      </w:del>
    </w:p>
    <w:p>
      <w:pPr>
        <w:pStyle w:val="Compact"/>
        <w:numPr>
          <w:ilvl w:val="0"/>
          <w:numId w:val="1016"/>
        </w:numPr>
      </w:pPr>
      <w:ins w:id="1396" w:author="PR Preview" w:date="2026-01-01T00:00:00Z">
        <w:r>
          <w:rPr>
            <w:b/>
            <w:bCs/>
          </w:rPr>
          <w:t xml:space="preserve">Affine, not linear.</w:t>
        </w:r>
      </w:ins>
      <w:ins w:id="1397" w:author="PR Preview" w:date="2026-01-01T00:00:00Z">
        <w:r>
          <w:t xml:space="preserve"> </w:t>
        </w:r>
      </w:ins>
      <w:ins w:id="1398" w:author="PR Preview" w:date="2026-01-01T00:00:00Z">
        <w:r>
          <w:t xml:space="preserve">It is</w:t>
        </w:r>
      </w:ins>
      <w:ins w:id="1399" w:author="PR Preview" w:date="2026-01-01T00:00:00Z">
        <w:r>
          <w:t xml:space="preserve"> </w:t>
        </w:r>
      </w:ins>
      <w:hyperlink w:anchor="eq-linear-scalar">
        <w:ins w:id="1400" w:author="PR Preview" w:date="2026-01-01T00:00:00Z">
          <w:r>
            <w:rPr>
              <w:rStyle w:val="Hyperlink"/>
            </w:rPr>
            <w:t xml:space="preserve">Equation 4</w:t>
          </w:r>
        </w:ins>
      </w:hyperlink>
      <w:ins w:id="1401" w:author="PR Preview" w:date="2026-01-01T00:00:00Z">
        <w:r>
          <w:t xml:space="preserve"> </w:t>
        </w:r>
      </w:ins>
      <w:ins w:id="1402" w:author="PR Preview" w:date="2026-01-01T00:00:00Z">
        <w:r>
          <w:t xml:space="preserve">with coefficient vector</w:t>
        </w:r>
      </w:ins>
      <w:ins w:id="1403" w:author="PR Preview" w:date="2026-01-01T00:00:00Z">
        <w:r>
          <w:t xml:space="preserve"> </w:t>
        </w:r>
      </w:ins>
      <w:ins w:id="1404" w:author="PR Preview" w:date="2026-01-01T00:00:00Z">
        <w:r>
          <w:t xml:space="preserve">$\mathord{\smash[b]{\underset{\raise.3ex\hbox{$\scriptstyle\sim$}}{a}}\vphantom{a}}= (x_1, 0, \dots, 0)^{\top}$</w:t>
        </w:r>
      </w:ins>
      <w:ins w:id="1405" w:author="PR Preview" w:date="2026-01-01T00:00:00Z">
        <w:r>
          <w:t xml:space="preserve"> </w:t>
        </w:r>
      </w:ins>
      <w:ins w:id="1406" w:author="PR Preview" w:date="2026-01-01T00:00:00Z">
        <w:r>
          <w:t xml:space="preserve">and</w:t>
        </w:r>
      </w:ins>
      <w:ins w:id="1407" w:author="PR Preview" w:date="2026-01-01T00:00:00Z">
        <w:r>
          <w:t xml:space="preserve"> </w:t>
        </w:r>
      </w:ins>
      <m:oMath>
        <m:r>
          <m:t>b</m:t>
        </m:r>
        <m:r>
          <m:rPr>
            <m:sty m:val="p"/>
          </m:rPr>
          <m:t>=</m:t>
        </m:r>
        <m:r>
          <m:t>3</m:t>
        </m:r>
      </m:oMath>
      <w:ins w:id="1408" w:author="PR Preview" w:date="2026-01-01T00:00:00Z">
        <w:r>
          <w:t xml:space="preserve">;</w:t>
        </w:r>
      </w:ins>
      <w:ins w:id="1409" w:author="PR Preview" w:date="2026-01-01T00:00:00Z">
        <w:r>
          <w:t xml:space="preserve"> </w:t>
        </w:r>
      </w:ins>
      <w:ins w:id="1410" w:author="PR Preview" w:date="2026-01-01T00:00:00Z">
        <w:r>
          <w:t xml:space="preserve">at</w:t>
        </w:r>
      </w:ins>
      <w:ins w:id="1411" w:author="PR Preview" w:date="2026-01-01T00:00:00Z">
        <w:r>
          <w:t xml:space="preserve"> </w:t>
        </w:r>
      </w:ins>
      <w:ins w:id="1412" w:author="PR Preview" w:date="2026-01-01T00:00:00Z">
        <w:r>
          <w:t xml:space="preserve">$\mathord{\smash[b]{\underset{\raise.3ex\hbox{$\scriptstyle\sim$}}{w}}\vphantom{w}} = \mathord{\smash[b]{\underset{\raise.3ex\hbox{$\scriptstyle\sim$}}{0}}\vphantom{0}}$</w:t>
        </w:r>
      </w:ins>
      <w:ins w:id="1413" w:author="PR Preview" w:date="2026-01-01T00:00:00Z">
        <w:r>
          <w:t xml:space="preserve"> </w:t>
        </w:r>
      </w:ins>
      <w:ins w:id="1414" w:author="PR Preview" w:date="2026-01-01T00:00:00Z">
        <w:r>
          <w:t xml:space="preserve">it equals</w:t>
        </w:r>
      </w:ins>
      <w:ins w:id="1415" w:author="PR Preview" w:date="2026-01-01T00:00:00Z">
        <w:r>
          <w:t xml:space="preserve"> </w:t>
        </w:r>
      </w:ins>
      <m:oMath>
        <m:r>
          <m:t>3</m:t>
        </m:r>
        <m:r>
          <m:rPr>
            <m:sty m:val="p"/>
          </m:rPr>
          <m:t>≠</m:t>
        </m:r>
        <m:r>
          <m:t>0</m:t>
        </m:r>
      </m:oMath>
      <w:ins w:id="1416" w:author="PR Preview" w:date="2026-01-01T00:00:00Z">
        <w:r>
          <w:t xml:space="preserve">, so it is not linear (</w:t>
        </w:r>
      </w:ins>
      <w:hyperlink w:anchor="thm-linear-map-zero">
        <w:ins w:id="1417" w:author="PR Preview" w:date="2026-01-01T00:00:00Z">
          <w:r>
            <w:rPr>
              <w:rStyle w:val="Hyperlink"/>
            </w:rPr>
            <w:t xml:space="preserve">Theorem 11</w:t>
          </w:r>
        </w:ins>
      </w:hyperlink>
      <w:ins w:id="1418" w:author="PR Preview" w:date="2026-01-01T00:00:00Z">
        <w:r>
          <w:t xml:space="preserve">).</w:t>
        </w:r>
      </w:ins>
      <w:ins w:id="1419" w:author="PR Preview" w:date="2026-01-01T00:00:00Z">
        <w:r>
          <w:t xml:space="preserve"> </w:t>
        </w:r>
      </w:ins>
      <w:ins w:id="1420" w:author="PR Preview" w:date="2026-01-01T00:00:00Z">
        <w:r>
          <w:t xml:space="preserve">The data</w:t>
        </w:r>
      </w:ins>
      <w:ins w:id="1421" w:author="PR Preview" w:date="2026-01-01T00:00:00Z">
        <w:r>
          <w:t xml:space="preserve"> </w:t>
        </w:r>
      </w:ins>
      <w:ins w:id="1422" w:author="PR Preview" w:date="2026-01-01T00:00:00Z">
        <w:r>
          <w:t xml:space="preserve">$\mathord{\smash[b]{\underset{\raise.3ex\hbox{$\scriptstyle\sim$}}{x}}\vphantom{x}}$</w:t>
        </w:r>
      </w:ins>
      <w:ins w:id="1423" w:author="PR Preview" w:date="2026-01-01T00:00:00Z">
        <w:r>
          <w:t xml:space="preserve"> </w:t>
        </w:r>
      </w:ins>
      <w:ins w:id="1424" w:author="PR Preview" w:date="2026-01-01T00:00:00Z">
        <w:r>
          <w:t xml:space="preserve">is untouched —</w:t>
        </w:r>
      </w:ins>
      <w:ins w:id="1425" w:author="PR Preview" w:date="2026-01-01T00:00:00Z">
        <w:r>
          <w:t xml:space="preserve"> </w:t>
        </w:r>
      </w:ins>
      <w:ins w:id="1426" w:author="PR Preview" w:date="2026-01-01T00:00:00Z">
        <w:r>
          <w:t xml:space="preserve">$\mathord{\smash[b]{\underset{\raise.3ex\hbox{$\scriptstyle\sim$}}{a}}\vphantom{a}}$</w:t>
        </w:r>
      </w:ins>
      <w:ins w:id="1427" w:author="PR Preview" w:date="2026-01-01T00:00:00Z">
        <w:r>
          <w:t xml:space="preserve"> </w:t>
        </w:r>
      </w:ins>
      <w:ins w:id="1428" w:author="PR Preview" w:date="2026-01-01T00:00:00Z">
        <w:r>
          <w:t xml:space="preserve">is a new vector built from</w:t>
        </w:r>
      </w:ins>
      <w:ins w:id="1429" w:author="PR Preview" w:date="2026-01-01T00:00:00Z">
        <w:r>
          <w:t xml:space="preserve"> </w:t>
        </w:r>
      </w:ins>
      <w:ins w:id="1430" w:author="PR Preview" w:date="2026-01-01T00:00:00Z">
        <w:r>
          <w:t xml:space="preserve">its first entry.</w:t>
        </w:r>
      </w:ins>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del w:id="1431" w:author="PR Preview" w:date="2026-01-01T00:00:00Z">
        <w:r>
          <w:rPr>
            <w:b/>
            <w:bCs/>
          </w:rPr>
          <w:delText xml:space="preserve">Theorem 19 (Transpose of a sum)</w:delText>
        </w:r>
      </w:del>
      <w:del w:id="1432" w:author="PR Preview" w:date="2026-01-01T00:00:00Z">
        <w:r>
          <w:delText xml:space="preserve"> </w:delText>
        </w:r>
      </w:del>
      <w:del w:id="1433" w:author="PR Preview" w:date="2026-01-01T00:00:00Z">
        <w:r>
          <w:delText xml:space="preserve">For</w:delText>
        </w:r>
      </w:del>
      <w:del w:id="1434" w:author="PR Preview" w:date="2026-01-01T00:00:00Z">
        <w:r>
          <w:delText xml:space="preserve"> </w:delText>
        </w:r>
      </w:del>
      <m:oMath>
        <m:r>
          <m:t>m</m:t>
        </m:r>
        <m:r>
          <m:rPr>
            <m:sty m:val="p"/>
          </m:rPr>
          <m:t>×</m:t>
        </m:r>
        <m:r>
          <m:t>n</m:t>
        </m:r>
      </m:oMath>
      <w:del w:id="1435" w:author="PR Preview" w:date="2026-01-01T00:00:00Z">
        <w:r>
          <w:delText xml:space="preserve"> </w:delText>
        </w:r>
      </w:del>
      <w:del w:id="1436" w:author="PR Preview" w:date="2026-01-01T00:00:00Z">
        <w:r>
          <w:delText xml:space="preserve">matrices</w:delText>
        </w:r>
      </w:del>
      <w:del w:id="1437" w:author="PR Preview" w:date="2026-01-01T00:00:00Z">
        <w:r>
          <w:delText xml:space="preserve"> </w:delText>
        </w:r>
      </w:del>
      <m:oMath>
        <m:r>
          <m:rPr>
            <m:sty m:val="bi"/>
          </m:rPr>
          <m:t>A</m:t>
        </m:r>
      </m:oMath>
      <w:del w:id="1438" w:author="PR Preview" w:date="2026-01-01T00:00:00Z">
        <w:r>
          <w:delText xml:space="preserve"> </w:delText>
        </w:r>
      </w:del>
      <w:del w:id="1439" w:author="PR Preview" w:date="2026-01-01T00:00:00Z">
        <w:r>
          <w:delText xml:space="preserve">and</w:delText>
        </w:r>
      </w:del>
      <w:del w:id="1440" w:author="PR Preview" w:date="2026-01-01T00:00:00Z">
        <w:r>
          <w:delText xml:space="preserve"> </w:delText>
        </w:r>
      </w:del>
      <m:oMath>
        <m:r>
          <m:rPr>
            <m:sty m:val="bi"/>
          </m:rPr>
          <m:t>B</m:t>
        </m:r>
      </m:oMath>
      <w:del w:id="1441" w:author="PR Preview" w:date="2026-01-01T00:00:00Z">
        <w:r>
          <w:delText xml:space="preserve">:</w:delText>
        </w:r>
      </w:del>
    </w:p>
    <w:p>
      <w:pPr>
        <w:pStyle w:val="FirstParagraph"/>
      </w:pPr>
      <w:ins w:id="1442" w:author="PR Preview" w:date="2026-01-01T00:00:00Z">
        <w:r>
          <w:rPr>
            <w:b/>
            <w:bCs/>
          </w:rPr>
          <w:t xml:space="preserve">Theorem 18 (Transpose of a sum)</w:t>
        </w:r>
      </w:ins>
      <w:ins w:id="1443" w:author="PR Preview" w:date="2026-01-01T00:00:00Z">
        <w:r>
          <w:t xml:space="preserve"> </w:t>
        </w:r>
      </w:ins>
      <w:ins w:id="1444" w:author="PR Preview" w:date="2026-01-01T00:00:00Z">
        <w:r>
          <w:t xml:space="preserve">For</w:t>
        </w:r>
      </w:ins>
      <w:ins w:id="1445" w:author="PR Preview" w:date="2026-01-01T00:00:00Z">
        <w:r>
          <w:t xml:space="preserve"> </w:t>
        </w:r>
      </w:ins>
      <m:oMath>
        <m:r>
          <m:t>m</m:t>
        </m:r>
        <m:r>
          <m:rPr>
            <m:sty m:val="p"/>
          </m:rPr>
          <m:t>×</m:t>
        </m:r>
        <m:r>
          <m:t>n</m:t>
        </m:r>
      </m:oMath>
      <w:ins w:id="1446" w:author="PR Preview" w:date="2026-01-01T00:00:00Z">
        <w:r>
          <w:t xml:space="preserve"> </w:t>
        </w:r>
      </w:ins>
      <w:ins w:id="1447" w:author="PR Preview" w:date="2026-01-01T00:00:00Z">
        <w:r>
          <w:t xml:space="preserve">matrices</w:t>
        </w:r>
      </w:ins>
      <w:ins w:id="1448" w:author="PR Preview" w:date="2026-01-01T00:00:00Z">
        <w:r>
          <w:t xml:space="preserve"> </w:t>
        </w:r>
      </w:ins>
      <m:oMath>
        <m:r>
          <m:rPr>
            <m:sty m:val="bi"/>
          </m:rPr>
          <m:t>A</m:t>
        </m:r>
      </m:oMath>
      <w:ins w:id="1449" w:author="PR Preview" w:date="2026-01-01T00:00:00Z">
        <w:r>
          <w:t xml:space="preserve"> </w:t>
        </w:r>
      </w:ins>
      <w:ins w:id="1450" w:author="PR Preview" w:date="2026-01-01T00:00:00Z">
        <w:r>
          <w:t xml:space="preserve">and</w:t>
        </w:r>
      </w:ins>
      <w:ins w:id="1451" w:author="PR Preview" w:date="2026-01-01T00:00:00Z">
        <w:r>
          <w:t xml:space="preserve"> </w:t>
        </w:r>
      </w:ins>
      <m:oMath>
        <m:r>
          <m:rPr>
            <m:sty m:val="bi"/>
          </m:rPr>
          <m:t>B</m:t>
        </m:r>
      </m:oMath>
      <w:ins w:id="1452" w:author="PR Preview" w:date="2026-01-01T00:00:00Z">
        <w:r>
          <w:t xml:space="preserve">:</w:t>
        </w:r>
      </w:ins>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del w:id="1453" w:author="PR Preview" w:date="2026-01-01T00:00:00Z">
        <w:r>
          <w:rPr>
            <w:b/>
            <w:bCs/>
          </w:rPr>
          <w:delText xml:space="preserve">Theorem 20 (Transpose of a product)</w:delText>
        </w:r>
      </w:del>
      <w:del w:id="1454" w:author="PR Preview" w:date="2026-01-01T00:00:00Z">
        <w:r>
          <w:delText xml:space="preserve"> </w:delText>
        </w:r>
      </w:del>
      <w:del w:id="1455" w:author="PR Preview" w:date="2026-01-01T00:00:00Z">
        <w:r>
          <w:delText xml:space="preserve">For an</w:delText>
        </w:r>
      </w:del>
      <w:del w:id="1456" w:author="PR Preview" w:date="2026-01-01T00:00:00Z">
        <w:r>
          <w:delText xml:space="preserve"> </w:delText>
        </w:r>
      </w:del>
      <m:oMath>
        <m:r>
          <m:t>m</m:t>
        </m:r>
        <m:r>
          <m:rPr>
            <m:sty m:val="p"/>
          </m:rPr>
          <m:t>×</m:t>
        </m:r>
        <m:r>
          <m:t>k</m:t>
        </m:r>
      </m:oMath>
      <w:del w:id="1457" w:author="PR Preview" w:date="2026-01-01T00:00:00Z">
        <w:r>
          <w:delText xml:space="preserve"> </w:delText>
        </w:r>
      </w:del>
      <w:del w:id="1458" w:author="PR Preview" w:date="2026-01-01T00:00:00Z">
        <w:r>
          <w:delText xml:space="preserve">matrix</w:delText>
        </w:r>
      </w:del>
      <w:del w:id="1459" w:author="PR Preview" w:date="2026-01-01T00:00:00Z">
        <w:r>
          <w:delText xml:space="preserve"> </w:delText>
        </w:r>
      </w:del>
      <m:oMath>
        <m:r>
          <m:rPr>
            <m:sty m:val="bi"/>
          </m:rPr>
          <m:t>A</m:t>
        </m:r>
      </m:oMath>
      <w:del w:id="1460" w:author="PR Preview" w:date="2026-01-01T00:00:00Z">
        <w:r>
          <w:delText xml:space="preserve"> </w:delText>
        </w:r>
      </w:del>
      <w:del w:id="1461" w:author="PR Preview" w:date="2026-01-01T00:00:00Z">
        <w:r>
          <w:delText xml:space="preserve">and a</w:delText>
        </w:r>
      </w:del>
      <w:del w:id="1462" w:author="PR Preview" w:date="2026-01-01T00:00:00Z">
        <w:r>
          <w:delText xml:space="preserve"> </w:delText>
        </w:r>
      </w:del>
      <m:oMath>
        <m:r>
          <m:t>k</m:t>
        </m:r>
        <m:r>
          <m:rPr>
            <m:sty m:val="p"/>
          </m:rPr>
          <m:t>×</m:t>
        </m:r>
        <m:r>
          <m:t>n</m:t>
        </m:r>
      </m:oMath>
      <w:del w:id="1463" w:author="PR Preview" w:date="2026-01-01T00:00:00Z">
        <w:r>
          <w:delText xml:space="preserve"> </w:delText>
        </w:r>
      </w:del>
      <w:del w:id="1464" w:author="PR Preview" w:date="2026-01-01T00:00:00Z">
        <w:r>
          <w:delText xml:space="preserve">matrix</w:delText>
        </w:r>
      </w:del>
      <w:del w:id="1465" w:author="PR Preview" w:date="2026-01-01T00:00:00Z">
        <w:r>
          <w:delText xml:space="preserve"> </w:delText>
        </w:r>
      </w:del>
      <m:oMath>
        <m:r>
          <m:rPr>
            <m:sty m:val="bi"/>
          </m:rPr>
          <m:t>B</m:t>
        </m:r>
      </m:oMath>
      <w:del w:id="1466" w:author="PR Preview" w:date="2026-01-01T00:00:00Z">
        <w:r>
          <w:delText xml:space="preserve">:</w:delText>
        </w:r>
      </w:del>
    </w:p>
    <w:p>
      <w:pPr>
        <w:pStyle w:val="FirstParagraph"/>
      </w:pPr>
      <w:ins w:id="1467" w:author="PR Preview" w:date="2026-01-01T00:00:00Z">
        <w:r>
          <w:rPr>
            <w:b/>
            <w:bCs/>
          </w:rPr>
          <w:t xml:space="preserve">Theorem 19 (Transpose of a product)</w:t>
        </w:r>
      </w:ins>
      <w:ins w:id="1468" w:author="PR Preview" w:date="2026-01-01T00:00:00Z">
        <w:r>
          <w:t xml:space="preserve"> </w:t>
        </w:r>
      </w:ins>
      <w:ins w:id="1469" w:author="PR Preview" w:date="2026-01-01T00:00:00Z">
        <w:r>
          <w:t xml:space="preserve">For an</w:t>
        </w:r>
      </w:ins>
      <w:ins w:id="1470" w:author="PR Preview" w:date="2026-01-01T00:00:00Z">
        <w:r>
          <w:t xml:space="preserve"> </w:t>
        </w:r>
      </w:ins>
      <m:oMath>
        <m:r>
          <m:t>m</m:t>
        </m:r>
        <m:r>
          <m:rPr>
            <m:sty m:val="p"/>
          </m:rPr>
          <m:t>×</m:t>
        </m:r>
        <m:r>
          <m:t>k</m:t>
        </m:r>
      </m:oMath>
      <w:ins w:id="1471" w:author="PR Preview" w:date="2026-01-01T00:00:00Z">
        <w:r>
          <w:t xml:space="preserve"> </w:t>
        </w:r>
      </w:ins>
      <w:ins w:id="1472" w:author="PR Preview" w:date="2026-01-01T00:00:00Z">
        <w:r>
          <w:t xml:space="preserve">matrix</w:t>
        </w:r>
      </w:ins>
      <w:ins w:id="1473" w:author="PR Preview" w:date="2026-01-01T00:00:00Z">
        <w:r>
          <w:t xml:space="preserve"> </w:t>
        </w:r>
      </w:ins>
      <m:oMath>
        <m:r>
          <m:rPr>
            <m:sty m:val="bi"/>
          </m:rPr>
          <m:t>A</m:t>
        </m:r>
      </m:oMath>
      <w:ins w:id="1474" w:author="PR Preview" w:date="2026-01-01T00:00:00Z">
        <w:r>
          <w:t xml:space="preserve"> </w:t>
        </w:r>
      </w:ins>
      <w:ins w:id="1475" w:author="PR Preview" w:date="2026-01-01T00:00:00Z">
        <w:r>
          <w:t xml:space="preserve">and a</w:t>
        </w:r>
      </w:ins>
      <w:ins w:id="1476" w:author="PR Preview" w:date="2026-01-01T00:00:00Z">
        <w:r>
          <w:t xml:space="preserve"> </w:t>
        </w:r>
      </w:ins>
      <m:oMath>
        <m:r>
          <m:t>k</m:t>
        </m:r>
        <m:r>
          <m:rPr>
            <m:sty m:val="p"/>
          </m:rPr>
          <m:t>×</m:t>
        </m:r>
        <m:r>
          <m:t>n</m:t>
        </m:r>
      </m:oMath>
      <w:ins w:id="1477" w:author="PR Preview" w:date="2026-01-01T00:00:00Z">
        <w:r>
          <w:t xml:space="preserve"> </w:t>
        </w:r>
      </w:ins>
      <w:ins w:id="1478" w:author="PR Preview" w:date="2026-01-01T00:00:00Z">
        <w:r>
          <w:t xml:space="preserve">matrix</w:t>
        </w:r>
      </w:ins>
      <w:ins w:id="1479" w:author="PR Preview" w:date="2026-01-01T00:00:00Z">
        <w:r>
          <w:t xml:space="preserve"> </w:t>
        </w:r>
      </w:ins>
      <m:oMath>
        <m:r>
          <m:rPr>
            <m:sty m:val="bi"/>
          </m:rPr>
          <m:t>B</m:t>
        </m:r>
      </m:oMath>
      <w:ins w:id="1480" w:author="PR Preview" w:date="2026-01-01T00:00:00Z">
        <w:r>
          <w:t xml:space="preserve">:</w:t>
        </w:r>
      </w:ins>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del w:id="1481" w:author="PR Preview" w:date="2026-01-01T00:00:00Z">
        <w:r>
          <w:rPr>
            <w:b/>
            <w:bCs/>
          </w:rPr>
          <w:delText xml:space="preserve">Theorem 21 (A</w:delText>
        </w:r>
      </w:del>
      <w:del w:id="1482" w:author="PR Preview" w:date="2026-01-01T00:00:00Z">
        <w:r>
          <w:rPr>
            <w:b/>
            <w:bCs/>
          </w:rPr>
          <w:delText xml:space="preserve"> </w:delText>
        </w:r>
      </w:del>
      <m:oMath>
        <m:r>
          <m:t>1</m:t>
        </m:r>
        <m:r>
          <m:rPr>
            <m:sty m:val="p"/>
          </m:rPr>
          <m:t>×</m:t>
        </m:r>
        <m:r>
          <m:t>1</m:t>
        </m:r>
      </m:oMath>
      <w:del w:id="1483" w:author="PR Preview" w:date="2026-01-01T00:00:00Z">
        <w:r>
          <w:rPr>
            <w:b/>
            <w:bCs/>
          </w:rPr>
          <w:delText xml:space="preserve"> </w:delText>
        </w:r>
      </w:del>
      <w:del w:id="1484" w:author="PR Preview" w:date="2026-01-01T00:00:00Z">
        <w:r>
          <w:rPr>
            <w:b/>
            <w:bCs/>
          </w:rPr>
          <w:delText xml:space="preserve">product equals its own transpose)</w:delText>
        </w:r>
      </w:del>
      <w:del w:id="1485" w:author="PR Preview" w:date="2026-01-01T00:00:00Z">
        <w:r>
          <w:delText xml:space="preserve"> </w:delText>
        </w:r>
      </w:del>
      <w:del w:id="1486" w:author="PR Preview" w:date="2026-01-01T00:00:00Z">
        <w:r>
          <w:delText xml:space="preserve">If</w:delText>
        </w:r>
      </w:del>
      <w:del w:id="1487" w:author="PR Preview" w:date="2026-01-01T00:00:00Z">
        <w:r>
          <w:delText xml:space="preserve"> </w:delText>
        </w:r>
      </w:del>
      <w:del w:id="1488" w:author="PR Preview" w:date="2026-01-01T00:00:00Z">
        <w:r>
          <w:delText xml:space="preserve">$\mathord{\smash[b]{\underset{\raise.3ex\hbox{$\scriptstyle\sim$}}{u}}\vphantom{u}}$</w:delText>
        </w:r>
      </w:del>
      <w:del w:id="1489" w:author="PR Preview" w:date="2026-01-01T00:00:00Z">
        <w:r>
          <w:delText xml:space="preserve"> </w:delText>
        </w:r>
      </w:del>
      <w:del w:id="1490" w:author="PR Preview" w:date="2026-01-01T00:00:00Z">
        <w:r>
          <w:delText xml:space="preserve">and</w:delText>
        </w:r>
      </w:del>
      <w:del w:id="1491" w:author="PR Preview" w:date="2026-01-01T00:00:00Z">
        <w:r>
          <w:delText xml:space="preserve"> </w:delText>
        </w:r>
      </w:del>
      <w:del w:id="1492" w:author="PR Preview" w:date="2026-01-01T00:00:00Z">
        <w:r>
          <w:delText xml:space="preserve">$\mathord{\smash[b]{\underset{\raise.3ex\hbox{$\scriptstyle\sim$}}{v}}\vphantom{v}}$</w:delText>
        </w:r>
      </w:del>
      <w:del w:id="1493" w:author="PR Preview" w:date="2026-01-01T00:00:00Z">
        <w:r>
          <w:delText xml:space="preserve"> </w:delText>
        </w:r>
      </w:del>
      <w:del w:id="1494" w:author="PR Preview" w:date="2026-01-01T00:00:00Z">
        <w:r>
          <w:delText xml:space="preserve">are vectors of length</w:delText>
        </w:r>
      </w:del>
      <w:del w:id="1495" w:author="PR Preview" w:date="2026-01-01T00:00:00Z">
        <w:r>
          <w:delText xml:space="preserve"> </w:delText>
        </w:r>
      </w:del>
      <m:oMath>
        <m:r>
          <m:t>p</m:t>
        </m:r>
      </m:oMath>
      <w:del w:id="1496" w:author="PR Preview" w:date="2026-01-01T00:00:00Z">
        <w:r>
          <w:delText xml:space="preserve"> </w:delText>
        </w:r>
      </w:del>
      <w:del w:id="1497" w:author="PR Preview" w:date="2026-01-01T00:00:00Z">
        <w:r>
          <w:delText xml:space="preserve">and</w:delText>
        </w:r>
      </w:del>
      <w:del w:id="1498" w:author="PR Preview" w:date="2026-01-01T00:00:00Z">
        <w:r>
          <w:delText xml:space="preserve"> </w:delText>
        </w:r>
      </w:del>
      <m:oMath>
        <m:r>
          <m:rPr>
            <m:sty m:val="bi"/>
          </m:rPr>
          <m:t>M</m:t>
        </m:r>
      </m:oMath>
      <w:del w:id="1499" w:author="PR Preview" w:date="2026-01-01T00:00:00Z">
        <w:r>
          <w:delText xml:space="preserve"> </w:delText>
        </w:r>
      </w:del>
      <w:del w:id="1500" w:author="PR Preview" w:date="2026-01-01T00:00:00Z">
        <w:r>
          <w:delText xml:space="preserve">is a</w:delText>
        </w:r>
      </w:del>
      <w:del w:id="1501" w:author="PR Preview" w:date="2026-01-01T00:00:00Z">
        <w:r>
          <w:delText xml:space="preserve"> </w:delText>
        </w:r>
      </w:del>
      <m:oMath>
        <m:r>
          <m:t>p</m:t>
        </m:r>
        <m:r>
          <m:rPr>
            <m:sty m:val="p"/>
          </m:rPr>
          <m:t>×</m:t>
        </m:r>
        <m:r>
          <m:t>p</m:t>
        </m:r>
      </m:oMath>
      <w:del w:id="1502" w:author="PR Preview" w:date="2026-01-01T00:00:00Z">
        <w:r>
          <w:delText xml:space="preserve"> </w:delText>
        </w:r>
      </w:del>
      <w:del w:id="1503" w:author="PR Preview" w:date="2026-01-01T00:00:00Z">
        <w:r>
          <w:delText xml:space="preserve">matrix, then</w:delText>
        </w:r>
      </w:del>
      <w:del w:id="1504" w:author="PR Preview" w:date="2026-01-01T00:00:00Z">
        <w:r>
          <w:delText xml:space="preserve"> </w:delText>
        </w:r>
      </w:del>
      <w:del w:id="1505" w:author="PR Preview" w:date="2026-01-01T00:00:00Z">
        <w:r>
          <w:delText xml:space="preserve">${\mathord{\smash[b]{\underset{\raise.3ex\hbox{$\scriptstyle\sim$}}{u}}\vphantom{u}}}^{\top}\mathbf{M}\mathord{\smash[b]{\underset{\raise.3ex\hbox{$\scriptstyle\sim$}}{v}}\vphantom{v}}$</w:delText>
        </w:r>
      </w:del>
      <w:del w:id="1506" w:author="PR Preview" w:date="2026-01-01T00:00:00Z">
        <w:r>
          <w:delText xml:space="preserve"> </w:delText>
        </w:r>
      </w:del>
      <w:del w:id="1507" w:author="PR Preview" w:date="2026-01-01T00:00:00Z">
        <w:r>
          <w:delText xml:space="preserve">is a number, and</w:delText>
        </w:r>
      </w:del>
    </w:p>
    <w:p>
      <w:pPr>
        <w:pStyle w:val="BodyText"/>
      </w:pPr>
      <w:ins w:id="1508" w:author="PR Preview" w:date="2026-01-01T00:00:00Z">
        <w:r>
          <w:rPr>
            <w:b/>
            <w:bCs/>
          </w:rPr>
          <w:t xml:space="preserve">Theorem 20 (A</w:t>
        </w:r>
      </w:ins>
      <w:ins w:id="1509" w:author="PR Preview" w:date="2026-01-01T00:00:00Z">
        <w:r>
          <w:rPr>
            <w:b/>
            <w:bCs/>
          </w:rPr>
          <w:t xml:space="preserve"> </w:t>
        </w:r>
      </w:ins>
      <m:oMath>
        <m:r>
          <m:t>1</m:t>
        </m:r>
        <m:r>
          <m:rPr>
            <m:sty m:val="p"/>
          </m:rPr>
          <m:t>×</m:t>
        </m:r>
        <m:r>
          <m:t>1</m:t>
        </m:r>
      </m:oMath>
      <w:ins w:id="1510" w:author="PR Preview" w:date="2026-01-01T00:00:00Z">
        <w:r>
          <w:rPr>
            <w:b/>
            <w:bCs/>
          </w:rPr>
          <w:t xml:space="preserve"> </w:t>
        </w:r>
      </w:ins>
      <w:ins w:id="1511" w:author="PR Preview" w:date="2026-01-01T00:00:00Z">
        <w:r>
          <w:rPr>
            <w:b/>
            <w:bCs/>
          </w:rPr>
          <w:t xml:space="preserve">product equals its own transpose)</w:t>
        </w:r>
      </w:ins>
      <w:ins w:id="1512" w:author="PR Preview" w:date="2026-01-01T00:00:00Z">
        <w:r>
          <w:t xml:space="preserve"> </w:t>
        </w:r>
      </w:ins>
      <w:ins w:id="1513" w:author="PR Preview" w:date="2026-01-01T00:00:00Z">
        <w:r>
          <w:t xml:space="preserve">If</w:t>
        </w:r>
      </w:ins>
      <w:ins w:id="1514" w:author="PR Preview" w:date="2026-01-01T00:00:00Z">
        <w:r>
          <w:t xml:space="preserve"> </w:t>
        </w:r>
      </w:ins>
      <w:ins w:id="1515" w:author="PR Preview" w:date="2026-01-01T00:00:00Z">
        <w:r>
          <w:t xml:space="preserve">$\mathord{\smash[b]{\underset{\raise.3ex\hbox{$\scriptstyle\sim$}}{u}}\vphantom{u}}$</w:t>
        </w:r>
      </w:ins>
      <w:ins w:id="1516" w:author="PR Preview" w:date="2026-01-01T00:00:00Z">
        <w:r>
          <w:t xml:space="preserve"> </w:t>
        </w:r>
      </w:ins>
      <w:ins w:id="1517" w:author="PR Preview" w:date="2026-01-01T00:00:00Z">
        <w:r>
          <w:t xml:space="preserve">and</w:t>
        </w:r>
      </w:ins>
      <w:ins w:id="1518" w:author="PR Preview" w:date="2026-01-01T00:00:00Z">
        <w:r>
          <w:t xml:space="preserve"> </w:t>
        </w:r>
      </w:ins>
      <w:ins w:id="1519" w:author="PR Preview" w:date="2026-01-01T00:00:00Z">
        <w:r>
          <w:t xml:space="preserve">$\mathord{\smash[b]{\underset{\raise.3ex\hbox{$\scriptstyle\sim$}}{v}}\vphantom{v}}$</w:t>
        </w:r>
      </w:ins>
      <w:ins w:id="1520" w:author="PR Preview" w:date="2026-01-01T00:00:00Z">
        <w:r>
          <w:t xml:space="preserve"> </w:t>
        </w:r>
      </w:ins>
      <w:ins w:id="1521" w:author="PR Preview" w:date="2026-01-01T00:00:00Z">
        <w:r>
          <w:t xml:space="preserve">are vectors of length</w:t>
        </w:r>
      </w:ins>
      <w:ins w:id="1522" w:author="PR Preview" w:date="2026-01-01T00:00:00Z">
        <w:r>
          <w:t xml:space="preserve"> </w:t>
        </w:r>
      </w:ins>
      <m:oMath>
        <m:r>
          <m:t>p</m:t>
        </m:r>
      </m:oMath>
      <w:ins w:id="1523" w:author="PR Preview" w:date="2026-01-01T00:00:00Z">
        <w:r>
          <w:t xml:space="preserve"> </w:t>
        </w:r>
      </w:ins>
      <w:ins w:id="1524" w:author="PR Preview" w:date="2026-01-01T00:00:00Z">
        <w:r>
          <w:t xml:space="preserve">and</w:t>
        </w:r>
      </w:ins>
      <w:ins w:id="1525" w:author="PR Preview" w:date="2026-01-01T00:00:00Z">
        <w:r>
          <w:t xml:space="preserve"> </w:t>
        </w:r>
      </w:ins>
      <m:oMath>
        <m:r>
          <m:rPr>
            <m:sty m:val="bi"/>
          </m:rPr>
          <m:t>M</m:t>
        </m:r>
      </m:oMath>
      <w:ins w:id="1526" w:author="PR Preview" w:date="2026-01-01T00:00:00Z">
        <w:r>
          <w:t xml:space="preserve"> </w:t>
        </w:r>
      </w:ins>
      <w:ins w:id="1527" w:author="PR Preview" w:date="2026-01-01T00:00:00Z">
        <w:r>
          <w:t xml:space="preserve">is a</w:t>
        </w:r>
      </w:ins>
      <w:ins w:id="1528" w:author="PR Preview" w:date="2026-01-01T00:00:00Z">
        <w:r>
          <w:t xml:space="preserve"> </w:t>
        </w:r>
      </w:ins>
      <m:oMath>
        <m:r>
          <m:t>p</m:t>
        </m:r>
        <m:r>
          <m:rPr>
            <m:sty m:val="p"/>
          </m:rPr>
          <m:t>×</m:t>
        </m:r>
        <m:r>
          <m:t>p</m:t>
        </m:r>
      </m:oMath>
      <w:ins w:id="1529" w:author="PR Preview" w:date="2026-01-01T00:00:00Z">
        <w:r>
          <w:t xml:space="preserve"> </w:t>
        </w:r>
      </w:ins>
      <w:ins w:id="1530" w:author="PR Preview" w:date="2026-01-01T00:00:00Z">
        <w:r>
          <w:t xml:space="preserve">matrix, then</w:t>
        </w:r>
      </w:ins>
      <w:ins w:id="1531" w:author="PR Preview" w:date="2026-01-01T00:00:00Z">
        <w:r>
          <w:t xml:space="preserve"> </w:t>
        </w:r>
      </w:ins>
      <w:ins w:id="1532" w:author="PR Preview" w:date="2026-01-01T00:00:00Z">
        <w:r>
          <w:t xml:space="preserve">${\mathord{\smash[b]{\underset{\raise.3ex\hbox{$\scriptstyle\sim$}}{u}}\vphantom{u}}}^{\top}\mathbf{M}\mathord{\smash[b]{\underset{\raise.3ex\hbox{$\scriptstyle\sim$}}{v}}\vphantom{v}}$</w:t>
        </w:r>
      </w:ins>
      <w:ins w:id="1533" w:author="PR Preview" w:date="2026-01-01T00:00:00Z">
        <w:r>
          <w:t xml:space="preserve"> </w:t>
        </w:r>
      </w:ins>
      <w:ins w:id="1534" w:author="PR Preview" w:date="2026-01-01T00:00:00Z">
        <w:r>
          <w:t xml:space="preserve">is a number, and</w:t>
        </w:r>
      </w:ins>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del w:id="1535" w:author="PR Preview" w:date="2026-01-01T00:00:00Z">
        <w:r>
          <w:delText xml:space="preserve">The transpose step is</w:delText>
        </w:r>
      </w:del>
      <w:del w:id="1536" w:author="PR Preview" w:date="2026-01-01T00:00:00Z">
        <w:r>
          <w:delText xml:space="preserve"> </w:delText>
        </w:r>
      </w:del>
      <w:hyperlink w:anchor="thm-transpose-product">
        <w:del w:id="1537" w:author="PR Preview" w:date="2026-01-01T00:00:00Z">
          <w:r>
            <w:rPr>
              <w:rStyle w:val="Hyperlink"/>
            </w:rPr>
            <w:delText xml:space="preserve">Theorem 20</w:delText>
          </w:r>
        </w:del>
      </w:hyperlink>
      <w:del w:id="1538" w:author="PR Preview" w:date="2026-01-01T00:00:00Z">
        <w:r>
          <w:delText xml:space="preserve">.</w:delText>
        </w:r>
      </w:del>
      <w:del w:id="1539" w:author="PR Preview" w:date="2026-01-01T00:00:00Z">
        <w:r>
          <w:delText xml:space="preserve"> </w:delText>
        </w:r>
      </w:del>
      <w:del w:id="1540" w:author="PR Preview" w:date="2026-01-01T00:00:00Z">
        <w:r>
          <w:delText xml:space="preserve">Taking</w:delText>
        </w:r>
      </w:del>
      <w:del w:id="1541" w:author="PR Preview" w:date="2026-01-01T00:00:00Z">
        <w:r>
          <w:delText xml:space="preserve"> </w:delText>
        </w:r>
      </w:del>
      <m:oMath>
        <m:r>
          <m:rPr>
            <m:sty m:val="bi"/>
          </m:rPr>
          <m:t>M</m:t>
        </m:r>
        <m:r>
          <m:rPr>
            <m:sty m:val="p"/>
          </m:rPr>
          <m:t>=</m:t>
        </m:r>
        <m:r>
          <m:rPr>
            <m:sty m:val="bi"/>
          </m:rPr>
          <m:t>I</m:t>
        </m:r>
      </m:oMath>
      <w:del w:id="1542" w:author="PR Preview" w:date="2026-01-01T00:00:00Z">
        <w:r>
          <w:delText xml:space="preserve"> </w:delText>
        </w:r>
      </w:del>
      <w:del w:id="1543" w:author="PR Preview" w:date="2026-01-01T00:00:00Z">
        <w:r>
          <w:delText xml:space="preserve">gives the last statement.</w:delText>
        </w:r>
      </w:del>
    </w:p>
    <w:p>
      <w:pPr>
        <w:pStyle w:val="BodyText"/>
      </w:pPr>
      <w:del w:id="1544" w:author="PR Preview" w:date="2026-01-01T00:00:00Z">
        <w:r>
          <w:rPr>
            <w:b/>
            <w:bCs/>
          </w:rPr>
          <w:delText xml:space="preserve">Example 35 (Two ways to write the same number)</w:delText>
        </w:r>
      </w:del>
      <w:del w:id="1545" w:author="PR Preview" w:date="2026-01-01T00:00:00Z">
        <w:r>
          <w:delText xml:space="preserve"> </w:delText>
        </w:r>
      </w:del>
      <w:del w:id="1546" w:author="PR Preview" w:date="2026-01-01T00:00:00Z">
        <w:r>
          <w:delText xml:space="preserve">Take</w:delText>
        </w:r>
      </w:del>
      <w:del w:id="1547" w:author="PR Preview" w:date="2026-01-01T00:00:00Z">
        <w:r>
          <w:delText xml:space="preserve"> </w:delText>
        </w:r>
      </w:del>
      <w:del w:id="1548" w:author="PR Preview" w:date="2026-01-01T00:00:00Z">
        <w:r>
          <w:delText xml:space="preserve">$\mathord{\smash[b]{\underset{\raise.3ex\hbox{$\scriptstyle\sim$}}{u}}\vphantom{u}} = (1, 2)$</w:delText>
        </w:r>
      </w:del>
      <w:del w:id="1549" w:author="PR Preview" w:date="2026-01-01T00:00:00Z">
        <w:r>
          <w:delText xml:space="preserve">,</w:delText>
        </w:r>
      </w:del>
      <w:del w:id="1550" w:author="PR Preview" w:date="2026-01-01T00:00:00Z">
        <w:r>
          <w:delText xml:space="preserve"> </w:delText>
        </w:r>
      </w:del>
      <w:del w:id="1551" w:author="PR Preview" w:date="2026-01-01T00:00:00Z">
        <w:r>
          <w:delText xml:space="preserve">$\mathord{\smash[b]{\underset{\raise.3ex\hbox{$\scriptstyle\sim$}}{v}}\vphantom{v}} = (3, -1)$</w:delText>
        </w:r>
      </w:del>
      <w:del w:id="1552" w:author="PR Preview" w:date="2026-01-01T00:00:00Z">
        <w:r>
          <w:delText xml:space="preserve"> </w:delText>
        </w:r>
      </w:del>
      <w:del w:id="1553" w:author="PR Preview" w:date="2026-01-01T00:00:00Z">
        <w:r>
          <w:delText xml:space="preserve">and</w:delText>
        </w:r>
      </w:del>
      <w:del w:id="1554"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555" w:author="PR Preview" w:date="2026-01-01T00:00:00Z">
        <w:r>
          <w:delText xml:space="preserve">.</w:delText>
        </w:r>
      </w:del>
      <w:del w:id="1556" w:author="PR Preview" w:date="2026-01-01T00:00:00Z">
        <w:r>
          <w:delText xml:space="preserve"> </w:delText>
        </w:r>
      </w:del>
      <w:del w:id="1557" w:author="PR Preview" w:date="2026-01-01T00:00:00Z">
        <w:r>
          <w:delText xml:space="preserve">Then</w:delText>
        </w:r>
      </w:del>
      <w:del w:id="1558" w:author="PR Preview" w:date="2026-01-01T00:00:00Z">
        <w:r>
          <w:delText xml:space="preserve"> </w:delText>
        </w:r>
      </w:del>
      <w:del w:id="1559" w:author="PR Preview" w:date="2026-01-01T00:00:00Z">
        <w:r>
          <w:delText xml:space="preserve">$\mathbf{M}\mathord{\smash[b]{\underset{\raise.3ex\hbox{$\scriptstyle\sim$}}{v}}\vphantom{v}} = (1, -3)$</w:delText>
        </w:r>
      </w:del>
      <w:del w:id="1560" w:author="PR Preview" w:date="2026-01-01T00:00:00Z">
        <w:r>
          <w:delText xml:space="preserve">, so</w:delText>
        </w:r>
      </w:del>
    </w:p>
    <w:p>
      <w:pPr>
        <w:pStyle w:val="FirstParagraph"/>
      </w:pPr>
      <w:ins w:id="1561" w:author="PR Preview" w:date="2026-01-01T00:00:00Z">
        <w:r>
          <w:t xml:space="preserve">The transpose step is</w:t>
        </w:r>
      </w:ins>
      <w:ins w:id="1562" w:author="PR Preview" w:date="2026-01-01T00:00:00Z">
        <w:r>
          <w:t xml:space="preserve"> </w:t>
        </w:r>
      </w:ins>
      <w:hyperlink w:anchor="thm-transpose-product">
        <w:ins w:id="1563" w:author="PR Preview" w:date="2026-01-01T00:00:00Z">
          <w:r>
            <w:rPr>
              <w:rStyle w:val="Hyperlink"/>
            </w:rPr>
            <w:t xml:space="preserve">Theorem 19</w:t>
          </w:r>
        </w:ins>
      </w:hyperlink>
      <w:ins w:id="1564" w:author="PR Preview" w:date="2026-01-01T00:00:00Z">
        <w:r>
          <w:t xml:space="preserve">.</w:t>
        </w:r>
      </w:ins>
      <w:ins w:id="1565" w:author="PR Preview" w:date="2026-01-01T00:00:00Z">
        <w:r>
          <w:t xml:space="preserve"> </w:t>
        </w:r>
      </w:ins>
      <w:ins w:id="1566" w:author="PR Preview" w:date="2026-01-01T00:00:00Z">
        <w:r>
          <w:t xml:space="preserve">Taking</w:t>
        </w:r>
      </w:ins>
      <w:ins w:id="1567" w:author="PR Preview" w:date="2026-01-01T00:00:00Z">
        <w:r>
          <w:t xml:space="preserve"> </w:t>
        </w:r>
      </w:ins>
      <m:oMath>
        <m:r>
          <m:rPr>
            <m:sty m:val="bi"/>
          </m:rPr>
          <m:t>M</m:t>
        </m:r>
        <m:r>
          <m:rPr>
            <m:sty m:val="p"/>
          </m:rPr>
          <m:t>=</m:t>
        </m:r>
        <m:r>
          <m:rPr>
            <m:sty m:val="bi"/>
          </m:rPr>
          <m:t>I</m:t>
        </m:r>
      </m:oMath>
      <w:ins w:id="1568" w:author="PR Preview" w:date="2026-01-01T00:00:00Z">
        <w:r>
          <w:t xml:space="preserve"> </w:t>
        </w:r>
      </w:ins>
      <w:ins w:id="1569" w:author="PR Preview" w:date="2026-01-01T00:00:00Z">
        <w:r>
          <w:t xml:space="preserve">gives the last statement.</w:t>
        </w:r>
      </w:ins>
    </w:p>
    <w:bookmarkStart w:id="188" w:name="exm-scalar-transpose"/>
    <w:p>
      <w:pPr>
        <w:pStyle w:val="BodyText"/>
      </w:pPr>
      <w:ins w:id="1570" w:author="PR Preview" w:date="2026-01-01T00:00:00Z">
        <w:r>
          <w:rPr>
            <w:b/>
            <w:bCs/>
          </w:rPr>
          <w:t xml:space="preserve">Example 34 (Two ways to write the same number)</w:t>
        </w:r>
      </w:ins>
      <w:ins w:id="1571" w:author="PR Preview" w:date="2026-01-01T00:00:00Z">
        <w:r>
          <w:t xml:space="preserve"> </w:t>
        </w:r>
      </w:ins>
      <w:ins w:id="1572" w:author="PR Preview" w:date="2026-01-01T00:00:00Z">
        <w:r>
          <w:t xml:space="preserve">Take</w:t>
        </w:r>
      </w:ins>
      <w:ins w:id="1573" w:author="PR Preview" w:date="2026-01-01T00:00:00Z">
        <w:r>
          <w:t xml:space="preserve"> </w:t>
        </w:r>
      </w:ins>
      <w:ins w:id="1574" w:author="PR Preview" w:date="2026-01-01T00:00:00Z">
        <w:r>
          <w:t xml:space="preserve">$\mathord{\smash[b]{\underset{\raise.3ex\hbox{$\scriptstyle\sim$}}{u}}\vphantom{u}} = (1, 2)$</w:t>
        </w:r>
      </w:ins>
      <w:ins w:id="1575" w:author="PR Preview" w:date="2026-01-01T00:00:00Z">
        <w:r>
          <w:t xml:space="preserve">,</w:t>
        </w:r>
      </w:ins>
      <w:ins w:id="1576" w:author="PR Preview" w:date="2026-01-01T00:00:00Z">
        <w:r>
          <w:t xml:space="preserve"> </w:t>
        </w:r>
      </w:ins>
      <w:ins w:id="1577" w:author="PR Preview" w:date="2026-01-01T00:00:00Z">
        <w:r>
          <w:t xml:space="preserve">$\mathord{\smash[b]{\underset{\raise.3ex\hbox{$\scriptstyle\sim$}}{v}}\vphantom{v}} = (3, -1)$</w:t>
        </w:r>
      </w:ins>
      <w:ins w:id="1578" w:author="PR Preview" w:date="2026-01-01T00:00:00Z">
        <w:r>
          <w:t xml:space="preserve"> </w:t>
        </w:r>
      </w:ins>
      <w:ins w:id="1579" w:author="PR Preview" w:date="2026-01-01T00:00:00Z">
        <w:r>
          <w:t xml:space="preserve">and</w:t>
        </w:r>
      </w:ins>
      <w:ins w:id="1580"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581" w:author="PR Preview" w:date="2026-01-01T00:00:00Z">
        <w:r>
          <w:t xml:space="preserve">.</w:t>
        </w:r>
      </w:ins>
      <w:ins w:id="1582" w:author="PR Preview" w:date="2026-01-01T00:00:00Z">
        <w:r>
          <w:t xml:space="preserve"> </w:t>
        </w:r>
      </w:ins>
      <w:ins w:id="1583" w:author="PR Preview" w:date="2026-01-01T00:00:00Z">
        <w:r>
          <w:t xml:space="preserve">Then</w:t>
        </w:r>
      </w:ins>
      <w:ins w:id="1584" w:author="PR Preview" w:date="2026-01-01T00:00:00Z">
        <w:r>
          <w:t xml:space="preserve"> </w:t>
        </w:r>
      </w:ins>
      <w:ins w:id="1585" w:author="PR Preview" w:date="2026-01-01T00:00:00Z">
        <w:r>
          <w:t xml:space="preserve">$\mathbf{M}\mathord{\smash[b]{\underset{\raise.3ex\hbox{$\scriptstyle\sim$}}{v}}\vphantom{v}} = (1, -3)$</w:t>
        </w:r>
      </w:ins>
      <w:ins w:id="1586" w:author="PR Preview" w:date="2026-01-01T00:00:00Z">
        <w:r>
          <w:t xml:space="preserve">, so</w:t>
        </w:r>
      </w:ins>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del w:id="1587" w:author="PR Preview" w:date="2026-01-01T00:00:00Z">
        <w:r>
          <w:rPr>
            <w:b/>
            <w:bCs/>
          </w:rPr>
          <w:delText xml:space="preserve">Example 36 (Independent and dependent pairs of vectors)</w:delText>
        </w:r>
      </w:del>
      <w:del w:id="1588" w:author="PR Preview" w:date="2026-01-01T00:00:00Z">
        <w:r>
          <w:delText xml:space="preserve"> </w:delText>
        </w:r>
      </w:del>
      <w:del w:id="1589" w:author="PR Preview" w:date="2026-01-01T00:00:00Z">
        <w:r>
          <w:delText xml:space="preserve"> </w:delText>
        </w:r>
      </w:del>
    </w:p>
    <w:p>
      <w:pPr>
        <w:pStyle w:val="BodyText"/>
      </w:pPr>
      <w:ins w:id="1590" w:author="PR Preview" w:date="2026-01-01T00:00:00Z">
        <w:r>
          <w:rPr>
            <w:b/>
            <w:bCs/>
          </w:rPr>
          <w:t xml:space="preserve">Example 35 (Independent and dependent pairs of vectors)</w:t>
        </w:r>
      </w:ins>
      <w:ins w:id="1591" w:author="PR Preview" w:date="2026-01-01T00:00:00Z">
        <w:r>
          <w:t xml:space="preserve"> </w:t>
        </w:r>
      </w:ins>
      <w:ins w:id="1592" w:author="PR Preview" w:date="2026-01-01T00:00:00Z">
        <w:r>
          <w:t xml:space="preserve"> </w:t>
        </w:r>
      </w:ins>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del w:id="1593" w:author="PR Preview" w:date="2026-01-01T00:00:00Z">
        <w:r>
          <w:rPr>
            <w:b/>
            <w:bCs/>
          </w:rPr>
          <w:delText xml:space="preserve">Example 37 (The rank of two</w:delText>
        </w:r>
      </w:del>
      <w:del w:id="1594" w:author="PR Preview" w:date="2026-01-01T00:00:00Z">
        <w:r>
          <w:rPr>
            <w:b/>
            <w:bCs/>
          </w:rPr>
          <w:delText xml:space="preserve"> </w:delText>
        </w:r>
      </w:del>
      <m:oMath>
        <m:r>
          <m:t>3</m:t>
        </m:r>
        <m:r>
          <m:rPr>
            <m:sty m:val="p"/>
          </m:rPr>
          <m:t>×</m:t>
        </m:r>
        <m:r>
          <m:t>2</m:t>
        </m:r>
      </m:oMath>
      <w:del w:id="1595" w:author="PR Preview" w:date="2026-01-01T00:00:00Z">
        <w:r>
          <w:rPr>
            <w:b/>
            <w:bCs/>
          </w:rPr>
          <w:delText xml:space="preserve"> </w:delText>
        </w:r>
      </w:del>
      <w:del w:id="1596" w:author="PR Preview" w:date="2026-01-01T00:00:00Z">
        <w:r>
          <w:rPr>
            <w:b/>
            <w:bCs/>
          </w:rPr>
          <w:delText xml:space="preserve">matrices)</w:delText>
        </w:r>
      </w:del>
      <w:del w:id="1597" w:author="PR Preview" w:date="2026-01-01T00:00:00Z">
        <w:r>
          <w:delText xml:space="preserve"> </w:delText>
        </w:r>
      </w:del>
      <w:del w:id="1598" w:author="PR Preview" w:date="2026-01-01T00:00:00Z">
        <w:r>
          <w:delText xml:space="preserve">The matrix</w:delText>
        </w:r>
      </w:del>
      <w:del w:id="159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600" w:author="PR Preview" w:date="2026-01-01T00:00:00Z">
        <w:r>
          <w:delText xml:space="preserve"> </w:delText>
        </w:r>
      </w:del>
      <w:del w:id="1601" w:author="PR Preview" w:date="2026-01-01T00:00:00Z">
        <w:r>
          <w:delText xml:space="preserve">has rank</w:delText>
        </w:r>
      </w:del>
      <w:del w:id="1602" w:author="PR Preview" w:date="2026-01-01T00:00:00Z">
        <w:r>
          <w:delText xml:space="preserve"> </w:delText>
        </w:r>
      </w:del>
      <m:oMath>
        <m:r>
          <m:t>2</m:t>
        </m:r>
      </m:oMath>
      <w:del w:id="1603" w:author="PR Preview" w:date="2026-01-01T00:00:00Z">
        <w:r>
          <w:delText xml:space="preserve">:</w:delText>
        </w:r>
      </w:del>
      <w:del w:id="1604" w:author="PR Preview" w:date="2026-01-01T00:00:00Z">
        <w:r>
          <w:delText xml:space="preserve"> </w:delText>
        </w:r>
      </w:del>
      <w:del w:id="1605" w:author="PR Preview" w:date="2026-01-01T00:00:00Z">
        <w:r>
          <w:delText xml:space="preserve">if</w:delText>
        </w:r>
      </w:del>
      <w:del w:id="1606" w:author="PR Preview" w:date="2026-01-01T00:00:00Z">
        <w:r>
          <w:delText xml:space="preserve"> </w:delText>
        </w:r>
      </w:del>
      <w:del w:id="1607" w:author="PR Preview" w:date="2026-01-01T00:00:00Z">
        <w:r>
          <w:delText xml:space="preserve">$c_1 (1, 1, 1) + c_2 (1, 2, 3) = \mathord{\smash[b]{\underset{\raise.3ex\hbox{$\scriptstyle\sim$}}{0}}\vphantom{0}}$</w:delText>
        </w:r>
      </w:del>
      <w:del w:id="1608" w:author="PR Preview" w:date="2026-01-01T00:00:00Z">
        <w:r>
          <w:delText xml:space="preserve">,</w:delText>
        </w:r>
      </w:del>
      <w:del w:id="1609" w:author="PR Preview" w:date="2026-01-01T00:00:00Z">
        <w:r>
          <w:delText xml:space="preserve"> </w:delText>
        </w:r>
      </w:del>
      <w:del w:id="1610" w:author="PR Preview" w:date="2026-01-01T00:00:00Z">
        <w:r>
          <w:delText xml:space="preserve">then subtracting the first entry from the second gives</w:delText>
        </w:r>
      </w:del>
      <w:del w:id="1611" w:author="PR Preview" w:date="2026-01-01T00:00:00Z">
        <w:r>
          <w:delText xml:space="preserve"> </w:delText>
        </w:r>
      </w:del>
      <m:oMath>
        <m:sSub>
          <m:e>
            <m:r>
              <m:t>c</m:t>
            </m:r>
          </m:e>
          <m:sub>
            <m:r>
              <m:t>2</m:t>
            </m:r>
          </m:sub>
        </m:sSub>
        <m:r>
          <m:rPr>
            <m:sty m:val="p"/>
          </m:rPr>
          <m:t>=</m:t>
        </m:r>
        <m:r>
          <m:t>0</m:t>
        </m:r>
      </m:oMath>
      <w:del w:id="1612" w:author="PR Preview" w:date="2026-01-01T00:00:00Z">
        <w:r>
          <w:delText xml:space="preserve">,</w:delText>
        </w:r>
      </w:del>
      <w:del w:id="1613" w:author="PR Preview" w:date="2026-01-01T00:00:00Z">
        <w:r>
          <w:delText xml:space="preserve"> </w:delText>
        </w:r>
      </w:del>
      <w:del w:id="1614" w:author="PR Preview" w:date="2026-01-01T00:00:00Z">
        <w:r>
          <w:delText xml:space="preserve">and then</w:delText>
        </w:r>
      </w:del>
      <w:del w:id="1615" w:author="PR Preview" w:date="2026-01-01T00:00:00Z">
        <w:r>
          <w:delText xml:space="preserve"> </w:delText>
        </w:r>
      </w:del>
      <m:oMath>
        <m:sSub>
          <m:e>
            <m:r>
              <m:t>c</m:t>
            </m:r>
          </m:e>
          <m:sub>
            <m:r>
              <m:t>1</m:t>
            </m:r>
          </m:sub>
        </m:sSub>
        <m:r>
          <m:rPr>
            <m:sty m:val="p"/>
          </m:rPr>
          <m:t>=</m:t>
        </m:r>
        <m:r>
          <m:t>0</m:t>
        </m:r>
      </m:oMath>
      <w:del w:id="1616" w:author="PR Preview" w:date="2026-01-01T00:00:00Z">
        <w:r>
          <w:delText xml:space="preserve">.</w:delText>
        </w:r>
      </w:del>
    </w:p>
    <w:p>
      <w:pPr>
        <w:pStyle w:val="BodyText"/>
      </w:pPr>
      <w:ins w:id="1617" w:author="PR Preview" w:date="2026-01-01T00:00:00Z">
        <w:r>
          <w:rPr>
            <w:b/>
            <w:bCs/>
          </w:rPr>
          <w:t xml:space="preserve">Example 36 (The rank of two</w:t>
        </w:r>
      </w:ins>
      <w:ins w:id="1618" w:author="PR Preview" w:date="2026-01-01T00:00:00Z">
        <w:r>
          <w:rPr>
            <w:b/>
            <w:bCs/>
          </w:rPr>
          <w:t xml:space="preserve"> </w:t>
        </w:r>
      </w:ins>
      <m:oMath>
        <m:r>
          <m:t>3</m:t>
        </m:r>
        <m:r>
          <m:rPr>
            <m:sty m:val="p"/>
          </m:rPr>
          <m:t>×</m:t>
        </m:r>
        <m:r>
          <m:t>2</m:t>
        </m:r>
      </m:oMath>
      <w:ins w:id="1619" w:author="PR Preview" w:date="2026-01-01T00:00:00Z">
        <w:r>
          <w:rPr>
            <w:b/>
            <w:bCs/>
          </w:rPr>
          <w:t xml:space="preserve"> </w:t>
        </w:r>
      </w:ins>
      <w:ins w:id="1620" w:author="PR Preview" w:date="2026-01-01T00:00:00Z">
        <w:r>
          <w:rPr>
            <w:b/>
            <w:bCs/>
          </w:rPr>
          <w:t xml:space="preserve">matrices)</w:t>
        </w:r>
      </w:ins>
      <w:ins w:id="1621" w:author="PR Preview" w:date="2026-01-01T00:00:00Z">
        <w:r>
          <w:t xml:space="preserve"> </w:t>
        </w:r>
      </w:ins>
      <w:ins w:id="1622" w:author="PR Preview" w:date="2026-01-01T00:00:00Z">
        <w:r>
          <w:t xml:space="preserve">The matrix</w:t>
        </w:r>
      </w:ins>
      <w:ins w:id="162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624" w:author="PR Preview" w:date="2026-01-01T00:00:00Z">
        <w:r>
          <w:t xml:space="preserve"> </w:t>
        </w:r>
      </w:ins>
      <w:ins w:id="1625" w:author="PR Preview" w:date="2026-01-01T00:00:00Z">
        <w:r>
          <w:t xml:space="preserve">has rank</w:t>
        </w:r>
      </w:ins>
      <w:ins w:id="1626" w:author="PR Preview" w:date="2026-01-01T00:00:00Z">
        <w:r>
          <w:t xml:space="preserve"> </w:t>
        </w:r>
      </w:ins>
      <m:oMath>
        <m:r>
          <m:t>2</m:t>
        </m:r>
      </m:oMath>
      <w:ins w:id="1627" w:author="PR Preview" w:date="2026-01-01T00:00:00Z">
        <w:r>
          <w:t xml:space="preserve">:</w:t>
        </w:r>
      </w:ins>
      <w:ins w:id="1628" w:author="PR Preview" w:date="2026-01-01T00:00:00Z">
        <w:r>
          <w:t xml:space="preserve"> </w:t>
        </w:r>
      </w:ins>
      <w:ins w:id="1629" w:author="PR Preview" w:date="2026-01-01T00:00:00Z">
        <w:r>
          <w:t xml:space="preserve">if</w:t>
        </w:r>
      </w:ins>
      <w:ins w:id="1630" w:author="PR Preview" w:date="2026-01-01T00:00:00Z">
        <w:r>
          <w:t xml:space="preserve"> </w:t>
        </w:r>
      </w:ins>
      <w:ins w:id="1631" w:author="PR Preview" w:date="2026-01-01T00:00:00Z">
        <w:r>
          <w:t xml:space="preserve">$c_1 (1, 1, 1) + c_2 (1, 2, 3) = \mathord{\smash[b]{\underset{\raise.3ex\hbox{$\scriptstyle\sim$}}{0}}\vphantom{0}}$</w:t>
        </w:r>
      </w:ins>
      <w:ins w:id="1632" w:author="PR Preview" w:date="2026-01-01T00:00:00Z">
        <w:r>
          <w:t xml:space="preserve">,</w:t>
        </w:r>
      </w:ins>
      <w:ins w:id="1633" w:author="PR Preview" w:date="2026-01-01T00:00:00Z">
        <w:r>
          <w:t xml:space="preserve"> </w:t>
        </w:r>
      </w:ins>
      <w:ins w:id="1634" w:author="PR Preview" w:date="2026-01-01T00:00:00Z">
        <w:r>
          <w:t xml:space="preserve">then subtracting the first entry from the second gives</w:t>
        </w:r>
      </w:ins>
      <w:ins w:id="1635" w:author="PR Preview" w:date="2026-01-01T00:00:00Z">
        <w:r>
          <w:t xml:space="preserve"> </w:t>
        </w:r>
      </w:ins>
      <m:oMath>
        <m:sSub>
          <m:e>
            <m:r>
              <m:t>c</m:t>
            </m:r>
          </m:e>
          <m:sub>
            <m:r>
              <m:t>2</m:t>
            </m:r>
          </m:sub>
        </m:sSub>
        <m:r>
          <m:rPr>
            <m:sty m:val="p"/>
          </m:rPr>
          <m:t>=</m:t>
        </m:r>
        <m:r>
          <m:t>0</m:t>
        </m:r>
      </m:oMath>
      <w:ins w:id="1636" w:author="PR Preview" w:date="2026-01-01T00:00:00Z">
        <w:r>
          <w:t xml:space="preserve">,</w:t>
        </w:r>
      </w:ins>
      <w:ins w:id="1637" w:author="PR Preview" w:date="2026-01-01T00:00:00Z">
        <w:r>
          <w:t xml:space="preserve"> </w:t>
        </w:r>
      </w:ins>
      <w:ins w:id="1638" w:author="PR Preview" w:date="2026-01-01T00:00:00Z">
        <w:r>
          <w:t xml:space="preserve">and then</w:t>
        </w:r>
      </w:ins>
      <w:ins w:id="1639" w:author="PR Preview" w:date="2026-01-01T00:00:00Z">
        <w:r>
          <w:t xml:space="preserve"> </w:t>
        </w:r>
      </w:ins>
      <m:oMath>
        <m:sSub>
          <m:e>
            <m:r>
              <m:t>c</m:t>
            </m:r>
          </m:e>
          <m:sub>
            <m:r>
              <m:t>1</m:t>
            </m:r>
          </m:sub>
        </m:sSub>
        <m:r>
          <m:rPr>
            <m:sty m:val="p"/>
          </m:rPr>
          <m:t>=</m:t>
        </m:r>
        <m:r>
          <m:t>0</m:t>
        </m:r>
      </m:oMath>
      <w:ins w:id="1640"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del w:id="1641" w:author="PR Preview" w:date="2026-01-01T00:00:00Z">
        <w:r>
          <w:rPr>
            <w:i/>
            <w:iCs/>
          </w:rPr>
          <w:delText xml:space="preserve">Remark 19</w:delText>
        </w:r>
      </w:del>
      <w:del w:id="1642" w:author="PR Preview" w:date="2026-01-01T00:00:00Z">
        <w:r>
          <w:delText xml:space="preserve"> (Full column rank needs at least as many rows as columns). </w:delText>
        </w:r>
      </w:del>
      <w:del w:id="1643" w:author="PR Preview" w:date="2026-01-01T00:00:00Z">
        <w:r>
          <w:delText xml:space="preserve">In</w:delText>
        </w:r>
      </w:del>
      <w:del w:id="1644" w:author="PR Preview" w:date="2026-01-01T00:00:00Z">
        <w:r>
          <w:delText xml:space="preserve"> </w:delText>
        </w:r>
      </w:del>
      <w:hyperlink w:anchor="exm-rank">
        <w:del w:id="1645" w:author="PR Preview" w:date="2026-01-01T00:00:00Z">
          <w:r>
            <w:rPr>
              <w:rStyle w:val="Hyperlink"/>
            </w:rPr>
            <w:delText xml:space="preserve">Example 37</w:delText>
          </w:r>
        </w:del>
      </w:hyperlink>
      <w:del w:id="1646" w:author="PR Preview" w:date="2026-01-01T00:00:00Z">
        <w:r>
          <w:delText xml:space="preserve">, the first matrix has full column rank:</w:delText>
        </w:r>
      </w:del>
      <w:del w:id="1647" w:author="PR Preview" w:date="2026-01-01T00:00:00Z">
        <w:r>
          <w:delText xml:space="preserve"> </w:delText>
        </w:r>
      </w:del>
      <w:del w:id="1648" w:author="PR Preview" w:date="2026-01-01T00:00:00Z">
        <w:r>
          <w:delText xml:space="preserve">its rank is</w:delText>
        </w:r>
      </w:del>
      <w:del w:id="1649" w:author="PR Preview" w:date="2026-01-01T00:00:00Z">
        <w:r>
          <w:delText xml:space="preserve"> </w:delText>
        </w:r>
      </w:del>
      <m:oMath>
        <m:r>
          <m:t>2</m:t>
        </m:r>
      </m:oMath>
      <w:del w:id="1650" w:author="PR Preview" w:date="2026-01-01T00:00:00Z">
        <w:r>
          <w:delText xml:space="preserve">, and it has</w:delText>
        </w:r>
      </w:del>
      <w:del w:id="1651" w:author="PR Preview" w:date="2026-01-01T00:00:00Z">
        <w:r>
          <w:delText xml:space="preserve"> </w:delText>
        </w:r>
      </w:del>
      <m:oMath>
        <m:r>
          <m:t>2</m:t>
        </m:r>
      </m:oMath>
      <w:del w:id="1652" w:author="PR Preview" w:date="2026-01-01T00:00:00Z">
        <w:r>
          <w:delText xml:space="preserve"> </w:delText>
        </w:r>
      </w:del>
      <w:del w:id="1653" w:author="PR Preview" w:date="2026-01-01T00:00:00Z">
        <w:r>
          <w:delText xml:space="preserve">columns.</w:delText>
        </w:r>
      </w:del>
      <w:del w:id="1654" w:author="PR Preview" w:date="2026-01-01T00:00:00Z">
        <w:r>
          <w:delText xml:space="preserve"> </w:delText>
        </w:r>
      </w:del>
      <w:del w:id="1655" w:author="PR Preview" w:date="2026-01-01T00:00:00Z">
        <w:r>
          <w:delText xml:space="preserve">The second does not, because its rank is</w:delText>
        </w:r>
      </w:del>
      <w:del w:id="1656" w:author="PR Preview" w:date="2026-01-01T00:00:00Z">
        <w:r>
          <w:delText xml:space="preserve"> </w:delText>
        </w:r>
      </w:del>
      <m:oMath>
        <m:r>
          <m:t>1</m:t>
        </m:r>
      </m:oMath>
      <w:del w:id="1657" w:author="PR Preview" w:date="2026-01-01T00:00:00Z">
        <w:r>
          <w:delText xml:space="preserve">.</w:delText>
        </w:r>
      </w:del>
    </w:p>
    <w:p>
      <w:pPr>
        <w:pStyle w:val="BodyText"/>
      </w:pPr>
      <w:ins w:id="1658" w:author="PR Preview" w:date="2026-01-01T00:00:00Z">
        <w:r>
          <w:rPr>
            <w:i/>
            <w:iCs/>
          </w:rPr>
          <w:t xml:space="preserve">Remark 19</w:t>
        </w:r>
      </w:ins>
      <w:ins w:id="1659" w:author="PR Preview" w:date="2026-01-01T00:00:00Z">
        <w:r>
          <w:t xml:space="preserve"> (Full column rank needs at least as many rows as columns). </w:t>
        </w:r>
      </w:ins>
      <w:ins w:id="1660" w:author="PR Preview" w:date="2026-01-01T00:00:00Z">
        <w:r>
          <w:t xml:space="preserve">In</w:t>
        </w:r>
      </w:ins>
      <w:ins w:id="1661" w:author="PR Preview" w:date="2026-01-01T00:00:00Z">
        <w:r>
          <w:t xml:space="preserve"> </w:t>
        </w:r>
      </w:ins>
      <w:hyperlink w:anchor="exm-rank">
        <w:ins w:id="1662" w:author="PR Preview" w:date="2026-01-01T00:00:00Z">
          <w:r>
            <w:rPr>
              <w:rStyle w:val="Hyperlink"/>
            </w:rPr>
            <w:t xml:space="preserve">Example 36</w:t>
          </w:r>
        </w:ins>
      </w:hyperlink>
      <w:ins w:id="1663" w:author="PR Preview" w:date="2026-01-01T00:00:00Z">
        <w:r>
          <w:t xml:space="preserve">, the first matrix has full column rank:</w:t>
        </w:r>
      </w:ins>
      <w:ins w:id="1664" w:author="PR Preview" w:date="2026-01-01T00:00:00Z">
        <w:r>
          <w:t xml:space="preserve"> </w:t>
        </w:r>
      </w:ins>
      <w:ins w:id="1665" w:author="PR Preview" w:date="2026-01-01T00:00:00Z">
        <w:r>
          <w:t xml:space="preserve">its rank is</w:t>
        </w:r>
      </w:ins>
      <w:ins w:id="1666" w:author="PR Preview" w:date="2026-01-01T00:00:00Z">
        <w:r>
          <w:t xml:space="preserve"> </w:t>
        </w:r>
      </w:ins>
      <m:oMath>
        <m:r>
          <m:t>2</m:t>
        </m:r>
      </m:oMath>
      <w:ins w:id="1667" w:author="PR Preview" w:date="2026-01-01T00:00:00Z">
        <w:r>
          <w:t xml:space="preserve">, and it has</w:t>
        </w:r>
      </w:ins>
      <w:ins w:id="1668" w:author="PR Preview" w:date="2026-01-01T00:00:00Z">
        <w:r>
          <w:t xml:space="preserve"> </w:t>
        </w:r>
      </w:ins>
      <m:oMath>
        <m:r>
          <m:t>2</m:t>
        </m:r>
      </m:oMath>
      <w:ins w:id="1669" w:author="PR Preview" w:date="2026-01-01T00:00:00Z">
        <w:r>
          <w:t xml:space="preserve"> </w:t>
        </w:r>
      </w:ins>
      <w:ins w:id="1670" w:author="PR Preview" w:date="2026-01-01T00:00:00Z">
        <w:r>
          <w:t xml:space="preserve">columns.</w:t>
        </w:r>
      </w:ins>
      <w:ins w:id="1671" w:author="PR Preview" w:date="2026-01-01T00:00:00Z">
        <w:r>
          <w:t xml:space="preserve"> </w:t>
        </w:r>
      </w:ins>
      <w:ins w:id="1672" w:author="PR Preview" w:date="2026-01-01T00:00:00Z">
        <w:r>
          <w:t xml:space="preserve">The second does not, because its rank is</w:t>
        </w:r>
      </w:ins>
      <w:ins w:id="1673" w:author="PR Preview" w:date="2026-01-01T00:00:00Z">
        <w:r>
          <w:t xml:space="preserve"> </w:t>
        </w:r>
      </w:ins>
      <m:oMath>
        <m:r>
          <m:t>1</m:t>
        </m:r>
      </m:oMath>
      <w:ins w:id="1674" w:author="PR Preview" w:date="2026-01-01T00:00:00Z">
        <w:r>
          <w:t xml:space="preserve">.</w:t>
        </w:r>
      </w:ins>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del w:id="1675" w:author="PR Preview" w:date="2026-01-01T00:00:00Z">
        <w:r>
          <w:rPr>
            <w:b/>
            <w:bCs/>
          </w:rPr>
          <w:delText xml:space="preserve">Example 38 (A line through the origin is a subspace)</w:delText>
        </w:r>
      </w:del>
      <w:del w:id="1676" w:author="PR Preview" w:date="2026-01-01T00:00:00Z">
        <w:r>
          <w:delText xml:space="preserve"> </w:delText>
        </w:r>
      </w:del>
      <w:del w:id="1677" w:author="PR Preview" w:date="2026-01-01T00:00:00Z">
        <w:r>
          <w:delText xml:space="preserve">Let</w:delText>
        </w:r>
      </w:del>
      <w:del w:id="1678"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1679" w:author="PR Preview" w:date="2026-01-01T00:00:00Z">
        <w:r>
          <w:delText xml:space="preserve">,</w:delText>
        </w:r>
      </w:del>
      <w:del w:id="1680" w:author="PR Preview" w:date="2026-01-01T00:00:00Z">
        <w:r>
          <w:delText xml:space="preserve"> </w:delText>
        </w:r>
      </w:del>
      <w:del w:id="1681" w:author="PR Preview" w:date="2026-01-01T00:00:00Z">
        <w:r>
          <w:delText xml:space="preserve">the line in</w:delText>
        </w:r>
      </w:del>
      <w:del w:id="1682" w:author="PR Preview" w:date="2026-01-01T00:00:00Z">
        <w:r>
          <w:delText xml:space="preserve"> </w:delText>
        </w:r>
      </w:del>
      <m:oMath>
        <m:sSup>
          <m:e>
            <m:r>
              <m:rPr>
                <m:scr m:val="double-struck"/>
                <m:sty m:val="p"/>
              </m:rPr>
              <m:t>R</m:t>
            </m:r>
          </m:e>
          <m:sup>
            <m:r>
              <m:t>2</m:t>
            </m:r>
          </m:sup>
        </m:sSup>
      </m:oMath>
      <w:del w:id="1683" w:author="PR Preview" w:date="2026-01-01T00:00:00Z">
        <w:r>
          <w:delText xml:space="preserve"> </w:delText>
        </w:r>
      </w:del>
      <w:del w:id="1684" w:author="PR Preview" w:date="2026-01-01T00:00:00Z">
        <w:r>
          <w:delText xml:space="preserve">through</w:delText>
        </w:r>
      </w:del>
      <w:del w:id="1685" w:author="PR Preview" w:date="2026-01-01T00:00:00Z">
        <w:r>
          <w:delText xml:space="preserve"> </w:delText>
        </w:r>
      </w:del>
      <m:oMath>
        <m:r>
          <m:rPr>
            <m:sty m:val="p"/>
          </m:rPr>
          <m:t>(</m:t>
        </m:r>
        <m:r>
          <m:t>0</m:t>
        </m:r>
        <m:r>
          <m:rPr>
            <m:sty m:val="p"/>
          </m:rPr>
          <m:t>,</m:t>
        </m:r>
        <m:r>
          <m:t>0</m:t>
        </m:r>
        <m:r>
          <m:rPr>
            <m:sty m:val="p"/>
          </m:rPr>
          <m:t>)</m:t>
        </m:r>
      </m:oMath>
      <w:del w:id="1686" w:author="PR Preview" w:date="2026-01-01T00:00:00Z">
        <w:r>
          <w:delText xml:space="preserve"> </w:delText>
        </w:r>
      </w:del>
      <w:del w:id="1687" w:author="PR Preview" w:date="2026-01-01T00:00:00Z">
        <w:r>
          <w:delText xml:space="preserve">and</w:delText>
        </w:r>
      </w:del>
      <w:del w:id="1688" w:author="PR Preview" w:date="2026-01-01T00:00:00Z">
        <w:r>
          <w:delText xml:space="preserve"> </w:delText>
        </w:r>
      </w:del>
      <m:oMath>
        <m:r>
          <m:rPr>
            <m:sty m:val="p"/>
          </m:rPr>
          <m:t>(</m:t>
        </m:r>
        <m:r>
          <m:t>1</m:t>
        </m:r>
        <m:r>
          <m:rPr>
            <m:sty m:val="p"/>
          </m:rPr>
          <m:t>,</m:t>
        </m:r>
        <m:r>
          <m:t>2</m:t>
        </m:r>
        <m:r>
          <m:rPr>
            <m:sty m:val="p"/>
          </m:rPr>
          <m:t>)</m:t>
        </m:r>
      </m:oMath>
      <w:del w:id="1689" w:author="PR Preview" w:date="2026-01-01T00:00:00Z">
        <w:r>
          <w:delText xml:space="preserve">.</w:delText>
        </w:r>
      </w:del>
    </w:p>
    <w:p>
      <w:pPr>
        <w:pStyle w:val="BodyText"/>
      </w:pPr>
      <w:ins w:id="1690" w:author="PR Preview" w:date="2026-01-01T00:00:00Z">
        <w:r>
          <w:rPr>
            <w:b/>
            <w:bCs/>
          </w:rPr>
          <w:t xml:space="preserve">Example 37 (A line through the origin is a subspace)</w:t>
        </w:r>
      </w:ins>
      <w:ins w:id="1691" w:author="PR Preview" w:date="2026-01-01T00:00:00Z">
        <w:r>
          <w:t xml:space="preserve"> </w:t>
        </w:r>
      </w:ins>
      <w:ins w:id="1692" w:author="PR Preview" w:date="2026-01-01T00:00:00Z">
        <w:r>
          <w:t xml:space="preserve">Let</w:t>
        </w:r>
      </w:ins>
      <w:ins w:id="1693"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1694" w:author="PR Preview" w:date="2026-01-01T00:00:00Z">
        <w:r>
          <w:t xml:space="preserve">,</w:t>
        </w:r>
      </w:ins>
      <w:ins w:id="1695" w:author="PR Preview" w:date="2026-01-01T00:00:00Z">
        <w:r>
          <w:t xml:space="preserve"> </w:t>
        </w:r>
      </w:ins>
      <w:ins w:id="1696" w:author="PR Preview" w:date="2026-01-01T00:00:00Z">
        <w:r>
          <w:t xml:space="preserve">the line in</w:t>
        </w:r>
      </w:ins>
      <w:ins w:id="1697" w:author="PR Preview" w:date="2026-01-01T00:00:00Z">
        <w:r>
          <w:t xml:space="preserve"> </w:t>
        </w:r>
      </w:ins>
      <m:oMath>
        <m:sSup>
          <m:e>
            <m:r>
              <m:rPr>
                <m:scr m:val="double-struck"/>
                <m:sty m:val="p"/>
              </m:rPr>
              <m:t>R</m:t>
            </m:r>
          </m:e>
          <m:sup>
            <m:r>
              <m:t>2</m:t>
            </m:r>
          </m:sup>
        </m:sSup>
      </m:oMath>
      <w:ins w:id="1698" w:author="PR Preview" w:date="2026-01-01T00:00:00Z">
        <w:r>
          <w:t xml:space="preserve"> </w:t>
        </w:r>
      </w:ins>
      <w:ins w:id="1699" w:author="PR Preview" w:date="2026-01-01T00:00:00Z">
        <w:r>
          <w:t xml:space="preserve">through</w:t>
        </w:r>
      </w:ins>
      <w:ins w:id="1700" w:author="PR Preview" w:date="2026-01-01T00:00:00Z">
        <w:r>
          <w:t xml:space="preserve"> </w:t>
        </w:r>
      </w:ins>
      <m:oMath>
        <m:r>
          <m:rPr>
            <m:sty m:val="p"/>
          </m:rPr>
          <m:t>(</m:t>
        </m:r>
        <m:r>
          <m:t>0</m:t>
        </m:r>
        <m:r>
          <m:rPr>
            <m:sty m:val="p"/>
          </m:rPr>
          <m:t>,</m:t>
        </m:r>
        <m:r>
          <m:t>0</m:t>
        </m:r>
        <m:r>
          <m:rPr>
            <m:sty m:val="p"/>
          </m:rPr>
          <m:t>)</m:t>
        </m:r>
      </m:oMath>
      <w:ins w:id="1701" w:author="PR Preview" w:date="2026-01-01T00:00:00Z">
        <w:r>
          <w:t xml:space="preserve"> </w:t>
        </w:r>
      </w:ins>
      <w:ins w:id="1702" w:author="PR Preview" w:date="2026-01-01T00:00:00Z">
        <w:r>
          <w:t xml:space="preserve">and</w:t>
        </w:r>
      </w:ins>
      <w:ins w:id="1703" w:author="PR Preview" w:date="2026-01-01T00:00:00Z">
        <w:r>
          <w:t xml:space="preserve"> </w:t>
        </w:r>
      </w:ins>
      <m:oMath>
        <m:r>
          <m:rPr>
            <m:sty m:val="p"/>
          </m:rPr>
          <m:t>(</m:t>
        </m:r>
        <m:r>
          <m:t>1</m:t>
        </m:r>
        <m:r>
          <m:rPr>
            <m:sty m:val="p"/>
          </m:rPr>
          <m:t>,</m:t>
        </m:r>
        <m:r>
          <m:t>2</m:t>
        </m:r>
        <m:r>
          <m:rPr>
            <m:sty m:val="p"/>
          </m:rPr>
          <m:t>)</m:t>
        </m:r>
      </m:oMath>
      <w:ins w:id="1704" w:author="PR Preview" w:date="2026-01-01T00:00:00Z">
        <w:r>
          <w:t xml:space="preserve">.</w:t>
        </w:r>
      </w:ins>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del w:id="1705" w:author="PR Preview" w:date="2026-01-01T00:00:00Z">
        <w:r>
          <w:rPr>
            <w:b/>
            <w:bCs/>
          </w:rPr>
          <w:delText xml:space="preserve">Example 39 (A line that misses the origin is not a subspace)</w:delText>
        </w:r>
      </w:del>
      <w:del w:id="1706" w:author="PR Preview" w:date="2026-01-01T00:00:00Z">
        <w:r>
          <w:delText xml:space="preserve"> </w:delText>
        </w:r>
      </w:del>
      <w:del w:id="1707" w:author="PR Preview" w:date="2026-01-01T00:00:00Z">
        <w:r>
          <w:delText xml:space="preserve">Let</w:delText>
        </w:r>
      </w:del>
      <w:del w:id="1708"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1709" w:author="PR Preview" w:date="2026-01-01T00:00:00Z">
        <w:r>
          <w:delText xml:space="preserve">,</w:delText>
        </w:r>
      </w:del>
      <w:del w:id="1710" w:author="PR Preview" w:date="2026-01-01T00:00:00Z">
        <w:r>
          <w:delText xml:space="preserve"> </w:delText>
        </w:r>
      </w:del>
      <w:del w:id="1711" w:author="PR Preview" w:date="2026-01-01T00:00:00Z">
        <w:r>
          <w:delText xml:space="preserve">the horizontal line in</w:delText>
        </w:r>
      </w:del>
      <w:del w:id="1712" w:author="PR Preview" w:date="2026-01-01T00:00:00Z">
        <w:r>
          <w:delText xml:space="preserve"> </w:delText>
        </w:r>
      </w:del>
      <m:oMath>
        <m:sSup>
          <m:e>
            <m:r>
              <m:rPr>
                <m:scr m:val="double-struck"/>
                <m:sty m:val="p"/>
              </m:rPr>
              <m:t>R</m:t>
            </m:r>
          </m:e>
          <m:sup>
            <m:r>
              <m:t>2</m:t>
            </m:r>
          </m:sup>
        </m:sSup>
      </m:oMath>
      <w:del w:id="1713" w:author="PR Preview" w:date="2026-01-01T00:00:00Z">
        <w:r>
          <w:delText xml:space="preserve"> </w:delText>
        </w:r>
      </w:del>
      <w:del w:id="1714" w:author="PR Preview" w:date="2026-01-01T00:00:00Z">
        <w:r>
          <w:delText xml:space="preserve">at height</w:delText>
        </w:r>
      </w:del>
      <w:del w:id="1715" w:author="PR Preview" w:date="2026-01-01T00:00:00Z">
        <w:r>
          <w:delText xml:space="preserve"> </w:delText>
        </w:r>
      </w:del>
      <m:oMath>
        <m:r>
          <m:t>1</m:t>
        </m:r>
      </m:oMath>
      <w:del w:id="1716" w:author="PR Preview" w:date="2026-01-01T00:00:00Z">
        <w:r>
          <w:delText xml:space="preserve">.</w:delText>
        </w:r>
      </w:del>
      <w:del w:id="1717" w:author="PR Preview" w:date="2026-01-01T00:00:00Z">
        <w:r>
          <w:delText xml:space="preserve"> </w:delText>
        </w:r>
      </w:del>
      <w:del w:id="1718" w:author="PR Preview" w:date="2026-01-01T00:00:00Z">
        <w:r>
          <w:delText xml:space="preserve">The vectors</w:delText>
        </w:r>
      </w:del>
      <w:del w:id="1719" w:author="PR Preview" w:date="2026-01-01T00:00:00Z">
        <w:r>
          <w:delText xml:space="preserve"> </w:delText>
        </w:r>
      </w:del>
      <m:oMath>
        <m:r>
          <m:rPr>
            <m:sty m:val="p"/>
          </m:rPr>
          <m:t>(</m:t>
        </m:r>
        <m:r>
          <m:t>0</m:t>
        </m:r>
        <m:r>
          <m:rPr>
            <m:sty m:val="p"/>
          </m:rPr>
          <m:t>,</m:t>
        </m:r>
        <m:r>
          <m:t>1</m:t>
        </m:r>
        <m:r>
          <m:rPr>
            <m:sty m:val="p"/>
          </m:rPr>
          <m:t>)</m:t>
        </m:r>
      </m:oMath>
      <w:del w:id="1720" w:author="PR Preview" w:date="2026-01-01T00:00:00Z">
        <w:r>
          <w:delText xml:space="preserve"> </w:delText>
        </w:r>
      </w:del>
      <w:del w:id="1721" w:author="PR Preview" w:date="2026-01-01T00:00:00Z">
        <w:r>
          <w:delText xml:space="preserve">and</w:delText>
        </w:r>
      </w:del>
      <w:del w:id="1722" w:author="PR Preview" w:date="2026-01-01T00:00:00Z">
        <w:r>
          <w:delText xml:space="preserve"> </w:delText>
        </w:r>
      </w:del>
      <m:oMath>
        <m:r>
          <m:rPr>
            <m:sty m:val="p"/>
          </m:rPr>
          <m:t>(</m:t>
        </m:r>
        <m:r>
          <m:t>2</m:t>
        </m:r>
        <m:r>
          <m:rPr>
            <m:sty m:val="p"/>
          </m:rPr>
          <m:t>,</m:t>
        </m:r>
        <m:r>
          <m:t>1</m:t>
        </m:r>
        <m:r>
          <m:rPr>
            <m:sty m:val="p"/>
          </m:rPr>
          <m:t>)</m:t>
        </m:r>
      </m:oMath>
      <w:del w:id="1723" w:author="PR Preview" w:date="2026-01-01T00:00:00Z">
        <w:r>
          <w:delText xml:space="preserve"> </w:delText>
        </w:r>
      </w:del>
      <w:del w:id="1724" w:author="PR Preview" w:date="2026-01-01T00:00:00Z">
        <w:r>
          <w:delText xml:space="preserve">are in</w:delText>
        </w:r>
      </w:del>
      <w:del w:id="1725" w:author="PR Preview" w:date="2026-01-01T00:00:00Z">
        <w:r>
          <w:delText xml:space="preserve"> </w:delText>
        </w:r>
      </w:del>
      <m:oMath>
        <m:r>
          <m:rPr>
            <m:scr m:val="script"/>
            <m:sty m:val="p"/>
          </m:rPr>
          <m:t>T</m:t>
        </m:r>
      </m:oMath>
      <w:del w:id="1726" w:author="PR Preview" w:date="2026-01-01T00:00:00Z">
        <w:r>
          <w:delText xml:space="preserve">,</w:delText>
        </w:r>
      </w:del>
      <w:del w:id="1727" w:author="PR Preview" w:date="2026-01-01T00:00:00Z">
        <w:r>
          <w:delText xml:space="preserve"> </w:delText>
        </w:r>
      </w:del>
      <w:del w:id="1728" w:author="PR Preview" w:date="2026-01-01T00:00:00Z">
        <w:r>
          <w:delText xml:space="preserve">but their sum</w:delText>
        </w:r>
      </w:del>
      <w:del w:id="1729" w:author="PR Preview" w:date="2026-01-01T00:00:00Z">
        <w:r>
          <w:delText xml:space="preserve"> </w:delText>
        </w:r>
      </w:del>
      <m:oMath>
        <m:r>
          <m:rPr>
            <m:sty m:val="p"/>
          </m:rPr>
          <m:t>(</m:t>
        </m:r>
        <m:r>
          <m:t>2</m:t>
        </m:r>
        <m:r>
          <m:rPr>
            <m:sty m:val="p"/>
          </m:rPr>
          <m:t>,</m:t>
        </m:r>
        <m:r>
          <m:t>2</m:t>
        </m:r>
        <m:r>
          <m:rPr>
            <m:sty m:val="p"/>
          </m:rPr>
          <m:t>)</m:t>
        </m:r>
      </m:oMath>
      <w:del w:id="1730" w:author="PR Preview" w:date="2026-01-01T00:00:00Z">
        <w:r>
          <w:delText xml:space="preserve"> </w:delText>
        </w:r>
      </w:del>
      <w:del w:id="1731" w:author="PR Preview" w:date="2026-01-01T00:00:00Z">
        <w:r>
          <w:delText xml:space="preserve">is not,</w:delText>
        </w:r>
      </w:del>
      <w:del w:id="1732" w:author="PR Preview" w:date="2026-01-01T00:00:00Z">
        <w:r>
          <w:delText xml:space="preserve"> </w:delText>
        </w:r>
      </w:del>
      <w:del w:id="1733" w:author="PR Preview" w:date="2026-01-01T00:00:00Z">
        <w:r>
          <w:delText xml:space="preserve">because its second entry is</w:delText>
        </w:r>
      </w:del>
      <w:del w:id="1734" w:author="PR Preview" w:date="2026-01-01T00:00:00Z">
        <w:r>
          <w:delText xml:space="preserve"> </w:delText>
        </w:r>
      </w:del>
      <m:oMath>
        <m:r>
          <m:t>2</m:t>
        </m:r>
      </m:oMath>
      <w:del w:id="1735" w:author="PR Preview" w:date="2026-01-01T00:00:00Z">
        <w:r>
          <w:delText xml:space="preserve">, not</w:delText>
        </w:r>
      </w:del>
      <w:del w:id="1736" w:author="PR Preview" w:date="2026-01-01T00:00:00Z">
        <w:r>
          <w:delText xml:space="preserve"> </w:delText>
        </w:r>
      </w:del>
      <m:oMath>
        <m:r>
          <m:t>1</m:t>
        </m:r>
      </m:oMath>
      <w:del w:id="1737" w:author="PR Preview" w:date="2026-01-01T00:00:00Z">
        <w:r>
          <w:delText xml:space="preserve">.</w:delText>
        </w:r>
      </w:del>
      <w:del w:id="1738" w:author="PR Preview" w:date="2026-01-01T00:00:00Z">
        <w:r>
          <w:delText xml:space="preserve"> </w:delText>
        </w:r>
      </w:del>
      <w:del w:id="1739" w:author="PR Preview" w:date="2026-01-01T00:00:00Z">
        <w:r>
          <w:delText xml:space="preserve">So</w:delText>
        </w:r>
      </w:del>
      <w:del w:id="1740" w:author="PR Preview" w:date="2026-01-01T00:00:00Z">
        <w:r>
          <w:delText xml:space="preserve"> </w:delText>
        </w:r>
      </w:del>
      <m:oMath>
        <m:r>
          <m:rPr>
            <m:scr m:val="script"/>
            <m:sty m:val="p"/>
          </m:rPr>
          <m:t>T</m:t>
        </m:r>
      </m:oMath>
      <w:del w:id="1741" w:author="PR Preview" w:date="2026-01-01T00:00:00Z">
        <w:r>
          <w:delText xml:space="preserve"> </w:delText>
        </w:r>
      </w:del>
      <w:del w:id="1742" w:author="PR Preview" w:date="2026-01-01T00:00:00Z">
        <w:r>
          <w:delText xml:space="preserve">is not closed under addition,</w:delText>
        </w:r>
      </w:del>
      <w:del w:id="1743" w:author="PR Preview" w:date="2026-01-01T00:00:00Z">
        <w:r>
          <w:delText xml:space="preserve"> </w:delText>
        </w:r>
      </w:del>
      <w:del w:id="1744" w:author="PR Preview" w:date="2026-01-01T00:00:00Z">
        <w:r>
          <w:delText xml:space="preserve">and it is not a subspace.</w:delText>
        </w:r>
      </w:del>
    </w:p>
    <w:p>
      <w:pPr>
        <w:pStyle w:val="BodyText"/>
      </w:pPr>
      <w:del w:id="1745" w:author="PR Preview" w:date="2026-01-01T00:00:00Z">
        <w:r>
          <w:rPr>
            <w:b/>
            <w:bCs/>
          </w:rPr>
          <w:delText xml:space="preserve">Theorem 22 (Every subspace contains the zero vector)</w:delText>
        </w:r>
      </w:del>
      <w:del w:id="1746" w:author="PR Preview" w:date="2026-01-01T00:00:00Z">
        <w:r>
          <w:delText xml:space="preserve"> </w:delText>
        </w:r>
      </w:del>
      <w:del w:id="1747" w:author="PR Preview" w:date="2026-01-01T00:00:00Z">
        <w:r>
          <w:delText xml:space="preserve">If</w:delText>
        </w:r>
      </w:del>
      <w:del w:id="1748" w:author="PR Preview" w:date="2026-01-01T00:00:00Z">
        <w:r>
          <w:delText xml:space="preserve"> </w:delText>
        </w:r>
      </w:del>
      <m:oMath>
        <m:r>
          <m:rPr>
            <m:scr m:val="script"/>
            <m:sty m:val="p"/>
          </m:rPr>
          <m:t>S</m:t>
        </m:r>
      </m:oMath>
      <w:del w:id="1749" w:author="PR Preview" w:date="2026-01-01T00:00:00Z">
        <w:r>
          <w:delText xml:space="preserve"> </w:delText>
        </w:r>
      </w:del>
      <w:del w:id="1750" w:author="PR Preview" w:date="2026-01-01T00:00:00Z">
        <w:r>
          <w:delText xml:space="preserve">is a subspace of</w:delText>
        </w:r>
      </w:del>
      <w:del w:id="1751" w:author="PR Preview" w:date="2026-01-01T00:00:00Z">
        <w:r>
          <w:delText xml:space="preserve"> </w:delText>
        </w:r>
      </w:del>
      <m:oMath>
        <m:sSup>
          <m:e>
            <m:r>
              <m:rPr>
                <m:scr m:val="double-struck"/>
                <m:sty m:val="p"/>
              </m:rPr>
              <m:t>R</m:t>
            </m:r>
          </m:e>
          <m:sup>
            <m:r>
              <m:t>p</m:t>
            </m:r>
          </m:sup>
        </m:sSup>
      </m:oMath>
      <w:del w:id="1752" w:author="PR Preview" w:date="2026-01-01T00:00:00Z">
        <w:r>
          <w:delText xml:space="preserve"> </w:delText>
        </w:r>
      </w:del>
      <w:del w:id="1753" w:author="PR Preview" w:date="2026-01-01T00:00:00Z">
        <w:r>
          <w:delText xml:space="preserve">(</w:delText>
        </w:r>
      </w:del>
      <w:hyperlink w:anchor="def-subspace">
        <w:del w:id="1754" w:author="PR Preview" w:date="2026-01-01T00:00:00Z">
          <w:r>
            <w:rPr>
              <w:rStyle w:val="Hyperlink"/>
            </w:rPr>
            <w:delText xml:space="preserve">Definition 46</w:delText>
          </w:r>
        </w:del>
      </w:hyperlink>
      <w:del w:id="1755" w:author="PR Preview" w:date="2026-01-01T00:00:00Z">
        <w:r>
          <w:delText xml:space="preserve">),</w:delText>
        </w:r>
      </w:del>
      <w:del w:id="1756" w:author="PR Preview" w:date="2026-01-01T00:00:00Z">
        <w:r>
          <w:delText xml:space="preserve"> </w:delText>
        </w:r>
      </w:del>
      <w:del w:id="1757" w:author="PR Preview" w:date="2026-01-01T00:00:00Z">
        <w:r>
          <w:delText xml:space="preserve">then</w:delText>
        </w:r>
      </w:del>
      <w:del w:id="1758" w:author="PR Preview" w:date="2026-01-01T00:00:00Z">
        <w:r>
          <w:delText xml:space="preserve"> </w:delText>
        </w:r>
      </w:del>
      <w:del w:id="1759" w:author="PR Preview" w:date="2026-01-01T00:00:00Z">
        <w:r>
          <w:delText xml:space="preserve">$\mathord{\smash[b]{\underset{\raise.3ex\hbox{$\scriptstyle\sim$}}{0}}\vphantom{0}}\in \mathcal{S}$</w:delText>
        </w:r>
      </w:del>
      <w:del w:id="1760" w:author="PR Preview" w:date="2026-01-01T00:00:00Z">
        <w:r>
          <w:delText xml:space="preserve">.</w:delText>
        </w:r>
      </w:del>
    </w:p>
    <w:p>
      <w:pPr>
        <w:pStyle w:val="BodyText"/>
      </w:pPr>
      <w:ins w:id="1761" w:author="PR Preview" w:date="2026-01-01T00:00:00Z">
        <w:r>
          <w:rPr>
            <w:b/>
            <w:bCs/>
          </w:rPr>
          <w:t xml:space="preserve">Example 38 (A line that misses the origin is not a subspace)</w:t>
        </w:r>
      </w:ins>
      <w:ins w:id="1762" w:author="PR Preview" w:date="2026-01-01T00:00:00Z">
        <w:r>
          <w:t xml:space="preserve"> </w:t>
        </w:r>
      </w:ins>
      <w:ins w:id="1763" w:author="PR Preview" w:date="2026-01-01T00:00:00Z">
        <w:r>
          <w:t xml:space="preserve">Let</w:t>
        </w:r>
      </w:ins>
      <w:ins w:id="1764"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1765" w:author="PR Preview" w:date="2026-01-01T00:00:00Z">
        <w:r>
          <w:t xml:space="preserve">,</w:t>
        </w:r>
      </w:ins>
      <w:ins w:id="1766" w:author="PR Preview" w:date="2026-01-01T00:00:00Z">
        <w:r>
          <w:t xml:space="preserve"> </w:t>
        </w:r>
      </w:ins>
      <w:ins w:id="1767" w:author="PR Preview" w:date="2026-01-01T00:00:00Z">
        <w:r>
          <w:t xml:space="preserve">the horizontal line in</w:t>
        </w:r>
      </w:ins>
      <w:ins w:id="1768" w:author="PR Preview" w:date="2026-01-01T00:00:00Z">
        <w:r>
          <w:t xml:space="preserve"> </w:t>
        </w:r>
      </w:ins>
      <m:oMath>
        <m:sSup>
          <m:e>
            <m:r>
              <m:rPr>
                <m:scr m:val="double-struck"/>
                <m:sty m:val="p"/>
              </m:rPr>
              <m:t>R</m:t>
            </m:r>
          </m:e>
          <m:sup>
            <m:r>
              <m:t>2</m:t>
            </m:r>
          </m:sup>
        </m:sSup>
      </m:oMath>
      <w:ins w:id="1769" w:author="PR Preview" w:date="2026-01-01T00:00:00Z">
        <w:r>
          <w:t xml:space="preserve"> </w:t>
        </w:r>
      </w:ins>
      <w:ins w:id="1770" w:author="PR Preview" w:date="2026-01-01T00:00:00Z">
        <w:r>
          <w:t xml:space="preserve">at height</w:t>
        </w:r>
      </w:ins>
      <w:ins w:id="1771" w:author="PR Preview" w:date="2026-01-01T00:00:00Z">
        <w:r>
          <w:t xml:space="preserve"> </w:t>
        </w:r>
      </w:ins>
      <m:oMath>
        <m:r>
          <m:t>1</m:t>
        </m:r>
      </m:oMath>
      <w:ins w:id="1772" w:author="PR Preview" w:date="2026-01-01T00:00:00Z">
        <w:r>
          <w:t xml:space="preserve">.</w:t>
        </w:r>
      </w:ins>
      <w:ins w:id="1773" w:author="PR Preview" w:date="2026-01-01T00:00:00Z">
        <w:r>
          <w:t xml:space="preserve"> </w:t>
        </w:r>
      </w:ins>
      <w:ins w:id="1774" w:author="PR Preview" w:date="2026-01-01T00:00:00Z">
        <w:r>
          <w:t xml:space="preserve">The vectors</w:t>
        </w:r>
      </w:ins>
      <w:ins w:id="1775" w:author="PR Preview" w:date="2026-01-01T00:00:00Z">
        <w:r>
          <w:t xml:space="preserve"> </w:t>
        </w:r>
      </w:ins>
      <m:oMath>
        <m:r>
          <m:rPr>
            <m:sty m:val="p"/>
          </m:rPr>
          <m:t>(</m:t>
        </m:r>
        <m:r>
          <m:t>0</m:t>
        </m:r>
        <m:r>
          <m:rPr>
            <m:sty m:val="p"/>
          </m:rPr>
          <m:t>,</m:t>
        </m:r>
        <m:r>
          <m:t>1</m:t>
        </m:r>
        <m:r>
          <m:rPr>
            <m:sty m:val="p"/>
          </m:rPr>
          <m:t>)</m:t>
        </m:r>
      </m:oMath>
      <w:ins w:id="1776" w:author="PR Preview" w:date="2026-01-01T00:00:00Z">
        <w:r>
          <w:t xml:space="preserve"> </w:t>
        </w:r>
      </w:ins>
      <w:ins w:id="1777" w:author="PR Preview" w:date="2026-01-01T00:00:00Z">
        <w:r>
          <w:t xml:space="preserve">and</w:t>
        </w:r>
      </w:ins>
      <w:ins w:id="1778" w:author="PR Preview" w:date="2026-01-01T00:00:00Z">
        <w:r>
          <w:t xml:space="preserve"> </w:t>
        </w:r>
      </w:ins>
      <m:oMath>
        <m:r>
          <m:rPr>
            <m:sty m:val="p"/>
          </m:rPr>
          <m:t>(</m:t>
        </m:r>
        <m:r>
          <m:t>2</m:t>
        </m:r>
        <m:r>
          <m:rPr>
            <m:sty m:val="p"/>
          </m:rPr>
          <m:t>,</m:t>
        </m:r>
        <m:r>
          <m:t>1</m:t>
        </m:r>
        <m:r>
          <m:rPr>
            <m:sty m:val="p"/>
          </m:rPr>
          <m:t>)</m:t>
        </m:r>
      </m:oMath>
      <w:ins w:id="1779" w:author="PR Preview" w:date="2026-01-01T00:00:00Z">
        <w:r>
          <w:t xml:space="preserve"> </w:t>
        </w:r>
      </w:ins>
      <w:ins w:id="1780" w:author="PR Preview" w:date="2026-01-01T00:00:00Z">
        <w:r>
          <w:t xml:space="preserve">are in</w:t>
        </w:r>
      </w:ins>
      <w:ins w:id="1781" w:author="PR Preview" w:date="2026-01-01T00:00:00Z">
        <w:r>
          <w:t xml:space="preserve"> </w:t>
        </w:r>
      </w:ins>
      <m:oMath>
        <m:r>
          <m:rPr>
            <m:scr m:val="script"/>
            <m:sty m:val="p"/>
          </m:rPr>
          <m:t>T</m:t>
        </m:r>
      </m:oMath>
      <w:ins w:id="1782" w:author="PR Preview" w:date="2026-01-01T00:00:00Z">
        <w:r>
          <w:t xml:space="preserve">,</w:t>
        </w:r>
      </w:ins>
      <w:ins w:id="1783" w:author="PR Preview" w:date="2026-01-01T00:00:00Z">
        <w:r>
          <w:t xml:space="preserve"> </w:t>
        </w:r>
      </w:ins>
      <w:ins w:id="1784" w:author="PR Preview" w:date="2026-01-01T00:00:00Z">
        <w:r>
          <w:t xml:space="preserve">but their sum</w:t>
        </w:r>
      </w:ins>
      <w:ins w:id="1785" w:author="PR Preview" w:date="2026-01-01T00:00:00Z">
        <w:r>
          <w:t xml:space="preserve"> </w:t>
        </w:r>
      </w:ins>
      <m:oMath>
        <m:r>
          <m:rPr>
            <m:sty m:val="p"/>
          </m:rPr>
          <m:t>(</m:t>
        </m:r>
        <m:r>
          <m:t>2</m:t>
        </m:r>
        <m:r>
          <m:rPr>
            <m:sty m:val="p"/>
          </m:rPr>
          <m:t>,</m:t>
        </m:r>
        <m:r>
          <m:t>2</m:t>
        </m:r>
        <m:r>
          <m:rPr>
            <m:sty m:val="p"/>
          </m:rPr>
          <m:t>)</m:t>
        </m:r>
      </m:oMath>
      <w:ins w:id="1786" w:author="PR Preview" w:date="2026-01-01T00:00:00Z">
        <w:r>
          <w:t xml:space="preserve"> </w:t>
        </w:r>
      </w:ins>
      <w:ins w:id="1787" w:author="PR Preview" w:date="2026-01-01T00:00:00Z">
        <w:r>
          <w:t xml:space="preserve">is not,</w:t>
        </w:r>
      </w:ins>
      <w:ins w:id="1788" w:author="PR Preview" w:date="2026-01-01T00:00:00Z">
        <w:r>
          <w:t xml:space="preserve"> </w:t>
        </w:r>
      </w:ins>
      <w:ins w:id="1789" w:author="PR Preview" w:date="2026-01-01T00:00:00Z">
        <w:r>
          <w:t xml:space="preserve">because its second entry is</w:t>
        </w:r>
      </w:ins>
      <w:ins w:id="1790" w:author="PR Preview" w:date="2026-01-01T00:00:00Z">
        <w:r>
          <w:t xml:space="preserve"> </w:t>
        </w:r>
      </w:ins>
      <m:oMath>
        <m:r>
          <m:t>2</m:t>
        </m:r>
      </m:oMath>
      <w:ins w:id="1791" w:author="PR Preview" w:date="2026-01-01T00:00:00Z">
        <w:r>
          <w:t xml:space="preserve">, not</w:t>
        </w:r>
      </w:ins>
      <w:ins w:id="1792" w:author="PR Preview" w:date="2026-01-01T00:00:00Z">
        <w:r>
          <w:t xml:space="preserve"> </w:t>
        </w:r>
      </w:ins>
      <m:oMath>
        <m:r>
          <m:t>1</m:t>
        </m:r>
      </m:oMath>
      <w:ins w:id="1793" w:author="PR Preview" w:date="2026-01-01T00:00:00Z">
        <w:r>
          <w:t xml:space="preserve">.</w:t>
        </w:r>
      </w:ins>
      <w:ins w:id="1794" w:author="PR Preview" w:date="2026-01-01T00:00:00Z">
        <w:r>
          <w:t xml:space="preserve"> </w:t>
        </w:r>
      </w:ins>
      <w:ins w:id="1795" w:author="PR Preview" w:date="2026-01-01T00:00:00Z">
        <w:r>
          <w:t xml:space="preserve">So</w:t>
        </w:r>
      </w:ins>
      <w:ins w:id="1796" w:author="PR Preview" w:date="2026-01-01T00:00:00Z">
        <w:r>
          <w:t xml:space="preserve"> </w:t>
        </w:r>
      </w:ins>
      <m:oMath>
        <m:r>
          <m:rPr>
            <m:scr m:val="script"/>
            <m:sty m:val="p"/>
          </m:rPr>
          <m:t>T</m:t>
        </m:r>
      </m:oMath>
      <w:ins w:id="1797" w:author="PR Preview" w:date="2026-01-01T00:00:00Z">
        <w:r>
          <w:t xml:space="preserve"> </w:t>
        </w:r>
      </w:ins>
      <w:ins w:id="1798" w:author="PR Preview" w:date="2026-01-01T00:00:00Z">
        <w:r>
          <w:t xml:space="preserve">is not closed under addition,</w:t>
        </w:r>
      </w:ins>
      <w:ins w:id="1799" w:author="PR Preview" w:date="2026-01-01T00:00:00Z">
        <w:r>
          <w:t xml:space="preserve"> </w:t>
        </w:r>
      </w:ins>
      <w:ins w:id="1800" w:author="PR Preview" w:date="2026-01-01T00:00:00Z">
        <w:r>
          <w:t xml:space="preserve">and it is not a subspace.</w:t>
        </w:r>
      </w:ins>
    </w:p>
    <w:bookmarkEnd w:id="203"/>
    <w:bookmarkStart w:id="204" w:name="thm-subspace-zero"/>
    <w:p>
      <w:pPr>
        <w:pStyle w:val="BodyText"/>
      </w:pPr>
      <w:ins w:id="1801" w:author="PR Preview" w:date="2026-01-01T00:00:00Z">
        <w:r>
          <w:rPr>
            <w:b/>
            <w:bCs/>
          </w:rPr>
          <w:t xml:space="preserve">Theorem 21 (Every subspace contains the zero vector)</w:t>
        </w:r>
      </w:ins>
      <w:ins w:id="1802" w:author="PR Preview" w:date="2026-01-01T00:00:00Z">
        <w:r>
          <w:t xml:space="preserve"> </w:t>
        </w:r>
      </w:ins>
      <w:ins w:id="1803" w:author="PR Preview" w:date="2026-01-01T00:00:00Z">
        <w:r>
          <w:t xml:space="preserve">If</w:t>
        </w:r>
      </w:ins>
      <w:ins w:id="1804" w:author="PR Preview" w:date="2026-01-01T00:00:00Z">
        <w:r>
          <w:t xml:space="preserve"> </w:t>
        </w:r>
      </w:ins>
      <m:oMath>
        <m:r>
          <m:rPr>
            <m:scr m:val="script"/>
            <m:sty m:val="p"/>
          </m:rPr>
          <m:t>S</m:t>
        </m:r>
      </m:oMath>
      <w:ins w:id="1805" w:author="PR Preview" w:date="2026-01-01T00:00:00Z">
        <w:r>
          <w:t xml:space="preserve"> </w:t>
        </w:r>
      </w:ins>
      <w:ins w:id="1806" w:author="PR Preview" w:date="2026-01-01T00:00:00Z">
        <w:r>
          <w:t xml:space="preserve">is a subspace of</w:t>
        </w:r>
      </w:ins>
      <w:ins w:id="1807" w:author="PR Preview" w:date="2026-01-01T00:00:00Z">
        <w:r>
          <w:t xml:space="preserve"> </w:t>
        </w:r>
      </w:ins>
      <m:oMath>
        <m:sSup>
          <m:e>
            <m:r>
              <m:rPr>
                <m:scr m:val="double-struck"/>
                <m:sty m:val="p"/>
              </m:rPr>
              <m:t>R</m:t>
            </m:r>
          </m:e>
          <m:sup>
            <m:r>
              <m:t>p</m:t>
            </m:r>
          </m:sup>
        </m:sSup>
      </m:oMath>
      <w:ins w:id="1808" w:author="PR Preview" w:date="2026-01-01T00:00:00Z">
        <w:r>
          <w:t xml:space="preserve"> </w:t>
        </w:r>
      </w:ins>
      <w:ins w:id="1809" w:author="PR Preview" w:date="2026-01-01T00:00:00Z">
        <w:r>
          <w:t xml:space="preserve">(</w:t>
        </w:r>
      </w:ins>
      <w:hyperlink w:anchor="def-subspace">
        <w:ins w:id="1810" w:author="PR Preview" w:date="2026-01-01T00:00:00Z">
          <w:r>
            <w:rPr>
              <w:rStyle w:val="Hyperlink"/>
            </w:rPr>
            <w:t xml:space="preserve">Definition 46</w:t>
          </w:r>
        </w:ins>
      </w:hyperlink>
      <w:ins w:id="1811" w:author="PR Preview" w:date="2026-01-01T00:00:00Z">
        <w:r>
          <w:t xml:space="preserve">),</w:t>
        </w:r>
      </w:ins>
      <w:ins w:id="1812" w:author="PR Preview" w:date="2026-01-01T00:00:00Z">
        <w:r>
          <w:t xml:space="preserve"> </w:t>
        </w:r>
      </w:ins>
      <w:ins w:id="1813" w:author="PR Preview" w:date="2026-01-01T00:00:00Z">
        <w:r>
          <w:t xml:space="preserve">then</w:t>
        </w:r>
      </w:ins>
      <w:ins w:id="1814" w:author="PR Preview" w:date="2026-01-01T00:00:00Z">
        <w:r>
          <w:t xml:space="preserve"> </w:t>
        </w:r>
      </w:ins>
      <w:ins w:id="1815" w:author="PR Preview" w:date="2026-01-01T00:00:00Z">
        <w:r>
          <w:t xml:space="preserve">$\mathord{\smash[b]{\underset{\raise.3ex\hbox{$\scriptstyle\sim$}}{0}}\vphantom{0}}\in \mathcal{S}$</w:t>
        </w:r>
      </w:ins>
      <w:ins w:id="1816" w:author="PR Preview" w:date="2026-01-01T00:00:00Z">
        <w:r>
          <w:t xml:space="preserve">.</w:t>
        </w:r>
      </w:ins>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del w:id="1817" w:author="PR Preview" w:date="2026-01-01T00:00:00Z">
        <w:r>
          <w:rPr>
            <w:b/>
            <w:bCs/>
          </w:rPr>
          <w:delText xml:space="preserve">Example 40 (Using the zero vector to rule out a subspace)</w:delText>
        </w:r>
      </w:del>
      <w:del w:id="1818" w:author="PR Preview" w:date="2026-01-01T00:00:00Z">
        <w:r>
          <w:delText xml:space="preserve"> </w:delText>
        </w:r>
      </w:del>
      <w:del w:id="1819" w:author="PR Preview" w:date="2026-01-01T00:00:00Z">
        <w:r>
          <w:delText xml:space="preserve">The plane</w:delText>
        </w:r>
      </w:del>
      <w:del w:id="1820"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1821" w:author="PR Preview" w:date="2026-01-01T00:00:00Z">
        <w:r>
          <w:delText xml:space="preserve"> </w:delText>
        </w:r>
      </w:del>
      <w:del w:id="1822" w:author="PR Preview" w:date="2026-01-01T00:00:00Z">
        <w:r>
          <w:delText xml:space="preserve">in</w:delText>
        </w:r>
      </w:del>
      <w:del w:id="1823" w:author="PR Preview" w:date="2026-01-01T00:00:00Z">
        <w:r>
          <w:delText xml:space="preserve"> </w:delText>
        </w:r>
      </w:del>
      <m:oMath>
        <m:sSup>
          <m:e>
            <m:r>
              <m:rPr>
                <m:scr m:val="double-struck"/>
                <m:sty m:val="p"/>
              </m:rPr>
              <m:t>R</m:t>
            </m:r>
          </m:e>
          <m:sup>
            <m:r>
              <m:t>3</m:t>
            </m:r>
          </m:sup>
        </m:sSup>
      </m:oMath>
      <w:del w:id="1824" w:author="PR Preview" w:date="2026-01-01T00:00:00Z">
        <w:r>
          <w:delText xml:space="preserve"> </w:delText>
        </w:r>
      </w:del>
      <w:del w:id="1825" w:author="PR Preview" w:date="2026-01-01T00:00:00Z">
        <w:r>
          <w:delText xml:space="preserve">does not contain</w:delText>
        </w:r>
      </w:del>
      <w:del w:id="1826" w:author="PR Preview" w:date="2026-01-01T00:00:00Z">
        <w:r>
          <w:delText xml:space="preserve"> </w:delText>
        </w:r>
      </w:del>
      <w:del w:id="1827" w:author="PR Preview" w:date="2026-01-01T00:00:00Z">
        <w:r>
          <w:delText xml:space="preserve">$\mathord{\smash[b]{\underset{\raise.3ex\hbox{$\scriptstyle\sim$}}{0}}\vphantom{0}}= (0, 0, 0)$</w:delText>
        </w:r>
      </w:del>
      <w:del w:id="1828" w:author="PR Preview" w:date="2026-01-01T00:00:00Z">
        <w:r>
          <w:delText xml:space="preserve">,</w:delText>
        </w:r>
      </w:del>
      <w:del w:id="1829" w:author="PR Preview" w:date="2026-01-01T00:00:00Z">
        <w:r>
          <w:delText xml:space="preserve"> </w:delText>
        </w:r>
      </w:del>
      <w:del w:id="1830" w:author="PR Preview" w:date="2026-01-01T00:00:00Z">
        <w:r>
          <w:delText xml:space="preserve">because</w:delText>
        </w:r>
      </w:del>
      <w:del w:id="1831"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1832" w:author="PR Preview" w:date="2026-01-01T00:00:00Z">
        <w:r>
          <w:delText xml:space="preserve">.</w:delText>
        </w:r>
      </w:del>
      <w:del w:id="1833" w:author="PR Preview" w:date="2026-01-01T00:00:00Z">
        <w:r>
          <w:delText xml:space="preserve"> </w:delText>
        </w:r>
      </w:del>
      <w:del w:id="1834" w:author="PR Preview" w:date="2026-01-01T00:00:00Z">
        <w:r>
          <w:delText xml:space="preserve">So, by</w:delText>
        </w:r>
      </w:del>
      <w:del w:id="1835" w:author="PR Preview" w:date="2026-01-01T00:00:00Z">
        <w:r>
          <w:delText xml:space="preserve"> </w:delText>
        </w:r>
      </w:del>
      <w:hyperlink w:anchor="thm-subspace-zero">
        <w:del w:id="1836" w:author="PR Preview" w:date="2026-01-01T00:00:00Z">
          <w:r>
            <w:rPr>
              <w:rStyle w:val="Hyperlink"/>
            </w:rPr>
            <w:delText xml:space="preserve">Theorem 22</w:delText>
          </w:r>
        </w:del>
      </w:hyperlink>
      <w:del w:id="1837" w:author="PR Preview" w:date="2026-01-01T00:00:00Z">
        <w:r>
          <w:delText xml:space="preserve">, it is not a subspace.</w:delText>
        </w:r>
      </w:del>
      <w:del w:id="1838" w:author="PR Preview" w:date="2026-01-01T00:00:00Z">
        <w:r>
          <w:delText xml:space="preserve"> </w:delText>
        </w:r>
      </w:del>
      <w:del w:id="1839" w:author="PR Preview" w:date="2026-01-01T00:00:00Z">
        <w:r>
          <w:delText xml:space="preserve">The line</w:delText>
        </w:r>
      </w:del>
      <w:del w:id="1840" w:author="PR Preview" w:date="2026-01-01T00:00:00Z">
        <w:r>
          <w:delText xml:space="preserve"> </w:delText>
        </w:r>
      </w:del>
      <m:oMath>
        <m:r>
          <m:rPr>
            <m:scr m:val="script"/>
            <m:sty m:val="p"/>
          </m:rPr>
          <m:t>T</m:t>
        </m:r>
      </m:oMath>
      <w:del w:id="1841" w:author="PR Preview" w:date="2026-01-01T00:00:00Z">
        <w:r>
          <w:delText xml:space="preserve"> </w:delText>
        </w:r>
      </w:del>
      <w:del w:id="1842" w:author="PR Preview" w:date="2026-01-01T00:00:00Z">
        <w:r>
          <w:delText xml:space="preserve">in</w:delText>
        </w:r>
      </w:del>
      <w:del w:id="1843" w:author="PR Preview" w:date="2026-01-01T00:00:00Z">
        <w:r>
          <w:delText xml:space="preserve"> </w:delText>
        </w:r>
      </w:del>
      <w:hyperlink w:anchor="exm-not-subspace">
        <w:del w:id="1844" w:author="PR Preview" w:date="2026-01-01T00:00:00Z">
          <w:r>
            <w:rPr>
              <w:rStyle w:val="Hyperlink"/>
            </w:rPr>
            <w:delText xml:space="preserve">Example 39</w:delText>
          </w:r>
        </w:del>
      </w:hyperlink>
      <w:del w:id="1845" w:author="PR Preview" w:date="2026-01-01T00:00:00Z">
        <w:r>
          <w:delText xml:space="preserve"> </w:delText>
        </w:r>
      </w:del>
      <w:del w:id="1846" w:author="PR Preview" w:date="2026-01-01T00:00:00Z">
        <w:r>
          <w:delText xml:space="preserve">fails the same test:</w:delText>
        </w:r>
      </w:del>
      <w:del w:id="1847" w:author="PR Preview" w:date="2026-01-01T00:00:00Z">
        <w:r>
          <w:delText xml:space="preserve"> </w:delText>
        </w:r>
      </w:del>
      <m:oMath>
        <m:r>
          <m:rPr>
            <m:sty m:val="p"/>
          </m:rPr>
          <m:t>(</m:t>
        </m:r>
        <m:r>
          <m:t>0</m:t>
        </m:r>
        <m:r>
          <m:rPr>
            <m:sty m:val="p"/>
          </m:rPr>
          <m:t>,</m:t>
        </m:r>
        <m:r>
          <m:t>0</m:t>
        </m:r>
        <m:r>
          <m:rPr>
            <m:sty m:val="p"/>
          </m:rPr>
          <m:t>)</m:t>
        </m:r>
      </m:oMath>
      <w:del w:id="1848" w:author="PR Preview" w:date="2026-01-01T00:00:00Z">
        <w:r>
          <w:delText xml:space="preserve"> </w:delText>
        </w:r>
      </w:del>
      <w:del w:id="1849" w:author="PR Preview" w:date="2026-01-01T00:00:00Z">
        <w:r>
          <w:delText xml:space="preserve">is not in</w:delText>
        </w:r>
      </w:del>
      <w:del w:id="1850" w:author="PR Preview" w:date="2026-01-01T00:00:00Z">
        <w:r>
          <w:delText xml:space="preserve"> </w:delText>
        </w:r>
      </w:del>
      <m:oMath>
        <m:r>
          <m:rPr>
            <m:scr m:val="script"/>
            <m:sty m:val="p"/>
          </m:rPr>
          <m:t>T</m:t>
        </m:r>
      </m:oMath>
      <w:del w:id="1851" w:author="PR Preview" w:date="2026-01-01T00:00:00Z">
        <w:r>
          <w:delText xml:space="preserve">, because its second entry is not</w:delText>
        </w:r>
      </w:del>
      <w:del w:id="1852" w:author="PR Preview" w:date="2026-01-01T00:00:00Z">
        <w:r>
          <w:delText xml:space="preserve"> </w:delText>
        </w:r>
      </w:del>
      <m:oMath>
        <m:r>
          <m:t>1</m:t>
        </m:r>
      </m:oMath>
      <w:del w:id="1853" w:author="PR Preview" w:date="2026-01-01T00:00:00Z">
        <w:r>
          <w:delText xml:space="preserve">.</w:delText>
        </w:r>
      </w:del>
    </w:p>
    <w:p>
      <w:pPr>
        <w:pStyle w:val="BodyText"/>
      </w:pPr>
      <w:ins w:id="1854" w:author="PR Preview" w:date="2026-01-01T00:00:00Z">
        <w:r>
          <w:rPr>
            <w:b/>
            <w:bCs/>
          </w:rPr>
          <w:t xml:space="preserve">Example 39 (Using the zero vector to rule out a subspace)</w:t>
        </w:r>
      </w:ins>
      <w:ins w:id="1855" w:author="PR Preview" w:date="2026-01-01T00:00:00Z">
        <w:r>
          <w:t xml:space="preserve"> </w:t>
        </w:r>
      </w:ins>
      <w:ins w:id="1856" w:author="PR Preview" w:date="2026-01-01T00:00:00Z">
        <w:r>
          <w:t xml:space="preserve">The plane</w:t>
        </w:r>
      </w:ins>
      <w:ins w:id="1857"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1858" w:author="PR Preview" w:date="2026-01-01T00:00:00Z">
        <w:r>
          <w:t xml:space="preserve"> </w:t>
        </w:r>
      </w:ins>
      <w:ins w:id="1859" w:author="PR Preview" w:date="2026-01-01T00:00:00Z">
        <w:r>
          <w:t xml:space="preserve">in</w:t>
        </w:r>
      </w:ins>
      <w:ins w:id="1860" w:author="PR Preview" w:date="2026-01-01T00:00:00Z">
        <w:r>
          <w:t xml:space="preserve"> </w:t>
        </w:r>
      </w:ins>
      <m:oMath>
        <m:sSup>
          <m:e>
            <m:r>
              <m:rPr>
                <m:scr m:val="double-struck"/>
                <m:sty m:val="p"/>
              </m:rPr>
              <m:t>R</m:t>
            </m:r>
          </m:e>
          <m:sup>
            <m:r>
              <m:t>3</m:t>
            </m:r>
          </m:sup>
        </m:sSup>
      </m:oMath>
      <w:ins w:id="1861" w:author="PR Preview" w:date="2026-01-01T00:00:00Z">
        <w:r>
          <w:t xml:space="preserve"> </w:t>
        </w:r>
      </w:ins>
      <w:ins w:id="1862" w:author="PR Preview" w:date="2026-01-01T00:00:00Z">
        <w:r>
          <w:t xml:space="preserve">does not contain</w:t>
        </w:r>
      </w:ins>
      <w:ins w:id="1863" w:author="PR Preview" w:date="2026-01-01T00:00:00Z">
        <w:r>
          <w:t xml:space="preserve"> </w:t>
        </w:r>
      </w:ins>
      <w:ins w:id="1864" w:author="PR Preview" w:date="2026-01-01T00:00:00Z">
        <w:r>
          <w:t xml:space="preserve">$\mathord{\smash[b]{\underset{\raise.3ex\hbox{$\scriptstyle\sim$}}{0}}\vphantom{0}}= (0, 0, 0)$</w:t>
        </w:r>
      </w:ins>
      <w:ins w:id="1865" w:author="PR Preview" w:date="2026-01-01T00:00:00Z">
        <w:r>
          <w:t xml:space="preserve">,</w:t>
        </w:r>
      </w:ins>
      <w:ins w:id="1866" w:author="PR Preview" w:date="2026-01-01T00:00:00Z">
        <w:r>
          <w:t xml:space="preserve"> </w:t>
        </w:r>
      </w:ins>
      <w:ins w:id="1867" w:author="PR Preview" w:date="2026-01-01T00:00:00Z">
        <w:r>
          <w:t xml:space="preserve">because</w:t>
        </w:r>
      </w:ins>
      <w:ins w:id="1868"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1869" w:author="PR Preview" w:date="2026-01-01T00:00:00Z">
        <w:r>
          <w:t xml:space="preserve">.</w:t>
        </w:r>
      </w:ins>
      <w:ins w:id="1870" w:author="PR Preview" w:date="2026-01-01T00:00:00Z">
        <w:r>
          <w:t xml:space="preserve"> </w:t>
        </w:r>
      </w:ins>
      <w:ins w:id="1871" w:author="PR Preview" w:date="2026-01-01T00:00:00Z">
        <w:r>
          <w:t xml:space="preserve">So, by</w:t>
        </w:r>
      </w:ins>
      <w:ins w:id="1872" w:author="PR Preview" w:date="2026-01-01T00:00:00Z">
        <w:r>
          <w:t xml:space="preserve"> </w:t>
        </w:r>
      </w:ins>
      <w:hyperlink w:anchor="thm-subspace-zero">
        <w:ins w:id="1873" w:author="PR Preview" w:date="2026-01-01T00:00:00Z">
          <w:r>
            <w:rPr>
              <w:rStyle w:val="Hyperlink"/>
            </w:rPr>
            <w:t xml:space="preserve">Theorem 21</w:t>
          </w:r>
        </w:ins>
      </w:hyperlink>
      <w:ins w:id="1874" w:author="PR Preview" w:date="2026-01-01T00:00:00Z">
        <w:r>
          <w:t xml:space="preserve">, it is not a subspace.</w:t>
        </w:r>
      </w:ins>
      <w:ins w:id="1875" w:author="PR Preview" w:date="2026-01-01T00:00:00Z">
        <w:r>
          <w:t xml:space="preserve"> </w:t>
        </w:r>
      </w:ins>
      <w:ins w:id="1876" w:author="PR Preview" w:date="2026-01-01T00:00:00Z">
        <w:r>
          <w:t xml:space="preserve">The line</w:t>
        </w:r>
      </w:ins>
      <w:ins w:id="1877" w:author="PR Preview" w:date="2026-01-01T00:00:00Z">
        <w:r>
          <w:t xml:space="preserve"> </w:t>
        </w:r>
      </w:ins>
      <m:oMath>
        <m:r>
          <m:rPr>
            <m:scr m:val="script"/>
            <m:sty m:val="p"/>
          </m:rPr>
          <m:t>T</m:t>
        </m:r>
      </m:oMath>
      <w:ins w:id="1878" w:author="PR Preview" w:date="2026-01-01T00:00:00Z">
        <w:r>
          <w:t xml:space="preserve"> </w:t>
        </w:r>
      </w:ins>
      <w:ins w:id="1879" w:author="PR Preview" w:date="2026-01-01T00:00:00Z">
        <w:r>
          <w:t xml:space="preserve">in</w:t>
        </w:r>
      </w:ins>
      <w:ins w:id="1880" w:author="PR Preview" w:date="2026-01-01T00:00:00Z">
        <w:r>
          <w:t xml:space="preserve"> </w:t>
        </w:r>
      </w:ins>
      <w:hyperlink w:anchor="exm-not-subspace">
        <w:ins w:id="1881" w:author="PR Preview" w:date="2026-01-01T00:00:00Z">
          <w:r>
            <w:rPr>
              <w:rStyle w:val="Hyperlink"/>
            </w:rPr>
            <w:t xml:space="preserve">Example 38</w:t>
          </w:r>
        </w:ins>
      </w:hyperlink>
      <w:ins w:id="1882" w:author="PR Preview" w:date="2026-01-01T00:00:00Z">
        <w:r>
          <w:t xml:space="preserve"> </w:t>
        </w:r>
      </w:ins>
      <w:ins w:id="1883" w:author="PR Preview" w:date="2026-01-01T00:00:00Z">
        <w:r>
          <w:t xml:space="preserve">fails the same test:</w:t>
        </w:r>
      </w:ins>
      <w:ins w:id="1884" w:author="PR Preview" w:date="2026-01-01T00:00:00Z">
        <w:r>
          <w:t xml:space="preserve"> </w:t>
        </w:r>
      </w:ins>
      <m:oMath>
        <m:r>
          <m:rPr>
            <m:sty m:val="p"/>
          </m:rPr>
          <m:t>(</m:t>
        </m:r>
        <m:r>
          <m:t>0</m:t>
        </m:r>
        <m:r>
          <m:rPr>
            <m:sty m:val="p"/>
          </m:rPr>
          <m:t>,</m:t>
        </m:r>
        <m:r>
          <m:t>0</m:t>
        </m:r>
        <m:r>
          <m:rPr>
            <m:sty m:val="p"/>
          </m:rPr>
          <m:t>)</m:t>
        </m:r>
      </m:oMath>
      <w:ins w:id="1885" w:author="PR Preview" w:date="2026-01-01T00:00:00Z">
        <w:r>
          <w:t xml:space="preserve"> </w:t>
        </w:r>
      </w:ins>
      <w:ins w:id="1886" w:author="PR Preview" w:date="2026-01-01T00:00:00Z">
        <w:r>
          <w:t xml:space="preserve">is not in</w:t>
        </w:r>
      </w:ins>
      <w:ins w:id="1887" w:author="PR Preview" w:date="2026-01-01T00:00:00Z">
        <w:r>
          <w:t xml:space="preserve"> </w:t>
        </w:r>
      </w:ins>
      <m:oMath>
        <m:r>
          <m:rPr>
            <m:scr m:val="script"/>
            <m:sty m:val="p"/>
          </m:rPr>
          <m:t>T</m:t>
        </m:r>
      </m:oMath>
      <w:ins w:id="1888" w:author="PR Preview" w:date="2026-01-01T00:00:00Z">
        <w:r>
          <w:t xml:space="preserve">, because its second entry is not</w:t>
        </w:r>
      </w:ins>
      <w:ins w:id="1889" w:author="PR Preview" w:date="2026-01-01T00:00:00Z">
        <w:r>
          <w:t xml:space="preserve"> </w:t>
        </w:r>
      </w:ins>
      <m:oMath>
        <m:r>
          <m:t>1</m:t>
        </m:r>
      </m:oMath>
      <w:ins w:id="1890" w:author="PR Preview" w:date="2026-01-01T00:00:00Z">
        <w:r>
          <w:t xml:space="preserve">.</w:t>
        </w:r>
      </w:ins>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del w:id="1891" w:author="PR Preview" w:date="2026-01-01T00:00:00Z">
        <w:r>
          <w:rPr>
            <w:b/>
            <w:bCs/>
          </w:rPr>
          <w:delText xml:space="preserve">Example 41 (Two spans in</w:delText>
        </w:r>
      </w:del>
      <w:del w:id="1892" w:author="PR Preview" w:date="2026-01-01T00:00:00Z">
        <w:r>
          <w:rPr>
            <w:b/>
            <w:bCs/>
          </w:rPr>
          <w:delText xml:space="preserve"> </w:delText>
        </w:r>
      </w:del>
      <m:oMath>
        <m:sSup>
          <m:e>
            <m:r>
              <m:rPr>
                <m:scr m:val="double-struck"/>
                <m:sty m:val="p"/>
              </m:rPr>
              <m:t>R</m:t>
            </m:r>
          </m:e>
          <m:sup>
            <m:r>
              <m:t>3</m:t>
            </m:r>
          </m:sup>
        </m:sSup>
      </m:oMath>
      <w:del w:id="1893" w:author="PR Preview" w:date="2026-01-01T00:00:00Z">
        <w:r>
          <w:rPr>
            <w:b/>
            <w:bCs/>
          </w:rPr>
          <w:delText xml:space="preserve">)</w:delText>
        </w:r>
      </w:del>
      <w:del w:id="1894" w:author="PR Preview" w:date="2026-01-01T00:00:00Z">
        <w:r>
          <w:delText xml:space="preserve"> </w:delText>
        </w:r>
      </w:del>
      <w:del w:id="1895" w:author="PR Preview" w:date="2026-01-01T00:00:00Z">
        <w:r>
          <w:delText xml:space="preserve"> </w:delText>
        </w:r>
      </w:del>
    </w:p>
    <w:p>
      <w:pPr>
        <w:pStyle w:val="BodyText"/>
      </w:pPr>
      <w:ins w:id="1896" w:author="PR Preview" w:date="2026-01-01T00:00:00Z">
        <w:r>
          <w:rPr>
            <w:b/>
            <w:bCs/>
          </w:rPr>
          <w:t xml:space="preserve">Example 40 (Two spans in</w:t>
        </w:r>
      </w:ins>
      <w:ins w:id="1897" w:author="PR Preview" w:date="2026-01-01T00:00:00Z">
        <w:r>
          <w:rPr>
            <w:b/>
            <w:bCs/>
          </w:rPr>
          <w:t xml:space="preserve"> </w:t>
        </w:r>
      </w:ins>
      <m:oMath>
        <m:sSup>
          <m:e>
            <m:r>
              <m:rPr>
                <m:scr m:val="double-struck"/>
                <m:sty m:val="p"/>
              </m:rPr>
              <m:t>R</m:t>
            </m:r>
          </m:e>
          <m:sup>
            <m:r>
              <m:t>3</m:t>
            </m:r>
          </m:sup>
        </m:sSup>
      </m:oMath>
      <w:ins w:id="1898" w:author="PR Preview" w:date="2026-01-01T00:00:00Z">
        <w:r>
          <w:rPr>
            <w:b/>
            <w:bCs/>
          </w:rPr>
          <w:t xml:space="preserve">)</w:t>
        </w:r>
      </w:ins>
      <w:ins w:id="1899" w:author="PR Preview" w:date="2026-01-01T00:00:00Z">
        <w:r>
          <w:t xml:space="preserve"> </w:t>
        </w:r>
      </w:ins>
      <w:ins w:id="1900" w:author="PR Preview" w:date="2026-01-01T00:00:00Z">
        <w:r>
          <w:t xml:space="preserve"> </w:t>
        </w:r>
      </w:ins>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del w:id="1901" w:author="PR Preview" w:date="2026-01-01T00:00:00Z">
        <w:r>
          <w:rPr>
            <w:b/>
            <w:bCs/>
          </w:rPr>
          <w:delText xml:space="preserve">Theorem 23 (A span is a subspace)</w:delText>
        </w:r>
      </w:del>
      <w:del w:id="1902" w:author="PR Preview" w:date="2026-01-01T00:00:00Z">
        <w:r>
          <w:delText xml:space="preserve"> </w:delText>
        </w:r>
      </w:del>
      <w:del w:id="1903" w:author="PR Preview" w:date="2026-01-01T00:00:00Z">
        <w:r>
          <w:delText xml:space="preserve">For any vectors</w:delText>
        </w:r>
      </w:del>
      <w:del w:id="1904" w:author="PR Preview" w:date="2026-01-01T00:00:00Z">
        <w:r>
          <w:delText xml:space="preserve"> </w:delText>
        </w:r>
      </w:del>
      <w:del w:id="1905" w:author="PR Preview" w:date="2026-01-01T00:00:00Z">
        <w:r>
          <w:delText xml:space="preserve">$\mathord{\smash[b]{\underset{\raise.3ex\hbox{$\scriptstyle\sim$}}{v}}\vphantom{v}}_1, \ldots, \mathord{\smash[b]{\underset{\raise.3ex\hbox{$\scriptstyle\sim$}}{v}}\vphantom{v}}_k \in \mathbb{R}^p$</w:delText>
        </w:r>
      </w:del>
      <w:del w:id="1906" w:author="PR Preview" w:date="2026-01-01T00:00:00Z">
        <w:r>
          <w:delText xml:space="preserve">,</w:delText>
        </w:r>
      </w:del>
      <w:del w:id="1907" w:author="PR Preview" w:date="2026-01-01T00:00:00Z">
        <w:r>
          <w:delText xml:space="preserve"> </w:delText>
        </w:r>
      </w:del>
      <w:del w:id="1908" w:author="PR Preview" w:date="2026-01-01T00:00:00Z">
        <w:r>
          <w:delText xml:space="preserve">$\operatorname{span}\mathopen{}\left\{\mathord{\smash[b]{\underset{\raise.3ex\hbox{$\scriptstyle\sim$}}{v}}\vphantom{v}}_1, \ldots, \mathord{\smash[b]{\underset{\raise.3ex\hbox{$\scriptstyle\sim$}}{v}}\vphantom{v}}_k\right\}\mathclose{}$</w:delText>
        </w:r>
      </w:del>
      <w:del w:id="1909" w:author="PR Preview" w:date="2026-01-01T00:00:00Z">
        <w:r>
          <w:delText xml:space="preserve"> </w:delText>
        </w:r>
      </w:del>
      <w:del w:id="1910" w:author="PR Preview" w:date="2026-01-01T00:00:00Z">
        <w:r>
          <w:delText xml:space="preserve">(</w:delText>
        </w:r>
      </w:del>
      <w:hyperlink w:anchor="def-span">
        <w:del w:id="1911" w:author="PR Preview" w:date="2026-01-01T00:00:00Z">
          <w:r>
            <w:rPr>
              <w:rStyle w:val="Hyperlink"/>
            </w:rPr>
            <w:delText xml:space="preserve">Definition 47</w:delText>
          </w:r>
        </w:del>
      </w:hyperlink>
      <w:del w:id="1912" w:author="PR Preview" w:date="2026-01-01T00:00:00Z">
        <w:r>
          <w:delText xml:space="preserve">)</w:delText>
        </w:r>
      </w:del>
      <w:del w:id="1913" w:author="PR Preview" w:date="2026-01-01T00:00:00Z">
        <w:r>
          <w:delText xml:space="preserve"> </w:delText>
        </w:r>
      </w:del>
      <w:del w:id="1914" w:author="PR Preview" w:date="2026-01-01T00:00:00Z">
        <w:r>
          <w:delText xml:space="preserve">is a subspace of</w:delText>
        </w:r>
      </w:del>
      <w:del w:id="1915" w:author="PR Preview" w:date="2026-01-01T00:00:00Z">
        <w:r>
          <w:delText xml:space="preserve"> </w:delText>
        </w:r>
      </w:del>
      <m:oMath>
        <m:sSup>
          <m:e>
            <m:r>
              <m:rPr>
                <m:scr m:val="double-struck"/>
                <m:sty m:val="p"/>
              </m:rPr>
              <m:t>R</m:t>
            </m:r>
          </m:e>
          <m:sup>
            <m:r>
              <m:t>p</m:t>
            </m:r>
          </m:sup>
        </m:sSup>
      </m:oMath>
      <w:del w:id="1916" w:author="PR Preview" w:date="2026-01-01T00:00:00Z">
        <w:r>
          <w:delText xml:space="preserve"> </w:delText>
        </w:r>
      </w:del>
      <w:del w:id="1917" w:author="PR Preview" w:date="2026-01-01T00:00:00Z">
        <w:r>
          <w:delText xml:space="preserve">(</w:delText>
        </w:r>
      </w:del>
      <w:hyperlink w:anchor="def-subspace">
        <w:del w:id="1918" w:author="PR Preview" w:date="2026-01-01T00:00:00Z">
          <w:r>
            <w:rPr>
              <w:rStyle w:val="Hyperlink"/>
            </w:rPr>
            <w:delText xml:space="preserve">Definition 46</w:delText>
          </w:r>
        </w:del>
      </w:hyperlink>
      <w:del w:id="1919" w:author="PR Preview" w:date="2026-01-01T00:00:00Z">
        <w:r>
          <w:delText xml:space="preserve">).</w:delText>
        </w:r>
      </w:del>
    </w:p>
    <w:p>
      <w:pPr>
        <w:pStyle w:val="FirstParagraph"/>
      </w:pPr>
      <w:ins w:id="1920" w:author="PR Preview" w:date="2026-01-01T00:00:00Z">
        <w:r>
          <w:rPr>
            <w:b/>
            <w:bCs/>
          </w:rPr>
          <w:t xml:space="preserve">Theorem 22 (A span is a subspace)</w:t>
        </w:r>
      </w:ins>
      <w:ins w:id="1921" w:author="PR Preview" w:date="2026-01-01T00:00:00Z">
        <w:r>
          <w:t xml:space="preserve"> </w:t>
        </w:r>
      </w:ins>
      <w:ins w:id="1922" w:author="PR Preview" w:date="2026-01-01T00:00:00Z">
        <w:r>
          <w:t xml:space="preserve">For any vectors</w:t>
        </w:r>
      </w:ins>
      <w:ins w:id="1923" w:author="PR Preview" w:date="2026-01-01T00:00:00Z">
        <w:r>
          <w:t xml:space="preserve"> </w:t>
        </w:r>
      </w:ins>
      <w:ins w:id="1924" w:author="PR Preview" w:date="2026-01-01T00:00:00Z">
        <w:r>
          <w:t xml:space="preserve">$\mathord{\smash[b]{\underset{\raise.3ex\hbox{$\scriptstyle\sim$}}{v}}\vphantom{v}}_1, \ldots, \mathord{\smash[b]{\underset{\raise.3ex\hbox{$\scriptstyle\sim$}}{v}}\vphantom{v}}_k \in \mathbb{R}^p$</w:t>
        </w:r>
      </w:ins>
      <w:ins w:id="1925" w:author="PR Preview" w:date="2026-01-01T00:00:00Z">
        <w:r>
          <w:t xml:space="preserve">,</w:t>
        </w:r>
      </w:ins>
      <w:ins w:id="1926" w:author="PR Preview" w:date="2026-01-01T00:00:00Z">
        <w:r>
          <w:t xml:space="preserve"> </w:t>
        </w:r>
      </w:ins>
      <w:ins w:id="1927" w:author="PR Preview" w:date="2026-01-01T00:00:00Z">
        <w:r>
          <w:t xml:space="preserve">$\operatorname{span}\mathopen{}\left\{\mathord{\smash[b]{\underset{\raise.3ex\hbox{$\scriptstyle\sim$}}{v}}\vphantom{v}}_1, \ldots, \mathord{\smash[b]{\underset{\raise.3ex\hbox{$\scriptstyle\sim$}}{v}}\vphantom{v}}_k\right\}\mathclose{}$</w:t>
        </w:r>
      </w:ins>
      <w:ins w:id="1928" w:author="PR Preview" w:date="2026-01-01T00:00:00Z">
        <w:r>
          <w:t xml:space="preserve"> </w:t>
        </w:r>
      </w:ins>
      <w:ins w:id="1929" w:author="PR Preview" w:date="2026-01-01T00:00:00Z">
        <w:r>
          <w:t xml:space="preserve">(</w:t>
        </w:r>
      </w:ins>
      <w:hyperlink w:anchor="def-span">
        <w:ins w:id="1930" w:author="PR Preview" w:date="2026-01-01T00:00:00Z">
          <w:r>
            <w:rPr>
              <w:rStyle w:val="Hyperlink"/>
            </w:rPr>
            <w:t xml:space="preserve">Definition 47</w:t>
          </w:r>
        </w:ins>
      </w:hyperlink>
      <w:ins w:id="1931" w:author="PR Preview" w:date="2026-01-01T00:00:00Z">
        <w:r>
          <w:t xml:space="preserve">)</w:t>
        </w:r>
      </w:ins>
      <w:ins w:id="1932" w:author="PR Preview" w:date="2026-01-01T00:00:00Z">
        <w:r>
          <w:t xml:space="preserve"> </w:t>
        </w:r>
      </w:ins>
      <w:ins w:id="1933" w:author="PR Preview" w:date="2026-01-01T00:00:00Z">
        <w:r>
          <w:t xml:space="preserve">is a subspace of</w:t>
        </w:r>
      </w:ins>
      <w:ins w:id="1934" w:author="PR Preview" w:date="2026-01-01T00:00:00Z">
        <w:r>
          <w:t xml:space="preserve"> </w:t>
        </w:r>
      </w:ins>
      <m:oMath>
        <m:sSup>
          <m:e>
            <m:r>
              <m:rPr>
                <m:scr m:val="double-struck"/>
                <m:sty m:val="p"/>
              </m:rPr>
              <m:t>R</m:t>
            </m:r>
          </m:e>
          <m:sup>
            <m:r>
              <m:t>p</m:t>
            </m:r>
          </m:sup>
        </m:sSup>
      </m:oMath>
      <w:ins w:id="1935" w:author="PR Preview" w:date="2026-01-01T00:00:00Z">
        <w:r>
          <w:t xml:space="preserve"> </w:t>
        </w:r>
      </w:ins>
      <w:ins w:id="1936" w:author="PR Preview" w:date="2026-01-01T00:00:00Z">
        <w:r>
          <w:t xml:space="preserve">(</w:t>
        </w:r>
      </w:ins>
      <w:hyperlink w:anchor="def-subspace">
        <w:ins w:id="1937" w:author="PR Preview" w:date="2026-01-01T00:00:00Z">
          <w:r>
            <w:rPr>
              <w:rStyle w:val="Hyperlink"/>
            </w:rPr>
            <w:t xml:space="preserve">Definition 46</w:t>
          </w:r>
        </w:ins>
      </w:hyperlink>
      <w:ins w:id="1938" w:author="PR Preview" w:date="2026-01-01T00:00:00Z">
        <w:r>
          <w:t xml:space="preserve">).</w:t>
        </w:r>
      </w:ins>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del w:id="1939" w:author="PR Preview" w:date="2026-01-01T00:00:00Z">
        <w:r>
          <w:rPr>
            <w:b/>
            <w:bCs/>
          </w:rPr>
          <w:delText xml:space="preserve">Example 42 (The line in</w:delText>
        </w:r>
      </w:del>
      <w:del w:id="1940" w:author="PR Preview" w:date="2026-01-01T00:00:00Z">
        <w:r>
          <w:rPr>
            <w:b/>
            <w:bCs/>
          </w:rPr>
          <w:delText xml:space="preserve"> </w:delText>
        </w:r>
      </w:del>
      <w:hyperlink w:anchor="exm-subspace">
        <w:del w:id="1941" w:author="PR Preview" w:date="2026-01-01T00:00:00Z">
          <w:r>
            <w:rPr>
              <w:rStyle w:val="Hyperlink"/>
              <w:b/>
              <w:bCs/>
            </w:rPr>
            <w:delText xml:space="preserve">Example 38</w:delText>
          </w:r>
        </w:del>
      </w:hyperlink>
      <w:del w:id="1942" w:author="PR Preview" w:date="2026-01-01T00:00:00Z">
        <w:r>
          <w:rPr>
            <w:b/>
            <w:bCs/>
          </w:rPr>
          <w:delText xml:space="preserve"> </w:delText>
        </w:r>
      </w:del>
      <w:del w:id="1943" w:author="PR Preview" w:date="2026-01-01T00:00:00Z">
        <w:r>
          <w:rPr>
            <w:b/>
            <w:bCs/>
          </w:rPr>
          <w:delText xml:space="preserve">is a span)</w:delText>
        </w:r>
      </w:del>
      <w:del w:id="1944" w:author="PR Preview" w:date="2026-01-01T00:00:00Z">
        <w:r>
          <w:delText xml:space="preserve"> </w:delText>
        </w:r>
      </w:del>
      <w:del w:id="1945" w:author="PR Preview" w:date="2026-01-01T00:00:00Z">
        <w:r>
          <w:delText xml:space="preserve">The line</w:delText>
        </w:r>
      </w:del>
      <w:del w:id="1946"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1947" w:author="PR Preview" w:date="2026-01-01T00:00:00Z">
        <w:r>
          <w:delText xml:space="preserve"> </w:delText>
        </w:r>
      </w:del>
      <w:del w:id="1948" w:author="PR Preview" w:date="2026-01-01T00:00:00Z">
        <w:r>
          <w:delText xml:space="preserve">in</w:delText>
        </w:r>
      </w:del>
      <w:del w:id="1949" w:author="PR Preview" w:date="2026-01-01T00:00:00Z">
        <w:r>
          <w:delText xml:space="preserve"> </w:delText>
        </w:r>
      </w:del>
      <w:hyperlink w:anchor="exm-subspace">
        <w:del w:id="1950" w:author="PR Preview" w:date="2026-01-01T00:00:00Z">
          <w:r>
            <w:rPr>
              <w:rStyle w:val="Hyperlink"/>
            </w:rPr>
            <w:delText xml:space="preserve">Example 38</w:delText>
          </w:r>
        </w:del>
      </w:hyperlink>
      <w:del w:id="1951" w:author="PR Preview" w:date="2026-01-01T00:00:00Z">
        <w:r>
          <w:delText xml:space="preserve"> </w:delText>
        </w:r>
      </w:del>
      <w:del w:id="1952" w:author="PR Preview" w:date="2026-01-01T00:00:00Z">
        <w:r>
          <w:delText xml:space="preserve">is</w:delText>
        </w:r>
      </w:del>
      <w:del w:id="1953"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2</m:t>
            </m:r>
            <m:r>
              <m:rPr>
                <m:sty m:val="p"/>
              </m:rPr>
              <m:t>)</m:t>
            </m:r>
          </m:e>
        </m:d>
        <m:r>
          <m:t>​</m:t>
        </m:r>
      </m:oMath>
      <w:del w:id="1954" w:author="PR Preview" w:date="2026-01-01T00:00:00Z">
        <w:r>
          <w:delText xml:space="preserve">,</w:delText>
        </w:r>
      </w:del>
      <w:del w:id="1955" w:author="PR Preview" w:date="2026-01-01T00:00:00Z">
        <w:r>
          <w:delText xml:space="preserve"> </w:delText>
        </w:r>
      </w:del>
      <w:del w:id="1956" w:author="PR Preview" w:date="2026-01-01T00:00:00Z">
        <w:r>
          <w:delText xml:space="preserve">so</w:delText>
        </w:r>
      </w:del>
      <w:del w:id="1957" w:author="PR Preview" w:date="2026-01-01T00:00:00Z">
        <w:r>
          <w:delText xml:space="preserve"> </w:delText>
        </w:r>
      </w:del>
      <w:hyperlink w:anchor="thm-span-subspace">
        <w:del w:id="1958" w:author="PR Preview" w:date="2026-01-01T00:00:00Z">
          <w:r>
            <w:rPr>
              <w:rStyle w:val="Hyperlink"/>
            </w:rPr>
            <w:delText xml:space="preserve">Theorem 23</w:delText>
          </w:r>
        </w:del>
      </w:hyperlink>
      <w:del w:id="1959" w:author="PR Preview" w:date="2026-01-01T00:00:00Z">
        <w:r>
          <w:delText xml:space="preserve"> </w:delText>
        </w:r>
      </w:del>
      <w:del w:id="1960" w:author="PR Preview" w:date="2026-01-01T00:00:00Z">
        <w:r>
          <w:delText xml:space="preserve">gives a second</w:delText>
        </w:r>
      </w:del>
      <w:del w:id="1961" w:author="PR Preview" w:date="2026-01-01T00:00:00Z">
        <w:r>
          <w:delText xml:space="preserve"> </w:delText>
        </w:r>
      </w:del>
      <w:hyperlink r:id="rId209">
        <w:del w:id="1962" w:author="PR Preview" w:date="2026-01-01T00:00:00Z">
          <w:r>
            <w:rPr>
              <w:rStyle w:val="Hyperlink"/>
            </w:rPr>
            <w:delText xml:space="preserve">proof</w:delText>
          </w:r>
        </w:del>
      </w:hyperlink>
      <w:del w:id="1963" w:author="PR Preview" w:date="2026-01-01T00:00:00Z">
        <w:r>
          <w:delText xml:space="preserve"> </w:delText>
        </w:r>
      </w:del>
      <w:del w:id="1964" w:author="PR Preview" w:date="2026-01-01T00:00:00Z">
        <w:r>
          <w:delText xml:space="preserve">that it is a subspace.</w:delText>
        </w:r>
      </w:del>
      <w:del w:id="1965" w:author="PR Preview" w:date="2026-01-01T00:00:00Z">
        <w:r>
          <w:delText xml:space="preserve"> </w:delText>
        </w:r>
      </w:del>
      <w:del w:id="1966" w:author="PR Preview" w:date="2026-01-01T00:00:00Z">
        <w:r>
          <w:delText xml:space="preserve">Likewise, the plane</w:delText>
        </w:r>
      </w:del>
      <w:del w:id="1967" w:author="PR Preview" w:date="2026-01-01T00:00:00Z">
        <w:r>
          <w:delText xml:space="preserve"> </w:delText>
        </w:r>
      </w:del>
      <m:oMath>
        <m:r>
          <m:t>z</m:t>
        </m:r>
        <m:r>
          <m:rPr>
            <m:sty m:val="p"/>
          </m:rPr>
          <m:t>=</m:t>
        </m:r>
        <m:r>
          <m:t>0</m:t>
        </m:r>
      </m:oMath>
      <w:del w:id="1968" w:author="PR Preview" w:date="2026-01-01T00:00:00Z">
        <w:r>
          <w:delText xml:space="preserve"> </w:delText>
        </w:r>
      </w:del>
      <w:del w:id="1969" w:author="PR Preview" w:date="2026-01-01T00:00:00Z">
        <w:r>
          <w:delText xml:space="preserve">in</w:delText>
        </w:r>
      </w:del>
      <w:del w:id="1970" w:author="PR Preview" w:date="2026-01-01T00:00:00Z">
        <w:r>
          <w:delText xml:space="preserve"> </w:delText>
        </w:r>
      </w:del>
      <w:hyperlink w:anchor="exm-span">
        <w:del w:id="1971" w:author="PR Preview" w:date="2026-01-01T00:00:00Z">
          <w:r>
            <w:rPr>
              <w:rStyle w:val="Hyperlink"/>
            </w:rPr>
            <w:delText xml:space="preserve">Example 41</w:delText>
          </w:r>
        </w:del>
      </w:hyperlink>
      <w:del w:id="1972" w:author="PR Preview" w:date="2026-01-01T00:00:00Z">
        <w:r>
          <w:delText xml:space="preserve"> </w:delText>
        </w:r>
      </w:del>
      <w:del w:id="1973" w:author="PR Preview" w:date="2026-01-01T00:00:00Z">
        <w:r>
          <w:delText xml:space="preserve">is a subspace of</w:delText>
        </w:r>
      </w:del>
      <w:del w:id="1974" w:author="PR Preview" w:date="2026-01-01T00:00:00Z">
        <w:r>
          <w:delText xml:space="preserve"> </w:delText>
        </w:r>
      </w:del>
      <m:oMath>
        <m:sSup>
          <m:e>
            <m:r>
              <m:rPr>
                <m:scr m:val="double-struck"/>
                <m:sty m:val="p"/>
              </m:rPr>
              <m:t>R</m:t>
            </m:r>
          </m:e>
          <m:sup>
            <m:r>
              <m:t>3</m:t>
            </m:r>
          </m:sup>
        </m:sSup>
      </m:oMath>
      <w:del w:id="1975" w:author="PR Preview" w:date="2026-01-01T00:00:00Z">
        <w:r>
          <w:delText xml:space="preserve">,</w:delText>
        </w:r>
      </w:del>
      <w:del w:id="1976" w:author="PR Preview" w:date="2026-01-01T00:00:00Z">
        <w:r>
          <w:delText xml:space="preserve"> </w:delText>
        </w:r>
      </w:del>
      <w:del w:id="1977" w:author="PR Preview" w:date="2026-01-01T00:00:00Z">
        <w:r>
          <w:delText xml:space="preserve">because it is</w:delText>
        </w:r>
      </w:del>
      <w:del w:id="1978"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del w:id="1979" w:author="PR Preview" w:date="2026-01-01T00:00:00Z">
        <w:r>
          <w:delText xml:space="preserve">.</w:delText>
        </w:r>
      </w:del>
    </w:p>
    <w:p>
      <w:pPr>
        <w:pStyle w:val="BodyText"/>
      </w:pPr>
      <w:del w:id="1980" w:author="PR Preview" w:date="2026-01-01T00:00:00Z">
        <w:r>
          <w:rPr>
            <w:b/>
            <w:bCs/>
          </w:rPr>
          <w:delText xml:space="preserve">Theorem 24 (A matrix-vector product combines the columns)</w:delText>
        </w:r>
      </w:del>
      <w:del w:id="1981" w:author="PR Preview" w:date="2026-01-01T00:00:00Z">
        <w:r>
          <w:delText xml:space="preserve"> </w:delText>
        </w:r>
      </w:del>
      <w:del w:id="1982" w:author="PR Preview" w:date="2026-01-01T00:00:00Z">
        <w:r>
          <w:delText xml:space="preserve">If</w:delText>
        </w:r>
      </w:del>
      <w:del w:id="1983" w:author="PR Preview" w:date="2026-01-01T00:00:00Z">
        <w:r>
          <w:delText xml:space="preserve"> </w:delText>
        </w:r>
      </w:del>
      <m:oMath>
        <m:r>
          <m:rPr>
            <m:sty m:val="bi"/>
          </m:rPr>
          <m:t>A</m:t>
        </m:r>
      </m:oMath>
      <w:del w:id="1984" w:author="PR Preview" w:date="2026-01-01T00:00:00Z">
        <w:r>
          <w:delText xml:space="preserve"> </w:delText>
        </w:r>
      </w:del>
      <w:del w:id="1985" w:author="PR Preview" w:date="2026-01-01T00:00:00Z">
        <w:r>
          <w:delText xml:space="preserve">is an</w:delText>
        </w:r>
      </w:del>
      <w:del w:id="1986" w:author="PR Preview" w:date="2026-01-01T00:00:00Z">
        <w:r>
          <w:delText xml:space="preserve"> </w:delText>
        </w:r>
      </w:del>
      <m:oMath>
        <m:r>
          <m:t>m</m:t>
        </m:r>
        <m:r>
          <m:rPr>
            <m:sty m:val="p"/>
          </m:rPr>
          <m:t>×</m:t>
        </m:r>
        <m:r>
          <m:t>n</m:t>
        </m:r>
      </m:oMath>
      <w:del w:id="1987" w:author="PR Preview" w:date="2026-01-01T00:00:00Z">
        <w:r>
          <w:delText xml:space="preserve"> </w:delText>
        </w:r>
      </w:del>
      <w:del w:id="1988" w:author="PR Preview" w:date="2026-01-01T00:00:00Z">
        <w:r>
          <w:delText xml:space="preserve">matrix</w:delText>
        </w:r>
      </w:del>
      <w:del w:id="1989" w:author="PR Preview" w:date="2026-01-01T00:00:00Z">
        <w:r>
          <w:delText xml:space="preserve"> </w:delText>
        </w:r>
      </w:del>
      <w:del w:id="1990" w:author="PR Preview" w:date="2026-01-01T00:00:00Z">
        <w:r>
          <w:delText xml:space="preserve">with columns</w:delText>
        </w:r>
      </w:del>
      <w:del w:id="1991" w:author="PR Preview" w:date="2026-01-01T00:00:00Z">
        <w:r>
          <w:delText xml:space="preserve"> </w:delText>
        </w:r>
      </w:del>
      <w:del w:id="1992" w:author="PR Preview" w:date="2026-01-01T00:00:00Z">
        <w:r>
          <w:delText xml:space="preserve">$\mathord{\smash[b]{\underset{\raise.3ex\hbox{$\scriptstyle\sim$}}{a}}\vphantom{a}}_1, \ldots, \mathord{\smash[b]{\underset{\raise.3ex\hbox{$\scriptstyle\sim$}}{a}}\vphantom{a}}_n$</w:delText>
        </w:r>
      </w:del>
      <w:del w:id="1993" w:author="PR Preview" w:date="2026-01-01T00:00:00Z">
        <w:r>
          <w:delText xml:space="preserve"> </w:delText>
        </w:r>
      </w:del>
      <w:del w:id="1994" w:author="PR Preview" w:date="2026-01-01T00:00:00Z">
        <w:r>
          <w:delText xml:space="preserve">and</w:delText>
        </w:r>
      </w:del>
      <w:del w:id="1995" w:author="PR Preview" w:date="2026-01-01T00:00:00Z">
        <w:r>
          <w:delText xml:space="preserve"> </w:delText>
        </w:r>
      </w:del>
      <w:del w:id="1996" w:author="PR Preview" w:date="2026-01-01T00:00:00Z">
        <w:r>
          <w:delText xml:space="preserve">$\mathord{\smash[b]{\underset{\raise.3ex\hbox{$\scriptstyle\sim$}}{x}}\vphantom{x}} \in \mathbb{R}^n$</w:delText>
        </w:r>
      </w:del>
      <w:del w:id="1997" w:author="PR Preview" w:date="2026-01-01T00:00:00Z">
        <w:r>
          <w:delText xml:space="preserve">, then</w:delText>
        </w:r>
      </w:del>
    </w:p>
    <w:p>
      <w:pPr>
        <w:pStyle w:val="BodyText"/>
      </w:pPr>
      <w:ins w:id="1998" w:author="PR Preview" w:date="2026-01-01T00:00:00Z">
        <w:r>
          <w:rPr>
            <w:b/>
            <w:bCs/>
          </w:rPr>
          <w:t xml:space="preserve">Example 41 (The line in</w:t>
        </w:r>
      </w:ins>
      <w:ins w:id="1999" w:author="PR Preview" w:date="2026-01-01T00:00:00Z">
        <w:r>
          <w:rPr>
            <w:b/>
            <w:bCs/>
          </w:rPr>
          <w:t xml:space="preserve"> </w:t>
        </w:r>
      </w:ins>
      <w:hyperlink w:anchor="exm-subspace">
        <w:ins w:id="2000" w:author="PR Preview" w:date="2026-01-01T00:00:00Z">
          <w:r>
            <w:rPr>
              <w:rStyle w:val="Hyperlink"/>
              <w:b/>
              <w:bCs/>
            </w:rPr>
            <w:t xml:space="preserve">Example 37</w:t>
          </w:r>
        </w:ins>
      </w:hyperlink>
      <w:ins w:id="2001" w:author="PR Preview" w:date="2026-01-01T00:00:00Z">
        <w:r>
          <w:rPr>
            <w:b/>
            <w:bCs/>
          </w:rPr>
          <w:t xml:space="preserve"> </w:t>
        </w:r>
      </w:ins>
      <w:ins w:id="2002" w:author="PR Preview" w:date="2026-01-01T00:00:00Z">
        <w:r>
          <w:rPr>
            <w:b/>
            <w:bCs/>
          </w:rPr>
          <w:t xml:space="preserve">is a span)</w:t>
        </w:r>
      </w:ins>
      <w:ins w:id="2003" w:author="PR Preview" w:date="2026-01-01T00:00:00Z">
        <w:r>
          <w:t xml:space="preserve"> </w:t>
        </w:r>
      </w:ins>
      <w:ins w:id="2004" w:author="PR Preview" w:date="2026-01-01T00:00:00Z">
        <w:r>
          <w:t xml:space="preserve">The line</w:t>
        </w:r>
      </w:ins>
      <w:ins w:id="2005"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2006" w:author="PR Preview" w:date="2026-01-01T00:00:00Z">
        <w:r>
          <w:t xml:space="preserve"> </w:t>
        </w:r>
      </w:ins>
      <w:ins w:id="2007" w:author="PR Preview" w:date="2026-01-01T00:00:00Z">
        <w:r>
          <w:t xml:space="preserve">in</w:t>
        </w:r>
      </w:ins>
      <w:ins w:id="2008" w:author="PR Preview" w:date="2026-01-01T00:00:00Z">
        <w:r>
          <w:t xml:space="preserve"> </w:t>
        </w:r>
      </w:ins>
      <w:hyperlink w:anchor="exm-subspace">
        <w:ins w:id="2009" w:author="PR Preview" w:date="2026-01-01T00:00:00Z">
          <w:r>
            <w:rPr>
              <w:rStyle w:val="Hyperlink"/>
            </w:rPr>
            <w:t xml:space="preserve">Example 37</w:t>
          </w:r>
        </w:ins>
      </w:hyperlink>
      <w:ins w:id="2010" w:author="PR Preview" w:date="2026-01-01T00:00:00Z">
        <w:r>
          <w:t xml:space="preserve"> </w:t>
        </w:r>
      </w:ins>
      <w:ins w:id="2011" w:author="PR Preview" w:date="2026-01-01T00:00:00Z">
        <w:r>
          <w:t xml:space="preserve">is</w:t>
        </w:r>
      </w:ins>
      <w:ins w:id="2012" w:author="PR Preview" w:date="2026-01-01T00:00:00Z">
        <w:r>
          <w:t xml:space="preserve"> </w:t>
        </w:r>
      </w:ins>
      <m:oMath>
        <m:r>
          <m:rPr>
            <m:sty m:val="p"/>
          </m:rPr>
          <m:t>span</m:t>
        </m:r>
        <m:r>
          <m:t>​</m:t>
        </m:r>
        <m:d>
          <m:dPr>
            <m:begChr m:val="{"/>
            <m:sepChr m:val=""/>
            <m:endChr m:val="}"/>
            <m:grow/>
          </m:dPr>
          <m:e>
            <m:r>
              <m:rPr>
                <m:sty m:val="p"/>
              </m:rPr>
              <m:t>(</m:t>
            </m:r>
            <m:r>
              <m:t>1</m:t>
            </m:r>
            <m:r>
              <m:rPr>
                <m:sty m:val="p"/>
              </m:rPr>
              <m:t>,</m:t>
            </m:r>
            <m:r>
              <m:t>2</m:t>
            </m:r>
            <m:r>
              <m:rPr>
                <m:sty m:val="p"/>
              </m:rPr>
              <m:t>)</m:t>
            </m:r>
          </m:e>
        </m:d>
        <m:r>
          <m:t>​</m:t>
        </m:r>
      </m:oMath>
      <w:ins w:id="2013" w:author="PR Preview" w:date="2026-01-01T00:00:00Z">
        <w:r>
          <w:t xml:space="preserve">,</w:t>
        </w:r>
      </w:ins>
      <w:ins w:id="2014" w:author="PR Preview" w:date="2026-01-01T00:00:00Z">
        <w:r>
          <w:t xml:space="preserve"> </w:t>
        </w:r>
      </w:ins>
      <w:ins w:id="2015" w:author="PR Preview" w:date="2026-01-01T00:00:00Z">
        <w:r>
          <w:t xml:space="preserve">so</w:t>
        </w:r>
      </w:ins>
      <w:ins w:id="2016" w:author="PR Preview" w:date="2026-01-01T00:00:00Z">
        <w:r>
          <w:t xml:space="preserve"> </w:t>
        </w:r>
      </w:ins>
      <w:hyperlink w:anchor="thm-span-subspace">
        <w:ins w:id="2017" w:author="PR Preview" w:date="2026-01-01T00:00:00Z">
          <w:r>
            <w:rPr>
              <w:rStyle w:val="Hyperlink"/>
            </w:rPr>
            <w:t xml:space="preserve">Theorem 22</w:t>
          </w:r>
        </w:ins>
      </w:hyperlink>
      <w:ins w:id="2018" w:author="PR Preview" w:date="2026-01-01T00:00:00Z">
        <w:r>
          <w:t xml:space="preserve"> </w:t>
        </w:r>
      </w:ins>
      <w:ins w:id="2019" w:author="PR Preview" w:date="2026-01-01T00:00:00Z">
        <w:r>
          <w:t xml:space="preserve">gives a second</w:t>
        </w:r>
      </w:ins>
      <w:ins w:id="2020" w:author="PR Preview" w:date="2026-01-01T00:00:00Z">
        <w:r>
          <w:t xml:space="preserve"> </w:t>
        </w:r>
      </w:ins>
      <w:hyperlink r:id="rId209">
        <w:ins w:id="2021" w:author="PR Preview" w:date="2026-01-01T00:00:00Z">
          <w:r>
            <w:rPr>
              <w:rStyle w:val="Hyperlink"/>
            </w:rPr>
            <w:t xml:space="preserve">proof</w:t>
          </w:r>
        </w:ins>
      </w:hyperlink>
      <w:ins w:id="2022" w:author="PR Preview" w:date="2026-01-01T00:00:00Z">
        <w:r>
          <w:t xml:space="preserve"> </w:t>
        </w:r>
      </w:ins>
      <w:ins w:id="2023" w:author="PR Preview" w:date="2026-01-01T00:00:00Z">
        <w:r>
          <w:t xml:space="preserve">that it is a subspace.</w:t>
        </w:r>
      </w:ins>
      <w:ins w:id="2024" w:author="PR Preview" w:date="2026-01-01T00:00:00Z">
        <w:r>
          <w:t xml:space="preserve"> </w:t>
        </w:r>
      </w:ins>
      <w:ins w:id="2025" w:author="PR Preview" w:date="2026-01-01T00:00:00Z">
        <w:r>
          <w:t xml:space="preserve">Likewise, the plane</w:t>
        </w:r>
      </w:ins>
      <w:ins w:id="2026" w:author="PR Preview" w:date="2026-01-01T00:00:00Z">
        <w:r>
          <w:t xml:space="preserve"> </w:t>
        </w:r>
      </w:ins>
      <m:oMath>
        <m:r>
          <m:t>z</m:t>
        </m:r>
        <m:r>
          <m:rPr>
            <m:sty m:val="p"/>
          </m:rPr>
          <m:t>=</m:t>
        </m:r>
        <m:r>
          <m:t>0</m:t>
        </m:r>
      </m:oMath>
      <w:ins w:id="2027" w:author="PR Preview" w:date="2026-01-01T00:00:00Z">
        <w:r>
          <w:t xml:space="preserve"> </w:t>
        </w:r>
      </w:ins>
      <w:ins w:id="2028" w:author="PR Preview" w:date="2026-01-01T00:00:00Z">
        <w:r>
          <w:t xml:space="preserve">in</w:t>
        </w:r>
      </w:ins>
      <w:ins w:id="2029" w:author="PR Preview" w:date="2026-01-01T00:00:00Z">
        <w:r>
          <w:t xml:space="preserve"> </w:t>
        </w:r>
      </w:ins>
      <w:hyperlink w:anchor="exm-span">
        <w:ins w:id="2030" w:author="PR Preview" w:date="2026-01-01T00:00:00Z">
          <w:r>
            <w:rPr>
              <w:rStyle w:val="Hyperlink"/>
            </w:rPr>
            <w:t xml:space="preserve">Example 40</w:t>
          </w:r>
        </w:ins>
      </w:hyperlink>
      <w:ins w:id="2031" w:author="PR Preview" w:date="2026-01-01T00:00:00Z">
        <w:r>
          <w:t xml:space="preserve"> </w:t>
        </w:r>
      </w:ins>
      <w:ins w:id="2032" w:author="PR Preview" w:date="2026-01-01T00:00:00Z">
        <w:r>
          <w:t xml:space="preserve">is a subspace of</w:t>
        </w:r>
      </w:ins>
      <w:ins w:id="2033" w:author="PR Preview" w:date="2026-01-01T00:00:00Z">
        <w:r>
          <w:t xml:space="preserve"> </w:t>
        </w:r>
      </w:ins>
      <m:oMath>
        <m:sSup>
          <m:e>
            <m:r>
              <m:rPr>
                <m:scr m:val="double-struck"/>
                <m:sty m:val="p"/>
              </m:rPr>
              <m:t>R</m:t>
            </m:r>
          </m:e>
          <m:sup>
            <m:r>
              <m:t>3</m:t>
            </m:r>
          </m:sup>
        </m:sSup>
      </m:oMath>
      <w:ins w:id="2034" w:author="PR Preview" w:date="2026-01-01T00:00:00Z">
        <w:r>
          <w:t xml:space="preserve">,</w:t>
        </w:r>
      </w:ins>
      <w:ins w:id="2035" w:author="PR Preview" w:date="2026-01-01T00:00:00Z">
        <w:r>
          <w:t xml:space="preserve"> </w:t>
        </w:r>
      </w:ins>
      <w:ins w:id="2036" w:author="PR Preview" w:date="2026-01-01T00:00:00Z">
        <w:r>
          <w:t xml:space="preserve">because it is</w:t>
        </w:r>
      </w:ins>
      <w:ins w:id="2037"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ins w:id="2038" w:author="PR Preview" w:date="2026-01-01T00:00:00Z">
        <w:r>
          <w:t xml:space="preserve">.</w:t>
        </w:r>
      </w:ins>
    </w:p>
    <w:bookmarkEnd w:id="210"/>
    <w:bookmarkStart w:id="211" w:name="thm-matvec-columns"/>
    <w:p>
      <w:pPr>
        <w:pStyle w:val="BodyText"/>
      </w:pPr>
      <w:ins w:id="2039" w:author="PR Preview" w:date="2026-01-01T00:00:00Z">
        <w:r>
          <w:rPr>
            <w:b/>
            <w:bCs/>
          </w:rPr>
          <w:t xml:space="preserve">Theorem 23 (A matrix-vector product combines the columns)</w:t>
        </w:r>
      </w:ins>
      <w:ins w:id="2040" w:author="PR Preview" w:date="2026-01-01T00:00:00Z">
        <w:r>
          <w:t xml:space="preserve"> </w:t>
        </w:r>
      </w:ins>
      <w:ins w:id="2041" w:author="PR Preview" w:date="2026-01-01T00:00:00Z">
        <w:r>
          <w:t xml:space="preserve">If</w:t>
        </w:r>
      </w:ins>
      <w:ins w:id="2042" w:author="PR Preview" w:date="2026-01-01T00:00:00Z">
        <w:r>
          <w:t xml:space="preserve"> </w:t>
        </w:r>
      </w:ins>
      <m:oMath>
        <m:r>
          <m:rPr>
            <m:sty m:val="bi"/>
          </m:rPr>
          <m:t>A</m:t>
        </m:r>
      </m:oMath>
      <w:ins w:id="2043" w:author="PR Preview" w:date="2026-01-01T00:00:00Z">
        <w:r>
          <w:t xml:space="preserve"> </w:t>
        </w:r>
      </w:ins>
      <w:ins w:id="2044" w:author="PR Preview" w:date="2026-01-01T00:00:00Z">
        <w:r>
          <w:t xml:space="preserve">is an</w:t>
        </w:r>
      </w:ins>
      <w:ins w:id="2045" w:author="PR Preview" w:date="2026-01-01T00:00:00Z">
        <w:r>
          <w:t xml:space="preserve"> </w:t>
        </w:r>
      </w:ins>
      <m:oMath>
        <m:r>
          <m:t>m</m:t>
        </m:r>
        <m:r>
          <m:rPr>
            <m:sty m:val="p"/>
          </m:rPr>
          <m:t>×</m:t>
        </m:r>
        <m:r>
          <m:t>n</m:t>
        </m:r>
      </m:oMath>
      <w:ins w:id="2046" w:author="PR Preview" w:date="2026-01-01T00:00:00Z">
        <w:r>
          <w:t xml:space="preserve"> </w:t>
        </w:r>
      </w:ins>
      <w:ins w:id="2047" w:author="PR Preview" w:date="2026-01-01T00:00:00Z">
        <w:r>
          <w:t xml:space="preserve">matrix</w:t>
        </w:r>
      </w:ins>
      <w:ins w:id="2048" w:author="PR Preview" w:date="2026-01-01T00:00:00Z">
        <w:r>
          <w:t xml:space="preserve"> </w:t>
        </w:r>
      </w:ins>
      <w:ins w:id="2049" w:author="PR Preview" w:date="2026-01-01T00:00:00Z">
        <w:r>
          <w:t xml:space="preserve">with columns</w:t>
        </w:r>
      </w:ins>
      <w:ins w:id="2050" w:author="PR Preview" w:date="2026-01-01T00:00:00Z">
        <w:r>
          <w:t xml:space="preserve"> </w:t>
        </w:r>
      </w:ins>
      <w:ins w:id="2051" w:author="PR Preview" w:date="2026-01-01T00:00:00Z">
        <w:r>
          <w:t xml:space="preserve">$\mathord{\smash[b]{\underset{\raise.3ex\hbox{$\scriptstyle\sim$}}{a}}\vphantom{a}}_1, \ldots, \mathord{\smash[b]{\underset{\raise.3ex\hbox{$\scriptstyle\sim$}}{a}}\vphantom{a}}_n$</w:t>
        </w:r>
      </w:ins>
      <w:ins w:id="2052" w:author="PR Preview" w:date="2026-01-01T00:00:00Z">
        <w:r>
          <w:t xml:space="preserve"> </w:t>
        </w:r>
      </w:ins>
      <w:ins w:id="2053" w:author="PR Preview" w:date="2026-01-01T00:00:00Z">
        <w:r>
          <w:t xml:space="preserve">and</w:t>
        </w:r>
      </w:ins>
      <w:ins w:id="2054" w:author="PR Preview" w:date="2026-01-01T00:00:00Z">
        <w:r>
          <w:t xml:space="preserve"> </w:t>
        </w:r>
      </w:ins>
      <w:ins w:id="2055" w:author="PR Preview" w:date="2026-01-01T00:00:00Z">
        <w:r>
          <w:t xml:space="preserve">$\mathord{\smash[b]{\underset{\raise.3ex\hbox{$\scriptstyle\sim$}}{x}}\vphantom{x}} \in \mathbb{R}^n$</w:t>
        </w:r>
      </w:ins>
      <w:ins w:id="2056" w:author="PR Preview" w:date="2026-01-01T00:00:00Z">
        <w:r>
          <w:t xml:space="preserve">, then</w:t>
        </w:r>
      </w:ins>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del w:id="2057" w:author="PR Preview" w:date="2026-01-01T00:00:00Z">
        <w:r>
          <w:rPr>
            <w:b/>
            <w:bCs/>
          </w:rPr>
          <w:delText xml:space="preserve">Example 43 (A product as a combination of columns)</w:delText>
        </w:r>
      </w:del>
    </w:p>
    <w:p>
      <w:pPr>
        <w:pStyle w:val="FirstParagraph"/>
      </w:pPr>
      <w:ins w:id="2058" w:author="PR Preview" w:date="2026-01-01T00:00:00Z">
        <w:r>
          <w:rPr>
            <w:b/>
            <w:bCs/>
          </w:rPr>
          <w:t xml:space="preserve">Example 42 (A product as a combination of columns)</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del w:id="2059" w:author="PR Preview" w:date="2026-01-01T00:00:00Z">
        <w:r>
          <w:rPr>
            <w:b/>
            <w:bCs/>
          </w:rPr>
          <w:delText xml:space="preserve">Theorem 25 (A matrix maps a combination to the same combination of images)</w:delText>
        </w:r>
      </w:del>
      <w:del w:id="2060" w:author="PR Preview" w:date="2026-01-01T00:00:00Z">
        <w:r>
          <w:delText xml:space="preserve"> </w:delText>
        </w:r>
      </w:del>
      <w:del w:id="2061" w:author="PR Preview" w:date="2026-01-01T00:00:00Z">
        <w:r>
          <w:delText xml:space="preserve">If</w:delText>
        </w:r>
      </w:del>
      <w:del w:id="2062" w:author="PR Preview" w:date="2026-01-01T00:00:00Z">
        <w:r>
          <w:delText xml:space="preserve"> </w:delText>
        </w:r>
      </w:del>
      <m:oMath>
        <m:r>
          <m:rPr>
            <m:sty m:val="bi"/>
          </m:rPr>
          <m:t>A</m:t>
        </m:r>
      </m:oMath>
      <w:del w:id="2063" w:author="PR Preview" w:date="2026-01-01T00:00:00Z">
        <w:r>
          <w:delText xml:space="preserve"> </w:delText>
        </w:r>
      </w:del>
      <w:del w:id="2064" w:author="PR Preview" w:date="2026-01-01T00:00:00Z">
        <w:r>
          <w:delText xml:space="preserve">is an</w:delText>
        </w:r>
      </w:del>
      <w:del w:id="2065" w:author="PR Preview" w:date="2026-01-01T00:00:00Z">
        <w:r>
          <w:delText xml:space="preserve"> </w:delText>
        </w:r>
      </w:del>
      <m:oMath>
        <m:r>
          <m:t>m</m:t>
        </m:r>
        <m:r>
          <m:rPr>
            <m:sty m:val="p"/>
          </m:rPr>
          <m:t>×</m:t>
        </m:r>
        <m:r>
          <m:t>n</m:t>
        </m:r>
      </m:oMath>
      <w:del w:id="2066" w:author="PR Preview" w:date="2026-01-01T00:00:00Z">
        <w:r>
          <w:delText xml:space="preserve"> </w:delText>
        </w:r>
      </w:del>
      <w:del w:id="2067" w:author="PR Preview" w:date="2026-01-01T00:00:00Z">
        <w:r>
          <w:delText xml:space="preserve">matrix,</w:delText>
        </w:r>
      </w:del>
      <w:del w:id="2068" w:author="PR Preview" w:date="2026-01-01T00:00:00Z">
        <w:r>
          <w:delText xml:space="preserve"> </w:delText>
        </w:r>
      </w:del>
      <w:del w:id="2069" w:author="PR Preview" w:date="2026-01-01T00:00:00Z">
        <w:r>
          <w:delText xml:space="preserve">$\mathord{\smash[b]{\underset{\raise.3ex\hbox{$\scriptstyle\sim$}}{z}}\vphantom{z}}_1, \ldots, \mathord{\smash[b]{\underset{\raise.3ex\hbox{$\scriptstyle\sim$}}{z}}\vphantom{z}}_k \in \mathbb{R}^n$</w:delText>
        </w:r>
      </w:del>
      <w:del w:id="2070" w:author="PR Preview" w:date="2026-01-01T00:00:00Z">
        <w:r>
          <w:delText xml:space="preserve"> </w:delText>
        </w:r>
      </w:del>
      <w:del w:id="2071" w:author="PR Preview" w:date="2026-01-01T00:00:00Z">
        <w:r>
          <w:delText xml:space="preserve">and</w:delText>
        </w:r>
      </w:del>
      <w:del w:id="207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2073" w:author="PR Preview" w:date="2026-01-01T00:00:00Z">
        <w:r>
          <w:delText xml:space="preserve">, then</w:delText>
        </w:r>
      </w:del>
    </w:p>
    <w:p>
      <w:pPr>
        <w:pStyle w:val="BodyText"/>
      </w:pPr>
      <w:ins w:id="2074" w:author="PR Preview" w:date="2026-01-01T00:00:00Z">
        <w:r>
          <w:rPr>
            <w:b/>
            <w:bCs/>
          </w:rPr>
          <w:t xml:space="preserve">Theorem 24 (A matrix maps a combination to the same combination of images)</w:t>
        </w:r>
      </w:ins>
      <w:ins w:id="2075" w:author="PR Preview" w:date="2026-01-01T00:00:00Z">
        <w:r>
          <w:t xml:space="preserve"> </w:t>
        </w:r>
      </w:ins>
      <w:ins w:id="2076" w:author="PR Preview" w:date="2026-01-01T00:00:00Z">
        <w:r>
          <w:t xml:space="preserve">If</w:t>
        </w:r>
      </w:ins>
      <w:ins w:id="2077" w:author="PR Preview" w:date="2026-01-01T00:00:00Z">
        <w:r>
          <w:t xml:space="preserve"> </w:t>
        </w:r>
      </w:ins>
      <m:oMath>
        <m:r>
          <m:rPr>
            <m:sty m:val="bi"/>
          </m:rPr>
          <m:t>A</m:t>
        </m:r>
      </m:oMath>
      <w:ins w:id="2078" w:author="PR Preview" w:date="2026-01-01T00:00:00Z">
        <w:r>
          <w:t xml:space="preserve"> </w:t>
        </w:r>
      </w:ins>
      <w:ins w:id="2079" w:author="PR Preview" w:date="2026-01-01T00:00:00Z">
        <w:r>
          <w:t xml:space="preserve">is an</w:t>
        </w:r>
      </w:ins>
      <w:ins w:id="2080" w:author="PR Preview" w:date="2026-01-01T00:00:00Z">
        <w:r>
          <w:t xml:space="preserve"> </w:t>
        </w:r>
      </w:ins>
      <m:oMath>
        <m:r>
          <m:t>m</m:t>
        </m:r>
        <m:r>
          <m:rPr>
            <m:sty m:val="p"/>
          </m:rPr>
          <m:t>×</m:t>
        </m:r>
        <m:r>
          <m:t>n</m:t>
        </m:r>
      </m:oMath>
      <w:ins w:id="2081" w:author="PR Preview" w:date="2026-01-01T00:00:00Z">
        <w:r>
          <w:t xml:space="preserve"> </w:t>
        </w:r>
      </w:ins>
      <w:ins w:id="2082" w:author="PR Preview" w:date="2026-01-01T00:00:00Z">
        <w:r>
          <w:t xml:space="preserve">matrix,</w:t>
        </w:r>
      </w:ins>
      <w:ins w:id="2083" w:author="PR Preview" w:date="2026-01-01T00:00:00Z">
        <w:r>
          <w:t xml:space="preserve"> </w:t>
        </w:r>
      </w:ins>
      <w:ins w:id="2084" w:author="PR Preview" w:date="2026-01-01T00:00:00Z">
        <w:r>
          <w:t xml:space="preserve">$\mathord{\smash[b]{\underset{\raise.3ex\hbox{$\scriptstyle\sim$}}{z}}\vphantom{z}}_1, \ldots, \mathord{\smash[b]{\underset{\raise.3ex\hbox{$\scriptstyle\sim$}}{z}}\vphantom{z}}_k \in \mathbb{R}^n$</w:t>
        </w:r>
      </w:ins>
      <w:ins w:id="2085" w:author="PR Preview" w:date="2026-01-01T00:00:00Z">
        <w:r>
          <w:t xml:space="preserve"> </w:t>
        </w:r>
      </w:ins>
      <w:ins w:id="2086" w:author="PR Preview" w:date="2026-01-01T00:00:00Z">
        <w:r>
          <w:t xml:space="preserve">and</w:t>
        </w:r>
      </w:ins>
      <w:ins w:id="208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2088" w:author="PR Preview" w:date="2026-01-01T00:00:00Z">
        <w:r>
          <w:t xml:space="preserve">, then</w:t>
        </w:r>
      </w:ins>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del w:id="2089" w:author="PR Preview" w:date="2026-01-01T00:00:00Z">
        <w:r>
          <w:rPr>
            <w:i/>
            <w:iCs/>
          </w:rPr>
          <w:delText xml:space="preserve">Proof</w:delText>
        </w:r>
      </w:del>
      <w:del w:id="2090" w:author="PR Preview" w:date="2026-01-01T00:00:00Z">
        <w:r>
          <w:delText xml:space="preserve">. </w:delText>
        </w:r>
      </w:del>
      <w:del w:id="2091" w:author="PR Preview" w:date="2026-01-01T00:00:00Z">
        <w:r>
          <w:delText xml:space="preserve">The function</w:delText>
        </w:r>
      </w:del>
      <w:del w:id="2092" w:author="PR Preview" w:date="2026-01-01T00:00:00Z">
        <w:r>
          <w:delText xml:space="preserve"> </w:delText>
        </w:r>
      </w:del>
      <w:del w:id="2093" w:author="PR Preview" w:date="2026-01-01T00:00:00Z">
        <w:r>
          <w:delText xml:space="preserve">$\mathord{\smash[b]{\underset{\raise.3ex\hbox{$\scriptstyle\sim$}}{x}}\vphantom{x}}\mapsto \mathbf{A}\mathord{\smash[b]{\underset{\raise.3ex\hbox{$\scriptstyle\sim$}}{x}}\vphantom{x}}$</w:delText>
        </w:r>
      </w:del>
      <w:del w:id="2094" w:author="PR Preview" w:date="2026-01-01T00:00:00Z">
        <w:r>
          <w:delText xml:space="preserve"> </w:delText>
        </w:r>
      </w:del>
      <w:del w:id="2095" w:author="PR Preview" w:date="2026-01-01T00:00:00Z">
        <w:r>
          <w:delText xml:space="preserve">is a linear map</w:delText>
        </w:r>
      </w:del>
      <w:del w:id="2096" w:author="PR Preview" w:date="2026-01-01T00:00:00Z">
        <w:r>
          <w:delText xml:space="preserve"> </w:delText>
        </w:r>
      </w:del>
      <w:del w:id="2097" w:author="PR Preview" w:date="2026-01-01T00:00:00Z">
        <w:r>
          <w:delText xml:space="preserve">by</w:delText>
        </w:r>
      </w:del>
      <w:del w:id="2098" w:author="PR Preview" w:date="2026-01-01T00:00:00Z">
        <w:r>
          <w:delText xml:space="preserve"> </w:delText>
        </w:r>
      </w:del>
      <w:hyperlink w:anchor="thm-matrix-map-linear">
        <w:del w:id="2099" w:author="PR Preview" w:date="2026-01-01T00:00:00Z">
          <w:r>
            <w:rPr>
              <w:rStyle w:val="Hyperlink"/>
            </w:rPr>
            <w:delText xml:space="preserve">Theorem 13</w:delText>
          </w:r>
        </w:del>
      </w:hyperlink>
      <w:del w:id="2100" w:author="PR Preview" w:date="2026-01-01T00:00:00Z">
        <w:r>
          <w:delText xml:space="preserve">,</w:delText>
        </w:r>
      </w:del>
      <w:del w:id="2101" w:author="PR Preview" w:date="2026-01-01T00:00:00Z">
        <w:r>
          <w:delText xml:space="preserve"> </w:delText>
        </w:r>
      </w:del>
      <w:del w:id="2102" w:author="PR Preview" w:date="2026-01-01T00:00:00Z">
        <w:r>
          <w:delText xml:space="preserve">and a linear map preserves linear combinations</w:delText>
        </w:r>
      </w:del>
      <w:del w:id="2103" w:author="PR Preview" w:date="2026-01-01T00:00:00Z">
        <w:r>
          <w:delText xml:space="preserve"> </w:delText>
        </w:r>
      </w:del>
      <w:del w:id="2104" w:author="PR Preview" w:date="2026-01-01T00:00:00Z">
        <w:r>
          <w:delText xml:space="preserve">by</w:delText>
        </w:r>
      </w:del>
      <w:del w:id="2105" w:author="PR Preview" w:date="2026-01-01T00:00:00Z">
        <w:r>
          <w:delText xml:space="preserve"> </w:delText>
        </w:r>
      </w:del>
      <w:hyperlink w:anchor="thm-linear-map-lincom">
        <w:del w:id="2106" w:author="PR Preview" w:date="2026-01-01T00:00:00Z">
          <w:r>
            <w:rPr>
              <w:rStyle w:val="Hyperlink"/>
            </w:rPr>
            <w:delText xml:space="preserve">Theorem 14</w:delText>
          </w:r>
        </w:del>
      </w:hyperlink>
      <w:del w:id="2107" w:author="PR Preview" w:date="2026-01-01T00:00:00Z">
        <w:r>
          <w:delText xml:space="preserve">.</w:delText>
        </w:r>
      </w:del>
      <w:del w:id="2108" w:author="PR Preview" w:date="2026-01-01T00:00:00Z">
        <w:r>
          <w:delText xml:space="preserve"> </w:delText>
        </w:r>
      </w:del>
      <w:del w:id="2109" w:author="PR Preview" w:date="2026-01-01T00:00:00Z">
        <w:r>
          <w:delText xml:space="preserve">Applying that theorem with</w:delText>
        </w:r>
      </w:del>
      <w:del w:id="2110" w:author="PR Preview" w:date="2026-01-01T00:00:00Z">
        <w:r>
          <w:delText xml:space="preserve"> </w:delText>
        </w:r>
      </w:del>
      <w:del w:id="2111" w:author="PR Preview" w:date="2026-01-01T00:00:00Z">
        <w:r>
          <w:delText xml:space="preserve">$f(\mathord{\smash[b]{\underset{\raise.3ex\hbox{$\scriptstyle\sim$}}{x}}\vphantom{x}}) = \mathbf{A}\mathord{\smash[b]{\underset{\raise.3ex\hbox{$\scriptstyle\sim$}}{x}}\vphantom{x}}$</w:delText>
        </w:r>
      </w:del>
      <w:del w:id="2112" w:author="PR Preview" w:date="2026-01-01T00:00:00Z">
        <w:r>
          <w:delText xml:space="preserve"> </w:delText>
        </w:r>
      </w:del>
      <w:del w:id="2113" w:author="PR Preview" w:date="2026-01-01T00:00:00Z">
        <w:r>
          <w:delText xml:space="preserve">and</w:delText>
        </w:r>
      </w:del>
      <w:del w:id="2114" w:author="PR Preview" w:date="2026-01-01T00:00:00Z">
        <w:r>
          <w:delText xml:space="preserve"> </w:delText>
        </w:r>
      </w:del>
      <w:del w:id="2115" w:author="PR Preview" w:date="2026-01-01T00:00:00Z">
        <w:r>
          <w:delText xml:space="preserve">$\mathord{\smash[b]{\underset{\raise.3ex\hbox{$\scriptstyle\sim$}}{v}}\vphantom{v}}_i = \mathord{\smash[b]{\underset{\raise.3ex\hbox{$\scriptstyle\sim$}}{z}}\vphantom{z}}_i$</w:delText>
        </w:r>
      </w:del>
      <w:del w:id="2116" w:author="PR Preview" w:date="2026-01-01T00:00:00Z">
        <w:r>
          <w:delText xml:space="preserve"> </w:delText>
        </w:r>
      </w:del>
      <w:del w:id="2117" w:author="PR Preview" w:date="2026-01-01T00:00:00Z">
        <w:r>
          <w:delText xml:space="preserve">gives the identity.</w:delText>
        </w:r>
      </w:del>
    </w:p>
    <w:p>
      <w:pPr>
        <w:pStyle w:val="BodyText"/>
      </w:pPr>
      <w:del w:id="2118" w:author="PR Preview" w:date="2026-01-01T00:00:00Z">
        <w:r>
          <w:rPr>
            <w:b/>
            <w:bCs/>
          </w:rPr>
          <w:delText xml:space="preserve">Example 44 (Applying a matrix to a combination)</w:delText>
        </w:r>
      </w:del>
      <w:del w:id="2119" w:author="PR Preview" w:date="2026-01-01T00:00:00Z">
        <w:r>
          <w:delText xml:space="preserve"> </w:delText>
        </w:r>
      </w:del>
      <w:del w:id="2120" w:author="PR Preview" w:date="2026-01-01T00:00:00Z">
        <w:r>
          <w:delText xml:space="preserve">Let</w:delText>
        </w:r>
      </w:del>
      <w:del w:id="212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122" w:author="PR Preview" w:date="2026-01-01T00:00:00Z">
        <w:r>
          <w:delText xml:space="preserve">,</w:delText>
        </w:r>
      </w:del>
      <w:del w:id="2123" w:author="PR Preview" w:date="2026-01-01T00:00:00Z">
        <w:r>
          <w:delText xml:space="preserve"> </w:delText>
        </w:r>
      </w:del>
      <w:del w:id="2124" w:author="PR Preview" w:date="2026-01-01T00:00:00Z">
        <w:r>
          <w:delText xml:space="preserve">$\mathord{\smash[b]{\underset{\raise.3ex\hbox{$\scriptstyle\sim$}}{z}}\vphantom{z}}_1 = (1, 0)$</w:delText>
        </w:r>
      </w:del>
      <w:del w:id="2125" w:author="PR Preview" w:date="2026-01-01T00:00:00Z">
        <w:r>
          <w:delText xml:space="preserve"> </w:delText>
        </w:r>
      </w:del>
      <w:del w:id="2126" w:author="PR Preview" w:date="2026-01-01T00:00:00Z">
        <w:r>
          <w:delText xml:space="preserve">and</w:delText>
        </w:r>
      </w:del>
      <w:del w:id="2127" w:author="PR Preview" w:date="2026-01-01T00:00:00Z">
        <w:r>
          <w:delText xml:space="preserve"> </w:delText>
        </w:r>
      </w:del>
      <w:del w:id="2128" w:author="PR Preview" w:date="2026-01-01T00:00:00Z">
        <w:r>
          <w:delText xml:space="preserve">$\mathord{\smash[b]{\underset{\raise.3ex\hbox{$\scriptstyle\sim$}}{z}}\vphantom{z}}_2 = (0, 1)$</w:delText>
        </w:r>
      </w:del>
      <w:del w:id="2129" w:author="PR Preview" w:date="2026-01-01T00:00:00Z">
        <w:r>
          <w:delText xml:space="preserve">.</w:delText>
        </w:r>
      </w:del>
      <w:del w:id="2130" w:author="PR Preview" w:date="2026-01-01T00:00:00Z">
        <w:r>
          <w:delText xml:space="preserve"> </w:delText>
        </w:r>
      </w:del>
      <w:del w:id="2131" w:author="PR Preview" w:date="2026-01-01T00:00:00Z">
        <w:r>
          <w:delText xml:space="preserve">Then</w:delText>
        </w:r>
      </w:del>
      <w:del w:id="2132" w:author="PR Preview" w:date="2026-01-01T00:00:00Z">
        <w:r>
          <w:delText xml:space="preserve"> </w:delText>
        </w:r>
      </w:del>
      <w:del w:id="2133" w:author="PR Preview" w:date="2026-01-01T00:00:00Z">
        <w:r>
          <w:delText xml:space="preserve">$\mathbf{A} \mathord{\smash[b]{\underset{\raise.3ex\hbox{$\scriptstyle\sim$}}{z}}\vphantom{z}}_1 = (1, 3)$</w:delText>
        </w:r>
      </w:del>
      <w:del w:id="2134" w:author="PR Preview" w:date="2026-01-01T00:00:00Z">
        <w:r>
          <w:delText xml:space="preserve"> </w:delText>
        </w:r>
      </w:del>
      <w:del w:id="2135" w:author="PR Preview" w:date="2026-01-01T00:00:00Z">
        <w:r>
          <w:delText xml:space="preserve">and</w:delText>
        </w:r>
      </w:del>
      <w:del w:id="2136" w:author="PR Preview" w:date="2026-01-01T00:00:00Z">
        <w:r>
          <w:delText xml:space="preserve"> </w:delText>
        </w:r>
      </w:del>
      <w:del w:id="2137" w:author="PR Preview" w:date="2026-01-01T00:00:00Z">
        <w:r>
          <w:delText xml:space="preserve">$\mathbf{A} \mathord{\smash[b]{\underset{\raise.3ex\hbox{$\scriptstyle\sim$}}{z}}\vphantom{z}}_2 = (2, 4)$</w:delText>
        </w:r>
      </w:del>
      <w:del w:id="2138" w:author="PR Preview" w:date="2026-01-01T00:00:00Z">
        <w:r>
          <w:delText xml:space="preserve">,</w:delText>
        </w:r>
      </w:del>
      <w:del w:id="2139" w:author="PR Preview" w:date="2026-01-01T00:00:00Z">
        <w:r>
          <w:delText xml:space="preserve"> </w:delText>
        </w:r>
      </w:del>
      <w:del w:id="2140" w:author="PR Preview" w:date="2026-01-01T00:00:00Z">
        <w:r>
          <w:delText xml:space="preserve">and for the combination</w:delText>
        </w:r>
      </w:del>
      <w:del w:id="2141" w:author="PR Preview" w:date="2026-01-01T00:00:00Z">
        <w:r>
          <w:delText xml:space="preserve"> </w:delText>
        </w:r>
      </w:del>
      <w:del w:id="2142" w:author="PR Preview" w:date="2026-01-01T00:00:00Z">
        <w:r>
          <w:delText xml:space="preserve">$2 \mathord{\smash[b]{\underset{\raise.3ex\hbox{$\scriptstyle\sim$}}{z}}\vphantom{z}}_1 - \mathord{\smash[b]{\underset{\raise.3ex\hbox{$\scriptstyle\sim$}}{z}}\vphantom{z}}_2 = (2, -1)$</w:delText>
        </w:r>
      </w:del>
      <w:del w:id="2143"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2144" w:author="PR Preview" w:date="2026-01-01T00:00:00Z">
        <w:r>
          <w:delText xml:space="preserve">which is</w:delText>
        </w:r>
      </w:del>
      <w:del w:id="2145" w:author="PR Preview" w:date="2026-01-01T00:00:00Z">
        <w:r>
          <w:delText xml:space="preserve"> </w:delText>
        </w:r>
      </w:del>
      <w:del w:id="2146" w:author="PR Preview" w:date="2026-01-01T00:00:00Z">
        <w:r>
          <w:delText xml:space="preserve">$2\,\mathbf{A} \mathord{\smash[b]{\underset{\raise.3ex\hbox{$\scriptstyle\sim$}}{z}}\vphantom{z}}_1 - \mathbf{A} \mathord{\smash[b]{\underset{\raise.3ex\hbox{$\scriptstyle\sim$}}{z}}\vphantom{z}}_2$</w:delText>
        </w:r>
      </w:del>
      <w:del w:id="2147" w:author="PR Preview" w:date="2026-01-01T00:00:00Z">
        <w:r>
          <w:delText xml:space="preserve">, as</w:delText>
        </w:r>
      </w:del>
      <w:del w:id="2148" w:author="PR Preview" w:date="2026-01-01T00:00:00Z">
        <w:r>
          <w:delText xml:space="preserve"> </w:delText>
        </w:r>
      </w:del>
      <w:hyperlink w:anchor="thm-matvec-linear">
        <w:del w:id="2149" w:author="PR Preview" w:date="2026-01-01T00:00:00Z">
          <w:r>
            <w:rPr>
              <w:rStyle w:val="Hyperlink"/>
            </w:rPr>
            <w:delText xml:space="preserve">Theorem 25</w:delText>
          </w:r>
        </w:del>
      </w:hyperlink>
      <w:del w:id="2150" w:author="PR Preview" w:date="2026-01-01T00:00:00Z">
        <w:r>
          <w:delText xml:space="preserve"> </w:delText>
        </w:r>
      </w:del>
      <w:del w:id="2151" w:author="PR Preview" w:date="2026-01-01T00:00:00Z">
        <w:r>
          <w:delText xml:space="preserve">says.</w:delText>
        </w:r>
      </w:del>
    </w:p>
    <w:p>
      <w:pPr>
        <w:pStyle w:val="BodyText"/>
      </w:pPr>
      <w:del w:id="2152" w:author="PR Preview" w:date="2026-01-01T00:00:00Z">
        <w:r>
          <w:rPr>
            <w:b/>
            <w:bCs/>
          </w:rPr>
          <w:delText xml:space="preserve">Theorem 26 (More than</w:delText>
        </w:r>
      </w:del>
      <w:del w:id="2153" w:author="PR Preview" w:date="2026-01-01T00:00:00Z">
        <w:r>
          <w:rPr>
            <w:b/>
            <w:bCs/>
          </w:rPr>
          <w:delText xml:space="preserve"> </w:delText>
        </w:r>
      </w:del>
      <m:oMath>
        <m:r>
          <m:t>p</m:t>
        </m:r>
      </m:oMath>
      <w:del w:id="2154" w:author="PR Preview" w:date="2026-01-01T00:00:00Z">
        <w:r>
          <w:rPr>
            <w:b/>
            <w:bCs/>
          </w:rPr>
          <w:delText xml:space="preserve"> </w:delText>
        </w:r>
      </w:del>
      <w:del w:id="2155" w:author="PR Preview" w:date="2026-01-01T00:00:00Z">
        <w:r>
          <w:rPr>
            <w:b/>
            <w:bCs/>
          </w:rPr>
          <w:delText xml:space="preserve">vectors in</w:delText>
        </w:r>
      </w:del>
      <w:del w:id="2156" w:author="PR Preview" w:date="2026-01-01T00:00:00Z">
        <w:r>
          <w:rPr>
            <w:b/>
            <w:bCs/>
          </w:rPr>
          <w:delText xml:space="preserve"> </w:delText>
        </w:r>
      </w:del>
      <m:oMath>
        <m:sSup>
          <m:e>
            <m:r>
              <m:rPr>
                <m:scr m:val="double-struck"/>
                <m:sty m:val="p"/>
              </m:rPr>
              <m:t>R</m:t>
            </m:r>
          </m:e>
          <m:sup>
            <m:r>
              <m:t>p</m:t>
            </m:r>
          </m:sup>
        </m:sSup>
      </m:oMath>
      <w:del w:id="2157" w:author="PR Preview" w:date="2026-01-01T00:00:00Z">
        <w:r>
          <w:rPr>
            <w:b/>
            <w:bCs/>
          </w:rPr>
          <w:delText xml:space="preserve"> </w:delText>
        </w:r>
      </w:del>
      <w:del w:id="2158" w:author="PR Preview" w:date="2026-01-01T00:00:00Z">
        <w:r>
          <w:rPr>
            <w:b/>
            <w:bCs/>
          </w:rPr>
          <w:delText xml:space="preserve">are linearly dependent)</w:delText>
        </w:r>
      </w:del>
      <w:del w:id="2159" w:author="PR Preview" w:date="2026-01-01T00:00:00Z">
        <w:r>
          <w:delText xml:space="preserve"> </w:delText>
        </w:r>
      </w:del>
      <w:del w:id="2160" w:author="PR Preview" w:date="2026-01-01T00:00:00Z">
        <w:r>
          <w:delText xml:space="preserve">If</w:delText>
        </w:r>
      </w:del>
      <w:del w:id="2161" w:author="PR Preview" w:date="2026-01-01T00:00:00Z">
        <w:r>
          <w:delText xml:space="preserve"> </w:delText>
        </w:r>
      </w:del>
      <m:oMath>
        <m:r>
          <m:t>k</m:t>
        </m:r>
        <m:r>
          <m:rPr>
            <m:sty m:val="p"/>
          </m:rPr>
          <m:t>&gt;</m:t>
        </m:r>
        <m:r>
          <m:t>p</m:t>
        </m:r>
      </m:oMath>
      <w:del w:id="2162" w:author="PR Preview" w:date="2026-01-01T00:00:00Z">
        <w:r>
          <w:delText xml:space="preserve">, then any</w:delText>
        </w:r>
      </w:del>
      <w:del w:id="2163" w:author="PR Preview" w:date="2026-01-01T00:00:00Z">
        <w:r>
          <w:delText xml:space="preserve"> </w:delText>
        </w:r>
      </w:del>
      <m:oMath>
        <m:r>
          <m:t>k</m:t>
        </m:r>
      </m:oMath>
      <w:del w:id="2164" w:author="PR Preview" w:date="2026-01-01T00:00:00Z">
        <w:r>
          <w:delText xml:space="preserve"> </w:delText>
        </w:r>
      </w:del>
      <w:del w:id="2165" w:author="PR Preview" w:date="2026-01-01T00:00:00Z">
        <w:r>
          <w:delText xml:space="preserve">vectors</w:delText>
        </w:r>
      </w:del>
      <w:del w:id="2166" w:author="PR Preview" w:date="2026-01-01T00:00:00Z">
        <w:r>
          <w:delText xml:space="preserve"> </w:delText>
        </w:r>
      </w:del>
      <w:del w:id="2167" w:author="PR Preview" w:date="2026-01-01T00:00:00Z">
        <w:r>
          <w:delText xml:space="preserve">$\mathord{\smash[b]{\underset{\raise.3ex\hbox{$\scriptstyle\sim$}}{v}}\vphantom{v}}_1, \ldots, \mathord{\smash[b]{\underset{\raise.3ex\hbox{$\scriptstyle\sim$}}{v}}\vphantom{v}}_k \in \mathbb{R}^p$</w:delText>
        </w:r>
      </w:del>
      <w:del w:id="2168" w:author="PR Preview" w:date="2026-01-01T00:00:00Z">
        <w:r>
          <w:delText xml:space="preserve"> </w:delText>
        </w:r>
      </w:del>
      <w:del w:id="2169" w:author="PR Preview" w:date="2026-01-01T00:00:00Z">
        <w:r>
          <w:delText xml:space="preserve">are not linearly independent (</w:delText>
        </w:r>
      </w:del>
      <w:hyperlink w:anchor="def-linearly-independent">
        <w:del w:id="2170" w:author="PR Preview" w:date="2026-01-01T00:00:00Z">
          <w:r>
            <w:rPr>
              <w:rStyle w:val="Hyperlink"/>
            </w:rPr>
            <w:delText xml:space="preserve">Definition 43</w:delText>
          </w:r>
        </w:del>
      </w:hyperlink>
      <w:del w:id="2171" w:author="PR Preview" w:date="2026-01-01T00:00:00Z">
        <w:r>
          <w:delText xml:space="preserve">):</w:delText>
        </w:r>
      </w:del>
      <w:del w:id="2172" w:author="PR Preview" w:date="2026-01-01T00:00:00Z">
        <w:r>
          <w:delText xml:space="preserve"> </w:delText>
        </w:r>
      </w:del>
      <w:del w:id="2173" w:author="PR Preview" w:date="2026-01-01T00:00:00Z">
        <w:r>
          <w:delText xml:space="preserve">some numbers</w:delText>
        </w:r>
      </w:del>
      <w:del w:id="2174"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175" w:author="PR Preview" w:date="2026-01-01T00:00:00Z">
        <w:r>
          <w:delText xml:space="preserve">, not all zero, satisfy</w:delText>
        </w:r>
      </w:del>
      <w:del w:id="2176" w:author="PR Preview" w:date="2026-01-01T00:00:00Z">
        <w:r>
          <w:delText xml:space="preserve"> </w:delText>
        </w:r>
      </w:del>
      <w:del w:id="2177" w:author="PR Preview" w:date="2026-01-01T00:00:00Z">
        <w:r>
          <w:delText xml:space="preserve">$c_1 \mathord{\smash[b]{\underset{\raise.3ex\hbox{$\scriptstyle\sim$}}{v}}\vphantom{v}}_1 + \cdots + c_k \mathord{\smash[b]{\underset{\raise.3ex\hbox{$\scriptstyle\sim$}}{v}}\vphantom{v}}_k = \mathord{\smash[b]{\underset{\raise.3ex\hbox{$\scriptstyle\sim$}}{0}}\vphantom{0}}_p$</w:delText>
        </w:r>
      </w:del>
      <w:del w:id="2178" w:author="PR Preview" w:date="2026-01-01T00:00:00Z">
        <w:r>
          <w:delText xml:space="preserve">.</w:delText>
        </w:r>
      </w:del>
    </w:p>
    <w:p>
      <w:pPr>
        <w:pStyle w:val="FirstParagraph"/>
      </w:pPr>
      <w:ins w:id="2179" w:author="PR Preview" w:date="2026-01-01T00:00:00Z">
        <w:r>
          <w:rPr>
            <w:i/>
            <w:iCs/>
          </w:rPr>
          <w:t xml:space="preserve">Proof</w:t>
        </w:r>
      </w:ins>
      <w:ins w:id="2180" w:author="PR Preview" w:date="2026-01-01T00:00:00Z">
        <w:r>
          <w:t xml:space="preserve">. </w:t>
        </w:r>
      </w:ins>
      <w:ins w:id="2181" w:author="PR Preview" w:date="2026-01-01T00:00:00Z">
        <w:r>
          <w:t xml:space="preserve">The function</w:t>
        </w:r>
      </w:ins>
      <w:ins w:id="2182" w:author="PR Preview" w:date="2026-01-01T00:00:00Z">
        <w:r>
          <w:t xml:space="preserve"> </w:t>
        </w:r>
      </w:ins>
      <w:ins w:id="2183" w:author="PR Preview" w:date="2026-01-01T00:00:00Z">
        <w:r>
          <w:t xml:space="preserve">$\mathord{\smash[b]{\underset{\raise.3ex\hbox{$\scriptstyle\sim$}}{x}}\vphantom{x}}\mapsto \mathbf{A}\mathord{\smash[b]{\underset{\raise.3ex\hbox{$\scriptstyle\sim$}}{x}}\vphantom{x}}$</w:t>
        </w:r>
      </w:ins>
      <w:ins w:id="2184" w:author="PR Preview" w:date="2026-01-01T00:00:00Z">
        <w:r>
          <w:t xml:space="preserve"> </w:t>
        </w:r>
      </w:ins>
      <w:ins w:id="2185" w:author="PR Preview" w:date="2026-01-01T00:00:00Z">
        <w:r>
          <w:t xml:space="preserve">is a linear map</w:t>
        </w:r>
      </w:ins>
      <w:ins w:id="2186" w:author="PR Preview" w:date="2026-01-01T00:00:00Z">
        <w:r>
          <w:t xml:space="preserve"> </w:t>
        </w:r>
      </w:ins>
      <w:ins w:id="2187" w:author="PR Preview" w:date="2026-01-01T00:00:00Z">
        <w:r>
          <w:t xml:space="preserve">by</w:t>
        </w:r>
      </w:ins>
      <w:ins w:id="2188" w:author="PR Preview" w:date="2026-01-01T00:00:00Z">
        <w:r>
          <w:t xml:space="preserve"> </w:t>
        </w:r>
      </w:ins>
      <w:hyperlink w:anchor="thm-matrix-map-linear">
        <w:ins w:id="2189" w:author="PR Preview" w:date="2026-01-01T00:00:00Z">
          <w:r>
            <w:rPr>
              <w:rStyle w:val="Hyperlink"/>
            </w:rPr>
            <w:t xml:space="preserve">Theorem 12</w:t>
          </w:r>
        </w:ins>
      </w:hyperlink>
      <w:ins w:id="2190" w:author="PR Preview" w:date="2026-01-01T00:00:00Z">
        <w:r>
          <w:t xml:space="preserve">,</w:t>
        </w:r>
      </w:ins>
      <w:ins w:id="2191" w:author="PR Preview" w:date="2026-01-01T00:00:00Z">
        <w:r>
          <w:t xml:space="preserve"> </w:t>
        </w:r>
      </w:ins>
      <w:ins w:id="2192" w:author="PR Preview" w:date="2026-01-01T00:00:00Z">
        <w:r>
          <w:t xml:space="preserve">and a linear map preserves linear combinations</w:t>
        </w:r>
      </w:ins>
      <w:ins w:id="2193" w:author="PR Preview" w:date="2026-01-01T00:00:00Z">
        <w:r>
          <w:t xml:space="preserve"> </w:t>
        </w:r>
      </w:ins>
      <w:ins w:id="2194" w:author="PR Preview" w:date="2026-01-01T00:00:00Z">
        <w:r>
          <w:t xml:space="preserve">by</w:t>
        </w:r>
      </w:ins>
      <w:ins w:id="2195" w:author="PR Preview" w:date="2026-01-01T00:00:00Z">
        <w:r>
          <w:t xml:space="preserve"> </w:t>
        </w:r>
      </w:ins>
      <w:hyperlink w:anchor="thm-linear-map-lincom">
        <w:ins w:id="2196" w:author="PR Preview" w:date="2026-01-01T00:00:00Z">
          <w:r>
            <w:rPr>
              <w:rStyle w:val="Hyperlink"/>
            </w:rPr>
            <w:t xml:space="preserve">Theorem 13</w:t>
          </w:r>
        </w:ins>
      </w:hyperlink>
      <w:ins w:id="2197" w:author="PR Preview" w:date="2026-01-01T00:00:00Z">
        <w:r>
          <w:t xml:space="preserve">.</w:t>
        </w:r>
      </w:ins>
      <w:ins w:id="2198" w:author="PR Preview" w:date="2026-01-01T00:00:00Z">
        <w:r>
          <w:t xml:space="preserve"> </w:t>
        </w:r>
      </w:ins>
      <w:ins w:id="2199" w:author="PR Preview" w:date="2026-01-01T00:00:00Z">
        <w:r>
          <w:t xml:space="preserve">Applying that theorem with</w:t>
        </w:r>
      </w:ins>
      <w:ins w:id="2200" w:author="PR Preview" w:date="2026-01-01T00:00:00Z">
        <w:r>
          <w:t xml:space="preserve"> </w:t>
        </w:r>
      </w:ins>
      <w:ins w:id="2201" w:author="PR Preview" w:date="2026-01-01T00:00:00Z">
        <w:r>
          <w:t xml:space="preserve">$f(\mathord{\smash[b]{\underset{\raise.3ex\hbox{$\scriptstyle\sim$}}{x}}\vphantom{x}}) = \mathbf{A}\mathord{\smash[b]{\underset{\raise.3ex\hbox{$\scriptstyle\sim$}}{x}}\vphantom{x}}$</w:t>
        </w:r>
      </w:ins>
      <w:ins w:id="2202" w:author="PR Preview" w:date="2026-01-01T00:00:00Z">
        <w:r>
          <w:t xml:space="preserve"> </w:t>
        </w:r>
      </w:ins>
      <w:ins w:id="2203" w:author="PR Preview" w:date="2026-01-01T00:00:00Z">
        <w:r>
          <w:t xml:space="preserve">and</w:t>
        </w:r>
      </w:ins>
      <w:ins w:id="2204" w:author="PR Preview" w:date="2026-01-01T00:00:00Z">
        <w:r>
          <w:t xml:space="preserve"> </w:t>
        </w:r>
      </w:ins>
      <w:ins w:id="2205" w:author="PR Preview" w:date="2026-01-01T00:00:00Z">
        <w:r>
          <w:t xml:space="preserve">$\mathord{\smash[b]{\underset{\raise.3ex\hbox{$\scriptstyle\sim$}}{v}}\vphantom{v}}_i = \mathord{\smash[b]{\underset{\raise.3ex\hbox{$\scriptstyle\sim$}}{z}}\vphantom{z}}_i$</w:t>
        </w:r>
      </w:ins>
      <w:ins w:id="2206" w:author="PR Preview" w:date="2026-01-01T00:00:00Z">
        <w:r>
          <w:t xml:space="preserve"> </w:t>
        </w:r>
      </w:ins>
      <w:ins w:id="2207" w:author="PR Preview" w:date="2026-01-01T00:00:00Z">
        <w:r>
          <w:t xml:space="preserve">gives the identity.</w:t>
        </w:r>
      </w:ins>
    </w:p>
    <w:bookmarkStart w:id="214" w:name="exm-matvec-linear"/>
    <w:p>
      <w:pPr>
        <w:pStyle w:val="BodyText"/>
      </w:pPr>
      <w:ins w:id="2208" w:author="PR Preview" w:date="2026-01-01T00:00:00Z">
        <w:r>
          <w:rPr>
            <w:b/>
            <w:bCs/>
          </w:rPr>
          <w:t xml:space="preserve">Example 43 (Applying a matrix to a combination)</w:t>
        </w:r>
      </w:ins>
      <w:ins w:id="2209" w:author="PR Preview" w:date="2026-01-01T00:00:00Z">
        <w:r>
          <w:t xml:space="preserve"> </w:t>
        </w:r>
      </w:ins>
      <w:ins w:id="2210" w:author="PR Preview" w:date="2026-01-01T00:00:00Z">
        <w:r>
          <w:t xml:space="preserve">Let</w:t>
        </w:r>
      </w:ins>
      <w:ins w:id="22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212" w:author="PR Preview" w:date="2026-01-01T00:00:00Z">
        <w:r>
          <w:t xml:space="preserve">,</w:t>
        </w:r>
      </w:ins>
      <w:ins w:id="2213" w:author="PR Preview" w:date="2026-01-01T00:00:00Z">
        <w:r>
          <w:t xml:space="preserve"> </w:t>
        </w:r>
      </w:ins>
      <w:ins w:id="2214" w:author="PR Preview" w:date="2026-01-01T00:00:00Z">
        <w:r>
          <w:t xml:space="preserve">$\mathord{\smash[b]{\underset{\raise.3ex\hbox{$\scriptstyle\sim$}}{z}}\vphantom{z}}_1 = (1, 0)$</w:t>
        </w:r>
      </w:ins>
      <w:ins w:id="2215" w:author="PR Preview" w:date="2026-01-01T00:00:00Z">
        <w:r>
          <w:t xml:space="preserve"> </w:t>
        </w:r>
      </w:ins>
      <w:ins w:id="2216" w:author="PR Preview" w:date="2026-01-01T00:00:00Z">
        <w:r>
          <w:t xml:space="preserve">and</w:t>
        </w:r>
      </w:ins>
      <w:ins w:id="2217" w:author="PR Preview" w:date="2026-01-01T00:00:00Z">
        <w:r>
          <w:t xml:space="preserve"> </w:t>
        </w:r>
      </w:ins>
      <w:ins w:id="2218" w:author="PR Preview" w:date="2026-01-01T00:00:00Z">
        <w:r>
          <w:t xml:space="preserve">$\mathord{\smash[b]{\underset{\raise.3ex\hbox{$\scriptstyle\sim$}}{z}}\vphantom{z}}_2 = (0, 1)$</w:t>
        </w:r>
      </w:ins>
      <w:ins w:id="2219" w:author="PR Preview" w:date="2026-01-01T00:00:00Z">
        <w:r>
          <w:t xml:space="preserve">.</w:t>
        </w:r>
      </w:ins>
      <w:ins w:id="2220" w:author="PR Preview" w:date="2026-01-01T00:00:00Z">
        <w:r>
          <w:t xml:space="preserve"> </w:t>
        </w:r>
      </w:ins>
      <w:ins w:id="2221" w:author="PR Preview" w:date="2026-01-01T00:00:00Z">
        <w:r>
          <w:t xml:space="preserve">Then</w:t>
        </w:r>
      </w:ins>
      <w:ins w:id="2222" w:author="PR Preview" w:date="2026-01-01T00:00:00Z">
        <w:r>
          <w:t xml:space="preserve"> </w:t>
        </w:r>
      </w:ins>
      <w:ins w:id="2223" w:author="PR Preview" w:date="2026-01-01T00:00:00Z">
        <w:r>
          <w:t xml:space="preserve">$\mathbf{A} \mathord{\smash[b]{\underset{\raise.3ex\hbox{$\scriptstyle\sim$}}{z}}\vphantom{z}}_1 = (1, 3)$</w:t>
        </w:r>
      </w:ins>
      <w:ins w:id="2224" w:author="PR Preview" w:date="2026-01-01T00:00:00Z">
        <w:r>
          <w:t xml:space="preserve"> </w:t>
        </w:r>
      </w:ins>
      <w:ins w:id="2225" w:author="PR Preview" w:date="2026-01-01T00:00:00Z">
        <w:r>
          <w:t xml:space="preserve">and</w:t>
        </w:r>
      </w:ins>
      <w:ins w:id="2226" w:author="PR Preview" w:date="2026-01-01T00:00:00Z">
        <w:r>
          <w:t xml:space="preserve"> </w:t>
        </w:r>
      </w:ins>
      <w:ins w:id="2227" w:author="PR Preview" w:date="2026-01-01T00:00:00Z">
        <w:r>
          <w:t xml:space="preserve">$\mathbf{A} \mathord{\smash[b]{\underset{\raise.3ex\hbox{$\scriptstyle\sim$}}{z}}\vphantom{z}}_2 = (2, 4)$</w:t>
        </w:r>
      </w:ins>
      <w:ins w:id="2228" w:author="PR Preview" w:date="2026-01-01T00:00:00Z">
        <w:r>
          <w:t xml:space="preserve">,</w:t>
        </w:r>
      </w:ins>
      <w:ins w:id="2229" w:author="PR Preview" w:date="2026-01-01T00:00:00Z">
        <w:r>
          <w:t xml:space="preserve"> </w:t>
        </w:r>
      </w:ins>
      <w:ins w:id="2230" w:author="PR Preview" w:date="2026-01-01T00:00:00Z">
        <w:r>
          <w:t xml:space="preserve">and for the combination</w:t>
        </w:r>
      </w:ins>
      <w:ins w:id="2231" w:author="PR Preview" w:date="2026-01-01T00:00:00Z">
        <w:r>
          <w:t xml:space="preserve"> </w:t>
        </w:r>
      </w:ins>
      <w:ins w:id="2232" w:author="PR Preview" w:date="2026-01-01T00:00:00Z">
        <w:r>
          <w:t xml:space="preserve">$2 \mathord{\smash[b]{\underset{\raise.3ex\hbox{$\scriptstyle\sim$}}{z}}\vphantom{z}}_1 - \mathord{\smash[b]{\underset{\raise.3ex\hbox{$\scriptstyle\sim$}}{z}}\vphantom{z}}_2 = (2, -1)$</w:t>
        </w:r>
      </w:ins>
      <w:ins w:id="2233"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2234" w:author="PR Preview" w:date="2026-01-01T00:00:00Z">
        <w:r>
          <w:t xml:space="preserve">which is</w:t>
        </w:r>
      </w:ins>
      <w:ins w:id="2235" w:author="PR Preview" w:date="2026-01-01T00:00:00Z">
        <w:r>
          <w:t xml:space="preserve"> </w:t>
        </w:r>
      </w:ins>
      <w:ins w:id="2236" w:author="PR Preview" w:date="2026-01-01T00:00:00Z">
        <w:r>
          <w:t xml:space="preserve">$2\,\mathbf{A} \mathord{\smash[b]{\underset{\raise.3ex\hbox{$\scriptstyle\sim$}}{z}}\vphantom{z}}_1 - \mathbf{A} \mathord{\smash[b]{\underset{\raise.3ex\hbox{$\scriptstyle\sim$}}{z}}\vphantom{z}}_2$</w:t>
        </w:r>
      </w:ins>
      <w:ins w:id="2237" w:author="PR Preview" w:date="2026-01-01T00:00:00Z">
        <w:r>
          <w:t xml:space="preserve">, as</w:t>
        </w:r>
      </w:ins>
      <w:ins w:id="2238" w:author="PR Preview" w:date="2026-01-01T00:00:00Z">
        <w:r>
          <w:t xml:space="preserve"> </w:t>
        </w:r>
      </w:ins>
      <w:hyperlink w:anchor="thm-matvec-linear">
        <w:ins w:id="2239" w:author="PR Preview" w:date="2026-01-01T00:00:00Z">
          <w:r>
            <w:rPr>
              <w:rStyle w:val="Hyperlink"/>
            </w:rPr>
            <w:t xml:space="preserve">Theorem 24</w:t>
          </w:r>
        </w:ins>
      </w:hyperlink>
      <w:ins w:id="2240" w:author="PR Preview" w:date="2026-01-01T00:00:00Z">
        <w:r>
          <w:t xml:space="preserve"> </w:t>
        </w:r>
      </w:ins>
      <w:ins w:id="2241" w:author="PR Preview" w:date="2026-01-01T00:00:00Z">
        <w:r>
          <w:t xml:space="preserve">says.</w:t>
        </w:r>
      </w:ins>
    </w:p>
    <w:bookmarkEnd w:id="214"/>
    <w:bookmarkStart w:id="215" w:name="thm-many-vectors-dependent"/>
    <w:p>
      <w:pPr>
        <w:pStyle w:val="BodyText"/>
      </w:pPr>
      <w:ins w:id="2242" w:author="PR Preview" w:date="2026-01-01T00:00:00Z">
        <w:r>
          <w:rPr>
            <w:b/>
            <w:bCs/>
          </w:rPr>
          <w:t xml:space="preserve">Theorem 25 (More than</w:t>
        </w:r>
      </w:ins>
      <w:ins w:id="2243" w:author="PR Preview" w:date="2026-01-01T00:00:00Z">
        <w:r>
          <w:rPr>
            <w:b/>
            <w:bCs/>
          </w:rPr>
          <w:t xml:space="preserve"> </w:t>
        </w:r>
      </w:ins>
      <m:oMath>
        <m:r>
          <m:t>p</m:t>
        </m:r>
      </m:oMath>
      <w:ins w:id="2244" w:author="PR Preview" w:date="2026-01-01T00:00:00Z">
        <w:r>
          <w:rPr>
            <w:b/>
            <w:bCs/>
          </w:rPr>
          <w:t xml:space="preserve"> </w:t>
        </w:r>
      </w:ins>
      <w:ins w:id="2245" w:author="PR Preview" w:date="2026-01-01T00:00:00Z">
        <w:r>
          <w:rPr>
            <w:b/>
            <w:bCs/>
          </w:rPr>
          <w:t xml:space="preserve">vectors in</w:t>
        </w:r>
      </w:ins>
      <w:ins w:id="2246" w:author="PR Preview" w:date="2026-01-01T00:00:00Z">
        <w:r>
          <w:rPr>
            <w:b/>
            <w:bCs/>
          </w:rPr>
          <w:t xml:space="preserve"> </w:t>
        </w:r>
      </w:ins>
      <m:oMath>
        <m:sSup>
          <m:e>
            <m:r>
              <m:rPr>
                <m:scr m:val="double-struck"/>
                <m:sty m:val="p"/>
              </m:rPr>
              <m:t>R</m:t>
            </m:r>
          </m:e>
          <m:sup>
            <m:r>
              <m:t>p</m:t>
            </m:r>
          </m:sup>
        </m:sSup>
      </m:oMath>
      <w:ins w:id="2247" w:author="PR Preview" w:date="2026-01-01T00:00:00Z">
        <w:r>
          <w:rPr>
            <w:b/>
            <w:bCs/>
          </w:rPr>
          <w:t xml:space="preserve"> </w:t>
        </w:r>
      </w:ins>
      <w:ins w:id="2248" w:author="PR Preview" w:date="2026-01-01T00:00:00Z">
        <w:r>
          <w:rPr>
            <w:b/>
            <w:bCs/>
          </w:rPr>
          <w:t xml:space="preserve">are linearly dependent)</w:t>
        </w:r>
      </w:ins>
      <w:ins w:id="2249" w:author="PR Preview" w:date="2026-01-01T00:00:00Z">
        <w:r>
          <w:t xml:space="preserve"> </w:t>
        </w:r>
      </w:ins>
      <w:ins w:id="2250" w:author="PR Preview" w:date="2026-01-01T00:00:00Z">
        <w:r>
          <w:t xml:space="preserve">If</w:t>
        </w:r>
      </w:ins>
      <w:ins w:id="2251" w:author="PR Preview" w:date="2026-01-01T00:00:00Z">
        <w:r>
          <w:t xml:space="preserve"> </w:t>
        </w:r>
      </w:ins>
      <m:oMath>
        <m:r>
          <m:t>k</m:t>
        </m:r>
        <m:r>
          <m:rPr>
            <m:sty m:val="p"/>
          </m:rPr>
          <m:t>&gt;</m:t>
        </m:r>
        <m:r>
          <m:t>p</m:t>
        </m:r>
      </m:oMath>
      <w:ins w:id="2252" w:author="PR Preview" w:date="2026-01-01T00:00:00Z">
        <w:r>
          <w:t xml:space="preserve">, then any</w:t>
        </w:r>
      </w:ins>
      <w:ins w:id="2253" w:author="PR Preview" w:date="2026-01-01T00:00:00Z">
        <w:r>
          <w:t xml:space="preserve"> </w:t>
        </w:r>
      </w:ins>
      <m:oMath>
        <m:r>
          <m:t>k</m:t>
        </m:r>
      </m:oMath>
      <w:ins w:id="2254" w:author="PR Preview" w:date="2026-01-01T00:00:00Z">
        <w:r>
          <w:t xml:space="preserve"> </w:t>
        </w:r>
      </w:ins>
      <w:ins w:id="2255" w:author="PR Preview" w:date="2026-01-01T00:00:00Z">
        <w:r>
          <w:t xml:space="preserve">vectors</w:t>
        </w:r>
      </w:ins>
      <w:ins w:id="2256" w:author="PR Preview" w:date="2026-01-01T00:00:00Z">
        <w:r>
          <w:t xml:space="preserve"> </w:t>
        </w:r>
      </w:ins>
      <w:ins w:id="2257" w:author="PR Preview" w:date="2026-01-01T00:00:00Z">
        <w:r>
          <w:t xml:space="preserve">$\mathord{\smash[b]{\underset{\raise.3ex\hbox{$\scriptstyle\sim$}}{v}}\vphantom{v}}_1, \ldots, \mathord{\smash[b]{\underset{\raise.3ex\hbox{$\scriptstyle\sim$}}{v}}\vphantom{v}}_k \in \mathbb{R}^p$</w:t>
        </w:r>
      </w:ins>
      <w:ins w:id="2258" w:author="PR Preview" w:date="2026-01-01T00:00:00Z">
        <w:r>
          <w:t xml:space="preserve"> </w:t>
        </w:r>
      </w:ins>
      <w:ins w:id="2259" w:author="PR Preview" w:date="2026-01-01T00:00:00Z">
        <w:r>
          <w:t xml:space="preserve">are not linearly independent (</w:t>
        </w:r>
      </w:ins>
      <w:hyperlink w:anchor="def-linearly-independent">
        <w:ins w:id="2260" w:author="PR Preview" w:date="2026-01-01T00:00:00Z">
          <w:r>
            <w:rPr>
              <w:rStyle w:val="Hyperlink"/>
            </w:rPr>
            <w:t xml:space="preserve">Definition 43</w:t>
          </w:r>
        </w:ins>
      </w:hyperlink>
      <w:ins w:id="2261" w:author="PR Preview" w:date="2026-01-01T00:00:00Z">
        <w:r>
          <w:t xml:space="preserve">):</w:t>
        </w:r>
      </w:ins>
      <w:ins w:id="2262" w:author="PR Preview" w:date="2026-01-01T00:00:00Z">
        <w:r>
          <w:t xml:space="preserve"> </w:t>
        </w:r>
      </w:ins>
      <w:ins w:id="2263" w:author="PR Preview" w:date="2026-01-01T00:00:00Z">
        <w:r>
          <w:t xml:space="preserve">some numbers</w:t>
        </w:r>
      </w:ins>
      <w:ins w:id="226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265" w:author="PR Preview" w:date="2026-01-01T00:00:00Z">
        <w:r>
          <w:t xml:space="preserve">, not all zero, satisfy</w:t>
        </w:r>
      </w:ins>
      <w:ins w:id="2266" w:author="PR Preview" w:date="2026-01-01T00:00:00Z">
        <w:r>
          <w:t xml:space="preserve"> </w:t>
        </w:r>
      </w:ins>
      <w:ins w:id="2267" w:author="PR Preview" w:date="2026-01-01T00:00:00Z">
        <w:r>
          <w:t xml:space="preserve">$c_1 \mathord{\smash[b]{\underset{\raise.3ex\hbox{$\scriptstyle\sim$}}{v}}\vphantom{v}}_1 + \cdots + c_k \mathord{\smash[b]{\underset{\raise.3ex\hbox{$\scriptstyle\sim$}}{v}}\vphantom{v}}_k = \mathord{\smash[b]{\underset{\raise.3ex\hbox{$\scriptstyle\sim$}}{0}}\vphantom{0}}_p$</w:t>
        </w:r>
      </w:ins>
      <w:ins w:id="2268" w:author="PR Preview" w:date="2026-01-01T00:00:00Z">
        <w:r>
          <w:t xml:space="preserve">.</w:t>
        </w:r>
      </w:ins>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del w:id="2269" w:author="PR Preview" w:date="2026-01-01T00:00:00Z">
        <w:r>
          <w:rPr>
            <w:b/>
            <w:bCs/>
          </w:rPr>
          <w:delText xml:space="preserve">Example 45 (Three vectors in</w:delText>
        </w:r>
      </w:del>
      <w:del w:id="2270" w:author="PR Preview" w:date="2026-01-01T00:00:00Z">
        <w:r>
          <w:rPr>
            <w:b/>
            <w:bCs/>
          </w:rPr>
          <w:delText xml:space="preserve"> </w:delText>
        </w:r>
      </w:del>
      <m:oMath>
        <m:sSup>
          <m:e>
            <m:r>
              <m:rPr>
                <m:scr m:val="double-struck"/>
                <m:sty m:val="p"/>
              </m:rPr>
              <m:t>R</m:t>
            </m:r>
          </m:e>
          <m:sup>
            <m:r>
              <m:t>2</m:t>
            </m:r>
          </m:sup>
        </m:sSup>
      </m:oMath>
      <w:del w:id="2271" w:author="PR Preview" w:date="2026-01-01T00:00:00Z">
        <w:r>
          <w:rPr>
            <w:b/>
            <w:bCs/>
          </w:rPr>
          <w:delText xml:space="preserve">)</w:delText>
        </w:r>
      </w:del>
      <w:del w:id="2272" w:author="PR Preview" w:date="2026-01-01T00:00:00Z">
        <w:r>
          <w:delText xml:space="preserve"> </w:delText>
        </w:r>
      </w:del>
      <w:hyperlink w:anchor="thm-many-vectors-dependent">
        <w:del w:id="2273" w:author="PR Preview" w:date="2026-01-01T00:00:00Z">
          <w:r>
            <w:rPr>
              <w:rStyle w:val="Hyperlink"/>
            </w:rPr>
            <w:delText xml:space="preserve">Theorem 26</w:delText>
          </w:r>
        </w:del>
      </w:hyperlink>
      <w:del w:id="2274" w:author="PR Preview" w:date="2026-01-01T00:00:00Z">
        <w:r>
          <w:delText xml:space="preserve"> </w:delText>
        </w:r>
      </w:del>
      <w:del w:id="2275" w:author="PR Preview" w:date="2026-01-01T00:00:00Z">
        <w:r>
          <w:delText xml:space="preserve">says the three vectors</w:delText>
        </w:r>
      </w:del>
      <w:del w:id="2276" w:author="PR Preview" w:date="2026-01-01T00:00:00Z">
        <w:r>
          <w:delText xml:space="preserve"> </w:delText>
        </w:r>
      </w:del>
      <m:oMath>
        <m:r>
          <m:rPr>
            <m:sty m:val="p"/>
          </m:rPr>
          <m:t>(</m:t>
        </m:r>
        <m:r>
          <m:t>1</m:t>
        </m:r>
        <m:r>
          <m:rPr>
            <m:sty m:val="p"/>
          </m:rPr>
          <m:t>,</m:t>
        </m:r>
        <m:r>
          <m:t>0</m:t>
        </m:r>
        <m:r>
          <m:rPr>
            <m:sty m:val="p"/>
          </m:rPr>
          <m:t>)</m:t>
        </m:r>
      </m:oMath>
      <w:del w:id="2277" w:author="PR Preview" w:date="2026-01-01T00:00:00Z">
        <w:r>
          <w:delText xml:space="preserve">,</w:delText>
        </w:r>
      </w:del>
      <w:del w:id="2278" w:author="PR Preview" w:date="2026-01-01T00:00:00Z">
        <w:r>
          <w:delText xml:space="preserve"> </w:delText>
        </w:r>
      </w:del>
      <m:oMath>
        <m:r>
          <m:rPr>
            <m:sty m:val="p"/>
          </m:rPr>
          <m:t>(</m:t>
        </m:r>
        <m:r>
          <m:t>0</m:t>
        </m:r>
        <m:r>
          <m:rPr>
            <m:sty m:val="p"/>
          </m:rPr>
          <m:t>,</m:t>
        </m:r>
        <m:r>
          <m:t>1</m:t>
        </m:r>
        <m:r>
          <m:rPr>
            <m:sty m:val="p"/>
          </m:rPr>
          <m:t>)</m:t>
        </m:r>
      </m:oMath>
      <w:del w:id="2279" w:author="PR Preview" w:date="2026-01-01T00:00:00Z">
        <w:r>
          <w:delText xml:space="preserve"> </w:delText>
        </w:r>
      </w:del>
      <w:del w:id="2280" w:author="PR Preview" w:date="2026-01-01T00:00:00Z">
        <w:r>
          <w:delText xml:space="preserve">and</w:delText>
        </w:r>
      </w:del>
      <w:del w:id="2281" w:author="PR Preview" w:date="2026-01-01T00:00:00Z">
        <w:r>
          <w:delText xml:space="preserve"> </w:delText>
        </w:r>
      </w:del>
      <m:oMath>
        <m:r>
          <m:rPr>
            <m:sty m:val="p"/>
          </m:rPr>
          <m:t>(</m:t>
        </m:r>
        <m:r>
          <m:t>1</m:t>
        </m:r>
        <m:r>
          <m:rPr>
            <m:sty m:val="p"/>
          </m:rPr>
          <m:t>,</m:t>
        </m:r>
        <m:r>
          <m:t>1</m:t>
        </m:r>
        <m:r>
          <m:rPr>
            <m:sty m:val="p"/>
          </m:rPr>
          <m:t>)</m:t>
        </m:r>
      </m:oMath>
      <w:del w:id="2282" w:author="PR Preview" w:date="2026-01-01T00:00:00Z">
        <w:r>
          <w:delText xml:space="preserve"> </w:delText>
        </w:r>
      </w:del>
      <w:del w:id="2283" w:author="PR Preview" w:date="2026-01-01T00:00:00Z">
        <w:r>
          <w:delText xml:space="preserve">in</w:delText>
        </w:r>
      </w:del>
      <w:del w:id="2284" w:author="PR Preview" w:date="2026-01-01T00:00:00Z">
        <w:r>
          <w:delText xml:space="preserve"> </w:delText>
        </w:r>
      </w:del>
      <m:oMath>
        <m:sSup>
          <m:e>
            <m:r>
              <m:rPr>
                <m:scr m:val="double-struck"/>
                <m:sty m:val="p"/>
              </m:rPr>
              <m:t>R</m:t>
            </m:r>
          </m:e>
          <m:sup>
            <m:r>
              <m:t>2</m:t>
            </m:r>
          </m:sup>
        </m:sSup>
      </m:oMath>
      <w:del w:id="2285" w:author="PR Preview" w:date="2026-01-01T00:00:00Z">
        <w:r>
          <w:delText xml:space="preserve"> </w:delText>
        </w:r>
      </w:del>
      <w:del w:id="2286" w:author="PR Preview" w:date="2026-01-01T00:00:00Z">
        <w:r>
          <w:delText xml:space="preserve">are linearly dependent,</w:delText>
        </w:r>
      </w:del>
      <w:del w:id="2287" w:author="PR Preview" w:date="2026-01-01T00:00:00Z">
        <w:r>
          <w:delText xml:space="preserve"> </w:delText>
        </w:r>
      </w:del>
      <w:del w:id="2288" w:author="PR Preview" w:date="2026-01-01T00:00:00Z">
        <w:r>
          <w:delText xml:space="preserve">and indeed</w:delText>
        </w:r>
      </w:del>
      <w:del w:id="2289"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del w:id="2290" w:author="PR Preview" w:date="2026-01-01T00:00:00Z">
        <w:r>
          <w:delText xml:space="preserve">.</w:delText>
        </w:r>
      </w:del>
      <w:del w:id="2291" w:author="PR Preview" w:date="2026-01-01T00:00:00Z">
        <w:r>
          <w:delText xml:space="preserve"> </w:delText>
        </w:r>
      </w:del>
      <w:del w:id="2292" w:author="PR Preview" w:date="2026-01-01T00:00:00Z">
        <w:r>
          <w:delText xml:space="preserve">The theorem says nothing about</w:delText>
        </w:r>
      </w:del>
      <w:del w:id="2293" w:author="PR Preview" w:date="2026-01-01T00:00:00Z">
        <w:r>
          <w:delText xml:space="preserve"> </w:delText>
        </w:r>
      </w:del>
      <m:oMath>
        <m:r>
          <m:t>k</m:t>
        </m:r>
        <m:r>
          <m:rPr>
            <m:sty m:val="p"/>
          </m:rPr>
          <m:t>≤</m:t>
        </m:r>
        <m:r>
          <m:t>p</m:t>
        </m:r>
      </m:oMath>
      <w:del w:id="2294" w:author="PR Preview" w:date="2026-01-01T00:00:00Z">
        <w:r>
          <w:delText xml:space="preserve"> </w:delText>
        </w:r>
      </w:del>
      <w:del w:id="2295" w:author="PR Preview" w:date="2026-01-01T00:00:00Z">
        <w:r>
          <w:delText xml:space="preserve">vectors:</w:delText>
        </w:r>
      </w:del>
      <w:del w:id="2296" w:author="PR Preview" w:date="2026-01-01T00:00:00Z">
        <w:r>
          <w:delText xml:space="preserve"> </w:delText>
        </w:r>
      </w:del>
      <m:oMath>
        <m:r>
          <m:rPr>
            <m:sty m:val="p"/>
          </m:rPr>
          <m:t>(</m:t>
        </m:r>
        <m:r>
          <m:t>1</m:t>
        </m:r>
        <m:r>
          <m:rPr>
            <m:sty m:val="p"/>
          </m:rPr>
          <m:t>,</m:t>
        </m:r>
        <m:r>
          <m:t>0</m:t>
        </m:r>
        <m:r>
          <m:rPr>
            <m:sty m:val="p"/>
          </m:rPr>
          <m:t>)</m:t>
        </m:r>
      </m:oMath>
      <w:del w:id="2297" w:author="PR Preview" w:date="2026-01-01T00:00:00Z">
        <w:r>
          <w:delText xml:space="preserve"> </w:delText>
        </w:r>
      </w:del>
      <w:del w:id="2298" w:author="PR Preview" w:date="2026-01-01T00:00:00Z">
        <w:r>
          <w:delText xml:space="preserve">and</w:delText>
        </w:r>
      </w:del>
      <w:del w:id="2299" w:author="PR Preview" w:date="2026-01-01T00:00:00Z">
        <w:r>
          <w:delText xml:space="preserve"> </w:delText>
        </w:r>
      </w:del>
      <m:oMath>
        <m:r>
          <m:rPr>
            <m:sty m:val="p"/>
          </m:rPr>
          <m:t>(</m:t>
        </m:r>
        <m:r>
          <m:t>0</m:t>
        </m:r>
        <m:r>
          <m:rPr>
            <m:sty m:val="p"/>
          </m:rPr>
          <m:t>,</m:t>
        </m:r>
        <m:r>
          <m:t>1</m:t>
        </m:r>
        <m:r>
          <m:rPr>
            <m:sty m:val="p"/>
          </m:rPr>
          <m:t>)</m:t>
        </m:r>
      </m:oMath>
      <w:del w:id="2300" w:author="PR Preview" w:date="2026-01-01T00:00:00Z">
        <w:r>
          <w:delText xml:space="preserve"> </w:delText>
        </w:r>
      </w:del>
      <w:del w:id="2301" w:author="PR Preview" w:date="2026-01-01T00:00:00Z">
        <w:r>
          <w:delText xml:space="preserve">are linearly independent,</w:delText>
        </w:r>
      </w:del>
      <w:del w:id="2302" w:author="PR Preview" w:date="2026-01-01T00:00:00Z">
        <w:r>
          <w:delText xml:space="preserve"> </w:delText>
        </w:r>
      </w:del>
      <w:del w:id="2303" w:author="PR Preview" w:date="2026-01-01T00:00:00Z">
        <w:r>
          <w:delText xml:space="preserve">while</w:delText>
        </w:r>
      </w:del>
      <w:del w:id="2304" w:author="PR Preview" w:date="2026-01-01T00:00:00Z">
        <w:r>
          <w:delText xml:space="preserve"> </w:delText>
        </w:r>
      </w:del>
      <m:oMath>
        <m:r>
          <m:rPr>
            <m:sty m:val="p"/>
          </m:rPr>
          <m:t>(</m:t>
        </m:r>
        <m:r>
          <m:t>1</m:t>
        </m:r>
        <m:r>
          <m:rPr>
            <m:sty m:val="p"/>
          </m:rPr>
          <m:t>,</m:t>
        </m:r>
        <m:r>
          <m:t>2</m:t>
        </m:r>
        <m:r>
          <m:rPr>
            <m:sty m:val="p"/>
          </m:rPr>
          <m:t>)</m:t>
        </m:r>
      </m:oMath>
      <w:del w:id="2305" w:author="PR Preview" w:date="2026-01-01T00:00:00Z">
        <w:r>
          <w:delText xml:space="preserve"> </w:delText>
        </w:r>
      </w:del>
      <w:del w:id="2306" w:author="PR Preview" w:date="2026-01-01T00:00:00Z">
        <w:r>
          <w:delText xml:space="preserve">and</w:delText>
        </w:r>
      </w:del>
      <w:del w:id="2307" w:author="PR Preview" w:date="2026-01-01T00:00:00Z">
        <w:r>
          <w:delText xml:space="preserve"> </w:delText>
        </w:r>
      </w:del>
      <m:oMath>
        <m:r>
          <m:rPr>
            <m:sty m:val="p"/>
          </m:rPr>
          <m:t>(</m:t>
        </m:r>
        <m:r>
          <m:t>2</m:t>
        </m:r>
        <m:r>
          <m:rPr>
            <m:sty m:val="p"/>
          </m:rPr>
          <m:t>,</m:t>
        </m:r>
        <m:r>
          <m:t>4</m:t>
        </m:r>
        <m:r>
          <m:rPr>
            <m:sty m:val="p"/>
          </m:rPr>
          <m:t>)</m:t>
        </m:r>
      </m:oMath>
      <w:del w:id="2308" w:author="PR Preview" w:date="2026-01-01T00:00:00Z">
        <w:r>
          <w:delText xml:space="preserve"> </w:delText>
        </w:r>
      </w:del>
      <w:del w:id="2309" w:author="PR Preview" w:date="2026-01-01T00:00:00Z">
        <w:r>
          <w:delText xml:space="preserve">are not (</w:delText>
        </w:r>
      </w:del>
      <w:hyperlink w:anchor="exm-linearly-independent">
        <w:del w:id="2310" w:author="PR Preview" w:date="2026-01-01T00:00:00Z">
          <w:r>
            <w:rPr>
              <w:rStyle w:val="Hyperlink"/>
            </w:rPr>
            <w:delText xml:space="preserve">Example 36</w:delText>
          </w:r>
        </w:del>
      </w:hyperlink>
      <w:del w:id="2311" w:author="PR Preview" w:date="2026-01-01T00:00:00Z">
        <w:r>
          <w:delText xml:space="preserve">).</w:delText>
        </w:r>
      </w:del>
    </w:p>
    <w:p>
      <w:pPr>
        <w:pStyle w:val="BodyText"/>
      </w:pPr>
      <w:ins w:id="2312" w:author="PR Preview" w:date="2026-01-01T00:00:00Z">
        <w:r>
          <w:rPr>
            <w:b/>
            <w:bCs/>
          </w:rPr>
          <w:t xml:space="preserve">Example 44 (Three vectors in</w:t>
        </w:r>
      </w:ins>
      <w:ins w:id="2313" w:author="PR Preview" w:date="2026-01-01T00:00:00Z">
        <w:r>
          <w:rPr>
            <w:b/>
            <w:bCs/>
          </w:rPr>
          <w:t xml:space="preserve"> </w:t>
        </w:r>
      </w:ins>
      <m:oMath>
        <m:sSup>
          <m:e>
            <m:r>
              <m:rPr>
                <m:scr m:val="double-struck"/>
                <m:sty m:val="p"/>
              </m:rPr>
              <m:t>R</m:t>
            </m:r>
          </m:e>
          <m:sup>
            <m:r>
              <m:t>2</m:t>
            </m:r>
          </m:sup>
        </m:sSup>
      </m:oMath>
      <w:ins w:id="2314" w:author="PR Preview" w:date="2026-01-01T00:00:00Z">
        <w:r>
          <w:rPr>
            <w:b/>
            <w:bCs/>
          </w:rPr>
          <w:t xml:space="preserve">)</w:t>
        </w:r>
      </w:ins>
      <w:ins w:id="2315" w:author="PR Preview" w:date="2026-01-01T00:00:00Z">
        <w:r>
          <w:t xml:space="preserve"> </w:t>
        </w:r>
      </w:ins>
      <w:hyperlink w:anchor="thm-many-vectors-dependent">
        <w:ins w:id="2316" w:author="PR Preview" w:date="2026-01-01T00:00:00Z">
          <w:r>
            <w:rPr>
              <w:rStyle w:val="Hyperlink"/>
            </w:rPr>
            <w:t xml:space="preserve">Theorem 25</w:t>
          </w:r>
        </w:ins>
      </w:hyperlink>
      <w:ins w:id="2317" w:author="PR Preview" w:date="2026-01-01T00:00:00Z">
        <w:r>
          <w:t xml:space="preserve"> </w:t>
        </w:r>
      </w:ins>
      <w:ins w:id="2318" w:author="PR Preview" w:date="2026-01-01T00:00:00Z">
        <w:r>
          <w:t xml:space="preserve">says the three vectors</w:t>
        </w:r>
      </w:ins>
      <w:ins w:id="2319" w:author="PR Preview" w:date="2026-01-01T00:00:00Z">
        <w:r>
          <w:t xml:space="preserve"> </w:t>
        </w:r>
      </w:ins>
      <m:oMath>
        <m:r>
          <m:rPr>
            <m:sty m:val="p"/>
          </m:rPr>
          <m:t>(</m:t>
        </m:r>
        <m:r>
          <m:t>1</m:t>
        </m:r>
        <m:r>
          <m:rPr>
            <m:sty m:val="p"/>
          </m:rPr>
          <m:t>,</m:t>
        </m:r>
        <m:r>
          <m:t>0</m:t>
        </m:r>
        <m:r>
          <m:rPr>
            <m:sty m:val="p"/>
          </m:rPr>
          <m:t>)</m:t>
        </m:r>
      </m:oMath>
      <w:ins w:id="2320" w:author="PR Preview" w:date="2026-01-01T00:00:00Z">
        <w:r>
          <w:t xml:space="preserve">,</w:t>
        </w:r>
      </w:ins>
      <w:ins w:id="2321" w:author="PR Preview" w:date="2026-01-01T00:00:00Z">
        <w:r>
          <w:t xml:space="preserve"> </w:t>
        </w:r>
      </w:ins>
      <m:oMath>
        <m:r>
          <m:rPr>
            <m:sty m:val="p"/>
          </m:rPr>
          <m:t>(</m:t>
        </m:r>
        <m:r>
          <m:t>0</m:t>
        </m:r>
        <m:r>
          <m:rPr>
            <m:sty m:val="p"/>
          </m:rPr>
          <m:t>,</m:t>
        </m:r>
        <m:r>
          <m:t>1</m:t>
        </m:r>
        <m:r>
          <m:rPr>
            <m:sty m:val="p"/>
          </m:rPr>
          <m:t>)</m:t>
        </m:r>
      </m:oMath>
      <w:ins w:id="2322" w:author="PR Preview" w:date="2026-01-01T00:00:00Z">
        <w:r>
          <w:t xml:space="preserve"> </w:t>
        </w:r>
      </w:ins>
      <w:ins w:id="2323" w:author="PR Preview" w:date="2026-01-01T00:00:00Z">
        <w:r>
          <w:t xml:space="preserve">and</w:t>
        </w:r>
      </w:ins>
      <w:ins w:id="2324" w:author="PR Preview" w:date="2026-01-01T00:00:00Z">
        <w:r>
          <w:t xml:space="preserve"> </w:t>
        </w:r>
      </w:ins>
      <m:oMath>
        <m:r>
          <m:rPr>
            <m:sty m:val="p"/>
          </m:rPr>
          <m:t>(</m:t>
        </m:r>
        <m:r>
          <m:t>1</m:t>
        </m:r>
        <m:r>
          <m:rPr>
            <m:sty m:val="p"/>
          </m:rPr>
          <m:t>,</m:t>
        </m:r>
        <m:r>
          <m:t>1</m:t>
        </m:r>
        <m:r>
          <m:rPr>
            <m:sty m:val="p"/>
          </m:rPr>
          <m:t>)</m:t>
        </m:r>
      </m:oMath>
      <w:ins w:id="2325" w:author="PR Preview" w:date="2026-01-01T00:00:00Z">
        <w:r>
          <w:t xml:space="preserve"> </w:t>
        </w:r>
      </w:ins>
      <w:ins w:id="2326" w:author="PR Preview" w:date="2026-01-01T00:00:00Z">
        <w:r>
          <w:t xml:space="preserve">in</w:t>
        </w:r>
      </w:ins>
      <w:ins w:id="2327" w:author="PR Preview" w:date="2026-01-01T00:00:00Z">
        <w:r>
          <w:t xml:space="preserve"> </w:t>
        </w:r>
      </w:ins>
      <m:oMath>
        <m:sSup>
          <m:e>
            <m:r>
              <m:rPr>
                <m:scr m:val="double-struck"/>
                <m:sty m:val="p"/>
              </m:rPr>
              <m:t>R</m:t>
            </m:r>
          </m:e>
          <m:sup>
            <m:r>
              <m:t>2</m:t>
            </m:r>
          </m:sup>
        </m:sSup>
      </m:oMath>
      <w:ins w:id="2328" w:author="PR Preview" w:date="2026-01-01T00:00:00Z">
        <w:r>
          <w:t xml:space="preserve"> </w:t>
        </w:r>
      </w:ins>
      <w:ins w:id="2329" w:author="PR Preview" w:date="2026-01-01T00:00:00Z">
        <w:r>
          <w:t xml:space="preserve">are linearly dependent,</w:t>
        </w:r>
      </w:ins>
      <w:ins w:id="2330" w:author="PR Preview" w:date="2026-01-01T00:00:00Z">
        <w:r>
          <w:t xml:space="preserve"> </w:t>
        </w:r>
      </w:ins>
      <w:ins w:id="2331" w:author="PR Preview" w:date="2026-01-01T00:00:00Z">
        <w:r>
          <w:t xml:space="preserve">and indeed</w:t>
        </w:r>
      </w:ins>
      <w:ins w:id="2332" w:author="PR Preview" w:date="2026-01-01T00:00:00Z">
        <w:r>
          <w:t xml:space="preserve"> </w:t>
        </w:r>
      </w:ins>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ins w:id="2333" w:author="PR Preview" w:date="2026-01-01T00:00:00Z">
        <w:r>
          <w:t xml:space="preserve">.</w:t>
        </w:r>
      </w:ins>
      <w:ins w:id="2334" w:author="PR Preview" w:date="2026-01-01T00:00:00Z">
        <w:r>
          <w:t xml:space="preserve"> </w:t>
        </w:r>
      </w:ins>
      <w:ins w:id="2335" w:author="PR Preview" w:date="2026-01-01T00:00:00Z">
        <w:r>
          <w:t xml:space="preserve">The theorem says nothing about</w:t>
        </w:r>
      </w:ins>
      <w:ins w:id="2336" w:author="PR Preview" w:date="2026-01-01T00:00:00Z">
        <w:r>
          <w:t xml:space="preserve"> </w:t>
        </w:r>
      </w:ins>
      <m:oMath>
        <m:r>
          <m:t>k</m:t>
        </m:r>
        <m:r>
          <m:rPr>
            <m:sty m:val="p"/>
          </m:rPr>
          <m:t>≤</m:t>
        </m:r>
        <m:r>
          <m:t>p</m:t>
        </m:r>
      </m:oMath>
      <w:ins w:id="2337" w:author="PR Preview" w:date="2026-01-01T00:00:00Z">
        <w:r>
          <w:t xml:space="preserve"> </w:t>
        </w:r>
      </w:ins>
      <w:ins w:id="2338" w:author="PR Preview" w:date="2026-01-01T00:00:00Z">
        <w:r>
          <w:t xml:space="preserve">vectors:</w:t>
        </w:r>
      </w:ins>
      <w:ins w:id="2339" w:author="PR Preview" w:date="2026-01-01T00:00:00Z">
        <w:r>
          <w:t xml:space="preserve"> </w:t>
        </w:r>
      </w:ins>
      <m:oMath>
        <m:r>
          <m:rPr>
            <m:sty m:val="p"/>
          </m:rPr>
          <m:t>(</m:t>
        </m:r>
        <m:r>
          <m:t>1</m:t>
        </m:r>
        <m:r>
          <m:rPr>
            <m:sty m:val="p"/>
          </m:rPr>
          <m:t>,</m:t>
        </m:r>
        <m:r>
          <m:t>0</m:t>
        </m:r>
        <m:r>
          <m:rPr>
            <m:sty m:val="p"/>
          </m:rPr>
          <m:t>)</m:t>
        </m:r>
      </m:oMath>
      <w:ins w:id="2340" w:author="PR Preview" w:date="2026-01-01T00:00:00Z">
        <w:r>
          <w:t xml:space="preserve"> </w:t>
        </w:r>
      </w:ins>
      <w:ins w:id="2341" w:author="PR Preview" w:date="2026-01-01T00:00:00Z">
        <w:r>
          <w:t xml:space="preserve">and</w:t>
        </w:r>
      </w:ins>
      <w:ins w:id="2342" w:author="PR Preview" w:date="2026-01-01T00:00:00Z">
        <w:r>
          <w:t xml:space="preserve"> </w:t>
        </w:r>
      </w:ins>
      <m:oMath>
        <m:r>
          <m:rPr>
            <m:sty m:val="p"/>
          </m:rPr>
          <m:t>(</m:t>
        </m:r>
        <m:r>
          <m:t>0</m:t>
        </m:r>
        <m:r>
          <m:rPr>
            <m:sty m:val="p"/>
          </m:rPr>
          <m:t>,</m:t>
        </m:r>
        <m:r>
          <m:t>1</m:t>
        </m:r>
        <m:r>
          <m:rPr>
            <m:sty m:val="p"/>
          </m:rPr>
          <m:t>)</m:t>
        </m:r>
      </m:oMath>
      <w:ins w:id="2343" w:author="PR Preview" w:date="2026-01-01T00:00:00Z">
        <w:r>
          <w:t xml:space="preserve"> </w:t>
        </w:r>
      </w:ins>
      <w:ins w:id="2344" w:author="PR Preview" w:date="2026-01-01T00:00:00Z">
        <w:r>
          <w:t xml:space="preserve">are linearly independent,</w:t>
        </w:r>
      </w:ins>
      <w:ins w:id="2345" w:author="PR Preview" w:date="2026-01-01T00:00:00Z">
        <w:r>
          <w:t xml:space="preserve"> </w:t>
        </w:r>
      </w:ins>
      <w:ins w:id="2346" w:author="PR Preview" w:date="2026-01-01T00:00:00Z">
        <w:r>
          <w:t xml:space="preserve">while</w:t>
        </w:r>
      </w:ins>
      <w:ins w:id="2347" w:author="PR Preview" w:date="2026-01-01T00:00:00Z">
        <w:r>
          <w:t xml:space="preserve"> </w:t>
        </w:r>
      </w:ins>
      <m:oMath>
        <m:r>
          <m:rPr>
            <m:sty m:val="p"/>
          </m:rPr>
          <m:t>(</m:t>
        </m:r>
        <m:r>
          <m:t>1</m:t>
        </m:r>
        <m:r>
          <m:rPr>
            <m:sty m:val="p"/>
          </m:rPr>
          <m:t>,</m:t>
        </m:r>
        <m:r>
          <m:t>2</m:t>
        </m:r>
        <m:r>
          <m:rPr>
            <m:sty m:val="p"/>
          </m:rPr>
          <m:t>)</m:t>
        </m:r>
      </m:oMath>
      <w:ins w:id="2348" w:author="PR Preview" w:date="2026-01-01T00:00:00Z">
        <w:r>
          <w:t xml:space="preserve"> </w:t>
        </w:r>
      </w:ins>
      <w:ins w:id="2349" w:author="PR Preview" w:date="2026-01-01T00:00:00Z">
        <w:r>
          <w:t xml:space="preserve">and</w:t>
        </w:r>
      </w:ins>
      <w:ins w:id="2350" w:author="PR Preview" w:date="2026-01-01T00:00:00Z">
        <w:r>
          <w:t xml:space="preserve"> </w:t>
        </w:r>
      </w:ins>
      <m:oMath>
        <m:r>
          <m:rPr>
            <m:sty m:val="p"/>
          </m:rPr>
          <m:t>(</m:t>
        </m:r>
        <m:r>
          <m:t>2</m:t>
        </m:r>
        <m:r>
          <m:rPr>
            <m:sty m:val="p"/>
          </m:rPr>
          <m:t>,</m:t>
        </m:r>
        <m:r>
          <m:t>4</m:t>
        </m:r>
        <m:r>
          <m:rPr>
            <m:sty m:val="p"/>
          </m:rPr>
          <m:t>)</m:t>
        </m:r>
      </m:oMath>
      <w:ins w:id="2351" w:author="PR Preview" w:date="2026-01-01T00:00:00Z">
        <w:r>
          <w:t xml:space="preserve"> </w:t>
        </w:r>
      </w:ins>
      <w:ins w:id="2352" w:author="PR Preview" w:date="2026-01-01T00:00:00Z">
        <w:r>
          <w:t xml:space="preserve">are not (</w:t>
        </w:r>
      </w:ins>
      <w:hyperlink w:anchor="exm-linearly-independent">
        <w:ins w:id="2353" w:author="PR Preview" w:date="2026-01-01T00:00:00Z">
          <w:r>
            <w:rPr>
              <w:rStyle w:val="Hyperlink"/>
            </w:rPr>
            <w:t xml:space="preserve">Example 35</w:t>
          </w:r>
        </w:ins>
      </w:hyperlink>
      <w:ins w:id="2354" w:author="PR Preview" w:date="2026-01-01T00:00:00Z">
        <w:r>
          <w:t xml:space="preserve">).</w:t>
        </w:r>
      </w:ins>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del w:id="2355" w:author="PR Preview" w:date="2026-01-01T00:00:00Z">
        <w:r>
          <w:rPr>
            <w:b/>
            <w:bCs/>
          </w:rPr>
          <w:delText xml:space="preserve">Example 46 (Two bases of</w:delText>
        </w:r>
      </w:del>
      <w:del w:id="2356" w:author="PR Preview" w:date="2026-01-01T00:00:00Z">
        <w:r>
          <w:rPr>
            <w:b/>
            <w:bCs/>
          </w:rPr>
          <w:delText xml:space="preserve"> </w:delText>
        </w:r>
      </w:del>
      <m:oMath>
        <m:sSup>
          <m:e>
            <m:r>
              <m:rPr>
                <m:scr m:val="double-struck"/>
                <m:sty m:val="p"/>
              </m:rPr>
              <m:t>R</m:t>
            </m:r>
          </m:e>
          <m:sup>
            <m:r>
              <m:t>2</m:t>
            </m:r>
          </m:sup>
        </m:sSup>
      </m:oMath>
      <w:del w:id="2357" w:author="PR Preview" w:date="2026-01-01T00:00:00Z">
        <w:r>
          <w:rPr>
            <w:b/>
            <w:bCs/>
          </w:rPr>
          <w:delText xml:space="preserve">)</w:delText>
        </w:r>
      </w:del>
      <w:del w:id="2358" w:author="PR Preview" w:date="2026-01-01T00:00:00Z">
        <w:r>
          <w:delText xml:space="preserve"> </w:delText>
        </w:r>
      </w:del>
      <w:del w:id="2359" w:author="PR Preview" w:date="2026-01-01T00:00:00Z">
        <w:r>
          <w:delText xml:space="preserve"> </w:delText>
        </w:r>
      </w:del>
    </w:p>
    <w:p>
      <w:pPr>
        <w:pStyle w:val="BodyText"/>
      </w:pPr>
      <w:ins w:id="2360" w:author="PR Preview" w:date="2026-01-01T00:00:00Z">
        <w:r>
          <w:rPr>
            <w:b/>
            <w:bCs/>
          </w:rPr>
          <w:t xml:space="preserve">Example 45 (Two bases of</w:t>
        </w:r>
      </w:ins>
      <w:ins w:id="2361" w:author="PR Preview" w:date="2026-01-01T00:00:00Z">
        <w:r>
          <w:rPr>
            <w:b/>
            <w:bCs/>
          </w:rPr>
          <w:t xml:space="preserve"> </w:t>
        </w:r>
      </w:ins>
      <m:oMath>
        <m:sSup>
          <m:e>
            <m:r>
              <m:rPr>
                <m:scr m:val="double-struck"/>
                <m:sty m:val="p"/>
              </m:rPr>
              <m:t>R</m:t>
            </m:r>
          </m:e>
          <m:sup>
            <m:r>
              <m:t>2</m:t>
            </m:r>
          </m:sup>
        </m:sSup>
      </m:oMath>
      <w:ins w:id="2362" w:author="PR Preview" w:date="2026-01-01T00:00:00Z">
        <w:r>
          <w:rPr>
            <w:b/>
            <w:bCs/>
          </w:rPr>
          <w:t xml:space="preserve">)</w:t>
        </w:r>
      </w:ins>
      <w:ins w:id="2363" w:author="PR Preview" w:date="2026-01-01T00:00:00Z">
        <w:r>
          <w:t xml:space="preserve"> </w:t>
        </w:r>
      </w:ins>
      <w:ins w:id="2364" w:author="PR Preview" w:date="2026-01-01T00:00:00Z">
        <w:r>
          <w:t xml:space="preserve"> </w:t>
        </w:r>
      </w:ins>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del w:id="2365" w:author="PR Preview" w:date="2026-01-01T00:00:00Z">
        <w:r>
          <w:delText xml:space="preserve"> </w:delText>
        </w:r>
      </w:del>
      <w:del w:id="2366" w:author="PR Preview" w:date="2026-01-01T00:00:00Z">
        <w:r>
          <w:delText xml:space="preserve">and</w:delText>
        </w:r>
      </w:del>
      <w:del w:id="2367" w:author="PR Preview" w:date="2026-01-01T00:00:00Z">
        <w:r>
          <w:delText xml:space="preserve"> </w:delText>
        </w:r>
      </w:del>
      <m:oMath>
        <m:r>
          <m:rPr>
            <m:sty m:val="p"/>
          </m:rPr>
          <m:t>(</m:t>
        </m:r>
        <m:r>
          <m:t>1</m:t>
        </m:r>
        <m:r>
          <m:rPr>
            <m:sty m:val="p"/>
          </m:rPr>
          <m:t>,</m:t>
        </m:r>
        <m:r>
          <m:t>1</m:t>
        </m:r>
        <m:r>
          <m:rPr>
            <m:sty m:val="p"/>
          </m:rPr>
          <m:t>)</m:t>
        </m:r>
      </m:oMath>
      <w:del w:id="2368" w:author="PR Preview" w:date="2026-01-01T00:00:00Z">
        <w:r>
          <w:delText xml:space="preserve"> </w:delText>
        </w:r>
      </w:del>
      <w:del w:id="2369" w:author="PR Preview" w:date="2026-01-01T00:00:00Z">
        <w:r>
          <w:delText xml:space="preserve">also form a basis of</w:delText>
        </w:r>
      </w:del>
      <w:del w:id="2370" w:author="PR Preview" w:date="2026-01-01T00:00:00Z">
        <w:r>
          <w:delText xml:space="preserve"> </w:delText>
        </w:r>
      </w:del>
      <m:oMath>
        <m:sSup>
          <m:e>
            <m:r>
              <m:rPr>
                <m:scr m:val="double-struck"/>
                <m:sty m:val="p"/>
              </m:rPr>
              <m:t>R</m:t>
            </m:r>
          </m:e>
          <m:sup>
            <m:r>
              <m:t>2</m:t>
            </m:r>
          </m:sup>
        </m:sSup>
      </m:oMath>
      <w:del w:id="2371" w:author="PR Preview" w:date="2026-01-01T00:00:00Z">
        <w:r>
          <w:delText xml:space="preserve">:</w:delText>
        </w:r>
      </w:del>
      <w:del w:id="2372" w:author="PR Preview" w:date="2026-01-01T00:00:00Z">
        <w:r>
          <w:delText xml:space="preserve"> </w:delText>
        </w:r>
      </w:del>
      <w:hyperlink w:anchor="exm-linearly-independent">
        <w:del w:id="2373" w:author="PR Preview" w:date="2026-01-01T00:00:00Z">
          <w:r>
            <w:rPr>
              <w:rStyle w:val="Hyperlink"/>
            </w:rPr>
            <w:delText xml:space="preserve">Example 36</w:delText>
          </w:r>
        </w:del>
      </w:hyperlink>
      <w:del w:id="2374" w:author="PR Preview" w:date="2026-01-01T00:00:00Z">
        <w:r>
          <w:delText xml:space="preserve"> </w:delText>
        </w:r>
      </w:del>
      <w:del w:id="2375" w:author="PR Preview" w:date="2026-01-01T00:00:00Z">
        <w:r>
          <w:delText xml:space="preserve">shows they are linearly independent,</w:delText>
        </w:r>
      </w:del>
      <w:del w:id="2376" w:author="PR Preview" w:date="2026-01-01T00:00:00Z">
        <w:r>
          <w:delText xml:space="preserve"> </w:delText>
        </w:r>
      </w:del>
      <w:del w:id="2377" w:author="PR Preview" w:date="2026-01-01T00:00:00Z">
        <w:r>
          <w:delText xml:space="preserve">and any</w:delText>
        </w:r>
      </w:del>
      <w:del w:id="2378" w:author="PR Preview" w:date="2026-01-01T00:00:00Z">
        <w:r>
          <w:delText xml:space="preserve"> </w:delText>
        </w:r>
      </w:del>
      <m:oMath>
        <m:r>
          <m:rPr>
            <m:sty m:val="p"/>
          </m:rPr>
          <m:t>(</m:t>
        </m:r>
        <m:r>
          <m:t>x</m:t>
        </m:r>
        <m:r>
          <m:rPr>
            <m:sty m:val="p"/>
          </m:rPr>
          <m:t>,</m:t>
        </m:r>
        <m:r>
          <m:t>y</m:t>
        </m:r>
        <m:r>
          <m:rPr>
            <m:sty m:val="p"/>
          </m:rPr>
          <m:t>)</m:t>
        </m:r>
      </m:oMath>
      <w:del w:id="2379" w:author="PR Preview" w:date="2026-01-01T00:00:00Z">
        <w:r>
          <w:delText xml:space="preserve"> </w:delText>
        </w:r>
      </w:del>
      <w:del w:id="2380" w:author="PR Preview" w:date="2026-01-01T00:00:00Z">
        <w:r>
          <w:delText xml:space="preserve">equals</w:delText>
        </w:r>
      </w:del>
      <w:del w:id="2381" w:author="PR Preview" w:date="2026-01-01T00:00:00Z">
        <w:r>
          <w:delText xml:space="preserve"> </w:delText>
        </w:r>
      </w:del>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del w:id="2382" w:author="PR Preview" w:date="2026-01-01T00:00:00Z">
        <w:r>
          <w:delText xml:space="preserve">,</w:delText>
        </w:r>
      </w:del>
      <w:del w:id="2383" w:author="PR Preview" w:date="2026-01-01T00:00:00Z">
        <w:r>
          <w:delText xml:space="preserve"> </w:delText>
        </w:r>
      </w:del>
      <w:del w:id="2384" w:author="PR Preview" w:date="2026-01-01T00:00:00Z">
        <w:r>
          <w:delText xml:space="preserve">because</w:delText>
        </w:r>
      </w:del>
      <w:del w:id="2385" w:author="PR Preview" w:date="2026-01-01T00:00:00Z">
        <w:r>
          <w:delText xml:space="preserve"> </w:delText>
        </w:r>
      </w:del>
      <m:oMath>
        <m:r>
          <m:rPr>
            <m:sty m:val="p"/>
          </m:rPr>
          <m:t>(</m:t>
        </m:r>
        <m:r>
          <m:t>x</m:t>
        </m:r>
        <m:r>
          <m:rPr>
            <m:sty m:val="p"/>
          </m:rPr>
          <m:t>−</m:t>
        </m:r>
        <m:r>
          <m:t>y</m:t>
        </m:r>
        <m:r>
          <m:rPr>
            <m:sty m:val="p"/>
          </m:rPr>
          <m:t>)</m:t>
        </m:r>
        <m:r>
          <m:rPr>
            <m:sty m:val="p"/>
          </m:rPr>
          <m:t>+</m:t>
        </m:r>
        <m:r>
          <m:t>y</m:t>
        </m:r>
        <m:r>
          <m:rPr>
            <m:sty m:val="p"/>
          </m:rPr>
          <m:t>=</m:t>
        </m:r>
        <m:r>
          <m:t>x</m:t>
        </m:r>
      </m:oMath>
      <w:del w:id="2386" w:author="PR Preview" w:date="2026-01-01T00:00:00Z">
        <w:r>
          <w:delText xml:space="preserve"> </w:delText>
        </w:r>
      </w:del>
      <w:del w:id="2387" w:author="PR Preview" w:date="2026-01-01T00:00:00Z">
        <w:r>
          <w:delText xml:space="preserve">in the first entry</w:delText>
        </w:r>
      </w:del>
      <w:del w:id="2388" w:author="PR Preview" w:date="2026-01-01T00:00:00Z">
        <w:r>
          <w:delText xml:space="preserve"> </w:delText>
        </w:r>
      </w:del>
      <w:del w:id="2389" w:author="PR Preview" w:date="2026-01-01T00:00:00Z">
        <w:r>
          <w:delText xml:space="preserve">and</w:delText>
        </w:r>
      </w:del>
      <w:del w:id="2390" w:author="PR Preview" w:date="2026-01-01T00:00:00Z">
        <w:r>
          <w:delText xml:space="preserve"> </w:delText>
        </w:r>
      </w:del>
      <m:oMath>
        <m:r>
          <m:t>0</m:t>
        </m:r>
        <m:r>
          <m:rPr>
            <m:sty m:val="p"/>
          </m:rPr>
          <m:t>+</m:t>
        </m:r>
        <m:r>
          <m:t>y</m:t>
        </m:r>
        <m:r>
          <m:rPr>
            <m:sty m:val="p"/>
          </m:rPr>
          <m:t>=</m:t>
        </m:r>
        <m:r>
          <m:t>y</m:t>
        </m:r>
      </m:oMath>
      <w:del w:id="2391" w:author="PR Preview" w:date="2026-01-01T00:00:00Z">
        <w:r>
          <w:delText xml:space="preserve"> </w:delText>
        </w:r>
      </w:del>
      <w:del w:id="2392" w:author="PR Preview" w:date="2026-01-01T00:00:00Z">
        <w:r>
          <w:delText xml:space="preserve">in the second.</w:delText>
        </w:r>
      </w:del>
    </w:p>
    <w:p>
      <w:pPr>
        <w:pStyle w:val="FirstParagraph"/>
      </w:pPr>
      <w:del w:id="2393" w:author="PR Preview" w:date="2026-01-01T00:00:00Z">
        <w:r>
          <w:rPr>
            <w:b/>
            <w:bCs/>
          </w:rPr>
          <w:delText xml:space="preserve">Example 47 (Lists that are not bases of</w:delText>
        </w:r>
      </w:del>
      <w:del w:id="2394" w:author="PR Preview" w:date="2026-01-01T00:00:00Z">
        <w:r>
          <w:rPr>
            <w:b/>
            <w:bCs/>
          </w:rPr>
          <w:delText xml:space="preserve"> </w:delText>
        </w:r>
      </w:del>
      <m:oMath>
        <m:sSup>
          <m:e>
            <m:r>
              <m:rPr>
                <m:scr m:val="double-struck"/>
                <m:sty m:val="p"/>
              </m:rPr>
              <m:t>R</m:t>
            </m:r>
          </m:e>
          <m:sup>
            <m:r>
              <m:t>2</m:t>
            </m:r>
          </m:sup>
        </m:sSup>
      </m:oMath>
      <w:del w:id="2395" w:author="PR Preview" w:date="2026-01-01T00:00:00Z">
        <w:r>
          <w:rPr>
            <w:b/>
            <w:bCs/>
          </w:rPr>
          <w:delText xml:space="preserve">)</w:delText>
        </w:r>
      </w:del>
      <w:del w:id="2396" w:author="PR Preview" w:date="2026-01-01T00:00:00Z">
        <w:r>
          <w:delText xml:space="preserve"> </w:delText>
        </w:r>
      </w:del>
      <w:del w:id="2397" w:author="PR Preview" w:date="2026-01-01T00:00:00Z">
        <w:r>
          <w:delText xml:space="preserve"> </w:delText>
        </w:r>
      </w:del>
    </w:p>
    <w:p>
      <w:pPr>
        <w:pStyle w:val="Compact"/>
        <w:numPr>
          <w:ilvl w:val="0"/>
          <w:numId w:val="1021"/>
        </w:numPr>
      </w:pPr>
      <m:oMath>
        <m:r>
          <m:rPr>
            <m:sty m:val="p"/>
          </m:rPr>
          <m:t>(</m:t>
        </m:r>
        <m:r>
          <m:t>1</m:t>
        </m:r>
        <m:r>
          <m:rPr>
            <m:sty m:val="p"/>
          </m:rPr>
          <m:t>,</m:t>
        </m:r>
        <m:r>
          <m:t>0</m:t>
        </m:r>
        <m:r>
          <m:rPr>
            <m:sty m:val="p"/>
          </m:rPr>
          <m:t>)</m:t>
        </m:r>
      </m:oMath>
      <w:ins w:id="2398" w:author="PR Preview" w:date="2026-01-01T00:00:00Z">
        <w:r>
          <w:t xml:space="preserve"> </w:t>
        </w:r>
      </w:ins>
      <w:ins w:id="2399" w:author="PR Preview" w:date="2026-01-01T00:00:00Z">
        <w:r>
          <w:t xml:space="preserve">and</w:t>
        </w:r>
      </w:ins>
      <w:ins w:id="2400" w:author="PR Preview" w:date="2026-01-01T00:00:00Z">
        <w:r>
          <w:t xml:space="preserve"> </w:t>
        </w:r>
      </w:ins>
      <m:oMath>
        <m:r>
          <m:rPr>
            <m:sty m:val="p"/>
          </m:rPr>
          <m:t>(</m:t>
        </m:r>
        <m:r>
          <m:t>1</m:t>
        </m:r>
        <m:r>
          <m:rPr>
            <m:sty m:val="p"/>
          </m:rPr>
          <m:t>,</m:t>
        </m:r>
        <m:r>
          <m:t>1</m:t>
        </m:r>
        <m:r>
          <m:rPr>
            <m:sty m:val="p"/>
          </m:rPr>
          <m:t>)</m:t>
        </m:r>
      </m:oMath>
      <w:ins w:id="2401" w:author="PR Preview" w:date="2026-01-01T00:00:00Z">
        <w:r>
          <w:t xml:space="preserve"> </w:t>
        </w:r>
      </w:ins>
      <w:ins w:id="2402" w:author="PR Preview" w:date="2026-01-01T00:00:00Z">
        <w:r>
          <w:t xml:space="preserve">also form a basis of</w:t>
        </w:r>
      </w:ins>
      <w:ins w:id="2403" w:author="PR Preview" w:date="2026-01-01T00:00:00Z">
        <w:r>
          <w:t xml:space="preserve"> </w:t>
        </w:r>
      </w:ins>
      <m:oMath>
        <m:sSup>
          <m:e>
            <m:r>
              <m:rPr>
                <m:scr m:val="double-struck"/>
                <m:sty m:val="p"/>
              </m:rPr>
              <m:t>R</m:t>
            </m:r>
          </m:e>
          <m:sup>
            <m:r>
              <m:t>2</m:t>
            </m:r>
          </m:sup>
        </m:sSup>
      </m:oMath>
      <w:ins w:id="2404" w:author="PR Preview" w:date="2026-01-01T00:00:00Z">
        <w:r>
          <w:t xml:space="preserve">:</w:t>
        </w:r>
      </w:ins>
      <w:ins w:id="2405" w:author="PR Preview" w:date="2026-01-01T00:00:00Z">
        <w:r>
          <w:t xml:space="preserve"> </w:t>
        </w:r>
      </w:ins>
      <w:hyperlink w:anchor="exm-linearly-independent">
        <w:ins w:id="2406" w:author="PR Preview" w:date="2026-01-01T00:00:00Z">
          <w:r>
            <w:rPr>
              <w:rStyle w:val="Hyperlink"/>
            </w:rPr>
            <w:t xml:space="preserve">Example 35</w:t>
          </w:r>
        </w:ins>
      </w:hyperlink>
      <w:ins w:id="2407" w:author="PR Preview" w:date="2026-01-01T00:00:00Z">
        <w:r>
          <w:t xml:space="preserve"> </w:t>
        </w:r>
      </w:ins>
      <w:ins w:id="2408" w:author="PR Preview" w:date="2026-01-01T00:00:00Z">
        <w:r>
          <w:t xml:space="preserve">shows they are linearly independent,</w:t>
        </w:r>
      </w:ins>
      <w:ins w:id="2409" w:author="PR Preview" w:date="2026-01-01T00:00:00Z">
        <w:r>
          <w:t xml:space="preserve"> </w:t>
        </w:r>
      </w:ins>
      <w:ins w:id="2410" w:author="PR Preview" w:date="2026-01-01T00:00:00Z">
        <w:r>
          <w:t xml:space="preserve">and any</w:t>
        </w:r>
      </w:ins>
      <w:ins w:id="2411" w:author="PR Preview" w:date="2026-01-01T00:00:00Z">
        <w:r>
          <w:t xml:space="preserve"> </w:t>
        </w:r>
      </w:ins>
      <m:oMath>
        <m:r>
          <m:rPr>
            <m:sty m:val="p"/>
          </m:rPr>
          <m:t>(</m:t>
        </m:r>
        <m:r>
          <m:t>x</m:t>
        </m:r>
        <m:r>
          <m:rPr>
            <m:sty m:val="p"/>
          </m:rPr>
          <m:t>,</m:t>
        </m:r>
        <m:r>
          <m:t>y</m:t>
        </m:r>
        <m:r>
          <m:rPr>
            <m:sty m:val="p"/>
          </m:rPr>
          <m:t>)</m:t>
        </m:r>
      </m:oMath>
      <w:ins w:id="2412" w:author="PR Preview" w:date="2026-01-01T00:00:00Z">
        <w:r>
          <w:t xml:space="preserve"> </w:t>
        </w:r>
      </w:ins>
      <w:ins w:id="2413" w:author="PR Preview" w:date="2026-01-01T00:00:00Z">
        <w:r>
          <w:t xml:space="preserve">equals</w:t>
        </w:r>
      </w:ins>
      <w:ins w:id="2414" w:author="PR Preview" w:date="2026-01-01T00:00:00Z">
        <w:r>
          <w:t xml:space="preserve"> </w:t>
        </w:r>
      </w:ins>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ins w:id="2415" w:author="PR Preview" w:date="2026-01-01T00:00:00Z">
        <w:r>
          <w:t xml:space="preserve">,</w:t>
        </w:r>
      </w:ins>
      <w:ins w:id="2416" w:author="PR Preview" w:date="2026-01-01T00:00:00Z">
        <w:r>
          <w:t xml:space="preserve"> </w:t>
        </w:r>
      </w:ins>
      <w:ins w:id="2417" w:author="PR Preview" w:date="2026-01-01T00:00:00Z">
        <w:r>
          <w:t xml:space="preserve">because</w:t>
        </w:r>
      </w:ins>
      <w:ins w:id="2418" w:author="PR Preview" w:date="2026-01-01T00:00:00Z">
        <w:r>
          <w:t xml:space="preserve"> </w:t>
        </w:r>
      </w:ins>
      <m:oMath>
        <m:r>
          <m:rPr>
            <m:sty m:val="p"/>
          </m:rPr>
          <m:t>(</m:t>
        </m:r>
        <m:r>
          <m:t>x</m:t>
        </m:r>
        <m:r>
          <m:rPr>
            <m:sty m:val="p"/>
          </m:rPr>
          <m:t>−</m:t>
        </m:r>
        <m:r>
          <m:t>y</m:t>
        </m:r>
        <m:r>
          <m:rPr>
            <m:sty m:val="p"/>
          </m:rPr>
          <m:t>)</m:t>
        </m:r>
        <m:r>
          <m:rPr>
            <m:sty m:val="p"/>
          </m:rPr>
          <m:t>+</m:t>
        </m:r>
        <m:r>
          <m:t>y</m:t>
        </m:r>
        <m:r>
          <m:rPr>
            <m:sty m:val="p"/>
          </m:rPr>
          <m:t>=</m:t>
        </m:r>
        <m:r>
          <m:t>x</m:t>
        </m:r>
      </m:oMath>
      <w:ins w:id="2419" w:author="PR Preview" w:date="2026-01-01T00:00:00Z">
        <w:r>
          <w:t xml:space="preserve"> </w:t>
        </w:r>
      </w:ins>
      <w:ins w:id="2420" w:author="PR Preview" w:date="2026-01-01T00:00:00Z">
        <w:r>
          <w:t xml:space="preserve">in the first entry</w:t>
        </w:r>
      </w:ins>
      <w:ins w:id="2421" w:author="PR Preview" w:date="2026-01-01T00:00:00Z">
        <w:r>
          <w:t xml:space="preserve"> </w:t>
        </w:r>
      </w:ins>
      <w:ins w:id="2422" w:author="PR Preview" w:date="2026-01-01T00:00:00Z">
        <w:r>
          <w:t xml:space="preserve">and</w:t>
        </w:r>
      </w:ins>
      <w:ins w:id="2423" w:author="PR Preview" w:date="2026-01-01T00:00:00Z">
        <w:r>
          <w:t xml:space="preserve"> </w:t>
        </w:r>
      </w:ins>
      <m:oMath>
        <m:r>
          <m:t>0</m:t>
        </m:r>
        <m:r>
          <m:rPr>
            <m:sty m:val="p"/>
          </m:rPr>
          <m:t>+</m:t>
        </m:r>
        <m:r>
          <m:t>y</m:t>
        </m:r>
        <m:r>
          <m:rPr>
            <m:sty m:val="p"/>
          </m:rPr>
          <m:t>=</m:t>
        </m:r>
        <m:r>
          <m:t>y</m:t>
        </m:r>
      </m:oMath>
      <w:ins w:id="2424" w:author="PR Preview" w:date="2026-01-01T00:00:00Z">
        <w:r>
          <w:t xml:space="preserve"> </w:t>
        </w:r>
      </w:ins>
      <w:ins w:id="2425" w:author="PR Preview" w:date="2026-01-01T00:00:00Z">
        <w:r>
          <w:t xml:space="preserve">in the second.</w:t>
        </w:r>
      </w:ins>
    </w:p>
    <w:bookmarkEnd w:id="219"/>
    <w:bookmarkStart w:id="220" w:name="exm-not-basis"/>
    <w:p>
      <w:pPr>
        <w:pStyle w:val="FirstParagraph"/>
      </w:pPr>
      <w:ins w:id="2426" w:author="PR Preview" w:date="2026-01-01T00:00:00Z">
        <w:r>
          <w:rPr>
            <w:b/>
            <w:bCs/>
          </w:rPr>
          <w:t xml:space="preserve">Example 46 (Lists that are not bases of</w:t>
        </w:r>
      </w:ins>
      <w:ins w:id="2427" w:author="PR Preview" w:date="2026-01-01T00:00:00Z">
        <w:r>
          <w:rPr>
            <w:b/>
            <w:bCs/>
          </w:rPr>
          <w:t xml:space="preserve"> </w:t>
        </w:r>
      </w:ins>
      <m:oMath>
        <m:sSup>
          <m:e>
            <m:r>
              <m:rPr>
                <m:scr m:val="double-struck"/>
                <m:sty m:val="p"/>
              </m:rPr>
              <m:t>R</m:t>
            </m:r>
          </m:e>
          <m:sup>
            <m:r>
              <m:t>2</m:t>
            </m:r>
          </m:sup>
        </m:sSup>
      </m:oMath>
      <w:ins w:id="2428" w:author="PR Preview" w:date="2026-01-01T00:00:00Z">
        <w:r>
          <w:rPr>
            <w:b/>
            <w:bCs/>
          </w:rPr>
          <w:t xml:space="preserve">)</w:t>
        </w:r>
      </w:ins>
      <w:ins w:id="2429" w:author="PR Preview" w:date="2026-01-01T00:00:00Z">
        <w:r>
          <w:t xml:space="preserve"> </w:t>
        </w:r>
      </w:ins>
      <w:ins w:id="2430" w:author="PR Preview" w:date="2026-01-01T00:00:00Z">
        <w:r>
          <w:t xml:space="preserve"> </w:t>
        </w:r>
      </w:ins>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del w:id="2431" w:author="PR Preview" w:date="2026-01-01T00:00:00Z">
        <w:r>
          <w:rPr>
            <w:b/>
            <w:bCs/>
          </w:rPr>
          <w:delText xml:space="preserve">Theorem 27 (Coefficients in a basis are unique)</w:delText>
        </w:r>
      </w:del>
      <w:del w:id="2432" w:author="PR Preview" w:date="2026-01-01T00:00:00Z">
        <w:r>
          <w:delText xml:space="preserve"> </w:delText>
        </w:r>
      </w:del>
      <w:del w:id="2433" w:author="PR Preview" w:date="2026-01-01T00:00:00Z">
        <w:r>
          <w:delText xml:space="preserve">If</w:delText>
        </w:r>
      </w:del>
      <w:del w:id="2434" w:author="PR Preview" w:date="2026-01-01T00:00:00Z">
        <w:r>
          <w:delText xml:space="preserve"> </w:delText>
        </w:r>
      </w:del>
      <w:del w:id="2435" w:author="PR Preview" w:date="2026-01-01T00:00:00Z">
        <w:r>
          <w:delText xml:space="preserve">$\mathord{\smash[b]{\underset{\raise.3ex\hbox{$\scriptstyle\sim$}}{a}}\vphantom{a}}_1, \ldots, \mathord{\smash[b]{\underset{\raise.3ex\hbox{$\scriptstyle\sim$}}{a}}\vphantom{a}}_k$</w:delText>
        </w:r>
      </w:del>
      <w:del w:id="2436" w:author="PR Preview" w:date="2026-01-01T00:00:00Z">
        <w:r>
          <w:delText xml:space="preserve"> </w:delText>
        </w:r>
      </w:del>
      <w:del w:id="2437" w:author="PR Preview" w:date="2026-01-01T00:00:00Z">
        <w:r>
          <w:delText xml:space="preserve">is a basis of a subspace</w:delText>
        </w:r>
      </w:del>
      <w:del w:id="2438" w:author="PR Preview" w:date="2026-01-01T00:00:00Z">
        <w:r>
          <w:delText xml:space="preserve"> </w:delText>
        </w:r>
      </w:del>
      <m:oMath>
        <m:r>
          <m:rPr>
            <m:scr m:val="script"/>
            <m:sty m:val="p"/>
          </m:rPr>
          <m:t>S</m:t>
        </m:r>
      </m:oMath>
      <w:del w:id="2439" w:author="PR Preview" w:date="2026-01-01T00:00:00Z">
        <w:r>
          <w:delText xml:space="preserve"> </w:delText>
        </w:r>
      </w:del>
      <w:del w:id="2440" w:author="PR Preview" w:date="2026-01-01T00:00:00Z">
        <w:r>
          <w:delText xml:space="preserve">(</w:delText>
        </w:r>
      </w:del>
      <w:hyperlink w:anchor="def-basis">
        <w:del w:id="2441" w:author="PR Preview" w:date="2026-01-01T00:00:00Z">
          <w:r>
            <w:rPr>
              <w:rStyle w:val="Hyperlink"/>
            </w:rPr>
            <w:delText xml:space="preserve">Definition 48</w:delText>
          </w:r>
        </w:del>
      </w:hyperlink>
      <w:del w:id="2442" w:author="PR Preview" w:date="2026-01-01T00:00:00Z">
        <w:r>
          <w:delText xml:space="preserve">),</w:delText>
        </w:r>
      </w:del>
      <w:del w:id="2443" w:author="PR Preview" w:date="2026-01-01T00:00:00Z">
        <w:r>
          <w:delText xml:space="preserve"> </w:delText>
        </w:r>
      </w:del>
      <w:del w:id="2444" w:author="PR Preview" w:date="2026-01-01T00:00:00Z">
        <w:r>
          <w:delText xml:space="preserve">then every</w:delText>
        </w:r>
      </w:del>
      <w:del w:id="2445" w:author="PR Preview" w:date="2026-01-01T00:00:00Z">
        <w:r>
          <w:delText xml:space="preserve"> </w:delText>
        </w:r>
      </w:del>
      <w:del w:id="2446" w:author="PR Preview" w:date="2026-01-01T00:00:00Z">
        <w:r>
          <w:delText xml:space="preserve">$\mathord{\smash[b]{\underset{\raise.3ex\hbox{$\scriptstyle\sim$}}{x}}\vphantom{x}} \in \mathcal{S}$</w:delText>
        </w:r>
      </w:del>
      <w:del w:id="2447" w:author="PR Preview" w:date="2026-01-01T00:00:00Z">
        <w:r>
          <w:delText xml:space="preserve"> </w:delText>
        </w:r>
      </w:del>
      <w:del w:id="2448" w:author="PR Preview" w:date="2026-01-01T00:00:00Z">
        <w:r>
          <w:delText xml:space="preserve">is a linear combination</w:delText>
        </w:r>
      </w:del>
      <w:del w:id="2449" w:author="PR Preview" w:date="2026-01-01T00:00:00Z">
        <w:r>
          <w:delText xml:space="preserve"> </w:delText>
        </w:r>
      </w:del>
      <w:del w:id="2450"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2451" w:author="PR Preview" w:date="2026-01-01T00:00:00Z">
        <w:r>
          <w:delText xml:space="preserve"> </w:delText>
        </w:r>
      </w:del>
      <w:del w:id="2452" w:author="PR Preview" w:date="2026-01-01T00:00:00Z">
        <w:r>
          <w:delText xml:space="preserve">for exactly one list of numbers</w:delText>
        </w:r>
      </w:del>
      <w:del w:id="245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454" w:author="PR Preview" w:date="2026-01-01T00:00:00Z">
        <w:r>
          <w:delText xml:space="preserve">.</w:delText>
        </w:r>
      </w:del>
    </w:p>
    <w:p>
      <w:pPr>
        <w:pStyle w:val="FirstParagraph"/>
      </w:pPr>
      <w:ins w:id="2455" w:author="PR Preview" w:date="2026-01-01T00:00:00Z">
        <w:r>
          <w:rPr>
            <w:b/>
            <w:bCs/>
          </w:rPr>
          <w:t xml:space="preserve">Theorem 26 (Coefficients in a basis are unique)</w:t>
        </w:r>
      </w:ins>
      <w:ins w:id="2456" w:author="PR Preview" w:date="2026-01-01T00:00:00Z">
        <w:r>
          <w:t xml:space="preserve"> </w:t>
        </w:r>
      </w:ins>
      <w:ins w:id="2457" w:author="PR Preview" w:date="2026-01-01T00:00:00Z">
        <w:r>
          <w:t xml:space="preserve">If</w:t>
        </w:r>
      </w:ins>
      <w:ins w:id="2458" w:author="PR Preview" w:date="2026-01-01T00:00:00Z">
        <w:r>
          <w:t xml:space="preserve"> </w:t>
        </w:r>
      </w:ins>
      <w:ins w:id="2459" w:author="PR Preview" w:date="2026-01-01T00:00:00Z">
        <w:r>
          <w:t xml:space="preserve">$\mathord{\smash[b]{\underset{\raise.3ex\hbox{$\scriptstyle\sim$}}{a}}\vphantom{a}}_1, \ldots, \mathord{\smash[b]{\underset{\raise.3ex\hbox{$\scriptstyle\sim$}}{a}}\vphantom{a}}_k$</w:t>
        </w:r>
      </w:ins>
      <w:ins w:id="2460" w:author="PR Preview" w:date="2026-01-01T00:00:00Z">
        <w:r>
          <w:t xml:space="preserve"> </w:t>
        </w:r>
      </w:ins>
      <w:ins w:id="2461" w:author="PR Preview" w:date="2026-01-01T00:00:00Z">
        <w:r>
          <w:t xml:space="preserve">is a basis of a subspace</w:t>
        </w:r>
      </w:ins>
      <w:ins w:id="2462" w:author="PR Preview" w:date="2026-01-01T00:00:00Z">
        <w:r>
          <w:t xml:space="preserve"> </w:t>
        </w:r>
      </w:ins>
      <m:oMath>
        <m:r>
          <m:rPr>
            <m:scr m:val="script"/>
            <m:sty m:val="p"/>
          </m:rPr>
          <m:t>S</m:t>
        </m:r>
      </m:oMath>
      <w:ins w:id="2463" w:author="PR Preview" w:date="2026-01-01T00:00:00Z">
        <w:r>
          <w:t xml:space="preserve"> </w:t>
        </w:r>
      </w:ins>
      <w:ins w:id="2464" w:author="PR Preview" w:date="2026-01-01T00:00:00Z">
        <w:r>
          <w:t xml:space="preserve">(</w:t>
        </w:r>
      </w:ins>
      <w:hyperlink w:anchor="def-basis">
        <w:ins w:id="2465" w:author="PR Preview" w:date="2026-01-01T00:00:00Z">
          <w:r>
            <w:rPr>
              <w:rStyle w:val="Hyperlink"/>
            </w:rPr>
            <w:t xml:space="preserve">Definition 48</w:t>
          </w:r>
        </w:ins>
      </w:hyperlink>
      <w:ins w:id="2466" w:author="PR Preview" w:date="2026-01-01T00:00:00Z">
        <w:r>
          <w:t xml:space="preserve">),</w:t>
        </w:r>
      </w:ins>
      <w:ins w:id="2467" w:author="PR Preview" w:date="2026-01-01T00:00:00Z">
        <w:r>
          <w:t xml:space="preserve"> </w:t>
        </w:r>
      </w:ins>
      <w:ins w:id="2468" w:author="PR Preview" w:date="2026-01-01T00:00:00Z">
        <w:r>
          <w:t xml:space="preserve">then every</w:t>
        </w:r>
      </w:ins>
      <w:ins w:id="2469" w:author="PR Preview" w:date="2026-01-01T00:00:00Z">
        <w:r>
          <w:t xml:space="preserve"> </w:t>
        </w:r>
      </w:ins>
      <w:ins w:id="2470" w:author="PR Preview" w:date="2026-01-01T00:00:00Z">
        <w:r>
          <w:t xml:space="preserve">$\mathord{\smash[b]{\underset{\raise.3ex\hbox{$\scriptstyle\sim$}}{x}}\vphantom{x}} \in \mathcal{S}$</w:t>
        </w:r>
      </w:ins>
      <w:ins w:id="2471" w:author="PR Preview" w:date="2026-01-01T00:00:00Z">
        <w:r>
          <w:t xml:space="preserve"> </w:t>
        </w:r>
      </w:ins>
      <w:ins w:id="2472" w:author="PR Preview" w:date="2026-01-01T00:00:00Z">
        <w:r>
          <w:t xml:space="preserve">is a linear combination</w:t>
        </w:r>
      </w:ins>
      <w:ins w:id="2473" w:author="PR Preview" w:date="2026-01-01T00:00:00Z">
        <w:r>
          <w:t xml:space="preserve"> </w:t>
        </w:r>
      </w:ins>
      <w:ins w:id="2474" w:author="PR Preview" w:date="2026-01-01T00:00:00Z">
        <w:r>
          <w:t xml:space="preserve">$\mathord{\smash[b]{\underset{\raise.3ex\hbox{$\scriptstyle\sim$}}{x}}\vphantom{x}} = c_1 \mathord{\smash[b]{\underset{\raise.3ex\hbox{$\scriptstyle\sim$}}{a}}\vphantom{a}}_1 + \cdots + c_k \mathord{\smash[b]{\underset{\raise.3ex\hbox{$\scriptstyle\sim$}}{a}}\vphantom{a}}_k$</w:t>
        </w:r>
      </w:ins>
      <w:ins w:id="2475" w:author="PR Preview" w:date="2026-01-01T00:00:00Z">
        <w:r>
          <w:t xml:space="preserve"> </w:t>
        </w:r>
      </w:ins>
      <w:ins w:id="2476" w:author="PR Preview" w:date="2026-01-01T00:00:00Z">
        <w:r>
          <w:t xml:space="preserve">for exactly one list of numbers</w:t>
        </w:r>
      </w:ins>
      <w:ins w:id="247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478" w:author="PR Preview" w:date="2026-01-01T00:00:00Z">
        <w:r>
          <w:t xml:space="preserve">.</w:t>
        </w:r>
      </w:ins>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del w:id="2479" w:author="PR Preview" w:date="2026-01-01T00:00:00Z">
        <w:r>
          <w:rPr>
            <w:b/>
            <w:bCs/>
          </w:rPr>
          <w:delText xml:space="preserve">Example 48 (Coefficients of</w:delText>
        </w:r>
      </w:del>
      <w:del w:id="2480" w:author="PR Preview" w:date="2026-01-01T00:00:00Z">
        <w:r>
          <w:rPr>
            <w:b/>
            <w:bCs/>
          </w:rPr>
          <w:delText xml:space="preserve"> </w:delText>
        </w:r>
      </w:del>
      <m:oMath>
        <m:r>
          <m:rPr>
            <m:sty m:val="p"/>
          </m:rPr>
          <m:t>(</m:t>
        </m:r>
        <m:r>
          <m:t>3</m:t>
        </m:r>
        <m:r>
          <m:rPr>
            <m:sty m:val="p"/>
          </m:rPr>
          <m:t>,</m:t>
        </m:r>
        <m:r>
          <m:t>5</m:t>
        </m:r>
        <m:r>
          <m:rPr>
            <m:sty m:val="p"/>
          </m:rPr>
          <m:t>)</m:t>
        </m:r>
      </m:oMath>
      <w:del w:id="2481" w:author="PR Preview" w:date="2026-01-01T00:00:00Z">
        <w:r>
          <w:rPr>
            <w:b/>
            <w:bCs/>
          </w:rPr>
          <w:delText xml:space="preserve"> </w:delText>
        </w:r>
      </w:del>
      <w:del w:id="2482" w:author="PR Preview" w:date="2026-01-01T00:00:00Z">
        <w:r>
          <w:rPr>
            <w:b/>
            <w:bCs/>
          </w:rPr>
          <w:delText xml:space="preserve">in two bases)</w:delText>
        </w:r>
      </w:del>
      <w:del w:id="2483" w:author="PR Preview" w:date="2026-01-01T00:00:00Z">
        <w:r>
          <w:delText xml:space="preserve"> </w:delText>
        </w:r>
      </w:del>
      <w:del w:id="2484" w:author="PR Preview" w:date="2026-01-01T00:00:00Z">
        <w:r>
          <w:delText xml:space="preserve">In the basis</w:delText>
        </w:r>
      </w:del>
      <w:del w:id="2485"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2486" w:author="PR Preview" w:date="2026-01-01T00:00:00Z">
        <w:r>
          <w:delText xml:space="preserve"> </w:delText>
        </w:r>
      </w:del>
      <w:del w:id="2487" w:author="PR Preview" w:date="2026-01-01T00:00:00Z">
        <w:r>
          <w:delText xml:space="preserve">of</w:delText>
        </w:r>
      </w:del>
      <w:del w:id="2488" w:author="PR Preview" w:date="2026-01-01T00:00:00Z">
        <w:r>
          <w:delText xml:space="preserve"> </w:delText>
        </w:r>
      </w:del>
      <w:hyperlink w:anchor="exm-basis">
        <w:del w:id="2489" w:author="PR Preview" w:date="2026-01-01T00:00:00Z">
          <w:r>
            <w:rPr>
              <w:rStyle w:val="Hyperlink"/>
            </w:rPr>
            <w:delText xml:space="preserve">Example 46</w:delText>
          </w:r>
        </w:del>
      </w:hyperlink>
      <w:del w:id="2490" w:author="PR Preview" w:date="2026-01-01T00:00:00Z">
        <w:r>
          <w:delText xml:space="preserve">,</w:delText>
        </w:r>
      </w:del>
      <w:del w:id="2491"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del w:id="2492" w:author="PR Preview" w:date="2026-01-01T00:00:00Z">
        <w:r>
          <w:delText xml:space="preserve">,</w:delText>
        </w:r>
      </w:del>
      <w:del w:id="2493" w:author="PR Preview" w:date="2026-01-01T00:00:00Z">
        <w:r>
          <w:delText xml:space="preserve"> </w:delText>
        </w:r>
      </w:del>
      <w:del w:id="2494" w:author="PR Preview" w:date="2026-01-01T00:00:00Z">
        <w:r>
          <w:delText xml:space="preserve">and no other coefficients work.</w:delText>
        </w:r>
      </w:del>
      <w:del w:id="2495" w:author="PR Preview" w:date="2026-01-01T00:00:00Z">
        <w:r>
          <w:delText xml:space="preserve"> </w:delText>
        </w:r>
      </w:del>
      <w:del w:id="2496" w:author="PR Preview" w:date="2026-01-01T00:00:00Z">
        <w:r>
          <w:delText xml:space="preserve">In the basis</w:delText>
        </w:r>
      </w:del>
      <w:del w:id="249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498" w:author="PR Preview" w:date="2026-01-01T00:00:00Z">
        <w:r>
          <w:delText xml:space="preserve">,</w:delText>
        </w:r>
      </w:del>
      <w:del w:id="2499" w:author="PR Preview" w:date="2026-01-01T00:00:00Z">
        <w:r>
          <w:delText xml:space="preserve"> </w:delText>
        </w:r>
      </w:del>
      <w:del w:id="2500" w:author="PR Preview" w:date="2026-01-01T00:00:00Z">
        <w:r>
          <w:delText xml:space="preserve">the formula in</w:delText>
        </w:r>
      </w:del>
      <w:del w:id="2501" w:author="PR Preview" w:date="2026-01-01T00:00:00Z">
        <w:r>
          <w:delText xml:space="preserve"> </w:delText>
        </w:r>
      </w:del>
      <w:hyperlink w:anchor="exm-basis">
        <w:del w:id="2502" w:author="PR Preview" w:date="2026-01-01T00:00:00Z">
          <w:r>
            <w:rPr>
              <w:rStyle w:val="Hyperlink"/>
            </w:rPr>
            <w:delText xml:space="preserve">Example 46</w:delText>
          </w:r>
        </w:del>
      </w:hyperlink>
      <w:del w:id="2503" w:author="PR Preview" w:date="2026-01-01T00:00:00Z">
        <w:r>
          <w:delText xml:space="preserve"> </w:delText>
        </w:r>
      </w:del>
      <w:del w:id="2504" w:author="PR Preview" w:date="2026-01-01T00:00:00Z">
        <w:r>
          <w:delText xml:space="preserve">gives</w:delText>
        </w:r>
      </w:del>
    </w:p>
    <w:p>
      <w:pPr>
        <w:pStyle w:val="BodyText"/>
      </w:pPr>
      <w:ins w:id="2505" w:author="PR Preview" w:date="2026-01-01T00:00:00Z">
        <w:r>
          <w:rPr>
            <w:b/>
            <w:bCs/>
          </w:rPr>
          <w:t xml:space="preserve">Example 47 (Coefficients of</w:t>
        </w:r>
      </w:ins>
      <w:ins w:id="2506" w:author="PR Preview" w:date="2026-01-01T00:00:00Z">
        <w:r>
          <w:rPr>
            <w:b/>
            <w:bCs/>
          </w:rPr>
          <w:t xml:space="preserve"> </w:t>
        </w:r>
      </w:ins>
      <m:oMath>
        <m:r>
          <m:rPr>
            <m:sty m:val="p"/>
          </m:rPr>
          <m:t>(</m:t>
        </m:r>
        <m:r>
          <m:t>3</m:t>
        </m:r>
        <m:r>
          <m:rPr>
            <m:sty m:val="p"/>
          </m:rPr>
          <m:t>,</m:t>
        </m:r>
        <m:r>
          <m:t>5</m:t>
        </m:r>
        <m:r>
          <m:rPr>
            <m:sty m:val="p"/>
          </m:rPr>
          <m:t>)</m:t>
        </m:r>
      </m:oMath>
      <w:ins w:id="2507" w:author="PR Preview" w:date="2026-01-01T00:00:00Z">
        <w:r>
          <w:rPr>
            <w:b/>
            <w:bCs/>
          </w:rPr>
          <w:t xml:space="preserve"> </w:t>
        </w:r>
      </w:ins>
      <w:ins w:id="2508" w:author="PR Preview" w:date="2026-01-01T00:00:00Z">
        <w:r>
          <w:rPr>
            <w:b/>
            <w:bCs/>
          </w:rPr>
          <w:t xml:space="preserve">in two bases)</w:t>
        </w:r>
      </w:ins>
      <w:ins w:id="2509" w:author="PR Preview" w:date="2026-01-01T00:00:00Z">
        <w:r>
          <w:t xml:space="preserve"> </w:t>
        </w:r>
      </w:ins>
      <w:ins w:id="2510" w:author="PR Preview" w:date="2026-01-01T00:00:00Z">
        <w:r>
          <w:t xml:space="preserve">In the basis</w:t>
        </w:r>
      </w:ins>
      <w:ins w:id="2511"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2512" w:author="PR Preview" w:date="2026-01-01T00:00:00Z">
        <w:r>
          <w:t xml:space="preserve"> </w:t>
        </w:r>
      </w:ins>
      <w:ins w:id="2513" w:author="PR Preview" w:date="2026-01-01T00:00:00Z">
        <w:r>
          <w:t xml:space="preserve">of</w:t>
        </w:r>
      </w:ins>
      <w:ins w:id="2514" w:author="PR Preview" w:date="2026-01-01T00:00:00Z">
        <w:r>
          <w:t xml:space="preserve"> </w:t>
        </w:r>
      </w:ins>
      <w:hyperlink w:anchor="exm-basis">
        <w:ins w:id="2515" w:author="PR Preview" w:date="2026-01-01T00:00:00Z">
          <w:r>
            <w:rPr>
              <w:rStyle w:val="Hyperlink"/>
            </w:rPr>
            <w:t xml:space="preserve">Example 45</w:t>
          </w:r>
        </w:ins>
      </w:hyperlink>
      <w:ins w:id="2516" w:author="PR Preview" w:date="2026-01-01T00:00:00Z">
        <w:r>
          <w:t xml:space="preserve">,</w:t>
        </w:r>
      </w:ins>
      <w:ins w:id="2517" w:author="PR Preview" w:date="2026-01-01T00:00:00Z">
        <w:r>
          <w:t xml:space="preserve"> </w:t>
        </w:r>
      </w:ins>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ins w:id="2518" w:author="PR Preview" w:date="2026-01-01T00:00:00Z">
        <w:r>
          <w:t xml:space="preserve">,</w:t>
        </w:r>
      </w:ins>
      <w:ins w:id="2519" w:author="PR Preview" w:date="2026-01-01T00:00:00Z">
        <w:r>
          <w:t xml:space="preserve"> </w:t>
        </w:r>
      </w:ins>
      <w:ins w:id="2520" w:author="PR Preview" w:date="2026-01-01T00:00:00Z">
        <w:r>
          <w:t xml:space="preserve">and no other coefficients work.</w:t>
        </w:r>
      </w:ins>
      <w:ins w:id="2521" w:author="PR Preview" w:date="2026-01-01T00:00:00Z">
        <w:r>
          <w:t xml:space="preserve"> </w:t>
        </w:r>
      </w:ins>
      <w:ins w:id="2522" w:author="PR Preview" w:date="2026-01-01T00:00:00Z">
        <w:r>
          <w:t xml:space="preserve">In the basis</w:t>
        </w:r>
      </w:ins>
      <w:ins w:id="2523"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524" w:author="PR Preview" w:date="2026-01-01T00:00:00Z">
        <w:r>
          <w:t xml:space="preserve">,</w:t>
        </w:r>
      </w:ins>
      <w:ins w:id="2525" w:author="PR Preview" w:date="2026-01-01T00:00:00Z">
        <w:r>
          <w:t xml:space="preserve"> </w:t>
        </w:r>
      </w:ins>
      <w:ins w:id="2526" w:author="PR Preview" w:date="2026-01-01T00:00:00Z">
        <w:r>
          <w:t xml:space="preserve">the formula in</w:t>
        </w:r>
      </w:ins>
      <w:ins w:id="2527" w:author="PR Preview" w:date="2026-01-01T00:00:00Z">
        <w:r>
          <w:t xml:space="preserve"> </w:t>
        </w:r>
      </w:ins>
      <w:hyperlink w:anchor="exm-basis">
        <w:ins w:id="2528" w:author="PR Preview" w:date="2026-01-01T00:00:00Z">
          <w:r>
            <w:rPr>
              <w:rStyle w:val="Hyperlink"/>
            </w:rPr>
            <w:t xml:space="preserve">Example 45</w:t>
          </w:r>
        </w:ins>
      </w:hyperlink>
      <w:ins w:id="2529" w:author="PR Preview" w:date="2026-01-01T00:00:00Z">
        <w:r>
          <w:t xml:space="preserve"> </w:t>
        </w:r>
      </w:ins>
      <w:ins w:id="2530" w:author="PR Preview" w:date="2026-01-01T00:00:00Z">
        <w:r>
          <w:t xml:space="preserve">gives</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del w:id="2531" w:author="PR Preview" w:date="2026-01-01T00:00:00Z">
        <w:r>
          <w:delText xml:space="preserve">The list</w:delText>
        </w:r>
      </w:del>
      <w:del w:id="253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2533" w:author="PR Preview" w:date="2026-01-01T00:00:00Z">
        <w:r>
          <w:delText xml:space="preserve"> </w:delText>
        </w:r>
      </w:del>
      <w:del w:id="2534" w:author="PR Preview" w:date="2026-01-01T00:00:00Z">
        <w:r>
          <w:delText xml:space="preserve">in</w:delText>
        </w:r>
      </w:del>
      <w:del w:id="2535" w:author="PR Preview" w:date="2026-01-01T00:00:00Z">
        <w:r>
          <w:delText xml:space="preserve"> </w:delText>
        </w:r>
      </w:del>
      <w:hyperlink w:anchor="exm-not-basis">
        <w:del w:id="2536" w:author="PR Preview" w:date="2026-01-01T00:00:00Z">
          <w:r>
            <w:rPr>
              <w:rStyle w:val="Hyperlink"/>
            </w:rPr>
            <w:delText xml:space="preserve">Example 47</w:delText>
          </w:r>
        </w:del>
      </w:hyperlink>
      <w:del w:id="2537" w:author="PR Preview" w:date="2026-01-01T00:00:00Z">
        <w:r>
          <w:delText xml:space="preserve"> </w:delText>
        </w:r>
      </w:del>
      <w:del w:id="2538" w:author="PR Preview" w:date="2026-01-01T00:00:00Z">
        <w:r>
          <w:delText xml:space="preserve">spans</w:delText>
        </w:r>
      </w:del>
      <w:del w:id="2539" w:author="PR Preview" w:date="2026-01-01T00:00:00Z">
        <w:r>
          <w:delText xml:space="preserve"> </w:delText>
        </w:r>
      </w:del>
      <m:oMath>
        <m:sSup>
          <m:e>
            <m:r>
              <m:rPr>
                <m:scr m:val="double-struck"/>
                <m:sty m:val="p"/>
              </m:rPr>
              <m:t>R</m:t>
            </m:r>
          </m:e>
          <m:sup>
            <m:r>
              <m:t>2</m:t>
            </m:r>
          </m:sup>
        </m:sSup>
      </m:oMath>
      <w:del w:id="2540" w:author="PR Preview" w:date="2026-01-01T00:00:00Z">
        <w:r>
          <w:delText xml:space="preserve"> </w:delText>
        </w:r>
      </w:del>
      <w:del w:id="2541" w:author="PR Preview" w:date="2026-01-01T00:00:00Z">
        <w:r>
          <w:delText xml:space="preserve">but is not linearly independent,</w:delText>
        </w:r>
      </w:del>
      <w:del w:id="2542" w:author="PR Preview" w:date="2026-01-01T00:00:00Z">
        <w:r>
          <w:delText xml:space="preserve"> </w:delText>
        </w:r>
      </w:del>
      <w:del w:id="2543" w:author="PR Preview" w:date="2026-01-01T00:00:00Z">
        <w:r>
          <w:delText xml:space="preserve">and the coefficients of</w:delText>
        </w:r>
      </w:del>
      <w:del w:id="2544" w:author="PR Preview" w:date="2026-01-01T00:00:00Z">
        <w:r>
          <w:delText xml:space="preserve"> </w:delText>
        </w:r>
      </w:del>
      <m:oMath>
        <m:r>
          <m:rPr>
            <m:sty m:val="p"/>
          </m:rPr>
          <m:t>(</m:t>
        </m:r>
        <m:r>
          <m:t>3</m:t>
        </m:r>
        <m:r>
          <m:rPr>
            <m:sty m:val="p"/>
          </m:rPr>
          <m:t>,</m:t>
        </m:r>
        <m:r>
          <m:t>5</m:t>
        </m:r>
        <m:r>
          <m:rPr>
            <m:sty m:val="p"/>
          </m:rPr>
          <m:t>)</m:t>
        </m:r>
      </m:oMath>
      <w:del w:id="2545" w:author="PR Preview" w:date="2026-01-01T00:00:00Z">
        <w:r>
          <w:delText xml:space="preserve"> </w:delText>
        </w:r>
      </w:del>
      <w:del w:id="2546" w:author="PR Preview" w:date="2026-01-01T00:00:00Z">
        <w:r>
          <w:delText xml:space="preserve">are not unique:</w:delText>
        </w:r>
      </w:del>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p>
      <w:pPr>
        <w:pStyle w:val="FirstParagraph"/>
      </w:pPr>
      <w:del w:id="2547" w:author="PR Preview" w:date="2026-01-01T00:00:00Z">
        <w:r>
          <w:rPr>
            <w:b/>
            <w:bCs/>
          </w:rPr>
          <w:delText xml:space="preserve">Definition 49 (Coordinates in a basis)</w:delText>
        </w:r>
      </w:del>
      <w:del w:id="2548" w:author="PR Preview" w:date="2026-01-01T00:00:00Z">
        <w:r>
          <w:delText xml:space="preserve"> </w:delText>
        </w:r>
      </w:del>
      <w:del w:id="2549" w:author="PR Preview" w:date="2026-01-01T00:00:00Z">
        <w:r>
          <w:delText xml:space="preserve">Let</w:delText>
        </w:r>
      </w:del>
      <w:del w:id="2550" w:author="PR Preview" w:date="2026-01-01T00:00:00Z">
        <w:r>
          <w:delText xml:space="preserve"> </w:delText>
        </w:r>
      </w:del>
      <w:del w:id="2551" w:author="PR Preview" w:date="2026-01-01T00:00:00Z">
        <w:r>
          <w:delText xml:space="preserve">$\mathord{\smash[b]{\underset{\raise.3ex\hbox{$\scriptstyle\sim$}}{a}}\vphantom{a}}_1, \ldots, \mathord{\smash[b]{\underset{\raise.3ex\hbox{$\scriptstyle\sim$}}{a}}\vphantom{a}}_k$</w:delText>
        </w:r>
      </w:del>
      <w:del w:id="2552" w:author="PR Preview" w:date="2026-01-01T00:00:00Z">
        <w:r>
          <w:delText xml:space="preserve"> </w:delText>
        </w:r>
      </w:del>
      <w:del w:id="2553" w:author="PR Preview" w:date="2026-01-01T00:00:00Z">
        <w:r>
          <w:delText xml:space="preserve">be a basis of a subspace</w:delText>
        </w:r>
      </w:del>
      <w:del w:id="2554" w:author="PR Preview" w:date="2026-01-01T00:00:00Z">
        <w:r>
          <w:delText xml:space="preserve"> </w:delText>
        </w:r>
      </w:del>
      <m:oMath>
        <m:r>
          <m:rPr>
            <m:scr m:val="script"/>
            <m:sty m:val="p"/>
          </m:rPr>
          <m:t>S</m:t>
        </m:r>
      </m:oMath>
      <w:del w:id="2555" w:author="PR Preview" w:date="2026-01-01T00:00:00Z">
        <w:r>
          <w:delText xml:space="preserve"> </w:delText>
        </w:r>
      </w:del>
      <w:del w:id="2556" w:author="PR Preview" w:date="2026-01-01T00:00:00Z">
        <w:r>
          <w:delText xml:space="preserve">(</w:delText>
        </w:r>
      </w:del>
      <w:hyperlink w:anchor="def-basis">
        <w:del w:id="2557" w:author="PR Preview" w:date="2026-01-01T00:00:00Z">
          <w:r>
            <w:rPr>
              <w:rStyle w:val="Hyperlink"/>
            </w:rPr>
            <w:delText xml:space="preserve">Definition 48</w:delText>
          </w:r>
        </w:del>
      </w:hyperlink>
      <w:del w:id="2558" w:author="PR Preview" w:date="2026-01-01T00:00:00Z">
        <w:r>
          <w:delText xml:space="preserve">),</w:delText>
        </w:r>
      </w:del>
      <w:del w:id="2559" w:author="PR Preview" w:date="2026-01-01T00:00:00Z">
        <w:r>
          <w:delText xml:space="preserve"> </w:delText>
        </w:r>
      </w:del>
      <w:del w:id="2560" w:author="PR Preview" w:date="2026-01-01T00:00:00Z">
        <w:r>
          <w:delText xml:space="preserve">and let</w:delText>
        </w:r>
      </w:del>
      <w:del w:id="2561" w:author="PR Preview" w:date="2026-01-01T00:00:00Z">
        <w:r>
          <w:delText xml:space="preserve"> </w:delText>
        </w:r>
      </w:del>
      <w:del w:id="2562" w:author="PR Preview" w:date="2026-01-01T00:00:00Z">
        <w:r>
          <w:delText xml:space="preserve">$\mathord{\smash[b]{\underset{\raise.3ex\hbox{$\scriptstyle\sim$}}{x}}\vphantom{x}} \in \mathcal{S}$</w:delText>
        </w:r>
      </w:del>
      <w:del w:id="2563" w:author="PR Preview" w:date="2026-01-01T00:00:00Z">
        <w:r>
          <w:delText xml:space="preserve">.</w:delText>
        </w:r>
      </w:del>
      <w:del w:id="2564" w:author="PR Preview" w:date="2026-01-01T00:00:00Z">
        <w:r>
          <w:delText xml:space="preserve"> </w:delText>
        </w:r>
      </w:del>
      <w:del w:id="2565" w:author="PR Preview" w:date="2026-01-01T00:00:00Z">
        <w:r>
          <w:delText xml:space="preserve">The</w:delText>
        </w:r>
      </w:del>
      <w:del w:id="2566" w:author="PR Preview" w:date="2026-01-01T00:00:00Z">
        <w:r>
          <w:delText xml:space="preserve"> </w:delText>
        </w:r>
      </w:del>
      <w:del w:id="2567" w:author="PR Preview" w:date="2026-01-01T00:00:00Z">
        <w:r>
          <w:rPr>
            <w:b/>
            <w:bCs/>
          </w:rPr>
          <w:delText xml:space="preserve">coordinates</w:delText>
        </w:r>
      </w:del>
      <w:del w:id="2568" w:author="PR Preview" w:date="2026-01-01T00:00:00Z">
        <w:r>
          <w:delText xml:space="preserve"> </w:delText>
        </w:r>
      </w:del>
      <w:del w:id="2569" w:author="PR Preview" w:date="2026-01-01T00:00:00Z">
        <w:r>
          <w:delText xml:space="preserve">[36]</w:delText>
        </w:r>
      </w:del>
      <w:del w:id="2570" w:author="PR Preview" w:date="2026-01-01T00:00:00Z">
        <w:r>
          <w:delText xml:space="preserve"> </w:delText>
        </w:r>
      </w:del>
      <w:del w:id="2571" w:author="PR Preview" w:date="2026-01-01T00:00:00Z">
        <w:r>
          <w:delText xml:space="preserve">of</w:delText>
        </w:r>
      </w:del>
      <w:del w:id="2572" w:author="PR Preview" w:date="2026-01-01T00:00:00Z">
        <w:r>
          <w:delText xml:space="preserve"> </w:delText>
        </w:r>
      </w:del>
      <w:del w:id="2573" w:author="PR Preview" w:date="2026-01-01T00:00:00Z">
        <w:r>
          <w:delText xml:space="preserve">$\mathord{\smash[b]{\underset{\raise.3ex\hbox{$\scriptstyle\sim$}}{x}}\vphantom{x}}$</w:delText>
        </w:r>
      </w:del>
      <w:del w:id="2574" w:author="PR Preview" w:date="2026-01-01T00:00:00Z">
        <w:r>
          <w:delText xml:space="preserve"> </w:delText>
        </w:r>
      </w:del>
      <w:del w:id="2575" w:author="PR Preview" w:date="2026-01-01T00:00:00Z">
        <w:r>
          <w:delText xml:space="preserve">in this basis</w:delText>
        </w:r>
      </w:del>
      <w:del w:id="2576" w:author="PR Preview" w:date="2026-01-01T00:00:00Z">
        <w:r>
          <w:delText xml:space="preserve"> </w:delText>
        </w:r>
      </w:del>
      <w:del w:id="2577" w:author="PR Preview" w:date="2026-01-01T00:00:00Z">
        <w:r>
          <w:delText xml:space="preserve">are the numbers</w:delText>
        </w:r>
      </w:del>
      <w:del w:id="2578"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579" w:author="PR Preview" w:date="2026-01-01T00:00:00Z">
        <w:r>
          <w:delText xml:space="preserve"> </w:delText>
        </w:r>
      </w:del>
      <w:del w:id="2580" w:author="PR Preview" w:date="2026-01-01T00:00:00Z">
        <w:r>
          <w:delText xml:space="preserve">with</w:delText>
        </w:r>
      </w:del>
      <w:del w:id="2581" w:author="PR Preview" w:date="2026-01-01T00:00:00Z">
        <w:r>
          <w:delText xml:space="preserve"> </w:delText>
        </w:r>
      </w:del>
      <w:del w:id="2582"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2583" w:author="PR Preview" w:date="2026-01-01T00:00:00Z">
        <w:r>
          <w:delText xml:space="preserve">.</w:delText>
        </w:r>
      </w:del>
      <w:del w:id="2584" w:author="PR Preview" w:date="2026-01-01T00:00:00Z">
        <w:r>
          <w:delText xml:space="preserve"> </w:delText>
        </w:r>
      </w:del>
      <w:del w:id="2585" w:author="PR Preview" w:date="2026-01-01T00:00:00Z">
        <w:r>
          <w:delText xml:space="preserve">By</w:delText>
        </w:r>
      </w:del>
      <w:del w:id="2586" w:author="PR Preview" w:date="2026-01-01T00:00:00Z">
        <w:r>
          <w:delText xml:space="preserve"> </w:delText>
        </w:r>
      </w:del>
      <w:hyperlink w:anchor="thm-basis-unique">
        <w:del w:id="2587" w:author="PR Preview" w:date="2026-01-01T00:00:00Z">
          <w:r>
            <w:rPr>
              <w:rStyle w:val="Hyperlink"/>
            </w:rPr>
            <w:delText xml:space="preserve">Theorem 27</w:delText>
          </w:r>
        </w:del>
      </w:hyperlink>
      <w:del w:id="2588" w:author="PR Preview" w:date="2026-01-01T00:00:00Z">
        <w:r>
          <w:delText xml:space="preserve"> </w:delText>
        </w:r>
      </w:del>
      <w:del w:id="2589" w:author="PR Preview" w:date="2026-01-01T00:00:00Z">
        <w:r>
          <w:delText xml:space="preserve">there is exactly one such list of numbers.</w:delText>
        </w:r>
      </w:del>
    </w:p>
    <w:p>
      <w:pPr>
        <w:pStyle w:val="BodyText"/>
      </w:pPr>
      <w:ins w:id="2590" w:author="PR Preview" w:date="2026-01-01T00:00:00Z">
        <w:r>
          <w:t xml:space="preserve">The list</w:t>
        </w:r>
      </w:ins>
      <w:ins w:id="2591"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2592" w:author="PR Preview" w:date="2026-01-01T00:00:00Z">
        <w:r>
          <w:t xml:space="preserve"> </w:t>
        </w:r>
      </w:ins>
      <w:ins w:id="2593" w:author="PR Preview" w:date="2026-01-01T00:00:00Z">
        <w:r>
          <w:t xml:space="preserve">in</w:t>
        </w:r>
      </w:ins>
      <w:ins w:id="2594" w:author="PR Preview" w:date="2026-01-01T00:00:00Z">
        <w:r>
          <w:t xml:space="preserve"> </w:t>
        </w:r>
      </w:ins>
      <w:hyperlink w:anchor="exm-not-basis">
        <w:ins w:id="2595" w:author="PR Preview" w:date="2026-01-01T00:00:00Z">
          <w:r>
            <w:rPr>
              <w:rStyle w:val="Hyperlink"/>
            </w:rPr>
            <w:t xml:space="preserve">Example 46</w:t>
          </w:r>
        </w:ins>
      </w:hyperlink>
      <w:ins w:id="2596" w:author="PR Preview" w:date="2026-01-01T00:00:00Z">
        <w:r>
          <w:t xml:space="preserve"> </w:t>
        </w:r>
      </w:ins>
      <w:ins w:id="2597" w:author="PR Preview" w:date="2026-01-01T00:00:00Z">
        <w:r>
          <w:t xml:space="preserve">spans</w:t>
        </w:r>
      </w:ins>
      <w:ins w:id="2598" w:author="PR Preview" w:date="2026-01-01T00:00:00Z">
        <w:r>
          <w:t xml:space="preserve"> </w:t>
        </w:r>
      </w:ins>
      <m:oMath>
        <m:sSup>
          <m:e>
            <m:r>
              <m:rPr>
                <m:scr m:val="double-struck"/>
                <m:sty m:val="p"/>
              </m:rPr>
              <m:t>R</m:t>
            </m:r>
          </m:e>
          <m:sup>
            <m:r>
              <m:t>2</m:t>
            </m:r>
          </m:sup>
        </m:sSup>
      </m:oMath>
      <w:ins w:id="2599" w:author="PR Preview" w:date="2026-01-01T00:00:00Z">
        <w:r>
          <w:t xml:space="preserve"> </w:t>
        </w:r>
      </w:ins>
      <w:ins w:id="2600" w:author="PR Preview" w:date="2026-01-01T00:00:00Z">
        <w:r>
          <w:t xml:space="preserve">but is not linearly independent,</w:t>
        </w:r>
      </w:ins>
      <w:ins w:id="2601" w:author="PR Preview" w:date="2026-01-01T00:00:00Z">
        <w:r>
          <w:t xml:space="preserve"> </w:t>
        </w:r>
      </w:ins>
      <w:ins w:id="2602" w:author="PR Preview" w:date="2026-01-01T00:00:00Z">
        <w:r>
          <w:t xml:space="preserve">and the coefficients of</w:t>
        </w:r>
      </w:ins>
      <w:ins w:id="2603" w:author="PR Preview" w:date="2026-01-01T00:00:00Z">
        <w:r>
          <w:t xml:space="preserve"> </w:t>
        </w:r>
      </w:ins>
      <m:oMath>
        <m:r>
          <m:rPr>
            <m:sty m:val="p"/>
          </m:rPr>
          <m:t>(</m:t>
        </m:r>
        <m:r>
          <m:t>3</m:t>
        </m:r>
        <m:r>
          <m:rPr>
            <m:sty m:val="p"/>
          </m:rPr>
          <m:t>,</m:t>
        </m:r>
        <m:r>
          <m:t>5</m:t>
        </m:r>
        <m:r>
          <m:rPr>
            <m:sty m:val="p"/>
          </m:rPr>
          <m:t>)</m:t>
        </m:r>
      </m:oMath>
      <w:ins w:id="2604" w:author="PR Preview" w:date="2026-01-01T00:00:00Z">
        <w:r>
          <w:t xml:space="preserve"> </w:t>
        </w:r>
      </w:ins>
      <w:ins w:id="2605" w:author="PR Preview" w:date="2026-01-01T00:00:00Z">
        <w:r>
          <w:t xml:space="preserve">are not unique:</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ins w:id="2606" w:author="PR Preview" w:date="2026-01-01T00:00:00Z">
        <w:r>
          <w:rPr>
            <w:b/>
            <w:bCs/>
          </w:rPr>
          <w:t xml:space="preserve">Definition 49 (Coordinates in a basis)</w:t>
        </w:r>
      </w:ins>
      <w:ins w:id="2607" w:author="PR Preview" w:date="2026-01-01T00:00:00Z">
        <w:r>
          <w:t xml:space="preserve"> </w:t>
        </w:r>
      </w:ins>
      <w:ins w:id="2608" w:author="PR Preview" w:date="2026-01-01T00:00:00Z">
        <w:r>
          <w:t xml:space="preserve">Let</w:t>
        </w:r>
      </w:ins>
      <w:ins w:id="2609" w:author="PR Preview" w:date="2026-01-01T00:00:00Z">
        <w:r>
          <w:t xml:space="preserve"> </w:t>
        </w:r>
      </w:ins>
      <w:ins w:id="2610" w:author="PR Preview" w:date="2026-01-01T00:00:00Z">
        <w:r>
          <w:t xml:space="preserve">$\mathord{\smash[b]{\underset{\raise.3ex\hbox{$\scriptstyle\sim$}}{a}}\vphantom{a}}_1, \ldots, \mathord{\smash[b]{\underset{\raise.3ex\hbox{$\scriptstyle\sim$}}{a}}\vphantom{a}}_k$</w:t>
        </w:r>
      </w:ins>
      <w:ins w:id="2611" w:author="PR Preview" w:date="2026-01-01T00:00:00Z">
        <w:r>
          <w:t xml:space="preserve"> </w:t>
        </w:r>
      </w:ins>
      <w:ins w:id="2612" w:author="PR Preview" w:date="2026-01-01T00:00:00Z">
        <w:r>
          <w:t xml:space="preserve">be a basis of a subspace</w:t>
        </w:r>
      </w:ins>
      <w:ins w:id="2613" w:author="PR Preview" w:date="2026-01-01T00:00:00Z">
        <w:r>
          <w:t xml:space="preserve"> </w:t>
        </w:r>
      </w:ins>
      <m:oMath>
        <m:r>
          <m:rPr>
            <m:scr m:val="script"/>
            <m:sty m:val="p"/>
          </m:rPr>
          <m:t>S</m:t>
        </m:r>
      </m:oMath>
      <w:ins w:id="2614" w:author="PR Preview" w:date="2026-01-01T00:00:00Z">
        <w:r>
          <w:t xml:space="preserve"> </w:t>
        </w:r>
      </w:ins>
      <w:ins w:id="2615" w:author="PR Preview" w:date="2026-01-01T00:00:00Z">
        <w:r>
          <w:t xml:space="preserve">(</w:t>
        </w:r>
      </w:ins>
      <w:hyperlink w:anchor="def-basis">
        <w:ins w:id="2616" w:author="PR Preview" w:date="2026-01-01T00:00:00Z">
          <w:r>
            <w:rPr>
              <w:rStyle w:val="Hyperlink"/>
            </w:rPr>
            <w:t xml:space="preserve">Definition 48</w:t>
          </w:r>
        </w:ins>
      </w:hyperlink>
      <w:ins w:id="2617" w:author="PR Preview" w:date="2026-01-01T00:00:00Z">
        <w:r>
          <w:t xml:space="preserve">),</w:t>
        </w:r>
      </w:ins>
      <w:ins w:id="2618" w:author="PR Preview" w:date="2026-01-01T00:00:00Z">
        <w:r>
          <w:t xml:space="preserve"> </w:t>
        </w:r>
      </w:ins>
      <w:ins w:id="2619" w:author="PR Preview" w:date="2026-01-01T00:00:00Z">
        <w:r>
          <w:t xml:space="preserve">and let</w:t>
        </w:r>
      </w:ins>
      <w:ins w:id="2620" w:author="PR Preview" w:date="2026-01-01T00:00:00Z">
        <w:r>
          <w:t xml:space="preserve"> </w:t>
        </w:r>
      </w:ins>
      <w:ins w:id="2621" w:author="PR Preview" w:date="2026-01-01T00:00:00Z">
        <w:r>
          <w:t xml:space="preserve">$\mathord{\smash[b]{\underset{\raise.3ex\hbox{$\scriptstyle\sim$}}{x}}\vphantom{x}} \in \mathcal{S}$</w:t>
        </w:r>
      </w:ins>
      <w:ins w:id="2622" w:author="PR Preview" w:date="2026-01-01T00:00:00Z">
        <w:r>
          <w:t xml:space="preserve">.</w:t>
        </w:r>
      </w:ins>
      <w:ins w:id="2623" w:author="PR Preview" w:date="2026-01-01T00:00:00Z">
        <w:r>
          <w:t xml:space="preserve"> </w:t>
        </w:r>
      </w:ins>
      <w:ins w:id="2624" w:author="PR Preview" w:date="2026-01-01T00:00:00Z">
        <w:r>
          <w:t xml:space="preserve">The</w:t>
        </w:r>
      </w:ins>
      <w:ins w:id="2625" w:author="PR Preview" w:date="2026-01-01T00:00:00Z">
        <w:r>
          <w:t xml:space="preserve"> </w:t>
        </w:r>
      </w:ins>
      <w:ins w:id="2626" w:author="PR Preview" w:date="2026-01-01T00:00:00Z">
        <w:r>
          <w:rPr>
            <w:b/>
            <w:bCs/>
          </w:rPr>
          <w:t xml:space="preserve">coordinates</w:t>
        </w:r>
      </w:ins>
      <w:ins w:id="2627" w:author="PR Preview" w:date="2026-01-01T00:00:00Z">
        <w:r>
          <w:t xml:space="preserve"> </w:t>
        </w:r>
      </w:ins>
      <w:ins w:id="2628" w:author="PR Preview" w:date="2026-01-01T00:00:00Z">
        <w:r>
          <w:t xml:space="preserve">[36]</w:t>
        </w:r>
      </w:ins>
      <w:ins w:id="2629" w:author="PR Preview" w:date="2026-01-01T00:00:00Z">
        <w:r>
          <w:t xml:space="preserve"> </w:t>
        </w:r>
      </w:ins>
      <w:ins w:id="2630" w:author="PR Preview" w:date="2026-01-01T00:00:00Z">
        <w:r>
          <w:t xml:space="preserve">of</w:t>
        </w:r>
      </w:ins>
      <w:ins w:id="2631" w:author="PR Preview" w:date="2026-01-01T00:00:00Z">
        <w:r>
          <w:t xml:space="preserve"> </w:t>
        </w:r>
      </w:ins>
      <w:ins w:id="2632" w:author="PR Preview" w:date="2026-01-01T00:00:00Z">
        <w:r>
          <w:t xml:space="preserve">$\mathord{\smash[b]{\underset{\raise.3ex\hbox{$\scriptstyle\sim$}}{x}}\vphantom{x}}$</w:t>
        </w:r>
      </w:ins>
      <w:ins w:id="2633" w:author="PR Preview" w:date="2026-01-01T00:00:00Z">
        <w:r>
          <w:t xml:space="preserve"> </w:t>
        </w:r>
      </w:ins>
      <w:ins w:id="2634" w:author="PR Preview" w:date="2026-01-01T00:00:00Z">
        <w:r>
          <w:t xml:space="preserve">in this basis</w:t>
        </w:r>
      </w:ins>
      <w:ins w:id="2635" w:author="PR Preview" w:date="2026-01-01T00:00:00Z">
        <w:r>
          <w:t xml:space="preserve"> </w:t>
        </w:r>
      </w:ins>
      <w:ins w:id="2636" w:author="PR Preview" w:date="2026-01-01T00:00:00Z">
        <w:r>
          <w:t xml:space="preserve">are the numbers</w:t>
        </w:r>
      </w:ins>
      <w:ins w:id="263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638" w:author="PR Preview" w:date="2026-01-01T00:00:00Z">
        <w:r>
          <w:t xml:space="preserve"> </w:t>
        </w:r>
      </w:ins>
      <w:ins w:id="2639" w:author="PR Preview" w:date="2026-01-01T00:00:00Z">
        <w:r>
          <w:t xml:space="preserve">with</w:t>
        </w:r>
      </w:ins>
      <w:ins w:id="2640" w:author="PR Preview" w:date="2026-01-01T00:00:00Z">
        <w:r>
          <w:t xml:space="preserve"> </w:t>
        </w:r>
      </w:ins>
      <w:ins w:id="2641" w:author="PR Preview" w:date="2026-01-01T00:00:00Z">
        <w:r>
          <w:t xml:space="preserve">$\mathord{\smash[b]{\underset{\raise.3ex\hbox{$\scriptstyle\sim$}}{x}}\vphantom{x}} = c_1 \mathord{\smash[b]{\underset{\raise.3ex\hbox{$\scriptstyle\sim$}}{a}}\vphantom{a}}_1 + \cdots + c_k \mathord{\smash[b]{\underset{\raise.3ex\hbox{$\scriptstyle\sim$}}{a}}\vphantom{a}}_k$</w:t>
        </w:r>
      </w:ins>
      <w:ins w:id="2642" w:author="PR Preview" w:date="2026-01-01T00:00:00Z">
        <w:r>
          <w:t xml:space="preserve">.</w:t>
        </w:r>
      </w:ins>
      <w:ins w:id="2643" w:author="PR Preview" w:date="2026-01-01T00:00:00Z">
        <w:r>
          <w:t xml:space="preserve"> </w:t>
        </w:r>
      </w:ins>
      <w:ins w:id="2644" w:author="PR Preview" w:date="2026-01-01T00:00:00Z">
        <w:r>
          <w:t xml:space="preserve">By</w:t>
        </w:r>
      </w:ins>
      <w:ins w:id="2645" w:author="PR Preview" w:date="2026-01-01T00:00:00Z">
        <w:r>
          <w:t xml:space="preserve"> </w:t>
        </w:r>
      </w:ins>
      <w:hyperlink w:anchor="thm-basis-unique">
        <w:ins w:id="2646" w:author="PR Preview" w:date="2026-01-01T00:00:00Z">
          <w:r>
            <w:rPr>
              <w:rStyle w:val="Hyperlink"/>
            </w:rPr>
            <w:t xml:space="preserve">Theorem 26</w:t>
          </w:r>
        </w:ins>
      </w:hyperlink>
      <w:ins w:id="2647" w:author="PR Preview" w:date="2026-01-01T00:00:00Z">
        <w:r>
          <w:t xml:space="preserve"> </w:t>
        </w:r>
      </w:ins>
      <w:ins w:id="2648" w:author="PR Preview" w:date="2026-01-01T00:00:00Z">
        <w:r>
          <w:t xml:space="preserve">there is exactly one such list of numbers.</w:t>
        </w:r>
      </w:ins>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del w:id="2649" w:author="PR Preview" w:date="2026-01-01T00:00:00Z">
        <w:r>
          <w:rPr>
            <w:b/>
            <w:bCs/>
          </w:rPr>
          <w:delText xml:space="preserve">Example 49 (Coordinates of</w:delText>
        </w:r>
      </w:del>
      <w:del w:id="2650" w:author="PR Preview" w:date="2026-01-01T00:00:00Z">
        <w:r>
          <w:rPr>
            <w:b/>
            <w:bCs/>
          </w:rPr>
          <w:delText xml:space="preserve"> </w:delText>
        </w:r>
      </w:del>
      <m:oMath>
        <m:r>
          <m:rPr>
            <m:sty m:val="p"/>
          </m:rPr>
          <m:t>(</m:t>
        </m:r>
        <m:r>
          <m:t>4</m:t>
        </m:r>
        <m:r>
          <m:rPr>
            <m:sty m:val="p"/>
          </m:rPr>
          <m:t>,</m:t>
        </m:r>
        <m:r>
          <m:t>1</m:t>
        </m:r>
        <m:r>
          <m:rPr>
            <m:sty m:val="p"/>
          </m:rPr>
          <m:t>)</m:t>
        </m:r>
      </m:oMath>
      <w:del w:id="2651" w:author="PR Preview" w:date="2026-01-01T00:00:00Z">
        <w:r>
          <w:rPr>
            <w:b/>
            <w:bCs/>
          </w:rPr>
          <w:delText xml:space="preserve"> </w:delText>
        </w:r>
      </w:del>
      <w:del w:id="2652" w:author="PR Preview" w:date="2026-01-01T00:00:00Z">
        <w:r>
          <w:rPr>
            <w:b/>
            <w:bCs/>
          </w:rPr>
          <w:delText xml:space="preserve">in two bases of</w:delText>
        </w:r>
      </w:del>
      <w:del w:id="2653" w:author="PR Preview" w:date="2026-01-01T00:00:00Z">
        <w:r>
          <w:rPr>
            <w:b/>
            <w:bCs/>
          </w:rPr>
          <w:delText xml:space="preserve"> </w:delText>
        </w:r>
      </w:del>
      <m:oMath>
        <m:sSup>
          <m:e>
            <m:r>
              <m:rPr>
                <m:scr m:val="double-struck"/>
                <m:sty m:val="p"/>
              </m:rPr>
              <m:t>R</m:t>
            </m:r>
          </m:e>
          <m:sup>
            <m:r>
              <m:t>2</m:t>
            </m:r>
          </m:sup>
        </m:sSup>
      </m:oMath>
      <w:del w:id="2654" w:author="PR Preview" w:date="2026-01-01T00:00:00Z">
        <w:r>
          <w:rPr>
            <w:b/>
            <w:bCs/>
          </w:rPr>
          <w:delText xml:space="preserve">)</w:delText>
        </w:r>
      </w:del>
      <w:del w:id="2655" w:author="PR Preview" w:date="2026-01-01T00:00:00Z">
        <w:r>
          <w:delText xml:space="preserve"> </w:delText>
        </w:r>
      </w:del>
      <w:del w:id="2656" w:author="PR Preview" w:date="2026-01-01T00:00:00Z">
        <w:r>
          <w:delText xml:space="preserve">In the basis</w:delText>
        </w:r>
      </w:del>
      <w:del w:id="265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658" w:author="PR Preview" w:date="2026-01-01T00:00:00Z">
        <w:r>
          <w:delText xml:space="preserve"> </w:delText>
        </w:r>
      </w:del>
      <w:del w:id="2659" w:author="PR Preview" w:date="2026-01-01T00:00:00Z">
        <w:r>
          <w:delText xml:space="preserve">of</w:delText>
        </w:r>
      </w:del>
      <w:del w:id="2660" w:author="PR Preview" w:date="2026-01-01T00:00:00Z">
        <w:r>
          <w:delText xml:space="preserve"> </w:delText>
        </w:r>
      </w:del>
      <w:hyperlink w:anchor="exm-basis">
        <w:del w:id="2661" w:author="PR Preview" w:date="2026-01-01T00:00:00Z">
          <w:r>
            <w:rPr>
              <w:rStyle w:val="Hyperlink"/>
            </w:rPr>
            <w:delText xml:space="preserve">Example 46</w:delText>
          </w:r>
        </w:del>
      </w:hyperlink>
      <w:del w:id="2662" w:author="PR Preview" w:date="2026-01-01T00:00:00Z">
        <w:r>
          <w:delText xml:space="preserve">,</w:delText>
        </w:r>
      </w:del>
      <w:del w:id="2663" w:author="PR Preview" w:date="2026-01-01T00:00:00Z">
        <w:r>
          <w:delText xml:space="preserve"> </w:delText>
        </w:r>
      </w:del>
      <w:del w:id="2664" w:author="PR Preview" w:date="2026-01-01T00:00:00Z">
        <w:r>
          <w:delText xml:space="preserve">the coordinates of</w:delText>
        </w:r>
      </w:del>
      <w:del w:id="2665" w:author="PR Preview" w:date="2026-01-01T00:00:00Z">
        <w:r>
          <w:delText xml:space="preserve"> </w:delText>
        </w:r>
      </w:del>
      <m:oMath>
        <m:r>
          <m:rPr>
            <m:sty m:val="p"/>
          </m:rPr>
          <m:t>(</m:t>
        </m:r>
        <m:r>
          <m:t>4</m:t>
        </m:r>
        <m:r>
          <m:rPr>
            <m:sty m:val="p"/>
          </m:rPr>
          <m:t>,</m:t>
        </m:r>
        <m:r>
          <m:t>1</m:t>
        </m:r>
        <m:r>
          <m:rPr>
            <m:sty m:val="p"/>
          </m:rPr>
          <m:t>)</m:t>
        </m:r>
      </m:oMath>
      <w:del w:id="2666" w:author="PR Preview" w:date="2026-01-01T00:00:00Z">
        <w:r>
          <w:delText xml:space="preserve"> </w:delText>
        </w:r>
      </w:del>
      <w:del w:id="2667" w:author="PR Preview" w:date="2026-01-01T00:00:00Z">
        <w:r>
          <w:delText xml:space="preserve">are</w:delText>
        </w:r>
      </w:del>
      <w:del w:id="2668" w:author="PR Preview" w:date="2026-01-01T00:00:00Z">
        <w:r>
          <w:delText xml:space="preserve"> </w:delText>
        </w:r>
      </w:del>
      <m:oMath>
        <m:r>
          <m:t>3</m:t>
        </m:r>
      </m:oMath>
      <w:del w:id="2669" w:author="PR Preview" w:date="2026-01-01T00:00:00Z">
        <w:r>
          <w:delText xml:space="preserve"> </w:delText>
        </w:r>
      </w:del>
      <w:del w:id="2670" w:author="PR Preview" w:date="2026-01-01T00:00:00Z">
        <w:r>
          <w:delText xml:space="preserve">and</w:delText>
        </w:r>
      </w:del>
      <w:del w:id="2671" w:author="PR Preview" w:date="2026-01-01T00:00:00Z">
        <w:r>
          <w:delText xml:space="preserve"> </w:delText>
        </w:r>
      </w:del>
      <m:oMath>
        <m:r>
          <m:t>1</m:t>
        </m:r>
      </m:oMath>
      <w:del w:id="2672" w:author="PR Preview" w:date="2026-01-01T00:00:00Z">
        <w:r>
          <w:delText xml:space="preserve">:</w:delText>
        </w:r>
      </w:del>
    </w:p>
    <w:p>
      <w:pPr>
        <w:pStyle w:val="BodyText"/>
      </w:pPr>
      <w:ins w:id="2673" w:author="PR Preview" w:date="2026-01-01T00:00:00Z">
        <w:r>
          <w:rPr>
            <w:b/>
            <w:bCs/>
          </w:rPr>
          <w:t xml:space="preserve">Example 48 (Coordinates of</w:t>
        </w:r>
      </w:ins>
      <w:ins w:id="2674" w:author="PR Preview" w:date="2026-01-01T00:00:00Z">
        <w:r>
          <w:rPr>
            <w:b/>
            <w:bCs/>
          </w:rPr>
          <w:t xml:space="preserve"> </w:t>
        </w:r>
      </w:ins>
      <m:oMath>
        <m:r>
          <m:rPr>
            <m:sty m:val="p"/>
          </m:rPr>
          <m:t>(</m:t>
        </m:r>
        <m:r>
          <m:t>4</m:t>
        </m:r>
        <m:r>
          <m:rPr>
            <m:sty m:val="p"/>
          </m:rPr>
          <m:t>,</m:t>
        </m:r>
        <m:r>
          <m:t>1</m:t>
        </m:r>
        <m:r>
          <m:rPr>
            <m:sty m:val="p"/>
          </m:rPr>
          <m:t>)</m:t>
        </m:r>
      </m:oMath>
      <w:ins w:id="2675" w:author="PR Preview" w:date="2026-01-01T00:00:00Z">
        <w:r>
          <w:rPr>
            <w:b/>
            <w:bCs/>
          </w:rPr>
          <w:t xml:space="preserve"> </w:t>
        </w:r>
      </w:ins>
      <w:ins w:id="2676" w:author="PR Preview" w:date="2026-01-01T00:00:00Z">
        <w:r>
          <w:rPr>
            <w:b/>
            <w:bCs/>
          </w:rPr>
          <w:t xml:space="preserve">in two bases of</w:t>
        </w:r>
      </w:ins>
      <w:ins w:id="2677" w:author="PR Preview" w:date="2026-01-01T00:00:00Z">
        <w:r>
          <w:rPr>
            <w:b/>
            <w:bCs/>
          </w:rPr>
          <w:t xml:space="preserve"> </w:t>
        </w:r>
      </w:ins>
      <m:oMath>
        <m:sSup>
          <m:e>
            <m:r>
              <m:rPr>
                <m:scr m:val="double-struck"/>
                <m:sty m:val="p"/>
              </m:rPr>
              <m:t>R</m:t>
            </m:r>
          </m:e>
          <m:sup>
            <m:r>
              <m:t>2</m:t>
            </m:r>
          </m:sup>
        </m:sSup>
      </m:oMath>
      <w:ins w:id="2678" w:author="PR Preview" w:date="2026-01-01T00:00:00Z">
        <w:r>
          <w:rPr>
            <w:b/>
            <w:bCs/>
          </w:rPr>
          <w:t xml:space="preserve">)</w:t>
        </w:r>
      </w:ins>
      <w:ins w:id="2679" w:author="PR Preview" w:date="2026-01-01T00:00:00Z">
        <w:r>
          <w:t xml:space="preserve"> </w:t>
        </w:r>
      </w:ins>
      <w:ins w:id="2680" w:author="PR Preview" w:date="2026-01-01T00:00:00Z">
        <w:r>
          <w:t xml:space="preserve">In the basis</w:t>
        </w:r>
      </w:ins>
      <w:ins w:id="2681"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682" w:author="PR Preview" w:date="2026-01-01T00:00:00Z">
        <w:r>
          <w:t xml:space="preserve"> </w:t>
        </w:r>
      </w:ins>
      <w:ins w:id="2683" w:author="PR Preview" w:date="2026-01-01T00:00:00Z">
        <w:r>
          <w:t xml:space="preserve">of</w:t>
        </w:r>
      </w:ins>
      <w:ins w:id="2684" w:author="PR Preview" w:date="2026-01-01T00:00:00Z">
        <w:r>
          <w:t xml:space="preserve"> </w:t>
        </w:r>
      </w:ins>
      <w:hyperlink w:anchor="exm-basis">
        <w:ins w:id="2685" w:author="PR Preview" w:date="2026-01-01T00:00:00Z">
          <w:r>
            <w:rPr>
              <w:rStyle w:val="Hyperlink"/>
            </w:rPr>
            <w:t xml:space="preserve">Example 45</w:t>
          </w:r>
        </w:ins>
      </w:hyperlink>
      <w:ins w:id="2686" w:author="PR Preview" w:date="2026-01-01T00:00:00Z">
        <w:r>
          <w:t xml:space="preserve">,</w:t>
        </w:r>
      </w:ins>
      <w:ins w:id="2687" w:author="PR Preview" w:date="2026-01-01T00:00:00Z">
        <w:r>
          <w:t xml:space="preserve"> </w:t>
        </w:r>
      </w:ins>
      <w:ins w:id="2688" w:author="PR Preview" w:date="2026-01-01T00:00:00Z">
        <w:r>
          <w:t xml:space="preserve">the coordinates of</w:t>
        </w:r>
      </w:ins>
      <w:ins w:id="2689" w:author="PR Preview" w:date="2026-01-01T00:00:00Z">
        <w:r>
          <w:t xml:space="preserve"> </w:t>
        </w:r>
      </w:ins>
      <m:oMath>
        <m:r>
          <m:rPr>
            <m:sty m:val="p"/>
          </m:rPr>
          <m:t>(</m:t>
        </m:r>
        <m:r>
          <m:t>4</m:t>
        </m:r>
        <m:r>
          <m:rPr>
            <m:sty m:val="p"/>
          </m:rPr>
          <m:t>,</m:t>
        </m:r>
        <m:r>
          <m:t>1</m:t>
        </m:r>
        <m:r>
          <m:rPr>
            <m:sty m:val="p"/>
          </m:rPr>
          <m:t>)</m:t>
        </m:r>
      </m:oMath>
      <w:ins w:id="2690" w:author="PR Preview" w:date="2026-01-01T00:00:00Z">
        <w:r>
          <w:t xml:space="preserve"> </w:t>
        </w:r>
      </w:ins>
      <w:ins w:id="2691" w:author="PR Preview" w:date="2026-01-01T00:00:00Z">
        <w:r>
          <w:t xml:space="preserve">are</w:t>
        </w:r>
      </w:ins>
      <w:ins w:id="2692" w:author="PR Preview" w:date="2026-01-01T00:00:00Z">
        <w:r>
          <w:t xml:space="preserve"> </w:t>
        </w:r>
      </w:ins>
      <m:oMath>
        <m:r>
          <m:t>3</m:t>
        </m:r>
      </m:oMath>
      <w:ins w:id="2693" w:author="PR Preview" w:date="2026-01-01T00:00:00Z">
        <w:r>
          <w:t xml:space="preserve"> </w:t>
        </w:r>
      </w:ins>
      <w:ins w:id="2694" w:author="PR Preview" w:date="2026-01-01T00:00:00Z">
        <w:r>
          <w:t xml:space="preserve">and</w:t>
        </w:r>
      </w:ins>
      <w:ins w:id="2695" w:author="PR Preview" w:date="2026-01-01T00:00:00Z">
        <w:r>
          <w:t xml:space="preserve"> </w:t>
        </w:r>
      </w:ins>
      <m:oMath>
        <m:r>
          <m:t>1</m:t>
        </m:r>
      </m:oMath>
      <w:ins w:id="2696" w:author="PR Preview" w:date="2026-01-01T00:00:00Z">
        <w:r>
          <w:t xml:space="preserve">:</w:t>
        </w:r>
      </w:ins>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del w:id="2697" w:author="PR Preview" w:date="2026-01-01T00:00:00Z">
        <w:r>
          <w:rPr>
            <w:b/>
            <w:bCs/>
          </w:rPr>
          <w:delText xml:space="preserve">Theorem 28 (All bases of a subspace have the same number of vectors)</w:delText>
        </w:r>
      </w:del>
      <w:del w:id="2698" w:author="PR Preview" w:date="2026-01-01T00:00:00Z">
        <w:r>
          <w:delText xml:space="preserve"> </w:delText>
        </w:r>
      </w:del>
      <w:del w:id="2699" w:author="PR Preview" w:date="2026-01-01T00:00:00Z">
        <w:r>
          <w:delText xml:space="preserve">If</w:delText>
        </w:r>
      </w:del>
      <w:del w:id="2700" w:author="PR Preview" w:date="2026-01-01T00:00:00Z">
        <w:r>
          <w:delText xml:space="preserve"> </w:delText>
        </w:r>
      </w:del>
      <w:del w:id="2701" w:author="PR Preview" w:date="2026-01-01T00:00:00Z">
        <w:r>
          <w:delText xml:space="preserve">$\mathord{\smash[b]{\underset{\raise.3ex\hbox{$\scriptstyle\sim$}}{a}}\vphantom{a}}_1, \ldots, \mathord{\smash[b]{\underset{\raise.3ex\hbox{$\scriptstyle\sim$}}{a}}\vphantom{a}}_k$</w:delText>
        </w:r>
      </w:del>
      <w:del w:id="2702" w:author="PR Preview" w:date="2026-01-01T00:00:00Z">
        <w:r>
          <w:delText xml:space="preserve"> </w:delText>
        </w:r>
      </w:del>
      <w:del w:id="2703" w:author="PR Preview" w:date="2026-01-01T00:00:00Z">
        <w:r>
          <w:delText xml:space="preserve">and</w:delText>
        </w:r>
      </w:del>
      <w:del w:id="2704" w:author="PR Preview" w:date="2026-01-01T00:00:00Z">
        <w:r>
          <w:delText xml:space="preserve"> </w:delText>
        </w:r>
      </w:del>
      <w:del w:id="2705" w:author="PR Preview" w:date="2026-01-01T00:00:00Z">
        <w:r>
          <w:delText xml:space="preserve">$\mathord{\smash[b]{\underset{\raise.3ex\hbox{$\scriptstyle\sim$}}{b}}\vphantom{b}}_1, \ldots, \mathord{\smash[b]{\underset{\raise.3ex\hbox{$\scriptstyle\sim$}}{b}}\vphantom{b}}_l$</w:delText>
        </w:r>
      </w:del>
      <w:del w:id="2706" w:author="PR Preview" w:date="2026-01-01T00:00:00Z">
        <w:r>
          <w:delText xml:space="preserve"> </w:delText>
        </w:r>
      </w:del>
      <w:del w:id="2707" w:author="PR Preview" w:date="2026-01-01T00:00:00Z">
        <w:r>
          <w:delText xml:space="preserve">are both bases of a subspace</w:delText>
        </w:r>
      </w:del>
      <w:del w:id="2708" w:author="PR Preview" w:date="2026-01-01T00:00:00Z">
        <w:r>
          <w:delText xml:space="preserve"> </w:delText>
        </w:r>
      </w:del>
      <m:oMath>
        <m:r>
          <m:rPr>
            <m:scr m:val="script"/>
            <m:sty m:val="p"/>
          </m:rPr>
          <m:t>S</m:t>
        </m:r>
      </m:oMath>
      <w:del w:id="2709" w:author="PR Preview" w:date="2026-01-01T00:00:00Z">
        <w:r>
          <w:delText xml:space="preserve"> </w:delText>
        </w:r>
      </w:del>
      <w:del w:id="2710" w:author="PR Preview" w:date="2026-01-01T00:00:00Z">
        <w:r>
          <w:delText xml:space="preserve">of</w:delText>
        </w:r>
      </w:del>
      <w:del w:id="2711" w:author="PR Preview" w:date="2026-01-01T00:00:00Z">
        <w:r>
          <w:delText xml:space="preserve"> </w:delText>
        </w:r>
      </w:del>
      <m:oMath>
        <m:sSup>
          <m:e>
            <m:r>
              <m:rPr>
                <m:scr m:val="double-struck"/>
                <m:sty m:val="p"/>
              </m:rPr>
              <m:t>R</m:t>
            </m:r>
          </m:e>
          <m:sup>
            <m:r>
              <m:t>p</m:t>
            </m:r>
          </m:sup>
        </m:sSup>
      </m:oMath>
      <w:del w:id="2712" w:author="PR Preview" w:date="2026-01-01T00:00:00Z">
        <w:r>
          <w:delText xml:space="preserve"> </w:delText>
        </w:r>
      </w:del>
      <w:del w:id="2713" w:author="PR Preview" w:date="2026-01-01T00:00:00Z">
        <w:r>
          <w:delText xml:space="preserve">(</w:delText>
        </w:r>
      </w:del>
      <w:hyperlink w:anchor="def-basis">
        <w:del w:id="2714" w:author="PR Preview" w:date="2026-01-01T00:00:00Z">
          <w:r>
            <w:rPr>
              <w:rStyle w:val="Hyperlink"/>
            </w:rPr>
            <w:delText xml:space="preserve">Definition 48</w:delText>
          </w:r>
        </w:del>
      </w:hyperlink>
      <w:del w:id="2715" w:author="PR Preview" w:date="2026-01-01T00:00:00Z">
        <w:r>
          <w:delText xml:space="preserve">),</w:delText>
        </w:r>
      </w:del>
      <w:del w:id="2716" w:author="PR Preview" w:date="2026-01-01T00:00:00Z">
        <w:r>
          <w:delText xml:space="preserve"> </w:delText>
        </w:r>
      </w:del>
      <w:del w:id="2717" w:author="PR Preview" w:date="2026-01-01T00:00:00Z">
        <w:r>
          <w:delText xml:space="preserve">then</w:delText>
        </w:r>
      </w:del>
      <w:del w:id="2718" w:author="PR Preview" w:date="2026-01-01T00:00:00Z">
        <w:r>
          <w:delText xml:space="preserve"> </w:delText>
        </w:r>
      </w:del>
      <m:oMath>
        <m:r>
          <m:t>k</m:t>
        </m:r>
        <m:r>
          <m:rPr>
            <m:sty m:val="p"/>
          </m:rPr>
          <m:t>=</m:t>
        </m:r>
        <m:r>
          <m:t>l</m:t>
        </m:r>
      </m:oMath>
      <w:del w:id="2719" w:author="PR Preview" w:date="2026-01-01T00:00:00Z">
        <w:r>
          <w:delText xml:space="preserve">.</w:delText>
        </w:r>
      </w:del>
    </w:p>
    <w:p>
      <w:pPr>
        <w:pStyle w:val="BodyText"/>
      </w:pPr>
      <w:ins w:id="2720" w:author="PR Preview" w:date="2026-01-01T00:00:00Z">
        <w:r>
          <w:rPr>
            <w:b/>
            <w:bCs/>
          </w:rPr>
          <w:t xml:space="preserve">Theorem 27 (All bases of a subspace have the same number of vectors)</w:t>
        </w:r>
      </w:ins>
      <w:ins w:id="2721" w:author="PR Preview" w:date="2026-01-01T00:00:00Z">
        <w:r>
          <w:t xml:space="preserve"> </w:t>
        </w:r>
      </w:ins>
      <w:ins w:id="2722" w:author="PR Preview" w:date="2026-01-01T00:00:00Z">
        <w:r>
          <w:t xml:space="preserve">If</w:t>
        </w:r>
      </w:ins>
      <w:ins w:id="2723" w:author="PR Preview" w:date="2026-01-01T00:00:00Z">
        <w:r>
          <w:t xml:space="preserve"> </w:t>
        </w:r>
      </w:ins>
      <w:ins w:id="2724" w:author="PR Preview" w:date="2026-01-01T00:00:00Z">
        <w:r>
          <w:t xml:space="preserve">$\mathord{\smash[b]{\underset{\raise.3ex\hbox{$\scriptstyle\sim$}}{a}}\vphantom{a}}_1, \ldots, \mathord{\smash[b]{\underset{\raise.3ex\hbox{$\scriptstyle\sim$}}{a}}\vphantom{a}}_k$</w:t>
        </w:r>
      </w:ins>
      <w:ins w:id="2725" w:author="PR Preview" w:date="2026-01-01T00:00:00Z">
        <w:r>
          <w:t xml:space="preserve"> </w:t>
        </w:r>
      </w:ins>
      <w:ins w:id="2726" w:author="PR Preview" w:date="2026-01-01T00:00:00Z">
        <w:r>
          <w:t xml:space="preserve">and</w:t>
        </w:r>
      </w:ins>
      <w:ins w:id="2727" w:author="PR Preview" w:date="2026-01-01T00:00:00Z">
        <w:r>
          <w:t xml:space="preserve"> </w:t>
        </w:r>
      </w:ins>
      <w:ins w:id="2728" w:author="PR Preview" w:date="2026-01-01T00:00:00Z">
        <w:r>
          <w:t xml:space="preserve">$\mathord{\smash[b]{\underset{\raise.3ex\hbox{$\scriptstyle\sim$}}{b}}\vphantom{b}}_1, \ldots, \mathord{\smash[b]{\underset{\raise.3ex\hbox{$\scriptstyle\sim$}}{b}}\vphantom{b}}_l$</w:t>
        </w:r>
      </w:ins>
      <w:ins w:id="2729" w:author="PR Preview" w:date="2026-01-01T00:00:00Z">
        <w:r>
          <w:t xml:space="preserve"> </w:t>
        </w:r>
      </w:ins>
      <w:ins w:id="2730" w:author="PR Preview" w:date="2026-01-01T00:00:00Z">
        <w:r>
          <w:t xml:space="preserve">are both bases of a subspace</w:t>
        </w:r>
      </w:ins>
      <w:ins w:id="2731" w:author="PR Preview" w:date="2026-01-01T00:00:00Z">
        <w:r>
          <w:t xml:space="preserve"> </w:t>
        </w:r>
      </w:ins>
      <m:oMath>
        <m:r>
          <m:rPr>
            <m:scr m:val="script"/>
            <m:sty m:val="p"/>
          </m:rPr>
          <m:t>S</m:t>
        </m:r>
      </m:oMath>
      <w:ins w:id="2732" w:author="PR Preview" w:date="2026-01-01T00:00:00Z">
        <w:r>
          <w:t xml:space="preserve"> </w:t>
        </w:r>
      </w:ins>
      <w:ins w:id="2733" w:author="PR Preview" w:date="2026-01-01T00:00:00Z">
        <w:r>
          <w:t xml:space="preserve">of</w:t>
        </w:r>
      </w:ins>
      <w:ins w:id="2734" w:author="PR Preview" w:date="2026-01-01T00:00:00Z">
        <w:r>
          <w:t xml:space="preserve"> </w:t>
        </w:r>
      </w:ins>
      <m:oMath>
        <m:sSup>
          <m:e>
            <m:r>
              <m:rPr>
                <m:scr m:val="double-struck"/>
                <m:sty m:val="p"/>
              </m:rPr>
              <m:t>R</m:t>
            </m:r>
          </m:e>
          <m:sup>
            <m:r>
              <m:t>p</m:t>
            </m:r>
          </m:sup>
        </m:sSup>
      </m:oMath>
      <w:ins w:id="2735" w:author="PR Preview" w:date="2026-01-01T00:00:00Z">
        <w:r>
          <w:t xml:space="preserve"> </w:t>
        </w:r>
      </w:ins>
      <w:ins w:id="2736" w:author="PR Preview" w:date="2026-01-01T00:00:00Z">
        <w:r>
          <w:t xml:space="preserve">(</w:t>
        </w:r>
      </w:ins>
      <w:hyperlink w:anchor="def-basis">
        <w:ins w:id="2737" w:author="PR Preview" w:date="2026-01-01T00:00:00Z">
          <w:r>
            <w:rPr>
              <w:rStyle w:val="Hyperlink"/>
            </w:rPr>
            <w:t xml:space="preserve">Definition 48</w:t>
          </w:r>
        </w:ins>
      </w:hyperlink>
      <w:ins w:id="2738" w:author="PR Preview" w:date="2026-01-01T00:00:00Z">
        <w:r>
          <w:t xml:space="preserve">),</w:t>
        </w:r>
      </w:ins>
      <w:ins w:id="2739" w:author="PR Preview" w:date="2026-01-01T00:00:00Z">
        <w:r>
          <w:t xml:space="preserve"> </w:t>
        </w:r>
      </w:ins>
      <w:ins w:id="2740" w:author="PR Preview" w:date="2026-01-01T00:00:00Z">
        <w:r>
          <w:t xml:space="preserve">then</w:t>
        </w:r>
      </w:ins>
      <w:ins w:id="2741" w:author="PR Preview" w:date="2026-01-01T00:00:00Z">
        <w:r>
          <w:t xml:space="preserve"> </w:t>
        </w:r>
      </w:ins>
      <m:oMath>
        <m:r>
          <m:t>k</m:t>
        </m:r>
        <m:r>
          <m:rPr>
            <m:sty m:val="p"/>
          </m:rPr>
          <m:t>=</m:t>
        </m:r>
        <m:r>
          <m:t>l</m:t>
        </m:r>
      </m:oMath>
      <w:ins w:id="2742" w:author="PR Preview" w:date="2026-01-01T00:00:00Z">
        <w:r>
          <w:t xml:space="preserve">.</w:t>
        </w:r>
      </w:ins>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del w:id="2743" w:author="PR Preview" w:date="2026-01-01T00:00:00Z">
        <w:r>
          <w:delText xml:space="preserve">$\mathbf{A} \mathord{\smash[b]{\underset{\raise.3ex\hbox{$\scriptstyle\sim$}}{x}}\vphantom{x}}$</w:delText>
        </w:r>
      </w:del>
      <w:del w:id="2744" w:author="PR Preview" w:date="2026-01-01T00:00:00Z">
        <w:r>
          <w:delText xml:space="preserve"> </w:delText>
        </w:r>
      </w:del>
      <w:del w:id="2745" w:author="PR Preview" w:date="2026-01-01T00:00:00Z">
        <w:r>
          <w:delText xml:space="preserve">is the combination</w:delText>
        </w:r>
      </w:del>
      <w:del w:id="2746" w:author="PR Preview" w:date="2026-01-01T00:00:00Z">
        <w:r>
          <w:delText xml:space="preserve"> </w:delText>
        </w:r>
      </w:del>
      <w:del w:id="2747" w:author="PR Preview" w:date="2026-01-01T00:00:00Z">
        <w:r>
          <w:delText xml:space="preserve">$x_1 \mathord{\smash[b]{\underset{\raise.3ex\hbox{$\scriptstyle\sim$}}{a}}\vphantom{a}}_1 + \cdots + x_k \mathord{\smash[b]{\underset{\raise.3ex\hbox{$\scriptstyle\sim$}}{a}}\vphantom{a}}_k$</w:delText>
        </w:r>
      </w:del>
      <w:del w:id="2748" w:author="PR Preview" w:date="2026-01-01T00:00:00Z">
        <w:r>
          <w:delText xml:space="preserve"> </w:delText>
        </w:r>
      </w:del>
      <w:del w:id="2749" w:author="PR Preview" w:date="2026-01-01T00:00:00Z">
        <w:r>
          <w:delText xml:space="preserve">(</w:delText>
        </w:r>
      </w:del>
      <w:hyperlink w:anchor="thm-matvec-columns">
        <w:del w:id="2750" w:author="PR Preview" w:date="2026-01-01T00:00:00Z">
          <w:r>
            <w:rPr>
              <w:rStyle w:val="Hyperlink"/>
            </w:rPr>
            <w:delText xml:space="preserve">Theorem 24</w:delText>
          </w:r>
        </w:del>
      </w:hyperlink>
      <w:del w:id="2751" w:author="PR Preview" w:date="2026-01-01T00:00:00Z">
        <w:r>
          <w:delText xml:space="preserve">),</w:delText>
        </w:r>
      </w:del>
      <w:del w:id="2752" w:author="PR Preview" w:date="2026-01-01T00:00:00Z">
        <w:r>
          <w:delText xml:space="preserve"> </w:delText>
        </w:r>
      </w:del>
      <w:del w:id="2753" w:author="PR Preview" w:date="2026-01-01T00:00:00Z">
        <w:r>
          <w:delText xml:space="preserve">and the</w:delText>
        </w:r>
      </w:del>
      <w:del w:id="2754" w:author="PR Preview" w:date="2026-01-01T00:00:00Z">
        <w:r>
          <w:delText xml:space="preserve"> </w:delText>
        </w:r>
      </w:del>
      <w:del w:id="2755" w:author="PR Preview" w:date="2026-01-01T00:00:00Z">
        <w:r>
          <w:delText xml:space="preserve">$\mathord{\smash[b]{\underset{\raise.3ex\hbox{$\scriptstyle\sim$}}{a}}\vphantom{a}}$</w:delText>
        </w:r>
      </w:del>
      <w:del w:id="2756" w:author="PR Preview" w:date="2026-01-01T00:00:00Z">
        <w:r>
          <w:delText xml:space="preserve">’s are linearly independent (</w:delText>
        </w:r>
      </w:del>
      <w:hyperlink w:anchor="def-linearly-independent">
        <w:del w:id="2757" w:author="PR Preview" w:date="2026-01-01T00:00:00Z">
          <w:r>
            <w:rPr>
              <w:rStyle w:val="Hyperlink"/>
            </w:rPr>
            <w:delText xml:space="preserve">Definition 43</w:delText>
          </w:r>
        </w:del>
      </w:hyperlink>
      <w:del w:id="2758" w:author="PR Preview" w:date="2026-01-01T00:00:00Z">
        <w:r>
          <w:delText xml:space="preserve">),</w:delText>
        </w:r>
      </w:del>
      <w:del w:id="2759" w:author="PR Preview" w:date="2026-01-01T00:00:00Z">
        <w:r>
          <w:delText xml:space="preserve"> </w:delText>
        </w:r>
      </w:del>
      <w:del w:id="2760" w:author="PR Preview" w:date="2026-01-01T00:00:00Z">
        <w:r>
          <w:delText xml:space="preserve">so</w:delText>
        </w:r>
      </w:del>
      <w:del w:id="2761" w:author="PR Preview" w:date="2026-01-01T00:00:00Z">
        <w:r>
          <w:delText xml:space="preserve"> </w:delText>
        </w:r>
      </w:del>
      <w:del w:id="2762" w:author="PR Preview" w:date="2026-01-01T00:00:00Z">
        <w:r>
          <w:delText xml:space="preserve">$\mathord{\smash[b]{\underset{\raise.3ex\hbox{$\scriptstyle\sim$}}{x}}\vphantom{x}} = \mathord{\smash[b]{\underset{\raise.3ex\hbox{$\scriptstyle\sim$}}{0}}\vphantom{0}}$</w:delText>
        </w:r>
      </w:del>
      <w:del w:id="2763" w:author="PR Preview" w:date="2026-01-01T00:00:00Z">
        <w:r>
          <w:delText xml:space="preserve">.</w:delText>
        </w:r>
      </w:del>
      <w:del w:id="2764" w:author="PR Preview" w:date="2026-01-01T00:00:00Z">
        <w:r>
          <w:delText xml:space="preserve"> </w:delText>
        </w:r>
      </w:del>
      <w:del w:id="2765" w:author="PR Preview" w:date="2026-01-01T00:00:00Z">
        <w:r>
          <w:delText xml:space="preserve">So the only combination of the columns of</w:delText>
        </w:r>
      </w:del>
      <w:del w:id="2766" w:author="PR Preview" w:date="2026-01-01T00:00:00Z">
        <w:r>
          <w:delText xml:space="preserve"> </w:delText>
        </w:r>
      </w:del>
      <m:oMath>
        <m:r>
          <m:rPr>
            <m:sty m:val="bi"/>
          </m:rPr>
          <m:t>C</m:t>
        </m:r>
      </m:oMath>
      <w:del w:id="2767" w:author="PR Preview" w:date="2026-01-01T00:00:00Z">
        <w:r>
          <w:delText xml:space="preserve"> </w:delText>
        </w:r>
      </w:del>
      <w:del w:id="2768" w:author="PR Preview" w:date="2026-01-01T00:00:00Z">
        <w:r>
          <w:delText xml:space="preserve">that equals</w:delText>
        </w:r>
      </w:del>
      <w:del w:id="2769" w:author="PR Preview" w:date="2026-01-01T00:00:00Z">
        <w:r>
          <w:delText xml:space="preserve"> </w:delText>
        </w:r>
      </w:del>
      <w:del w:id="2770" w:author="PR Preview" w:date="2026-01-01T00:00:00Z">
        <w:r>
          <w:delText xml:space="preserve">$\mathord{\smash[b]{\underset{\raise.3ex\hbox{$\scriptstyle\sim$}}{0}}\vphantom{0}}$</w:delText>
        </w:r>
      </w:del>
      <w:del w:id="2771" w:author="PR Preview" w:date="2026-01-01T00:00:00Z">
        <w:r>
          <w:delText xml:space="preserve"> </w:delText>
        </w:r>
      </w:del>
      <w:del w:id="2772" w:author="PR Preview" w:date="2026-01-01T00:00:00Z">
        <w:r>
          <w:delText xml:space="preserve">has all coefficients</w:delText>
        </w:r>
      </w:del>
      <w:del w:id="2773" w:author="PR Preview" w:date="2026-01-01T00:00:00Z">
        <w:r>
          <w:delText xml:space="preserve"> </w:delText>
        </w:r>
      </w:del>
      <m:oMath>
        <m:r>
          <m:t>0</m:t>
        </m:r>
      </m:oMath>
      <w:del w:id="2774" w:author="PR Preview" w:date="2026-01-01T00:00:00Z">
        <w:r>
          <w:delText xml:space="preserve">.</w:delText>
        </w:r>
      </w:del>
    </w:p>
    <w:p>
      <w:pPr>
        <w:pStyle w:val="BodyText"/>
      </w:pPr>
      <w:del w:id="2775" w:author="PR Preview" w:date="2026-01-01T00:00:00Z">
        <w:r>
          <w:rPr>
            <w:b/>
            <w:bCs/>
          </w:rPr>
          <w:delText xml:space="preserve">Count.</w:delText>
        </w:r>
      </w:del>
      <w:del w:id="2776" w:author="PR Preview" w:date="2026-01-01T00:00:00Z">
        <w:r>
          <w:delText xml:space="preserve"> </w:delText>
        </w:r>
      </w:del>
      <m:oMath>
        <m:r>
          <m:rPr>
            <m:sty m:val="bi"/>
          </m:rPr>
          <m:t>C</m:t>
        </m:r>
      </m:oMath>
      <w:del w:id="2777" w:author="PR Preview" w:date="2026-01-01T00:00:00Z">
        <w:r>
          <w:delText xml:space="preserve"> </w:delText>
        </w:r>
      </w:del>
      <w:del w:id="2778" w:author="PR Preview" w:date="2026-01-01T00:00:00Z">
        <w:r>
          <w:delText xml:space="preserve">has</w:delText>
        </w:r>
      </w:del>
      <w:del w:id="2779" w:author="PR Preview" w:date="2026-01-01T00:00:00Z">
        <w:r>
          <w:delText xml:space="preserve"> </w:delText>
        </w:r>
      </w:del>
      <m:oMath>
        <m:r>
          <m:t>k</m:t>
        </m:r>
      </m:oMath>
      <w:del w:id="2780" w:author="PR Preview" w:date="2026-01-01T00:00:00Z">
        <w:r>
          <w:delText xml:space="preserve"> </w:delText>
        </w:r>
      </w:del>
      <w:del w:id="2781" w:author="PR Preview" w:date="2026-01-01T00:00:00Z">
        <w:r>
          <w:delText xml:space="preserve">linearly independent columns of length</w:delText>
        </w:r>
      </w:del>
      <w:del w:id="2782" w:author="PR Preview" w:date="2026-01-01T00:00:00Z">
        <w:r>
          <w:delText xml:space="preserve"> </w:delText>
        </w:r>
      </w:del>
      <m:oMath>
        <m:r>
          <m:t>l</m:t>
        </m:r>
      </m:oMath>
      <w:del w:id="2783" w:author="PR Preview" w:date="2026-01-01T00:00:00Z">
        <w:r>
          <w:delText xml:space="preserve">.</w:delText>
        </w:r>
      </w:del>
      <w:del w:id="2784" w:author="PR Preview" w:date="2026-01-01T00:00:00Z">
        <w:r>
          <w:delText xml:space="preserve"> </w:delText>
        </w:r>
      </w:del>
      <w:del w:id="2785" w:author="PR Preview" w:date="2026-01-01T00:00:00Z">
        <w:r>
          <w:delText xml:space="preserve">More than</w:delText>
        </w:r>
      </w:del>
      <w:del w:id="2786" w:author="PR Preview" w:date="2026-01-01T00:00:00Z">
        <w:r>
          <w:delText xml:space="preserve"> </w:delText>
        </w:r>
      </w:del>
      <m:oMath>
        <m:r>
          <m:t>l</m:t>
        </m:r>
      </m:oMath>
      <w:del w:id="2787" w:author="PR Preview" w:date="2026-01-01T00:00:00Z">
        <w:r>
          <w:delText xml:space="preserve"> </w:delText>
        </w:r>
      </w:del>
      <w:del w:id="2788" w:author="PR Preview" w:date="2026-01-01T00:00:00Z">
        <w:r>
          <w:delText xml:space="preserve">vectors in</w:delText>
        </w:r>
      </w:del>
      <w:del w:id="2789" w:author="PR Preview" w:date="2026-01-01T00:00:00Z">
        <w:r>
          <w:delText xml:space="preserve"> </w:delText>
        </w:r>
      </w:del>
      <m:oMath>
        <m:sSup>
          <m:e>
            <m:r>
              <m:rPr>
                <m:scr m:val="double-struck"/>
                <m:sty m:val="p"/>
              </m:rPr>
              <m:t>R</m:t>
            </m:r>
          </m:e>
          <m:sup>
            <m:r>
              <m:t>l</m:t>
            </m:r>
          </m:sup>
        </m:sSup>
      </m:oMath>
      <w:del w:id="2790" w:author="PR Preview" w:date="2026-01-01T00:00:00Z">
        <w:r>
          <w:delText xml:space="preserve"> </w:delText>
        </w:r>
      </w:del>
      <w:del w:id="2791" w:author="PR Preview" w:date="2026-01-01T00:00:00Z">
        <w:r>
          <w:delText xml:space="preserve">are never linearly independent</w:delText>
        </w:r>
      </w:del>
      <w:del w:id="2792" w:author="PR Preview" w:date="2026-01-01T00:00:00Z">
        <w:r>
          <w:delText xml:space="preserve"> </w:delText>
        </w:r>
      </w:del>
      <w:del w:id="2793" w:author="PR Preview" w:date="2026-01-01T00:00:00Z">
        <w:r>
          <w:delText xml:space="preserve">(</w:delText>
        </w:r>
      </w:del>
      <w:hyperlink w:anchor="thm-many-vectors-dependent">
        <w:del w:id="2794" w:author="PR Preview" w:date="2026-01-01T00:00:00Z">
          <w:r>
            <w:rPr>
              <w:rStyle w:val="Hyperlink"/>
            </w:rPr>
            <w:delText xml:space="preserve">Theorem 26</w:delText>
          </w:r>
        </w:del>
      </w:hyperlink>
      <w:del w:id="2795" w:author="PR Preview" w:date="2026-01-01T00:00:00Z">
        <w:r>
          <w:delText xml:space="preserve">),</w:delText>
        </w:r>
      </w:del>
      <w:del w:id="2796" w:author="PR Preview" w:date="2026-01-01T00:00:00Z">
        <w:r>
          <w:delText xml:space="preserve"> </w:delText>
        </w:r>
      </w:del>
      <w:del w:id="2797" w:author="PR Preview" w:date="2026-01-01T00:00:00Z">
        <w:r>
          <w:delText xml:space="preserve">so</w:delText>
        </w:r>
      </w:del>
      <w:del w:id="2798" w:author="PR Preview" w:date="2026-01-01T00:00:00Z">
        <w:r>
          <w:delText xml:space="preserve"> </w:delText>
        </w:r>
      </w:del>
      <m:oMath>
        <m:r>
          <m:t>k</m:t>
        </m:r>
        <m:r>
          <m:rPr>
            <m:sty m:val="p"/>
          </m:rPr>
          <m:t>≤</m:t>
        </m:r>
        <m:r>
          <m:t>l</m:t>
        </m:r>
      </m:oMath>
      <w:del w:id="2799" w:author="PR Preview" w:date="2026-01-01T00:00:00Z">
        <w:r>
          <w:delText xml:space="preserve">.</w:delText>
        </w:r>
      </w:del>
      <w:del w:id="2800" w:author="PR Preview" w:date="2026-01-01T00:00:00Z">
        <w:r>
          <w:delText xml:space="preserve"> </w:delText>
        </w:r>
      </w:del>
      <w:del w:id="2801" w:author="PR Preview" w:date="2026-01-01T00:00:00Z">
        <w:r>
          <w:delText xml:space="preserve">Exchanging the roles of the two bases gives</w:delText>
        </w:r>
      </w:del>
      <w:del w:id="2802" w:author="PR Preview" w:date="2026-01-01T00:00:00Z">
        <w:r>
          <w:delText xml:space="preserve"> </w:delText>
        </w:r>
      </w:del>
      <m:oMath>
        <m:r>
          <m:t>l</m:t>
        </m:r>
        <m:r>
          <m:rPr>
            <m:sty m:val="p"/>
          </m:rPr>
          <m:t>≤</m:t>
        </m:r>
        <m:r>
          <m:t>k</m:t>
        </m:r>
      </m:oMath>
      <w:del w:id="2803" w:author="PR Preview" w:date="2026-01-01T00:00:00Z">
        <w:r>
          <w:delText xml:space="preserve">,</w:delText>
        </w:r>
      </w:del>
      <w:del w:id="2804" w:author="PR Preview" w:date="2026-01-01T00:00:00Z">
        <w:r>
          <w:delText xml:space="preserve"> </w:delText>
        </w:r>
      </w:del>
      <w:del w:id="2805" w:author="PR Preview" w:date="2026-01-01T00:00:00Z">
        <w:r>
          <w:delText xml:space="preserve">so</w:delText>
        </w:r>
      </w:del>
      <w:del w:id="2806" w:author="PR Preview" w:date="2026-01-01T00:00:00Z">
        <w:r>
          <w:delText xml:space="preserve"> </w:delText>
        </w:r>
      </w:del>
      <m:oMath>
        <m:r>
          <m:t>k</m:t>
        </m:r>
        <m:r>
          <m:rPr>
            <m:sty m:val="p"/>
          </m:rPr>
          <m:t>=</m:t>
        </m:r>
        <m:r>
          <m:t>l</m:t>
        </m:r>
      </m:oMath>
      <w:del w:id="2807" w:author="PR Preview" w:date="2026-01-01T00:00:00Z">
        <w:r>
          <w:delText xml:space="preserve">.</w:delText>
        </w:r>
      </w:del>
    </w:p>
    <w:p>
      <w:pPr>
        <w:pStyle w:val="BodyText"/>
      </w:pPr>
      <w:del w:id="2808" w:author="PR Preview" w:date="2026-01-01T00:00:00Z">
        <w:r>
          <w:rPr>
            <w:b/>
            <w:bCs/>
          </w:rPr>
          <w:delText xml:space="preserve">Example 50 (Both bases of</w:delText>
        </w:r>
      </w:del>
      <w:del w:id="2809" w:author="PR Preview" w:date="2026-01-01T00:00:00Z">
        <w:r>
          <w:rPr>
            <w:b/>
            <w:bCs/>
          </w:rPr>
          <w:delText xml:space="preserve"> </w:delText>
        </w:r>
      </w:del>
      <m:oMath>
        <m:sSup>
          <m:e>
            <m:r>
              <m:rPr>
                <m:scr m:val="double-struck"/>
                <m:sty m:val="p"/>
              </m:rPr>
              <m:t>R</m:t>
            </m:r>
          </m:e>
          <m:sup>
            <m:r>
              <m:t>2</m:t>
            </m:r>
          </m:sup>
        </m:sSup>
      </m:oMath>
      <w:del w:id="2810" w:author="PR Preview" w:date="2026-01-01T00:00:00Z">
        <w:r>
          <w:rPr>
            <w:b/>
            <w:bCs/>
          </w:rPr>
          <w:delText xml:space="preserve"> </w:delText>
        </w:r>
      </w:del>
      <w:del w:id="2811" w:author="PR Preview" w:date="2026-01-01T00:00:00Z">
        <w:r>
          <w:rPr>
            <w:b/>
            <w:bCs/>
          </w:rPr>
          <w:delText xml:space="preserve">in</w:delText>
        </w:r>
      </w:del>
      <w:del w:id="2812" w:author="PR Preview" w:date="2026-01-01T00:00:00Z">
        <w:r>
          <w:rPr>
            <w:b/>
            <w:bCs/>
          </w:rPr>
          <w:delText xml:space="preserve"> </w:delText>
        </w:r>
      </w:del>
      <w:hyperlink w:anchor="exm-basis">
        <w:del w:id="2813" w:author="PR Preview" w:date="2026-01-01T00:00:00Z">
          <w:r>
            <w:rPr>
              <w:rStyle w:val="Hyperlink"/>
              <w:b/>
              <w:bCs/>
            </w:rPr>
            <w:delText xml:space="preserve">Example 46</w:delText>
          </w:r>
        </w:del>
      </w:hyperlink>
      <w:del w:id="2814" w:author="PR Preview" w:date="2026-01-01T00:00:00Z">
        <w:r>
          <w:rPr>
            <w:b/>
            <w:bCs/>
          </w:rPr>
          <w:delText xml:space="preserve"> </w:delText>
        </w:r>
      </w:del>
      <w:del w:id="2815" w:author="PR Preview" w:date="2026-01-01T00:00:00Z">
        <w:r>
          <w:rPr>
            <w:b/>
            <w:bCs/>
          </w:rPr>
          <w:delText xml:space="preserve">have two vectors)</w:delText>
        </w:r>
      </w:del>
      <w:del w:id="2816" w:author="PR Preview" w:date="2026-01-01T00:00:00Z">
        <w:r>
          <w:delText xml:space="preserve"> </w:delText>
        </w:r>
      </w:del>
      <w:del w:id="2817" w:author="PR Preview" w:date="2026-01-01T00:00:00Z">
        <w:r>
          <w:delText xml:space="preserve">The bases</w:delText>
        </w:r>
      </w:del>
      <w:del w:id="2818"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2819" w:author="PR Preview" w:date="2026-01-01T00:00:00Z">
        <w:r>
          <w:delText xml:space="preserve"> </w:delText>
        </w:r>
      </w:del>
      <w:del w:id="2820" w:author="PR Preview" w:date="2026-01-01T00:00:00Z">
        <w:r>
          <w:delText xml:space="preserve">and</w:delText>
        </w:r>
      </w:del>
      <w:del w:id="282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822" w:author="PR Preview" w:date="2026-01-01T00:00:00Z">
        <w:r>
          <w:delText xml:space="preserve"> </w:delText>
        </w:r>
      </w:del>
      <w:del w:id="2823" w:author="PR Preview" w:date="2026-01-01T00:00:00Z">
        <w:r>
          <w:delText xml:space="preserve">of</w:delText>
        </w:r>
      </w:del>
      <w:del w:id="2824" w:author="PR Preview" w:date="2026-01-01T00:00:00Z">
        <w:r>
          <w:delText xml:space="preserve"> </w:delText>
        </w:r>
      </w:del>
      <m:oMath>
        <m:sSup>
          <m:e>
            <m:r>
              <m:rPr>
                <m:scr m:val="double-struck"/>
                <m:sty m:val="p"/>
              </m:rPr>
              <m:t>R</m:t>
            </m:r>
          </m:e>
          <m:sup>
            <m:r>
              <m:t>2</m:t>
            </m:r>
          </m:sup>
        </m:sSup>
      </m:oMath>
      <w:del w:id="2825" w:author="PR Preview" w:date="2026-01-01T00:00:00Z">
        <w:r>
          <w:delText xml:space="preserve"> </w:delText>
        </w:r>
      </w:del>
      <w:del w:id="2826" w:author="PR Preview" w:date="2026-01-01T00:00:00Z">
        <w:r>
          <w:delText xml:space="preserve">in</w:delText>
        </w:r>
      </w:del>
      <w:del w:id="2827" w:author="PR Preview" w:date="2026-01-01T00:00:00Z">
        <w:r>
          <w:delText xml:space="preserve"> </w:delText>
        </w:r>
      </w:del>
      <w:hyperlink w:anchor="exm-basis">
        <w:del w:id="2828" w:author="PR Preview" w:date="2026-01-01T00:00:00Z">
          <w:r>
            <w:rPr>
              <w:rStyle w:val="Hyperlink"/>
            </w:rPr>
            <w:delText xml:space="preserve">Example 46</w:delText>
          </w:r>
        </w:del>
      </w:hyperlink>
      <w:del w:id="2829" w:author="PR Preview" w:date="2026-01-01T00:00:00Z">
        <w:r>
          <w:delText xml:space="preserve"> </w:delText>
        </w:r>
      </w:del>
      <w:del w:id="2830" w:author="PR Preview" w:date="2026-01-01T00:00:00Z">
        <w:r>
          <w:delText xml:space="preserve">both have</w:delText>
        </w:r>
      </w:del>
      <w:del w:id="2831" w:author="PR Preview" w:date="2026-01-01T00:00:00Z">
        <w:r>
          <w:delText xml:space="preserve"> </w:delText>
        </w:r>
      </w:del>
      <m:oMath>
        <m:r>
          <m:t>2</m:t>
        </m:r>
      </m:oMath>
      <w:del w:id="2832" w:author="PR Preview" w:date="2026-01-01T00:00:00Z">
        <w:r>
          <w:delText xml:space="preserve"> </w:delText>
        </w:r>
      </w:del>
      <w:del w:id="2833" w:author="PR Preview" w:date="2026-01-01T00:00:00Z">
        <w:r>
          <w:delText xml:space="preserve">vectors, as</w:delText>
        </w:r>
      </w:del>
      <w:del w:id="2834" w:author="PR Preview" w:date="2026-01-01T00:00:00Z">
        <w:r>
          <w:delText xml:space="preserve"> </w:delText>
        </w:r>
      </w:del>
      <w:hyperlink w:anchor="thm-basis-size">
        <w:del w:id="2835" w:author="PR Preview" w:date="2026-01-01T00:00:00Z">
          <w:r>
            <w:rPr>
              <w:rStyle w:val="Hyperlink"/>
            </w:rPr>
            <w:delText xml:space="preserve">Theorem 28</w:delText>
          </w:r>
        </w:del>
      </w:hyperlink>
      <w:del w:id="2836" w:author="PR Preview" w:date="2026-01-01T00:00:00Z">
        <w:r>
          <w:delText xml:space="preserve"> </w:delText>
        </w:r>
      </w:del>
      <w:del w:id="2837" w:author="PR Preview" w:date="2026-01-01T00:00:00Z">
        <w:r>
          <w:delText xml:space="preserve">requires.</w:delText>
        </w:r>
      </w:del>
      <w:del w:id="2838" w:author="PR Preview" w:date="2026-01-01T00:00:00Z">
        <w:r>
          <w:delText xml:space="preserve"> </w:delText>
        </w:r>
      </w:del>
      <w:del w:id="2839" w:author="PR Preview" w:date="2026-01-01T00:00:00Z">
        <w:r>
          <w:delText xml:space="preserve">So no list of</w:delText>
        </w:r>
      </w:del>
      <w:del w:id="2840" w:author="PR Preview" w:date="2026-01-01T00:00:00Z">
        <w:r>
          <w:delText xml:space="preserve"> </w:delText>
        </w:r>
      </w:del>
      <m:oMath>
        <m:r>
          <m:t>3</m:t>
        </m:r>
      </m:oMath>
      <w:del w:id="2841" w:author="PR Preview" w:date="2026-01-01T00:00:00Z">
        <w:r>
          <w:delText xml:space="preserve"> </w:delText>
        </w:r>
      </w:del>
      <w:del w:id="2842" w:author="PR Preview" w:date="2026-01-01T00:00:00Z">
        <w:r>
          <w:delText xml:space="preserve">vectors is a basis of</w:delText>
        </w:r>
      </w:del>
      <w:del w:id="2843" w:author="PR Preview" w:date="2026-01-01T00:00:00Z">
        <w:r>
          <w:delText xml:space="preserve"> </w:delText>
        </w:r>
      </w:del>
      <m:oMath>
        <m:sSup>
          <m:e>
            <m:r>
              <m:rPr>
                <m:scr m:val="double-struck"/>
                <m:sty m:val="p"/>
              </m:rPr>
              <m:t>R</m:t>
            </m:r>
          </m:e>
          <m:sup>
            <m:r>
              <m:t>2</m:t>
            </m:r>
          </m:sup>
        </m:sSup>
      </m:oMath>
      <w:del w:id="2844" w:author="PR Preview" w:date="2026-01-01T00:00:00Z">
        <w:r>
          <w:delText xml:space="preserve">,</w:delText>
        </w:r>
      </w:del>
      <w:del w:id="2845" w:author="PR Preview" w:date="2026-01-01T00:00:00Z">
        <w:r>
          <w:delText xml:space="preserve"> </w:delText>
        </w:r>
      </w:del>
      <w:del w:id="2846" w:author="PR Preview" w:date="2026-01-01T00:00:00Z">
        <w:r>
          <w:delText xml:space="preserve">which agrees with</w:delText>
        </w:r>
      </w:del>
      <w:del w:id="2847" w:author="PR Preview" w:date="2026-01-01T00:00:00Z">
        <w:r>
          <w:delText xml:space="preserve"> </w:delText>
        </w:r>
      </w:del>
      <w:hyperlink w:anchor="exm-not-basis">
        <w:del w:id="2848" w:author="PR Preview" w:date="2026-01-01T00:00:00Z">
          <w:r>
            <w:rPr>
              <w:rStyle w:val="Hyperlink"/>
            </w:rPr>
            <w:delText xml:space="preserve">Example 47</w:delText>
          </w:r>
        </w:del>
      </w:hyperlink>
      <w:del w:id="2849" w:author="PR Preview" w:date="2026-01-01T00:00:00Z">
        <w:r>
          <w:delText xml:space="preserve">:</w:delText>
        </w:r>
      </w:del>
      <w:del w:id="2850" w:author="PR Preview" w:date="2026-01-01T00:00:00Z">
        <w:r>
          <w:delText xml:space="preserve"> </w:delText>
        </w:r>
      </w:del>
      <w:del w:id="2851" w:author="PR Preview" w:date="2026-01-01T00:00:00Z">
        <w:r>
          <w:delText xml:space="preserve">the list</w:delText>
        </w:r>
      </w:del>
      <w:del w:id="285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2853" w:author="PR Preview" w:date="2026-01-01T00:00:00Z">
        <w:r>
          <w:delText xml:space="preserve"> </w:delText>
        </w:r>
      </w:del>
      <w:del w:id="2854" w:author="PR Preview" w:date="2026-01-01T00:00:00Z">
        <w:r>
          <w:delText xml:space="preserve">spans</w:delText>
        </w:r>
      </w:del>
      <w:del w:id="2855" w:author="PR Preview" w:date="2026-01-01T00:00:00Z">
        <w:r>
          <w:delText xml:space="preserve"> </w:delText>
        </w:r>
      </w:del>
      <m:oMath>
        <m:sSup>
          <m:e>
            <m:r>
              <m:rPr>
                <m:scr m:val="double-struck"/>
                <m:sty m:val="p"/>
              </m:rPr>
              <m:t>R</m:t>
            </m:r>
          </m:e>
          <m:sup>
            <m:r>
              <m:t>2</m:t>
            </m:r>
          </m:sup>
        </m:sSup>
      </m:oMath>
      <w:del w:id="2856" w:author="PR Preview" w:date="2026-01-01T00:00:00Z">
        <w:r>
          <w:delText xml:space="preserve"> </w:delText>
        </w:r>
      </w:del>
      <w:del w:id="2857" w:author="PR Preview" w:date="2026-01-01T00:00:00Z">
        <w:r>
          <w:delText xml:space="preserve">but is not linearly independent.</w:delText>
        </w:r>
      </w:del>
    </w:p>
    <w:p>
      <w:pPr>
        <w:pStyle w:val="BodyText"/>
      </w:pPr>
      <w:del w:id="2858" w:author="PR Preview" w:date="2026-01-01T00:00:00Z">
        <w:r>
          <w:rPr>
            <w:b/>
            <w:bCs/>
          </w:rPr>
          <w:delText xml:space="preserve">Definition 51 (Dimension)</w:delText>
        </w:r>
      </w:del>
      <w:del w:id="2859" w:author="PR Preview" w:date="2026-01-01T00:00:00Z">
        <w:r>
          <w:delText xml:space="preserve"> </w:delText>
        </w:r>
      </w:del>
      <w:del w:id="2860" w:author="PR Preview" w:date="2026-01-01T00:00:00Z">
        <w:r>
          <w:delText xml:space="preserve">The</w:delText>
        </w:r>
      </w:del>
      <w:del w:id="2861" w:author="PR Preview" w:date="2026-01-01T00:00:00Z">
        <w:r>
          <w:delText xml:space="preserve"> </w:delText>
        </w:r>
      </w:del>
      <w:del w:id="2862" w:author="PR Preview" w:date="2026-01-01T00:00:00Z">
        <w:r>
          <w:rPr>
            <w:b/>
            <w:bCs/>
          </w:rPr>
          <w:delText xml:space="preserve">dimension</w:delText>
        </w:r>
      </w:del>
      <w:del w:id="2863" w:author="PR Preview" w:date="2026-01-01T00:00:00Z">
        <w:r>
          <w:delText xml:space="preserve"> </w:delText>
        </w:r>
      </w:del>
      <w:del w:id="2864" w:author="PR Preview" w:date="2026-01-01T00:00:00Z">
        <w:r>
          <w:delText xml:space="preserve">of a subspace</w:delText>
        </w:r>
      </w:del>
      <w:del w:id="2865" w:author="PR Preview" w:date="2026-01-01T00:00:00Z">
        <w:r>
          <w:delText xml:space="preserve"> </w:delText>
        </w:r>
      </w:del>
      <m:oMath>
        <m:r>
          <m:rPr>
            <m:scr m:val="script"/>
            <m:sty m:val="p"/>
          </m:rPr>
          <m:t>S</m:t>
        </m:r>
      </m:oMath>
      <w:del w:id="2866" w:author="PR Preview" w:date="2026-01-01T00:00:00Z">
        <w:r>
          <w:delText xml:space="preserve">,</w:delText>
        </w:r>
      </w:del>
      <w:del w:id="2867" w:author="PR Preview" w:date="2026-01-01T00:00:00Z">
        <w:r>
          <w:delText xml:space="preserve"> </w:delText>
        </w:r>
      </w:del>
      <w:del w:id="2868" w:author="PR Preview" w:date="2026-01-01T00:00:00Z">
        <w:r>
          <w:delText xml:space="preserve">written</w:delText>
        </w:r>
      </w:del>
      <w:del w:id="2869" w:author="PR Preview" w:date="2026-01-01T00:00:00Z">
        <w:r>
          <w:delText xml:space="preserve"> </w:delText>
        </w:r>
      </w:del>
      <m:oMath>
        <m:r>
          <m:rPr>
            <m:sty m:val="p"/>
          </m:rPr>
          <m:t>dim</m:t>
        </m:r>
        <m:r>
          <m:rPr>
            <m:sty m:val="p"/>
          </m:rPr>
          <m:t>(</m:t>
        </m:r>
        <m:r>
          <m:rPr>
            <m:scr m:val="script"/>
            <m:sty m:val="p"/>
          </m:rPr>
          <m:t>S</m:t>
        </m:r>
        <m:r>
          <m:rPr>
            <m:sty m:val="p"/>
          </m:rPr>
          <m:t>)</m:t>
        </m:r>
      </m:oMath>
      <w:del w:id="2870" w:author="PR Preview" w:date="2026-01-01T00:00:00Z">
        <w:r>
          <w:delText xml:space="preserve">,</w:delText>
        </w:r>
      </w:del>
      <w:del w:id="2871" w:author="PR Preview" w:date="2026-01-01T00:00:00Z">
        <w:r>
          <w:delText xml:space="preserve"> </w:delText>
        </w:r>
      </w:del>
      <w:del w:id="2872" w:author="PR Preview" w:date="2026-01-01T00:00:00Z">
        <w:r>
          <w:delText xml:space="preserve">is the number of vectors in any basis of</w:delText>
        </w:r>
      </w:del>
      <w:del w:id="2873" w:author="PR Preview" w:date="2026-01-01T00:00:00Z">
        <w:r>
          <w:delText xml:space="preserve"> </w:delText>
        </w:r>
      </w:del>
      <m:oMath>
        <m:r>
          <m:rPr>
            <m:scr m:val="script"/>
            <m:sty m:val="p"/>
          </m:rPr>
          <m:t>S</m:t>
        </m:r>
      </m:oMath>
      <w:del w:id="2874" w:author="PR Preview" w:date="2026-01-01T00:00:00Z">
        <w:r>
          <w:delText xml:space="preserve"> </w:delText>
        </w:r>
      </w:del>
      <w:del w:id="2875" w:author="PR Preview" w:date="2026-01-01T00:00:00Z">
        <w:r>
          <w:delText xml:space="preserve">(</w:delText>
        </w:r>
      </w:del>
      <w:hyperlink w:anchor="def-basis">
        <w:del w:id="2876" w:author="PR Preview" w:date="2026-01-01T00:00:00Z">
          <w:r>
            <w:rPr>
              <w:rStyle w:val="Hyperlink"/>
            </w:rPr>
            <w:delText xml:space="preserve">Definition 48</w:delText>
          </w:r>
        </w:del>
      </w:hyperlink>
      <w:del w:id="2877" w:author="PR Preview" w:date="2026-01-01T00:00:00Z">
        <w:r>
          <w:delText xml:space="preserve">).</w:delText>
        </w:r>
      </w:del>
      <w:del w:id="2878" w:author="PR Preview" w:date="2026-01-01T00:00:00Z">
        <w:r>
          <w:delText xml:space="preserve"> </w:delText>
        </w:r>
      </w:del>
      <w:hyperlink w:anchor="thm-basis-size">
        <w:del w:id="2879" w:author="PR Preview" w:date="2026-01-01T00:00:00Z">
          <w:r>
            <w:rPr>
              <w:rStyle w:val="Hyperlink"/>
            </w:rPr>
            <w:delText xml:space="preserve">Theorem 28</w:delText>
          </w:r>
        </w:del>
      </w:hyperlink>
      <w:del w:id="2880" w:author="PR Preview" w:date="2026-01-01T00:00:00Z">
        <w:r>
          <w:delText xml:space="preserve"> </w:delText>
        </w:r>
      </w:del>
      <w:del w:id="2881" w:author="PR Preview" w:date="2026-01-01T00:00:00Z">
        <w:r>
          <w:delText xml:space="preserve">makes this number well defined.</w:delText>
        </w:r>
      </w:del>
      <w:del w:id="2882" w:author="PR Preview" w:date="2026-01-01T00:00:00Z">
        <w:r>
          <w:delText xml:space="preserve"> </w:delText>
        </w:r>
      </w:del>
      <w:del w:id="2883" w:author="PR Preview" w:date="2026-01-01T00:00:00Z">
        <w:r>
          <w:delText xml:space="preserve">By convention, the empty list is the basis of</w:delText>
        </w:r>
      </w:del>
      <w:del w:id="2884" w:author="PR Preview" w:date="2026-01-01T00:00:00Z">
        <w:r>
          <w:delText xml:space="preserve"> </w:delText>
        </w:r>
      </w:del>
      <w:del w:id="2885" w:author="PR Preview" w:date="2026-01-01T00:00:00Z">
        <w:r>
          <w:delText xml:space="preserve">$\mathopen{}\left\{\mathord{\smash[b]{\underset{\raise.3ex\hbox{$\scriptstyle\sim$}}{0}}\vphantom{0}}\right\}\mathclose{}$</w:delText>
        </w:r>
      </w:del>
      <w:del w:id="2886" w:author="PR Preview" w:date="2026-01-01T00:00:00Z">
        <w:r>
          <w:delText xml:space="preserve">,</w:delText>
        </w:r>
      </w:del>
      <w:del w:id="2887" w:author="PR Preview" w:date="2026-01-01T00:00:00Z">
        <w:r>
          <w:delText xml:space="preserve"> </w:delText>
        </w:r>
      </w:del>
      <w:del w:id="2888" w:author="PR Preview" w:date="2026-01-01T00:00:00Z">
        <w:r>
          <w:delText xml:space="preserve">so</w:delText>
        </w:r>
      </w:del>
      <w:del w:id="2889" w:author="PR Preview" w:date="2026-01-01T00:00:00Z">
        <w:r>
          <w:delText xml:space="preserve"> </w:delText>
        </w:r>
      </w:del>
      <w:del w:id="2890" w:author="PR Preview" w:date="2026-01-01T00:00:00Z">
        <w:r>
          <w:delText xml:space="preserve">$\dim(\mathopen{}\left\{\mathord{\smash[b]{\underset{\raise.3ex\hbox{$\scriptstyle\sim$}}{0}}\vphantom{0}}\right\}\mathclose{}) = 0$</w:delText>
        </w:r>
      </w:del>
      <w:del w:id="2891" w:author="PR Preview" w:date="2026-01-01T00:00:00Z">
        <w:r>
          <w:delText xml:space="preserve">.</w:delText>
        </w:r>
      </w:del>
    </w:p>
    <w:p>
      <w:pPr>
        <w:pStyle w:val="BodyText"/>
      </w:pPr>
      <w:del w:id="2892" w:author="PR Preview" w:date="2026-01-01T00:00:00Z">
        <w:r>
          <w:rPr>
            <w:b/>
            <w:bCs/>
          </w:rPr>
          <w:delText xml:space="preserve">Example 51 (The dimensions of some subspaces)</w:delText>
        </w:r>
      </w:del>
      <w:del w:id="2893" w:author="PR Preview" w:date="2026-01-01T00:00:00Z">
        <w:r>
          <w:delText xml:space="preserve"> </w:delText>
        </w:r>
      </w:del>
      <w:del w:id="2894" w:author="PR Preview" w:date="2026-01-01T00:00:00Z">
        <w:r>
          <w:delText xml:space="preserve"> </w:delText>
        </w:r>
      </w:del>
    </w:p>
    <w:p>
      <w:pPr>
        <w:pStyle w:val="FirstParagraph"/>
      </w:pPr>
      <w:ins w:id="2895" w:author="PR Preview" w:date="2026-01-01T00:00:00Z">
        <w:r>
          <w:t xml:space="preserve">$\mathbf{A} \mathord{\smash[b]{\underset{\raise.3ex\hbox{$\scriptstyle\sim$}}{x}}\vphantom{x}}$</w:t>
        </w:r>
      </w:ins>
      <w:ins w:id="2896" w:author="PR Preview" w:date="2026-01-01T00:00:00Z">
        <w:r>
          <w:t xml:space="preserve"> </w:t>
        </w:r>
      </w:ins>
      <w:ins w:id="2897" w:author="PR Preview" w:date="2026-01-01T00:00:00Z">
        <w:r>
          <w:t xml:space="preserve">is the combination</w:t>
        </w:r>
      </w:ins>
      <w:ins w:id="2898" w:author="PR Preview" w:date="2026-01-01T00:00:00Z">
        <w:r>
          <w:t xml:space="preserve"> </w:t>
        </w:r>
      </w:ins>
      <w:ins w:id="2899" w:author="PR Preview" w:date="2026-01-01T00:00:00Z">
        <w:r>
          <w:t xml:space="preserve">$x_1 \mathord{\smash[b]{\underset{\raise.3ex\hbox{$\scriptstyle\sim$}}{a}}\vphantom{a}}_1 + \cdots + x_k \mathord{\smash[b]{\underset{\raise.3ex\hbox{$\scriptstyle\sim$}}{a}}\vphantom{a}}_k$</w:t>
        </w:r>
      </w:ins>
      <w:ins w:id="2900" w:author="PR Preview" w:date="2026-01-01T00:00:00Z">
        <w:r>
          <w:t xml:space="preserve"> </w:t>
        </w:r>
      </w:ins>
      <w:ins w:id="2901" w:author="PR Preview" w:date="2026-01-01T00:00:00Z">
        <w:r>
          <w:t xml:space="preserve">(</w:t>
        </w:r>
      </w:ins>
      <w:hyperlink w:anchor="thm-matvec-columns">
        <w:ins w:id="2902" w:author="PR Preview" w:date="2026-01-01T00:00:00Z">
          <w:r>
            <w:rPr>
              <w:rStyle w:val="Hyperlink"/>
            </w:rPr>
            <w:t xml:space="preserve">Theorem 23</w:t>
          </w:r>
        </w:ins>
      </w:hyperlink>
      <w:ins w:id="2903" w:author="PR Preview" w:date="2026-01-01T00:00:00Z">
        <w:r>
          <w:t xml:space="preserve">),</w:t>
        </w:r>
      </w:ins>
      <w:ins w:id="2904" w:author="PR Preview" w:date="2026-01-01T00:00:00Z">
        <w:r>
          <w:t xml:space="preserve"> </w:t>
        </w:r>
      </w:ins>
      <w:ins w:id="2905" w:author="PR Preview" w:date="2026-01-01T00:00:00Z">
        <w:r>
          <w:t xml:space="preserve">and the</w:t>
        </w:r>
      </w:ins>
      <w:ins w:id="2906" w:author="PR Preview" w:date="2026-01-01T00:00:00Z">
        <w:r>
          <w:t xml:space="preserve"> </w:t>
        </w:r>
      </w:ins>
      <w:ins w:id="2907" w:author="PR Preview" w:date="2026-01-01T00:00:00Z">
        <w:r>
          <w:t xml:space="preserve">$\mathord{\smash[b]{\underset{\raise.3ex\hbox{$\scriptstyle\sim$}}{a}}\vphantom{a}}$</w:t>
        </w:r>
      </w:ins>
      <w:ins w:id="2908" w:author="PR Preview" w:date="2026-01-01T00:00:00Z">
        <w:r>
          <w:t xml:space="preserve">’s are linearly independent (</w:t>
        </w:r>
      </w:ins>
      <w:hyperlink w:anchor="def-linearly-independent">
        <w:ins w:id="2909" w:author="PR Preview" w:date="2026-01-01T00:00:00Z">
          <w:r>
            <w:rPr>
              <w:rStyle w:val="Hyperlink"/>
            </w:rPr>
            <w:t xml:space="preserve">Definition 43</w:t>
          </w:r>
        </w:ins>
      </w:hyperlink>
      <w:ins w:id="2910" w:author="PR Preview" w:date="2026-01-01T00:00:00Z">
        <w:r>
          <w:t xml:space="preserve">),</w:t>
        </w:r>
      </w:ins>
      <w:ins w:id="2911" w:author="PR Preview" w:date="2026-01-01T00:00:00Z">
        <w:r>
          <w:t xml:space="preserve"> </w:t>
        </w:r>
      </w:ins>
      <w:ins w:id="2912" w:author="PR Preview" w:date="2026-01-01T00:00:00Z">
        <w:r>
          <w:t xml:space="preserve">so</w:t>
        </w:r>
      </w:ins>
      <w:ins w:id="2913" w:author="PR Preview" w:date="2026-01-01T00:00:00Z">
        <w:r>
          <w:t xml:space="preserve"> </w:t>
        </w:r>
      </w:ins>
      <w:ins w:id="2914" w:author="PR Preview" w:date="2026-01-01T00:00:00Z">
        <w:r>
          <w:t xml:space="preserve">$\mathord{\smash[b]{\underset{\raise.3ex\hbox{$\scriptstyle\sim$}}{x}}\vphantom{x}} = \mathord{\smash[b]{\underset{\raise.3ex\hbox{$\scriptstyle\sim$}}{0}}\vphantom{0}}$</w:t>
        </w:r>
      </w:ins>
      <w:ins w:id="2915" w:author="PR Preview" w:date="2026-01-01T00:00:00Z">
        <w:r>
          <w:t xml:space="preserve">.</w:t>
        </w:r>
      </w:ins>
      <w:ins w:id="2916" w:author="PR Preview" w:date="2026-01-01T00:00:00Z">
        <w:r>
          <w:t xml:space="preserve"> </w:t>
        </w:r>
      </w:ins>
      <w:ins w:id="2917" w:author="PR Preview" w:date="2026-01-01T00:00:00Z">
        <w:r>
          <w:t xml:space="preserve">So the only combination of the columns of</w:t>
        </w:r>
      </w:ins>
      <w:ins w:id="2918" w:author="PR Preview" w:date="2026-01-01T00:00:00Z">
        <w:r>
          <w:t xml:space="preserve"> </w:t>
        </w:r>
      </w:ins>
      <m:oMath>
        <m:r>
          <m:rPr>
            <m:sty m:val="bi"/>
          </m:rPr>
          <m:t>C</m:t>
        </m:r>
      </m:oMath>
      <w:ins w:id="2919" w:author="PR Preview" w:date="2026-01-01T00:00:00Z">
        <w:r>
          <w:t xml:space="preserve"> </w:t>
        </w:r>
      </w:ins>
      <w:ins w:id="2920" w:author="PR Preview" w:date="2026-01-01T00:00:00Z">
        <w:r>
          <w:t xml:space="preserve">that equals</w:t>
        </w:r>
      </w:ins>
      <w:ins w:id="2921" w:author="PR Preview" w:date="2026-01-01T00:00:00Z">
        <w:r>
          <w:t xml:space="preserve"> </w:t>
        </w:r>
      </w:ins>
      <w:ins w:id="2922" w:author="PR Preview" w:date="2026-01-01T00:00:00Z">
        <w:r>
          <w:t xml:space="preserve">$\mathord{\smash[b]{\underset{\raise.3ex\hbox{$\scriptstyle\sim$}}{0}}\vphantom{0}}$</w:t>
        </w:r>
      </w:ins>
      <w:ins w:id="2923" w:author="PR Preview" w:date="2026-01-01T00:00:00Z">
        <w:r>
          <w:t xml:space="preserve"> </w:t>
        </w:r>
      </w:ins>
      <w:ins w:id="2924" w:author="PR Preview" w:date="2026-01-01T00:00:00Z">
        <w:r>
          <w:t xml:space="preserve">has all coefficients</w:t>
        </w:r>
      </w:ins>
      <w:ins w:id="2925" w:author="PR Preview" w:date="2026-01-01T00:00:00Z">
        <w:r>
          <w:t xml:space="preserve"> </w:t>
        </w:r>
      </w:ins>
      <m:oMath>
        <m:r>
          <m:t>0</m:t>
        </m:r>
      </m:oMath>
      <w:ins w:id="2926" w:author="PR Preview" w:date="2026-01-01T00:00:00Z">
        <w:r>
          <w:t xml:space="preserve">.</w:t>
        </w:r>
      </w:ins>
    </w:p>
    <w:p>
      <w:pPr>
        <w:pStyle w:val="BodyText"/>
      </w:pPr>
      <w:ins w:id="2927" w:author="PR Preview" w:date="2026-01-01T00:00:00Z">
        <w:r>
          <w:rPr>
            <w:b/>
            <w:bCs/>
          </w:rPr>
          <w:t xml:space="preserve">Count.</w:t>
        </w:r>
      </w:ins>
      <w:ins w:id="2928" w:author="PR Preview" w:date="2026-01-01T00:00:00Z">
        <w:r>
          <w:t xml:space="preserve"> </w:t>
        </w:r>
      </w:ins>
      <m:oMath>
        <m:r>
          <m:rPr>
            <m:sty m:val="bi"/>
          </m:rPr>
          <m:t>C</m:t>
        </m:r>
      </m:oMath>
      <w:ins w:id="2929" w:author="PR Preview" w:date="2026-01-01T00:00:00Z">
        <w:r>
          <w:t xml:space="preserve"> </w:t>
        </w:r>
      </w:ins>
      <w:ins w:id="2930" w:author="PR Preview" w:date="2026-01-01T00:00:00Z">
        <w:r>
          <w:t xml:space="preserve">has</w:t>
        </w:r>
      </w:ins>
      <w:ins w:id="2931" w:author="PR Preview" w:date="2026-01-01T00:00:00Z">
        <w:r>
          <w:t xml:space="preserve"> </w:t>
        </w:r>
      </w:ins>
      <m:oMath>
        <m:r>
          <m:t>k</m:t>
        </m:r>
      </m:oMath>
      <w:ins w:id="2932" w:author="PR Preview" w:date="2026-01-01T00:00:00Z">
        <w:r>
          <w:t xml:space="preserve"> </w:t>
        </w:r>
      </w:ins>
      <w:ins w:id="2933" w:author="PR Preview" w:date="2026-01-01T00:00:00Z">
        <w:r>
          <w:t xml:space="preserve">linearly independent columns of length</w:t>
        </w:r>
      </w:ins>
      <w:ins w:id="2934" w:author="PR Preview" w:date="2026-01-01T00:00:00Z">
        <w:r>
          <w:t xml:space="preserve"> </w:t>
        </w:r>
      </w:ins>
      <m:oMath>
        <m:r>
          <m:t>l</m:t>
        </m:r>
      </m:oMath>
      <w:ins w:id="2935" w:author="PR Preview" w:date="2026-01-01T00:00:00Z">
        <w:r>
          <w:t xml:space="preserve">.</w:t>
        </w:r>
      </w:ins>
      <w:ins w:id="2936" w:author="PR Preview" w:date="2026-01-01T00:00:00Z">
        <w:r>
          <w:t xml:space="preserve"> </w:t>
        </w:r>
      </w:ins>
      <w:ins w:id="2937" w:author="PR Preview" w:date="2026-01-01T00:00:00Z">
        <w:r>
          <w:t xml:space="preserve">More than</w:t>
        </w:r>
      </w:ins>
      <w:ins w:id="2938" w:author="PR Preview" w:date="2026-01-01T00:00:00Z">
        <w:r>
          <w:t xml:space="preserve"> </w:t>
        </w:r>
      </w:ins>
      <m:oMath>
        <m:r>
          <m:t>l</m:t>
        </m:r>
      </m:oMath>
      <w:ins w:id="2939" w:author="PR Preview" w:date="2026-01-01T00:00:00Z">
        <w:r>
          <w:t xml:space="preserve"> </w:t>
        </w:r>
      </w:ins>
      <w:ins w:id="2940" w:author="PR Preview" w:date="2026-01-01T00:00:00Z">
        <w:r>
          <w:t xml:space="preserve">vectors in</w:t>
        </w:r>
      </w:ins>
      <w:ins w:id="2941" w:author="PR Preview" w:date="2026-01-01T00:00:00Z">
        <w:r>
          <w:t xml:space="preserve"> </w:t>
        </w:r>
      </w:ins>
      <m:oMath>
        <m:sSup>
          <m:e>
            <m:r>
              <m:rPr>
                <m:scr m:val="double-struck"/>
                <m:sty m:val="p"/>
              </m:rPr>
              <m:t>R</m:t>
            </m:r>
          </m:e>
          <m:sup>
            <m:r>
              <m:t>l</m:t>
            </m:r>
          </m:sup>
        </m:sSup>
      </m:oMath>
      <w:ins w:id="2942" w:author="PR Preview" w:date="2026-01-01T00:00:00Z">
        <w:r>
          <w:t xml:space="preserve"> </w:t>
        </w:r>
      </w:ins>
      <w:ins w:id="2943" w:author="PR Preview" w:date="2026-01-01T00:00:00Z">
        <w:r>
          <w:t xml:space="preserve">are never linearly independent</w:t>
        </w:r>
      </w:ins>
      <w:ins w:id="2944" w:author="PR Preview" w:date="2026-01-01T00:00:00Z">
        <w:r>
          <w:t xml:space="preserve"> </w:t>
        </w:r>
      </w:ins>
      <w:ins w:id="2945" w:author="PR Preview" w:date="2026-01-01T00:00:00Z">
        <w:r>
          <w:t xml:space="preserve">(</w:t>
        </w:r>
      </w:ins>
      <w:hyperlink w:anchor="thm-many-vectors-dependent">
        <w:ins w:id="2946" w:author="PR Preview" w:date="2026-01-01T00:00:00Z">
          <w:r>
            <w:rPr>
              <w:rStyle w:val="Hyperlink"/>
            </w:rPr>
            <w:t xml:space="preserve">Theorem 25</w:t>
          </w:r>
        </w:ins>
      </w:hyperlink>
      <w:ins w:id="2947" w:author="PR Preview" w:date="2026-01-01T00:00:00Z">
        <w:r>
          <w:t xml:space="preserve">),</w:t>
        </w:r>
      </w:ins>
      <w:ins w:id="2948" w:author="PR Preview" w:date="2026-01-01T00:00:00Z">
        <w:r>
          <w:t xml:space="preserve"> </w:t>
        </w:r>
      </w:ins>
      <w:ins w:id="2949" w:author="PR Preview" w:date="2026-01-01T00:00:00Z">
        <w:r>
          <w:t xml:space="preserve">so</w:t>
        </w:r>
      </w:ins>
      <w:ins w:id="2950" w:author="PR Preview" w:date="2026-01-01T00:00:00Z">
        <w:r>
          <w:t xml:space="preserve"> </w:t>
        </w:r>
      </w:ins>
      <m:oMath>
        <m:r>
          <m:t>k</m:t>
        </m:r>
        <m:r>
          <m:rPr>
            <m:sty m:val="p"/>
          </m:rPr>
          <m:t>≤</m:t>
        </m:r>
        <m:r>
          <m:t>l</m:t>
        </m:r>
      </m:oMath>
      <w:ins w:id="2951" w:author="PR Preview" w:date="2026-01-01T00:00:00Z">
        <w:r>
          <w:t xml:space="preserve">.</w:t>
        </w:r>
      </w:ins>
      <w:ins w:id="2952" w:author="PR Preview" w:date="2026-01-01T00:00:00Z">
        <w:r>
          <w:t xml:space="preserve"> </w:t>
        </w:r>
      </w:ins>
      <w:ins w:id="2953" w:author="PR Preview" w:date="2026-01-01T00:00:00Z">
        <w:r>
          <w:t xml:space="preserve">Exchanging the roles of the two bases gives</w:t>
        </w:r>
      </w:ins>
      <w:ins w:id="2954" w:author="PR Preview" w:date="2026-01-01T00:00:00Z">
        <w:r>
          <w:t xml:space="preserve"> </w:t>
        </w:r>
      </w:ins>
      <m:oMath>
        <m:r>
          <m:t>l</m:t>
        </m:r>
        <m:r>
          <m:rPr>
            <m:sty m:val="p"/>
          </m:rPr>
          <m:t>≤</m:t>
        </m:r>
        <m:r>
          <m:t>k</m:t>
        </m:r>
      </m:oMath>
      <w:ins w:id="2955" w:author="PR Preview" w:date="2026-01-01T00:00:00Z">
        <w:r>
          <w:t xml:space="preserve">,</w:t>
        </w:r>
      </w:ins>
      <w:ins w:id="2956" w:author="PR Preview" w:date="2026-01-01T00:00:00Z">
        <w:r>
          <w:t xml:space="preserve"> </w:t>
        </w:r>
      </w:ins>
      <w:ins w:id="2957" w:author="PR Preview" w:date="2026-01-01T00:00:00Z">
        <w:r>
          <w:t xml:space="preserve">so</w:t>
        </w:r>
      </w:ins>
      <w:ins w:id="2958" w:author="PR Preview" w:date="2026-01-01T00:00:00Z">
        <w:r>
          <w:t xml:space="preserve"> </w:t>
        </w:r>
      </w:ins>
      <m:oMath>
        <m:r>
          <m:t>k</m:t>
        </m:r>
        <m:r>
          <m:rPr>
            <m:sty m:val="p"/>
          </m:rPr>
          <m:t>=</m:t>
        </m:r>
        <m:r>
          <m:t>l</m:t>
        </m:r>
      </m:oMath>
      <w:ins w:id="2959" w:author="PR Preview" w:date="2026-01-01T00:00:00Z">
        <w:r>
          <w:t xml:space="preserve">.</w:t>
        </w:r>
      </w:ins>
    </w:p>
    <w:bookmarkStart w:id="227" w:name="exm-basis-size"/>
    <w:p>
      <w:pPr>
        <w:pStyle w:val="BodyText"/>
      </w:pPr>
      <w:ins w:id="2960" w:author="PR Preview" w:date="2026-01-01T00:00:00Z">
        <w:r>
          <w:rPr>
            <w:b/>
            <w:bCs/>
          </w:rPr>
          <w:t xml:space="preserve">Example 49 (Both bases of</w:t>
        </w:r>
      </w:ins>
      <w:ins w:id="2961" w:author="PR Preview" w:date="2026-01-01T00:00:00Z">
        <w:r>
          <w:rPr>
            <w:b/>
            <w:bCs/>
          </w:rPr>
          <w:t xml:space="preserve"> </w:t>
        </w:r>
      </w:ins>
      <m:oMath>
        <m:sSup>
          <m:e>
            <m:r>
              <m:rPr>
                <m:scr m:val="double-struck"/>
                <m:sty m:val="p"/>
              </m:rPr>
              <m:t>R</m:t>
            </m:r>
          </m:e>
          <m:sup>
            <m:r>
              <m:t>2</m:t>
            </m:r>
          </m:sup>
        </m:sSup>
      </m:oMath>
      <w:ins w:id="2962" w:author="PR Preview" w:date="2026-01-01T00:00:00Z">
        <w:r>
          <w:rPr>
            <w:b/>
            <w:bCs/>
          </w:rPr>
          <w:t xml:space="preserve"> </w:t>
        </w:r>
      </w:ins>
      <w:ins w:id="2963" w:author="PR Preview" w:date="2026-01-01T00:00:00Z">
        <w:r>
          <w:rPr>
            <w:b/>
            <w:bCs/>
          </w:rPr>
          <w:t xml:space="preserve">in</w:t>
        </w:r>
      </w:ins>
      <w:ins w:id="2964" w:author="PR Preview" w:date="2026-01-01T00:00:00Z">
        <w:r>
          <w:rPr>
            <w:b/>
            <w:bCs/>
          </w:rPr>
          <w:t xml:space="preserve"> </w:t>
        </w:r>
      </w:ins>
      <w:hyperlink w:anchor="exm-basis">
        <w:ins w:id="2965" w:author="PR Preview" w:date="2026-01-01T00:00:00Z">
          <w:r>
            <w:rPr>
              <w:rStyle w:val="Hyperlink"/>
              <w:b/>
              <w:bCs/>
            </w:rPr>
            <w:t xml:space="preserve">Example 45</w:t>
          </w:r>
        </w:ins>
      </w:hyperlink>
      <w:ins w:id="2966" w:author="PR Preview" w:date="2026-01-01T00:00:00Z">
        <w:r>
          <w:rPr>
            <w:b/>
            <w:bCs/>
          </w:rPr>
          <w:t xml:space="preserve"> </w:t>
        </w:r>
      </w:ins>
      <w:ins w:id="2967" w:author="PR Preview" w:date="2026-01-01T00:00:00Z">
        <w:r>
          <w:rPr>
            <w:b/>
            <w:bCs/>
          </w:rPr>
          <w:t xml:space="preserve">have two vectors)</w:t>
        </w:r>
      </w:ins>
      <w:ins w:id="2968" w:author="PR Preview" w:date="2026-01-01T00:00:00Z">
        <w:r>
          <w:t xml:space="preserve"> </w:t>
        </w:r>
      </w:ins>
      <w:ins w:id="2969" w:author="PR Preview" w:date="2026-01-01T00:00:00Z">
        <w:r>
          <w:t xml:space="preserve">The bases</w:t>
        </w:r>
      </w:ins>
      <w:ins w:id="297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2971" w:author="PR Preview" w:date="2026-01-01T00:00:00Z">
        <w:r>
          <w:t xml:space="preserve"> </w:t>
        </w:r>
      </w:ins>
      <w:ins w:id="2972" w:author="PR Preview" w:date="2026-01-01T00:00:00Z">
        <w:r>
          <w:t xml:space="preserve">and</w:t>
        </w:r>
      </w:ins>
      <w:ins w:id="2973"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974" w:author="PR Preview" w:date="2026-01-01T00:00:00Z">
        <w:r>
          <w:t xml:space="preserve"> </w:t>
        </w:r>
      </w:ins>
      <w:ins w:id="2975" w:author="PR Preview" w:date="2026-01-01T00:00:00Z">
        <w:r>
          <w:t xml:space="preserve">of</w:t>
        </w:r>
      </w:ins>
      <w:ins w:id="2976" w:author="PR Preview" w:date="2026-01-01T00:00:00Z">
        <w:r>
          <w:t xml:space="preserve"> </w:t>
        </w:r>
      </w:ins>
      <m:oMath>
        <m:sSup>
          <m:e>
            <m:r>
              <m:rPr>
                <m:scr m:val="double-struck"/>
                <m:sty m:val="p"/>
              </m:rPr>
              <m:t>R</m:t>
            </m:r>
          </m:e>
          <m:sup>
            <m:r>
              <m:t>2</m:t>
            </m:r>
          </m:sup>
        </m:sSup>
      </m:oMath>
      <w:ins w:id="2977" w:author="PR Preview" w:date="2026-01-01T00:00:00Z">
        <w:r>
          <w:t xml:space="preserve"> </w:t>
        </w:r>
      </w:ins>
      <w:ins w:id="2978" w:author="PR Preview" w:date="2026-01-01T00:00:00Z">
        <w:r>
          <w:t xml:space="preserve">in</w:t>
        </w:r>
      </w:ins>
      <w:ins w:id="2979" w:author="PR Preview" w:date="2026-01-01T00:00:00Z">
        <w:r>
          <w:t xml:space="preserve"> </w:t>
        </w:r>
      </w:ins>
      <w:hyperlink w:anchor="exm-basis">
        <w:ins w:id="2980" w:author="PR Preview" w:date="2026-01-01T00:00:00Z">
          <w:r>
            <w:rPr>
              <w:rStyle w:val="Hyperlink"/>
            </w:rPr>
            <w:t xml:space="preserve">Example 45</w:t>
          </w:r>
        </w:ins>
      </w:hyperlink>
      <w:ins w:id="2981" w:author="PR Preview" w:date="2026-01-01T00:00:00Z">
        <w:r>
          <w:t xml:space="preserve"> </w:t>
        </w:r>
      </w:ins>
      <w:ins w:id="2982" w:author="PR Preview" w:date="2026-01-01T00:00:00Z">
        <w:r>
          <w:t xml:space="preserve">both have</w:t>
        </w:r>
      </w:ins>
      <w:ins w:id="2983" w:author="PR Preview" w:date="2026-01-01T00:00:00Z">
        <w:r>
          <w:t xml:space="preserve"> </w:t>
        </w:r>
      </w:ins>
      <m:oMath>
        <m:r>
          <m:t>2</m:t>
        </m:r>
      </m:oMath>
      <w:ins w:id="2984" w:author="PR Preview" w:date="2026-01-01T00:00:00Z">
        <w:r>
          <w:t xml:space="preserve"> </w:t>
        </w:r>
      </w:ins>
      <w:ins w:id="2985" w:author="PR Preview" w:date="2026-01-01T00:00:00Z">
        <w:r>
          <w:t xml:space="preserve">vectors, as</w:t>
        </w:r>
      </w:ins>
      <w:ins w:id="2986" w:author="PR Preview" w:date="2026-01-01T00:00:00Z">
        <w:r>
          <w:t xml:space="preserve"> </w:t>
        </w:r>
      </w:ins>
      <w:hyperlink w:anchor="thm-basis-size">
        <w:ins w:id="2987" w:author="PR Preview" w:date="2026-01-01T00:00:00Z">
          <w:r>
            <w:rPr>
              <w:rStyle w:val="Hyperlink"/>
            </w:rPr>
            <w:t xml:space="preserve">Theorem 27</w:t>
          </w:r>
        </w:ins>
      </w:hyperlink>
      <w:ins w:id="2988" w:author="PR Preview" w:date="2026-01-01T00:00:00Z">
        <w:r>
          <w:t xml:space="preserve"> </w:t>
        </w:r>
      </w:ins>
      <w:ins w:id="2989" w:author="PR Preview" w:date="2026-01-01T00:00:00Z">
        <w:r>
          <w:t xml:space="preserve">requires.</w:t>
        </w:r>
      </w:ins>
      <w:ins w:id="2990" w:author="PR Preview" w:date="2026-01-01T00:00:00Z">
        <w:r>
          <w:t xml:space="preserve"> </w:t>
        </w:r>
      </w:ins>
      <w:ins w:id="2991" w:author="PR Preview" w:date="2026-01-01T00:00:00Z">
        <w:r>
          <w:t xml:space="preserve">So no list of</w:t>
        </w:r>
      </w:ins>
      <w:ins w:id="2992" w:author="PR Preview" w:date="2026-01-01T00:00:00Z">
        <w:r>
          <w:t xml:space="preserve"> </w:t>
        </w:r>
      </w:ins>
      <m:oMath>
        <m:r>
          <m:t>3</m:t>
        </m:r>
      </m:oMath>
      <w:ins w:id="2993" w:author="PR Preview" w:date="2026-01-01T00:00:00Z">
        <w:r>
          <w:t xml:space="preserve"> </w:t>
        </w:r>
      </w:ins>
      <w:ins w:id="2994" w:author="PR Preview" w:date="2026-01-01T00:00:00Z">
        <w:r>
          <w:t xml:space="preserve">vectors is a basis of</w:t>
        </w:r>
      </w:ins>
      <w:ins w:id="2995" w:author="PR Preview" w:date="2026-01-01T00:00:00Z">
        <w:r>
          <w:t xml:space="preserve"> </w:t>
        </w:r>
      </w:ins>
      <m:oMath>
        <m:sSup>
          <m:e>
            <m:r>
              <m:rPr>
                <m:scr m:val="double-struck"/>
                <m:sty m:val="p"/>
              </m:rPr>
              <m:t>R</m:t>
            </m:r>
          </m:e>
          <m:sup>
            <m:r>
              <m:t>2</m:t>
            </m:r>
          </m:sup>
        </m:sSup>
      </m:oMath>
      <w:ins w:id="2996" w:author="PR Preview" w:date="2026-01-01T00:00:00Z">
        <w:r>
          <w:t xml:space="preserve">,</w:t>
        </w:r>
      </w:ins>
      <w:ins w:id="2997" w:author="PR Preview" w:date="2026-01-01T00:00:00Z">
        <w:r>
          <w:t xml:space="preserve"> </w:t>
        </w:r>
      </w:ins>
      <w:ins w:id="2998" w:author="PR Preview" w:date="2026-01-01T00:00:00Z">
        <w:r>
          <w:t xml:space="preserve">which agrees with</w:t>
        </w:r>
      </w:ins>
      <w:ins w:id="2999" w:author="PR Preview" w:date="2026-01-01T00:00:00Z">
        <w:r>
          <w:t xml:space="preserve"> </w:t>
        </w:r>
      </w:ins>
      <w:hyperlink w:anchor="exm-not-basis">
        <w:ins w:id="3000" w:author="PR Preview" w:date="2026-01-01T00:00:00Z">
          <w:r>
            <w:rPr>
              <w:rStyle w:val="Hyperlink"/>
            </w:rPr>
            <w:t xml:space="preserve">Example 46</w:t>
          </w:r>
        </w:ins>
      </w:hyperlink>
      <w:ins w:id="3001" w:author="PR Preview" w:date="2026-01-01T00:00:00Z">
        <w:r>
          <w:t xml:space="preserve">:</w:t>
        </w:r>
      </w:ins>
      <w:ins w:id="3002" w:author="PR Preview" w:date="2026-01-01T00:00:00Z">
        <w:r>
          <w:t xml:space="preserve"> </w:t>
        </w:r>
      </w:ins>
      <w:ins w:id="3003" w:author="PR Preview" w:date="2026-01-01T00:00:00Z">
        <w:r>
          <w:t xml:space="preserve">the list</w:t>
        </w:r>
      </w:ins>
      <w:ins w:id="3004"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3005" w:author="PR Preview" w:date="2026-01-01T00:00:00Z">
        <w:r>
          <w:t xml:space="preserve"> </w:t>
        </w:r>
      </w:ins>
      <w:ins w:id="3006" w:author="PR Preview" w:date="2026-01-01T00:00:00Z">
        <w:r>
          <w:t xml:space="preserve">spans</w:t>
        </w:r>
      </w:ins>
      <w:ins w:id="3007" w:author="PR Preview" w:date="2026-01-01T00:00:00Z">
        <w:r>
          <w:t xml:space="preserve"> </w:t>
        </w:r>
      </w:ins>
      <m:oMath>
        <m:sSup>
          <m:e>
            <m:r>
              <m:rPr>
                <m:scr m:val="double-struck"/>
                <m:sty m:val="p"/>
              </m:rPr>
              <m:t>R</m:t>
            </m:r>
          </m:e>
          <m:sup>
            <m:r>
              <m:t>2</m:t>
            </m:r>
          </m:sup>
        </m:sSup>
      </m:oMath>
      <w:ins w:id="3008" w:author="PR Preview" w:date="2026-01-01T00:00:00Z">
        <w:r>
          <w:t xml:space="preserve"> </w:t>
        </w:r>
      </w:ins>
      <w:ins w:id="3009" w:author="PR Preview" w:date="2026-01-01T00:00:00Z">
        <w:r>
          <w:t xml:space="preserve">but is not linearly independent.</w:t>
        </w:r>
      </w:ins>
    </w:p>
    <w:bookmarkEnd w:id="227"/>
    <w:bookmarkStart w:id="228" w:name="def-dimension"/>
    <w:p>
      <w:pPr>
        <w:pStyle w:val="BodyText"/>
      </w:pPr>
      <w:ins w:id="3010" w:author="PR Preview" w:date="2026-01-01T00:00:00Z">
        <w:r>
          <w:rPr>
            <w:b/>
            <w:bCs/>
          </w:rPr>
          <w:t xml:space="preserve">Definition 51 (Dimension)</w:t>
        </w:r>
      </w:ins>
      <w:ins w:id="3011" w:author="PR Preview" w:date="2026-01-01T00:00:00Z">
        <w:r>
          <w:t xml:space="preserve"> </w:t>
        </w:r>
      </w:ins>
      <w:ins w:id="3012" w:author="PR Preview" w:date="2026-01-01T00:00:00Z">
        <w:r>
          <w:t xml:space="preserve">The</w:t>
        </w:r>
      </w:ins>
      <w:ins w:id="3013" w:author="PR Preview" w:date="2026-01-01T00:00:00Z">
        <w:r>
          <w:t xml:space="preserve"> </w:t>
        </w:r>
      </w:ins>
      <w:ins w:id="3014" w:author="PR Preview" w:date="2026-01-01T00:00:00Z">
        <w:r>
          <w:rPr>
            <w:b/>
            <w:bCs/>
          </w:rPr>
          <w:t xml:space="preserve">dimension</w:t>
        </w:r>
      </w:ins>
      <w:ins w:id="3015" w:author="PR Preview" w:date="2026-01-01T00:00:00Z">
        <w:r>
          <w:t xml:space="preserve"> </w:t>
        </w:r>
      </w:ins>
      <w:ins w:id="3016" w:author="PR Preview" w:date="2026-01-01T00:00:00Z">
        <w:r>
          <w:t xml:space="preserve">of a subspace</w:t>
        </w:r>
      </w:ins>
      <w:ins w:id="3017" w:author="PR Preview" w:date="2026-01-01T00:00:00Z">
        <w:r>
          <w:t xml:space="preserve"> </w:t>
        </w:r>
      </w:ins>
      <m:oMath>
        <m:r>
          <m:rPr>
            <m:scr m:val="script"/>
            <m:sty m:val="p"/>
          </m:rPr>
          <m:t>S</m:t>
        </m:r>
      </m:oMath>
      <w:ins w:id="3018" w:author="PR Preview" w:date="2026-01-01T00:00:00Z">
        <w:r>
          <w:t xml:space="preserve">,</w:t>
        </w:r>
      </w:ins>
      <w:ins w:id="3019" w:author="PR Preview" w:date="2026-01-01T00:00:00Z">
        <w:r>
          <w:t xml:space="preserve"> </w:t>
        </w:r>
      </w:ins>
      <w:ins w:id="3020" w:author="PR Preview" w:date="2026-01-01T00:00:00Z">
        <w:r>
          <w:t xml:space="preserve">written</w:t>
        </w:r>
      </w:ins>
      <w:ins w:id="3021" w:author="PR Preview" w:date="2026-01-01T00:00:00Z">
        <w:r>
          <w:t xml:space="preserve"> </w:t>
        </w:r>
      </w:ins>
      <m:oMath>
        <m:r>
          <m:rPr>
            <m:sty m:val="p"/>
          </m:rPr>
          <m:t>dim</m:t>
        </m:r>
        <m:r>
          <m:rPr>
            <m:sty m:val="p"/>
          </m:rPr>
          <m:t>(</m:t>
        </m:r>
        <m:r>
          <m:rPr>
            <m:scr m:val="script"/>
            <m:sty m:val="p"/>
          </m:rPr>
          <m:t>S</m:t>
        </m:r>
        <m:r>
          <m:rPr>
            <m:sty m:val="p"/>
          </m:rPr>
          <m:t>)</m:t>
        </m:r>
      </m:oMath>
      <w:ins w:id="3022" w:author="PR Preview" w:date="2026-01-01T00:00:00Z">
        <w:r>
          <w:t xml:space="preserve">,</w:t>
        </w:r>
      </w:ins>
      <w:ins w:id="3023" w:author="PR Preview" w:date="2026-01-01T00:00:00Z">
        <w:r>
          <w:t xml:space="preserve"> </w:t>
        </w:r>
      </w:ins>
      <w:ins w:id="3024" w:author="PR Preview" w:date="2026-01-01T00:00:00Z">
        <w:r>
          <w:t xml:space="preserve">is the number of vectors in any basis of</w:t>
        </w:r>
      </w:ins>
      <w:ins w:id="3025" w:author="PR Preview" w:date="2026-01-01T00:00:00Z">
        <w:r>
          <w:t xml:space="preserve"> </w:t>
        </w:r>
      </w:ins>
      <m:oMath>
        <m:r>
          <m:rPr>
            <m:scr m:val="script"/>
            <m:sty m:val="p"/>
          </m:rPr>
          <m:t>S</m:t>
        </m:r>
      </m:oMath>
      <w:ins w:id="3026" w:author="PR Preview" w:date="2026-01-01T00:00:00Z">
        <w:r>
          <w:t xml:space="preserve"> </w:t>
        </w:r>
      </w:ins>
      <w:ins w:id="3027" w:author="PR Preview" w:date="2026-01-01T00:00:00Z">
        <w:r>
          <w:t xml:space="preserve">(</w:t>
        </w:r>
      </w:ins>
      <w:hyperlink w:anchor="def-basis">
        <w:ins w:id="3028" w:author="PR Preview" w:date="2026-01-01T00:00:00Z">
          <w:r>
            <w:rPr>
              <w:rStyle w:val="Hyperlink"/>
            </w:rPr>
            <w:t xml:space="preserve">Definition 48</w:t>
          </w:r>
        </w:ins>
      </w:hyperlink>
      <w:ins w:id="3029" w:author="PR Preview" w:date="2026-01-01T00:00:00Z">
        <w:r>
          <w:t xml:space="preserve">).</w:t>
        </w:r>
      </w:ins>
      <w:ins w:id="3030" w:author="PR Preview" w:date="2026-01-01T00:00:00Z">
        <w:r>
          <w:t xml:space="preserve"> </w:t>
        </w:r>
      </w:ins>
      <w:hyperlink w:anchor="thm-basis-size">
        <w:ins w:id="3031" w:author="PR Preview" w:date="2026-01-01T00:00:00Z">
          <w:r>
            <w:rPr>
              <w:rStyle w:val="Hyperlink"/>
            </w:rPr>
            <w:t xml:space="preserve">Theorem 27</w:t>
          </w:r>
        </w:ins>
      </w:hyperlink>
      <w:ins w:id="3032" w:author="PR Preview" w:date="2026-01-01T00:00:00Z">
        <w:r>
          <w:t xml:space="preserve"> </w:t>
        </w:r>
      </w:ins>
      <w:ins w:id="3033" w:author="PR Preview" w:date="2026-01-01T00:00:00Z">
        <w:r>
          <w:t xml:space="preserve">makes this number well defined.</w:t>
        </w:r>
      </w:ins>
      <w:ins w:id="3034" w:author="PR Preview" w:date="2026-01-01T00:00:00Z">
        <w:r>
          <w:t xml:space="preserve"> </w:t>
        </w:r>
      </w:ins>
      <w:ins w:id="3035" w:author="PR Preview" w:date="2026-01-01T00:00:00Z">
        <w:r>
          <w:t xml:space="preserve">By convention, the empty list is the basis of</w:t>
        </w:r>
      </w:ins>
      <w:ins w:id="3036" w:author="PR Preview" w:date="2026-01-01T00:00:00Z">
        <w:r>
          <w:t xml:space="preserve"> </w:t>
        </w:r>
      </w:ins>
      <w:ins w:id="3037" w:author="PR Preview" w:date="2026-01-01T00:00:00Z">
        <w:r>
          <w:t xml:space="preserve">$\mathopen{}\left\{\mathord{\smash[b]{\underset{\raise.3ex\hbox{$\scriptstyle\sim$}}{0}}\vphantom{0}}\right\}\mathclose{}$</w:t>
        </w:r>
      </w:ins>
      <w:ins w:id="3038" w:author="PR Preview" w:date="2026-01-01T00:00:00Z">
        <w:r>
          <w:t xml:space="preserve">,</w:t>
        </w:r>
      </w:ins>
      <w:ins w:id="3039" w:author="PR Preview" w:date="2026-01-01T00:00:00Z">
        <w:r>
          <w:t xml:space="preserve"> </w:t>
        </w:r>
      </w:ins>
      <w:ins w:id="3040" w:author="PR Preview" w:date="2026-01-01T00:00:00Z">
        <w:r>
          <w:t xml:space="preserve">so</w:t>
        </w:r>
      </w:ins>
      <w:ins w:id="3041" w:author="PR Preview" w:date="2026-01-01T00:00:00Z">
        <w:r>
          <w:t xml:space="preserve"> </w:t>
        </w:r>
      </w:ins>
      <w:ins w:id="3042" w:author="PR Preview" w:date="2026-01-01T00:00:00Z">
        <w:r>
          <w:t xml:space="preserve">$\dim(\mathopen{}\left\{\mathord{\smash[b]{\underset{\raise.3ex\hbox{$\scriptstyle\sim$}}{0}}\vphantom{0}}\right\}\mathclose{}) = 0$</w:t>
        </w:r>
      </w:ins>
      <w:ins w:id="3043" w:author="PR Preview" w:date="2026-01-01T00:00:00Z">
        <w:r>
          <w:t xml:space="preserve">.</w:t>
        </w:r>
      </w:ins>
    </w:p>
    <w:bookmarkEnd w:id="228"/>
    <w:bookmarkStart w:id="229" w:name="exm-dimension"/>
    <w:p>
      <w:pPr>
        <w:pStyle w:val="BodyText"/>
      </w:pPr>
      <w:ins w:id="3044" w:author="PR Preview" w:date="2026-01-01T00:00:00Z">
        <w:r>
          <w:rPr>
            <w:b/>
            <w:bCs/>
          </w:rPr>
          <w:t xml:space="preserve">Example 50 (The dimensions of some subspaces)</w:t>
        </w:r>
      </w:ins>
      <w:ins w:id="3045" w:author="PR Preview" w:date="2026-01-01T00:00:00Z">
        <w:r>
          <w:t xml:space="preserve"> </w:t>
        </w:r>
      </w:ins>
      <w:ins w:id="3046" w:author="PR Preview" w:date="2026-01-01T00:00:00Z">
        <w:r>
          <w:t xml:space="preserve"> </w:t>
        </w:r>
      </w:ins>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3047" w:author="PR Preview" w:date="2026-01-01T00:00:00Z">
        <w:r>
          <w:delText xml:space="preserve">, by</w:delText>
        </w:r>
      </w:del>
      <w:del w:id="3048" w:author="PR Preview" w:date="2026-01-01T00:00:00Z">
        <w:r>
          <w:delText xml:space="preserve"> </w:delText>
        </w:r>
      </w:del>
      <w:hyperlink w:anchor="exm-basis">
        <w:del w:id="3049" w:author="PR Preview" w:date="2026-01-01T00:00:00Z">
          <w:r>
            <w:rPr>
              <w:rStyle w:val="Hyperlink"/>
            </w:rPr>
            <w:delText xml:space="preserve">Example 46</w:delText>
          </w:r>
        </w:del>
      </w:hyperlink>
      <w:del w:id="3050" w:author="PR Preview" w:date="2026-01-01T00:00:00Z">
        <w:r>
          <w:delText xml:space="preserve">.</w:delText>
        </w:r>
      </w:del>
      <w:del w:id="3051" w:author="PR Preview" w:date="2026-01-01T00:00:00Z">
        <w:r>
          <w:delText xml:space="preserve"> </w:delText>
        </w:r>
      </w:del>
      <w:del w:id="3052" w:author="PR Preview" w:date="2026-01-01T00:00:00Z">
        <w:r>
          <w:delText xml:space="preserve">More generally,</w:delText>
        </w:r>
      </w:del>
      <w:del w:id="3053"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3054" w:author="PR Preview" w:date="2026-01-01T00:00:00Z">
        <w:r>
          <w:delText xml:space="preserve">:</w:delText>
        </w:r>
      </w:del>
      <w:del w:id="3055" w:author="PR Preview" w:date="2026-01-01T00:00:00Z">
        <w:r>
          <w:delText xml:space="preserve"> </w:delText>
        </w:r>
      </w:del>
      <w:del w:id="3056" w:author="PR Preview" w:date="2026-01-01T00:00:00Z">
        <w:r>
          <w:delText xml:space="preserve">the indicator vectors</w:delText>
        </w:r>
      </w:del>
      <w:del w:id="3057" w:author="PR Preview" w:date="2026-01-01T00:00:00Z">
        <w:r>
          <w:delText xml:space="preserve"> </w:delText>
        </w:r>
      </w:del>
      <w:del w:id="3058" w:author="PR Preview" w:date="2026-01-01T00:00:00Z">
        <w:r>
          <w:delText xml:space="preserve">$\mathord{\smash[b]{\underset{\raise.3ex\hbox{$\scriptstyle\sim$}}{e}}\vphantom{e}}_1, \ldots, \mathord{\smash[b]{\underset{\raise.3ex\hbox{$\scriptstyle\sim$}}{e}}\vphantom{e}}_p$</w:delText>
        </w:r>
      </w:del>
      <w:del w:id="3059" w:author="PR Preview" w:date="2026-01-01T00:00:00Z">
        <w:r>
          <w:delText xml:space="preserve"> </w:delText>
        </w:r>
      </w:del>
      <w:del w:id="3060" w:author="PR Preview" w:date="2026-01-01T00:00:00Z">
        <w:r>
          <w:delText xml:space="preserve">(</w:delText>
        </w:r>
      </w:del>
      <w:hyperlink w:anchor="def-indicator-vector">
        <w:del w:id="3061" w:author="PR Preview" w:date="2026-01-01T00:00:00Z">
          <w:r>
            <w:rPr>
              <w:rStyle w:val="Hyperlink"/>
            </w:rPr>
            <w:delText xml:space="preserve">Definition 14</w:delText>
          </w:r>
        </w:del>
      </w:hyperlink>
      <w:del w:id="3062" w:author="PR Preview" w:date="2026-01-01T00:00:00Z">
        <w:r>
          <w:delText xml:space="preserve">)</w:delText>
        </w:r>
      </w:del>
      <w:del w:id="3063" w:author="PR Preview" w:date="2026-01-01T00:00:00Z">
        <w:r>
          <w:delText xml:space="preserve"> </w:delText>
        </w:r>
      </w:del>
      <w:del w:id="3064" w:author="PR Preview" w:date="2026-01-01T00:00:00Z">
        <w:r>
          <w:delText xml:space="preserve">are linearly independent,</w:delText>
        </w:r>
      </w:del>
      <w:del w:id="3065" w:author="PR Preview" w:date="2026-01-01T00:00:00Z">
        <w:r>
          <w:delText xml:space="preserve"> </w:delText>
        </w:r>
      </w:del>
      <w:del w:id="3066" w:author="PR Preview" w:date="2026-01-01T00:00:00Z">
        <w:r>
          <w:delText xml:space="preserve">since</w:delText>
        </w:r>
      </w:del>
      <w:del w:id="3067" w:author="PR Preview" w:date="2026-01-01T00:00:00Z">
        <w:r>
          <w:delText xml:space="preserve"> </w:delText>
        </w:r>
      </w:del>
      <w:del w:id="3068" w:author="PR Preview" w:date="2026-01-01T00:00:00Z">
        <w:r>
          <w:delText xml:space="preserve">$c_1 \mathord{\smash[b]{\underset{\raise.3ex\hbox{$\scriptstyle\sim$}}{e}}\vphantom{e}}_1 + \cdots + c_p \mathord{\smash[b]{\underset{\raise.3ex\hbox{$\scriptstyle\sim$}}{e}}\vphantom{e}}_p = (c_1, \ldots, c_p)$</w:delText>
        </w:r>
      </w:del>
      <w:del w:id="3069" w:author="PR Preview" w:date="2026-01-01T00:00:00Z">
        <w:r>
          <w:delText xml:space="preserve">,</w:delText>
        </w:r>
      </w:del>
      <w:del w:id="3070" w:author="PR Preview" w:date="2026-01-01T00:00:00Z">
        <w:r>
          <w:delText xml:space="preserve"> </w:delText>
        </w:r>
      </w:del>
      <w:del w:id="3071" w:author="PR Preview" w:date="2026-01-01T00:00:00Z">
        <w:r>
          <w:delText xml:space="preserve">which is</w:delText>
        </w:r>
      </w:del>
      <w:del w:id="3072" w:author="PR Preview" w:date="2026-01-01T00:00:00Z">
        <w:r>
          <w:delText xml:space="preserve"> </w:delText>
        </w:r>
      </w:del>
      <w:del w:id="3073" w:author="PR Preview" w:date="2026-01-01T00:00:00Z">
        <w:r>
          <w:delText xml:space="preserve">$\mathord{\smash[b]{\underset{\raise.3ex\hbox{$\scriptstyle\sim$}}{0}}\vphantom{0}}_p$</w:delText>
        </w:r>
      </w:del>
      <w:del w:id="3074" w:author="PR Preview" w:date="2026-01-01T00:00:00Z">
        <w:r>
          <w:delText xml:space="preserve"> </w:delText>
        </w:r>
      </w:del>
      <w:del w:id="3075" w:author="PR Preview" w:date="2026-01-01T00:00:00Z">
        <w:r>
          <w:delText xml:space="preserve">only if every</w:delText>
        </w:r>
      </w:del>
      <w:del w:id="3076" w:author="PR Preview" w:date="2026-01-01T00:00:00Z">
        <w:r>
          <w:delText xml:space="preserve"> </w:delText>
        </w:r>
      </w:del>
      <m:oMath>
        <m:sSub>
          <m:e>
            <m:r>
              <m:t>c</m:t>
            </m:r>
          </m:e>
          <m:sub>
            <m:r>
              <m:t>i</m:t>
            </m:r>
          </m:sub>
        </m:sSub>
        <m:r>
          <m:rPr>
            <m:sty m:val="p"/>
          </m:rPr>
          <m:t>=</m:t>
        </m:r>
        <m:r>
          <m:t>0</m:t>
        </m:r>
      </m:oMath>
      <w:del w:id="3077" w:author="PR Preview" w:date="2026-01-01T00:00:00Z">
        <w:r>
          <w:delText xml:space="preserve">;</w:delText>
        </w:r>
      </w:del>
      <w:del w:id="3078" w:author="PR Preview" w:date="2026-01-01T00:00:00Z">
        <w:r>
          <w:delText xml:space="preserve"> </w:delText>
        </w:r>
      </w:del>
      <w:del w:id="3079" w:author="PR Preview" w:date="2026-01-01T00:00:00Z">
        <w:r>
          <w:delText xml:space="preserve">and they span</w:delText>
        </w:r>
      </w:del>
      <w:del w:id="3080" w:author="PR Preview" w:date="2026-01-01T00:00:00Z">
        <w:r>
          <w:delText xml:space="preserve"> </w:delText>
        </w:r>
      </w:del>
      <m:oMath>
        <m:sSup>
          <m:e>
            <m:r>
              <m:rPr>
                <m:scr m:val="double-struck"/>
                <m:sty m:val="p"/>
              </m:rPr>
              <m:t>R</m:t>
            </m:r>
          </m:e>
          <m:sup>
            <m:r>
              <m:t>p</m:t>
            </m:r>
          </m:sup>
        </m:sSup>
      </m:oMath>
      <w:del w:id="3081" w:author="PR Preview" w:date="2026-01-01T00:00:00Z">
        <w:r>
          <w:delText xml:space="preserve">,</w:delText>
        </w:r>
      </w:del>
      <w:del w:id="3082" w:author="PR Preview" w:date="2026-01-01T00:00:00Z">
        <w:r>
          <w:delText xml:space="preserve"> </w:delText>
        </w:r>
      </w:del>
      <w:del w:id="3083" w:author="PR Preview" w:date="2026-01-01T00:00:00Z">
        <w:r>
          <w:delText xml:space="preserve">since any</w:delText>
        </w:r>
      </w:del>
      <w:del w:id="3084" w:author="PR Preview" w:date="2026-01-01T00:00:00Z">
        <w:r>
          <w:delText xml:space="preserve"> </w:delText>
        </w:r>
      </w:del>
      <w:del w:id="3085" w:author="PR Preview" w:date="2026-01-01T00:00:00Z">
        <w:r>
          <w:delText xml:space="preserve">$\mathord{\smash[b]{\underset{\raise.3ex\hbox{$\scriptstyle\sim$}}{x}}\vphantom{x}} = x_1 \mathord{\smash[b]{\underset{\raise.3ex\hbox{$\scriptstyle\sim$}}{e}}\vphantom{e}}_1 + \cdots + x_p \mathord{\smash[b]{\underset{\raise.3ex\hbox{$\scriptstyle\sim$}}{e}}\vphantom{e}}_p$</w:delText>
        </w:r>
      </w:del>
      <w:del w:id="3086" w:author="PR Preview" w:date="2026-01-01T00:00:00Z">
        <w:r>
          <w:delText xml:space="preserve">.</w:delText>
        </w:r>
      </w:del>
    </w:p>
    <w:p>
      <w:pPr>
        <w:pStyle w:val="Compact"/>
        <w:numPr>
          <w:ilvl w:val="0"/>
          <w:numId w:val="1023"/>
        </w:numPr>
      </w:pPr>
      <w:del w:id="3087" w:author="PR Preview" w:date="2026-01-01T00:00:00Z">
        <w:r>
          <w:delText xml:space="preserve">The line in</w:delText>
        </w:r>
      </w:del>
      <w:del w:id="3088" w:author="PR Preview" w:date="2026-01-01T00:00:00Z">
        <w:r>
          <w:delText xml:space="preserve"> </w:delText>
        </w:r>
      </w:del>
      <w:hyperlink w:anchor="exm-subspace">
        <w:del w:id="3089" w:author="PR Preview" w:date="2026-01-01T00:00:00Z">
          <w:r>
            <w:rPr>
              <w:rStyle w:val="Hyperlink"/>
            </w:rPr>
            <w:delText xml:space="preserve">Example 38</w:delText>
          </w:r>
        </w:del>
      </w:hyperlink>
      <w:del w:id="3090" w:author="PR Preview" w:date="2026-01-01T00:00:00Z">
        <w:r>
          <w:delText xml:space="preserve"> </w:delText>
        </w:r>
      </w:del>
      <w:del w:id="3091" w:author="PR Preview" w:date="2026-01-01T00:00:00Z">
        <w:r>
          <w:delText xml:space="preserve">has dimension</w:delText>
        </w:r>
      </w:del>
      <w:del w:id="3092" w:author="PR Preview" w:date="2026-01-01T00:00:00Z">
        <w:r>
          <w:delText xml:space="preserve"> </w:delText>
        </w:r>
      </w:del>
      <m:oMath>
        <m:r>
          <m:t>1</m:t>
        </m:r>
      </m:oMath>
      <w:del w:id="3093" w:author="PR Preview" w:date="2026-01-01T00:00:00Z">
        <w:r>
          <w:delText xml:space="preserve">:</w:delText>
        </w:r>
      </w:del>
      <w:del w:id="3094" w:author="PR Preview" w:date="2026-01-01T00:00:00Z">
        <w:r>
          <w:delText xml:space="preserve"> </w:delText>
        </w:r>
      </w:del>
      <w:del w:id="3095" w:author="PR Preview" w:date="2026-01-01T00:00:00Z">
        <w:r>
          <w:delText xml:space="preserve">the single vector</w:delText>
        </w:r>
      </w:del>
      <w:del w:id="3096" w:author="PR Preview" w:date="2026-01-01T00:00:00Z">
        <w:r>
          <w:delText xml:space="preserve"> </w:delText>
        </w:r>
      </w:del>
      <m:oMath>
        <m:r>
          <m:rPr>
            <m:sty m:val="p"/>
          </m:rPr>
          <m:t>(</m:t>
        </m:r>
        <m:r>
          <m:t>1</m:t>
        </m:r>
        <m:r>
          <m:rPr>
            <m:sty m:val="p"/>
          </m:rPr>
          <m:t>,</m:t>
        </m:r>
        <m:r>
          <m:t>2</m:t>
        </m:r>
        <m:r>
          <m:rPr>
            <m:sty m:val="p"/>
          </m:rPr>
          <m:t>)</m:t>
        </m:r>
      </m:oMath>
      <w:del w:id="3097" w:author="PR Preview" w:date="2026-01-01T00:00:00Z">
        <w:r>
          <w:delText xml:space="preserve"> </w:delText>
        </w:r>
      </w:del>
      <w:del w:id="3098" w:author="PR Preview" w:date="2026-01-01T00:00:00Z">
        <w:r>
          <w:delText xml:space="preserve">is linearly independent</w:delText>
        </w:r>
      </w:del>
      <w:del w:id="3099" w:author="PR Preview" w:date="2026-01-01T00:00:00Z">
        <w:r>
          <w:delText xml:space="preserve"> </w:delText>
        </w:r>
      </w:del>
      <w:del w:id="3100" w:author="PR Preview" w:date="2026-01-01T00:00:00Z">
        <w:r>
          <w:delText xml:space="preserve">and spans the line.</w:delText>
        </w:r>
      </w:del>
    </w:p>
    <w:p>
      <w:pPr>
        <w:pStyle w:val="Compact"/>
        <w:numPr>
          <w:ilvl w:val="0"/>
          <w:numId w:val="1023"/>
        </w:numPr>
      </w:pPr>
      <w:del w:id="3101" w:author="PR Preview" w:date="2026-01-01T00:00:00Z">
        <w:r>
          <w:delText xml:space="preserve">The plane</w:delText>
        </w:r>
      </w:del>
      <w:del w:id="3102" w:author="PR Preview" w:date="2026-01-01T00:00:00Z">
        <w:r>
          <w:delText xml:space="preserve"> </w:delText>
        </w:r>
      </w:del>
      <m:oMath>
        <m:r>
          <m:t>z</m:t>
        </m:r>
        <m:r>
          <m:rPr>
            <m:sty m:val="p"/>
          </m:rPr>
          <m:t>=</m:t>
        </m:r>
        <m:r>
          <m:t>0</m:t>
        </m:r>
      </m:oMath>
      <w:del w:id="3103" w:author="PR Preview" w:date="2026-01-01T00:00:00Z">
        <w:r>
          <w:delText xml:space="preserve"> </w:delText>
        </w:r>
      </w:del>
      <w:del w:id="3104" w:author="PR Preview" w:date="2026-01-01T00:00:00Z">
        <w:r>
          <w:delText xml:space="preserve">in</w:delText>
        </w:r>
      </w:del>
      <w:del w:id="3105" w:author="PR Preview" w:date="2026-01-01T00:00:00Z">
        <w:r>
          <w:delText xml:space="preserve"> </w:delText>
        </w:r>
      </w:del>
      <w:hyperlink w:anchor="exm-span">
        <w:del w:id="3106" w:author="PR Preview" w:date="2026-01-01T00:00:00Z">
          <w:r>
            <w:rPr>
              <w:rStyle w:val="Hyperlink"/>
            </w:rPr>
            <w:delText xml:space="preserve">Example 41</w:delText>
          </w:r>
        </w:del>
      </w:hyperlink>
      <w:del w:id="3107" w:author="PR Preview" w:date="2026-01-01T00:00:00Z">
        <w:r>
          <w:delText xml:space="preserve"> </w:delText>
        </w:r>
      </w:del>
      <w:del w:id="3108" w:author="PR Preview" w:date="2026-01-01T00:00:00Z">
        <w:r>
          <w:delText xml:space="preserve">has dimension</w:delText>
        </w:r>
      </w:del>
      <w:del w:id="3109" w:author="PR Preview" w:date="2026-01-01T00:00:00Z">
        <w:r>
          <w:delText xml:space="preserve"> </w:delText>
        </w:r>
      </w:del>
      <m:oMath>
        <m:r>
          <m:t>2</m:t>
        </m:r>
      </m:oMath>
      <w:del w:id="3110" w:author="PR Preview" w:date="2026-01-01T00:00:00Z">
        <w:r>
          <w:delText xml:space="preserve">,</w:delText>
        </w:r>
      </w:del>
      <w:del w:id="3111" w:author="PR Preview" w:date="2026-01-01T00:00:00Z">
        <w:r>
          <w:delText xml:space="preserve"> </w:delText>
        </w:r>
      </w:del>
      <w:del w:id="3112" w:author="PR Preview" w:date="2026-01-01T00:00:00Z">
        <w:r>
          <w:delText xml:space="preserve">with basis</w:delText>
        </w:r>
      </w:del>
      <w:del w:id="3113"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3114" w:author="PR Preview" w:date="2026-01-01T00:00:00Z">
        <w:r>
          <w:delText xml:space="preserve">.</w:delText>
        </w:r>
      </w:del>
    </w:p>
    <w:p>
      <w:pPr>
        <w:pStyle w:val="FirstParagraph"/>
      </w:pPr>
      <w:del w:id="3115" w:author="PR Preview" w:date="2026-01-01T00:00:00Z">
        <w:r>
          <w:rPr>
            <w:b/>
            <w:bCs/>
          </w:rPr>
          <w:delText xml:space="preserve">Theorem 29 (Adding a vector outside the span keeps a list independent)</w:delText>
        </w:r>
      </w:del>
      <w:del w:id="3116" w:author="PR Preview" w:date="2026-01-01T00:00:00Z">
        <w:r>
          <w:delText xml:space="preserve"> </w:delText>
        </w:r>
      </w:del>
      <w:del w:id="3117" w:author="PR Preview" w:date="2026-01-01T00:00:00Z">
        <w:r>
          <w:delText xml:space="preserve">If</w:delText>
        </w:r>
      </w:del>
      <w:del w:id="3118" w:author="PR Preview" w:date="2026-01-01T00:00:00Z">
        <w:r>
          <w:delText xml:space="preserve"> </w:delText>
        </w:r>
      </w:del>
      <w:del w:id="3119" w:author="PR Preview" w:date="2026-01-01T00:00:00Z">
        <w:r>
          <w:delText xml:space="preserve">$\mathord{\smash[b]{\underset{\raise.3ex\hbox{$\scriptstyle\sim$}}{v}}\vphantom{v}}_1, \ldots, \mathord{\smash[b]{\underset{\raise.3ex\hbox{$\scriptstyle\sim$}}{v}}\vphantom{v}}_k$</w:delText>
        </w:r>
      </w:del>
      <w:del w:id="3120" w:author="PR Preview" w:date="2026-01-01T00:00:00Z">
        <w:r>
          <w:delText xml:space="preserve"> </w:delText>
        </w:r>
      </w:del>
      <w:del w:id="3121" w:author="PR Preview" w:date="2026-01-01T00:00:00Z">
        <w:r>
          <w:delText xml:space="preserve">are linearly independent</w:delText>
        </w:r>
      </w:del>
      <w:del w:id="3122" w:author="PR Preview" w:date="2026-01-01T00:00:00Z">
        <w:r>
          <w:delText xml:space="preserve"> </w:delText>
        </w:r>
      </w:del>
      <w:del w:id="3123" w:author="PR Preview" w:date="2026-01-01T00:00:00Z">
        <w:r>
          <w:delText xml:space="preserve">(</w:delText>
        </w:r>
      </w:del>
      <w:hyperlink w:anchor="def-linearly-independent">
        <w:del w:id="3124" w:author="PR Preview" w:date="2026-01-01T00:00:00Z">
          <w:r>
            <w:rPr>
              <w:rStyle w:val="Hyperlink"/>
            </w:rPr>
            <w:delText xml:space="preserve">Definition 43</w:delText>
          </w:r>
        </w:del>
      </w:hyperlink>
      <w:del w:id="3125" w:author="PR Preview" w:date="2026-01-01T00:00:00Z">
        <w:r>
          <w:delText xml:space="preserve">)</w:delText>
        </w:r>
      </w:del>
      <w:del w:id="3126" w:author="PR Preview" w:date="2026-01-01T00:00:00Z">
        <w:r>
          <w:delText xml:space="preserve"> </w:delText>
        </w:r>
      </w:del>
      <w:del w:id="3127" w:author="PR Preview" w:date="2026-01-01T00:00:00Z">
        <w:r>
          <w:delText xml:space="preserve">and</w:delText>
        </w:r>
      </w:del>
      <w:del w:id="3128" w:author="PR Preview" w:date="2026-01-01T00:00:00Z">
        <w:r>
          <w:delText xml:space="preserve"> </w:delText>
        </w:r>
      </w:del>
      <w:del w:id="3129" w:author="PR Preview" w:date="2026-01-01T00:00:00Z">
        <w:r>
          <w:delText xml:space="preserve">$\mathord{\smash[b]{\underset{\raise.3ex\hbox{$\scriptstyle\sim$}}{w}}\vphantom{w}}$</w:delText>
        </w:r>
      </w:del>
      <w:del w:id="3130" w:author="PR Preview" w:date="2026-01-01T00:00:00Z">
        <w:r>
          <w:delText xml:space="preserve"> </w:delText>
        </w:r>
      </w:del>
      <w:del w:id="3131" w:author="PR Preview" w:date="2026-01-01T00:00:00Z">
        <w:r>
          <w:delText xml:space="preserve">is not in</w:delText>
        </w:r>
      </w:del>
      <w:del w:id="3132" w:author="PR Preview" w:date="2026-01-01T00:00:00Z">
        <w:r>
          <w:delText xml:space="preserve"> </w:delText>
        </w:r>
      </w:del>
      <w:del w:id="3133" w:author="PR Preview" w:date="2026-01-01T00:00:00Z">
        <w:r>
          <w:delText xml:space="preserve">$\operatorname{span}\mathopen{}\left\{\mathord{\smash[b]{\underset{\raise.3ex\hbox{$\scriptstyle\sim$}}{v}}\vphantom{v}}_1, \ldots, \mathord{\smash[b]{\underset{\raise.3ex\hbox{$\scriptstyle\sim$}}{v}}\vphantom{v}}_k\right\}\mathclose{}$</w:delText>
        </w:r>
      </w:del>
      <w:del w:id="3134" w:author="PR Preview" w:date="2026-01-01T00:00:00Z">
        <w:r>
          <w:delText xml:space="preserve"> </w:delText>
        </w:r>
      </w:del>
      <w:del w:id="3135" w:author="PR Preview" w:date="2026-01-01T00:00:00Z">
        <w:r>
          <w:delText xml:space="preserve">(</w:delText>
        </w:r>
      </w:del>
      <w:hyperlink w:anchor="def-span">
        <w:del w:id="3136" w:author="PR Preview" w:date="2026-01-01T00:00:00Z">
          <w:r>
            <w:rPr>
              <w:rStyle w:val="Hyperlink"/>
            </w:rPr>
            <w:delText xml:space="preserve">Definition 47</w:delText>
          </w:r>
        </w:del>
      </w:hyperlink>
      <w:del w:id="3137" w:author="PR Preview" w:date="2026-01-01T00:00:00Z">
        <w:r>
          <w:delText xml:space="preserve">),</w:delText>
        </w:r>
      </w:del>
      <w:del w:id="3138" w:author="PR Preview" w:date="2026-01-01T00:00:00Z">
        <w:r>
          <w:delText xml:space="preserve"> </w:delText>
        </w:r>
      </w:del>
      <w:del w:id="3139" w:author="PR Preview" w:date="2026-01-01T00:00:00Z">
        <w:r>
          <w:delText xml:space="preserve">then</w:delText>
        </w:r>
      </w:del>
      <w:del w:id="3140" w:author="PR Preview" w:date="2026-01-01T00:00:00Z">
        <w:r>
          <w:delText xml:space="preserve"> </w:delText>
        </w:r>
      </w:del>
      <w:del w:id="3141" w:author="PR Preview" w:date="2026-01-01T00:00:00Z">
        <w:r>
          <w:delText xml:space="preserve">$\mathord{\smash[b]{\underset{\raise.3ex\hbox{$\scriptstyle\sim$}}{v}}\vphantom{v}}_1, \ldots, \mathord{\smash[b]{\underset{\raise.3ex\hbox{$\scriptstyle\sim$}}{v}}\vphantom{v}}_k, \mathord{\smash[b]{\underset{\raise.3ex\hbox{$\scriptstyle\sim$}}{w}}\vphantom{w}}$</w:delText>
        </w:r>
      </w:del>
      <w:del w:id="3142" w:author="PR Preview" w:date="2026-01-01T00:00:00Z">
        <w:r>
          <w:delText xml:space="preserve"> </w:delText>
        </w:r>
      </w:del>
      <w:del w:id="3143" w:author="PR Preview" w:date="2026-01-01T00:00:00Z">
        <w:r>
          <w:delText xml:space="preserve">are linearly independent.</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3144" w:author="PR Preview" w:date="2026-01-01T00:00:00Z">
        <w:r>
          <w:t xml:space="preserve">, by</w:t>
        </w:r>
      </w:ins>
      <w:ins w:id="3145" w:author="PR Preview" w:date="2026-01-01T00:00:00Z">
        <w:r>
          <w:t xml:space="preserve"> </w:t>
        </w:r>
      </w:ins>
      <w:hyperlink w:anchor="exm-basis">
        <w:ins w:id="3146" w:author="PR Preview" w:date="2026-01-01T00:00:00Z">
          <w:r>
            <w:rPr>
              <w:rStyle w:val="Hyperlink"/>
            </w:rPr>
            <w:t xml:space="preserve">Example 45</w:t>
          </w:r>
        </w:ins>
      </w:hyperlink>
      <w:ins w:id="3147" w:author="PR Preview" w:date="2026-01-01T00:00:00Z">
        <w:r>
          <w:t xml:space="preserve">.</w:t>
        </w:r>
      </w:ins>
      <w:ins w:id="3148" w:author="PR Preview" w:date="2026-01-01T00:00:00Z">
        <w:r>
          <w:t xml:space="preserve"> </w:t>
        </w:r>
      </w:ins>
      <w:ins w:id="3149" w:author="PR Preview" w:date="2026-01-01T00:00:00Z">
        <w:r>
          <w:t xml:space="preserve">More generally,</w:t>
        </w:r>
      </w:ins>
      <w:ins w:id="3150"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3151" w:author="PR Preview" w:date="2026-01-01T00:00:00Z">
        <w:r>
          <w:t xml:space="preserve">:</w:t>
        </w:r>
      </w:ins>
      <w:ins w:id="3152" w:author="PR Preview" w:date="2026-01-01T00:00:00Z">
        <w:r>
          <w:t xml:space="preserve"> </w:t>
        </w:r>
      </w:ins>
      <w:ins w:id="3153" w:author="PR Preview" w:date="2026-01-01T00:00:00Z">
        <w:r>
          <w:t xml:space="preserve">the indicator vectors</w:t>
        </w:r>
      </w:ins>
      <w:ins w:id="3154" w:author="PR Preview" w:date="2026-01-01T00:00:00Z">
        <w:r>
          <w:t xml:space="preserve"> </w:t>
        </w:r>
      </w:ins>
      <w:ins w:id="3155" w:author="PR Preview" w:date="2026-01-01T00:00:00Z">
        <w:r>
          <w:t xml:space="preserve">$\mathord{\smash[b]{\underset{\raise.3ex\hbox{$\scriptstyle\sim$}}{e}}\vphantom{e}}_1, \ldots, \mathord{\smash[b]{\underset{\raise.3ex\hbox{$\scriptstyle\sim$}}{e}}\vphantom{e}}_p$</w:t>
        </w:r>
      </w:ins>
      <w:ins w:id="3156" w:author="PR Preview" w:date="2026-01-01T00:00:00Z">
        <w:r>
          <w:t xml:space="preserve"> </w:t>
        </w:r>
      </w:ins>
      <w:ins w:id="3157" w:author="PR Preview" w:date="2026-01-01T00:00:00Z">
        <w:r>
          <w:t xml:space="preserve">(</w:t>
        </w:r>
      </w:ins>
      <w:hyperlink w:anchor="def-indicator-vector">
        <w:ins w:id="3158" w:author="PR Preview" w:date="2026-01-01T00:00:00Z">
          <w:r>
            <w:rPr>
              <w:rStyle w:val="Hyperlink"/>
            </w:rPr>
            <w:t xml:space="preserve">Definition 14</w:t>
          </w:r>
        </w:ins>
      </w:hyperlink>
      <w:ins w:id="3159" w:author="PR Preview" w:date="2026-01-01T00:00:00Z">
        <w:r>
          <w:t xml:space="preserve">)</w:t>
        </w:r>
      </w:ins>
      <w:ins w:id="3160" w:author="PR Preview" w:date="2026-01-01T00:00:00Z">
        <w:r>
          <w:t xml:space="preserve"> </w:t>
        </w:r>
      </w:ins>
      <w:ins w:id="3161" w:author="PR Preview" w:date="2026-01-01T00:00:00Z">
        <w:r>
          <w:t xml:space="preserve">are linearly independent,</w:t>
        </w:r>
      </w:ins>
      <w:ins w:id="3162" w:author="PR Preview" w:date="2026-01-01T00:00:00Z">
        <w:r>
          <w:t xml:space="preserve"> </w:t>
        </w:r>
      </w:ins>
      <w:ins w:id="3163" w:author="PR Preview" w:date="2026-01-01T00:00:00Z">
        <w:r>
          <w:t xml:space="preserve">since</w:t>
        </w:r>
      </w:ins>
      <w:ins w:id="3164" w:author="PR Preview" w:date="2026-01-01T00:00:00Z">
        <w:r>
          <w:t xml:space="preserve"> </w:t>
        </w:r>
      </w:ins>
      <w:ins w:id="3165" w:author="PR Preview" w:date="2026-01-01T00:00:00Z">
        <w:r>
          <w:t xml:space="preserve">$c_1 \mathord{\smash[b]{\underset{\raise.3ex\hbox{$\scriptstyle\sim$}}{e}}\vphantom{e}}_1 + \cdots + c_p \mathord{\smash[b]{\underset{\raise.3ex\hbox{$\scriptstyle\sim$}}{e}}\vphantom{e}}_p = (c_1, \ldots, c_p)$</w:t>
        </w:r>
      </w:ins>
      <w:ins w:id="3166" w:author="PR Preview" w:date="2026-01-01T00:00:00Z">
        <w:r>
          <w:t xml:space="preserve">,</w:t>
        </w:r>
      </w:ins>
      <w:ins w:id="3167" w:author="PR Preview" w:date="2026-01-01T00:00:00Z">
        <w:r>
          <w:t xml:space="preserve"> </w:t>
        </w:r>
      </w:ins>
      <w:ins w:id="3168" w:author="PR Preview" w:date="2026-01-01T00:00:00Z">
        <w:r>
          <w:t xml:space="preserve">which is</w:t>
        </w:r>
      </w:ins>
      <w:ins w:id="3169" w:author="PR Preview" w:date="2026-01-01T00:00:00Z">
        <w:r>
          <w:t xml:space="preserve"> </w:t>
        </w:r>
      </w:ins>
      <w:ins w:id="3170" w:author="PR Preview" w:date="2026-01-01T00:00:00Z">
        <w:r>
          <w:t xml:space="preserve">$\mathord{\smash[b]{\underset{\raise.3ex\hbox{$\scriptstyle\sim$}}{0}}\vphantom{0}}_p$</w:t>
        </w:r>
      </w:ins>
      <w:ins w:id="3171" w:author="PR Preview" w:date="2026-01-01T00:00:00Z">
        <w:r>
          <w:t xml:space="preserve"> </w:t>
        </w:r>
      </w:ins>
      <w:ins w:id="3172" w:author="PR Preview" w:date="2026-01-01T00:00:00Z">
        <w:r>
          <w:t xml:space="preserve">only if every</w:t>
        </w:r>
      </w:ins>
      <w:ins w:id="3173" w:author="PR Preview" w:date="2026-01-01T00:00:00Z">
        <w:r>
          <w:t xml:space="preserve"> </w:t>
        </w:r>
      </w:ins>
      <m:oMath>
        <m:sSub>
          <m:e>
            <m:r>
              <m:t>c</m:t>
            </m:r>
          </m:e>
          <m:sub>
            <m:r>
              <m:t>i</m:t>
            </m:r>
          </m:sub>
        </m:sSub>
        <m:r>
          <m:rPr>
            <m:sty m:val="p"/>
          </m:rPr>
          <m:t>=</m:t>
        </m:r>
        <m:r>
          <m:t>0</m:t>
        </m:r>
      </m:oMath>
      <w:ins w:id="3174" w:author="PR Preview" w:date="2026-01-01T00:00:00Z">
        <w:r>
          <w:t xml:space="preserve">;</w:t>
        </w:r>
      </w:ins>
      <w:ins w:id="3175" w:author="PR Preview" w:date="2026-01-01T00:00:00Z">
        <w:r>
          <w:t xml:space="preserve"> </w:t>
        </w:r>
      </w:ins>
      <w:ins w:id="3176" w:author="PR Preview" w:date="2026-01-01T00:00:00Z">
        <w:r>
          <w:t xml:space="preserve">and they span</w:t>
        </w:r>
      </w:ins>
      <w:ins w:id="3177" w:author="PR Preview" w:date="2026-01-01T00:00:00Z">
        <w:r>
          <w:t xml:space="preserve"> </w:t>
        </w:r>
      </w:ins>
      <m:oMath>
        <m:sSup>
          <m:e>
            <m:r>
              <m:rPr>
                <m:scr m:val="double-struck"/>
                <m:sty m:val="p"/>
              </m:rPr>
              <m:t>R</m:t>
            </m:r>
          </m:e>
          <m:sup>
            <m:r>
              <m:t>p</m:t>
            </m:r>
          </m:sup>
        </m:sSup>
      </m:oMath>
      <w:ins w:id="3178" w:author="PR Preview" w:date="2026-01-01T00:00:00Z">
        <w:r>
          <w:t xml:space="preserve">,</w:t>
        </w:r>
      </w:ins>
      <w:ins w:id="3179" w:author="PR Preview" w:date="2026-01-01T00:00:00Z">
        <w:r>
          <w:t xml:space="preserve"> </w:t>
        </w:r>
      </w:ins>
      <w:ins w:id="3180" w:author="PR Preview" w:date="2026-01-01T00:00:00Z">
        <w:r>
          <w:t xml:space="preserve">since any</w:t>
        </w:r>
      </w:ins>
      <w:ins w:id="3181" w:author="PR Preview" w:date="2026-01-01T00:00:00Z">
        <w:r>
          <w:t xml:space="preserve"> </w:t>
        </w:r>
      </w:ins>
      <w:ins w:id="3182" w:author="PR Preview" w:date="2026-01-01T00:00:00Z">
        <w:r>
          <w:t xml:space="preserve">$\mathord{\smash[b]{\underset{\raise.3ex\hbox{$\scriptstyle\sim$}}{x}}\vphantom{x}} = x_1 \mathord{\smash[b]{\underset{\raise.3ex\hbox{$\scriptstyle\sim$}}{e}}\vphantom{e}}_1 + \cdots + x_p \mathord{\smash[b]{\underset{\raise.3ex\hbox{$\scriptstyle\sim$}}{e}}\vphantom{e}}_p$</w:t>
        </w:r>
      </w:ins>
      <w:ins w:id="3183" w:author="PR Preview" w:date="2026-01-01T00:00:00Z">
        <w:r>
          <w:t xml:space="preserve">.</w:t>
        </w:r>
      </w:ins>
    </w:p>
    <w:p>
      <w:pPr>
        <w:pStyle w:val="Compact"/>
        <w:numPr>
          <w:ilvl w:val="0"/>
          <w:numId w:val="1023"/>
        </w:numPr>
      </w:pPr>
      <w:ins w:id="3184" w:author="PR Preview" w:date="2026-01-01T00:00:00Z">
        <w:r>
          <w:t xml:space="preserve">The line in</w:t>
        </w:r>
      </w:ins>
      <w:ins w:id="3185" w:author="PR Preview" w:date="2026-01-01T00:00:00Z">
        <w:r>
          <w:t xml:space="preserve"> </w:t>
        </w:r>
      </w:ins>
      <w:hyperlink w:anchor="exm-subspace">
        <w:ins w:id="3186" w:author="PR Preview" w:date="2026-01-01T00:00:00Z">
          <w:r>
            <w:rPr>
              <w:rStyle w:val="Hyperlink"/>
            </w:rPr>
            <w:t xml:space="preserve">Example 37</w:t>
          </w:r>
        </w:ins>
      </w:hyperlink>
      <w:ins w:id="3187" w:author="PR Preview" w:date="2026-01-01T00:00:00Z">
        <w:r>
          <w:t xml:space="preserve"> </w:t>
        </w:r>
      </w:ins>
      <w:ins w:id="3188" w:author="PR Preview" w:date="2026-01-01T00:00:00Z">
        <w:r>
          <w:t xml:space="preserve">has dimension</w:t>
        </w:r>
      </w:ins>
      <w:ins w:id="3189" w:author="PR Preview" w:date="2026-01-01T00:00:00Z">
        <w:r>
          <w:t xml:space="preserve"> </w:t>
        </w:r>
      </w:ins>
      <m:oMath>
        <m:r>
          <m:t>1</m:t>
        </m:r>
      </m:oMath>
      <w:ins w:id="3190" w:author="PR Preview" w:date="2026-01-01T00:00:00Z">
        <w:r>
          <w:t xml:space="preserve">:</w:t>
        </w:r>
      </w:ins>
      <w:ins w:id="3191" w:author="PR Preview" w:date="2026-01-01T00:00:00Z">
        <w:r>
          <w:t xml:space="preserve"> </w:t>
        </w:r>
      </w:ins>
      <w:ins w:id="3192" w:author="PR Preview" w:date="2026-01-01T00:00:00Z">
        <w:r>
          <w:t xml:space="preserve">the single vector</w:t>
        </w:r>
      </w:ins>
      <w:ins w:id="3193" w:author="PR Preview" w:date="2026-01-01T00:00:00Z">
        <w:r>
          <w:t xml:space="preserve"> </w:t>
        </w:r>
      </w:ins>
      <m:oMath>
        <m:r>
          <m:rPr>
            <m:sty m:val="p"/>
          </m:rPr>
          <m:t>(</m:t>
        </m:r>
        <m:r>
          <m:t>1</m:t>
        </m:r>
        <m:r>
          <m:rPr>
            <m:sty m:val="p"/>
          </m:rPr>
          <m:t>,</m:t>
        </m:r>
        <m:r>
          <m:t>2</m:t>
        </m:r>
        <m:r>
          <m:rPr>
            <m:sty m:val="p"/>
          </m:rPr>
          <m:t>)</m:t>
        </m:r>
      </m:oMath>
      <w:ins w:id="3194" w:author="PR Preview" w:date="2026-01-01T00:00:00Z">
        <w:r>
          <w:t xml:space="preserve"> </w:t>
        </w:r>
      </w:ins>
      <w:ins w:id="3195" w:author="PR Preview" w:date="2026-01-01T00:00:00Z">
        <w:r>
          <w:t xml:space="preserve">is linearly independent</w:t>
        </w:r>
      </w:ins>
      <w:ins w:id="3196" w:author="PR Preview" w:date="2026-01-01T00:00:00Z">
        <w:r>
          <w:t xml:space="preserve"> </w:t>
        </w:r>
      </w:ins>
      <w:ins w:id="3197" w:author="PR Preview" w:date="2026-01-01T00:00:00Z">
        <w:r>
          <w:t xml:space="preserve">and spans the line.</w:t>
        </w:r>
      </w:ins>
    </w:p>
    <w:p>
      <w:pPr>
        <w:pStyle w:val="Compact"/>
        <w:numPr>
          <w:ilvl w:val="0"/>
          <w:numId w:val="1023"/>
        </w:numPr>
      </w:pPr>
      <w:ins w:id="3198" w:author="PR Preview" w:date="2026-01-01T00:00:00Z">
        <w:r>
          <w:t xml:space="preserve">The plane</w:t>
        </w:r>
      </w:ins>
      <w:ins w:id="3199" w:author="PR Preview" w:date="2026-01-01T00:00:00Z">
        <w:r>
          <w:t xml:space="preserve"> </w:t>
        </w:r>
      </w:ins>
      <m:oMath>
        <m:r>
          <m:t>z</m:t>
        </m:r>
        <m:r>
          <m:rPr>
            <m:sty m:val="p"/>
          </m:rPr>
          <m:t>=</m:t>
        </m:r>
        <m:r>
          <m:t>0</m:t>
        </m:r>
      </m:oMath>
      <w:ins w:id="3200" w:author="PR Preview" w:date="2026-01-01T00:00:00Z">
        <w:r>
          <w:t xml:space="preserve"> </w:t>
        </w:r>
      </w:ins>
      <w:ins w:id="3201" w:author="PR Preview" w:date="2026-01-01T00:00:00Z">
        <w:r>
          <w:t xml:space="preserve">in</w:t>
        </w:r>
      </w:ins>
      <w:ins w:id="3202" w:author="PR Preview" w:date="2026-01-01T00:00:00Z">
        <w:r>
          <w:t xml:space="preserve"> </w:t>
        </w:r>
      </w:ins>
      <w:hyperlink w:anchor="exm-span">
        <w:ins w:id="3203" w:author="PR Preview" w:date="2026-01-01T00:00:00Z">
          <w:r>
            <w:rPr>
              <w:rStyle w:val="Hyperlink"/>
            </w:rPr>
            <w:t xml:space="preserve">Example 40</w:t>
          </w:r>
        </w:ins>
      </w:hyperlink>
      <w:ins w:id="3204" w:author="PR Preview" w:date="2026-01-01T00:00:00Z">
        <w:r>
          <w:t xml:space="preserve"> </w:t>
        </w:r>
      </w:ins>
      <w:ins w:id="3205" w:author="PR Preview" w:date="2026-01-01T00:00:00Z">
        <w:r>
          <w:t xml:space="preserve">has dimension</w:t>
        </w:r>
      </w:ins>
      <w:ins w:id="3206" w:author="PR Preview" w:date="2026-01-01T00:00:00Z">
        <w:r>
          <w:t xml:space="preserve"> </w:t>
        </w:r>
      </w:ins>
      <m:oMath>
        <m:r>
          <m:t>2</m:t>
        </m:r>
      </m:oMath>
      <w:ins w:id="3207" w:author="PR Preview" w:date="2026-01-01T00:00:00Z">
        <w:r>
          <w:t xml:space="preserve">,</w:t>
        </w:r>
      </w:ins>
      <w:ins w:id="3208" w:author="PR Preview" w:date="2026-01-01T00:00:00Z">
        <w:r>
          <w:t xml:space="preserve"> </w:t>
        </w:r>
      </w:ins>
      <w:ins w:id="3209" w:author="PR Preview" w:date="2026-01-01T00:00:00Z">
        <w:r>
          <w:t xml:space="preserve">with basis</w:t>
        </w:r>
      </w:ins>
      <w:ins w:id="321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3211" w:author="PR Preview" w:date="2026-01-01T00:00:00Z">
        <w:r>
          <w:t xml:space="preserve">.</w:t>
        </w:r>
      </w:ins>
    </w:p>
    <w:bookmarkEnd w:id="229"/>
    <w:bookmarkStart w:id="230" w:name="thm-add-outside-span"/>
    <w:p>
      <w:pPr>
        <w:pStyle w:val="FirstParagraph"/>
      </w:pPr>
      <w:ins w:id="3212" w:author="PR Preview" w:date="2026-01-01T00:00:00Z">
        <w:r>
          <w:rPr>
            <w:b/>
            <w:bCs/>
          </w:rPr>
          <w:t xml:space="preserve">Theorem 28 (Adding a vector outside the span keeps a list independent)</w:t>
        </w:r>
      </w:ins>
      <w:ins w:id="3213" w:author="PR Preview" w:date="2026-01-01T00:00:00Z">
        <w:r>
          <w:t xml:space="preserve"> </w:t>
        </w:r>
      </w:ins>
      <w:ins w:id="3214" w:author="PR Preview" w:date="2026-01-01T00:00:00Z">
        <w:r>
          <w:t xml:space="preserve">If</w:t>
        </w:r>
      </w:ins>
      <w:ins w:id="3215" w:author="PR Preview" w:date="2026-01-01T00:00:00Z">
        <w:r>
          <w:t xml:space="preserve"> </w:t>
        </w:r>
      </w:ins>
      <w:ins w:id="3216" w:author="PR Preview" w:date="2026-01-01T00:00:00Z">
        <w:r>
          <w:t xml:space="preserve">$\mathord{\smash[b]{\underset{\raise.3ex\hbox{$\scriptstyle\sim$}}{v}}\vphantom{v}}_1, \ldots, \mathord{\smash[b]{\underset{\raise.3ex\hbox{$\scriptstyle\sim$}}{v}}\vphantom{v}}_k$</w:t>
        </w:r>
      </w:ins>
      <w:ins w:id="3217" w:author="PR Preview" w:date="2026-01-01T00:00:00Z">
        <w:r>
          <w:t xml:space="preserve"> </w:t>
        </w:r>
      </w:ins>
      <w:ins w:id="3218" w:author="PR Preview" w:date="2026-01-01T00:00:00Z">
        <w:r>
          <w:t xml:space="preserve">are linearly independent</w:t>
        </w:r>
      </w:ins>
      <w:ins w:id="3219" w:author="PR Preview" w:date="2026-01-01T00:00:00Z">
        <w:r>
          <w:t xml:space="preserve"> </w:t>
        </w:r>
      </w:ins>
      <w:ins w:id="3220" w:author="PR Preview" w:date="2026-01-01T00:00:00Z">
        <w:r>
          <w:t xml:space="preserve">(</w:t>
        </w:r>
      </w:ins>
      <w:hyperlink w:anchor="def-linearly-independent">
        <w:ins w:id="3221" w:author="PR Preview" w:date="2026-01-01T00:00:00Z">
          <w:r>
            <w:rPr>
              <w:rStyle w:val="Hyperlink"/>
            </w:rPr>
            <w:t xml:space="preserve">Definition 43</w:t>
          </w:r>
        </w:ins>
      </w:hyperlink>
      <w:ins w:id="3222" w:author="PR Preview" w:date="2026-01-01T00:00:00Z">
        <w:r>
          <w:t xml:space="preserve">)</w:t>
        </w:r>
      </w:ins>
      <w:ins w:id="3223" w:author="PR Preview" w:date="2026-01-01T00:00:00Z">
        <w:r>
          <w:t xml:space="preserve"> </w:t>
        </w:r>
      </w:ins>
      <w:ins w:id="3224" w:author="PR Preview" w:date="2026-01-01T00:00:00Z">
        <w:r>
          <w:t xml:space="preserve">and</w:t>
        </w:r>
      </w:ins>
      <w:ins w:id="3225" w:author="PR Preview" w:date="2026-01-01T00:00:00Z">
        <w:r>
          <w:t xml:space="preserve"> </w:t>
        </w:r>
      </w:ins>
      <w:ins w:id="3226" w:author="PR Preview" w:date="2026-01-01T00:00:00Z">
        <w:r>
          <w:t xml:space="preserve">$\mathord{\smash[b]{\underset{\raise.3ex\hbox{$\scriptstyle\sim$}}{w}}\vphantom{w}}$</w:t>
        </w:r>
      </w:ins>
      <w:ins w:id="3227" w:author="PR Preview" w:date="2026-01-01T00:00:00Z">
        <w:r>
          <w:t xml:space="preserve"> </w:t>
        </w:r>
      </w:ins>
      <w:ins w:id="3228" w:author="PR Preview" w:date="2026-01-01T00:00:00Z">
        <w:r>
          <w:t xml:space="preserve">is not in</w:t>
        </w:r>
      </w:ins>
      <w:ins w:id="3229" w:author="PR Preview" w:date="2026-01-01T00:00:00Z">
        <w:r>
          <w:t xml:space="preserve"> </w:t>
        </w:r>
      </w:ins>
      <w:ins w:id="3230" w:author="PR Preview" w:date="2026-01-01T00:00:00Z">
        <w:r>
          <w:t xml:space="preserve">$\operatorname{span}\mathopen{}\left\{\mathord{\smash[b]{\underset{\raise.3ex\hbox{$\scriptstyle\sim$}}{v}}\vphantom{v}}_1, \ldots, \mathord{\smash[b]{\underset{\raise.3ex\hbox{$\scriptstyle\sim$}}{v}}\vphantom{v}}_k\right\}\mathclose{}$</w:t>
        </w:r>
      </w:ins>
      <w:ins w:id="3231" w:author="PR Preview" w:date="2026-01-01T00:00:00Z">
        <w:r>
          <w:t xml:space="preserve"> </w:t>
        </w:r>
      </w:ins>
      <w:ins w:id="3232" w:author="PR Preview" w:date="2026-01-01T00:00:00Z">
        <w:r>
          <w:t xml:space="preserve">(</w:t>
        </w:r>
      </w:ins>
      <w:hyperlink w:anchor="def-span">
        <w:ins w:id="3233" w:author="PR Preview" w:date="2026-01-01T00:00:00Z">
          <w:r>
            <w:rPr>
              <w:rStyle w:val="Hyperlink"/>
            </w:rPr>
            <w:t xml:space="preserve">Definition 47</w:t>
          </w:r>
        </w:ins>
      </w:hyperlink>
      <w:ins w:id="3234" w:author="PR Preview" w:date="2026-01-01T00:00:00Z">
        <w:r>
          <w:t xml:space="preserve">),</w:t>
        </w:r>
      </w:ins>
      <w:ins w:id="3235" w:author="PR Preview" w:date="2026-01-01T00:00:00Z">
        <w:r>
          <w:t xml:space="preserve"> </w:t>
        </w:r>
      </w:ins>
      <w:ins w:id="3236" w:author="PR Preview" w:date="2026-01-01T00:00:00Z">
        <w:r>
          <w:t xml:space="preserve">then</w:t>
        </w:r>
      </w:ins>
      <w:ins w:id="3237" w:author="PR Preview" w:date="2026-01-01T00:00:00Z">
        <w:r>
          <w:t xml:space="preserve"> </w:t>
        </w:r>
      </w:ins>
      <w:ins w:id="3238" w:author="PR Preview" w:date="2026-01-01T00:00:00Z">
        <w:r>
          <w:t xml:space="preserve">$\mathord{\smash[b]{\underset{\raise.3ex\hbox{$\scriptstyle\sim$}}{v}}\vphantom{v}}_1, \ldots, \mathord{\smash[b]{\underset{\raise.3ex\hbox{$\scriptstyle\sim$}}{v}}\vphantom{v}}_k, \mathord{\smash[b]{\underset{\raise.3ex\hbox{$\scriptstyle\sim$}}{w}}\vphantom{w}}$</w:t>
        </w:r>
      </w:ins>
      <w:ins w:id="3239" w:author="PR Preview" w:date="2026-01-01T00:00:00Z">
        <w:r>
          <w:t xml:space="preserve"> </w:t>
        </w:r>
      </w:ins>
      <w:ins w:id="3240" w:author="PR Preview" w:date="2026-01-01T00:00:00Z">
        <w:r>
          <w:t xml:space="preserve">are linearly independent.</w:t>
        </w:r>
      </w:ins>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del w:id="3241" w:author="PR Preview" w:date="2026-01-01T00:00:00Z">
        <w:r>
          <w:rPr>
            <w:b/>
            <w:bCs/>
          </w:rPr>
          <w:delText xml:space="preserve">Example 52 (Adding</w:delText>
        </w:r>
      </w:del>
      <w:del w:id="3242"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3243" w:author="PR Preview" w:date="2026-01-01T00:00:00Z">
        <w:r>
          <w:rPr>
            <w:b/>
            <w:bCs/>
          </w:rPr>
          <w:delText xml:space="preserve"> </w:delText>
        </w:r>
      </w:del>
      <w:del w:id="3244" w:author="PR Preview" w:date="2026-01-01T00:00:00Z">
        <w:r>
          <w:rPr>
            <w:b/>
            <w:bCs/>
          </w:rPr>
          <w:delText xml:space="preserve">to two independent vectors in</w:delText>
        </w:r>
      </w:del>
      <w:del w:id="3245" w:author="PR Preview" w:date="2026-01-01T00:00:00Z">
        <w:r>
          <w:rPr>
            <w:b/>
            <w:bCs/>
          </w:rPr>
          <w:delText xml:space="preserve"> </w:delText>
        </w:r>
      </w:del>
      <m:oMath>
        <m:sSup>
          <m:e>
            <m:r>
              <m:rPr>
                <m:scr m:val="double-struck"/>
                <m:sty m:val="p"/>
              </m:rPr>
              <m:t>R</m:t>
            </m:r>
          </m:e>
          <m:sup>
            <m:r>
              <m:t>3</m:t>
            </m:r>
          </m:sup>
        </m:sSup>
      </m:oMath>
      <w:del w:id="3246" w:author="PR Preview" w:date="2026-01-01T00:00:00Z">
        <w:r>
          <w:rPr>
            <w:b/>
            <w:bCs/>
          </w:rPr>
          <w:delText xml:space="preserve">)</w:delText>
        </w:r>
      </w:del>
      <w:del w:id="3247" w:author="PR Preview" w:date="2026-01-01T00:00:00Z">
        <w:r>
          <w:delText xml:space="preserve"> </w:delText>
        </w:r>
      </w:del>
      <w:del w:id="3248" w:author="PR Preview" w:date="2026-01-01T00:00:00Z">
        <w:r>
          <w:delText xml:space="preserve">The vectors</w:delText>
        </w:r>
      </w:del>
      <w:del w:id="3249" w:author="PR Preview" w:date="2026-01-01T00:00:00Z">
        <w:r>
          <w:delText xml:space="preserve"> </w:delText>
        </w:r>
      </w:del>
      <m:oMath>
        <m:r>
          <m:rPr>
            <m:sty m:val="p"/>
          </m:rPr>
          <m:t>(</m:t>
        </m:r>
        <m:r>
          <m:t>1</m:t>
        </m:r>
        <m:r>
          <m:rPr>
            <m:sty m:val="p"/>
          </m:rPr>
          <m:t>,</m:t>
        </m:r>
        <m:r>
          <m:t>0</m:t>
        </m:r>
        <m:r>
          <m:rPr>
            <m:sty m:val="p"/>
          </m:rPr>
          <m:t>,</m:t>
        </m:r>
        <m:r>
          <m:t>0</m:t>
        </m:r>
        <m:r>
          <m:rPr>
            <m:sty m:val="p"/>
          </m:rPr>
          <m:t>)</m:t>
        </m:r>
      </m:oMath>
      <w:del w:id="3250" w:author="PR Preview" w:date="2026-01-01T00:00:00Z">
        <w:r>
          <w:delText xml:space="preserve"> </w:delText>
        </w:r>
      </w:del>
      <w:del w:id="3251" w:author="PR Preview" w:date="2026-01-01T00:00:00Z">
        <w:r>
          <w:delText xml:space="preserve">and</w:delText>
        </w:r>
      </w:del>
      <w:del w:id="3252" w:author="PR Preview" w:date="2026-01-01T00:00:00Z">
        <w:r>
          <w:delText xml:space="preserve"> </w:delText>
        </w:r>
      </w:del>
      <m:oMath>
        <m:r>
          <m:rPr>
            <m:sty m:val="p"/>
          </m:rPr>
          <m:t>(</m:t>
        </m:r>
        <m:r>
          <m:t>0</m:t>
        </m:r>
        <m:r>
          <m:rPr>
            <m:sty m:val="p"/>
          </m:rPr>
          <m:t>,</m:t>
        </m:r>
        <m:r>
          <m:t>1</m:t>
        </m:r>
        <m:r>
          <m:rPr>
            <m:sty m:val="p"/>
          </m:rPr>
          <m:t>,</m:t>
        </m:r>
        <m:r>
          <m:t>0</m:t>
        </m:r>
        <m:r>
          <m:rPr>
            <m:sty m:val="p"/>
          </m:rPr>
          <m:t>)</m:t>
        </m:r>
      </m:oMath>
      <w:del w:id="3253" w:author="PR Preview" w:date="2026-01-01T00:00:00Z">
        <w:r>
          <w:delText xml:space="preserve"> </w:delText>
        </w:r>
      </w:del>
      <w:del w:id="3254" w:author="PR Preview" w:date="2026-01-01T00:00:00Z">
        <w:r>
          <w:delText xml:space="preserve">are linearly independent,</w:delText>
        </w:r>
      </w:del>
      <w:del w:id="3255" w:author="PR Preview" w:date="2026-01-01T00:00:00Z">
        <w:r>
          <w:delText xml:space="preserve"> </w:delText>
        </w:r>
      </w:del>
      <w:del w:id="3256" w:author="PR Preview" w:date="2026-01-01T00:00:00Z">
        <w:r>
          <w:delText xml:space="preserve">and their span is the plane</w:delText>
        </w:r>
      </w:del>
      <w:del w:id="3257" w:author="PR Preview" w:date="2026-01-01T00:00:00Z">
        <w:r>
          <w:delText xml:space="preserve"> </w:delText>
        </w:r>
      </w:del>
      <m:oMath>
        <m:r>
          <m:t>z</m:t>
        </m:r>
        <m:r>
          <m:rPr>
            <m:sty m:val="p"/>
          </m:rPr>
          <m:t>=</m:t>
        </m:r>
        <m:r>
          <m:t>0</m:t>
        </m:r>
      </m:oMath>
      <w:del w:id="3258" w:author="PR Preview" w:date="2026-01-01T00:00:00Z">
        <w:r>
          <w:delText xml:space="preserve"> </w:delText>
        </w:r>
      </w:del>
      <w:del w:id="3259" w:author="PR Preview" w:date="2026-01-01T00:00:00Z">
        <w:r>
          <w:delText xml:space="preserve">(</w:delText>
        </w:r>
      </w:del>
      <w:hyperlink w:anchor="exm-span">
        <w:del w:id="3260" w:author="PR Preview" w:date="2026-01-01T00:00:00Z">
          <w:r>
            <w:rPr>
              <w:rStyle w:val="Hyperlink"/>
            </w:rPr>
            <w:delText xml:space="preserve">Example 41</w:delText>
          </w:r>
        </w:del>
      </w:hyperlink>
      <w:del w:id="3261" w:author="PR Preview" w:date="2026-01-01T00:00:00Z">
        <w:r>
          <w:delText xml:space="preserve">).</w:delText>
        </w:r>
      </w:del>
      <w:del w:id="3262" w:author="PR Preview" w:date="2026-01-01T00:00:00Z">
        <w:r>
          <w:delText xml:space="preserve"> </w:delText>
        </w:r>
      </w:del>
      <w:del w:id="3263" w:author="PR Preview" w:date="2026-01-01T00:00:00Z">
        <w:r>
          <w:delText xml:space="preserve">The vector</w:delText>
        </w:r>
      </w:del>
      <w:del w:id="3264" w:author="PR Preview" w:date="2026-01-01T00:00:00Z">
        <w:r>
          <w:delText xml:space="preserve"> </w:delText>
        </w:r>
      </w:del>
      <m:oMath>
        <m:r>
          <m:rPr>
            <m:sty m:val="p"/>
          </m:rPr>
          <m:t>(</m:t>
        </m:r>
        <m:r>
          <m:t>0</m:t>
        </m:r>
        <m:r>
          <m:rPr>
            <m:sty m:val="p"/>
          </m:rPr>
          <m:t>,</m:t>
        </m:r>
        <m:r>
          <m:t>0</m:t>
        </m:r>
        <m:r>
          <m:rPr>
            <m:sty m:val="p"/>
          </m:rPr>
          <m:t>,</m:t>
        </m:r>
        <m:r>
          <m:t>1</m:t>
        </m:r>
        <m:r>
          <m:rPr>
            <m:sty m:val="p"/>
          </m:rPr>
          <m:t>)</m:t>
        </m:r>
      </m:oMath>
      <w:del w:id="3265" w:author="PR Preview" w:date="2026-01-01T00:00:00Z">
        <w:r>
          <w:delText xml:space="preserve"> </w:delText>
        </w:r>
      </w:del>
      <w:del w:id="3266" w:author="PR Preview" w:date="2026-01-01T00:00:00Z">
        <w:r>
          <w:delText xml:space="preserve">has third entry</w:delText>
        </w:r>
      </w:del>
      <w:del w:id="3267" w:author="PR Preview" w:date="2026-01-01T00:00:00Z">
        <w:r>
          <w:delText xml:space="preserve"> </w:delText>
        </w:r>
      </w:del>
      <m:oMath>
        <m:r>
          <m:t>1</m:t>
        </m:r>
      </m:oMath>
      <w:del w:id="3268" w:author="PR Preview" w:date="2026-01-01T00:00:00Z">
        <w:r>
          <w:delText xml:space="preserve">, so it is not in that plane,</w:delText>
        </w:r>
      </w:del>
      <w:del w:id="3269" w:author="PR Preview" w:date="2026-01-01T00:00:00Z">
        <w:r>
          <w:delText xml:space="preserve"> </w:delText>
        </w:r>
      </w:del>
      <w:del w:id="3270" w:author="PR Preview" w:date="2026-01-01T00:00:00Z">
        <w:r>
          <w:delText xml:space="preserve">and by</w:delText>
        </w:r>
      </w:del>
      <w:del w:id="3271" w:author="PR Preview" w:date="2026-01-01T00:00:00Z">
        <w:r>
          <w:delText xml:space="preserve"> </w:delText>
        </w:r>
      </w:del>
      <w:hyperlink w:anchor="thm-add-outside-span">
        <w:del w:id="3272" w:author="PR Preview" w:date="2026-01-01T00:00:00Z">
          <w:r>
            <w:rPr>
              <w:rStyle w:val="Hyperlink"/>
            </w:rPr>
            <w:delText xml:space="preserve">Theorem 29</w:delText>
          </w:r>
        </w:del>
      </w:hyperlink>
      <w:del w:id="3273" w:author="PR Preview" w:date="2026-01-01T00:00:00Z">
        <w:r>
          <w:delText xml:space="preserve"> </w:delText>
        </w:r>
      </w:del>
      <w:del w:id="3274" w:author="PR Preview" w:date="2026-01-01T00:00:00Z">
        <w:r>
          <w:delText xml:space="preserve">the three vectors</w:delText>
        </w:r>
      </w:del>
      <w:del w:id="3275" w:author="PR Preview" w:date="2026-01-01T00:00:00Z">
        <w:r>
          <w:delText xml:space="preserve"> </w:delText>
        </w:r>
      </w:del>
      <m:oMath>
        <m:r>
          <m:rPr>
            <m:sty m:val="p"/>
          </m:rPr>
          <m:t>(</m:t>
        </m:r>
        <m:r>
          <m:t>1</m:t>
        </m:r>
        <m:r>
          <m:rPr>
            <m:sty m:val="p"/>
          </m:rPr>
          <m:t>,</m:t>
        </m:r>
        <m:r>
          <m:t>0</m:t>
        </m:r>
        <m:r>
          <m:rPr>
            <m:sty m:val="p"/>
          </m:rPr>
          <m:t>,</m:t>
        </m:r>
        <m:r>
          <m:t>0</m:t>
        </m:r>
        <m:r>
          <m:rPr>
            <m:sty m:val="p"/>
          </m:rPr>
          <m:t>)</m:t>
        </m:r>
      </m:oMath>
      <w:del w:id="3276" w:author="PR Preview" w:date="2026-01-01T00:00:00Z">
        <w:r>
          <w:delText xml:space="preserve">,</w:delText>
        </w:r>
      </w:del>
      <w:del w:id="3277" w:author="PR Preview" w:date="2026-01-01T00:00:00Z">
        <w:r>
          <w:delText xml:space="preserve"> </w:delText>
        </w:r>
      </w:del>
      <m:oMath>
        <m:r>
          <m:rPr>
            <m:sty m:val="p"/>
          </m:rPr>
          <m:t>(</m:t>
        </m:r>
        <m:r>
          <m:t>0</m:t>
        </m:r>
        <m:r>
          <m:rPr>
            <m:sty m:val="p"/>
          </m:rPr>
          <m:t>,</m:t>
        </m:r>
        <m:r>
          <m:t>1</m:t>
        </m:r>
        <m:r>
          <m:rPr>
            <m:sty m:val="p"/>
          </m:rPr>
          <m:t>,</m:t>
        </m:r>
        <m:r>
          <m:t>0</m:t>
        </m:r>
        <m:r>
          <m:rPr>
            <m:sty m:val="p"/>
          </m:rPr>
          <m:t>)</m:t>
        </m:r>
      </m:oMath>
      <w:del w:id="3278" w:author="PR Preview" w:date="2026-01-01T00:00:00Z">
        <w:r>
          <w:delText xml:space="preserve">,</w:delText>
        </w:r>
      </w:del>
      <w:del w:id="3279" w:author="PR Preview" w:date="2026-01-01T00:00:00Z">
        <w:r>
          <w:delText xml:space="preserve"> </w:delText>
        </w:r>
      </w:del>
      <m:oMath>
        <m:r>
          <m:rPr>
            <m:sty m:val="p"/>
          </m:rPr>
          <m:t>(</m:t>
        </m:r>
        <m:r>
          <m:t>0</m:t>
        </m:r>
        <m:r>
          <m:rPr>
            <m:sty m:val="p"/>
          </m:rPr>
          <m:t>,</m:t>
        </m:r>
        <m:r>
          <m:t>0</m:t>
        </m:r>
        <m:r>
          <m:rPr>
            <m:sty m:val="p"/>
          </m:rPr>
          <m:t>,</m:t>
        </m:r>
        <m:r>
          <m:t>1</m:t>
        </m:r>
        <m:r>
          <m:rPr>
            <m:sty m:val="p"/>
          </m:rPr>
          <m:t>)</m:t>
        </m:r>
      </m:oMath>
      <w:del w:id="3280" w:author="PR Preview" w:date="2026-01-01T00:00:00Z">
        <w:r>
          <w:delText xml:space="preserve"> </w:delText>
        </w:r>
      </w:del>
      <w:del w:id="3281" w:author="PR Preview" w:date="2026-01-01T00:00:00Z">
        <w:r>
          <w:delText xml:space="preserve">are linearly independent.</w:delText>
        </w:r>
      </w:del>
      <w:del w:id="3282" w:author="PR Preview" w:date="2026-01-01T00:00:00Z">
        <w:r>
          <w:delText xml:space="preserve"> </w:delText>
        </w:r>
      </w:del>
      <w:del w:id="3283" w:author="PR Preview" w:date="2026-01-01T00:00:00Z">
        <w:r>
          <w:delText xml:space="preserve">Adding</w:delText>
        </w:r>
      </w:del>
      <w:del w:id="3284" w:author="PR Preview" w:date="2026-01-01T00:00:00Z">
        <w:r>
          <w:delText xml:space="preserve"> </w:delText>
        </w:r>
      </w:del>
      <m:oMath>
        <m:r>
          <m:rPr>
            <m:sty m:val="p"/>
          </m:rPr>
          <m:t>(</m:t>
        </m:r>
        <m:r>
          <m:t>1</m:t>
        </m:r>
        <m:r>
          <m:rPr>
            <m:sty m:val="p"/>
          </m:rPr>
          <m:t>,</m:t>
        </m:r>
        <m:r>
          <m:t>1</m:t>
        </m:r>
        <m:r>
          <m:rPr>
            <m:sty m:val="p"/>
          </m:rPr>
          <m:t>,</m:t>
        </m:r>
        <m:r>
          <m:t>0</m:t>
        </m:r>
        <m:r>
          <m:rPr>
            <m:sty m:val="p"/>
          </m:rPr>
          <m:t>)</m:t>
        </m:r>
      </m:oMath>
      <w:del w:id="3285" w:author="PR Preview" w:date="2026-01-01T00:00:00Z">
        <w:r>
          <w:delText xml:space="preserve"> </w:delText>
        </w:r>
      </w:del>
      <w:del w:id="3286" w:author="PR Preview" w:date="2026-01-01T00:00:00Z">
        <w:r>
          <w:delText xml:space="preserve">instead would not work:</w:delText>
        </w:r>
      </w:del>
      <w:del w:id="3287" w:author="PR Preview" w:date="2026-01-01T00:00:00Z">
        <w:r>
          <w:delText xml:space="preserve"> </w:delText>
        </w:r>
      </w:del>
      <m:oMath>
        <m:r>
          <m:rPr>
            <m:sty m:val="p"/>
          </m:rPr>
          <m:t>(</m:t>
        </m:r>
        <m:r>
          <m:t>1</m:t>
        </m:r>
        <m:r>
          <m:rPr>
            <m:sty m:val="p"/>
          </m:rPr>
          <m:t>,</m:t>
        </m:r>
        <m:r>
          <m:t>1</m:t>
        </m:r>
        <m:r>
          <m:rPr>
            <m:sty m:val="p"/>
          </m:rPr>
          <m:t>,</m:t>
        </m:r>
        <m:r>
          <m:t>0</m:t>
        </m:r>
        <m:r>
          <m:rPr>
            <m:sty m:val="p"/>
          </m:rPr>
          <m:t>)</m:t>
        </m:r>
      </m:oMath>
      <w:del w:id="3288" w:author="PR Preview" w:date="2026-01-01T00:00:00Z">
        <w:r>
          <w:delText xml:space="preserve"> </w:delText>
        </w:r>
      </w:del>
      <w:del w:id="3289" w:author="PR Preview" w:date="2026-01-01T00:00:00Z">
        <w:r>
          <w:delText xml:space="preserve">is in the span,</w:delText>
        </w:r>
      </w:del>
      <w:del w:id="3290" w:author="PR Preview" w:date="2026-01-01T00:00:00Z">
        <w:r>
          <w:delText xml:space="preserve"> </w:delText>
        </w:r>
      </w:del>
      <w:del w:id="3291" w:author="PR Preview" w:date="2026-01-01T00:00:00Z">
        <w:r>
          <w:delText xml:space="preserve">and</w:delText>
        </w:r>
      </w:del>
      <w:del w:id="3292" w:author="PR Preview" w:date="2026-01-01T00:00:00Z">
        <w:r>
          <w:delText xml:space="preserve"> </w:delText>
        </w:r>
      </w:del>
      <w:del w:id="3293" w:author="PR Preview" w:date="2026-01-01T00:00:00Z">
        <w:r>
          <w:delText xml:space="preserve">$(1, 0, 0) + (0, 1, 0) - (1, 1, 0) = \mathord{\smash[b]{\underset{\raise.3ex\hbox{$\scriptstyle\sim$}}{0}}\vphantom{0}}$</w:delText>
        </w:r>
      </w:del>
      <w:del w:id="3294" w:author="PR Preview" w:date="2026-01-01T00:00:00Z">
        <w:r>
          <w:delText xml:space="preserve">.</w:delText>
        </w:r>
      </w:del>
    </w:p>
    <w:p>
      <w:pPr>
        <w:pStyle w:val="BodyText"/>
      </w:pPr>
      <w:del w:id="3295" w:author="PR Preview" w:date="2026-01-01T00:00:00Z">
        <w:r>
          <w:rPr>
            <w:b/>
            <w:bCs/>
          </w:rPr>
          <w:delText xml:space="preserve">Theorem 30 (An independent list extends to a basis)</w:delText>
        </w:r>
      </w:del>
      <w:del w:id="3296" w:author="PR Preview" w:date="2026-01-01T00:00:00Z">
        <w:r>
          <w:delText xml:space="preserve"> </w:delText>
        </w:r>
      </w:del>
      <w:del w:id="3297" w:author="PR Preview" w:date="2026-01-01T00:00:00Z">
        <w:r>
          <w:delText xml:space="preserve">If</w:delText>
        </w:r>
      </w:del>
      <w:del w:id="3298" w:author="PR Preview" w:date="2026-01-01T00:00:00Z">
        <w:r>
          <w:delText xml:space="preserve"> </w:delText>
        </w:r>
      </w:del>
      <m:oMath>
        <m:r>
          <m:rPr>
            <m:scr m:val="script"/>
            <m:sty m:val="p"/>
          </m:rPr>
          <m:t>S</m:t>
        </m:r>
      </m:oMath>
      <w:del w:id="3299" w:author="PR Preview" w:date="2026-01-01T00:00:00Z">
        <w:r>
          <w:delText xml:space="preserve"> </w:delText>
        </w:r>
      </w:del>
      <w:del w:id="3300" w:author="PR Preview" w:date="2026-01-01T00:00:00Z">
        <w:r>
          <w:delText xml:space="preserve">is a subspace of</w:delText>
        </w:r>
      </w:del>
      <w:del w:id="3301" w:author="PR Preview" w:date="2026-01-01T00:00:00Z">
        <w:r>
          <w:delText xml:space="preserve"> </w:delText>
        </w:r>
      </w:del>
      <m:oMath>
        <m:sSup>
          <m:e>
            <m:r>
              <m:rPr>
                <m:scr m:val="double-struck"/>
                <m:sty m:val="p"/>
              </m:rPr>
              <m:t>R</m:t>
            </m:r>
          </m:e>
          <m:sup>
            <m:r>
              <m:t>p</m:t>
            </m:r>
          </m:sup>
        </m:sSup>
      </m:oMath>
      <w:del w:id="3302" w:author="PR Preview" w:date="2026-01-01T00:00:00Z">
        <w:r>
          <w:delText xml:space="preserve"> </w:delText>
        </w:r>
      </w:del>
      <w:del w:id="3303" w:author="PR Preview" w:date="2026-01-01T00:00:00Z">
        <w:r>
          <w:delText xml:space="preserve">(</w:delText>
        </w:r>
      </w:del>
      <w:hyperlink w:anchor="def-subspace">
        <w:del w:id="3304" w:author="PR Preview" w:date="2026-01-01T00:00:00Z">
          <w:r>
            <w:rPr>
              <w:rStyle w:val="Hyperlink"/>
            </w:rPr>
            <w:delText xml:space="preserve">Definition 46</w:delText>
          </w:r>
        </w:del>
      </w:hyperlink>
      <w:del w:id="3305" w:author="PR Preview" w:date="2026-01-01T00:00:00Z">
        <w:r>
          <w:delText xml:space="preserve">)</w:delText>
        </w:r>
      </w:del>
      <w:del w:id="3306" w:author="PR Preview" w:date="2026-01-01T00:00:00Z">
        <w:r>
          <w:delText xml:space="preserve"> </w:delText>
        </w:r>
      </w:del>
      <w:del w:id="3307" w:author="PR Preview" w:date="2026-01-01T00:00:00Z">
        <w:r>
          <w:delText xml:space="preserve">and</w:delText>
        </w:r>
      </w:del>
      <w:del w:id="3308" w:author="PR Preview" w:date="2026-01-01T00:00:00Z">
        <w:r>
          <w:delText xml:space="preserve"> </w:delText>
        </w:r>
      </w:del>
      <w:del w:id="3309" w:author="PR Preview" w:date="2026-01-01T00:00:00Z">
        <w:r>
          <w:delText xml:space="preserve">$\mathord{\smash[b]{\underset{\raise.3ex\hbox{$\scriptstyle\sim$}}{v}}\vphantom{v}}_1, \ldots, \mathord{\smash[b]{\underset{\raise.3ex\hbox{$\scriptstyle\sim$}}{v}}\vphantom{v}}_k \in \mathcal{S}$</w:delText>
        </w:r>
      </w:del>
      <w:del w:id="3310" w:author="PR Preview" w:date="2026-01-01T00:00:00Z">
        <w:r>
          <w:delText xml:space="preserve"> </w:delText>
        </w:r>
      </w:del>
      <w:del w:id="3311" w:author="PR Preview" w:date="2026-01-01T00:00:00Z">
        <w:r>
          <w:delText xml:space="preserve">are linearly independent (</w:delText>
        </w:r>
      </w:del>
      <w:hyperlink w:anchor="def-linearly-independent">
        <w:del w:id="3312" w:author="PR Preview" w:date="2026-01-01T00:00:00Z">
          <w:r>
            <w:rPr>
              <w:rStyle w:val="Hyperlink"/>
            </w:rPr>
            <w:delText xml:space="preserve">Definition 43</w:delText>
          </w:r>
        </w:del>
      </w:hyperlink>
      <w:del w:id="3313" w:author="PR Preview" w:date="2026-01-01T00:00:00Z">
        <w:r>
          <w:delText xml:space="preserve">),</w:delText>
        </w:r>
      </w:del>
      <w:del w:id="3314" w:author="PR Preview" w:date="2026-01-01T00:00:00Z">
        <w:r>
          <w:delText xml:space="preserve"> </w:delText>
        </w:r>
      </w:del>
      <w:del w:id="3315" w:author="PR Preview" w:date="2026-01-01T00:00:00Z">
        <w:r>
          <w:delText xml:space="preserve">then adding vectors of</w:delText>
        </w:r>
      </w:del>
      <w:del w:id="3316" w:author="PR Preview" w:date="2026-01-01T00:00:00Z">
        <w:r>
          <w:delText xml:space="preserve"> </w:delText>
        </w:r>
      </w:del>
      <m:oMath>
        <m:r>
          <m:rPr>
            <m:scr m:val="script"/>
            <m:sty m:val="p"/>
          </m:rPr>
          <m:t>S</m:t>
        </m:r>
      </m:oMath>
      <w:del w:id="3317" w:author="PR Preview" w:date="2026-01-01T00:00:00Z">
        <w:r>
          <w:delText xml:space="preserve"> </w:delText>
        </w:r>
      </w:del>
      <w:del w:id="3318" w:author="PR Preview" w:date="2026-01-01T00:00:00Z">
        <w:r>
          <w:delText xml:space="preserve">to the list</w:delText>
        </w:r>
      </w:del>
      <w:del w:id="3319" w:author="PR Preview" w:date="2026-01-01T00:00:00Z">
        <w:r>
          <w:delText xml:space="preserve"> </w:delText>
        </w:r>
      </w:del>
      <w:del w:id="3320" w:author="PR Preview" w:date="2026-01-01T00:00:00Z">
        <w:r>
          <w:delText xml:space="preserve">gives a basis of</w:delText>
        </w:r>
      </w:del>
      <w:del w:id="3321" w:author="PR Preview" w:date="2026-01-01T00:00:00Z">
        <w:r>
          <w:delText xml:space="preserve"> </w:delText>
        </w:r>
      </w:del>
      <m:oMath>
        <m:r>
          <m:rPr>
            <m:scr m:val="script"/>
            <m:sty m:val="p"/>
          </m:rPr>
          <m:t>S</m:t>
        </m:r>
      </m:oMath>
      <w:del w:id="3322" w:author="PR Preview" w:date="2026-01-01T00:00:00Z">
        <w:r>
          <w:delText xml:space="preserve"> </w:delText>
        </w:r>
      </w:del>
      <w:del w:id="3323" w:author="PR Preview" w:date="2026-01-01T00:00:00Z">
        <w:r>
          <w:delText xml:space="preserve">(</w:delText>
        </w:r>
      </w:del>
      <w:hyperlink w:anchor="def-basis">
        <w:del w:id="3324" w:author="PR Preview" w:date="2026-01-01T00:00:00Z">
          <w:r>
            <w:rPr>
              <w:rStyle w:val="Hyperlink"/>
            </w:rPr>
            <w:delText xml:space="preserve">Definition 48</w:delText>
          </w:r>
        </w:del>
      </w:hyperlink>
      <w:del w:id="3325" w:author="PR Preview" w:date="2026-01-01T00:00:00Z">
        <w:r>
          <w:delText xml:space="preserve">).</w:delText>
        </w:r>
      </w:del>
      <w:del w:id="3326" w:author="PR Preview" w:date="2026-01-01T00:00:00Z">
        <w:r>
          <w:delText xml:space="preserve"> </w:delText>
        </w:r>
      </w:del>
      <w:del w:id="3327" w:author="PR Preview" w:date="2026-01-01T00:00:00Z">
        <w:r>
          <w:delText xml:space="preserve">Starting from the empty list shows that every subspace has a basis.</w:delText>
        </w:r>
      </w:del>
    </w:p>
    <w:p>
      <w:pPr>
        <w:pStyle w:val="BodyText"/>
      </w:pPr>
      <w:del w:id="3328" w:author="PR Preview" w:date="2026-01-01T00:00:00Z">
        <w:r>
          <w:rPr>
            <w:i/>
            <w:iCs/>
          </w:rPr>
          <w:delText xml:space="preserve">Proof</w:delText>
        </w:r>
      </w:del>
      <w:del w:id="3329" w:author="PR Preview" w:date="2026-01-01T00:00:00Z">
        <w:r>
          <w:delText xml:space="preserve">. </w:delText>
        </w:r>
      </w:del>
      <w:del w:id="3330" w:author="PR Preview" w:date="2026-01-01T00:00:00Z">
        <w:r>
          <w:delText xml:space="preserve">Repeat the following step.</w:delText>
        </w:r>
      </w:del>
      <w:del w:id="3331" w:author="PR Preview" w:date="2026-01-01T00:00:00Z">
        <w:r>
          <w:delText xml:space="preserve"> </w:delText>
        </w:r>
      </w:del>
      <w:del w:id="3332" w:author="PR Preview" w:date="2026-01-01T00:00:00Z">
        <w:r>
          <w:delText xml:space="preserve">If the current list spans</w:delText>
        </w:r>
      </w:del>
      <w:del w:id="3333" w:author="PR Preview" w:date="2026-01-01T00:00:00Z">
        <w:r>
          <w:delText xml:space="preserve"> </w:delText>
        </w:r>
      </w:del>
      <m:oMath>
        <m:r>
          <m:rPr>
            <m:scr m:val="script"/>
            <m:sty m:val="p"/>
          </m:rPr>
          <m:t>S</m:t>
        </m:r>
      </m:oMath>
      <w:del w:id="3334" w:author="PR Preview" w:date="2026-01-01T00:00:00Z">
        <w:r>
          <w:delText xml:space="preserve">, stop:</w:delText>
        </w:r>
      </w:del>
      <w:del w:id="3335" w:author="PR Preview" w:date="2026-01-01T00:00:00Z">
        <w:r>
          <w:delText xml:space="preserve"> </w:delText>
        </w:r>
      </w:del>
      <w:del w:id="3336" w:author="PR Preview" w:date="2026-01-01T00:00:00Z">
        <w:r>
          <w:delText xml:space="preserve">it is linearly independent and spans</w:delText>
        </w:r>
      </w:del>
      <w:del w:id="3337" w:author="PR Preview" w:date="2026-01-01T00:00:00Z">
        <w:r>
          <w:delText xml:space="preserve"> </w:delText>
        </w:r>
      </w:del>
      <m:oMath>
        <m:r>
          <m:rPr>
            <m:scr m:val="script"/>
            <m:sty m:val="p"/>
          </m:rPr>
          <m:t>S</m:t>
        </m:r>
      </m:oMath>
      <w:del w:id="3338" w:author="PR Preview" w:date="2026-01-01T00:00:00Z">
        <w:r>
          <w:delText xml:space="preserve">, so it is a basis.</w:delText>
        </w:r>
      </w:del>
      <w:del w:id="3339" w:author="PR Preview" w:date="2026-01-01T00:00:00Z">
        <w:r>
          <w:delText xml:space="preserve"> </w:delText>
        </w:r>
      </w:del>
      <w:del w:id="3340" w:author="PR Preview" w:date="2026-01-01T00:00:00Z">
        <w:r>
          <w:delText xml:space="preserve">Otherwise, some</w:delText>
        </w:r>
      </w:del>
      <w:del w:id="3341" w:author="PR Preview" w:date="2026-01-01T00:00:00Z">
        <w:r>
          <w:delText xml:space="preserve"> </w:delText>
        </w:r>
      </w:del>
      <w:del w:id="3342" w:author="PR Preview" w:date="2026-01-01T00:00:00Z">
        <w:r>
          <w:delText xml:space="preserve">$\mathord{\smash[b]{\underset{\raise.3ex\hbox{$\scriptstyle\sim$}}{w}}\vphantom{w}} \in \mathcal{S}$</w:delText>
        </w:r>
      </w:del>
      <w:del w:id="3343" w:author="PR Preview" w:date="2026-01-01T00:00:00Z">
        <w:r>
          <w:delText xml:space="preserve"> </w:delText>
        </w:r>
      </w:del>
      <w:del w:id="3344" w:author="PR Preview" w:date="2026-01-01T00:00:00Z">
        <w:r>
          <w:delText xml:space="preserve">is not in the span of the current list;</w:delText>
        </w:r>
      </w:del>
      <w:del w:id="3345" w:author="PR Preview" w:date="2026-01-01T00:00:00Z">
        <w:r>
          <w:delText xml:space="preserve"> </w:delText>
        </w:r>
      </w:del>
      <w:del w:id="3346" w:author="PR Preview" w:date="2026-01-01T00:00:00Z">
        <w:r>
          <w:delText xml:space="preserve">add</w:delText>
        </w:r>
      </w:del>
      <w:del w:id="3347" w:author="PR Preview" w:date="2026-01-01T00:00:00Z">
        <w:r>
          <w:delText xml:space="preserve"> </w:delText>
        </w:r>
      </w:del>
      <w:del w:id="3348" w:author="PR Preview" w:date="2026-01-01T00:00:00Z">
        <w:r>
          <w:delText xml:space="preserve">$\mathord{\smash[b]{\underset{\raise.3ex\hbox{$\scriptstyle\sim$}}{w}}\vphantom{w}}$</w:delText>
        </w:r>
      </w:del>
      <w:del w:id="3349" w:author="PR Preview" w:date="2026-01-01T00:00:00Z">
        <w:r>
          <w:delText xml:space="preserve"> </w:delText>
        </w:r>
      </w:del>
      <w:del w:id="3350" w:author="PR Preview" w:date="2026-01-01T00:00:00Z">
        <w:r>
          <w:delText xml:space="preserve">to the list,</w:delText>
        </w:r>
      </w:del>
      <w:del w:id="3351" w:author="PR Preview" w:date="2026-01-01T00:00:00Z">
        <w:r>
          <w:delText xml:space="preserve"> </w:delText>
        </w:r>
      </w:del>
      <w:del w:id="3352" w:author="PR Preview" w:date="2026-01-01T00:00:00Z">
        <w:r>
          <w:delText xml:space="preserve">which stays linearly independent by</w:delText>
        </w:r>
      </w:del>
      <w:del w:id="3353" w:author="PR Preview" w:date="2026-01-01T00:00:00Z">
        <w:r>
          <w:delText xml:space="preserve"> </w:delText>
        </w:r>
      </w:del>
      <w:hyperlink w:anchor="thm-add-outside-span">
        <w:del w:id="3354" w:author="PR Preview" w:date="2026-01-01T00:00:00Z">
          <w:r>
            <w:rPr>
              <w:rStyle w:val="Hyperlink"/>
            </w:rPr>
            <w:delText xml:space="preserve">Theorem 29</w:delText>
          </w:r>
        </w:del>
      </w:hyperlink>
      <w:del w:id="3355" w:author="PR Preview" w:date="2026-01-01T00:00:00Z">
        <w:r>
          <w:delText xml:space="preserve">.</w:delText>
        </w:r>
      </w:del>
    </w:p>
    <w:p>
      <w:pPr>
        <w:pStyle w:val="BodyText"/>
      </w:pPr>
      <w:del w:id="3356" w:author="PR Preview" w:date="2026-01-01T00:00:00Z">
        <w:r>
          <w:delText xml:space="preserve">Every list produced is a linearly independent list of vectors in</w:delText>
        </w:r>
      </w:del>
      <w:del w:id="3357" w:author="PR Preview" w:date="2026-01-01T00:00:00Z">
        <w:r>
          <w:delText xml:space="preserve"> </w:delText>
        </w:r>
      </w:del>
      <m:oMath>
        <m:sSup>
          <m:e>
            <m:r>
              <m:rPr>
                <m:scr m:val="double-struck"/>
                <m:sty m:val="p"/>
              </m:rPr>
              <m:t>R</m:t>
            </m:r>
          </m:e>
          <m:sup>
            <m:r>
              <m:t>p</m:t>
            </m:r>
          </m:sup>
        </m:sSup>
      </m:oMath>
      <w:del w:id="3358" w:author="PR Preview" w:date="2026-01-01T00:00:00Z">
        <w:r>
          <w:delText xml:space="preserve">,</w:delText>
        </w:r>
      </w:del>
      <w:del w:id="3359" w:author="PR Preview" w:date="2026-01-01T00:00:00Z">
        <w:r>
          <w:delText xml:space="preserve"> </w:delText>
        </w:r>
      </w:del>
      <w:del w:id="3360" w:author="PR Preview" w:date="2026-01-01T00:00:00Z">
        <w:r>
          <w:delText xml:space="preserve">so it has at most</w:delText>
        </w:r>
      </w:del>
      <w:del w:id="3361" w:author="PR Preview" w:date="2026-01-01T00:00:00Z">
        <w:r>
          <w:delText xml:space="preserve"> </w:delText>
        </w:r>
      </w:del>
      <m:oMath>
        <m:r>
          <m:t>p</m:t>
        </m:r>
      </m:oMath>
      <w:del w:id="3362" w:author="PR Preview" w:date="2026-01-01T00:00:00Z">
        <w:r>
          <w:delText xml:space="preserve"> </w:delText>
        </w:r>
      </w:del>
      <w:del w:id="3363" w:author="PR Preview" w:date="2026-01-01T00:00:00Z">
        <w:r>
          <w:delText xml:space="preserve">vectors (</w:delText>
        </w:r>
      </w:del>
      <w:hyperlink w:anchor="thm-many-vectors-dependent">
        <w:del w:id="3364" w:author="PR Preview" w:date="2026-01-01T00:00:00Z">
          <w:r>
            <w:rPr>
              <w:rStyle w:val="Hyperlink"/>
            </w:rPr>
            <w:delText xml:space="preserve">Theorem 26</w:delText>
          </w:r>
        </w:del>
      </w:hyperlink>
      <w:del w:id="3365" w:author="PR Preview" w:date="2026-01-01T00:00:00Z">
        <w:r>
          <w:delText xml:space="preserve">).</w:delText>
        </w:r>
      </w:del>
      <w:del w:id="3366" w:author="PR Preview" w:date="2026-01-01T00:00:00Z">
        <w:r>
          <w:delText xml:space="preserve"> </w:delText>
        </w:r>
      </w:del>
      <w:del w:id="3367" w:author="PR Preview" w:date="2026-01-01T00:00:00Z">
        <w:r>
          <w:delText xml:space="preserve">Each step adds one vector,</w:delText>
        </w:r>
      </w:del>
      <w:del w:id="3368" w:author="PR Preview" w:date="2026-01-01T00:00:00Z">
        <w:r>
          <w:delText xml:space="preserve"> </w:delText>
        </w:r>
      </w:del>
      <w:del w:id="3369" w:author="PR Preview" w:date="2026-01-01T00:00:00Z">
        <w:r>
          <w:delText xml:space="preserve">so the process stops after at most</w:delText>
        </w:r>
      </w:del>
      <w:del w:id="3370" w:author="PR Preview" w:date="2026-01-01T00:00:00Z">
        <w:r>
          <w:delText xml:space="preserve"> </w:delText>
        </w:r>
      </w:del>
      <m:oMath>
        <m:r>
          <m:t>p</m:t>
        </m:r>
        <m:r>
          <m:rPr>
            <m:sty m:val="p"/>
          </m:rPr>
          <m:t>−</m:t>
        </m:r>
        <m:r>
          <m:t>k</m:t>
        </m:r>
      </m:oMath>
      <w:del w:id="3371" w:author="PR Preview" w:date="2026-01-01T00:00:00Z">
        <w:r>
          <w:delText xml:space="preserve"> </w:delText>
        </w:r>
      </w:del>
      <w:del w:id="3372" w:author="PR Preview" w:date="2026-01-01T00:00:00Z">
        <w:r>
          <w:delText xml:space="preserve">steps,</w:delText>
        </w:r>
      </w:del>
      <w:del w:id="3373" w:author="PR Preview" w:date="2026-01-01T00:00:00Z">
        <w:r>
          <w:delText xml:space="preserve"> </w:delText>
        </w:r>
      </w:del>
      <w:del w:id="3374" w:author="PR Preview" w:date="2026-01-01T00:00:00Z">
        <w:r>
          <w:delText xml:space="preserve">and when it stops the list is a basis of</w:delText>
        </w:r>
      </w:del>
      <w:del w:id="3375" w:author="PR Preview" w:date="2026-01-01T00:00:00Z">
        <w:r>
          <w:delText xml:space="preserve"> </w:delText>
        </w:r>
      </w:del>
      <m:oMath>
        <m:r>
          <m:rPr>
            <m:scr m:val="script"/>
            <m:sty m:val="p"/>
          </m:rPr>
          <m:t>S</m:t>
        </m:r>
      </m:oMath>
      <w:del w:id="3376" w:author="PR Preview" w:date="2026-01-01T00:00:00Z">
        <w:r>
          <w:delText xml:space="preserve">.</w:delText>
        </w:r>
      </w:del>
    </w:p>
    <w:p>
      <w:pPr>
        <w:pStyle w:val="BodyText"/>
      </w:pPr>
      <w:ins w:id="3377" w:author="PR Preview" w:date="2026-01-01T00:00:00Z">
        <w:r>
          <w:rPr>
            <w:b/>
            <w:bCs/>
          </w:rPr>
          <w:t xml:space="preserve">Example 51 (Adding</w:t>
        </w:r>
      </w:ins>
      <w:ins w:id="3378" w:author="PR Preview" w:date="2026-01-01T00:00:00Z">
        <w:r>
          <w:rPr>
            <w:b/>
            <w:bCs/>
          </w:rPr>
          <w:t xml:space="preserve"> </w:t>
        </w:r>
      </w:ins>
      <m:oMath>
        <m:r>
          <m:rPr>
            <m:sty m:val="p"/>
          </m:rPr>
          <m:t>(</m:t>
        </m:r>
        <m:r>
          <m:t>0</m:t>
        </m:r>
        <m:r>
          <m:rPr>
            <m:sty m:val="p"/>
          </m:rPr>
          <m:t>,</m:t>
        </m:r>
        <m:r>
          <m:t>0</m:t>
        </m:r>
        <m:r>
          <m:rPr>
            <m:sty m:val="p"/>
          </m:rPr>
          <m:t>,</m:t>
        </m:r>
        <m:r>
          <m:t>1</m:t>
        </m:r>
        <m:r>
          <m:rPr>
            <m:sty m:val="p"/>
          </m:rPr>
          <m:t>)</m:t>
        </m:r>
      </m:oMath>
      <w:ins w:id="3379" w:author="PR Preview" w:date="2026-01-01T00:00:00Z">
        <w:r>
          <w:rPr>
            <w:b/>
            <w:bCs/>
          </w:rPr>
          <w:t xml:space="preserve"> </w:t>
        </w:r>
      </w:ins>
      <w:ins w:id="3380" w:author="PR Preview" w:date="2026-01-01T00:00:00Z">
        <w:r>
          <w:rPr>
            <w:b/>
            <w:bCs/>
          </w:rPr>
          <w:t xml:space="preserve">to two independent vectors in</w:t>
        </w:r>
      </w:ins>
      <w:ins w:id="3381" w:author="PR Preview" w:date="2026-01-01T00:00:00Z">
        <w:r>
          <w:rPr>
            <w:b/>
            <w:bCs/>
          </w:rPr>
          <w:t xml:space="preserve"> </w:t>
        </w:r>
      </w:ins>
      <m:oMath>
        <m:sSup>
          <m:e>
            <m:r>
              <m:rPr>
                <m:scr m:val="double-struck"/>
                <m:sty m:val="p"/>
              </m:rPr>
              <m:t>R</m:t>
            </m:r>
          </m:e>
          <m:sup>
            <m:r>
              <m:t>3</m:t>
            </m:r>
          </m:sup>
        </m:sSup>
      </m:oMath>
      <w:ins w:id="3382" w:author="PR Preview" w:date="2026-01-01T00:00:00Z">
        <w:r>
          <w:rPr>
            <w:b/>
            <w:bCs/>
          </w:rPr>
          <w:t xml:space="preserve">)</w:t>
        </w:r>
      </w:ins>
      <w:ins w:id="3383" w:author="PR Preview" w:date="2026-01-01T00:00:00Z">
        <w:r>
          <w:t xml:space="preserve"> </w:t>
        </w:r>
      </w:ins>
      <w:ins w:id="3384" w:author="PR Preview" w:date="2026-01-01T00:00:00Z">
        <w:r>
          <w:t xml:space="preserve">The vectors</w:t>
        </w:r>
      </w:ins>
      <w:ins w:id="3385" w:author="PR Preview" w:date="2026-01-01T00:00:00Z">
        <w:r>
          <w:t xml:space="preserve"> </w:t>
        </w:r>
      </w:ins>
      <m:oMath>
        <m:r>
          <m:rPr>
            <m:sty m:val="p"/>
          </m:rPr>
          <m:t>(</m:t>
        </m:r>
        <m:r>
          <m:t>1</m:t>
        </m:r>
        <m:r>
          <m:rPr>
            <m:sty m:val="p"/>
          </m:rPr>
          <m:t>,</m:t>
        </m:r>
        <m:r>
          <m:t>0</m:t>
        </m:r>
        <m:r>
          <m:rPr>
            <m:sty m:val="p"/>
          </m:rPr>
          <m:t>,</m:t>
        </m:r>
        <m:r>
          <m:t>0</m:t>
        </m:r>
        <m:r>
          <m:rPr>
            <m:sty m:val="p"/>
          </m:rPr>
          <m:t>)</m:t>
        </m:r>
      </m:oMath>
      <w:ins w:id="3386" w:author="PR Preview" w:date="2026-01-01T00:00:00Z">
        <w:r>
          <w:t xml:space="preserve"> </w:t>
        </w:r>
      </w:ins>
      <w:ins w:id="3387" w:author="PR Preview" w:date="2026-01-01T00:00:00Z">
        <w:r>
          <w:t xml:space="preserve">and</w:t>
        </w:r>
      </w:ins>
      <w:ins w:id="3388" w:author="PR Preview" w:date="2026-01-01T00:00:00Z">
        <w:r>
          <w:t xml:space="preserve"> </w:t>
        </w:r>
      </w:ins>
      <m:oMath>
        <m:r>
          <m:rPr>
            <m:sty m:val="p"/>
          </m:rPr>
          <m:t>(</m:t>
        </m:r>
        <m:r>
          <m:t>0</m:t>
        </m:r>
        <m:r>
          <m:rPr>
            <m:sty m:val="p"/>
          </m:rPr>
          <m:t>,</m:t>
        </m:r>
        <m:r>
          <m:t>1</m:t>
        </m:r>
        <m:r>
          <m:rPr>
            <m:sty m:val="p"/>
          </m:rPr>
          <m:t>,</m:t>
        </m:r>
        <m:r>
          <m:t>0</m:t>
        </m:r>
        <m:r>
          <m:rPr>
            <m:sty m:val="p"/>
          </m:rPr>
          <m:t>)</m:t>
        </m:r>
      </m:oMath>
      <w:ins w:id="3389" w:author="PR Preview" w:date="2026-01-01T00:00:00Z">
        <w:r>
          <w:t xml:space="preserve"> </w:t>
        </w:r>
      </w:ins>
      <w:ins w:id="3390" w:author="PR Preview" w:date="2026-01-01T00:00:00Z">
        <w:r>
          <w:t xml:space="preserve">are linearly independent,</w:t>
        </w:r>
      </w:ins>
      <w:ins w:id="3391" w:author="PR Preview" w:date="2026-01-01T00:00:00Z">
        <w:r>
          <w:t xml:space="preserve"> </w:t>
        </w:r>
      </w:ins>
      <w:ins w:id="3392" w:author="PR Preview" w:date="2026-01-01T00:00:00Z">
        <w:r>
          <w:t xml:space="preserve">and their span is the plane</w:t>
        </w:r>
      </w:ins>
      <w:ins w:id="3393" w:author="PR Preview" w:date="2026-01-01T00:00:00Z">
        <w:r>
          <w:t xml:space="preserve"> </w:t>
        </w:r>
      </w:ins>
      <m:oMath>
        <m:r>
          <m:t>z</m:t>
        </m:r>
        <m:r>
          <m:rPr>
            <m:sty m:val="p"/>
          </m:rPr>
          <m:t>=</m:t>
        </m:r>
        <m:r>
          <m:t>0</m:t>
        </m:r>
      </m:oMath>
      <w:ins w:id="3394" w:author="PR Preview" w:date="2026-01-01T00:00:00Z">
        <w:r>
          <w:t xml:space="preserve"> </w:t>
        </w:r>
      </w:ins>
      <w:ins w:id="3395" w:author="PR Preview" w:date="2026-01-01T00:00:00Z">
        <w:r>
          <w:t xml:space="preserve">(</w:t>
        </w:r>
      </w:ins>
      <w:hyperlink w:anchor="exm-span">
        <w:ins w:id="3396" w:author="PR Preview" w:date="2026-01-01T00:00:00Z">
          <w:r>
            <w:rPr>
              <w:rStyle w:val="Hyperlink"/>
            </w:rPr>
            <w:t xml:space="preserve">Example 40</w:t>
          </w:r>
        </w:ins>
      </w:hyperlink>
      <w:ins w:id="3397" w:author="PR Preview" w:date="2026-01-01T00:00:00Z">
        <w:r>
          <w:t xml:space="preserve">).</w:t>
        </w:r>
      </w:ins>
      <w:ins w:id="3398" w:author="PR Preview" w:date="2026-01-01T00:00:00Z">
        <w:r>
          <w:t xml:space="preserve"> </w:t>
        </w:r>
      </w:ins>
      <w:ins w:id="3399" w:author="PR Preview" w:date="2026-01-01T00:00:00Z">
        <w:r>
          <w:t xml:space="preserve">The vector</w:t>
        </w:r>
      </w:ins>
      <w:ins w:id="3400" w:author="PR Preview" w:date="2026-01-01T00:00:00Z">
        <w:r>
          <w:t xml:space="preserve"> </w:t>
        </w:r>
      </w:ins>
      <m:oMath>
        <m:r>
          <m:rPr>
            <m:sty m:val="p"/>
          </m:rPr>
          <m:t>(</m:t>
        </m:r>
        <m:r>
          <m:t>0</m:t>
        </m:r>
        <m:r>
          <m:rPr>
            <m:sty m:val="p"/>
          </m:rPr>
          <m:t>,</m:t>
        </m:r>
        <m:r>
          <m:t>0</m:t>
        </m:r>
        <m:r>
          <m:rPr>
            <m:sty m:val="p"/>
          </m:rPr>
          <m:t>,</m:t>
        </m:r>
        <m:r>
          <m:t>1</m:t>
        </m:r>
        <m:r>
          <m:rPr>
            <m:sty m:val="p"/>
          </m:rPr>
          <m:t>)</m:t>
        </m:r>
      </m:oMath>
      <w:ins w:id="3401" w:author="PR Preview" w:date="2026-01-01T00:00:00Z">
        <w:r>
          <w:t xml:space="preserve"> </w:t>
        </w:r>
      </w:ins>
      <w:ins w:id="3402" w:author="PR Preview" w:date="2026-01-01T00:00:00Z">
        <w:r>
          <w:t xml:space="preserve">has third entry</w:t>
        </w:r>
      </w:ins>
      <w:ins w:id="3403" w:author="PR Preview" w:date="2026-01-01T00:00:00Z">
        <w:r>
          <w:t xml:space="preserve"> </w:t>
        </w:r>
      </w:ins>
      <m:oMath>
        <m:r>
          <m:t>1</m:t>
        </m:r>
      </m:oMath>
      <w:ins w:id="3404" w:author="PR Preview" w:date="2026-01-01T00:00:00Z">
        <w:r>
          <w:t xml:space="preserve">, so it is not in that plane,</w:t>
        </w:r>
      </w:ins>
      <w:ins w:id="3405" w:author="PR Preview" w:date="2026-01-01T00:00:00Z">
        <w:r>
          <w:t xml:space="preserve"> </w:t>
        </w:r>
      </w:ins>
      <w:ins w:id="3406" w:author="PR Preview" w:date="2026-01-01T00:00:00Z">
        <w:r>
          <w:t xml:space="preserve">and by</w:t>
        </w:r>
      </w:ins>
      <w:ins w:id="3407" w:author="PR Preview" w:date="2026-01-01T00:00:00Z">
        <w:r>
          <w:t xml:space="preserve"> </w:t>
        </w:r>
      </w:ins>
      <w:hyperlink w:anchor="thm-add-outside-span">
        <w:ins w:id="3408" w:author="PR Preview" w:date="2026-01-01T00:00:00Z">
          <w:r>
            <w:rPr>
              <w:rStyle w:val="Hyperlink"/>
            </w:rPr>
            <w:t xml:space="preserve">Theorem 28</w:t>
          </w:r>
        </w:ins>
      </w:hyperlink>
      <w:ins w:id="3409" w:author="PR Preview" w:date="2026-01-01T00:00:00Z">
        <w:r>
          <w:t xml:space="preserve"> </w:t>
        </w:r>
      </w:ins>
      <w:ins w:id="3410" w:author="PR Preview" w:date="2026-01-01T00:00:00Z">
        <w:r>
          <w:t xml:space="preserve">the three vectors</w:t>
        </w:r>
      </w:ins>
      <w:ins w:id="3411" w:author="PR Preview" w:date="2026-01-01T00:00:00Z">
        <w:r>
          <w:t xml:space="preserve"> </w:t>
        </w:r>
      </w:ins>
      <m:oMath>
        <m:r>
          <m:rPr>
            <m:sty m:val="p"/>
          </m:rPr>
          <m:t>(</m:t>
        </m:r>
        <m:r>
          <m:t>1</m:t>
        </m:r>
        <m:r>
          <m:rPr>
            <m:sty m:val="p"/>
          </m:rPr>
          <m:t>,</m:t>
        </m:r>
        <m:r>
          <m:t>0</m:t>
        </m:r>
        <m:r>
          <m:rPr>
            <m:sty m:val="p"/>
          </m:rPr>
          <m:t>,</m:t>
        </m:r>
        <m:r>
          <m:t>0</m:t>
        </m:r>
        <m:r>
          <m:rPr>
            <m:sty m:val="p"/>
          </m:rPr>
          <m:t>)</m:t>
        </m:r>
      </m:oMath>
      <w:ins w:id="3412" w:author="PR Preview" w:date="2026-01-01T00:00:00Z">
        <w:r>
          <w:t xml:space="preserve">,</w:t>
        </w:r>
      </w:ins>
      <w:ins w:id="3413" w:author="PR Preview" w:date="2026-01-01T00:00:00Z">
        <w:r>
          <w:t xml:space="preserve"> </w:t>
        </w:r>
      </w:ins>
      <m:oMath>
        <m:r>
          <m:rPr>
            <m:sty m:val="p"/>
          </m:rPr>
          <m:t>(</m:t>
        </m:r>
        <m:r>
          <m:t>0</m:t>
        </m:r>
        <m:r>
          <m:rPr>
            <m:sty m:val="p"/>
          </m:rPr>
          <m:t>,</m:t>
        </m:r>
        <m:r>
          <m:t>1</m:t>
        </m:r>
        <m:r>
          <m:rPr>
            <m:sty m:val="p"/>
          </m:rPr>
          <m:t>,</m:t>
        </m:r>
        <m:r>
          <m:t>0</m:t>
        </m:r>
        <m:r>
          <m:rPr>
            <m:sty m:val="p"/>
          </m:rPr>
          <m:t>)</m:t>
        </m:r>
      </m:oMath>
      <w:ins w:id="3414" w:author="PR Preview" w:date="2026-01-01T00:00:00Z">
        <w:r>
          <w:t xml:space="preserve">,</w:t>
        </w:r>
      </w:ins>
      <w:ins w:id="3415" w:author="PR Preview" w:date="2026-01-01T00:00:00Z">
        <w:r>
          <w:t xml:space="preserve"> </w:t>
        </w:r>
      </w:ins>
      <m:oMath>
        <m:r>
          <m:rPr>
            <m:sty m:val="p"/>
          </m:rPr>
          <m:t>(</m:t>
        </m:r>
        <m:r>
          <m:t>0</m:t>
        </m:r>
        <m:r>
          <m:rPr>
            <m:sty m:val="p"/>
          </m:rPr>
          <m:t>,</m:t>
        </m:r>
        <m:r>
          <m:t>0</m:t>
        </m:r>
        <m:r>
          <m:rPr>
            <m:sty m:val="p"/>
          </m:rPr>
          <m:t>,</m:t>
        </m:r>
        <m:r>
          <m:t>1</m:t>
        </m:r>
        <m:r>
          <m:rPr>
            <m:sty m:val="p"/>
          </m:rPr>
          <m:t>)</m:t>
        </m:r>
      </m:oMath>
      <w:ins w:id="3416" w:author="PR Preview" w:date="2026-01-01T00:00:00Z">
        <w:r>
          <w:t xml:space="preserve"> </w:t>
        </w:r>
      </w:ins>
      <w:ins w:id="3417" w:author="PR Preview" w:date="2026-01-01T00:00:00Z">
        <w:r>
          <w:t xml:space="preserve">are linearly independent.</w:t>
        </w:r>
      </w:ins>
      <w:ins w:id="3418" w:author="PR Preview" w:date="2026-01-01T00:00:00Z">
        <w:r>
          <w:t xml:space="preserve"> </w:t>
        </w:r>
      </w:ins>
      <w:ins w:id="3419" w:author="PR Preview" w:date="2026-01-01T00:00:00Z">
        <w:r>
          <w:t xml:space="preserve">Adding</w:t>
        </w:r>
      </w:ins>
      <w:ins w:id="3420" w:author="PR Preview" w:date="2026-01-01T00:00:00Z">
        <w:r>
          <w:t xml:space="preserve"> </w:t>
        </w:r>
      </w:ins>
      <m:oMath>
        <m:r>
          <m:rPr>
            <m:sty m:val="p"/>
          </m:rPr>
          <m:t>(</m:t>
        </m:r>
        <m:r>
          <m:t>1</m:t>
        </m:r>
        <m:r>
          <m:rPr>
            <m:sty m:val="p"/>
          </m:rPr>
          <m:t>,</m:t>
        </m:r>
        <m:r>
          <m:t>1</m:t>
        </m:r>
        <m:r>
          <m:rPr>
            <m:sty m:val="p"/>
          </m:rPr>
          <m:t>,</m:t>
        </m:r>
        <m:r>
          <m:t>0</m:t>
        </m:r>
        <m:r>
          <m:rPr>
            <m:sty m:val="p"/>
          </m:rPr>
          <m:t>)</m:t>
        </m:r>
      </m:oMath>
      <w:ins w:id="3421" w:author="PR Preview" w:date="2026-01-01T00:00:00Z">
        <w:r>
          <w:t xml:space="preserve"> </w:t>
        </w:r>
      </w:ins>
      <w:ins w:id="3422" w:author="PR Preview" w:date="2026-01-01T00:00:00Z">
        <w:r>
          <w:t xml:space="preserve">instead would not work:</w:t>
        </w:r>
      </w:ins>
      <w:ins w:id="3423" w:author="PR Preview" w:date="2026-01-01T00:00:00Z">
        <w:r>
          <w:t xml:space="preserve"> </w:t>
        </w:r>
      </w:ins>
      <m:oMath>
        <m:r>
          <m:rPr>
            <m:sty m:val="p"/>
          </m:rPr>
          <m:t>(</m:t>
        </m:r>
        <m:r>
          <m:t>1</m:t>
        </m:r>
        <m:r>
          <m:rPr>
            <m:sty m:val="p"/>
          </m:rPr>
          <m:t>,</m:t>
        </m:r>
        <m:r>
          <m:t>1</m:t>
        </m:r>
        <m:r>
          <m:rPr>
            <m:sty m:val="p"/>
          </m:rPr>
          <m:t>,</m:t>
        </m:r>
        <m:r>
          <m:t>0</m:t>
        </m:r>
        <m:r>
          <m:rPr>
            <m:sty m:val="p"/>
          </m:rPr>
          <m:t>)</m:t>
        </m:r>
      </m:oMath>
      <w:ins w:id="3424" w:author="PR Preview" w:date="2026-01-01T00:00:00Z">
        <w:r>
          <w:t xml:space="preserve"> </w:t>
        </w:r>
      </w:ins>
      <w:ins w:id="3425" w:author="PR Preview" w:date="2026-01-01T00:00:00Z">
        <w:r>
          <w:t xml:space="preserve">is in the span,</w:t>
        </w:r>
      </w:ins>
      <w:ins w:id="3426" w:author="PR Preview" w:date="2026-01-01T00:00:00Z">
        <w:r>
          <w:t xml:space="preserve"> </w:t>
        </w:r>
      </w:ins>
      <w:ins w:id="3427" w:author="PR Preview" w:date="2026-01-01T00:00:00Z">
        <w:r>
          <w:t xml:space="preserve">and</w:t>
        </w:r>
      </w:ins>
      <w:ins w:id="3428" w:author="PR Preview" w:date="2026-01-01T00:00:00Z">
        <w:r>
          <w:t xml:space="preserve"> </w:t>
        </w:r>
      </w:ins>
      <w:ins w:id="3429" w:author="PR Preview" w:date="2026-01-01T00:00:00Z">
        <w:r>
          <w:t xml:space="preserve">$(1, 0, 0) + (0, 1, 0) - (1, 1, 0) = \mathord{\smash[b]{\underset{\raise.3ex\hbox{$\scriptstyle\sim$}}{0}}\vphantom{0}}$</w:t>
        </w:r>
      </w:ins>
      <w:ins w:id="3430" w:author="PR Preview" w:date="2026-01-01T00:00:00Z">
        <w:r>
          <w:t xml:space="preserve">.</w:t>
        </w:r>
      </w:ins>
    </w:p>
    <w:bookmarkEnd w:id="231"/>
    <w:bookmarkStart w:id="232" w:name="thm-extend-basis"/>
    <w:p>
      <w:pPr>
        <w:pStyle w:val="BodyText"/>
      </w:pPr>
      <w:ins w:id="3431" w:author="PR Preview" w:date="2026-01-01T00:00:00Z">
        <w:r>
          <w:rPr>
            <w:b/>
            <w:bCs/>
          </w:rPr>
          <w:t xml:space="preserve">Theorem 29 (An independent list extends to a basis)</w:t>
        </w:r>
      </w:ins>
      <w:ins w:id="3432" w:author="PR Preview" w:date="2026-01-01T00:00:00Z">
        <w:r>
          <w:t xml:space="preserve"> </w:t>
        </w:r>
      </w:ins>
      <w:ins w:id="3433" w:author="PR Preview" w:date="2026-01-01T00:00:00Z">
        <w:r>
          <w:t xml:space="preserve">If</w:t>
        </w:r>
      </w:ins>
      <w:ins w:id="3434" w:author="PR Preview" w:date="2026-01-01T00:00:00Z">
        <w:r>
          <w:t xml:space="preserve"> </w:t>
        </w:r>
      </w:ins>
      <m:oMath>
        <m:r>
          <m:rPr>
            <m:scr m:val="script"/>
            <m:sty m:val="p"/>
          </m:rPr>
          <m:t>S</m:t>
        </m:r>
      </m:oMath>
      <w:ins w:id="3435" w:author="PR Preview" w:date="2026-01-01T00:00:00Z">
        <w:r>
          <w:t xml:space="preserve"> </w:t>
        </w:r>
      </w:ins>
      <w:ins w:id="3436" w:author="PR Preview" w:date="2026-01-01T00:00:00Z">
        <w:r>
          <w:t xml:space="preserve">is a subspace of</w:t>
        </w:r>
      </w:ins>
      <w:ins w:id="3437" w:author="PR Preview" w:date="2026-01-01T00:00:00Z">
        <w:r>
          <w:t xml:space="preserve"> </w:t>
        </w:r>
      </w:ins>
      <m:oMath>
        <m:sSup>
          <m:e>
            <m:r>
              <m:rPr>
                <m:scr m:val="double-struck"/>
                <m:sty m:val="p"/>
              </m:rPr>
              <m:t>R</m:t>
            </m:r>
          </m:e>
          <m:sup>
            <m:r>
              <m:t>p</m:t>
            </m:r>
          </m:sup>
        </m:sSup>
      </m:oMath>
      <w:ins w:id="3438" w:author="PR Preview" w:date="2026-01-01T00:00:00Z">
        <w:r>
          <w:t xml:space="preserve"> </w:t>
        </w:r>
      </w:ins>
      <w:ins w:id="3439" w:author="PR Preview" w:date="2026-01-01T00:00:00Z">
        <w:r>
          <w:t xml:space="preserve">(</w:t>
        </w:r>
      </w:ins>
      <w:hyperlink w:anchor="def-subspace">
        <w:ins w:id="3440" w:author="PR Preview" w:date="2026-01-01T00:00:00Z">
          <w:r>
            <w:rPr>
              <w:rStyle w:val="Hyperlink"/>
            </w:rPr>
            <w:t xml:space="preserve">Definition 46</w:t>
          </w:r>
        </w:ins>
      </w:hyperlink>
      <w:ins w:id="3441" w:author="PR Preview" w:date="2026-01-01T00:00:00Z">
        <w:r>
          <w:t xml:space="preserve">)</w:t>
        </w:r>
      </w:ins>
      <w:ins w:id="3442" w:author="PR Preview" w:date="2026-01-01T00:00:00Z">
        <w:r>
          <w:t xml:space="preserve"> </w:t>
        </w:r>
      </w:ins>
      <w:ins w:id="3443" w:author="PR Preview" w:date="2026-01-01T00:00:00Z">
        <w:r>
          <w:t xml:space="preserve">and</w:t>
        </w:r>
      </w:ins>
      <w:ins w:id="3444" w:author="PR Preview" w:date="2026-01-01T00:00:00Z">
        <w:r>
          <w:t xml:space="preserve"> </w:t>
        </w:r>
      </w:ins>
      <w:ins w:id="3445" w:author="PR Preview" w:date="2026-01-01T00:00:00Z">
        <w:r>
          <w:t xml:space="preserve">$\mathord{\smash[b]{\underset{\raise.3ex\hbox{$\scriptstyle\sim$}}{v}}\vphantom{v}}_1, \ldots, \mathord{\smash[b]{\underset{\raise.3ex\hbox{$\scriptstyle\sim$}}{v}}\vphantom{v}}_k \in \mathcal{S}$</w:t>
        </w:r>
      </w:ins>
      <w:ins w:id="3446" w:author="PR Preview" w:date="2026-01-01T00:00:00Z">
        <w:r>
          <w:t xml:space="preserve"> </w:t>
        </w:r>
      </w:ins>
      <w:ins w:id="3447" w:author="PR Preview" w:date="2026-01-01T00:00:00Z">
        <w:r>
          <w:t xml:space="preserve">are linearly independent (</w:t>
        </w:r>
      </w:ins>
      <w:hyperlink w:anchor="def-linearly-independent">
        <w:ins w:id="3448" w:author="PR Preview" w:date="2026-01-01T00:00:00Z">
          <w:r>
            <w:rPr>
              <w:rStyle w:val="Hyperlink"/>
            </w:rPr>
            <w:t xml:space="preserve">Definition 43</w:t>
          </w:r>
        </w:ins>
      </w:hyperlink>
      <w:ins w:id="3449" w:author="PR Preview" w:date="2026-01-01T00:00:00Z">
        <w:r>
          <w:t xml:space="preserve">),</w:t>
        </w:r>
      </w:ins>
      <w:ins w:id="3450" w:author="PR Preview" w:date="2026-01-01T00:00:00Z">
        <w:r>
          <w:t xml:space="preserve"> </w:t>
        </w:r>
      </w:ins>
      <w:ins w:id="3451" w:author="PR Preview" w:date="2026-01-01T00:00:00Z">
        <w:r>
          <w:t xml:space="preserve">then adding vectors of</w:t>
        </w:r>
      </w:ins>
      <w:ins w:id="3452" w:author="PR Preview" w:date="2026-01-01T00:00:00Z">
        <w:r>
          <w:t xml:space="preserve"> </w:t>
        </w:r>
      </w:ins>
      <m:oMath>
        <m:r>
          <m:rPr>
            <m:scr m:val="script"/>
            <m:sty m:val="p"/>
          </m:rPr>
          <m:t>S</m:t>
        </m:r>
      </m:oMath>
      <w:ins w:id="3453" w:author="PR Preview" w:date="2026-01-01T00:00:00Z">
        <w:r>
          <w:t xml:space="preserve"> </w:t>
        </w:r>
      </w:ins>
      <w:ins w:id="3454" w:author="PR Preview" w:date="2026-01-01T00:00:00Z">
        <w:r>
          <w:t xml:space="preserve">to the list</w:t>
        </w:r>
      </w:ins>
      <w:ins w:id="3455" w:author="PR Preview" w:date="2026-01-01T00:00:00Z">
        <w:r>
          <w:t xml:space="preserve"> </w:t>
        </w:r>
      </w:ins>
      <w:ins w:id="3456" w:author="PR Preview" w:date="2026-01-01T00:00:00Z">
        <w:r>
          <w:t xml:space="preserve">gives a basis of</w:t>
        </w:r>
      </w:ins>
      <w:ins w:id="3457" w:author="PR Preview" w:date="2026-01-01T00:00:00Z">
        <w:r>
          <w:t xml:space="preserve"> </w:t>
        </w:r>
      </w:ins>
      <m:oMath>
        <m:r>
          <m:rPr>
            <m:scr m:val="script"/>
            <m:sty m:val="p"/>
          </m:rPr>
          <m:t>S</m:t>
        </m:r>
      </m:oMath>
      <w:ins w:id="3458" w:author="PR Preview" w:date="2026-01-01T00:00:00Z">
        <w:r>
          <w:t xml:space="preserve"> </w:t>
        </w:r>
      </w:ins>
      <w:ins w:id="3459" w:author="PR Preview" w:date="2026-01-01T00:00:00Z">
        <w:r>
          <w:t xml:space="preserve">(</w:t>
        </w:r>
      </w:ins>
      <w:hyperlink w:anchor="def-basis">
        <w:ins w:id="3460" w:author="PR Preview" w:date="2026-01-01T00:00:00Z">
          <w:r>
            <w:rPr>
              <w:rStyle w:val="Hyperlink"/>
            </w:rPr>
            <w:t xml:space="preserve">Definition 48</w:t>
          </w:r>
        </w:ins>
      </w:hyperlink>
      <w:ins w:id="3461" w:author="PR Preview" w:date="2026-01-01T00:00:00Z">
        <w:r>
          <w:t xml:space="preserve">).</w:t>
        </w:r>
      </w:ins>
      <w:ins w:id="3462" w:author="PR Preview" w:date="2026-01-01T00:00:00Z">
        <w:r>
          <w:t xml:space="preserve"> </w:t>
        </w:r>
      </w:ins>
      <w:ins w:id="3463" w:author="PR Preview" w:date="2026-01-01T00:00:00Z">
        <w:r>
          <w:t xml:space="preserve">Starting from the empty list shows that every subspace has a basis.</w:t>
        </w:r>
      </w:ins>
    </w:p>
    <w:bookmarkEnd w:id="232"/>
    <w:p>
      <w:pPr>
        <w:pStyle w:val="BodyText"/>
      </w:pPr>
      <w:ins w:id="3464" w:author="PR Preview" w:date="2026-01-01T00:00:00Z">
        <w:r>
          <w:rPr>
            <w:i/>
            <w:iCs/>
          </w:rPr>
          <w:t xml:space="preserve">Proof</w:t>
        </w:r>
      </w:ins>
      <w:ins w:id="3465" w:author="PR Preview" w:date="2026-01-01T00:00:00Z">
        <w:r>
          <w:t xml:space="preserve">. </w:t>
        </w:r>
      </w:ins>
      <w:ins w:id="3466" w:author="PR Preview" w:date="2026-01-01T00:00:00Z">
        <w:r>
          <w:t xml:space="preserve">Repeat the following step.</w:t>
        </w:r>
      </w:ins>
      <w:ins w:id="3467" w:author="PR Preview" w:date="2026-01-01T00:00:00Z">
        <w:r>
          <w:t xml:space="preserve"> </w:t>
        </w:r>
      </w:ins>
      <w:ins w:id="3468" w:author="PR Preview" w:date="2026-01-01T00:00:00Z">
        <w:r>
          <w:t xml:space="preserve">If the current list spans</w:t>
        </w:r>
      </w:ins>
      <w:ins w:id="3469" w:author="PR Preview" w:date="2026-01-01T00:00:00Z">
        <w:r>
          <w:t xml:space="preserve"> </w:t>
        </w:r>
      </w:ins>
      <m:oMath>
        <m:r>
          <m:rPr>
            <m:scr m:val="script"/>
            <m:sty m:val="p"/>
          </m:rPr>
          <m:t>S</m:t>
        </m:r>
      </m:oMath>
      <w:ins w:id="3470" w:author="PR Preview" w:date="2026-01-01T00:00:00Z">
        <w:r>
          <w:t xml:space="preserve">, stop:</w:t>
        </w:r>
      </w:ins>
      <w:ins w:id="3471" w:author="PR Preview" w:date="2026-01-01T00:00:00Z">
        <w:r>
          <w:t xml:space="preserve"> </w:t>
        </w:r>
      </w:ins>
      <w:ins w:id="3472" w:author="PR Preview" w:date="2026-01-01T00:00:00Z">
        <w:r>
          <w:t xml:space="preserve">it is linearly independent and spans</w:t>
        </w:r>
      </w:ins>
      <w:ins w:id="3473" w:author="PR Preview" w:date="2026-01-01T00:00:00Z">
        <w:r>
          <w:t xml:space="preserve"> </w:t>
        </w:r>
      </w:ins>
      <m:oMath>
        <m:r>
          <m:rPr>
            <m:scr m:val="script"/>
            <m:sty m:val="p"/>
          </m:rPr>
          <m:t>S</m:t>
        </m:r>
      </m:oMath>
      <w:ins w:id="3474" w:author="PR Preview" w:date="2026-01-01T00:00:00Z">
        <w:r>
          <w:t xml:space="preserve">, so it is a basis.</w:t>
        </w:r>
      </w:ins>
      <w:ins w:id="3475" w:author="PR Preview" w:date="2026-01-01T00:00:00Z">
        <w:r>
          <w:t xml:space="preserve"> </w:t>
        </w:r>
      </w:ins>
      <w:ins w:id="3476" w:author="PR Preview" w:date="2026-01-01T00:00:00Z">
        <w:r>
          <w:t xml:space="preserve">Otherwise, some</w:t>
        </w:r>
      </w:ins>
      <w:ins w:id="3477" w:author="PR Preview" w:date="2026-01-01T00:00:00Z">
        <w:r>
          <w:t xml:space="preserve"> </w:t>
        </w:r>
      </w:ins>
      <w:ins w:id="3478" w:author="PR Preview" w:date="2026-01-01T00:00:00Z">
        <w:r>
          <w:t xml:space="preserve">$\mathord{\smash[b]{\underset{\raise.3ex\hbox{$\scriptstyle\sim$}}{w}}\vphantom{w}} \in \mathcal{S}$</w:t>
        </w:r>
      </w:ins>
      <w:ins w:id="3479" w:author="PR Preview" w:date="2026-01-01T00:00:00Z">
        <w:r>
          <w:t xml:space="preserve"> </w:t>
        </w:r>
      </w:ins>
      <w:ins w:id="3480" w:author="PR Preview" w:date="2026-01-01T00:00:00Z">
        <w:r>
          <w:t xml:space="preserve">is not in the span of the current list;</w:t>
        </w:r>
      </w:ins>
      <w:ins w:id="3481" w:author="PR Preview" w:date="2026-01-01T00:00:00Z">
        <w:r>
          <w:t xml:space="preserve"> </w:t>
        </w:r>
      </w:ins>
      <w:ins w:id="3482" w:author="PR Preview" w:date="2026-01-01T00:00:00Z">
        <w:r>
          <w:t xml:space="preserve">add</w:t>
        </w:r>
      </w:ins>
      <w:ins w:id="3483" w:author="PR Preview" w:date="2026-01-01T00:00:00Z">
        <w:r>
          <w:t xml:space="preserve"> </w:t>
        </w:r>
      </w:ins>
      <w:ins w:id="3484" w:author="PR Preview" w:date="2026-01-01T00:00:00Z">
        <w:r>
          <w:t xml:space="preserve">$\mathord{\smash[b]{\underset{\raise.3ex\hbox{$\scriptstyle\sim$}}{w}}\vphantom{w}}$</w:t>
        </w:r>
      </w:ins>
      <w:ins w:id="3485" w:author="PR Preview" w:date="2026-01-01T00:00:00Z">
        <w:r>
          <w:t xml:space="preserve"> </w:t>
        </w:r>
      </w:ins>
      <w:ins w:id="3486" w:author="PR Preview" w:date="2026-01-01T00:00:00Z">
        <w:r>
          <w:t xml:space="preserve">to the list,</w:t>
        </w:r>
      </w:ins>
      <w:ins w:id="3487" w:author="PR Preview" w:date="2026-01-01T00:00:00Z">
        <w:r>
          <w:t xml:space="preserve"> </w:t>
        </w:r>
      </w:ins>
      <w:ins w:id="3488" w:author="PR Preview" w:date="2026-01-01T00:00:00Z">
        <w:r>
          <w:t xml:space="preserve">which stays linearly independent by</w:t>
        </w:r>
      </w:ins>
      <w:ins w:id="3489" w:author="PR Preview" w:date="2026-01-01T00:00:00Z">
        <w:r>
          <w:t xml:space="preserve"> </w:t>
        </w:r>
      </w:ins>
      <w:hyperlink w:anchor="thm-add-outside-span">
        <w:ins w:id="3490" w:author="PR Preview" w:date="2026-01-01T00:00:00Z">
          <w:r>
            <w:rPr>
              <w:rStyle w:val="Hyperlink"/>
            </w:rPr>
            <w:t xml:space="preserve">Theorem 28</w:t>
          </w:r>
        </w:ins>
      </w:hyperlink>
      <w:ins w:id="3491" w:author="PR Preview" w:date="2026-01-01T00:00:00Z">
        <w:r>
          <w:t xml:space="preserve">.</w:t>
        </w:r>
      </w:ins>
    </w:p>
    <w:p>
      <w:pPr>
        <w:pStyle w:val="BodyText"/>
      </w:pPr>
      <w:ins w:id="3492" w:author="PR Preview" w:date="2026-01-01T00:00:00Z">
        <w:r>
          <w:t xml:space="preserve">Every list produced is a linearly independent list of vectors in</w:t>
        </w:r>
      </w:ins>
      <w:ins w:id="3493" w:author="PR Preview" w:date="2026-01-01T00:00:00Z">
        <w:r>
          <w:t xml:space="preserve"> </w:t>
        </w:r>
      </w:ins>
      <m:oMath>
        <m:sSup>
          <m:e>
            <m:r>
              <m:rPr>
                <m:scr m:val="double-struck"/>
                <m:sty m:val="p"/>
              </m:rPr>
              <m:t>R</m:t>
            </m:r>
          </m:e>
          <m:sup>
            <m:r>
              <m:t>p</m:t>
            </m:r>
          </m:sup>
        </m:sSup>
      </m:oMath>
      <w:ins w:id="3494" w:author="PR Preview" w:date="2026-01-01T00:00:00Z">
        <w:r>
          <w:t xml:space="preserve">,</w:t>
        </w:r>
      </w:ins>
      <w:ins w:id="3495" w:author="PR Preview" w:date="2026-01-01T00:00:00Z">
        <w:r>
          <w:t xml:space="preserve"> </w:t>
        </w:r>
      </w:ins>
      <w:ins w:id="3496" w:author="PR Preview" w:date="2026-01-01T00:00:00Z">
        <w:r>
          <w:t xml:space="preserve">so it has at most</w:t>
        </w:r>
      </w:ins>
      <w:ins w:id="3497" w:author="PR Preview" w:date="2026-01-01T00:00:00Z">
        <w:r>
          <w:t xml:space="preserve"> </w:t>
        </w:r>
      </w:ins>
      <m:oMath>
        <m:r>
          <m:t>p</m:t>
        </m:r>
      </m:oMath>
      <w:ins w:id="3498" w:author="PR Preview" w:date="2026-01-01T00:00:00Z">
        <w:r>
          <w:t xml:space="preserve"> </w:t>
        </w:r>
      </w:ins>
      <w:ins w:id="3499" w:author="PR Preview" w:date="2026-01-01T00:00:00Z">
        <w:r>
          <w:t xml:space="preserve">vectors (</w:t>
        </w:r>
      </w:ins>
      <w:hyperlink w:anchor="thm-many-vectors-dependent">
        <w:ins w:id="3500" w:author="PR Preview" w:date="2026-01-01T00:00:00Z">
          <w:r>
            <w:rPr>
              <w:rStyle w:val="Hyperlink"/>
            </w:rPr>
            <w:t xml:space="preserve">Theorem 25</w:t>
          </w:r>
        </w:ins>
      </w:hyperlink>
      <w:ins w:id="3501" w:author="PR Preview" w:date="2026-01-01T00:00:00Z">
        <w:r>
          <w:t xml:space="preserve">).</w:t>
        </w:r>
      </w:ins>
      <w:ins w:id="3502" w:author="PR Preview" w:date="2026-01-01T00:00:00Z">
        <w:r>
          <w:t xml:space="preserve"> </w:t>
        </w:r>
      </w:ins>
      <w:ins w:id="3503" w:author="PR Preview" w:date="2026-01-01T00:00:00Z">
        <w:r>
          <w:t xml:space="preserve">Each step adds one vector,</w:t>
        </w:r>
      </w:ins>
      <w:ins w:id="3504" w:author="PR Preview" w:date="2026-01-01T00:00:00Z">
        <w:r>
          <w:t xml:space="preserve"> </w:t>
        </w:r>
      </w:ins>
      <w:ins w:id="3505" w:author="PR Preview" w:date="2026-01-01T00:00:00Z">
        <w:r>
          <w:t xml:space="preserve">so the process stops after at most</w:t>
        </w:r>
      </w:ins>
      <w:ins w:id="3506" w:author="PR Preview" w:date="2026-01-01T00:00:00Z">
        <w:r>
          <w:t xml:space="preserve"> </w:t>
        </w:r>
      </w:ins>
      <m:oMath>
        <m:r>
          <m:t>p</m:t>
        </m:r>
        <m:r>
          <m:rPr>
            <m:sty m:val="p"/>
          </m:rPr>
          <m:t>−</m:t>
        </m:r>
        <m:r>
          <m:t>k</m:t>
        </m:r>
      </m:oMath>
      <w:ins w:id="3507" w:author="PR Preview" w:date="2026-01-01T00:00:00Z">
        <w:r>
          <w:t xml:space="preserve"> </w:t>
        </w:r>
      </w:ins>
      <w:ins w:id="3508" w:author="PR Preview" w:date="2026-01-01T00:00:00Z">
        <w:r>
          <w:t xml:space="preserve">steps,</w:t>
        </w:r>
      </w:ins>
      <w:ins w:id="3509" w:author="PR Preview" w:date="2026-01-01T00:00:00Z">
        <w:r>
          <w:t xml:space="preserve"> </w:t>
        </w:r>
      </w:ins>
      <w:ins w:id="3510" w:author="PR Preview" w:date="2026-01-01T00:00:00Z">
        <w:r>
          <w:t xml:space="preserve">and when it stops the list is a basis of</w:t>
        </w:r>
      </w:ins>
      <w:ins w:id="3511" w:author="PR Preview" w:date="2026-01-01T00:00:00Z">
        <w:r>
          <w:t xml:space="preserve"> </w:t>
        </w:r>
      </w:ins>
      <m:oMath>
        <m:r>
          <m:rPr>
            <m:scr m:val="script"/>
            <m:sty m:val="p"/>
          </m:rPr>
          <m:t>S</m:t>
        </m:r>
      </m:oMath>
      <w:ins w:id="3512" w:author="PR Preview" w:date="2026-01-01T00:00:00Z">
        <w:r>
          <w:t xml:space="preserve">.</w:t>
        </w:r>
      </w:ins>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del w:id="3513" w:author="PR Preview" w:date="2026-01-01T00:00:00Z">
        <w:r>
          <w:rPr>
            <w:b/>
            <w:bCs/>
          </w:rPr>
          <w:delText xml:space="preserve">Example 53 (Extending</w:delText>
        </w:r>
      </w:del>
      <w:del w:id="3514" w:author="PR Preview" w:date="2026-01-01T00:00:00Z">
        <w:r>
          <w:rPr>
            <w:b/>
            <w:bCs/>
          </w:rPr>
          <w:delText xml:space="preserve"> </w:delText>
        </w:r>
      </w:del>
      <m:oMath>
        <m:r>
          <m:rPr>
            <m:sty m:val="p"/>
          </m:rPr>
          <m:t>(</m:t>
        </m:r>
        <m:r>
          <m:t>1</m:t>
        </m:r>
        <m:r>
          <m:rPr>
            <m:sty m:val="p"/>
          </m:rPr>
          <m:t>,</m:t>
        </m:r>
        <m:r>
          <m:t>1</m:t>
        </m:r>
        <m:r>
          <m:rPr>
            <m:sty m:val="p"/>
          </m:rPr>
          <m:t>,</m:t>
        </m:r>
        <m:r>
          <m:t>0</m:t>
        </m:r>
        <m:r>
          <m:rPr>
            <m:sty m:val="p"/>
          </m:rPr>
          <m:t>)</m:t>
        </m:r>
      </m:oMath>
      <w:del w:id="3515" w:author="PR Preview" w:date="2026-01-01T00:00:00Z">
        <w:r>
          <w:rPr>
            <w:b/>
            <w:bCs/>
          </w:rPr>
          <w:delText xml:space="preserve"> </w:delText>
        </w:r>
      </w:del>
      <w:del w:id="3516" w:author="PR Preview" w:date="2026-01-01T00:00:00Z">
        <w:r>
          <w:rPr>
            <w:b/>
            <w:bCs/>
          </w:rPr>
          <w:delText xml:space="preserve">to a basis of</w:delText>
        </w:r>
      </w:del>
      <w:del w:id="3517" w:author="PR Preview" w:date="2026-01-01T00:00:00Z">
        <w:r>
          <w:rPr>
            <w:b/>
            <w:bCs/>
          </w:rPr>
          <w:delText xml:space="preserve"> </w:delText>
        </w:r>
      </w:del>
      <m:oMath>
        <m:sSup>
          <m:e>
            <m:r>
              <m:rPr>
                <m:scr m:val="double-struck"/>
                <m:sty m:val="p"/>
              </m:rPr>
              <m:t>R</m:t>
            </m:r>
          </m:e>
          <m:sup>
            <m:r>
              <m:t>3</m:t>
            </m:r>
          </m:sup>
        </m:sSup>
      </m:oMath>
      <w:del w:id="3518" w:author="PR Preview" w:date="2026-01-01T00:00:00Z">
        <w:r>
          <w:rPr>
            <w:b/>
            <w:bCs/>
          </w:rPr>
          <w:delText xml:space="preserve">)</w:delText>
        </w:r>
      </w:del>
      <w:del w:id="3519" w:author="PR Preview" w:date="2026-01-01T00:00:00Z">
        <w:r>
          <w:delText xml:space="preserve"> </w:delText>
        </w:r>
      </w:del>
      <w:del w:id="3520" w:author="PR Preview" w:date="2026-01-01T00:00:00Z">
        <w:r>
          <w:delText xml:space="preserve">Start with the single vector</w:delText>
        </w:r>
      </w:del>
      <w:del w:id="3521" w:author="PR Preview" w:date="2026-01-01T00:00:00Z">
        <w:r>
          <w:delText xml:space="preserve"> </w:delText>
        </w:r>
      </w:del>
      <m:oMath>
        <m:r>
          <m:rPr>
            <m:sty m:val="p"/>
          </m:rPr>
          <m:t>(</m:t>
        </m:r>
        <m:r>
          <m:t>1</m:t>
        </m:r>
        <m:r>
          <m:rPr>
            <m:sty m:val="p"/>
          </m:rPr>
          <m:t>,</m:t>
        </m:r>
        <m:r>
          <m:t>1</m:t>
        </m:r>
        <m:r>
          <m:rPr>
            <m:sty m:val="p"/>
          </m:rPr>
          <m:t>,</m:t>
        </m:r>
        <m:r>
          <m:t>0</m:t>
        </m:r>
        <m:r>
          <m:rPr>
            <m:sty m:val="p"/>
          </m:rPr>
          <m:t>)</m:t>
        </m:r>
      </m:oMath>
      <w:del w:id="3522" w:author="PR Preview" w:date="2026-01-01T00:00:00Z">
        <w:r>
          <w:delText xml:space="preserve">.</w:delText>
        </w:r>
      </w:del>
    </w:p>
    <w:p>
      <w:pPr>
        <w:pStyle w:val="BodyText"/>
      </w:pPr>
      <w:ins w:id="3523" w:author="PR Preview" w:date="2026-01-01T00:00:00Z">
        <w:r>
          <w:rPr>
            <w:b/>
            <w:bCs/>
          </w:rPr>
          <w:t xml:space="preserve">Example 52 (Extending</w:t>
        </w:r>
      </w:ins>
      <w:ins w:id="3524" w:author="PR Preview" w:date="2026-01-01T00:00:00Z">
        <w:r>
          <w:rPr>
            <w:b/>
            <w:bCs/>
          </w:rPr>
          <w:t xml:space="preserve"> </w:t>
        </w:r>
      </w:ins>
      <m:oMath>
        <m:r>
          <m:rPr>
            <m:sty m:val="p"/>
          </m:rPr>
          <m:t>(</m:t>
        </m:r>
        <m:r>
          <m:t>1</m:t>
        </m:r>
        <m:r>
          <m:rPr>
            <m:sty m:val="p"/>
          </m:rPr>
          <m:t>,</m:t>
        </m:r>
        <m:r>
          <m:t>1</m:t>
        </m:r>
        <m:r>
          <m:rPr>
            <m:sty m:val="p"/>
          </m:rPr>
          <m:t>,</m:t>
        </m:r>
        <m:r>
          <m:t>0</m:t>
        </m:r>
        <m:r>
          <m:rPr>
            <m:sty m:val="p"/>
          </m:rPr>
          <m:t>)</m:t>
        </m:r>
      </m:oMath>
      <w:ins w:id="3525" w:author="PR Preview" w:date="2026-01-01T00:00:00Z">
        <w:r>
          <w:rPr>
            <w:b/>
            <w:bCs/>
          </w:rPr>
          <w:t xml:space="preserve"> </w:t>
        </w:r>
      </w:ins>
      <w:ins w:id="3526" w:author="PR Preview" w:date="2026-01-01T00:00:00Z">
        <w:r>
          <w:rPr>
            <w:b/>
            <w:bCs/>
          </w:rPr>
          <w:t xml:space="preserve">to a basis of</w:t>
        </w:r>
      </w:ins>
      <w:ins w:id="3527" w:author="PR Preview" w:date="2026-01-01T00:00:00Z">
        <w:r>
          <w:rPr>
            <w:b/>
            <w:bCs/>
          </w:rPr>
          <w:t xml:space="preserve"> </w:t>
        </w:r>
      </w:ins>
      <m:oMath>
        <m:sSup>
          <m:e>
            <m:r>
              <m:rPr>
                <m:scr m:val="double-struck"/>
                <m:sty m:val="p"/>
              </m:rPr>
              <m:t>R</m:t>
            </m:r>
          </m:e>
          <m:sup>
            <m:r>
              <m:t>3</m:t>
            </m:r>
          </m:sup>
        </m:sSup>
      </m:oMath>
      <w:ins w:id="3528" w:author="PR Preview" w:date="2026-01-01T00:00:00Z">
        <w:r>
          <w:rPr>
            <w:b/>
            <w:bCs/>
          </w:rPr>
          <w:t xml:space="preserve">)</w:t>
        </w:r>
      </w:ins>
      <w:ins w:id="3529" w:author="PR Preview" w:date="2026-01-01T00:00:00Z">
        <w:r>
          <w:t xml:space="preserve"> </w:t>
        </w:r>
      </w:ins>
      <w:ins w:id="3530" w:author="PR Preview" w:date="2026-01-01T00:00:00Z">
        <w:r>
          <w:t xml:space="preserve">Start with the single vector</w:t>
        </w:r>
      </w:ins>
      <w:ins w:id="3531" w:author="PR Preview" w:date="2026-01-01T00:00:00Z">
        <w:r>
          <w:t xml:space="preserve"> </w:t>
        </w:r>
      </w:ins>
      <m:oMath>
        <m:r>
          <m:rPr>
            <m:sty m:val="p"/>
          </m:rPr>
          <m:t>(</m:t>
        </m:r>
        <m:r>
          <m:t>1</m:t>
        </m:r>
        <m:r>
          <m:rPr>
            <m:sty m:val="p"/>
          </m:rPr>
          <m:t>,</m:t>
        </m:r>
        <m:r>
          <m:t>1</m:t>
        </m:r>
        <m:r>
          <m:rPr>
            <m:sty m:val="p"/>
          </m:rPr>
          <m:t>,</m:t>
        </m:r>
        <m:r>
          <m:t>0</m:t>
        </m:r>
        <m:r>
          <m:rPr>
            <m:sty m:val="p"/>
          </m:rPr>
          <m:t>)</m:t>
        </m:r>
      </m:oMath>
      <w:ins w:id="3532" w:author="PR Preview" w:date="2026-01-01T00:00:00Z">
        <w:r>
          <w:t xml:space="preserve">.</w:t>
        </w:r>
      </w:ins>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del w:id="3533" w:author="PR Preview" w:date="2026-01-01T00:00:00Z">
        <w:r>
          <w:rPr>
            <w:b/>
            <w:bCs/>
          </w:rPr>
          <w:delText xml:space="preserve">Theorem 31 (An independent list in a subspace has at most</w:delText>
        </w:r>
      </w:del>
      <w:del w:id="3534" w:author="PR Preview" w:date="2026-01-01T00:00:00Z">
        <w:r>
          <w:rPr>
            <w:b/>
            <w:bCs/>
          </w:rPr>
          <w:delText xml:space="preserve"> </w:delText>
        </w:r>
      </w:del>
      <m:oMath>
        <m:r>
          <m:rPr>
            <m:sty m:val="p"/>
          </m:rPr>
          <m:t>dim</m:t>
        </m:r>
      </m:oMath>
      <w:del w:id="3535" w:author="PR Preview" w:date="2026-01-01T00:00:00Z">
        <w:r>
          <w:rPr>
            <w:b/>
            <w:bCs/>
          </w:rPr>
          <w:delText xml:space="preserve"> </w:delText>
        </w:r>
      </w:del>
      <w:del w:id="3536" w:author="PR Preview" w:date="2026-01-01T00:00:00Z">
        <w:r>
          <w:rPr>
            <w:b/>
            <w:bCs/>
          </w:rPr>
          <w:delText xml:space="preserve">vectors)</w:delText>
        </w:r>
      </w:del>
      <w:del w:id="3537" w:author="PR Preview" w:date="2026-01-01T00:00:00Z">
        <w:r>
          <w:delText xml:space="preserve"> </w:delText>
        </w:r>
      </w:del>
      <w:del w:id="3538" w:author="PR Preview" w:date="2026-01-01T00:00:00Z">
        <w:r>
          <w:delText xml:space="preserve">Let</w:delText>
        </w:r>
      </w:del>
      <w:del w:id="3539" w:author="PR Preview" w:date="2026-01-01T00:00:00Z">
        <w:r>
          <w:delText xml:space="preserve"> </w:delText>
        </w:r>
      </w:del>
      <m:oMath>
        <m:r>
          <m:rPr>
            <m:scr m:val="script"/>
            <m:sty m:val="p"/>
          </m:rPr>
          <m:t>S</m:t>
        </m:r>
      </m:oMath>
      <w:del w:id="3540" w:author="PR Preview" w:date="2026-01-01T00:00:00Z">
        <w:r>
          <w:delText xml:space="preserve"> </w:delText>
        </w:r>
      </w:del>
      <w:del w:id="3541" w:author="PR Preview" w:date="2026-01-01T00:00:00Z">
        <w:r>
          <w:delText xml:space="preserve">be a subspace of</w:delText>
        </w:r>
      </w:del>
      <w:del w:id="3542" w:author="PR Preview" w:date="2026-01-01T00:00:00Z">
        <w:r>
          <w:delText xml:space="preserve"> </w:delText>
        </w:r>
      </w:del>
      <m:oMath>
        <m:sSup>
          <m:e>
            <m:r>
              <m:rPr>
                <m:scr m:val="double-struck"/>
                <m:sty m:val="p"/>
              </m:rPr>
              <m:t>R</m:t>
            </m:r>
          </m:e>
          <m:sup>
            <m:r>
              <m:t>p</m:t>
            </m:r>
          </m:sup>
        </m:sSup>
      </m:oMath>
      <w:del w:id="3543" w:author="PR Preview" w:date="2026-01-01T00:00:00Z">
        <w:r>
          <w:delText xml:space="preserve"> </w:delText>
        </w:r>
      </w:del>
      <w:del w:id="3544" w:author="PR Preview" w:date="2026-01-01T00:00:00Z">
        <w:r>
          <w:delText xml:space="preserve">with</w:delText>
        </w:r>
      </w:del>
      <w:del w:id="354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d</m:t>
        </m:r>
      </m:oMath>
      <w:del w:id="3546" w:author="PR Preview" w:date="2026-01-01T00:00:00Z">
        <w:r>
          <w:delText xml:space="preserve"> </w:delText>
        </w:r>
      </w:del>
      <w:del w:id="3547" w:author="PR Preview" w:date="2026-01-01T00:00:00Z">
        <w:r>
          <w:delText xml:space="preserve">(</w:delText>
        </w:r>
      </w:del>
      <w:hyperlink w:anchor="def-dimension">
        <w:del w:id="3548" w:author="PR Preview" w:date="2026-01-01T00:00:00Z">
          <w:r>
            <w:rPr>
              <w:rStyle w:val="Hyperlink"/>
            </w:rPr>
            <w:delText xml:space="preserve">Definition 51</w:delText>
          </w:r>
        </w:del>
      </w:hyperlink>
      <w:del w:id="3549" w:author="PR Preview" w:date="2026-01-01T00:00:00Z">
        <w:r>
          <w:delText xml:space="preserve">).</w:delText>
        </w:r>
      </w:del>
    </w:p>
    <w:p>
      <w:pPr>
        <w:pStyle w:val="BodyText"/>
      </w:pPr>
      <w:ins w:id="3550" w:author="PR Preview" w:date="2026-01-01T00:00:00Z">
        <w:r>
          <w:rPr>
            <w:b/>
            <w:bCs/>
          </w:rPr>
          <w:t xml:space="preserve">Theorem 30 (An independent list in a subspace has at most</w:t>
        </w:r>
      </w:ins>
      <w:ins w:id="3551" w:author="PR Preview" w:date="2026-01-01T00:00:00Z">
        <w:r>
          <w:rPr>
            <w:b/>
            <w:bCs/>
          </w:rPr>
          <w:t xml:space="preserve"> </w:t>
        </w:r>
      </w:ins>
      <m:oMath>
        <m:r>
          <m:rPr>
            <m:sty m:val="p"/>
          </m:rPr>
          <m:t>dim</m:t>
        </m:r>
      </m:oMath>
      <w:ins w:id="3552" w:author="PR Preview" w:date="2026-01-01T00:00:00Z">
        <w:r>
          <w:rPr>
            <w:b/>
            <w:bCs/>
          </w:rPr>
          <w:t xml:space="preserve"> </w:t>
        </w:r>
      </w:ins>
      <w:ins w:id="3553" w:author="PR Preview" w:date="2026-01-01T00:00:00Z">
        <w:r>
          <w:rPr>
            <w:b/>
            <w:bCs/>
          </w:rPr>
          <w:t xml:space="preserve">vectors)</w:t>
        </w:r>
      </w:ins>
      <w:ins w:id="3554" w:author="PR Preview" w:date="2026-01-01T00:00:00Z">
        <w:r>
          <w:t xml:space="preserve"> </w:t>
        </w:r>
      </w:ins>
      <w:ins w:id="3555" w:author="PR Preview" w:date="2026-01-01T00:00:00Z">
        <w:r>
          <w:t xml:space="preserve">Let</w:t>
        </w:r>
      </w:ins>
      <w:ins w:id="3556" w:author="PR Preview" w:date="2026-01-01T00:00:00Z">
        <w:r>
          <w:t xml:space="preserve"> </w:t>
        </w:r>
      </w:ins>
      <m:oMath>
        <m:r>
          <m:rPr>
            <m:scr m:val="script"/>
            <m:sty m:val="p"/>
          </m:rPr>
          <m:t>S</m:t>
        </m:r>
      </m:oMath>
      <w:ins w:id="3557" w:author="PR Preview" w:date="2026-01-01T00:00:00Z">
        <w:r>
          <w:t xml:space="preserve"> </w:t>
        </w:r>
      </w:ins>
      <w:ins w:id="3558" w:author="PR Preview" w:date="2026-01-01T00:00:00Z">
        <w:r>
          <w:t xml:space="preserve">be a subspace of</w:t>
        </w:r>
      </w:ins>
      <w:ins w:id="3559" w:author="PR Preview" w:date="2026-01-01T00:00:00Z">
        <w:r>
          <w:t xml:space="preserve"> </w:t>
        </w:r>
      </w:ins>
      <m:oMath>
        <m:sSup>
          <m:e>
            <m:r>
              <m:rPr>
                <m:scr m:val="double-struck"/>
                <m:sty m:val="p"/>
              </m:rPr>
              <m:t>R</m:t>
            </m:r>
          </m:e>
          <m:sup>
            <m:r>
              <m:t>p</m:t>
            </m:r>
          </m:sup>
        </m:sSup>
      </m:oMath>
      <w:ins w:id="3560" w:author="PR Preview" w:date="2026-01-01T00:00:00Z">
        <w:r>
          <w:t xml:space="preserve"> </w:t>
        </w:r>
      </w:ins>
      <w:ins w:id="3561" w:author="PR Preview" w:date="2026-01-01T00:00:00Z">
        <w:r>
          <w:t xml:space="preserve">with</w:t>
        </w:r>
      </w:ins>
      <w:ins w:id="3562" w:author="PR Preview" w:date="2026-01-01T00:00:00Z">
        <w:r>
          <w:t xml:space="preserve"> </w:t>
        </w:r>
      </w:ins>
      <m:oMath>
        <m:r>
          <m:rPr>
            <m:sty m:val="p"/>
          </m:rPr>
          <m:t>dim</m:t>
        </m:r>
        <m:r>
          <m:rPr>
            <m:sty m:val="p"/>
          </m:rPr>
          <m:t>(</m:t>
        </m:r>
        <m:r>
          <m:rPr>
            <m:scr m:val="script"/>
            <m:sty m:val="p"/>
          </m:rPr>
          <m:t>S</m:t>
        </m:r>
        <m:r>
          <m:rPr>
            <m:sty m:val="p"/>
          </m:rPr>
          <m:t>)</m:t>
        </m:r>
        <m:r>
          <m:rPr>
            <m:sty m:val="p"/>
          </m:rPr>
          <m:t>=</m:t>
        </m:r>
        <m:r>
          <m:t>d</m:t>
        </m:r>
      </m:oMath>
      <w:ins w:id="3563" w:author="PR Preview" w:date="2026-01-01T00:00:00Z">
        <w:r>
          <w:t xml:space="preserve"> </w:t>
        </w:r>
      </w:ins>
      <w:ins w:id="3564" w:author="PR Preview" w:date="2026-01-01T00:00:00Z">
        <w:r>
          <w:t xml:space="preserve">(</w:t>
        </w:r>
      </w:ins>
      <w:hyperlink w:anchor="def-dimension">
        <w:ins w:id="3565" w:author="PR Preview" w:date="2026-01-01T00:00:00Z">
          <w:r>
            <w:rPr>
              <w:rStyle w:val="Hyperlink"/>
            </w:rPr>
            <w:t xml:space="preserve">Definition 51</w:t>
          </w:r>
        </w:ins>
      </w:hyperlink>
      <w:ins w:id="3566" w:author="PR Preview" w:date="2026-01-01T00:00:00Z">
        <w:r>
          <w:t xml:space="preserve">).</w:t>
        </w:r>
      </w:ins>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del w:id="3567" w:author="PR Preview" w:date="2026-01-01T00:00:00Z">
        <w:r>
          <w:rPr>
            <w:i/>
            <w:iCs/>
          </w:rPr>
          <w:delText xml:space="preserve">Proof</w:delText>
        </w:r>
      </w:del>
      <w:del w:id="3568" w:author="PR Preview" w:date="2026-01-01T00:00:00Z">
        <w:r>
          <w:delText xml:space="preserve">. </w:delText>
        </w:r>
      </w:del>
      <w:del w:id="3569" w:author="PR Preview" w:date="2026-01-01T00:00:00Z">
        <w:r>
          <w:rPr>
            <w:b/>
            <w:bCs/>
          </w:rPr>
          <w:delText xml:space="preserve">Part 1.</w:delText>
        </w:r>
      </w:del>
      <w:del w:id="3570" w:author="PR Preview" w:date="2026-01-01T00:00:00Z">
        <w:r>
          <w:delText xml:space="preserve"> </w:delText>
        </w:r>
      </w:del>
      <w:del w:id="3571" w:author="PR Preview" w:date="2026-01-01T00:00:00Z">
        <w:r>
          <w:delText xml:space="preserve">If</w:delText>
        </w:r>
      </w:del>
      <w:del w:id="3572" w:author="PR Preview" w:date="2026-01-01T00:00:00Z">
        <w:r>
          <w:delText xml:space="preserve"> </w:delText>
        </w:r>
      </w:del>
      <m:oMath>
        <m:r>
          <m:t>d</m:t>
        </m:r>
        <m:r>
          <m:rPr>
            <m:sty m:val="p"/>
          </m:rPr>
          <m:t>=</m:t>
        </m:r>
        <m:r>
          <m:t>0</m:t>
        </m:r>
      </m:oMath>
      <w:del w:id="3573" w:author="PR Preview" w:date="2026-01-01T00:00:00Z">
        <w:r>
          <w:delText xml:space="preserve">, then</w:delText>
        </w:r>
      </w:del>
      <w:del w:id="3574" w:author="PR Preview" w:date="2026-01-01T00:00:00Z">
        <w:r>
          <w:delText xml:space="preserve"> </w:delText>
        </w:r>
      </w:del>
      <w:del w:id="3575" w:author="PR Preview" w:date="2026-01-01T00:00:00Z">
        <w:r>
          <w:delText xml:space="preserve">$\mathcal{S} = \mathopen{}\left\{\mathord{\smash[b]{\underset{\raise.3ex\hbox{$\scriptstyle\sim$}}{0}}\vphantom{0}}\right\}\mathclose{}$</w:delText>
        </w:r>
      </w:del>
      <w:del w:id="3576" w:author="PR Preview" w:date="2026-01-01T00:00:00Z">
        <w:r>
          <w:delText xml:space="preserve">,</w:delText>
        </w:r>
      </w:del>
      <w:del w:id="3577" w:author="PR Preview" w:date="2026-01-01T00:00:00Z">
        <w:r>
          <w:delText xml:space="preserve"> </w:delText>
        </w:r>
      </w:del>
      <w:del w:id="3578" w:author="PR Preview" w:date="2026-01-01T00:00:00Z">
        <w:r>
          <w:delText xml:space="preserve">so every vector in a nonempty list from</w:delText>
        </w:r>
      </w:del>
      <w:del w:id="3579" w:author="PR Preview" w:date="2026-01-01T00:00:00Z">
        <w:r>
          <w:delText xml:space="preserve"> </w:delText>
        </w:r>
      </w:del>
      <m:oMath>
        <m:r>
          <m:rPr>
            <m:scr m:val="script"/>
            <m:sty m:val="p"/>
          </m:rPr>
          <m:t>S</m:t>
        </m:r>
      </m:oMath>
      <w:del w:id="3580" w:author="PR Preview" w:date="2026-01-01T00:00:00Z">
        <w:r>
          <w:delText xml:space="preserve"> </w:delText>
        </w:r>
      </w:del>
      <w:del w:id="3581" w:author="PR Preview" w:date="2026-01-01T00:00:00Z">
        <w:r>
          <w:delText xml:space="preserve">is</w:delText>
        </w:r>
      </w:del>
      <w:del w:id="3582" w:author="PR Preview" w:date="2026-01-01T00:00:00Z">
        <w:r>
          <w:delText xml:space="preserve"> </w:delText>
        </w:r>
      </w:del>
      <w:del w:id="3583" w:author="PR Preview" w:date="2026-01-01T00:00:00Z">
        <w:r>
          <w:delText xml:space="preserve">$\mathord{\smash[b]{\underset{\raise.3ex\hbox{$\scriptstyle\sim$}}{0}}\vphantom{0}}$</w:delText>
        </w:r>
      </w:del>
      <w:del w:id="3584" w:author="PR Preview" w:date="2026-01-01T00:00:00Z">
        <w:r>
          <w:delText xml:space="preserve">,</w:delText>
        </w:r>
      </w:del>
      <w:del w:id="3585" w:author="PR Preview" w:date="2026-01-01T00:00:00Z">
        <w:r>
          <w:delText xml:space="preserve"> </w:delText>
        </w:r>
      </w:del>
      <w:del w:id="3586" w:author="PR Preview" w:date="2026-01-01T00:00:00Z">
        <w:r>
          <w:delText xml:space="preserve">and</w:delText>
        </w:r>
      </w:del>
      <w:del w:id="3587" w:author="PR Preview" w:date="2026-01-01T00:00:00Z">
        <w:r>
          <w:delText xml:space="preserve"> </w:delText>
        </w:r>
      </w:del>
      <w:del w:id="3588" w:author="PR Preview" w:date="2026-01-01T00:00:00Z">
        <w:r>
          <w:delText xml:space="preserve">$1 \cdot\mathord{\smash[b]{\underset{\raise.3ex\hbox{$\scriptstyle\sim$}}{0}}\vphantom{0}}= \mathord{\smash[b]{\underset{\raise.3ex\hbox{$\scriptstyle\sim$}}{0}}\vphantom{0}}$</w:delText>
        </w:r>
      </w:del>
      <w:del w:id="3589" w:author="PR Preview" w:date="2026-01-01T00:00:00Z">
        <w:r>
          <w:delText xml:space="preserve"> </w:delText>
        </w:r>
      </w:del>
      <w:del w:id="3590" w:author="PR Preview" w:date="2026-01-01T00:00:00Z">
        <w:r>
          <w:delText xml:space="preserve">shows the list is not linearly independent;</w:delText>
        </w:r>
      </w:del>
      <w:del w:id="3591" w:author="PR Preview" w:date="2026-01-01T00:00:00Z">
        <w:r>
          <w:delText xml:space="preserve"> </w:delText>
        </w:r>
      </w:del>
      <w:del w:id="3592" w:author="PR Preview" w:date="2026-01-01T00:00:00Z">
        <w:r>
          <w:delText xml:space="preserve">only the empty list, with</w:delText>
        </w:r>
      </w:del>
      <w:del w:id="3593" w:author="PR Preview" w:date="2026-01-01T00:00:00Z">
        <w:r>
          <w:delText xml:space="preserve"> </w:delText>
        </w:r>
      </w:del>
      <m:oMath>
        <m:r>
          <m:t>0</m:t>
        </m:r>
        <m:r>
          <m:rPr>
            <m:sty m:val="p"/>
          </m:rPr>
          <m:t>=</m:t>
        </m:r>
        <m:r>
          <m:t>d</m:t>
        </m:r>
      </m:oMath>
      <w:del w:id="3594" w:author="PR Preview" w:date="2026-01-01T00:00:00Z">
        <w:r>
          <w:delText xml:space="preserve"> </w:delText>
        </w:r>
      </w:del>
      <w:del w:id="3595" w:author="PR Preview" w:date="2026-01-01T00:00:00Z">
        <w:r>
          <w:delText xml:space="preserve">vectors, is.</w:delText>
        </w:r>
      </w:del>
      <w:del w:id="3596" w:author="PR Preview" w:date="2026-01-01T00:00:00Z">
        <w:r>
          <w:delText xml:space="preserve"> </w:delText>
        </w:r>
      </w:del>
      <w:del w:id="3597" w:author="PR Preview" w:date="2026-01-01T00:00:00Z">
        <w:r>
          <w:delText xml:space="preserve">Now let</w:delText>
        </w:r>
      </w:del>
      <w:del w:id="3598" w:author="PR Preview" w:date="2026-01-01T00:00:00Z">
        <w:r>
          <w:delText xml:space="preserve"> </w:delText>
        </w:r>
      </w:del>
      <m:oMath>
        <m:r>
          <m:t>d</m:t>
        </m:r>
        <m:r>
          <m:rPr>
            <m:sty m:val="p"/>
          </m:rPr>
          <m:t>≥</m:t>
        </m:r>
        <m:r>
          <m:t>1</m:t>
        </m:r>
      </m:oMath>
      <w:del w:id="3599" w:author="PR Preview" w:date="2026-01-01T00:00:00Z">
        <w:r>
          <w:delText xml:space="preserve">, and</w:delText>
        </w:r>
      </w:del>
      <w:del w:id="3600" w:author="PR Preview" w:date="2026-01-01T00:00:00Z">
        <w:r>
          <w:delText xml:space="preserve"> </w:delText>
        </w:r>
      </w:del>
      <w:del w:id="3601" w:author="PR Preview" w:date="2026-01-01T00:00:00Z">
        <w:r>
          <w:delText xml:space="preserve">let</w:delText>
        </w:r>
      </w:del>
      <w:del w:id="3602" w:author="PR Preview" w:date="2026-01-01T00:00:00Z">
        <w:r>
          <w:delText xml:space="preserve"> </w:delText>
        </w:r>
      </w:del>
      <w:del w:id="3603" w:author="PR Preview" w:date="2026-01-01T00:00:00Z">
        <w:r>
          <w:delText xml:space="preserve">$\mathord{\smash[b]{\underset{\raise.3ex\hbox{$\scriptstyle\sim$}}{a}}\vphantom{a}}_1, \ldots, \mathord{\smash[b]{\underset{\raise.3ex\hbox{$\scriptstyle\sim$}}{a}}\vphantom{a}}_d$</w:delText>
        </w:r>
      </w:del>
      <w:del w:id="3604" w:author="PR Preview" w:date="2026-01-01T00:00:00Z">
        <w:r>
          <w:delText xml:space="preserve"> </w:delText>
        </w:r>
      </w:del>
      <w:del w:id="3605" w:author="PR Preview" w:date="2026-01-01T00:00:00Z">
        <w:r>
          <w:delText xml:space="preserve">be a basis of</w:delText>
        </w:r>
      </w:del>
      <w:del w:id="3606" w:author="PR Preview" w:date="2026-01-01T00:00:00Z">
        <w:r>
          <w:delText xml:space="preserve"> </w:delText>
        </w:r>
      </w:del>
      <m:oMath>
        <m:r>
          <m:rPr>
            <m:scr m:val="script"/>
            <m:sty m:val="p"/>
          </m:rPr>
          <m:t>S</m:t>
        </m:r>
      </m:oMath>
      <w:del w:id="3607" w:author="PR Preview" w:date="2026-01-01T00:00:00Z">
        <w:r>
          <w:delText xml:space="preserve">,</w:delText>
        </w:r>
      </w:del>
      <w:del w:id="3608" w:author="PR Preview" w:date="2026-01-01T00:00:00Z">
        <w:r>
          <w:delText xml:space="preserve"> </w:delText>
        </w:r>
      </w:del>
      <w:del w:id="3609" w:author="PR Preview" w:date="2026-01-01T00:00:00Z">
        <w:r>
          <w:delText xml:space="preserve">and let</w:delText>
        </w:r>
      </w:del>
      <w:del w:id="3610" w:author="PR Preview" w:date="2026-01-01T00:00:00Z">
        <w:r>
          <w:delText xml:space="preserve"> </w:delText>
        </w:r>
      </w:del>
      <w:del w:id="3611" w:author="PR Preview" w:date="2026-01-01T00:00:00Z">
        <w:r>
          <w:delText xml:space="preserve">$\mathord{\smash[b]{\underset{\raise.3ex\hbox{$\scriptstyle\sim$}}{u}}\vphantom{u}}_1, \ldots, \mathord{\smash[b]{\underset{\raise.3ex\hbox{$\scriptstyle\sim$}}{u}}\vphantom{u}}_k \in \mathcal{S}$</w:delText>
        </w:r>
      </w:del>
      <w:del w:id="3612" w:author="PR Preview" w:date="2026-01-01T00:00:00Z">
        <w:r>
          <w:delText xml:space="preserve"> </w:delText>
        </w:r>
      </w:del>
      <w:del w:id="3613" w:author="PR Preview" w:date="2026-01-01T00:00:00Z">
        <w:r>
          <w:delText xml:space="preserve">be linearly independent.</w:delText>
        </w:r>
      </w:del>
      <w:del w:id="3614" w:author="PR Preview" w:date="2026-01-01T00:00:00Z">
        <w:r>
          <w:delText xml:space="preserve"> </w:delText>
        </w:r>
      </w:del>
      <w:del w:id="3615" w:author="PR Preview" w:date="2026-01-01T00:00:00Z">
        <w:r>
          <w:delText xml:space="preserve">Each</w:delText>
        </w:r>
      </w:del>
      <w:del w:id="3616" w:author="PR Preview" w:date="2026-01-01T00:00:00Z">
        <w:r>
          <w:delText xml:space="preserve"> </w:delText>
        </w:r>
      </w:del>
      <w:del w:id="3617" w:author="PR Preview" w:date="2026-01-01T00:00:00Z">
        <w:r>
          <w:delText xml:space="preserve">$\mathord{\smash[b]{\underset{\raise.3ex\hbox{$\scriptstyle\sim$}}{u}}\vphantom{u}}_j$</w:delText>
        </w:r>
      </w:del>
      <w:del w:id="3618" w:author="PR Preview" w:date="2026-01-01T00:00:00Z">
        <w:r>
          <w:delText xml:space="preserve"> </w:delText>
        </w:r>
      </w:del>
      <w:del w:id="3619" w:author="PR Preview" w:date="2026-01-01T00:00:00Z">
        <w:r>
          <w:delText xml:space="preserve">is in</w:delText>
        </w:r>
      </w:del>
      <w:del w:id="3620" w:author="PR Preview" w:date="2026-01-01T00:00:00Z">
        <w:r>
          <w:delText xml:space="preserve"> </w:delText>
        </w:r>
      </w:del>
      <m:oMath>
        <m:r>
          <m:rPr>
            <m:scr m:val="script"/>
            <m:sty m:val="p"/>
          </m:rPr>
          <m:t>S</m:t>
        </m:r>
      </m:oMath>
      <w:del w:id="3621" w:author="PR Preview" w:date="2026-01-01T00:00:00Z">
        <w:r>
          <w:delText xml:space="preserve">,</w:delText>
        </w:r>
      </w:del>
      <w:del w:id="3622" w:author="PR Preview" w:date="2026-01-01T00:00:00Z">
        <w:r>
          <w:delText xml:space="preserve"> </w:delText>
        </w:r>
      </w:del>
      <w:del w:id="3623" w:author="PR Preview" w:date="2026-01-01T00:00:00Z">
        <w:r>
          <w:delText xml:space="preserve">so</w:delText>
        </w:r>
      </w:del>
      <w:del w:id="3624" w:author="PR Preview" w:date="2026-01-01T00:00:00Z">
        <w:r>
          <w:delText xml:space="preserve"> </w:delText>
        </w:r>
      </w:del>
      <w:del w:id="3625" w:author="PR Preview" w:date="2026-01-01T00:00:00Z">
        <w:r>
          <w:delText xml:space="preserve">$\mathord{\smash[b]{\underset{\raise.3ex\hbox{$\scriptstyle\sim$}}{u}}\vphantom{u}}_j = c_{1j} \mathord{\smash[b]{\underset{\raise.3ex\hbox{$\scriptstyle\sim$}}{a}}\vphantom{a}}_1 + \cdots + c_{dj} \mathord{\smash[b]{\underset{\raise.3ex\hbox{$\scriptstyle\sim$}}{a}}\vphantom{a}}_d$</w:delText>
        </w:r>
      </w:del>
      <w:del w:id="3626" w:author="PR Preview" w:date="2026-01-01T00:00:00Z">
        <w:r>
          <w:delText xml:space="preserve"> </w:delText>
        </w:r>
      </w:del>
      <w:del w:id="3627" w:author="PR Preview" w:date="2026-01-01T00:00:00Z">
        <w:r>
          <w:delText xml:space="preserve">for some coordinate vector</w:delText>
        </w:r>
      </w:del>
      <w:del w:id="3628" w:author="PR Preview" w:date="2026-01-01T00:00:00Z">
        <w:r>
          <w:delText xml:space="preserve"> </w:delText>
        </w:r>
      </w:del>
      <w:del w:id="3629" w:author="PR Preview" w:date="2026-01-01T00:00:00Z">
        <w:r>
          <w:delText xml:space="preserve">$\mathord{\smash[b]{\underset{\raise.3ex\hbox{$\scriptstyle\sim$}}{c}}\vphantom{c}}_j = (c_{1j}, \ldots, c_{dj}) \in \mathbb{R}^d$</w:delText>
        </w:r>
      </w:del>
      <w:del w:id="3630" w:author="PR Preview" w:date="2026-01-01T00:00:00Z">
        <w:r>
          <w:delText xml:space="preserve">.</w:delText>
        </w:r>
      </w:del>
      <w:del w:id="3631" w:author="PR Preview" w:date="2026-01-01T00:00:00Z">
        <w:r>
          <w:delText xml:space="preserve"> </w:delText>
        </w:r>
      </w:del>
      <w:del w:id="3632" w:author="PR Preview" w:date="2026-01-01T00:00:00Z">
        <w:r>
          <w:delText xml:space="preserve">Suppose</w:delText>
        </w:r>
      </w:del>
      <w:del w:id="3633" w:author="PR Preview" w:date="2026-01-01T00:00:00Z">
        <w:r>
          <w:delText xml:space="preserve"> </w:delText>
        </w:r>
      </w:del>
      <m:oMath>
        <m:r>
          <m:t>k</m:t>
        </m:r>
        <m:r>
          <m:rPr>
            <m:sty m:val="p"/>
          </m:rPr>
          <m:t>&gt;</m:t>
        </m:r>
        <m:r>
          <m:t>d</m:t>
        </m:r>
      </m:oMath>
      <w:del w:id="3634" w:author="PR Preview" w:date="2026-01-01T00:00:00Z">
        <w:r>
          <w:delText xml:space="preserve">.</w:delText>
        </w:r>
      </w:del>
      <w:del w:id="3635" w:author="PR Preview" w:date="2026-01-01T00:00:00Z">
        <w:r>
          <w:delText xml:space="preserve"> </w:delText>
        </w:r>
      </w:del>
      <w:del w:id="3636" w:author="PR Preview" w:date="2026-01-01T00:00:00Z">
        <w:r>
          <w:delText xml:space="preserve">Then</w:delText>
        </w:r>
      </w:del>
      <w:del w:id="3637" w:author="PR Preview" w:date="2026-01-01T00:00:00Z">
        <w:r>
          <w:delText xml:space="preserve"> </w:delText>
        </w:r>
      </w:del>
      <w:del w:id="3638" w:author="PR Preview" w:date="2026-01-01T00:00:00Z">
        <w:r>
          <w:delText xml:space="preserve">$\mathord{\smash[b]{\underset{\raise.3ex\hbox{$\scriptstyle\sim$}}{c}}\vphantom{c}}_1, \ldots, \mathord{\smash[b]{\underset{\raise.3ex\hbox{$\scriptstyle\sim$}}{c}}\vphantom{c}}_k$</w:delText>
        </w:r>
      </w:del>
      <w:del w:id="3639" w:author="PR Preview" w:date="2026-01-01T00:00:00Z">
        <w:r>
          <w:delText xml:space="preserve"> </w:delText>
        </w:r>
      </w:del>
      <w:del w:id="3640" w:author="PR Preview" w:date="2026-01-01T00:00:00Z">
        <w:r>
          <w:delText xml:space="preserve">are</w:delText>
        </w:r>
      </w:del>
      <w:del w:id="3641" w:author="PR Preview" w:date="2026-01-01T00:00:00Z">
        <w:r>
          <w:delText xml:space="preserve"> </w:delText>
        </w:r>
      </w:del>
      <m:oMath>
        <m:r>
          <m:t>k</m:t>
        </m:r>
        <m:r>
          <m:rPr>
            <m:sty m:val="p"/>
          </m:rPr>
          <m:t>&gt;</m:t>
        </m:r>
        <m:r>
          <m:t>d</m:t>
        </m:r>
      </m:oMath>
      <w:del w:id="3642" w:author="PR Preview" w:date="2026-01-01T00:00:00Z">
        <w:r>
          <w:delText xml:space="preserve"> </w:delText>
        </w:r>
      </w:del>
      <w:del w:id="3643" w:author="PR Preview" w:date="2026-01-01T00:00:00Z">
        <w:r>
          <w:delText xml:space="preserve">vectors in</w:delText>
        </w:r>
      </w:del>
      <w:del w:id="3644" w:author="PR Preview" w:date="2026-01-01T00:00:00Z">
        <w:r>
          <w:delText xml:space="preserve"> </w:delText>
        </w:r>
      </w:del>
      <m:oMath>
        <m:sSup>
          <m:e>
            <m:r>
              <m:rPr>
                <m:scr m:val="double-struck"/>
                <m:sty m:val="p"/>
              </m:rPr>
              <m:t>R</m:t>
            </m:r>
          </m:e>
          <m:sup>
            <m:r>
              <m:t>d</m:t>
            </m:r>
          </m:sup>
        </m:sSup>
      </m:oMath>
      <w:del w:id="3645" w:author="PR Preview" w:date="2026-01-01T00:00:00Z">
        <w:r>
          <w:delText xml:space="preserve">,</w:delText>
        </w:r>
      </w:del>
      <w:del w:id="3646" w:author="PR Preview" w:date="2026-01-01T00:00:00Z">
        <w:r>
          <w:delText xml:space="preserve"> </w:delText>
        </w:r>
      </w:del>
      <w:del w:id="3647" w:author="PR Preview" w:date="2026-01-01T00:00:00Z">
        <w:r>
          <w:delText xml:space="preserve">so some</w:delText>
        </w:r>
      </w:del>
      <w:del w:id="3648"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3649" w:author="PR Preview" w:date="2026-01-01T00:00:00Z">
        <w:r>
          <w:delText xml:space="preserve">, not all zero,</w:delText>
        </w:r>
      </w:del>
      <w:del w:id="3650" w:author="PR Preview" w:date="2026-01-01T00:00:00Z">
        <w:r>
          <w:delText xml:space="preserve"> </w:delText>
        </w:r>
      </w:del>
      <w:del w:id="3651" w:author="PR Preview" w:date="2026-01-01T00:00:00Z">
        <w:r>
          <w:delText xml:space="preserve">satisfy</w:delText>
        </w:r>
      </w:del>
      <w:del w:id="3652" w:author="PR Preview" w:date="2026-01-01T00:00:00Z">
        <w:r>
          <w:delText xml:space="preserve"> </w:delText>
        </w:r>
      </w:del>
      <w:del w:id="3653" w:author="PR Preview" w:date="2026-01-01T00:00:00Z">
        <w:r>
          <w:delText xml:space="preserve">$x_1 \mathord{\smash[b]{\underset{\raise.3ex\hbox{$\scriptstyle\sim$}}{c}}\vphantom{c}}_1 + \cdots + x_k \mathord{\smash[b]{\underset{\raise.3ex\hbox{$\scriptstyle\sim$}}{c}}\vphantom{c}}_k = \mathord{\smash[b]{\underset{\raise.3ex\hbox{$\scriptstyle\sim$}}{0}}\vphantom{0}}_d$</w:delText>
        </w:r>
      </w:del>
      <w:del w:id="3654" w:author="PR Preview" w:date="2026-01-01T00:00:00Z">
        <w:r>
          <w:delText xml:space="preserve"> </w:delText>
        </w:r>
      </w:del>
      <w:del w:id="3655" w:author="PR Preview" w:date="2026-01-01T00:00:00Z">
        <w:r>
          <w:delText xml:space="preserve">(</w:delText>
        </w:r>
      </w:del>
      <w:hyperlink w:anchor="thm-many-vectors-dependent">
        <w:del w:id="3656" w:author="PR Preview" w:date="2026-01-01T00:00:00Z">
          <w:r>
            <w:rPr>
              <w:rStyle w:val="Hyperlink"/>
            </w:rPr>
            <w:delText xml:space="preserve">Theorem 26</w:delText>
          </w:r>
        </w:del>
      </w:hyperlink>
      <w:del w:id="3657" w:author="PR Preview" w:date="2026-01-01T00:00:00Z">
        <w:r>
          <w:delText xml:space="preserve">);</w:delText>
        </w:r>
      </w:del>
      <w:del w:id="3658" w:author="PR Preview" w:date="2026-01-01T00:00:00Z">
        <w:r>
          <w:delText xml:space="preserve"> </w:delText>
        </w:r>
      </w:del>
      <w:del w:id="3659" w:author="PR Preview" w:date="2026-01-01T00:00:00Z">
        <w:r>
          <w:delText xml:space="preserve">entry</w:delText>
        </w:r>
      </w:del>
      <w:del w:id="3660" w:author="PR Preview" w:date="2026-01-01T00:00:00Z">
        <w:r>
          <w:delText xml:space="preserve"> </w:delText>
        </w:r>
      </w:del>
      <m:oMath>
        <m:r>
          <m:t>i</m:t>
        </m:r>
      </m:oMath>
      <w:del w:id="3661" w:author="PR Preview" w:date="2026-01-01T00:00:00Z">
        <w:r>
          <w:delText xml:space="preserve"> </w:delText>
        </w:r>
      </w:del>
      <w:del w:id="3662" w:author="PR Preview" w:date="2026-01-01T00:00:00Z">
        <w:r>
          <w:delText xml:space="preserve">of that equation says</w:delText>
        </w:r>
      </w:del>
      <w:del w:id="3663"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3664" w:author="PR Preview" w:date="2026-01-01T00:00:00Z">
        <w:r>
          <w:delText xml:space="preserve">.</w:delText>
        </w:r>
      </w:del>
      <w:del w:id="3665" w:author="PR Preview" w:date="2026-01-01T00:00:00Z">
        <w:r>
          <w:delText xml:space="preserve"> </w:delText>
        </w:r>
      </w:del>
      <w:del w:id="3666" w:author="PR Preview" w:date="2026-01-01T00:00:00Z">
        <w:r>
          <w:delText xml:space="preserve">Then</w:delText>
        </w:r>
      </w:del>
    </w:p>
    <w:p>
      <w:pPr>
        <w:pStyle w:val="FirstParagraph"/>
      </w:pPr>
      <w:ins w:id="3667" w:author="PR Preview" w:date="2026-01-01T00:00:00Z">
        <w:r>
          <w:rPr>
            <w:i/>
            <w:iCs/>
          </w:rPr>
          <w:t xml:space="preserve">Proof</w:t>
        </w:r>
      </w:ins>
      <w:ins w:id="3668" w:author="PR Preview" w:date="2026-01-01T00:00:00Z">
        <w:r>
          <w:t xml:space="preserve">. </w:t>
        </w:r>
      </w:ins>
      <w:ins w:id="3669" w:author="PR Preview" w:date="2026-01-01T00:00:00Z">
        <w:r>
          <w:rPr>
            <w:b/>
            <w:bCs/>
          </w:rPr>
          <w:t xml:space="preserve">Part 1.</w:t>
        </w:r>
      </w:ins>
      <w:ins w:id="3670" w:author="PR Preview" w:date="2026-01-01T00:00:00Z">
        <w:r>
          <w:t xml:space="preserve"> </w:t>
        </w:r>
      </w:ins>
      <w:ins w:id="3671" w:author="PR Preview" w:date="2026-01-01T00:00:00Z">
        <w:r>
          <w:t xml:space="preserve">If</w:t>
        </w:r>
      </w:ins>
      <w:ins w:id="3672" w:author="PR Preview" w:date="2026-01-01T00:00:00Z">
        <w:r>
          <w:t xml:space="preserve"> </w:t>
        </w:r>
      </w:ins>
      <m:oMath>
        <m:r>
          <m:t>d</m:t>
        </m:r>
        <m:r>
          <m:rPr>
            <m:sty m:val="p"/>
          </m:rPr>
          <m:t>=</m:t>
        </m:r>
        <m:r>
          <m:t>0</m:t>
        </m:r>
      </m:oMath>
      <w:ins w:id="3673" w:author="PR Preview" w:date="2026-01-01T00:00:00Z">
        <w:r>
          <w:t xml:space="preserve">, then</w:t>
        </w:r>
      </w:ins>
      <w:ins w:id="3674" w:author="PR Preview" w:date="2026-01-01T00:00:00Z">
        <w:r>
          <w:t xml:space="preserve"> </w:t>
        </w:r>
      </w:ins>
      <w:ins w:id="3675" w:author="PR Preview" w:date="2026-01-01T00:00:00Z">
        <w:r>
          <w:t xml:space="preserve">$\mathcal{S} = \mathopen{}\left\{\mathord{\smash[b]{\underset{\raise.3ex\hbox{$\scriptstyle\sim$}}{0}}\vphantom{0}}\right\}\mathclose{}$</w:t>
        </w:r>
      </w:ins>
      <w:ins w:id="3676" w:author="PR Preview" w:date="2026-01-01T00:00:00Z">
        <w:r>
          <w:t xml:space="preserve">,</w:t>
        </w:r>
      </w:ins>
      <w:ins w:id="3677" w:author="PR Preview" w:date="2026-01-01T00:00:00Z">
        <w:r>
          <w:t xml:space="preserve"> </w:t>
        </w:r>
      </w:ins>
      <w:ins w:id="3678" w:author="PR Preview" w:date="2026-01-01T00:00:00Z">
        <w:r>
          <w:t xml:space="preserve">so every vector in a nonempty list from</w:t>
        </w:r>
      </w:ins>
      <w:ins w:id="3679" w:author="PR Preview" w:date="2026-01-01T00:00:00Z">
        <w:r>
          <w:t xml:space="preserve"> </w:t>
        </w:r>
      </w:ins>
      <m:oMath>
        <m:r>
          <m:rPr>
            <m:scr m:val="script"/>
            <m:sty m:val="p"/>
          </m:rPr>
          <m:t>S</m:t>
        </m:r>
      </m:oMath>
      <w:ins w:id="3680" w:author="PR Preview" w:date="2026-01-01T00:00:00Z">
        <w:r>
          <w:t xml:space="preserve"> </w:t>
        </w:r>
      </w:ins>
      <w:ins w:id="3681" w:author="PR Preview" w:date="2026-01-01T00:00:00Z">
        <w:r>
          <w:t xml:space="preserve">is</w:t>
        </w:r>
      </w:ins>
      <w:ins w:id="3682" w:author="PR Preview" w:date="2026-01-01T00:00:00Z">
        <w:r>
          <w:t xml:space="preserve"> </w:t>
        </w:r>
      </w:ins>
      <w:ins w:id="3683" w:author="PR Preview" w:date="2026-01-01T00:00:00Z">
        <w:r>
          <w:t xml:space="preserve">$\mathord{\smash[b]{\underset{\raise.3ex\hbox{$\scriptstyle\sim$}}{0}}\vphantom{0}}$</w:t>
        </w:r>
      </w:ins>
      <w:ins w:id="3684" w:author="PR Preview" w:date="2026-01-01T00:00:00Z">
        <w:r>
          <w:t xml:space="preserve">,</w:t>
        </w:r>
      </w:ins>
      <w:ins w:id="3685" w:author="PR Preview" w:date="2026-01-01T00:00:00Z">
        <w:r>
          <w:t xml:space="preserve"> </w:t>
        </w:r>
      </w:ins>
      <w:ins w:id="3686" w:author="PR Preview" w:date="2026-01-01T00:00:00Z">
        <w:r>
          <w:t xml:space="preserve">and</w:t>
        </w:r>
      </w:ins>
      <w:ins w:id="3687" w:author="PR Preview" w:date="2026-01-01T00:00:00Z">
        <w:r>
          <w:t xml:space="preserve"> </w:t>
        </w:r>
      </w:ins>
      <w:ins w:id="3688" w:author="PR Preview" w:date="2026-01-01T00:00:00Z">
        <w:r>
          <w:t xml:space="preserve">$1 \cdot\mathord{\smash[b]{\underset{\raise.3ex\hbox{$\scriptstyle\sim$}}{0}}\vphantom{0}}= \mathord{\smash[b]{\underset{\raise.3ex\hbox{$\scriptstyle\sim$}}{0}}\vphantom{0}}$</w:t>
        </w:r>
      </w:ins>
      <w:ins w:id="3689" w:author="PR Preview" w:date="2026-01-01T00:00:00Z">
        <w:r>
          <w:t xml:space="preserve"> </w:t>
        </w:r>
      </w:ins>
      <w:ins w:id="3690" w:author="PR Preview" w:date="2026-01-01T00:00:00Z">
        <w:r>
          <w:t xml:space="preserve">shows the list is not linearly independent;</w:t>
        </w:r>
      </w:ins>
      <w:ins w:id="3691" w:author="PR Preview" w:date="2026-01-01T00:00:00Z">
        <w:r>
          <w:t xml:space="preserve"> </w:t>
        </w:r>
      </w:ins>
      <w:ins w:id="3692" w:author="PR Preview" w:date="2026-01-01T00:00:00Z">
        <w:r>
          <w:t xml:space="preserve">only the empty list, with</w:t>
        </w:r>
      </w:ins>
      <w:ins w:id="3693" w:author="PR Preview" w:date="2026-01-01T00:00:00Z">
        <w:r>
          <w:t xml:space="preserve"> </w:t>
        </w:r>
      </w:ins>
      <m:oMath>
        <m:r>
          <m:t>0</m:t>
        </m:r>
        <m:r>
          <m:rPr>
            <m:sty m:val="p"/>
          </m:rPr>
          <m:t>=</m:t>
        </m:r>
        <m:r>
          <m:t>d</m:t>
        </m:r>
      </m:oMath>
      <w:ins w:id="3694" w:author="PR Preview" w:date="2026-01-01T00:00:00Z">
        <w:r>
          <w:t xml:space="preserve"> </w:t>
        </w:r>
      </w:ins>
      <w:ins w:id="3695" w:author="PR Preview" w:date="2026-01-01T00:00:00Z">
        <w:r>
          <w:t xml:space="preserve">vectors, is.</w:t>
        </w:r>
      </w:ins>
      <w:ins w:id="3696" w:author="PR Preview" w:date="2026-01-01T00:00:00Z">
        <w:r>
          <w:t xml:space="preserve"> </w:t>
        </w:r>
      </w:ins>
      <w:ins w:id="3697" w:author="PR Preview" w:date="2026-01-01T00:00:00Z">
        <w:r>
          <w:t xml:space="preserve">Now let</w:t>
        </w:r>
      </w:ins>
      <w:ins w:id="3698" w:author="PR Preview" w:date="2026-01-01T00:00:00Z">
        <w:r>
          <w:t xml:space="preserve"> </w:t>
        </w:r>
      </w:ins>
      <m:oMath>
        <m:r>
          <m:t>d</m:t>
        </m:r>
        <m:r>
          <m:rPr>
            <m:sty m:val="p"/>
          </m:rPr>
          <m:t>≥</m:t>
        </m:r>
        <m:r>
          <m:t>1</m:t>
        </m:r>
      </m:oMath>
      <w:ins w:id="3699" w:author="PR Preview" w:date="2026-01-01T00:00:00Z">
        <w:r>
          <w:t xml:space="preserve">, and</w:t>
        </w:r>
      </w:ins>
      <w:ins w:id="3700" w:author="PR Preview" w:date="2026-01-01T00:00:00Z">
        <w:r>
          <w:t xml:space="preserve"> </w:t>
        </w:r>
      </w:ins>
      <w:ins w:id="3701" w:author="PR Preview" w:date="2026-01-01T00:00:00Z">
        <w:r>
          <w:t xml:space="preserve">let</w:t>
        </w:r>
      </w:ins>
      <w:ins w:id="3702" w:author="PR Preview" w:date="2026-01-01T00:00:00Z">
        <w:r>
          <w:t xml:space="preserve"> </w:t>
        </w:r>
      </w:ins>
      <w:ins w:id="3703" w:author="PR Preview" w:date="2026-01-01T00:00:00Z">
        <w:r>
          <w:t xml:space="preserve">$\mathord{\smash[b]{\underset{\raise.3ex\hbox{$\scriptstyle\sim$}}{a}}\vphantom{a}}_1, \ldots, \mathord{\smash[b]{\underset{\raise.3ex\hbox{$\scriptstyle\sim$}}{a}}\vphantom{a}}_d$</w:t>
        </w:r>
      </w:ins>
      <w:ins w:id="3704" w:author="PR Preview" w:date="2026-01-01T00:00:00Z">
        <w:r>
          <w:t xml:space="preserve"> </w:t>
        </w:r>
      </w:ins>
      <w:ins w:id="3705" w:author="PR Preview" w:date="2026-01-01T00:00:00Z">
        <w:r>
          <w:t xml:space="preserve">be a basis of</w:t>
        </w:r>
      </w:ins>
      <w:ins w:id="3706" w:author="PR Preview" w:date="2026-01-01T00:00:00Z">
        <w:r>
          <w:t xml:space="preserve"> </w:t>
        </w:r>
      </w:ins>
      <m:oMath>
        <m:r>
          <m:rPr>
            <m:scr m:val="script"/>
            <m:sty m:val="p"/>
          </m:rPr>
          <m:t>S</m:t>
        </m:r>
      </m:oMath>
      <w:ins w:id="3707" w:author="PR Preview" w:date="2026-01-01T00:00:00Z">
        <w:r>
          <w:t xml:space="preserve">,</w:t>
        </w:r>
      </w:ins>
      <w:ins w:id="3708" w:author="PR Preview" w:date="2026-01-01T00:00:00Z">
        <w:r>
          <w:t xml:space="preserve"> </w:t>
        </w:r>
      </w:ins>
      <w:ins w:id="3709" w:author="PR Preview" w:date="2026-01-01T00:00:00Z">
        <w:r>
          <w:t xml:space="preserve">and let</w:t>
        </w:r>
      </w:ins>
      <w:ins w:id="3710" w:author="PR Preview" w:date="2026-01-01T00:00:00Z">
        <w:r>
          <w:t xml:space="preserve"> </w:t>
        </w:r>
      </w:ins>
      <w:ins w:id="3711" w:author="PR Preview" w:date="2026-01-01T00:00:00Z">
        <w:r>
          <w:t xml:space="preserve">$\mathord{\smash[b]{\underset{\raise.3ex\hbox{$\scriptstyle\sim$}}{u}}\vphantom{u}}_1, \ldots, \mathord{\smash[b]{\underset{\raise.3ex\hbox{$\scriptstyle\sim$}}{u}}\vphantom{u}}_k \in \mathcal{S}$</w:t>
        </w:r>
      </w:ins>
      <w:ins w:id="3712" w:author="PR Preview" w:date="2026-01-01T00:00:00Z">
        <w:r>
          <w:t xml:space="preserve"> </w:t>
        </w:r>
      </w:ins>
      <w:ins w:id="3713" w:author="PR Preview" w:date="2026-01-01T00:00:00Z">
        <w:r>
          <w:t xml:space="preserve">be linearly independent.</w:t>
        </w:r>
      </w:ins>
      <w:ins w:id="3714" w:author="PR Preview" w:date="2026-01-01T00:00:00Z">
        <w:r>
          <w:t xml:space="preserve"> </w:t>
        </w:r>
      </w:ins>
      <w:ins w:id="3715" w:author="PR Preview" w:date="2026-01-01T00:00:00Z">
        <w:r>
          <w:t xml:space="preserve">Each</w:t>
        </w:r>
      </w:ins>
      <w:ins w:id="3716" w:author="PR Preview" w:date="2026-01-01T00:00:00Z">
        <w:r>
          <w:t xml:space="preserve"> </w:t>
        </w:r>
      </w:ins>
      <w:ins w:id="3717" w:author="PR Preview" w:date="2026-01-01T00:00:00Z">
        <w:r>
          <w:t xml:space="preserve">$\mathord{\smash[b]{\underset{\raise.3ex\hbox{$\scriptstyle\sim$}}{u}}\vphantom{u}}_j$</w:t>
        </w:r>
      </w:ins>
      <w:ins w:id="3718" w:author="PR Preview" w:date="2026-01-01T00:00:00Z">
        <w:r>
          <w:t xml:space="preserve"> </w:t>
        </w:r>
      </w:ins>
      <w:ins w:id="3719" w:author="PR Preview" w:date="2026-01-01T00:00:00Z">
        <w:r>
          <w:t xml:space="preserve">is in</w:t>
        </w:r>
      </w:ins>
      <w:ins w:id="3720" w:author="PR Preview" w:date="2026-01-01T00:00:00Z">
        <w:r>
          <w:t xml:space="preserve"> </w:t>
        </w:r>
      </w:ins>
      <m:oMath>
        <m:r>
          <m:rPr>
            <m:scr m:val="script"/>
            <m:sty m:val="p"/>
          </m:rPr>
          <m:t>S</m:t>
        </m:r>
      </m:oMath>
      <w:ins w:id="3721" w:author="PR Preview" w:date="2026-01-01T00:00:00Z">
        <w:r>
          <w:t xml:space="preserve">,</w:t>
        </w:r>
      </w:ins>
      <w:ins w:id="3722" w:author="PR Preview" w:date="2026-01-01T00:00:00Z">
        <w:r>
          <w:t xml:space="preserve"> </w:t>
        </w:r>
      </w:ins>
      <w:ins w:id="3723" w:author="PR Preview" w:date="2026-01-01T00:00:00Z">
        <w:r>
          <w:t xml:space="preserve">so</w:t>
        </w:r>
      </w:ins>
      <w:ins w:id="3724" w:author="PR Preview" w:date="2026-01-01T00:00:00Z">
        <w:r>
          <w:t xml:space="preserve"> </w:t>
        </w:r>
      </w:ins>
      <w:ins w:id="3725"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3726" w:author="PR Preview" w:date="2026-01-01T00:00:00Z">
        <w:r>
          <w:t xml:space="preserve"> </w:t>
        </w:r>
      </w:ins>
      <w:ins w:id="3727" w:author="PR Preview" w:date="2026-01-01T00:00:00Z">
        <w:r>
          <w:t xml:space="preserve">for some coordinate vector</w:t>
        </w:r>
      </w:ins>
      <w:ins w:id="3728" w:author="PR Preview" w:date="2026-01-01T00:00:00Z">
        <w:r>
          <w:t xml:space="preserve"> </w:t>
        </w:r>
      </w:ins>
      <w:ins w:id="3729" w:author="PR Preview" w:date="2026-01-01T00:00:00Z">
        <w:r>
          <w:t xml:space="preserve">$\mathord{\smash[b]{\underset{\raise.3ex\hbox{$\scriptstyle\sim$}}{c}}\vphantom{c}}_j = (c_{1j}, \ldots, c_{dj}) \in \mathbb{R}^d$</w:t>
        </w:r>
      </w:ins>
      <w:ins w:id="3730" w:author="PR Preview" w:date="2026-01-01T00:00:00Z">
        <w:r>
          <w:t xml:space="preserve">.</w:t>
        </w:r>
      </w:ins>
      <w:ins w:id="3731" w:author="PR Preview" w:date="2026-01-01T00:00:00Z">
        <w:r>
          <w:t xml:space="preserve"> </w:t>
        </w:r>
      </w:ins>
      <w:ins w:id="3732" w:author="PR Preview" w:date="2026-01-01T00:00:00Z">
        <w:r>
          <w:t xml:space="preserve">Suppose</w:t>
        </w:r>
      </w:ins>
      <w:ins w:id="3733" w:author="PR Preview" w:date="2026-01-01T00:00:00Z">
        <w:r>
          <w:t xml:space="preserve"> </w:t>
        </w:r>
      </w:ins>
      <m:oMath>
        <m:r>
          <m:t>k</m:t>
        </m:r>
        <m:r>
          <m:rPr>
            <m:sty m:val="p"/>
          </m:rPr>
          <m:t>&gt;</m:t>
        </m:r>
        <m:r>
          <m:t>d</m:t>
        </m:r>
      </m:oMath>
      <w:ins w:id="3734" w:author="PR Preview" w:date="2026-01-01T00:00:00Z">
        <w:r>
          <w:t xml:space="preserve">.</w:t>
        </w:r>
      </w:ins>
      <w:ins w:id="3735" w:author="PR Preview" w:date="2026-01-01T00:00:00Z">
        <w:r>
          <w:t xml:space="preserve"> </w:t>
        </w:r>
      </w:ins>
      <w:ins w:id="3736" w:author="PR Preview" w:date="2026-01-01T00:00:00Z">
        <w:r>
          <w:t xml:space="preserve">Then</w:t>
        </w:r>
      </w:ins>
      <w:ins w:id="3737" w:author="PR Preview" w:date="2026-01-01T00:00:00Z">
        <w:r>
          <w:t xml:space="preserve"> </w:t>
        </w:r>
      </w:ins>
      <w:ins w:id="3738" w:author="PR Preview" w:date="2026-01-01T00:00:00Z">
        <w:r>
          <w:t xml:space="preserve">$\mathord{\smash[b]{\underset{\raise.3ex\hbox{$\scriptstyle\sim$}}{c}}\vphantom{c}}_1, \ldots, \mathord{\smash[b]{\underset{\raise.3ex\hbox{$\scriptstyle\sim$}}{c}}\vphantom{c}}_k$</w:t>
        </w:r>
      </w:ins>
      <w:ins w:id="3739" w:author="PR Preview" w:date="2026-01-01T00:00:00Z">
        <w:r>
          <w:t xml:space="preserve"> </w:t>
        </w:r>
      </w:ins>
      <w:ins w:id="3740" w:author="PR Preview" w:date="2026-01-01T00:00:00Z">
        <w:r>
          <w:t xml:space="preserve">are</w:t>
        </w:r>
      </w:ins>
      <w:ins w:id="3741" w:author="PR Preview" w:date="2026-01-01T00:00:00Z">
        <w:r>
          <w:t xml:space="preserve"> </w:t>
        </w:r>
      </w:ins>
      <m:oMath>
        <m:r>
          <m:t>k</m:t>
        </m:r>
        <m:r>
          <m:rPr>
            <m:sty m:val="p"/>
          </m:rPr>
          <m:t>&gt;</m:t>
        </m:r>
        <m:r>
          <m:t>d</m:t>
        </m:r>
      </m:oMath>
      <w:ins w:id="3742" w:author="PR Preview" w:date="2026-01-01T00:00:00Z">
        <w:r>
          <w:t xml:space="preserve"> </w:t>
        </w:r>
      </w:ins>
      <w:ins w:id="3743" w:author="PR Preview" w:date="2026-01-01T00:00:00Z">
        <w:r>
          <w:t xml:space="preserve">vectors in</w:t>
        </w:r>
      </w:ins>
      <w:ins w:id="3744" w:author="PR Preview" w:date="2026-01-01T00:00:00Z">
        <w:r>
          <w:t xml:space="preserve"> </w:t>
        </w:r>
      </w:ins>
      <m:oMath>
        <m:sSup>
          <m:e>
            <m:r>
              <m:rPr>
                <m:scr m:val="double-struck"/>
                <m:sty m:val="p"/>
              </m:rPr>
              <m:t>R</m:t>
            </m:r>
          </m:e>
          <m:sup>
            <m:r>
              <m:t>d</m:t>
            </m:r>
          </m:sup>
        </m:sSup>
      </m:oMath>
      <w:ins w:id="3745" w:author="PR Preview" w:date="2026-01-01T00:00:00Z">
        <w:r>
          <w:t xml:space="preserve">,</w:t>
        </w:r>
      </w:ins>
      <w:ins w:id="3746" w:author="PR Preview" w:date="2026-01-01T00:00:00Z">
        <w:r>
          <w:t xml:space="preserve"> </w:t>
        </w:r>
      </w:ins>
      <w:ins w:id="3747" w:author="PR Preview" w:date="2026-01-01T00:00:00Z">
        <w:r>
          <w:t xml:space="preserve">so some</w:t>
        </w:r>
      </w:ins>
      <w:ins w:id="3748"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3749" w:author="PR Preview" w:date="2026-01-01T00:00:00Z">
        <w:r>
          <w:t xml:space="preserve">, not all zero,</w:t>
        </w:r>
      </w:ins>
      <w:ins w:id="3750" w:author="PR Preview" w:date="2026-01-01T00:00:00Z">
        <w:r>
          <w:t xml:space="preserve"> </w:t>
        </w:r>
      </w:ins>
      <w:ins w:id="3751" w:author="PR Preview" w:date="2026-01-01T00:00:00Z">
        <w:r>
          <w:t xml:space="preserve">satisfy</w:t>
        </w:r>
      </w:ins>
      <w:ins w:id="3752" w:author="PR Preview" w:date="2026-01-01T00:00:00Z">
        <w:r>
          <w:t xml:space="preserve"> </w:t>
        </w:r>
      </w:ins>
      <w:ins w:id="3753" w:author="PR Preview" w:date="2026-01-01T00:00:00Z">
        <w:r>
          <w:t xml:space="preserve">$x_1 \mathord{\smash[b]{\underset{\raise.3ex\hbox{$\scriptstyle\sim$}}{c}}\vphantom{c}}_1 + \cdots + x_k \mathord{\smash[b]{\underset{\raise.3ex\hbox{$\scriptstyle\sim$}}{c}}\vphantom{c}}_k = \mathord{\smash[b]{\underset{\raise.3ex\hbox{$\scriptstyle\sim$}}{0}}\vphantom{0}}_d$</w:t>
        </w:r>
      </w:ins>
      <w:ins w:id="3754" w:author="PR Preview" w:date="2026-01-01T00:00:00Z">
        <w:r>
          <w:t xml:space="preserve"> </w:t>
        </w:r>
      </w:ins>
      <w:ins w:id="3755" w:author="PR Preview" w:date="2026-01-01T00:00:00Z">
        <w:r>
          <w:t xml:space="preserve">(</w:t>
        </w:r>
      </w:ins>
      <w:hyperlink w:anchor="thm-many-vectors-dependent">
        <w:ins w:id="3756" w:author="PR Preview" w:date="2026-01-01T00:00:00Z">
          <w:r>
            <w:rPr>
              <w:rStyle w:val="Hyperlink"/>
            </w:rPr>
            <w:t xml:space="preserve">Theorem 25</w:t>
          </w:r>
        </w:ins>
      </w:hyperlink>
      <w:ins w:id="3757" w:author="PR Preview" w:date="2026-01-01T00:00:00Z">
        <w:r>
          <w:t xml:space="preserve">);</w:t>
        </w:r>
      </w:ins>
      <w:ins w:id="3758" w:author="PR Preview" w:date="2026-01-01T00:00:00Z">
        <w:r>
          <w:t xml:space="preserve"> </w:t>
        </w:r>
      </w:ins>
      <w:ins w:id="3759" w:author="PR Preview" w:date="2026-01-01T00:00:00Z">
        <w:r>
          <w:t xml:space="preserve">entry</w:t>
        </w:r>
      </w:ins>
      <w:ins w:id="3760" w:author="PR Preview" w:date="2026-01-01T00:00:00Z">
        <w:r>
          <w:t xml:space="preserve"> </w:t>
        </w:r>
      </w:ins>
      <m:oMath>
        <m:r>
          <m:t>i</m:t>
        </m:r>
      </m:oMath>
      <w:ins w:id="3761" w:author="PR Preview" w:date="2026-01-01T00:00:00Z">
        <w:r>
          <w:t xml:space="preserve"> </w:t>
        </w:r>
      </w:ins>
      <w:ins w:id="3762" w:author="PR Preview" w:date="2026-01-01T00:00:00Z">
        <w:r>
          <w:t xml:space="preserve">of that equation says</w:t>
        </w:r>
      </w:ins>
      <w:ins w:id="3763"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3764" w:author="PR Preview" w:date="2026-01-01T00:00:00Z">
        <w:r>
          <w:t xml:space="preserve">.</w:t>
        </w:r>
      </w:ins>
      <w:ins w:id="3765" w:author="PR Preview" w:date="2026-01-01T00:00:00Z">
        <w:r>
          <w:t xml:space="preserve"> </w:t>
        </w:r>
      </w:ins>
      <w:ins w:id="3766" w:author="PR Preview" w:date="2026-01-01T00:00:00Z">
        <w:r>
          <w:t xml:space="preserve">Then</w:t>
        </w:r>
      </w:ins>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del w:id="3767" w:author="PR Preview" w:date="2026-01-01T00:00:00Z">
        <w:r>
          <w:rPr>
            <w:b/>
            <w:bCs/>
          </w:rPr>
          <w:delText xml:space="preserve">Part 2.</w:delText>
        </w:r>
      </w:del>
      <w:del w:id="3768" w:author="PR Preview" w:date="2026-01-01T00:00:00Z">
        <w:r>
          <w:delText xml:space="preserve"> </w:delText>
        </w:r>
      </w:del>
      <m:oMath>
        <m:r>
          <m:rPr>
            <m:scr m:val="script"/>
            <m:sty m:val="p"/>
          </m:rPr>
          <m:t>T</m:t>
        </m:r>
      </m:oMath>
      <w:del w:id="3769" w:author="PR Preview" w:date="2026-01-01T00:00:00Z">
        <w:r>
          <w:delText xml:space="preserve"> </w:delText>
        </w:r>
      </w:del>
      <w:del w:id="3770" w:author="PR Preview" w:date="2026-01-01T00:00:00Z">
        <w:r>
          <w:delText xml:space="preserve">has a basis (</w:delText>
        </w:r>
      </w:del>
      <w:hyperlink w:anchor="thm-extend-basis">
        <w:del w:id="3771" w:author="PR Preview" w:date="2026-01-01T00:00:00Z">
          <w:r>
            <w:rPr>
              <w:rStyle w:val="Hyperlink"/>
            </w:rPr>
            <w:delText xml:space="preserve">Theorem 30</w:delText>
          </w:r>
        </w:del>
      </w:hyperlink>
      <w:del w:id="3772" w:author="PR Preview" w:date="2026-01-01T00:00:00Z">
        <w:r>
          <w:delText xml:space="preserve">)</w:delText>
        </w:r>
      </w:del>
      <w:del w:id="3773" w:author="PR Preview" w:date="2026-01-01T00:00:00Z">
        <w:r>
          <w:delText xml:space="preserve"> </w:delText>
        </w:r>
      </w:del>
      <w:del w:id="3774" w:author="PR Preview" w:date="2026-01-01T00:00:00Z">
        <w:r>
          <w:delText xml:space="preserve">with</w:delText>
        </w:r>
      </w:del>
      <w:del w:id="3775" w:author="PR Preview" w:date="2026-01-01T00:00:00Z">
        <w:r>
          <w:delText xml:space="preserve"> </w:delText>
        </w:r>
      </w:del>
      <m:oMath>
        <m:r>
          <m:rPr>
            <m:sty m:val="p"/>
          </m:rPr>
          <m:t>dim</m:t>
        </m:r>
        <m:r>
          <m:rPr>
            <m:sty m:val="p"/>
          </m:rPr>
          <m:t>(</m:t>
        </m:r>
        <m:r>
          <m:rPr>
            <m:scr m:val="script"/>
            <m:sty m:val="p"/>
          </m:rPr>
          <m:t>T</m:t>
        </m:r>
        <m:r>
          <m:rPr>
            <m:sty m:val="p"/>
          </m:rPr>
          <m:t>)</m:t>
        </m:r>
      </m:oMath>
      <w:del w:id="3776" w:author="PR Preview" w:date="2026-01-01T00:00:00Z">
        <w:r>
          <w:delText xml:space="preserve"> </w:delText>
        </w:r>
      </w:del>
      <w:del w:id="3777" w:author="PR Preview" w:date="2026-01-01T00:00:00Z">
        <w:r>
          <w:delText xml:space="preserve">vectors.</w:delText>
        </w:r>
      </w:del>
      <w:del w:id="3778" w:author="PR Preview" w:date="2026-01-01T00:00:00Z">
        <w:r>
          <w:delText xml:space="preserve"> </w:delText>
        </w:r>
      </w:del>
      <w:del w:id="3779" w:author="PR Preview" w:date="2026-01-01T00:00:00Z">
        <w:r>
          <w:delText xml:space="preserve">Those vectors are linearly independent and lie in</w:delText>
        </w:r>
      </w:del>
      <w:del w:id="3780" w:author="PR Preview" w:date="2026-01-01T00:00:00Z">
        <w:r>
          <w:delText xml:space="preserve"> </w:delText>
        </w:r>
      </w:del>
      <m:oMath>
        <m:r>
          <m:rPr>
            <m:scr m:val="script"/>
            <m:sty m:val="p"/>
          </m:rPr>
          <m:t>S</m:t>
        </m:r>
      </m:oMath>
      <w:del w:id="3781" w:author="PR Preview" w:date="2026-01-01T00:00:00Z">
        <w:r>
          <w:delText xml:space="preserve">,</w:delText>
        </w:r>
      </w:del>
      <w:del w:id="3782" w:author="PR Preview" w:date="2026-01-01T00:00:00Z">
        <w:r>
          <w:delText xml:space="preserve"> </w:delText>
        </w:r>
      </w:del>
      <w:del w:id="3783" w:author="PR Preview" w:date="2026-01-01T00:00:00Z">
        <w:r>
          <w:delText xml:space="preserve">so by Part 1 there are at most</w:delText>
        </w:r>
      </w:del>
      <w:del w:id="3784" w:author="PR Preview" w:date="2026-01-01T00:00:00Z">
        <w:r>
          <w:delText xml:space="preserve"> </w:delText>
        </w:r>
      </w:del>
      <m:oMath>
        <m:r>
          <m:rPr>
            <m:sty m:val="p"/>
          </m:rPr>
          <m:t>dim</m:t>
        </m:r>
        <m:r>
          <m:rPr>
            <m:sty m:val="p"/>
          </m:rPr>
          <m:t>(</m:t>
        </m:r>
        <m:r>
          <m:rPr>
            <m:scr m:val="script"/>
            <m:sty m:val="p"/>
          </m:rPr>
          <m:t>S</m:t>
        </m:r>
        <m:r>
          <m:rPr>
            <m:sty m:val="p"/>
          </m:rPr>
          <m:t>)</m:t>
        </m:r>
      </m:oMath>
      <w:del w:id="3785" w:author="PR Preview" w:date="2026-01-01T00:00:00Z">
        <w:r>
          <w:delText xml:space="preserve"> </w:delText>
        </w:r>
      </w:del>
      <w:del w:id="3786" w:author="PR Preview" w:date="2026-01-01T00:00:00Z">
        <w:r>
          <w:delText xml:space="preserve">of them.</w:delText>
        </w:r>
      </w:del>
    </w:p>
    <w:p>
      <w:pPr>
        <w:pStyle w:val="BodyText"/>
      </w:pPr>
      <w:del w:id="3787" w:author="PR Preview" w:date="2026-01-01T00:00:00Z">
        <w:r>
          <w:rPr>
            <w:b/>
            <w:bCs/>
          </w:rPr>
          <w:delText xml:space="preserve">Example 54 (Subspaces of a plane have dimension at most two)</w:delText>
        </w:r>
      </w:del>
      <w:del w:id="3788" w:author="PR Preview" w:date="2026-01-01T00:00:00Z">
        <w:r>
          <w:delText xml:space="preserve"> </w:delText>
        </w:r>
      </w:del>
      <w:del w:id="3789" w:author="PR Preview" w:date="2026-01-01T00:00:00Z">
        <w:r>
          <w:delText xml:space="preserve">The plane</w:delText>
        </w:r>
      </w:del>
      <w:del w:id="3790"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3791" w:author="PR Preview" w:date="2026-01-01T00:00:00Z">
        <w:r>
          <w:delText xml:space="preserve"> </w:delText>
        </w:r>
      </w:del>
      <w:del w:id="3792" w:author="PR Preview" w:date="2026-01-01T00:00:00Z">
        <w:r>
          <w:delText xml:space="preserve">in</w:delText>
        </w:r>
      </w:del>
      <w:del w:id="3793" w:author="PR Preview" w:date="2026-01-01T00:00:00Z">
        <w:r>
          <w:delText xml:space="preserve"> </w:delText>
        </w:r>
      </w:del>
      <m:oMath>
        <m:sSup>
          <m:e>
            <m:r>
              <m:rPr>
                <m:scr m:val="double-struck"/>
                <m:sty m:val="p"/>
              </m:rPr>
              <m:t>R</m:t>
            </m:r>
          </m:e>
          <m:sup>
            <m:r>
              <m:t>3</m:t>
            </m:r>
          </m:sup>
        </m:sSup>
      </m:oMath>
      <w:del w:id="3794" w:author="PR Preview" w:date="2026-01-01T00:00:00Z">
        <w:r>
          <w:delText xml:space="preserve"> </w:delText>
        </w:r>
      </w:del>
      <w:del w:id="3795" w:author="PR Preview" w:date="2026-01-01T00:00:00Z">
        <w:r>
          <w:delText xml:space="preserve">has dimension</w:delText>
        </w:r>
      </w:del>
      <w:del w:id="3796" w:author="PR Preview" w:date="2026-01-01T00:00:00Z">
        <w:r>
          <w:delText xml:space="preserve"> </w:delText>
        </w:r>
      </w:del>
      <m:oMath>
        <m:r>
          <m:t>2</m:t>
        </m:r>
      </m:oMath>
      <w:del w:id="3797" w:author="PR Preview" w:date="2026-01-01T00:00:00Z">
        <w:r>
          <w:delText xml:space="preserve"> </w:delText>
        </w:r>
      </w:del>
      <w:del w:id="3798" w:author="PR Preview" w:date="2026-01-01T00:00:00Z">
        <w:r>
          <w:delText xml:space="preserve">(</w:delText>
        </w:r>
      </w:del>
      <w:hyperlink w:anchor="exm-dimension">
        <w:del w:id="3799" w:author="PR Preview" w:date="2026-01-01T00:00:00Z">
          <w:r>
            <w:rPr>
              <w:rStyle w:val="Hyperlink"/>
            </w:rPr>
            <w:delText xml:space="preserve">Example 51</w:delText>
          </w:r>
        </w:del>
      </w:hyperlink>
      <w:del w:id="3800" w:author="PR Preview" w:date="2026-01-01T00:00:00Z">
        <w:r>
          <w:delText xml:space="preserve">).</w:delText>
        </w:r>
      </w:del>
      <w:del w:id="3801" w:author="PR Preview" w:date="2026-01-01T00:00:00Z">
        <w:r>
          <w:delText xml:space="preserve"> </w:delText>
        </w:r>
      </w:del>
      <w:del w:id="3802" w:author="PR Preview" w:date="2026-01-01T00:00:00Z">
        <w:r>
          <w:delText xml:space="preserve">By</w:delText>
        </w:r>
      </w:del>
      <w:del w:id="3803" w:author="PR Preview" w:date="2026-01-01T00:00:00Z">
        <w:r>
          <w:delText xml:space="preserve"> </w:delText>
        </w:r>
      </w:del>
      <w:hyperlink w:anchor="thm-dim-bound">
        <w:del w:id="3804" w:author="PR Preview" w:date="2026-01-01T00:00:00Z">
          <w:r>
            <w:rPr>
              <w:rStyle w:val="Hyperlink"/>
            </w:rPr>
            <w:delText xml:space="preserve">Theorem 31</w:delText>
          </w:r>
        </w:del>
      </w:hyperlink>
      <w:del w:id="3805" w:author="PR Preview" w:date="2026-01-01T00:00:00Z">
        <w:r>
          <w:delText xml:space="preserve">,</w:delText>
        </w:r>
      </w:del>
      <w:del w:id="3806" w:author="PR Preview" w:date="2026-01-01T00:00:00Z">
        <w:r>
          <w:delText xml:space="preserve"> </w:delText>
        </w:r>
      </w:del>
      <w:del w:id="3807" w:author="PR Preview" w:date="2026-01-01T00:00:00Z">
        <w:r>
          <w:delText xml:space="preserve">no three vectors with third entry</w:delText>
        </w:r>
      </w:del>
      <w:del w:id="3808" w:author="PR Preview" w:date="2026-01-01T00:00:00Z">
        <w:r>
          <w:delText xml:space="preserve"> </w:delText>
        </w:r>
      </w:del>
      <m:oMath>
        <m:r>
          <m:t>0</m:t>
        </m:r>
      </m:oMath>
      <w:del w:id="3809" w:author="PR Preview" w:date="2026-01-01T00:00:00Z">
        <w:r>
          <w:delText xml:space="preserve"> </w:delText>
        </w:r>
      </w:del>
      <w:del w:id="3810" w:author="PR Preview" w:date="2026-01-01T00:00:00Z">
        <w:r>
          <w:delText xml:space="preserve">are linearly independent;</w:delText>
        </w:r>
      </w:del>
      <w:del w:id="3811" w:author="PR Preview" w:date="2026-01-01T00:00:00Z">
        <w:r>
          <w:delText xml:space="preserve"> </w:delText>
        </w:r>
      </w:del>
      <w:del w:id="3812" w:author="PR Preview" w:date="2026-01-01T00:00:00Z">
        <w:r>
          <w:delText xml:space="preserve">for instance,</w:delText>
        </w:r>
      </w:del>
      <w:del w:id="3813" w:author="PR Preview" w:date="2026-01-01T00:00:00Z">
        <w:r>
          <w:delText xml:space="preserve"> </w:delText>
        </w:r>
      </w:del>
      <w:del w:id="3814" w:author="PR Preview" w:date="2026-01-01T00:00:00Z">
        <w:r>
          <w:delText xml:space="preserve">$(1, 0, 0) + (0, 1, 0) - (1, 1, 0) = \mathord{\smash[b]{\underset{\raise.3ex\hbox{$\scriptstyle\sim$}}{0}}\vphantom{0}}$</w:delText>
        </w:r>
      </w:del>
      <w:del w:id="3815" w:author="PR Preview" w:date="2026-01-01T00:00:00Z">
        <w:r>
          <w:delText xml:space="preserve">.</w:delText>
        </w:r>
      </w:del>
      <w:del w:id="3816" w:author="PR Preview" w:date="2026-01-01T00:00:00Z">
        <w:r>
          <w:delText xml:space="preserve"> </w:delText>
        </w:r>
      </w:del>
      <w:del w:id="3817" w:author="PR Preview" w:date="2026-01-01T00:00:00Z">
        <w:r>
          <w:delText xml:space="preserve">The line</w:delText>
        </w:r>
      </w:del>
      <w:del w:id="3818"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3819" w:author="PR Preview" w:date="2026-01-01T00:00:00Z">
        <w:r>
          <w:delText xml:space="preserve"> </w:delText>
        </w:r>
      </w:del>
      <w:del w:id="3820" w:author="PR Preview" w:date="2026-01-01T00:00:00Z">
        <w:r>
          <w:delText xml:space="preserve">lies in</w:delText>
        </w:r>
      </w:del>
      <w:del w:id="3821" w:author="PR Preview" w:date="2026-01-01T00:00:00Z">
        <w:r>
          <w:delText xml:space="preserve"> </w:delText>
        </w:r>
      </w:del>
      <m:oMath>
        <m:r>
          <m:rPr>
            <m:scr m:val="script"/>
            <m:sty m:val="p"/>
          </m:rPr>
          <m:t>S</m:t>
        </m:r>
      </m:oMath>
      <w:del w:id="3822" w:author="PR Preview" w:date="2026-01-01T00:00:00Z">
        <w:r>
          <w:delText xml:space="preserve">,</w:delText>
        </w:r>
      </w:del>
      <w:del w:id="3823" w:author="PR Preview" w:date="2026-01-01T00:00:00Z">
        <w:r>
          <w:delText xml:space="preserve"> </w:delText>
        </w:r>
      </w:del>
      <w:del w:id="3824" w:author="PR Preview" w:date="2026-01-01T00:00:00Z">
        <w:r>
          <w:delText xml:space="preserve">and</w:delText>
        </w:r>
      </w:del>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p>
      <w:pPr>
        <w:pStyle w:val="FirstParagraph"/>
      </w:pPr>
      <w:del w:id="3825" w:author="PR Preview" w:date="2026-01-01T00:00:00Z">
        <w:r>
          <w:rPr>
            <w:b/>
            <w:bCs/>
          </w:rPr>
          <w:delText xml:space="preserve">Theorem 32 (A subspace inside another of the same dimension equals it)</w:delText>
        </w:r>
      </w:del>
      <w:del w:id="3826" w:author="PR Preview" w:date="2026-01-01T00:00:00Z">
        <w:r>
          <w:delText xml:space="preserve"> </w:delText>
        </w:r>
      </w:del>
      <w:del w:id="3827" w:author="PR Preview" w:date="2026-01-01T00:00:00Z">
        <w:r>
          <w:delText xml:space="preserve">If</w:delText>
        </w:r>
      </w:del>
      <w:del w:id="3828" w:author="PR Preview" w:date="2026-01-01T00:00:00Z">
        <w:r>
          <w:delText xml:space="preserve"> </w:delText>
        </w:r>
      </w:del>
      <m:oMath>
        <m:r>
          <m:rPr>
            <m:scr m:val="script"/>
            <m:sty m:val="p"/>
          </m:rPr>
          <m:t>T</m:t>
        </m:r>
      </m:oMath>
      <w:del w:id="3829" w:author="PR Preview" w:date="2026-01-01T00:00:00Z">
        <w:r>
          <w:delText xml:space="preserve"> </w:delText>
        </w:r>
      </w:del>
      <w:del w:id="3830" w:author="PR Preview" w:date="2026-01-01T00:00:00Z">
        <w:r>
          <w:delText xml:space="preserve">and</w:delText>
        </w:r>
      </w:del>
      <w:del w:id="3831" w:author="PR Preview" w:date="2026-01-01T00:00:00Z">
        <w:r>
          <w:delText xml:space="preserve"> </w:delText>
        </w:r>
      </w:del>
      <m:oMath>
        <m:r>
          <m:rPr>
            <m:scr m:val="script"/>
            <m:sty m:val="p"/>
          </m:rPr>
          <m:t>S</m:t>
        </m:r>
      </m:oMath>
      <w:del w:id="3832" w:author="PR Preview" w:date="2026-01-01T00:00:00Z">
        <w:r>
          <w:delText xml:space="preserve"> </w:delText>
        </w:r>
      </w:del>
      <w:del w:id="3833" w:author="PR Preview" w:date="2026-01-01T00:00:00Z">
        <w:r>
          <w:delText xml:space="preserve">are subspaces of</w:delText>
        </w:r>
      </w:del>
      <w:del w:id="3834" w:author="PR Preview" w:date="2026-01-01T00:00:00Z">
        <w:r>
          <w:delText xml:space="preserve"> </w:delText>
        </w:r>
      </w:del>
      <m:oMath>
        <m:sSup>
          <m:e>
            <m:r>
              <m:rPr>
                <m:scr m:val="double-struck"/>
                <m:sty m:val="p"/>
              </m:rPr>
              <m:t>R</m:t>
            </m:r>
          </m:e>
          <m:sup>
            <m:r>
              <m:t>p</m:t>
            </m:r>
          </m:sup>
        </m:sSup>
      </m:oMath>
      <w:del w:id="3835" w:author="PR Preview" w:date="2026-01-01T00:00:00Z">
        <w:r>
          <w:delText xml:space="preserve"> </w:delText>
        </w:r>
      </w:del>
      <w:del w:id="3836" w:author="PR Preview" w:date="2026-01-01T00:00:00Z">
        <w:r>
          <w:delText xml:space="preserve">with</w:delText>
        </w:r>
      </w:del>
      <w:del w:id="3837" w:author="PR Preview" w:date="2026-01-01T00:00:00Z">
        <w:r>
          <w:delText xml:space="preserve"> </w:delText>
        </w:r>
      </w:del>
      <m:oMath>
        <m:r>
          <m:rPr>
            <m:scr m:val="script"/>
            <m:sty m:val="p"/>
          </m:rPr>
          <m:t>T</m:t>
        </m:r>
        <m:r>
          <m:rPr>
            <m:sty m:val="p"/>
          </m:rPr>
          <m:t>⊆</m:t>
        </m:r>
        <m:r>
          <m:rPr>
            <m:scr m:val="script"/>
            <m:sty m:val="p"/>
          </m:rPr>
          <m:t>S</m:t>
        </m:r>
      </m:oMath>
      <w:del w:id="3838" w:author="PR Preview" w:date="2026-01-01T00:00:00Z">
        <w:r>
          <w:delText xml:space="preserve"> </w:delText>
        </w:r>
      </w:del>
      <w:del w:id="3839" w:author="PR Preview" w:date="2026-01-01T00:00:00Z">
        <w:r>
          <w:delText xml:space="preserve">and</w:delText>
        </w:r>
      </w:del>
      <w:del w:id="3840" w:author="PR Preview" w:date="2026-01-01T00:00:00Z">
        <w:r>
          <w:delText xml:space="preserve"> </w:delText>
        </w:r>
      </w:del>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del w:id="3841" w:author="PR Preview" w:date="2026-01-01T00:00:00Z">
        <w:r>
          <w:delText xml:space="preserve"> </w:delText>
        </w:r>
      </w:del>
      <w:del w:id="3842" w:author="PR Preview" w:date="2026-01-01T00:00:00Z">
        <w:r>
          <w:delText xml:space="preserve">(</w:delText>
        </w:r>
      </w:del>
      <w:hyperlink w:anchor="def-dimension">
        <w:del w:id="3843" w:author="PR Preview" w:date="2026-01-01T00:00:00Z">
          <w:r>
            <w:rPr>
              <w:rStyle w:val="Hyperlink"/>
            </w:rPr>
            <w:delText xml:space="preserve">Definition 51</w:delText>
          </w:r>
        </w:del>
      </w:hyperlink>
      <w:del w:id="3844" w:author="PR Preview" w:date="2026-01-01T00:00:00Z">
        <w:r>
          <w:delText xml:space="preserve">),</w:delText>
        </w:r>
      </w:del>
      <w:del w:id="3845" w:author="PR Preview" w:date="2026-01-01T00:00:00Z">
        <w:r>
          <w:delText xml:space="preserve"> </w:delText>
        </w:r>
      </w:del>
      <w:del w:id="3846" w:author="PR Preview" w:date="2026-01-01T00:00:00Z">
        <w:r>
          <w:delText xml:space="preserve">then</w:delText>
        </w:r>
      </w:del>
      <w:del w:id="3847" w:author="PR Preview" w:date="2026-01-01T00:00:00Z">
        <w:r>
          <w:delText xml:space="preserve"> </w:delText>
        </w:r>
      </w:del>
      <m:oMath>
        <m:r>
          <m:rPr>
            <m:scr m:val="script"/>
            <m:sty m:val="p"/>
          </m:rPr>
          <m:t>T</m:t>
        </m:r>
        <m:r>
          <m:rPr>
            <m:sty m:val="p"/>
          </m:rPr>
          <m:t>=</m:t>
        </m:r>
        <m:r>
          <m:rPr>
            <m:scr m:val="script"/>
            <m:sty m:val="p"/>
          </m:rPr>
          <m:t>S</m:t>
        </m:r>
      </m:oMath>
      <w:del w:id="3848" w:author="PR Preview" w:date="2026-01-01T00:00:00Z">
        <w:r>
          <w:delText xml:space="preserve">.</w:delText>
        </w:r>
      </w:del>
    </w:p>
    <w:p>
      <w:pPr>
        <w:pStyle w:val="BodyText"/>
      </w:pPr>
      <w:del w:id="3849" w:author="PR Preview" w:date="2026-01-01T00:00:00Z">
        <w:r>
          <w:rPr>
            <w:i/>
            <w:iCs/>
          </w:rPr>
          <w:delText xml:space="preserve">Proof</w:delText>
        </w:r>
      </w:del>
      <w:del w:id="3850" w:author="PR Preview" w:date="2026-01-01T00:00:00Z">
        <w:r>
          <w:delText xml:space="preserve">. </w:delText>
        </w:r>
      </w:del>
      <w:del w:id="3851" w:author="PR Preview" w:date="2026-01-01T00:00:00Z">
        <w:r>
          <w:delText xml:space="preserve">Let</w:delText>
        </w:r>
      </w:del>
      <w:del w:id="3852"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3853" w:author="PR Preview" w:date="2026-01-01T00:00:00Z">
        <w:r>
          <w:delText xml:space="preserve">,</w:delText>
        </w:r>
      </w:del>
      <w:del w:id="3854" w:author="PR Preview" w:date="2026-01-01T00:00:00Z">
        <w:r>
          <w:delText xml:space="preserve"> </w:delText>
        </w:r>
      </w:del>
      <w:del w:id="3855" w:author="PR Preview" w:date="2026-01-01T00:00:00Z">
        <w:r>
          <w:delText xml:space="preserve">and let</w:delText>
        </w:r>
      </w:del>
      <w:del w:id="3856" w:author="PR Preview" w:date="2026-01-01T00:00:00Z">
        <w:r>
          <w:delText xml:space="preserve"> </w:delText>
        </w:r>
      </w:del>
      <w:del w:id="3857" w:author="PR Preview" w:date="2026-01-01T00:00:00Z">
        <w:r>
          <w:delText xml:space="preserve">$\mathord{\smash[b]{\underset{\raise.3ex\hbox{$\scriptstyle\sim$}}{t}}\vphantom{t}}_1, \ldots, \mathord{\smash[b]{\underset{\raise.3ex\hbox{$\scriptstyle\sim$}}{t}}\vphantom{t}}_d$</w:delText>
        </w:r>
      </w:del>
      <w:del w:id="3858" w:author="PR Preview" w:date="2026-01-01T00:00:00Z">
        <w:r>
          <w:delText xml:space="preserve"> </w:delText>
        </w:r>
      </w:del>
      <w:del w:id="3859" w:author="PR Preview" w:date="2026-01-01T00:00:00Z">
        <w:r>
          <w:delText xml:space="preserve">be a basis of</w:delText>
        </w:r>
      </w:del>
      <w:del w:id="3860" w:author="PR Preview" w:date="2026-01-01T00:00:00Z">
        <w:r>
          <w:delText xml:space="preserve"> </w:delText>
        </w:r>
      </w:del>
      <m:oMath>
        <m:r>
          <m:rPr>
            <m:scr m:val="script"/>
            <m:sty m:val="p"/>
          </m:rPr>
          <m:t>T</m:t>
        </m:r>
      </m:oMath>
      <w:del w:id="3861" w:author="PR Preview" w:date="2026-01-01T00:00:00Z">
        <w:r>
          <w:delText xml:space="preserve"> </w:delText>
        </w:r>
      </w:del>
      <w:del w:id="3862" w:author="PR Preview" w:date="2026-01-01T00:00:00Z">
        <w:r>
          <w:delText xml:space="preserve">(</w:delText>
        </w:r>
      </w:del>
      <w:hyperlink w:anchor="thm-extend-basis">
        <w:del w:id="3863" w:author="PR Preview" w:date="2026-01-01T00:00:00Z">
          <w:r>
            <w:rPr>
              <w:rStyle w:val="Hyperlink"/>
            </w:rPr>
            <w:delText xml:space="preserve">Theorem 30</w:delText>
          </w:r>
        </w:del>
      </w:hyperlink>
      <w:del w:id="3864" w:author="PR Preview" w:date="2026-01-01T00:00:00Z">
        <w:r>
          <w:delText xml:space="preserve">);</w:delText>
        </w:r>
      </w:del>
      <w:del w:id="3865" w:author="PR Preview" w:date="2026-01-01T00:00:00Z">
        <w:r>
          <w:delText xml:space="preserve"> </w:delText>
        </w:r>
      </w:del>
      <w:del w:id="3866" w:author="PR Preview" w:date="2026-01-01T00:00:00Z">
        <w:r>
          <w:delText xml:space="preserve">it has</w:delText>
        </w:r>
      </w:del>
      <w:del w:id="3867" w:author="PR Preview" w:date="2026-01-01T00:00:00Z">
        <w:r>
          <w:delText xml:space="preserve"> </w:delText>
        </w:r>
      </w:del>
      <m:oMath>
        <m:r>
          <m:t>d</m:t>
        </m:r>
      </m:oMath>
      <w:del w:id="3868" w:author="PR Preview" w:date="2026-01-01T00:00:00Z">
        <w:r>
          <w:delText xml:space="preserve"> </w:delText>
        </w:r>
      </w:del>
      <w:del w:id="3869" w:author="PR Preview" w:date="2026-01-01T00:00:00Z">
        <w:r>
          <w:delText xml:space="preserve">vectors because</w:delText>
        </w:r>
      </w:del>
      <w:del w:id="3870"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3871" w:author="PR Preview" w:date="2026-01-01T00:00:00Z">
        <w:r>
          <w:delText xml:space="preserve">.</w:delText>
        </w:r>
      </w:del>
      <w:del w:id="3872" w:author="PR Preview" w:date="2026-01-01T00:00:00Z">
        <w:r>
          <w:delText xml:space="preserve"> </w:delText>
        </w:r>
      </w:del>
      <w:del w:id="3873" w:author="PR Preview" w:date="2026-01-01T00:00:00Z">
        <w:r>
          <w:delText xml:space="preserve">(When</w:delText>
        </w:r>
      </w:del>
      <w:del w:id="3874" w:author="PR Preview" w:date="2026-01-01T00:00:00Z">
        <w:r>
          <w:delText xml:space="preserve"> </w:delText>
        </w:r>
      </w:del>
      <m:oMath>
        <m:r>
          <m:t>d</m:t>
        </m:r>
        <m:r>
          <m:rPr>
            <m:sty m:val="p"/>
          </m:rPr>
          <m:t>=</m:t>
        </m:r>
        <m:r>
          <m:t>0</m:t>
        </m:r>
      </m:oMath>
      <w:del w:id="3875" w:author="PR Preview" w:date="2026-01-01T00:00:00Z">
        <w:r>
          <w:delText xml:space="preserve"> </w:delText>
        </w:r>
      </w:del>
      <w:del w:id="3876" w:author="PR Preview" w:date="2026-01-01T00:00:00Z">
        <w:r>
          <w:delText xml:space="preserve">it is the empty list,</w:delText>
        </w:r>
      </w:del>
      <w:del w:id="3877" w:author="PR Preview" w:date="2026-01-01T00:00:00Z">
        <w:r>
          <w:delText xml:space="preserve"> </w:delText>
        </w:r>
      </w:del>
      <w:del w:id="3878" w:author="PR Preview" w:date="2026-01-01T00:00:00Z">
        <w:r>
          <w:delText xml:space="preserve">whose span is</w:delText>
        </w:r>
      </w:del>
      <w:del w:id="3879" w:author="PR Preview" w:date="2026-01-01T00:00:00Z">
        <w:r>
          <w:delText xml:space="preserve"> </w:delText>
        </w:r>
      </w:del>
      <w:del w:id="3880" w:author="PR Preview" w:date="2026-01-01T00:00:00Z">
        <w:r>
          <w:delText xml:space="preserve">$\mathopen{}\left\{\mathord{\smash[b]{\underset{\raise.3ex\hbox{$\scriptstyle\sim$}}{0}}\vphantom{0}}\right\}\mathclose{}$</w:delText>
        </w:r>
      </w:del>
      <w:del w:id="3881" w:author="PR Preview" w:date="2026-01-01T00:00:00Z">
        <w:r>
          <w:delText xml:space="preserve"> </w:delText>
        </w:r>
      </w:del>
      <w:del w:id="3882" w:author="PR Preview" w:date="2026-01-01T00:00:00Z">
        <w:r>
          <w:delText xml:space="preserve">by the convention in</w:delText>
        </w:r>
      </w:del>
      <w:del w:id="3883" w:author="PR Preview" w:date="2026-01-01T00:00:00Z">
        <w:r>
          <w:delText xml:space="preserve"> </w:delText>
        </w:r>
      </w:del>
      <w:hyperlink w:anchor="def-span">
        <w:del w:id="3884" w:author="PR Preview" w:date="2026-01-01T00:00:00Z">
          <w:r>
            <w:rPr>
              <w:rStyle w:val="Hyperlink"/>
            </w:rPr>
            <w:delText xml:space="preserve">Definition 47</w:delText>
          </w:r>
        </w:del>
      </w:hyperlink>
      <w:del w:id="3885" w:author="PR Preview" w:date="2026-01-01T00:00:00Z">
        <w:r>
          <w:delText xml:space="preserve">,</w:delText>
        </w:r>
      </w:del>
      <w:del w:id="3886" w:author="PR Preview" w:date="2026-01-01T00:00:00Z">
        <w:r>
          <w:delText xml:space="preserve"> </w:delText>
        </w:r>
      </w:del>
      <w:del w:id="3887" w:author="PR Preview" w:date="2026-01-01T00:00:00Z">
        <w:r>
          <w:delText xml:space="preserve">and the argument is unchanged.)</w:delText>
        </w:r>
      </w:del>
      <w:del w:id="3888" w:author="PR Preview" w:date="2026-01-01T00:00:00Z">
        <w:r>
          <w:delText xml:space="preserve"> </w:delText>
        </w:r>
      </w:del>
      <w:del w:id="3889" w:author="PR Preview" w:date="2026-01-01T00:00:00Z">
        <w:r>
          <w:delText xml:space="preserve">Suppose some</w:delText>
        </w:r>
      </w:del>
      <w:del w:id="3890" w:author="PR Preview" w:date="2026-01-01T00:00:00Z">
        <w:r>
          <w:delText xml:space="preserve"> </w:delText>
        </w:r>
      </w:del>
      <w:del w:id="3891" w:author="PR Preview" w:date="2026-01-01T00:00:00Z">
        <w:r>
          <w:delText xml:space="preserve">$\mathord{\smash[b]{\underset{\raise.3ex\hbox{$\scriptstyle\sim$}}{s}}\vphantom{s}} \in \mathcal{S}$</w:delText>
        </w:r>
      </w:del>
      <w:del w:id="3892" w:author="PR Preview" w:date="2026-01-01T00:00:00Z">
        <w:r>
          <w:delText xml:space="preserve"> </w:delText>
        </w:r>
      </w:del>
      <w:del w:id="3893" w:author="PR Preview" w:date="2026-01-01T00:00:00Z">
        <w:r>
          <w:delText xml:space="preserve">is not in</w:delText>
        </w:r>
      </w:del>
      <w:del w:id="3894" w:author="PR Preview" w:date="2026-01-01T00:00:00Z">
        <w:r>
          <w:delText xml:space="preserve"> </w:delText>
        </w:r>
      </w:del>
      <w:del w:id="3895" w:author="PR Preview" w:date="2026-01-01T00:00:00Z">
        <w:r>
          <w:delText xml:space="preserve">$\operatorname{span}\mathopen{}\left\{\mathord{\smash[b]{\underset{\raise.3ex\hbox{$\scriptstyle\sim$}}{t}}\vphantom{t}}_1, \ldots, \mathord{\smash[b]{\underset{\raise.3ex\hbox{$\scriptstyle\sim$}}{t}}\vphantom{t}}_d\right\}\mathclose{} = \mathcal{T}$</w:delText>
        </w:r>
      </w:del>
      <w:del w:id="3896" w:author="PR Preview" w:date="2026-01-01T00:00:00Z">
        <w:r>
          <w:delText xml:space="preserve">.</w:delText>
        </w:r>
      </w:del>
      <w:del w:id="3897" w:author="PR Preview" w:date="2026-01-01T00:00:00Z">
        <w:r>
          <w:delText xml:space="preserve"> </w:delText>
        </w:r>
      </w:del>
      <w:del w:id="3898" w:author="PR Preview" w:date="2026-01-01T00:00:00Z">
        <w:r>
          <w:delText xml:space="preserve">Then</w:delText>
        </w:r>
      </w:del>
      <w:del w:id="3899" w:author="PR Preview" w:date="2026-01-01T00:00:00Z">
        <w:r>
          <w:delText xml:space="preserve"> </w:delText>
        </w:r>
      </w:del>
      <w:del w:id="3900" w:author="PR Preview" w:date="2026-01-01T00:00:00Z">
        <w:r>
          <w:delText xml:space="preserve">$\mathord{\smash[b]{\underset{\raise.3ex\hbox{$\scriptstyle\sim$}}{t}}\vphantom{t}}_1, \ldots, \mathord{\smash[b]{\underset{\raise.3ex\hbox{$\scriptstyle\sim$}}{t}}\vphantom{t}}_d, \mathord{\smash[b]{\underset{\raise.3ex\hbox{$\scriptstyle\sim$}}{s}}\vphantom{s}}$</w:delText>
        </w:r>
      </w:del>
      <w:del w:id="3901" w:author="PR Preview" w:date="2026-01-01T00:00:00Z">
        <w:r>
          <w:delText xml:space="preserve"> </w:delText>
        </w:r>
      </w:del>
      <w:del w:id="3902" w:author="PR Preview" w:date="2026-01-01T00:00:00Z">
        <w:r>
          <w:delText xml:space="preserve">are linearly independent</w:delText>
        </w:r>
      </w:del>
      <w:del w:id="3903" w:author="PR Preview" w:date="2026-01-01T00:00:00Z">
        <w:r>
          <w:delText xml:space="preserve"> </w:delText>
        </w:r>
      </w:del>
      <w:del w:id="3904" w:author="PR Preview" w:date="2026-01-01T00:00:00Z">
        <w:r>
          <w:delText xml:space="preserve">(</w:delText>
        </w:r>
      </w:del>
      <w:hyperlink w:anchor="thm-add-outside-span">
        <w:del w:id="3905" w:author="PR Preview" w:date="2026-01-01T00:00:00Z">
          <w:r>
            <w:rPr>
              <w:rStyle w:val="Hyperlink"/>
            </w:rPr>
            <w:delText xml:space="preserve">Theorem 29</w:delText>
          </w:r>
        </w:del>
      </w:hyperlink>
      <w:del w:id="3906" w:author="PR Preview" w:date="2026-01-01T00:00:00Z">
        <w:r>
          <w:delText xml:space="preserve">),</w:delText>
        </w:r>
      </w:del>
      <w:del w:id="3907" w:author="PR Preview" w:date="2026-01-01T00:00:00Z">
        <w:r>
          <w:delText xml:space="preserve"> </w:delText>
        </w:r>
      </w:del>
      <w:del w:id="3908" w:author="PR Preview" w:date="2026-01-01T00:00:00Z">
        <w:r>
          <w:delText xml:space="preserve">and they are</w:delText>
        </w:r>
      </w:del>
      <w:del w:id="3909" w:author="PR Preview" w:date="2026-01-01T00:00:00Z">
        <w:r>
          <w:delText xml:space="preserve"> </w:delText>
        </w:r>
      </w:del>
      <m:oMath>
        <m:r>
          <m:t>d</m:t>
        </m:r>
        <m:r>
          <m:rPr>
            <m:sty m:val="p"/>
          </m:rPr>
          <m:t>+</m:t>
        </m:r>
        <m:r>
          <m:t>1</m:t>
        </m:r>
      </m:oMath>
      <w:del w:id="3910" w:author="PR Preview" w:date="2026-01-01T00:00:00Z">
        <w:r>
          <w:delText xml:space="preserve"> </w:delText>
        </w:r>
      </w:del>
      <w:del w:id="3911" w:author="PR Preview" w:date="2026-01-01T00:00:00Z">
        <w:r>
          <w:delText xml:space="preserve">vectors of</w:delText>
        </w:r>
      </w:del>
      <w:del w:id="3912" w:author="PR Preview" w:date="2026-01-01T00:00:00Z">
        <w:r>
          <w:delText xml:space="preserve"> </w:delText>
        </w:r>
      </w:del>
      <m:oMath>
        <m:r>
          <m:rPr>
            <m:scr m:val="script"/>
            <m:sty m:val="p"/>
          </m:rPr>
          <m:t>S</m:t>
        </m:r>
      </m:oMath>
      <w:del w:id="3913" w:author="PR Preview" w:date="2026-01-01T00:00:00Z">
        <w:r>
          <w:delText xml:space="preserve">,</w:delText>
        </w:r>
      </w:del>
      <w:del w:id="3914" w:author="PR Preview" w:date="2026-01-01T00:00:00Z">
        <w:r>
          <w:delText xml:space="preserve"> </w:delText>
        </w:r>
      </w:del>
      <w:del w:id="3915" w:author="PR Preview" w:date="2026-01-01T00:00:00Z">
        <w:r>
          <w:delText xml:space="preserve">which contradicts part 1 of</w:delText>
        </w:r>
      </w:del>
      <w:del w:id="3916" w:author="PR Preview" w:date="2026-01-01T00:00:00Z">
        <w:r>
          <w:delText xml:space="preserve"> </w:delText>
        </w:r>
      </w:del>
      <w:hyperlink w:anchor="thm-dim-bound">
        <w:del w:id="3917" w:author="PR Preview" w:date="2026-01-01T00:00:00Z">
          <w:r>
            <w:rPr>
              <w:rStyle w:val="Hyperlink"/>
            </w:rPr>
            <w:delText xml:space="preserve">Theorem 31</w:delText>
          </w:r>
        </w:del>
      </w:hyperlink>
      <w:del w:id="3918" w:author="PR Preview" w:date="2026-01-01T00:00:00Z">
        <w:r>
          <w:delText xml:space="preserve">.</w:delText>
        </w:r>
      </w:del>
      <w:del w:id="3919" w:author="PR Preview" w:date="2026-01-01T00:00:00Z">
        <w:r>
          <w:delText xml:space="preserve"> </w:delText>
        </w:r>
      </w:del>
      <w:del w:id="3920" w:author="PR Preview" w:date="2026-01-01T00:00:00Z">
        <w:r>
          <w:delText xml:space="preserve">So every vector of</w:delText>
        </w:r>
      </w:del>
      <w:del w:id="3921" w:author="PR Preview" w:date="2026-01-01T00:00:00Z">
        <w:r>
          <w:delText xml:space="preserve"> </w:delText>
        </w:r>
      </w:del>
      <m:oMath>
        <m:r>
          <m:rPr>
            <m:scr m:val="script"/>
            <m:sty m:val="p"/>
          </m:rPr>
          <m:t>S</m:t>
        </m:r>
      </m:oMath>
      <w:del w:id="3922" w:author="PR Preview" w:date="2026-01-01T00:00:00Z">
        <w:r>
          <w:delText xml:space="preserve"> </w:delText>
        </w:r>
      </w:del>
      <w:del w:id="3923" w:author="PR Preview" w:date="2026-01-01T00:00:00Z">
        <w:r>
          <w:delText xml:space="preserve">is in</w:delText>
        </w:r>
      </w:del>
      <w:del w:id="3924" w:author="PR Preview" w:date="2026-01-01T00:00:00Z">
        <w:r>
          <w:delText xml:space="preserve"> </w:delText>
        </w:r>
      </w:del>
      <m:oMath>
        <m:r>
          <m:rPr>
            <m:scr m:val="script"/>
            <m:sty m:val="p"/>
          </m:rPr>
          <m:t>T</m:t>
        </m:r>
      </m:oMath>
      <w:del w:id="3925" w:author="PR Preview" w:date="2026-01-01T00:00:00Z">
        <w:r>
          <w:delText xml:space="preserve">,</w:delText>
        </w:r>
      </w:del>
      <w:del w:id="3926" w:author="PR Preview" w:date="2026-01-01T00:00:00Z">
        <w:r>
          <w:delText xml:space="preserve"> </w:delText>
        </w:r>
      </w:del>
      <w:del w:id="3927" w:author="PR Preview" w:date="2026-01-01T00:00:00Z">
        <w:r>
          <w:delText xml:space="preserve">that is,</w:delText>
        </w:r>
      </w:del>
      <w:del w:id="3928" w:author="PR Preview" w:date="2026-01-01T00:00:00Z">
        <w:r>
          <w:delText xml:space="preserve"> </w:delText>
        </w:r>
      </w:del>
      <m:oMath>
        <m:r>
          <m:rPr>
            <m:scr m:val="script"/>
            <m:sty m:val="p"/>
          </m:rPr>
          <m:t>S</m:t>
        </m:r>
        <m:r>
          <m:rPr>
            <m:sty m:val="p"/>
          </m:rPr>
          <m:t>⊆</m:t>
        </m:r>
        <m:r>
          <m:rPr>
            <m:scr m:val="script"/>
            <m:sty m:val="p"/>
          </m:rPr>
          <m:t>T</m:t>
        </m:r>
      </m:oMath>
      <w:del w:id="3929" w:author="PR Preview" w:date="2026-01-01T00:00:00Z">
        <w:r>
          <w:delText xml:space="preserve">.</w:delText>
        </w:r>
      </w:del>
      <w:del w:id="3930" w:author="PR Preview" w:date="2026-01-01T00:00:00Z">
        <w:r>
          <w:delText xml:space="preserve"> </w:delText>
        </w:r>
      </w:del>
      <w:del w:id="3931" w:author="PR Preview" w:date="2026-01-01T00:00:00Z">
        <w:r>
          <w:delText xml:space="preserve">Together with</w:delText>
        </w:r>
      </w:del>
      <w:del w:id="3932" w:author="PR Preview" w:date="2026-01-01T00:00:00Z">
        <w:r>
          <w:delText xml:space="preserve"> </w:delText>
        </w:r>
      </w:del>
      <m:oMath>
        <m:r>
          <m:rPr>
            <m:scr m:val="script"/>
            <m:sty m:val="p"/>
          </m:rPr>
          <m:t>T</m:t>
        </m:r>
        <m:r>
          <m:rPr>
            <m:sty m:val="p"/>
          </m:rPr>
          <m:t>⊆</m:t>
        </m:r>
        <m:r>
          <m:rPr>
            <m:scr m:val="script"/>
            <m:sty m:val="p"/>
          </m:rPr>
          <m:t>S</m:t>
        </m:r>
      </m:oMath>
      <w:del w:id="3933" w:author="PR Preview" w:date="2026-01-01T00:00:00Z">
        <w:r>
          <w:delText xml:space="preserve">,</w:delText>
        </w:r>
      </w:del>
      <w:del w:id="3934" w:author="PR Preview" w:date="2026-01-01T00:00:00Z">
        <w:r>
          <w:delText xml:space="preserve"> </w:delText>
        </w:r>
      </w:del>
      <w:del w:id="3935" w:author="PR Preview" w:date="2026-01-01T00:00:00Z">
        <w:r>
          <w:delText xml:space="preserve">this inclusion gives</w:delText>
        </w:r>
      </w:del>
      <w:del w:id="3936" w:author="PR Preview" w:date="2026-01-01T00:00:00Z">
        <w:r>
          <w:delText xml:space="preserve"> </w:delText>
        </w:r>
      </w:del>
      <m:oMath>
        <m:r>
          <m:rPr>
            <m:scr m:val="script"/>
            <m:sty m:val="p"/>
          </m:rPr>
          <m:t>T</m:t>
        </m:r>
        <m:r>
          <m:rPr>
            <m:sty m:val="p"/>
          </m:rPr>
          <m:t>=</m:t>
        </m:r>
        <m:r>
          <m:rPr>
            <m:scr m:val="script"/>
            <m:sty m:val="p"/>
          </m:rPr>
          <m:t>S</m:t>
        </m:r>
      </m:oMath>
      <w:del w:id="3937" w:author="PR Preview" w:date="2026-01-01T00:00:00Z">
        <w:r>
          <w:delText xml:space="preserve">.</w:delText>
        </w:r>
      </w:del>
    </w:p>
    <w:p>
      <w:pPr>
        <w:pStyle w:val="BodyText"/>
      </w:pPr>
      <w:del w:id="3938" w:author="PR Preview" w:date="2026-01-01T00:00:00Z">
        <w:r>
          <w:rPr>
            <w:b/>
            <w:bCs/>
          </w:rPr>
          <w:delText xml:space="preserve">Example 55 (Two independent vectors in a plane span it)</w:delText>
        </w:r>
      </w:del>
      <w:del w:id="3939" w:author="PR Preview" w:date="2026-01-01T00:00:00Z">
        <w:r>
          <w:delText xml:space="preserve"> </w:delText>
        </w:r>
      </w:del>
      <w:del w:id="3940" w:author="PR Preview" w:date="2026-01-01T00:00:00Z">
        <w:r>
          <w:delText xml:space="preserve">Let</w:delText>
        </w:r>
      </w:del>
      <w:del w:id="3941"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3942" w:author="PR Preview" w:date="2026-01-01T00:00:00Z">
        <w:r>
          <w:delText xml:space="preserve">,</w:delText>
        </w:r>
      </w:del>
      <w:del w:id="3943" w:author="PR Preview" w:date="2026-01-01T00:00:00Z">
        <w:r>
          <w:delText xml:space="preserve"> </w:delText>
        </w:r>
      </w:del>
      <w:del w:id="3944" w:author="PR Preview" w:date="2026-01-01T00:00:00Z">
        <w:r>
          <w:delText xml:space="preserve">the plane</w:delText>
        </w:r>
      </w:del>
      <w:del w:id="3945" w:author="PR Preview" w:date="2026-01-01T00:00:00Z">
        <w:r>
          <w:delText xml:space="preserve"> </w:delText>
        </w:r>
      </w:del>
      <m:oMath>
        <m:r>
          <m:t>z</m:t>
        </m:r>
        <m:r>
          <m:rPr>
            <m:sty m:val="p"/>
          </m:rPr>
          <m:t>=</m:t>
        </m:r>
        <m:r>
          <m:t>0</m:t>
        </m:r>
      </m:oMath>
      <w:del w:id="3946" w:author="PR Preview" w:date="2026-01-01T00:00:00Z">
        <w:r>
          <w:delText xml:space="preserve">, which has dimension</w:delText>
        </w:r>
      </w:del>
      <w:del w:id="3947" w:author="PR Preview" w:date="2026-01-01T00:00:00Z">
        <w:r>
          <w:delText xml:space="preserve"> </w:delText>
        </w:r>
      </w:del>
      <m:oMath>
        <m:r>
          <m:t>2</m:t>
        </m:r>
      </m:oMath>
      <w:del w:id="3948" w:author="PR Preview" w:date="2026-01-01T00:00:00Z">
        <w:r>
          <w:delText xml:space="preserve"> </w:delText>
        </w:r>
      </w:del>
      <w:del w:id="3949" w:author="PR Preview" w:date="2026-01-01T00:00:00Z">
        <w:r>
          <w:delText xml:space="preserve">(</w:delText>
        </w:r>
      </w:del>
      <w:hyperlink w:anchor="exm-dimension">
        <w:del w:id="3950" w:author="PR Preview" w:date="2026-01-01T00:00:00Z">
          <w:r>
            <w:rPr>
              <w:rStyle w:val="Hyperlink"/>
            </w:rPr>
            <w:delText xml:space="preserve">Example 51</w:delText>
          </w:r>
        </w:del>
      </w:hyperlink>
      <w:del w:id="3951" w:author="PR Preview" w:date="2026-01-01T00:00:00Z">
        <w:r>
          <w:delText xml:space="preserve">),</w:delText>
        </w:r>
      </w:del>
      <w:del w:id="3952" w:author="PR Preview" w:date="2026-01-01T00:00:00Z">
        <w:r>
          <w:delText xml:space="preserve"> </w:delText>
        </w:r>
      </w:del>
      <w:del w:id="3953" w:author="PR Preview" w:date="2026-01-01T00:00:00Z">
        <w:r>
          <w:delText xml:space="preserve">and let</w:delText>
        </w:r>
      </w:del>
      <w:del w:id="3954"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3955" w:author="PR Preview" w:date="2026-01-01T00:00:00Z">
        <w:r>
          <w:delText xml:space="preserve">.</w:delText>
        </w:r>
      </w:del>
      <w:del w:id="3956" w:author="PR Preview" w:date="2026-01-01T00:00:00Z">
        <w:r>
          <w:delText xml:space="preserve"> </w:delText>
        </w:r>
      </w:del>
      <w:del w:id="3957" w:author="PR Preview" w:date="2026-01-01T00:00:00Z">
        <w:r>
          <w:delText xml:space="preserve">Both vectors have third entry</w:delText>
        </w:r>
      </w:del>
      <w:del w:id="3958" w:author="PR Preview" w:date="2026-01-01T00:00:00Z">
        <w:r>
          <w:delText xml:space="preserve"> </w:delText>
        </w:r>
      </w:del>
      <m:oMath>
        <m:r>
          <m:t>0</m:t>
        </m:r>
      </m:oMath>
      <w:del w:id="3959" w:author="PR Preview" w:date="2026-01-01T00:00:00Z">
        <w:r>
          <w:delText xml:space="preserve">, so</w:delText>
        </w:r>
      </w:del>
      <w:del w:id="3960" w:author="PR Preview" w:date="2026-01-01T00:00:00Z">
        <w:r>
          <w:delText xml:space="preserve"> </w:delText>
        </w:r>
      </w:del>
      <m:oMath>
        <m:r>
          <m:rPr>
            <m:scr m:val="script"/>
            <m:sty m:val="p"/>
          </m:rPr>
          <m:t>T</m:t>
        </m:r>
        <m:r>
          <m:rPr>
            <m:sty m:val="p"/>
          </m:rPr>
          <m:t>⊆</m:t>
        </m:r>
        <m:r>
          <m:rPr>
            <m:scr m:val="script"/>
            <m:sty m:val="p"/>
          </m:rPr>
          <m:t>S</m:t>
        </m:r>
      </m:oMath>
      <w:del w:id="3961" w:author="PR Preview" w:date="2026-01-01T00:00:00Z">
        <w:r>
          <w:delText xml:space="preserve">.</w:delText>
        </w:r>
      </w:del>
      <w:del w:id="3962" w:author="PR Preview" w:date="2026-01-01T00:00:00Z">
        <w:r>
          <w:delText xml:space="preserve"> </w:delText>
        </w:r>
      </w:del>
      <w:del w:id="3963" w:author="PR Preview" w:date="2026-01-01T00:00:00Z">
        <w:r>
          <w:delText xml:space="preserve">They are linearly independent:</w:delText>
        </w:r>
      </w:del>
      <w:del w:id="3964"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3965" w:author="PR Preview" w:date="2026-01-01T00:00:00Z">
        <w:r>
          <w:delText xml:space="preserve">,</w:delText>
        </w:r>
      </w:del>
      <w:del w:id="3966" w:author="PR Preview" w:date="2026-01-01T00:00:00Z">
        <w:r>
          <w:delText xml:space="preserve"> </w:delText>
        </w:r>
      </w:del>
      <w:del w:id="3967" w:author="PR Preview" w:date="2026-01-01T00:00:00Z">
        <w:r>
          <w:delText xml:space="preserve">which is</w:delText>
        </w:r>
      </w:del>
      <w:del w:id="3968" w:author="PR Preview" w:date="2026-01-01T00:00:00Z">
        <w:r>
          <w:delText xml:space="preserve"> </w:delText>
        </w:r>
      </w:del>
      <w:del w:id="3969" w:author="PR Preview" w:date="2026-01-01T00:00:00Z">
        <w:r>
          <w:delText xml:space="preserve">$\mathord{\smash[b]{\underset{\raise.3ex\hbox{$\scriptstyle\sim$}}{0}}\vphantom{0}}$</w:delText>
        </w:r>
      </w:del>
      <w:del w:id="3970" w:author="PR Preview" w:date="2026-01-01T00:00:00Z">
        <w:r>
          <w:delText xml:space="preserve"> </w:delText>
        </w:r>
      </w:del>
      <w:del w:id="3971" w:author="PR Preview" w:date="2026-01-01T00:00:00Z">
        <w:r>
          <w:delText xml:space="preserve">only if</w:delText>
        </w:r>
      </w:del>
      <w:del w:id="3972" w:author="PR Preview" w:date="2026-01-01T00:00:00Z">
        <w:r>
          <w:delText xml:space="preserve"> </w:delText>
        </w:r>
      </w:del>
      <m:oMath>
        <m:sSub>
          <m:e>
            <m:r>
              <m:t>c</m:t>
            </m:r>
          </m:e>
          <m:sub>
            <m:r>
              <m:t>2</m:t>
            </m:r>
          </m:sub>
        </m:sSub>
        <m:r>
          <m:rPr>
            <m:sty m:val="p"/>
          </m:rPr>
          <m:t>=</m:t>
        </m:r>
        <m:r>
          <m:t>0</m:t>
        </m:r>
      </m:oMath>
      <w:del w:id="3973" w:author="PR Preview" w:date="2026-01-01T00:00:00Z">
        <w:r>
          <w:delText xml:space="preserve"> </w:delText>
        </w:r>
      </w:del>
      <w:del w:id="3974" w:author="PR Preview" w:date="2026-01-01T00:00:00Z">
        <w:r>
          <w:delText xml:space="preserve">and then</w:delText>
        </w:r>
      </w:del>
      <w:del w:id="3975" w:author="PR Preview" w:date="2026-01-01T00:00:00Z">
        <w:r>
          <w:delText xml:space="preserve"> </w:delText>
        </w:r>
      </w:del>
      <m:oMath>
        <m:sSub>
          <m:e>
            <m:r>
              <m:t>c</m:t>
            </m:r>
          </m:e>
          <m:sub>
            <m:r>
              <m:t>1</m:t>
            </m:r>
          </m:sub>
        </m:sSub>
        <m:r>
          <m:rPr>
            <m:sty m:val="p"/>
          </m:rPr>
          <m:t>=</m:t>
        </m:r>
        <m:r>
          <m:t>0</m:t>
        </m:r>
      </m:oMath>
      <w:del w:id="3976" w:author="PR Preview" w:date="2026-01-01T00:00:00Z">
        <w:r>
          <w:delText xml:space="preserve">.</w:delText>
        </w:r>
      </w:del>
      <w:del w:id="3977" w:author="PR Preview" w:date="2026-01-01T00:00:00Z">
        <w:r>
          <w:delText xml:space="preserve"> </w:delText>
        </w:r>
      </w:del>
      <w:del w:id="3978" w:author="PR Preview" w:date="2026-01-01T00:00:00Z">
        <w:r>
          <w:delText xml:space="preserve">So</w:delText>
        </w:r>
      </w:del>
      <w:del w:id="3979"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3980" w:author="PR Preview" w:date="2026-01-01T00:00:00Z">
        <w:r>
          <w:delText xml:space="preserve">,</w:delText>
        </w:r>
      </w:del>
      <w:del w:id="3981" w:author="PR Preview" w:date="2026-01-01T00:00:00Z">
        <w:r>
          <w:delText xml:space="preserve"> </w:delText>
        </w:r>
      </w:del>
      <w:del w:id="3982" w:author="PR Preview" w:date="2026-01-01T00:00:00Z">
        <w:r>
          <w:delText xml:space="preserve">and</w:delText>
        </w:r>
      </w:del>
      <w:del w:id="3983" w:author="PR Preview" w:date="2026-01-01T00:00:00Z">
        <w:r>
          <w:delText xml:space="preserve"> </w:delText>
        </w:r>
      </w:del>
      <w:hyperlink w:anchor="thm-subspace-equal-dim">
        <w:del w:id="3984" w:author="PR Preview" w:date="2026-01-01T00:00:00Z">
          <w:r>
            <w:rPr>
              <w:rStyle w:val="Hyperlink"/>
            </w:rPr>
            <w:delText xml:space="preserve">Theorem 32</w:delText>
          </w:r>
        </w:del>
      </w:hyperlink>
      <w:del w:id="3985" w:author="PR Preview" w:date="2026-01-01T00:00:00Z">
        <w:r>
          <w:delText xml:space="preserve"> </w:delText>
        </w:r>
      </w:del>
      <w:del w:id="3986" w:author="PR Preview" w:date="2026-01-01T00:00:00Z">
        <w:r>
          <w:delText xml:space="preserve">gives</w:delText>
        </w:r>
      </w:del>
      <w:del w:id="3987" w:author="PR Preview" w:date="2026-01-01T00:00:00Z">
        <w:r>
          <w:delText xml:space="preserve"> </w:delText>
        </w:r>
      </w:del>
      <m:oMath>
        <m:r>
          <m:rPr>
            <m:scr m:val="script"/>
            <m:sty m:val="p"/>
          </m:rPr>
          <m:t>T</m:t>
        </m:r>
        <m:r>
          <m:rPr>
            <m:sty m:val="p"/>
          </m:rPr>
          <m:t>=</m:t>
        </m:r>
        <m:r>
          <m:rPr>
            <m:scr m:val="script"/>
            <m:sty m:val="p"/>
          </m:rPr>
          <m:t>S</m:t>
        </m:r>
      </m:oMath>
      <w:del w:id="3988" w:author="PR Preview" w:date="2026-01-01T00:00:00Z">
        <w:r>
          <w:delText xml:space="preserve"> </w:delText>
        </w:r>
      </w:del>
      <w:del w:id="3989" w:author="PR Preview" w:date="2026-01-01T00:00:00Z">
        <w:r>
          <w:delText xml:space="preserve">without solving for any coefficients.</w:delText>
        </w:r>
      </w:del>
      <w:del w:id="3990" w:author="PR Preview" w:date="2026-01-01T00:00:00Z">
        <w:r>
          <w:delText xml:space="preserve"> </w:delText>
        </w:r>
      </w:del>
      <w:del w:id="3991" w:author="PR Preview" w:date="2026-01-01T00:00:00Z">
        <w:r>
          <w:delText xml:space="preserve">As a check,</w:delText>
        </w:r>
      </w:del>
      <w:del w:id="3992"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3993" w:author="PR Preview" w:date="2026-01-01T00:00:00Z">
        <w:r>
          <w:delText xml:space="preserve">.</w:delText>
        </w:r>
      </w:del>
    </w:p>
    <w:p>
      <w:pPr>
        <w:pStyle w:val="BodyText"/>
      </w:pPr>
      <w:del w:id="3994" w:author="PR Preview" w:date="2026-01-01T00:00:00Z">
        <w:r>
          <w:rPr>
            <w:b/>
            <w:bCs/>
          </w:rPr>
          <w:delText xml:space="preserve">Example 56 (Equal dimensions without containment)</w:delText>
        </w:r>
      </w:del>
      <w:del w:id="3995" w:author="PR Preview" w:date="2026-01-01T00:00:00Z">
        <w:r>
          <w:delText xml:space="preserve"> </w:delText>
        </w:r>
      </w:del>
      <w:del w:id="3996" w:author="PR Preview" w:date="2026-01-01T00:00:00Z">
        <w:r>
          <w:delText xml:space="preserve">The lines</w:delText>
        </w:r>
      </w:del>
      <w:del w:id="3997"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3998" w:author="PR Preview" w:date="2026-01-01T00:00:00Z">
        <w:r>
          <w:delText xml:space="preserve"> </w:delText>
        </w:r>
      </w:del>
      <w:del w:id="3999" w:author="PR Preview" w:date="2026-01-01T00:00:00Z">
        <w:r>
          <w:delText xml:space="preserve">and</w:delText>
        </w:r>
      </w:del>
      <w:del w:id="4000"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4001" w:author="PR Preview" w:date="2026-01-01T00:00:00Z">
        <w:r>
          <w:delText xml:space="preserve"> </w:delText>
        </w:r>
      </w:del>
      <w:del w:id="4002" w:author="PR Preview" w:date="2026-01-01T00:00:00Z">
        <w:r>
          <w:delText xml:space="preserve">in</w:delText>
        </w:r>
      </w:del>
      <w:del w:id="4003" w:author="PR Preview" w:date="2026-01-01T00:00:00Z">
        <w:r>
          <w:delText xml:space="preserve"> </w:delText>
        </w:r>
      </w:del>
      <m:oMath>
        <m:sSup>
          <m:e>
            <m:r>
              <m:rPr>
                <m:scr m:val="double-struck"/>
                <m:sty m:val="p"/>
              </m:rPr>
              <m:t>R</m:t>
            </m:r>
          </m:e>
          <m:sup>
            <m:r>
              <m:t>3</m:t>
            </m:r>
          </m:sup>
        </m:sSup>
      </m:oMath>
      <w:del w:id="4004" w:author="PR Preview" w:date="2026-01-01T00:00:00Z">
        <w:r>
          <w:delText xml:space="preserve"> </w:delText>
        </w:r>
      </w:del>
      <w:del w:id="4005" w:author="PR Preview" w:date="2026-01-01T00:00:00Z">
        <w:r>
          <w:delText xml:space="preserve">both have dimension</w:delText>
        </w:r>
      </w:del>
      <w:del w:id="4006" w:author="PR Preview" w:date="2026-01-01T00:00:00Z">
        <w:r>
          <w:delText xml:space="preserve"> </w:delText>
        </w:r>
      </w:del>
      <m:oMath>
        <m:r>
          <m:t>1</m:t>
        </m:r>
      </m:oMath>
      <w:del w:id="4007" w:author="PR Preview" w:date="2026-01-01T00:00:00Z">
        <w:r>
          <w:delText xml:space="preserve">,</w:delText>
        </w:r>
      </w:del>
      <w:del w:id="4008" w:author="PR Preview" w:date="2026-01-01T00:00:00Z">
        <w:r>
          <w:delText xml:space="preserve"> </w:delText>
        </w:r>
      </w:del>
      <w:del w:id="4009" w:author="PR Preview" w:date="2026-01-01T00:00:00Z">
        <w:r>
          <w:delText xml:space="preserve">but they are not equal:</w:delText>
        </w:r>
      </w:del>
      <w:del w:id="4010" w:author="PR Preview" w:date="2026-01-01T00:00:00Z">
        <w:r>
          <w:delText xml:space="preserve"> </w:delText>
        </w:r>
      </w:del>
      <m:oMath>
        <m:r>
          <m:rPr>
            <m:sty m:val="p"/>
          </m:rPr>
          <m:t>(</m:t>
        </m:r>
        <m:r>
          <m:t>1</m:t>
        </m:r>
        <m:r>
          <m:rPr>
            <m:sty m:val="p"/>
          </m:rPr>
          <m:t>,</m:t>
        </m:r>
        <m:r>
          <m:t>0</m:t>
        </m:r>
        <m:r>
          <m:rPr>
            <m:sty m:val="p"/>
          </m:rPr>
          <m:t>,</m:t>
        </m:r>
        <m:r>
          <m:t>0</m:t>
        </m:r>
        <m:r>
          <m:rPr>
            <m:sty m:val="p"/>
          </m:rPr>
          <m:t>)</m:t>
        </m:r>
      </m:oMath>
      <w:del w:id="4011" w:author="PR Preview" w:date="2026-01-01T00:00:00Z">
        <w:r>
          <w:delText xml:space="preserve"> </w:delText>
        </w:r>
      </w:del>
      <w:del w:id="4012" w:author="PR Preview" w:date="2026-01-01T00:00:00Z">
        <w:r>
          <w:delText xml:space="preserve">is in the first and not the second.</w:delText>
        </w:r>
      </w:del>
      <w:del w:id="4013" w:author="PR Preview" w:date="2026-01-01T00:00:00Z">
        <w:r>
          <w:delText xml:space="preserve"> </w:delText>
        </w:r>
      </w:del>
      <w:hyperlink w:anchor="thm-subspace-equal-dim">
        <w:del w:id="4014" w:author="PR Preview" w:date="2026-01-01T00:00:00Z">
          <w:r>
            <w:rPr>
              <w:rStyle w:val="Hyperlink"/>
            </w:rPr>
            <w:delText xml:space="preserve">Theorem 32</w:delText>
          </w:r>
        </w:del>
      </w:hyperlink>
      <w:del w:id="4015" w:author="PR Preview" w:date="2026-01-01T00:00:00Z">
        <w:r>
          <w:delText xml:space="preserve"> </w:delText>
        </w:r>
      </w:del>
      <w:del w:id="4016" w:author="PR Preview" w:date="2026-01-01T00:00:00Z">
        <w:r>
          <w:delText xml:space="preserve">does not apply,</w:delText>
        </w:r>
      </w:del>
      <w:del w:id="4017" w:author="PR Preview" w:date="2026-01-01T00:00:00Z">
        <w:r>
          <w:delText xml:space="preserve"> </w:delText>
        </w:r>
      </w:del>
      <w:del w:id="4018" w:author="PR Preview" w:date="2026-01-01T00:00:00Z">
        <w:r>
          <w:delText xml:space="preserve">because neither line contains the other.</w:delText>
        </w:r>
      </w:del>
    </w:p>
    <w:p>
      <w:pPr>
        <w:pStyle w:val="BodyText"/>
      </w:pPr>
      <w:ins w:id="4019" w:author="PR Preview" w:date="2026-01-01T00:00:00Z">
        <w:r>
          <w:rPr>
            <w:b/>
            <w:bCs/>
          </w:rPr>
          <w:t xml:space="preserve">Part 2.</w:t>
        </w:r>
      </w:ins>
      <w:ins w:id="4020" w:author="PR Preview" w:date="2026-01-01T00:00:00Z">
        <w:r>
          <w:t xml:space="preserve"> </w:t>
        </w:r>
      </w:ins>
      <m:oMath>
        <m:r>
          <m:rPr>
            <m:scr m:val="script"/>
            <m:sty m:val="p"/>
          </m:rPr>
          <m:t>T</m:t>
        </m:r>
      </m:oMath>
      <w:ins w:id="4021" w:author="PR Preview" w:date="2026-01-01T00:00:00Z">
        <w:r>
          <w:t xml:space="preserve"> </w:t>
        </w:r>
      </w:ins>
      <w:ins w:id="4022" w:author="PR Preview" w:date="2026-01-01T00:00:00Z">
        <w:r>
          <w:t xml:space="preserve">has a basis (</w:t>
        </w:r>
      </w:ins>
      <w:hyperlink w:anchor="thm-extend-basis">
        <w:ins w:id="4023" w:author="PR Preview" w:date="2026-01-01T00:00:00Z">
          <w:r>
            <w:rPr>
              <w:rStyle w:val="Hyperlink"/>
            </w:rPr>
            <w:t xml:space="preserve">Theorem 29</w:t>
          </w:r>
        </w:ins>
      </w:hyperlink>
      <w:ins w:id="4024" w:author="PR Preview" w:date="2026-01-01T00:00:00Z">
        <w:r>
          <w:t xml:space="preserve">)</w:t>
        </w:r>
      </w:ins>
      <w:ins w:id="4025" w:author="PR Preview" w:date="2026-01-01T00:00:00Z">
        <w:r>
          <w:t xml:space="preserve"> </w:t>
        </w:r>
      </w:ins>
      <w:ins w:id="4026" w:author="PR Preview" w:date="2026-01-01T00:00:00Z">
        <w:r>
          <w:t xml:space="preserve">with</w:t>
        </w:r>
      </w:ins>
      <w:ins w:id="4027" w:author="PR Preview" w:date="2026-01-01T00:00:00Z">
        <w:r>
          <w:t xml:space="preserve"> </w:t>
        </w:r>
      </w:ins>
      <m:oMath>
        <m:r>
          <m:rPr>
            <m:sty m:val="p"/>
          </m:rPr>
          <m:t>dim</m:t>
        </m:r>
        <m:r>
          <m:rPr>
            <m:sty m:val="p"/>
          </m:rPr>
          <m:t>(</m:t>
        </m:r>
        <m:r>
          <m:rPr>
            <m:scr m:val="script"/>
            <m:sty m:val="p"/>
          </m:rPr>
          <m:t>T</m:t>
        </m:r>
        <m:r>
          <m:rPr>
            <m:sty m:val="p"/>
          </m:rPr>
          <m:t>)</m:t>
        </m:r>
      </m:oMath>
      <w:ins w:id="4028" w:author="PR Preview" w:date="2026-01-01T00:00:00Z">
        <w:r>
          <w:t xml:space="preserve"> </w:t>
        </w:r>
      </w:ins>
      <w:ins w:id="4029" w:author="PR Preview" w:date="2026-01-01T00:00:00Z">
        <w:r>
          <w:t xml:space="preserve">vectors.</w:t>
        </w:r>
      </w:ins>
      <w:ins w:id="4030" w:author="PR Preview" w:date="2026-01-01T00:00:00Z">
        <w:r>
          <w:t xml:space="preserve"> </w:t>
        </w:r>
      </w:ins>
      <w:ins w:id="4031" w:author="PR Preview" w:date="2026-01-01T00:00:00Z">
        <w:r>
          <w:t xml:space="preserve">Those vectors are linearly independent and lie in</w:t>
        </w:r>
      </w:ins>
      <w:ins w:id="4032" w:author="PR Preview" w:date="2026-01-01T00:00:00Z">
        <w:r>
          <w:t xml:space="preserve"> </w:t>
        </w:r>
      </w:ins>
      <m:oMath>
        <m:r>
          <m:rPr>
            <m:scr m:val="script"/>
            <m:sty m:val="p"/>
          </m:rPr>
          <m:t>S</m:t>
        </m:r>
      </m:oMath>
      <w:ins w:id="4033" w:author="PR Preview" w:date="2026-01-01T00:00:00Z">
        <w:r>
          <w:t xml:space="preserve">,</w:t>
        </w:r>
      </w:ins>
      <w:ins w:id="4034" w:author="PR Preview" w:date="2026-01-01T00:00:00Z">
        <w:r>
          <w:t xml:space="preserve"> </w:t>
        </w:r>
      </w:ins>
      <w:ins w:id="4035" w:author="PR Preview" w:date="2026-01-01T00:00:00Z">
        <w:r>
          <w:t xml:space="preserve">so by Part 1 there are at most</w:t>
        </w:r>
      </w:ins>
      <w:ins w:id="4036" w:author="PR Preview" w:date="2026-01-01T00:00:00Z">
        <w:r>
          <w:t xml:space="preserve"> </w:t>
        </w:r>
      </w:ins>
      <m:oMath>
        <m:r>
          <m:rPr>
            <m:sty m:val="p"/>
          </m:rPr>
          <m:t>dim</m:t>
        </m:r>
        <m:r>
          <m:rPr>
            <m:sty m:val="p"/>
          </m:rPr>
          <m:t>(</m:t>
        </m:r>
        <m:r>
          <m:rPr>
            <m:scr m:val="script"/>
            <m:sty m:val="p"/>
          </m:rPr>
          <m:t>S</m:t>
        </m:r>
        <m:r>
          <m:rPr>
            <m:sty m:val="p"/>
          </m:rPr>
          <m:t>)</m:t>
        </m:r>
      </m:oMath>
      <w:ins w:id="4037" w:author="PR Preview" w:date="2026-01-01T00:00:00Z">
        <w:r>
          <w:t xml:space="preserve"> </w:t>
        </w:r>
      </w:ins>
      <w:ins w:id="4038" w:author="PR Preview" w:date="2026-01-01T00:00:00Z">
        <w:r>
          <w:t xml:space="preserve">of them.</w:t>
        </w:r>
      </w:ins>
    </w:p>
    <w:bookmarkStart w:id="235" w:name="exm-dim-bound"/>
    <w:p>
      <w:pPr>
        <w:pStyle w:val="BodyText"/>
      </w:pPr>
      <w:ins w:id="4039" w:author="PR Preview" w:date="2026-01-01T00:00:00Z">
        <w:r>
          <w:rPr>
            <w:b/>
            <w:bCs/>
          </w:rPr>
          <w:t xml:space="preserve">Example 53 (Subspaces of a plane have dimension at most two)</w:t>
        </w:r>
      </w:ins>
      <w:ins w:id="4040" w:author="PR Preview" w:date="2026-01-01T00:00:00Z">
        <w:r>
          <w:t xml:space="preserve"> </w:t>
        </w:r>
      </w:ins>
      <w:ins w:id="4041" w:author="PR Preview" w:date="2026-01-01T00:00:00Z">
        <w:r>
          <w:t xml:space="preserve">The plane</w:t>
        </w:r>
      </w:ins>
      <w:ins w:id="4042"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4043" w:author="PR Preview" w:date="2026-01-01T00:00:00Z">
        <w:r>
          <w:t xml:space="preserve"> </w:t>
        </w:r>
      </w:ins>
      <w:ins w:id="4044" w:author="PR Preview" w:date="2026-01-01T00:00:00Z">
        <w:r>
          <w:t xml:space="preserve">in</w:t>
        </w:r>
      </w:ins>
      <w:ins w:id="4045" w:author="PR Preview" w:date="2026-01-01T00:00:00Z">
        <w:r>
          <w:t xml:space="preserve"> </w:t>
        </w:r>
      </w:ins>
      <m:oMath>
        <m:sSup>
          <m:e>
            <m:r>
              <m:rPr>
                <m:scr m:val="double-struck"/>
                <m:sty m:val="p"/>
              </m:rPr>
              <m:t>R</m:t>
            </m:r>
          </m:e>
          <m:sup>
            <m:r>
              <m:t>3</m:t>
            </m:r>
          </m:sup>
        </m:sSup>
      </m:oMath>
      <w:ins w:id="4046" w:author="PR Preview" w:date="2026-01-01T00:00:00Z">
        <w:r>
          <w:t xml:space="preserve"> </w:t>
        </w:r>
      </w:ins>
      <w:ins w:id="4047" w:author="PR Preview" w:date="2026-01-01T00:00:00Z">
        <w:r>
          <w:t xml:space="preserve">has dimension</w:t>
        </w:r>
      </w:ins>
      <w:ins w:id="4048" w:author="PR Preview" w:date="2026-01-01T00:00:00Z">
        <w:r>
          <w:t xml:space="preserve"> </w:t>
        </w:r>
      </w:ins>
      <m:oMath>
        <m:r>
          <m:t>2</m:t>
        </m:r>
      </m:oMath>
      <w:ins w:id="4049" w:author="PR Preview" w:date="2026-01-01T00:00:00Z">
        <w:r>
          <w:t xml:space="preserve"> </w:t>
        </w:r>
      </w:ins>
      <w:ins w:id="4050" w:author="PR Preview" w:date="2026-01-01T00:00:00Z">
        <w:r>
          <w:t xml:space="preserve">(</w:t>
        </w:r>
      </w:ins>
      <w:hyperlink w:anchor="exm-dimension">
        <w:ins w:id="4051" w:author="PR Preview" w:date="2026-01-01T00:00:00Z">
          <w:r>
            <w:rPr>
              <w:rStyle w:val="Hyperlink"/>
            </w:rPr>
            <w:t xml:space="preserve">Example 50</w:t>
          </w:r>
        </w:ins>
      </w:hyperlink>
      <w:ins w:id="4052" w:author="PR Preview" w:date="2026-01-01T00:00:00Z">
        <w:r>
          <w:t xml:space="preserve">).</w:t>
        </w:r>
      </w:ins>
      <w:ins w:id="4053" w:author="PR Preview" w:date="2026-01-01T00:00:00Z">
        <w:r>
          <w:t xml:space="preserve"> </w:t>
        </w:r>
      </w:ins>
      <w:ins w:id="4054" w:author="PR Preview" w:date="2026-01-01T00:00:00Z">
        <w:r>
          <w:t xml:space="preserve">By</w:t>
        </w:r>
      </w:ins>
      <w:ins w:id="4055" w:author="PR Preview" w:date="2026-01-01T00:00:00Z">
        <w:r>
          <w:t xml:space="preserve"> </w:t>
        </w:r>
      </w:ins>
      <w:hyperlink w:anchor="thm-dim-bound">
        <w:ins w:id="4056" w:author="PR Preview" w:date="2026-01-01T00:00:00Z">
          <w:r>
            <w:rPr>
              <w:rStyle w:val="Hyperlink"/>
            </w:rPr>
            <w:t xml:space="preserve">Theorem 30</w:t>
          </w:r>
        </w:ins>
      </w:hyperlink>
      <w:ins w:id="4057" w:author="PR Preview" w:date="2026-01-01T00:00:00Z">
        <w:r>
          <w:t xml:space="preserve">,</w:t>
        </w:r>
      </w:ins>
      <w:ins w:id="4058" w:author="PR Preview" w:date="2026-01-01T00:00:00Z">
        <w:r>
          <w:t xml:space="preserve"> </w:t>
        </w:r>
      </w:ins>
      <w:ins w:id="4059" w:author="PR Preview" w:date="2026-01-01T00:00:00Z">
        <w:r>
          <w:t xml:space="preserve">no three vectors with third entry</w:t>
        </w:r>
      </w:ins>
      <w:ins w:id="4060" w:author="PR Preview" w:date="2026-01-01T00:00:00Z">
        <w:r>
          <w:t xml:space="preserve"> </w:t>
        </w:r>
      </w:ins>
      <m:oMath>
        <m:r>
          <m:t>0</m:t>
        </m:r>
      </m:oMath>
      <w:ins w:id="4061" w:author="PR Preview" w:date="2026-01-01T00:00:00Z">
        <w:r>
          <w:t xml:space="preserve"> </w:t>
        </w:r>
      </w:ins>
      <w:ins w:id="4062" w:author="PR Preview" w:date="2026-01-01T00:00:00Z">
        <w:r>
          <w:t xml:space="preserve">are linearly independent;</w:t>
        </w:r>
      </w:ins>
      <w:ins w:id="4063" w:author="PR Preview" w:date="2026-01-01T00:00:00Z">
        <w:r>
          <w:t xml:space="preserve"> </w:t>
        </w:r>
      </w:ins>
      <w:ins w:id="4064" w:author="PR Preview" w:date="2026-01-01T00:00:00Z">
        <w:r>
          <w:t xml:space="preserve">for instance,</w:t>
        </w:r>
      </w:ins>
      <w:ins w:id="4065" w:author="PR Preview" w:date="2026-01-01T00:00:00Z">
        <w:r>
          <w:t xml:space="preserve"> </w:t>
        </w:r>
      </w:ins>
      <w:ins w:id="4066" w:author="PR Preview" w:date="2026-01-01T00:00:00Z">
        <w:r>
          <w:t xml:space="preserve">$(1, 0, 0) + (0, 1, 0) - (1, 1, 0) = \mathord{\smash[b]{\underset{\raise.3ex\hbox{$\scriptstyle\sim$}}{0}}\vphantom{0}}$</w:t>
        </w:r>
      </w:ins>
      <w:ins w:id="4067" w:author="PR Preview" w:date="2026-01-01T00:00:00Z">
        <w:r>
          <w:t xml:space="preserve">.</w:t>
        </w:r>
      </w:ins>
      <w:ins w:id="4068" w:author="PR Preview" w:date="2026-01-01T00:00:00Z">
        <w:r>
          <w:t xml:space="preserve"> </w:t>
        </w:r>
      </w:ins>
      <w:ins w:id="4069" w:author="PR Preview" w:date="2026-01-01T00:00:00Z">
        <w:r>
          <w:t xml:space="preserve">The line</w:t>
        </w:r>
      </w:ins>
      <w:ins w:id="4070"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071" w:author="PR Preview" w:date="2026-01-01T00:00:00Z">
        <w:r>
          <w:t xml:space="preserve"> </w:t>
        </w:r>
      </w:ins>
      <w:ins w:id="4072" w:author="PR Preview" w:date="2026-01-01T00:00:00Z">
        <w:r>
          <w:t xml:space="preserve">lies in</w:t>
        </w:r>
      </w:ins>
      <w:ins w:id="4073" w:author="PR Preview" w:date="2026-01-01T00:00:00Z">
        <w:r>
          <w:t xml:space="preserve"> </w:t>
        </w:r>
      </w:ins>
      <m:oMath>
        <m:r>
          <m:rPr>
            <m:scr m:val="script"/>
            <m:sty m:val="p"/>
          </m:rPr>
          <m:t>S</m:t>
        </m:r>
      </m:oMath>
      <w:ins w:id="4074" w:author="PR Preview" w:date="2026-01-01T00:00:00Z">
        <w:r>
          <w:t xml:space="preserve">,</w:t>
        </w:r>
      </w:ins>
      <w:ins w:id="4075" w:author="PR Preview" w:date="2026-01-01T00:00:00Z">
        <w:r>
          <w:t xml:space="preserve"> </w:t>
        </w:r>
      </w:ins>
      <w:ins w:id="4076"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ins w:id="4077" w:author="PR Preview" w:date="2026-01-01T00:00:00Z">
        <w:r>
          <w:rPr>
            <w:b/>
            <w:bCs/>
          </w:rPr>
          <w:t xml:space="preserve">Theorem 31 (A subspace inside another of the same dimension equals it)</w:t>
        </w:r>
      </w:ins>
      <w:ins w:id="4078" w:author="PR Preview" w:date="2026-01-01T00:00:00Z">
        <w:r>
          <w:t xml:space="preserve"> </w:t>
        </w:r>
      </w:ins>
      <w:ins w:id="4079" w:author="PR Preview" w:date="2026-01-01T00:00:00Z">
        <w:r>
          <w:t xml:space="preserve">If</w:t>
        </w:r>
      </w:ins>
      <w:ins w:id="4080" w:author="PR Preview" w:date="2026-01-01T00:00:00Z">
        <w:r>
          <w:t xml:space="preserve"> </w:t>
        </w:r>
      </w:ins>
      <m:oMath>
        <m:r>
          <m:rPr>
            <m:scr m:val="script"/>
            <m:sty m:val="p"/>
          </m:rPr>
          <m:t>T</m:t>
        </m:r>
      </m:oMath>
      <w:ins w:id="4081" w:author="PR Preview" w:date="2026-01-01T00:00:00Z">
        <w:r>
          <w:t xml:space="preserve"> </w:t>
        </w:r>
      </w:ins>
      <w:ins w:id="4082" w:author="PR Preview" w:date="2026-01-01T00:00:00Z">
        <w:r>
          <w:t xml:space="preserve">and</w:t>
        </w:r>
      </w:ins>
      <w:ins w:id="4083" w:author="PR Preview" w:date="2026-01-01T00:00:00Z">
        <w:r>
          <w:t xml:space="preserve"> </w:t>
        </w:r>
      </w:ins>
      <m:oMath>
        <m:r>
          <m:rPr>
            <m:scr m:val="script"/>
            <m:sty m:val="p"/>
          </m:rPr>
          <m:t>S</m:t>
        </m:r>
      </m:oMath>
      <w:ins w:id="4084" w:author="PR Preview" w:date="2026-01-01T00:00:00Z">
        <w:r>
          <w:t xml:space="preserve"> </w:t>
        </w:r>
      </w:ins>
      <w:ins w:id="4085" w:author="PR Preview" w:date="2026-01-01T00:00:00Z">
        <w:r>
          <w:t xml:space="preserve">are subspaces of</w:t>
        </w:r>
      </w:ins>
      <w:ins w:id="4086" w:author="PR Preview" w:date="2026-01-01T00:00:00Z">
        <w:r>
          <w:t xml:space="preserve"> </w:t>
        </w:r>
      </w:ins>
      <m:oMath>
        <m:sSup>
          <m:e>
            <m:r>
              <m:rPr>
                <m:scr m:val="double-struck"/>
                <m:sty m:val="p"/>
              </m:rPr>
              <m:t>R</m:t>
            </m:r>
          </m:e>
          <m:sup>
            <m:r>
              <m:t>p</m:t>
            </m:r>
          </m:sup>
        </m:sSup>
      </m:oMath>
      <w:ins w:id="4087" w:author="PR Preview" w:date="2026-01-01T00:00:00Z">
        <w:r>
          <w:t xml:space="preserve"> </w:t>
        </w:r>
      </w:ins>
      <w:ins w:id="4088" w:author="PR Preview" w:date="2026-01-01T00:00:00Z">
        <w:r>
          <w:t xml:space="preserve">with</w:t>
        </w:r>
      </w:ins>
      <w:ins w:id="4089" w:author="PR Preview" w:date="2026-01-01T00:00:00Z">
        <w:r>
          <w:t xml:space="preserve"> </w:t>
        </w:r>
      </w:ins>
      <m:oMath>
        <m:r>
          <m:rPr>
            <m:scr m:val="script"/>
            <m:sty m:val="p"/>
          </m:rPr>
          <m:t>T</m:t>
        </m:r>
        <m:r>
          <m:rPr>
            <m:sty m:val="p"/>
          </m:rPr>
          <m:t>⊆</m:t>
        </m:r>
        <m:r>
          <m:rPr>
            <m:scr m:val="script"/>
            <m:sty m:val="p"/>
          </m:rPr>
          <m:t>S</m:t>
        </m:r>
      </m:oMath>
      <w:ins w:id="4090" w:author="PR Preview" w:date="2026-01-01T00:00:00Z">
        <w:r>
          <w:t xml:space="preserve"> </w:t>
        </w:r>
      </w:ins>
      <w:ins w:id="4091" w:author="PR Preview" w:date="2026-01-01T00:00:00Z">
        <w:r>
          <w:t xml:space="preserve">and</w:t>
        </w:r>
      </w:ins>
      <w:ins w:id="4092" w:author="PR Preview" w:date="2026-01-01T00:00:00Z">
        <w:r>
          <w:t xml:space="preserve"> </w:t>
        </w:r>
      </w:ins>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ins w:id="4093" w:author="PR Preview" w:date="2026-01-01T00:00:00Z">
        <w:r>
          <w:t xml:space="preserve"> </w:t>
        </w:r>
      </w:ins>
      <w:ins w:id="4094" w:author="PR Preview" w:date="2026-01-01T00:00:00Z">
        <w:r>
          <w:t xml:space="preserve">(</w:t>
        </w:r>
      </w:ins>
      <w:hyperlink w:anchor="def-dimension">
        <w:ins w:id="4095" w:author="PR Preview" w:date="2026-01-01T00:00:00Z">
          <w:r>
            <w:rPr>
              <w:rStyle w:val="Hyperlink"/>
            </w:rPr>
            <w:t xml:space="preserve">Definition 51</w:t>
          </w:r>
        </w:ins>
      </w:hyperlink>
      <w:ins w:id="4096" w:author="PR Preview" w:date="2026-01-01T00:00:00Z">
        <w:r>
          <w:t xml:space="preserve">),</w:t>
        </w:r>
      </w:ins>
      <w:ins w:id="4097" w:author="PR Preview" w:date="2026-01-01T00:00:00Z">
        <w:r>
          <w:t xml:space="preserve"> </w:t>
        </w:r>
      </w:ins>
      <w:ins w:id="4098" w:author="PR Preview" w:date="2026-01-01T00:00:00Z">
        <w:r>
          <w:t xml:space="preserve">then</w:t>
        </w:r>
      </w:ins>
      <w:ins w:id="4099" w:author="PR Preview" w:date="2026-01-01T00:00:00Z">
        <w:r>
          <w:t xml:space="preserve"> </w:t>
        </w:r>
      </w:ins>
      <m:oMath>
        <m:r>
          <m:rPr>
            <m:scr m:val="script"/>
            <m:sty m:val="p"/>
          </m:rPr>
          <m:t>T</m:t>
        </m:r>
        <m:r>
          <m:rPr>
            <m:sty m:val="p"/>
          </m:rPr>
          <m:t>=</m:t>
        </m:r>
        <m:r>
          <m:rPr>
            <m:scr m:val="script"/>
            <m:sty m:val="p"/>
          </m:rPr>
          <m:t>S</m:t>
        </m:r>
      </m:oMath>
      <w:ins w:id="4100" w:author="PR Preview" w:date="2026-01-01T00:00:00Z">
        <w:r>
          <w:t xml:space="preserve">.</w:t>
        </w:r>
      </w:ins>
    </w:p>
    <w:bookmarkEnd w:id="236"/>
    <w:p>
      <w:pPr>
        <w:pStyle w:val="BodyText"/>
      </w:pPr>
      <w:ins w:id="4101" w:author="PR Preview" w:date="2026-01-01T00:00:00Z">
        <w:r>
          <w:rPr>
            <w:i/>
            <w:iCs/>
          </w:rPr>
          <w:t xml:space="preserve">Proof</w:t>
        </w:r>
      </w:ins>
      <w:ins w:id="4102" w:author="PR Preview" w:date="2026-01-01T00:00:00Z">
        <w:r>
          <w:t xml:space="preserve">. </w:t>
        </w:r>
      </w:ins>
      <w:ins w:id="4103" w:author="PR Preview" w:date="2026-01-01T00:00:00Z">
        <w:r>
          <w:t xml:space="preserve">Let</w:t>
        </w:r>
      </w:ins>
      <w:ins w:id="4104"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4105" w:author="PR Preview" w:date="2026-01-01T00:00:00Z">
        <w:r>
          <w:t xml:space="preserve">,</w:t>
        </w:r>
      </w:ins>
      <w:ins w:id="4106" w:author="PR Preview" w:date="2026-01-01T00:00:00Z">
        <w:r>
          <w:t xml:space="preserve"> </w:t>
        </w:r>
      </w:ins>
      <w:ins w:id="4107" w:author="PR Preview" w:date="2026-01-01T00:00:00Z">
        <w:r>
          <w:t xml:space="preserve">and let</w:t>
        </w:r>
      </w:ins>
      <w:ins w:id="4108" w:author="PR Preview" w:date="2026-01-01T00:00:00Z">
        <w:r>
          <w:t xml:space="preserve"> </w:t>
        </w:r>
      </w:ins>
      <w:ins w:id="4109" w:author="PR Preview" w:date="2026-01-01T00:00:00Z">
        <w:r>
          <w:t xml:space="preserve">$\mathord{\smash[b]{\underset{\raise.3ex\hbox{$\scriptstyle\sim$}}{t}}\vphantom{t}}_1, \ldots, \mathord{\smash[b]{\underset{\raise.3ex\hbox{$\scriptstyle\sim$}}{t}}\vphantom{t}}_d$</w:t>
        </w:r>
      </w:ins>
      <w:ins w:id="4110" w:author="PR Preview" w:date="2026-01-01T00:00:00Z">
        <w:r>
          <w:t xml:space="preserve"> </w:t>
        </w:r>
      </w:ins>
      <w:ins w:id="4111" w:author="PR Preview" w:date="2026-01-01T00:00:00Z">
        <w:r>
          <w:t xml:space="preserve">be a basis of</w:t>
        </w:r>
      </w:ins>
      <w:ins w:id="4112" w:author="PR Preview" w:date="2026-01-01T00:00:00Z">
        <w:r>
          <w:t xml:space="preserve"> </w:t>
        </w:r>
      </w:ins>
      <m:oMath>
        <m:r>
          <m:rPr>
            <m:scr m:val="script"/>
            <m:sty m:val="p"/>
          </m:rPr>
          <m:t>T</m:t>
        </m:r>
      </m:oMath>
      <w:ins w:id="4113" w:author="PR Preview" w:date="2026-01-01T00:00:00Z">
        <w:r>
          <w:t xml:space="preserve"> </w:t>
        </w:r>
      </w:ins>
      <w:ins w:id="4114" w:author="PR Preview" w:date="2026-01-01T00:00:00Z">
        <w:r>
          <w:t xml:space="preserve">(</w:t>
        </w:r>
      </w:ins>
      <w:hyperlink w:anchor="thm-extend-basis">
        <w:ins w:id="4115" w:author="PR Preview" w:date="2026-01-01T00:00:00Z">
          <w:r>
            <w:rPr>
              <w:rStyle w:val="Hyperlink"/>
            </w:rPr>
            <w:t xml:space="preserve">Theorem 29</w:t>
          </w:r>
        </w:ins>
      </w:hyperlink>
      <w:ins w:id="4116" w:author="PR Preview" w:date="2026-01-01T00:00:00Z">
        <w:r>
          <w:t xml:space="preserve">);</w:t>
        </w:r>
      </w:ins>
      <w:ins w:id="4117" w:author="PR Preview" w:date="2026-01-01T00:00:00Z">
        <w:r>
          <w:t xml:space="preserve"> </w:t>
        </w:r>
      </w:ins>
      <w:ins w:id="4118" w:author="PR Preview" w:date="2026-01-01T00:00:00Z">
        <w:r>
          <w:t xml:space="preserve">it has</w:t>
        </w:r>
      </w:ins>
      <w:ins w:id="4119" w:author="PR Preview" w:date="2026-01-01T00:00:00Z">
        <w:r>
          <w:t xml:space="preserve"> </w:t>
        </w:r>
      </w:ins>
      <m:oMath>
        <m:r>
          <m:t>d</m:t>
        </m:r>
      </m:oMath>
      <w:ins w:id="4120" w:author="PR Preview" w:date="2026-01-01T00:00:00Z">
        <w:r>
          <w:t xml:space="preserve"> </w:t>
        </w:r>
      </w:ins>
      <w:ins w:id="4121" w:author="PR Preview" w:date="2026-01-01T00:00:00Z">
        <w:r>
          <w:t xml:space="preserve">vectors because</w:t>
        </w:r>
      </w:ins>
      <w:ins w:id="4122"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4123" w:author="PR Preview" w:date="2026-01-01T00:00:00Z">
        <w:r>
          <w:t xml:space="preserve">.</w:t>
        </w:r>
      </w:ins>
      <w:ins w:id="4124" w:author="PR Preview" w:date="2026-01-01T00:00:00Z">
        <w:r>
          <w:t xml:space="preserve"> </w:t>
        </w:r>
      </w:ins>
      <w:ins w:id="4125" w:author="PR Preview" w:date="2026-01-01T00:00:00Z">
        <w:r>
          <w:t xml:space="preserve">(When</w:t>
        </w:r>
      </w:ins>
      <w:ins w:id="4126" w:author="PR Preview" w:date="2026-01-01T00:00:00Z">
        <w:r>
          <w:t xml:space="preserve"> </w:t>
        </w:r>
      </w:ins>
      <m:oMath>
        <m:r>
          <m:t>d</m:t>
        </m:r>
        <m:r>
          <m:rPr>
            <m:sty m:val="p"/>
          </m:rPr>
          <m:t>=</m:t>
        </m:r>
        <m:r>
          <m:t>0</m:t>
        </m:r>
      </m:oMath>
      <w:ins w:id="4127" w:author="PR Preview" w:date="2026-01-01T00:00:00Z">
        <w:r>
          <w:t xml:space="preserve"> </w:t>
        </w:r>
      </w:ins>
      <w:ins w:id="4128" w:author="PR Preview" w:date="2026-01-01T00:00:00Z">
        <w:r>
          <w:t xml:space="preserve">it is the empty list,</w:t>
        </w:r>
      </w:ins>
      <w:ins w:id="4129" w:author="PR Preview" w:date="2026-01-01T00:00:00Z">
        <w:r>
          <w:t xml:space="preserve"> </w:t>
        </w:r>
      </w:ins>
      <w:ins w:id="4130" w:author="PR Preview" w:date="2026-01-01T00:00:00Z">
        <w:r>
          <w:t xml:space="preserve">whose span is</w:t>
        </w:r>
      </w:ins>
      <w:ins w:id="4131" w:author="PR Preview" w:date="2026-01-01T00:00:00Z">
        <w:r>
          <w:t xml:space="preserve"> </w:t>
        </w:r>
      </w:ins>
      <w:ins w:id="4132" w:author="PR Preview" w:date="2026-01-01T00:00:00Z">
        <w:r>
          <w:t xml:space="preserve">$\mathopen{}\left\{\mathord{\smash[b]{\underset{\raise.3ex\hbox{$\scriptstyle\sim$}}{0}}\vphantom{0}}\right\}\mathclose{}$</w:t>
        </w:r>
      </w:ins>
      <w:ins w:id="4133" w:author="PR Preview" w:date="2026-01-01T00:00:00Z">
        <w:r>
          <w:t xml:space="preserve"> </w:t>
        </w:r>
      </w:ins>
      <w:ins w:id="4134" w:author="PR Preview" w:date="2026-01-01T00:00:00Z">
        <w:r>
          <w:t xml:space="preserve">by the convention in</w:t>
        </w:r>
      </w:ins>
      <w:ins w:id="4135" w:author="PR Preview" w:date="2026-01-01T00:00:00Z">
        <w:r>
          <w:t xml:space="preserve"> </w:t>
        </w:r>
      </w:ins>
      <w:hyperlink w:anchor="def-span">
        <w:ins w:id="4136" w:author="PR Preview" w:date="2026-01-01T00:00:00Z">
          <w:r>
            <w:rPr>
              <w:rStyle w:val="Hyperlink"/>
            </w:rPr>
            <w:t xml:space="preserve">Definition 47</w:t>
          </w:r>
        </w:ins>
      </w:hyperlink>
      <w:ins w:id="4137" w:author="PR Preview" w:date="2026-01-01T00:00:00Z">
        <w:r>
          <w:t xml:space="preserve">,</w:t>
        </w:r>
      </w:ins>
      <w:ins w:id="4138" w:author="PR Preview" w:date="2026-01-01T00:00:00Z">
        <w:r>
          <w:t xml:space="preserve"> </w:t>
        </w:r>
      </w:ins>
      <w:ins w:id="4139" w:author="PR Preview" w:date="2026-01-01T00:00:00Z">
        <w:r>
          <w:t xml:space="preserve">and the argument is unchanged.)</w:t>
        </w:r>
      </w:ins>
      <w:ins w:id="4140" w:author="PR Preview" w:date="2026-01-01T00:00:00Z">
        <w:r>
          <w:t xml:space="preserve"> </w:t>
        </w:r>
      </w:ins>
      <w:ins w:id="4141" w:author="PR Preview" w:date="2026-01-01T00:00:00Z">
        <w:r>
          <w:t xml:space="preserve">Suppose some</w:t>
        </w:r>
      </w:ins>
      <w:ins w:id="4142" w:author="PR Preview" w:date="2026-01-01T00:00:00Z">
        <w:r>
          <w:t xml:space="preserve"> </w:t>
        </w:r>
      </w:ins>
      <w:ins w:id="4143" w:author="PR Preview" w:date="2026-01-01T00:00:00Z">
        <w:r>
          <w:t xml:space="preserve">$\mathord{\smash[b]{\underset{\raise.3ex\hbox{$\scriptstyle\sim$}}{s}}\vphantom{s}} \in \mathcal{S}$</w:t>
        </w:r>
      </w:ins>
      <w:ins w:id="4144" w:author="PR Preview" w:date="2026-01-01T00:00:00Z">
        <w:r>
          <w:t xml:space="preserve"> </w:t>
        </w:r>
      </w:ins>
      <w:ins w:id="4145" w:author="PR Preview" w:date="2026-01-01T00:00:00Z">
        <w:r>
          <w:t xml:space="preserve">is not in</w:t>
        </w:r>
      </w:ins>
      <w:ins w:id="4146" w:author="PR Preview" w:date="2026-01-01T00:00:00Z">
        <w:r>
          <w:t xml:space="preserve"> </w:t>
        </w:r>
      </w:ins>
      <w:ins w:id="4147" w:author="PR Preview" w:date="2026-01-01T00:00:00Z">
        <w:r>
          <w:t xml:space="preserve">$\operatorname{span}\mathopen{}\left\{\mathord{\smash[b]{\underset{\raise.3ex\hbox{$\scriptstyle\sim$}}{t}}\vphantom{t}}_1, \ldots, \mathord{\smash[b]{\underset{\raise.3ex\hbox{$\scriptstyle\sim$}}{t}}\vphantom{t}}_d\right\}\mathclose{} = \mathcal{T}$</w:t>
        </w:r>
      </w:ins>
      <w:ins w:id="4148" w:author="PR Preview" w:date="2026-01-01T00:00:00Z">
        <w:r>
          <w:t xml:space="preserve">.</w:t>
        </w:r>
      </w:ins>
      <w:ins w:id="4149" w:author="PR Preview" w:date="2026-01-01T00:00:00Z">
        <w:r>
          <w:t xml:space="preserve"> </w:t>
        </w:r>
      </w:ins>
      <w:ins w:id="4150" w:author="PR Preview" w:date="2026-01-01T00:00:00Z">
        <w:r>
          <w:t xml:space="preserve">Then</w:t>
        </w:r>
      </w:ins>
      <w:ins w:id="4151" w:author="PR Preview" w:date="2026-01-01T00:00:00Z">
        <w:r>
          <w:t xml:space="preserve"> </w:t>
        </w:r>
      </w:ins>
      <w:ins w:id="4152" w:author="PR Preview" w:date="2026-01-01T00:00:00Z">
        <w:r>
          <w:t xml:space="preserve">$\mathord{\smash[b]{\underset{\raise.3ex\hbox{$\scriptstyle\sim$}}{t}}\vphantom{t}}_1, \ldots, \mathord{\smash[b]{\underset{\raise.3ex\hbox{$\scriptstyle\sim$}}{t}}\vphantom{t}}_d, \mathord{\smash[b]{\underset{\raise.3ex\hbox{$\scriptstyle\sim$}}{s}}\vphantom{s}}$</w:t>
        </w:r>
      </w:ins>
      <w:ins w:id="4153" w:author="PR Preview" w:date="2026-01-01T00:00:00Z">
        <w:r>
          <w:t xml:space="preserve"> </w:t>
        </w:r>
      </w:ins>
      <w:ins w:id="4154" w:author="PR Preview" w:date="2026-01-01T00:00:00Z">
        <w:r>
          <w:t xml:space="preserve">are linearly independent</w:t>
        </w:r>
      </w:ins>
      <w:ins w:id="4155" w:author="PR Preview" w:date="2026-01-01T00:00:00Z">
        <w:r>
          <w:t xml:space="preserve"> </w:t>
        </w:r>
      </w:ins>
      <w:ins w:id="4156" w:author="PR Preview" w:date="2026-01-01T00:00:00Z">
        <w:r>
          <w:t xml:space="preserve">(</w:t>
        </w:r>
      </w:ins>
      <w:hyperlink w:anchor="thm-add-outside-span">
        <w:ins w:id="4157" w:author="PR Preview" w:date="2026-01-01T00:00:00Z">
          <w:r>
            <w:rPr>
              <w:rStyle w:val="Hyperlink"/>
            </w:rPr>
            <w:t xml:space="preserve">Theorem 28</w:t>
          </w:r>
        </w:ins>
      </w:hyperlink>
      <w:ins w:id="4158" w:author="PR Preview" w:date="2026-01-01T00:00:00Z">
        <w:r>
          <w:t xml:space="preserve">),</w:t>
        </w:r>
      </w:ins>
      <w:ins w:id="4159" w:author="PR Preview" w:date="2026-01-01T00:00:00Z">
        <w:r>
          <w:t xml:space="preserve"> </w:t>
        </w:r>
      </w:ins>
      <w:ins w:id="4160" w:author="PR Preview" w:date="2026-01-01T00:00:00Z">
        <w:r>
          <w:t xml:space="preserve">and they are</w:t>
        </w:r>
      </w:ins>
      <w:ins w:id="4161" w:author="PR Preview" w:date="2026-01-01T00:00:00Z">
        <w:r>
          <w:t xml:space="preserve"> </w:t>
        </w:r>
      </w:ins>
      <m:oMath>
        <m:r>
          <m:t>d</m:t>
        </m:r>
        <m:r>
          <m:rPr>
            <m:sty m:val="p"/>
          </m:rPr>
          <m:t>+</m:t>
        </m:r>
        <m:r>
          <m:t>1</m:t>
        </m:r>
      </m:oMath>
      <w:ins w:id="4162" w:author="PR Preview" w:date="2026-01-01T00:00:00Z">
        <w:r>
          <w:t xml:space="preserve"> </w:t>
        </w:r>
      </w:ins>
      <w:ins w:id="4163" w:author="PR Preview" w:date="2026-01-01T00:00:00Z">
        <w:r>
          <w:t xml:space="preserve">vectors of</w:t>
        </w:r>
      </w:ins>
      <w:ins w:id="4164" w:author="PR Preview" w:date="2026-01-01T00:00:00Z">
        <w:r>
          <w:t xml:space="preserve"> </w:t>
        </w:r>
      </w:ins>
      <m:oMath>
        <m:r>
          <m:rPr>
            <m:scr m:val="script"/>
            <m:sty m:val="p"/>
          </m:rPr>
          <m:t>S</m:t>
        </m:r>
      </m:oMath>
      <w:ins w:id="4165" w:author="PR Preview" w:date="2026-01-01T00:00:00Z">
        <w:r>
          <w:t xml:space="preserve">,</w:t>
        </w:r>
      </w:ins>
      <w:ins w:id="4166" w:author="PR Preview" w:date="2026-01-01T00:00:00Z">
        <w:r>
          <w:t xml:space="preserve"> </w:t>
        </w:r>
      </w:ins>
      <w:ins w:id="4167" w:author="PR Preview" w:date="2026-01-01T00:00:00Z">
        <w:r>
          <w:t xml:space="preserve">which contradicts part 1 of</w:t>
        </w:r>
      </w:ins>
      <w:ins w:id="4168" w:author="PR Preview" w:date="2026-01-01T00:00:00Z">
        <w:r>
          <w:t xml:space="preserve"> </w:t>
        </w:r>
      </w:ins>
      <w:hyperlink w:anchor="thm-dim-bound">
        <w:ins w:id="4169" w:author="PR Preview" w:date="2026-01-01T00:00:00Z">
          <w:r>
            <w:rPr>
              <w:rStyle w:val="Hyperlink"/>
            </w:rPr>
            <w:t xml:space="preserve">Theorem 30</w:t>
          </w:r>
        </w:ins>
      </w:hyperlink>
      <w:ins w:id="4170" w:author="PR Preview" w:date="2026-01-01T00:00:00Z">
        <w:r>
          <w:t xml:space="preserve">.</w:t>
        </w:r>
      </w:ins>
      <w:ins w:id="4171" w:author="PR Preview" w:date="2026-01-01T00:00:00Z">
        <w:r>
          <w:t xml:space="preserve"> </w:t>
        </w:r>
      </w:ins>
      <w:ins w:id="4172" w:author="PR Preview" w:date="2026-01-01T00:00:00Z">
        <w:r>
          <w:t xml:space="preserve">So every vector of</w:t>
        </w:r>
      </w:ins>
      <w:ins w:id="4173" w:author="PR Preview" w:date="2026-01-01T00:00:00Z">
        <w:r>
          <w:t xml:space="preserve"> </w:t>
        </w:r>
      </w:ins>
      <m:oMath>
        <m:r>
          <m:rPr>
            <m:scr m:val="script"/>
            <m:sty m:val="p"/>
          </m:rPr>
          <m:t>S</m:t>
        </m:r>
      </m:oMath>
      <w:ins w:id="4174" w:author="PR Preview" w:date="2026-01-01T00:00:00Z">
        <w:r>
          <w:t xml:space="preserve"> </w:t>
        </w:r>
      </w:ins>
      <w:ins w:id="4175" w:author="PR Preview" w:date="2026-01-01T00:00:00Z">
        <w:r>
          <w:t xml:space="preserve">is in</w:t>
        </w:r>
      </w:ins>
      <w:ins w:id="4176" w:author="PR Preview" w:date="2026-01-01T00:00:00Z">
        <w:r>
          <w:t xml:space="preserve"> </w:t>
        </w:r>
      </w:ins>
      <m:oMath>
        <m:r>
          <m:rPr>
            <m:scr m:val="script"/>
            <m:sty m:val="p"/>
          </m:rPr>
          <m:t>T</m:t>
        </m:r>
      </m:oMath>
      <w:ins w:id="4177" w:author="PR Preview" w:date="2026-01-01T00:00:00Z">
        <w:r>
          <w:t xml:space="preserve">,</w:t>
        </w:r>
      </w:ins>
      <w:ins w:id="4178" w:author="PR Preview" w:date="2026-01-01T00:00:00Z">
        <w:r>
          <w:t xml:space="preserve"> </w:t>
        </w:r>
      </w:ins>
      <w:ins w:id="4179" w:author="PR Preview" w:date="2026-01-01T00:00:00Z">
        <w:r>
          <w:t xml:space="preserve">that is,</w:t>
        </w:r>
      </w:ins>
      <w:ins w:id="4180" w:author="PR Preview" w:date="2026-01-01T00:00:00Z">
        <w:r>
          <w:t xml:space="preserve"> </w:t>
        </w:r>
      </w:ins>
      <m:oMath>
        <m:r>
          <m:rPr>
            <m:scr m:val="script"/>
            <m:sty m:val="p"/>
          </m:rPr>
          <m:t>S</m:t>
        </m:r>
        <m:r>
          <m:rPr>
            <m:sty m:val="p"/>
          </m:rPr>
          <m:t>⊆</m:t>
        </m:r>
        <m:r>
          <m:rPr>
            <m:scr m:val="script"/>
            <m:sty m:val="p"/>
          </m:rPr>
          <m:t>T</m:t>
        </m:r>
      </m:oMath>
      <w:ins w:id="4181" w:author="PR Preview" w:date="2026-01-01T00:00:00Z">
        <w:r>
          <w:t xml:space="preserve">.</w:t>
        </w:r>
      </w:ins>
      <w:ins w:id="4182" w:author="PR Preview" w:date="2026-01-01T00:00:00Z">
        <w:r>
          <w:t xml:space="preserve"> </w:t>
        </w:r>
      </w:ins>
      <w:ins w:id="4183" w:author="PR Preview" w:date="2026-01-01T00:00:00Z">
        <w:r>
          <w:t xml:space="preserve">Together with</w:t>
        </w:r>
      </w:ins>
      <w:ins w:id="4184" w:author="PR Preview" w:date="2026-01-01T00:00:00Z">
        <w:r>
          <w:t xml:space="preserve"> </w:t>
        </w:r>
      </w:ins>
      <m:oMath>
        <m:r>
          <m:rPr>
            <m:scr m:val="script"/>
            <m:sty m:val="p"/>
          </m:rPr>
          <m:t>T</m:t>
        </m:r>
        <m:r>
          <m:rPr>
            <m:sty m:val="p"/>
          </m:rPr>
          <m:t>⊆</m:t>
        </m:r>
        <m:r>
          <m:rPr>
            <m:scr m:val="script"/>
            <m:sty m:val="p"/>
          </m:rPr>
          <m:t>S</m:t>
        </m:r>
      </m:oMath>
      <w:ins w:id="4185" w:author="PR Preview" w:date="2026-01-01T00:00:00Z">
        <w:r>
          <w:t xml:space="preserve">,</w:t>
        </w:r>
      </w:ins>
      <w:ins w:id="4186" w:author="PR Preview" w:date="2026-01-01T00:00:00Z">
        <w:r>
          <w:t xml:space="preserve"> </w:t>
        </w:r>
      </w:ins>
      <w:ins w:id="4187" w:author="PR Preview" w:date="2026-01-01T00:00:00Z">
        <w:r>
          <w:t xml:space="preserve">this inclusion gives</w:t>
        </w:r>
      </w:ins>
      <w:ins w:id="4188" w:author="PR Preview" w:date="2026-01-01T00:00:00Z">
        <w:r>
          <w:t xml:space="preserve"> </w:t>
        </w:r>
      </w:ins>
      <m:oMath>
        <m:r>
          <m:rPr>
            <m:scr m:val="script"/>
            <m:sty m:val="p"/>
          </m:rPr>
          <m:t>T</m:t>
        </m:r>
        <m:r>
          <m:rPr>
            <m:sty m:val="p"/>
          </m:rPr>
          <m:t>=</m:t>
        </m:r>
        <m:r>
          <m:rPr>
            <m:scr m:val="script"/>
            <m:sty m:val="p"/>
          </m:rPr>
          <m:t>S</m:t>
        </m:r>
      </m:oMath>
      <w:ins w:id="4189" w:author="PR Preview" w:date="2026-01-01T00:00:00Z">
        <w:r>
          <w:t xml:space="preserve">.</w:t>
        </w:r>
      </w:ins>
    </w:p>
    <w:bookmarkStart w:id="237" w:name="exm-subspace-equal-dim"/>
    <w:p>
      <w:pPr>
        <w:pStyle w:val="BodyText"/>
      </w:pPr>
      <w:ins w:id="4190" w:author="PR Preview" w:date="2026-01-01T00:00:00Z">
        <w:r>
          <w:rPr>
            <w:b/>
            <w:bCs/>
          </w:rPr>
          <w:t xml:space="preserve">Example 54 (Two independent vectors in a plane span it)</w:t>
        </w:r>
      </w:ins>
      <w:ins w:id="4191" w:author="PR Preview" w:date="2026-01-01T00:00:00Z">
        <w:r>
          <w:t xml:space="preserve"> </w:t>
        </w:r>
      </w:ins>
      <w:ins w:id="4192" w:author="PR Preview" w:date="2026-01-01T00:00:00Z">
        <w:r>
          <w:t xml:space="preserve">Let</w:t>
        </w:r>
      </w:ins>
      <w:ins w:id="4193"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4194" w:author="PR Preview" w:date="2026-01-01T00:00:00Z">
        <w:r>
          <w:t xml:space="preserve">,</w:t>
        </w:r>
      </w:ins>
      <w:ins w:id="4195" w:author="PR Preview" w:date="2026-01-01T00:00:00Z">
        <w:r>
          <w:t xml:space="preserve"> </w:t>
        </w:r>
      </w:ins>
      <w:ins w:id="4196" w:author="PR Preview" w:date="2026-01-01T00:00:00Z">
        <w:r>
          <w:t xml:space="preserve">the plane</w:t>
        </w:r>
      </w:ins>
      <w:ins w:id="4197" w:author="PR Preview" w:date="2026-01-01T00:00:00Z">
        <w:r>
          <w:t xml:space="preserve"> </w:t>
        </w:r>
      </w:ins>
      <m:oMath>
        <m:r>
          <m:t>z</m:t>
        </m:r>
        <m:r>
          <m:rPr>
            <m:sty m:val="p"/>
          </m:rPr>
          <m:t>=</m:t>
        </m:r>
        <m:r>
          <m:t>0</m:t>
        </m:r>
      </m:oMath>
      <w:ins w:id="4198" w:author="PR Preview" w:date="2026-01-01T00:00:00Z">
        <w:r>
          <w:t xml:space="preserve">, which has dimension</w:t>
        </w:r>
      </w:ins>
      <w:ins w:id="4199" w:author="PR Preview" w:date="2026-01-01T00:00:00Z">
        <w:r>
          <w:t xml:space="preserve"> </w:t>
        </w:r>
      </w:ins>
      <m:oMath>
        <m:r>
          <m:t>2</m:t>
        </m:r>
      </m:oMath>
      <w:ins w:id="4200" w:author="PR Preview" w:date="2026-01-01T00:00:00Z">
        <w:r>
          <w:t xml:space="preserve"> </w:t>
        </w:r>
      </w:ins>
      <w:ins w:id="4201" w:author="PR Preview" w:date="2026-01-01T00:00:00Z">
        <w:r>
          <w:t xml:space="preserve">(</w:t>
        </w:r>
      </w:ins>
      <w:hyperlink w:anchor="exm-dimension">
        <w:ins w:id="4202" w:author="PR Preview" w:date="2026-01-01T00:00:00Z">
          <w:r>
            <w:rPr>
              <w:rStyle w:val="Hyperlink"/>
            </w:rPr>
            <w:t xml:space="preserve">Example 50</w:t>
          </w:r>
        </w:ins>
      </w:hyperlink>
      <w:ins w:id="4203" w:author="PR Preview" w:date="2026-01-01T00:00:00Z">
        <w:r>
          <w:t xml:space="preserve">),</w:t>
        </w:r>
      </w:ins>
      <w:ins w:id="4204" w:author="PR Preview" w:date="2026-01-01T00:00:00Z">
        <w:r>
          <w:t xml:space="preserve"> </w:t>
        </w:r>
      </w:ins>
      <w:ins w:id="4205" w:author="PR Preview" w:date="2026-01-01T00:00:00Z">
        <w:r>
          <w:t xml:space="preserve">and let</w:t>
        </w:r>
      </w:ins>
      <w:ins w:id="4206"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4207" w:author="PR Preview" w:date="2026-01-01T00:00:00Z">
        <w:r>
          <w:t xml:space="preserve">.</w:t>
        </w:r>
      </w:ins>
      <w:ins w:id="4208" w:author="PR Preview" w:date="2026-01-01T00:00:00Z">
        <w:r>
          <w:t xml:space="preserve"> </w:t>
        </w:r>
      </w:ins>
      <w:ins w:id="4209" w:author="PR Preview" w:date="2026-01-01T00:00:00Z">
        <w:r>
          <w:t xml:space="preserve">Both vectors have third entry</w:t>
        </w:r>
      </w:ins>
      <w:ins w:id="4210" w:author="PR Preview" w:date="2026-01-01T00:00:00Z">
        <w:r>
          <w:t xml:space="preserve"> </w:t>
        </w:r>
      </w:ins>
      <m:oMath>
        <m:r>
          <m:t>0</m:t>
        </m:r>
      </m:oMath>
      <w:ins w:id="4211" w:author="PR Preview" w:date="2026-01-01T00:00:00Z">
        <w:r>
          <w:t xml:space="preserve">, so</w:t>
        </w:r>
      </w:ins>
      <w:ins w:id="4212" w:author="PR Preview" w:date="2026-01-01T00:00:00Z">
        <w:r>
          <w:t xml:space="preserve"> </w:t>
        </w:r>
      </w:ins>
      <m:oMath>
        <m:r>
          <m:rPr>
            <m:scr m:val="script"/>
            <m:sty m:val="p"/>
          </m:rPr>
          <m:t>T</m:t>
        </m:r>
        <m:r>
          <m:rPr>
            <m:sty m:val="p"/>
          </m:rPr>
          <m:t>⊆</m:t>
        </m:r>
        <m:r>
          <m:rPr>
            <m:scr m:val="script"/>
            <m:sty m:val="p"/>
          </m:rPr>
          <m:t>S</m:t>
        </m:r>
      </m:oMath>
      <w:ins w:id="4213" w:author="PR Preview" w:date="2026-01-01T00:00:00Z">
        <w:r>
          <w:t xml:space="preserve">.</w:t>
        </w:r>
      </w:ins>
      <w:ins w:id="4214" w:author="PR Preview" w:date="2026-01-01T00:00:00Z">
        <w:r>
          <w:t xml:space="preserve"> </w:t>
        </w:r>
      </w:ins>
      <w:ins w:id="4215" w:author="PR Preview" w:date="2026-01-01T00:00:00Z">
        <w:r>
          <w:t xml:space="preserve">They are linearly independent:</w:t>
        </w:r>
      </w:ins>
      <w:ins w:id="4216"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4217" w:author="PR Preview" w:date="2026-01-01T00:00:00Z">
        <w:r>
          <w:t xml:space="preserve">,</w:t>
        </w:r>
      </w:ins>
      <w:ins w:id="4218" w:author="PR Preview" w:date="2026-01-01T00:00:00Z">
        <w:r>
          <w:t xml:space="preserve"> </w:t>
        </w:r>
      </w:ins>
      <w:ins w:id="4219" w:author="PR Preview" w:date="2026-01-01T00:00:00Z">
        <w:r>
          <w:t xml:space="preserve">which is</w:t>
        </w:r>
      </w:ins>
      <w:ins w:id="4220" w:author="PR Preview" w:date="2026-01-01T00:00:00Z">
        <w:r>
          <w:t xml:space="preserve"> </w:t>
        </w:r>
      </w:ins>
      <w:ins w:id="4221" w:author="PR Preview" w:date="2026-01-01T00:00:00Z">
        <w:r>
          <w:t xml:space="preserve">$\mathord{\smash[b]{\underset{\raise.3ex\hbox{$\scriptstyle\sim$}}{0}}\vphantom{0}}$</w:t>
        </w:r>
      </w:ins>
      <w:ins w:id="4222" w:author="PR Preview" w:date="2026-01-01T00:00:00Z">
        <w:r>
          <w:t xml:space="preserve"> </w:t>
        </w:r>
      </w:ins>
      <w:ins w:id="4223" w:author="PR Preview" w:date="2026-01-01T00:00:00Z">
        <w:r>
          <w:t xml:space="preserve">only if</w:t>
        </w:r>
      </w:ins>
      <w:ins w:id="4224" w:author="PR Preview" w:date="2026-01-01T00:00:00Z">
        <w:r>
          <w:t xml:space="preserve"> </w:t>
        </w:r>
      </w:ins>
      <m:oMath>
        <m:sSub>
          <m:e>
            <m:r>
              <m:t>c</m:t>
            </m:r>
          </m:e>
          <m:sub>
            <m:r>
              <m:t>2</m:t>
            </m:r>
          </m:sub>
        </m:sSub>
        <m:r>
          <m:rPr>
            <m:sty m:val="p"/>
          </m:rPr>
          <m:t>=</m:t>
        </m:r>
        <m:r>
          <m:t>0</m:t>
        </m:r>
      </m:oMath>
      <w:ins w:id="4225" w:author="PR Preview" w:date="2026-01-01T00:00:00Z">
        <w:r>
          <w:t xml:space="preserve"> </w:t>
        </w:r>
      </w:ins>
      <w:ins w:id="4226" w:author="PR Preview" w:date="2026-01-01T00:00:00Z">
        <w:r>
          <w:t xml:space="preserve">and then</w:t>
        </w:r>
      </w:ins>
      <w:ins w:id="4227" w:author="PR Preview" w:date="2026-01-01T00:00:00Z">
        <w:r>
          <w:t xml:space="preserve"> </w:t>
        </w:r>
      </w:ins>
      <m:oMath>
        <m:sSub>
          <m:e>
            <m:r>
              <m:t>c</m:t>
            </m:r>
          </m:e>
          <m:sub>
            <m:r>
              <m:t>1</m:t>
            </m:r>
          </m:sub>
        </m:sSub>
        <m:r>
          <m:rPr>
            <m:sty m:val="p"/>
          </m:rPr>
          <m:t>=</m:t>
        </m:r>
        <m:r>
          <m:t>0</m:t>
        </m:r>
      </m:oMath>
      <w:ins w:id="4228" w:author="PR Preview" w:date="2026-01-01T00:00:00Z">
        <w:r>
          <w:t xml:space="preserve">.</w:t>
        </w:r>
      </w:ins>
      <w:ins w:id="4229" w:author="PR Preview" w:date="2026-01-01T00:00:00Z">
        <w:r>
          <w:t xml:space="preserve"> </w:t>
        </w:r>
      </w:ins>
      <w:ins w:id="4230" w:author="PR Preview" w:date="2026-01-01T00:00:00Z">
        <w:r>
          <w:t xml:space="preserve">So</w:t>
        </w:r>
      </w:ins>
      <w:ins w:id="4231"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4232" w:author="PR Preview" w:date="2026-01-01T00:00:00Z">
        <w:r>
          <w:t xml:space="preserve">,</w:t>
        </w:r>
      </w:ins>
      <w:ins w:id="4233" w:author="PR Preview" w:date="2026-01-01T00:00:00Z">
        <w:r>
          <w:t xml:space="preserve"> </w:t>
        </w:r>
      </w:ins>
      <w:ins w:id="4234" w:author="PR Preview" w:date="2026-01-01T00:00:00Z">
        <w:r>
          <w:t xml:space="preserve">and</w:t>
        </w:r>
      </w:ins>
      <w:ins w:id="4235" w:author="PR Preview" w:date="2026-01-01T00:00:00Z">
        <w:r>
          <w:t xml:space="preserve"> </w:t>
        </w:r>
      </w:ins>
      <w:hyperlink w:anchor="thm-subspace-equal-dim">
        <w:ins w:id="4236" w:author="PR Preview" w:date="2026-01-01T00:00:00Z">
          <w:r>
            <w:rPr>
              <w:rStyle w:val="Hyperlink"/>
            </w:rPr>
            <w:t xml:space="preserve">Theorem 31</w:t>
          </w:r>
        </w:ins>
      </w:hyperlink>
      <w:ins w:id="4237" w:author="PR Preview" w:date="2026-01-01T00:00:00Z">
        <w:r>
          <w:t xml:space="preserve"> </w:t>
        </w:r>
      </w:ins>
      <w:ins w:id="4238" w:author="PR Preview" w:date="2026-01-01T00:00:00Z">
        <w:r>
          <w:t xml:space="preserve">gives</w:t>
        </w:r>
      </w:ins>
      <w:ins w:id="4239" w:author="PR Preview" w:date="2026-01-01T00:00:00Z">
        <w:r>
          <w:t xml:space="preserve"> </w:t>
        </w:r>
      </w:ins>
      <m:oMath>
        <m:r>
          <m:rPr>
            <m:scr m:val="script"/>
            <m:sty m:val="p"/>
          </m:rPr>
          <m:t>T</m:t>
        </m:r>
        <m:r>
          <m:rPr>
            <m:sty m:val="p"/>
          </m:rPr>
          <m:t>=</m:t>
        </m:r>
        <m:r>
          <m:rPr>
            <m:scr m:val="script"/>
            <m:sty m:val="p"/>
          </m:rPr>
          <m:t>S</m:t>
        </m:r>
      </m:oMath>
      <w:ins w:id="4240" w:author="PR Preview" w:date="2026-01-01T00:00:00Z">
        <w:r>
          <w:t xml:space="preserve"> </w:t>
        </w:r>
      </w:ins>
      <w:ins w:id="4241" w:author="PR Preview" w:date="2026-01-01T00:00:00Z">
        <w:r>
          <w:t xml:space="preserve">without solving for any coefficients.</w:t>
        </w:r>
      </w:ins>
      <w:ins w:id="4242" w:author="PR Preview" w:date="2026-01-01T00:00:00Z">
        <w:r>
          <w:t xml:space="preserve"> </w:t>
        </w:r>
      </w:ins>
      <w:ins w:id="4243" w:author="PR Preview" w:date="2026-01-01T00:00:00Z">
        <w:r>
          <w:t xml:space="preserve">As a check,</w:t>
        </w:r>
      </w:ins>
      <w:ins w:id="4244"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4245" w:author="PR Preview" w:date="2026-01-01T00:00:00Z">
        <w:r>
          <w:t xml:space="preserve">.</w:t>
        </w:r>
      </w:ins>
    </w:p>
    <w:bookmarkEnd w:id="237"/>
    <w:bookmarkStart w:id="238" w:name="exm-subspace-equal-dim-fails"/>
    <w:p>
      <w:pPr>
        <w:pStyle w:val="BodyText"/>
      </w:pPr>
      <w:ins w:id="4246" w:author="PR Preview" w:date="2026-01-01T00:00:00Z">
        <w:r>
          <w:rPr>
            <w:b/>
            <w:bCs/>
          </w:rPr>
          <w:t xml:space="preserve">Example 55 (Equal dimensions without containment)</w:t>
        </w:r>
      </w:ins>
      <w:ins w:id="4247" w:author="PR Preview" w:date="2026-01-01T00:00:00Z">
        <w:r>
          <w:t xml:space="preserve"> </w:t>
        </w:r>
      </w:ins>
      <w:ins w:id="4248" w:author="PR Preview" w:date="2026-01-01T00:00:00Z">
        <w:r>
          <w:t xml:space="preserve">The lines</w:t>
        </w:r>
      </w:ins>
      <w:ins w:id="4249"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4250" w:author="PR Preview" w:date="2026-01-01T00:00:00Z">
        <w:r>
          <w:t xml:space="preserve"> </w:t>
        </w:r>
      </w:ins>
      <w:ins w:id="4251" w:author="PR Preview" w:date="2026-01-01T00:00:00Z">
        <w:r>
          <w:t xml:space="preserve">and</w:t>
        </w:r>
      </w:ins>
      <w:ins w:id="4252"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4253" w:author="PR Preview" w:date="2026-01-01T00:00:00Z">
        <w:r>
          <w:t xml:space="preserve"> </w:t>
        </w:r>
      </w:ins>
      <w:ins w:id="4254" w:author="PR Preview" w:date="2026-01-01T00:00:00Z">
        <w:r>
          <w:t xml:space="preserve">in</w:t>
        </w:r>
      </w:ins>
      <w:ins w:id="4255" w:author="PR Preview" w:date="2026-01-01T00:00:00Z">
        <w:r>
          <w:t xml:space="preserve"> </w:t>
        </w:r>
      </w:ins>
      <m:oMath>
        <m:sSup>
          <m:e>
            <m:r>
              <m:rPr>
                <m:scr m:val="double-struck"/>
                <m:sty m:val="p"/>
              </m:rPr>
              <m:t>R</m:t>
            </m:r>
          </m:e>
          <m:sup>
            <m:r>
              <m:t>3</m:t>
            </m:r>
          </m:sup>
        </m:sSup>
      </m:oMath>
      <w:ins w:id="4256" w:author="PR Preview" w:date="2026-01-01T00:00:00Z">
        <w:r>
          <w:t xml:space="preserve"> </w:t>
        </w:r>
      </w:ins>
      <w:ins w:id="4257" w:author="PR Preview" w:date="2026-01-01T00:00:00Z">
        <w:r>
          <w:t xml:space="preserve">both have dimension</w:t>
        </w:r>
      </w:ins>
      <w:ins w:id="4258" w:author="PR Preview" w:date="2026-01-01T00:00:00Z">
        <w:r>
          <w:t xml:space="preserve"> </w:t>
        </w:r>
      </w:ins>
      <m:oMath>
        <m:r>
          <m:t>1</m:t>
        </m:r>
      </m:oMath>
      <w:ins w:id="4259" w:author="PR Preview" w:date="2026-01-01T00:00:00Z">
        <w:r>
          <w:t xml:space="preserve">,</w:t>
        </w:r>
      </w:ins>
      <w:ins w:id="4260" w:author="PR Preview" w:date="2026-01-01T00:00:00Z">
        <w:r>
          <w:t xml:space="preserve"> </w:t>
        </w:r>
      </w:ins>
      <w:ins w:id="4261" w:author="PR Preview" w:date="2026-01-01T00:00:00Z">
        <w:r>
          <w:t xml:space="preserve">but they are not equal:</w:t>
        </w:r>
      </w:ins>
      <w:ins w:id="4262" w:author="PR Preview" w:date="2026-01-01T00:00:00Z">
        <w:r>
          <w:t xml:space="preserve"> </w:t>
        </w:r>
      </w:ins>
      <m:oMath>
        <m:r>
          <m:rPr>
            <m:sty m:val="p"/>
          </m:rPr>
          <m:t>(</m:t>
        </m:r>
        <m:r>
          <m:t>1</m:t>
        </m:r>
        <m:r>
          <m:rPr>
            <m:sty m:val="p"/>
          </m:rPr>
          <m:t>,</m:t>
        </m:r>
        <m:r>
          <m:t>0</m:t>
        </m:r>
        <m:r>
          <m:rPr>
            <m:sty m:val="p"/>
          </m:rPr>
          <m:t>,</m:t>
        </m:r>
        <m:r>
          <m:t>0</m:t>
        </m:r>
        <m:r>
          <m:rPr>
            <m:sty m:val="p"/>
          </m:rPr>
          <m:t>)</m:t>
        </m:r>
      </m:oMath>
      <w:ins w:id="4263" w:author="PR Preview" w:date="2026-01-01T00:00:00Z">
        <w:r>
          <w:t xml:space="preserve"> </w:t>
        </w:r>
      </w:ins>
      <w:ins w:id="4264" w:author="PR Preview" w:date="2026-01-01T00:00:00Z">
        <w:r>
          <w:t xml:space="preserve">is in the first and not the second.</w:t>
        </w:r>
      </w:ins>
      <w:ins w:id="4265" w:author="PR Preview" w:date="2026-01-01T00:00:00Z">
        <w:r>
          <w:t xml:space="preserve"> </w:t>
        </w:r>
      </w:ins>
      <w:hyperlink w:anchor="thm-subspace-equal-dim">
        <w:ins w:id="4266" w:author="PR Preview" w:date="2026-01-01T00:00:00Z">
          <w:r>
            <w:rPr>
              <w:rStyle w:val="Hyperlink"/>
            </w:rPr>
            <w:t xml:space="preserve">Theorem 31</w:t>
          </w:r>
        </w:ins>
      </w:hyperlink>
      <w:ins w:id="4267" w:author="PR Preview" w:date="2026-01-01T00:00:00Z">
        <w:r>
          <w:t xml:space="preserve"> </w:t>
        </w:r>
      </w:ins>
      <w:ins w:id="4268" w:author="PR Preview" w:date="2026-01-01T00:00:00Z">
        <w:r>
          <w:t xml:space="preserve">does not apply,</w:t>
        </w:r>
      </w:ins>
      <w:ins w:id="4269" w:author="PR Preview" w:date="2026-01-01T00:00:00Z">
        <w:r>
          <w:t xml:space="preserve"> </w:t>
        </w:r>
      </w:ins>
      <w:ins w:id="4270" w:author="PR Preview" w:date="2026-01-01T00:00:00Z">
        <w:r>
          <w:t xml:space="preserve">because neither line contains the other.</w:t>
        </w:r>
      </w:ins>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del w:id="4271" w:author="PR Preview" w:date="2026-01-01T00:00:00Z">
        <w:r>
          <w:rPr>
            <w:b/>
            <w:bCs/>
          </w:rPr>
          <w:delText xml:space="preserve">Example 57 (The column space of a rank-one matrix)</w:delText>
        </w:r>
      </w:del>
      <w:del w:id="4272" w:author="PR Preview" w:date="2026-01-01T00:00:00Z">
        <w:r>
          <w:delText xml:space="preserve"> </w:delText>
        </w:r>
      </w:del>
      <w:del w:id="4273" w:author="PR Preview" w:date="2026-01-01T00:00:00Z">
        <w:r>
          <w:delText xml:space="preserve">Let</w:delText>
        </w:r>
      </w:del>
    </w:p>
    <w:p>
      <w:pPr>
        <w:pStyle w:val="BodyText"/>
      </w:pPr>
      <w:ins w:id="4274" w:author="PR Preview" w:date="2026-01-01T00:00:00Z">
        <w:r>
          <w:rPr>
            <w:b/>
            <w:bCs/>
          </w:rPr>
          <w:t xml:space="preserve">Example 56 (The column space of a rank-one matrix)</w:t>
        </w:r>
      </w:ins>
      <w:ins w:id="4275" w:author="PR Preview" w:date="2026-01-01T00:00:00Z">
        <w:r>
          <w:t xml:space="preserve"> </w:t>
        </w:r>
      </w:ins>
      <w:ins w:id="4276"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del w:id="4277" w:author="PR Preview" w:date="2026-01-01T00:00:00Z">
        <w:r>
          <w:rPr>
            <w:b/>
            <w:bCs/>
          </w:rPr>
          <w:delText xml:space="preserve">Theorem 33 (The column space is the span of the columns)</w:delText>
        </w:r>
      </w:del>
      <w:del w:id="4278" w:author="PR Preview" w:date="2026-01-01T00:00:00Z">
        <w:r>
          <w:delText xml:space="preserve"> </w:delText>
        </w:r>
      </w:del>
      <w:del w:id="4279" w:author="PR Preview" w:date="2026-01-01T00:00:00Z">
        <w:r>
          <w:delText xml:space="preserve">If</w:delText>
        </w:r>
      </w:del>
      <w:del w:id="4280" w:author="PR Preview" w:date="2026-01-01T00:00:00Z">
        <w:r>
          <w:delText xml:space="preserve"> </w:delText>
        </w:r>
      </w:del>
      <m:oMath>
        <m:r>
          <m:rPr>
            <m:sty m:val="bi"/>
          </m:rPr>
          <m:t>A</m:t>
        </m:r>
      </m:oMath>
      <w:del w:id="4281" w:author="PR Preview" w:date="2026-01-01T00:00:00Z">
        <w:r>
          <w:delText xml:space="preserve"> </w:delText>
        </w:r>
      </w:del>
      <w:del w:id="4282" w:author="PR Preview" w:date="2026-01-01T00:00:00Z">
        <w:r>
          <w:delText xml:space="preserve">is an</w:delText>
        </w:r>
      </w:del>
      <w:del w:id="4283" w:author="PR Preview" w:date="2026-01-01T00:00:00Z">
        <w:r>
          <w:delText xml:space="preserve"> </w:delText>
        </w:r>
      </w:del>
      <m:oMath>
        <m:r>
          <m:t>m</m:t>
        </m:r>
        <m:r>
          <m:rPr>
            <m:sty m:val="p"/>
          </m:rPr>
          <m:t>×</m:t>
        </m:r>
        <m:r>
          <m:t>n</m:t>
        </m:r>
      </m:oMath>
      <w:del w:id="4284" w:author="PR Preview" w:date="2026-01-01T00:00:00Z">
        <w:r>
          <w:delText xml:space="preserve"> </w:delText>
        </w:r>
      </w:del>
      <w:del w:id="4285" w:author="PR Preview" w:date="2026-01-01T00:00:00Z">
        <w:r>
          <w:delText xml:space="preserve">matrix</w:delText>
        </w:r>
      </w:del>
      <w:del w:id="4286" w:author="PR Preview" w:date="2026-01-01T00:00:00Z">
        <w:r>
          <w:delText xml:space="preserve"> </w:delText>
        </w:r>
      </w:del>
      <w:del w:id="4287" w:author="PR Preview" w:date="2026-01-01T00:00:00Z">
        <w:r>
          <w:delText xml:space="preserve">with columns</w:delText>
        </w:r>
      </w:del>
      <w:del w:id="4288" w:author="PR Preview" w:date="2026-01-01T00:00:00Z">
        <w:r>
          <w:delText xml:space="preserve"> </w:delText>
        </w:r>
      </w:del>
      <w:del w:id="4289" w:author="PR Preview" w:date="2026-01-01T00:00:00Z">
        <w:r>
          <w:delText xml:space="preserve">$\mathord{\smash[b]{\underset{\raise.3ex\hbox{$\scriptstyle\sim$}}{a}}\vphantom{a}}_1, \ldots, \mathord{\smash[b]{\underset{\raise.3ex\hbox{$\scriptstyle\sim$}}{a}}\vphantom{a}}_n$</w:delText>
        </w:r>
      </w:del>
      <w:del w:id="4290" w:author="PR Preview" w:date="2026-01-01T00:00:00Z">
        <w:r>
          <w:delText xml:space="preserve">, then</w:delText>
        </w:r>
      </w:del>
    </w:p>
    <w:p>
      <w:pPr>
        <w:pStyle w:val="BodyText"/>
      </w:pPr>
      <w:ins w:id="4291" w:author="PR Preview" w:date="2026-01-01T00:00:00Z">
        <w:r>
          <w:rPr>
            <w:b/>
            <w:bCs/>
          </w:rPr>
          <w:t xml:space="preserve">Theorem 32 (The column space is the span of the columns)</w:t>
        </w:r>
      </w:ins>
      <w:ins w:id="4292" w:author="PR Preview" w:date="2026-01-01T00:00:00Z">
        <w:r>
          <w:t xml:space="preserve"> </w:t>
        </w:r>
      </w:ins>
      <w:ins w:id="4293" w:author="PR Preview" w:date="2026-01-01T00:00:00Z">
        <w:r>
          <w:t xml:space="preserve">If</w:t>
        </w:r>
      </w:ins>
      <w:ins w:id="4294" w:author="PR Preview" w:date="2026-01-01T00:00:00Z">
        <w:r>
          <w:t xml:space="preserve"> </w:t>
        </w:r>
      </w:ins>
      <m:oMath>
        <m:r>
          <m:rPr>
            <m:sty m:val="bi"/>
          </m:rPr>
          <m:t>A</m:t>
        </m:r>
      </m:oMath>
      <w:ins w:id="4295" w:author="PR Preview" w:date="2026-01-01T00:00:00Z">
        <w:r>
          <w:t xml:space="preserve"> </w:t>
        </w:r>
      </w:ins>
      <w:ins w:id="4296" w:author="PR Preview" w:date="2026-01-01T00:00:00Z">
        <w:r>
          <w:t xml:space="preserve">is an</w:t>
        </w:r>
      </w:ins>
      <w:ins w:id="4297" w:author="PR Preview" w:date="2026-01-01T00:00:00Z">
        <w:r>
          <w:t xml:space="preserve"> </w:t>
        </w:r>
      </w:ins>
      <m:oMath>
        <m:r>
          <m:t>m</m:t>
        </m:r>
        <m:r>
          <m:rPr>
            <m:sty m:val="p"/>
          </m:rPr>
          <m:t>×</m:t>
        </m:r>
        <m:r>
          <m:t>n</m:t>
        </m:r>
      </m:oMath>
      <w:ins w:id="4298" w:author="PR Preview" w:date="2026-01-01T00:00:00Z">
        <w:r>
          <w:t xml:space="preserve"> </w:t>
        </w:r>
      </w:ins>
      <w:ins w:id="4299" w:author="PR Preview" w:date="2026-01-01T00:00:00Z">
        <w:r>
          <w:t xml:space="preserve">matrix</w:t>
        </w:r>
      </w:ins>
      <w:ins w:id="4300" w:author="PR Preview" w:date="2026-01-01T00:00:00Z">
        <w:r>
          <w:t xml:space="preserve"> </w:t>
        </w:r>
      </w:ins>
      <w:ins w:id="4301" w:author="PR Preview" w:date="2026-01-01T00:00:00Z">
        <w:r>
          <w:t xml:space="preserve">with columns</w:t>
        </w:r>
      </w:ins>
      <w:ins w:id="4302" w:author="PR Preview" w:date="2026-01-01T00:00:00Z">
        <w:r>
          <w:t xml:space="preserve"> </w:t>
        </w:r>
      </w:ins>
      <w:ins w:id="4303" w:author="PR Preview" w:date="2026-01-01T00:00:00Z">
        <w:r>
          <w:t xml:space="preserve">$\mathord{\smash[b]{\underset{\raise.3ex\hbox{$\scriptstyle\sim$}}{a}}\vphantom{a}}_1, \ldots, \mathord{\smash[b]{\underset{\raise.3ex\hbox{$\scriptstyle\sim$}}{a}}\vphantom{a}}_n$</w:t>
        </w:r>
      </w:ins>
      <w:ins w:id="4304" w:author="PR Preview" w:date="2026-01-01T00:00:00Z">
        <w:r>
          <w:t xml:space="preserve">, then</w:t>
        </w:r>
      </w:ins>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del w:id="4305" w:author="PR Preview" w:date="2026-01-01T00:00:00Z">
        <w:r>
          <w:rPr>
            <w:i/>
            <w:iCs/>
          </w:rPr>
          <w:delText xml:space="preserve">Proof</w:delText>
        </w:r>
      </w:del>
      <w:del w:id="4306" w:author="PR Preview" w:date="2026-01-01T00:00:00Z">
        <w:r>
          <w:delText xml:space="preserve">. </w:delText>
        </w:r>
      </w:del>
      <w:del w:id="4307" w:author="PR Preview" w:date="2026-01-01T00:00:00Z">
        <w:r>
          <w:delText xml:space="preserve">By</w:delText>
        </w:r>
      </w:del>
      <w:del w:id="4308" w:author="PR Preview" w:date="2026-01-01T00:00:00Z">
        <w:r>
          <w:delText xml:space="preserve"> </w:delText>
        </w:r>
      </w:del>
      <w:hyperlink w:anchor="thm-matvec-columns">
        <w:del w:id="4309" w:author="PR Preview" w:date="2026-01-01T00:00:00Z">
          <w:r>
            <w:rPr>
              <w:rStyle w:val="Hyperlink"/>
            </w:rPr>
            <w:delText xml:space="preserve">Theorem 24</w:delText>
          </w:r>
        </w:del>
      </w:hyperlink>
      <w:del w:id="4310" w:author="PR Preview" w:date="2026-01-01T00:00:00Z">
        <w:r>
          <w:delText xml:space="preserve">,</w:delText>
        </w:r>
      </w:del>
      <w:del w:id="4311" w:author="PR Preview" w:date="2026-01-01T00:00:00Z">
        <w:r>
          <w:delText xml:space="preserve"> </w:delText>
        </w:r>
      </w:del>
      <w:del w:id="4312" w:author="PR Preview" w:date="2026-01-01T00:00:00Z">
        <w:r>
          <w:delText xml:space="preserve">$\mathbf{A} \mathord{\smash[b]{\underset{\raise.3ex\hbox{$\scriptstyle\sim$}}{x}}\vphantom{x}} = x_1 \mathord{\smash[b]{\underset{\raise.3ex\hbox{$\scriptstyle\sim$}}{a}}\vphantom{a}}_1 + \cdots + x_n \mathord{\smash[b]{\underset{\raise.3ex\hbox{$\scriptstyle\sim$}}{a}}\vphantom{a}}_n$</w:delText>
        </w:r>
      </w:del>
      <w:del w:id="4313" w:author="PR Preview" w:date="2026-01-01T00:00:00Z">
        <w:r>
          <w:delText xml:space="preserve">,</w:delText>
        </w:r>
      </w:del>
      <w:del w:id="4314" w:author="PR Preview" w:date="2026-01-01T00:00:00Z">
        <w:r>
          <w:delText xml:space="preserve"> </w:delText>
        </w:r>
      </w:del>
      <w:del w:id="4315" w:author="PR Preview" w:date="2026-01-01T00:00:00Z">
        <w:r>
          <w:delText xml:space="preserve">and as</w:delText>
        </w:r>
      </w:del>
      <w:del w:id="4316" w:author="PR Preview" w:date="2026-01-01T00:00:00Z">
        <w:r>
          <w:delText xml:space="preserve"> </w:delText>
        </w:r>
      </w:del>
      <w:del w:id="4317" w:author="PR Preview" w:date="2026-01-01T00:00:00Z">
        <w:r>
          <w:delText xml:space="preserve">$\mathord{\smash[b]{\underset{\raise.3ex\hbox{$\scriptstyle\sim$}}{x}}\vphantom{x}}$</w:delText>
        </w:r>
      </w:del>
      <w:del w:id="4318" w:author="PR Preview" w:date="2026-01-01T00:00:00Z">
        <w:r>
          <w:delText xml:space="preserve"> </w:delText>
        </w:r>
      </w:del>
      <w:del w:id="4319" w:author="PR Preview" w:date="2026-01-01T00:00:00Z">
        <w:r>
          <w:delText xml:space="preserve">ranges over</w:delText>
        </w:r>
      </w:del>
      <w:del w:id="4320" w:author="PR Preview" w:date="2026-01-01T00:00:00Z">
        <w:r>
          <w:delText xml:space="preserve"> </w:delText>
        </w:r>
      </w:del>
      <m:oMath>
        <m:sSup>
          <m:e>
            <m:r>
              <m:rPr>
                <m:scr m:val="double-struck"/>
                <m:sty m:val="p"/>
              </m:rPr>
              <m:t>R</m:t>
            </m:r>
          </m:e>
          <m:sup>
            <m:r>
              <m:t>n</m:t>
            </m:r>
          </m:sup>
        </m:sSup>
      </m:oMath>
      <w:del w:id="4321" w:author="PR Preview" w:date="2026-01-01T00:00:00Z">
        <w:r>
          <w:delText xml:space="preserve">,</w:delText>
        </w:r>
      </w:del>
      <w:del w:id="4322" w:author="PR Preview" w:date="2026-01-01T00:00:00Z">
        <w:r>
          <w:delText xml:space="preserve"> </w:delText>
        </w:r>
      </w:del>
      <w:del w:id="4323" w:author="PR Preview" w:date="2026-01-01T00:00:00Z">
        <w:r>
          <w:delText xml:space="preserve">the coefficients</w:delText>
        </w:r>
      </w:del>
      <w:del w:id="4324"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4325" w:author="PR Preview" w:date="2026-01-01T00:00:00Z">
        <w:r>
          <w:delText xml:space="preserve"> </w:delText>
        </w:r>
      </w:del>
      <w:del w:id="4326" w:author="PR Preview" w:date="2026-01-01T00:00:00Z">
        <w:r>
          <w:delText xml:space="preserve">range over all lists of</w:delText>
        </w:r>
      </w:del>
      <w:del w:id="4327" w:author="PR Preview" w:date="2026-01-01T00:00:00Z">
        <w:r>
          <w:delText xml:space="preserve"> </w:delText>
        </w:r>
      </w:del>
      <m:oMath>
        <m:r>
          <m:t>n</m:t>
        </m:r>
      </m:oMath>
      <w:del w:id="4328" w:author="PR Preview" w:date="2026-01-01T00:00:00Z">
        <w:r>
          <w:delText xml:space="preserve"> </w:delText>
        </w:r>
      </w:del>
      <w:del w:id="4329" w:author="PR Preview" w:date="2026-01-01T00:00:00Z">
        <w:r>
          <w:delText xml:space="preserve">numbers.</w:delText>
        </w:r>
      </w:del>
      <w:del w:id="4330" w:author="PR Preview" w:date="2026-01-01T00:00:00Z">
        <w:r>
          <w:delText xml:space="preserve"> </w:delText>
        </w:r>
      </w:del>
      <w:del w:id="4331" w:author="PR Preview" w:date="2026-01-01T00:00:00Z">
        <w:r>
          <w:delText xml:space="preserve">So the set of all</w:delText>
        </w:r>
      </w:del>
      <w:del w:id="4332" w:author="PR Preview" w:date="2026-01-01T00:00:00Z">
        <w:r>
          <w:delText xml:space="preserve"> </w:delText>
        </w:r>
      </w:del>
      <w:del w:id="4333" w:author="PR Preview" w:date="2026-01-01T00:00:00Z">
        <w:r>
          <w:delText xml:space="preserve">$\mathbf{A} \mathord{\smash[b]{\underset{\raise.3ex\hbox{$\scriptstyle\sim$}}{x}}\vphantom{x}}$</w:delText>
        </w:r>
      </w:del>
      <w:del w:id="4334" w:author="PR Preview" w:date="2026-01-01T00:00:00Z">
        <w:r>
          <w:delText xml:space="preserve"> </w:delText>
        </w:r>
      </w:del>
      <w:del w:id="4335" w:author="PR Preview" w:date="2026-01-01T00:00:00Z">
        <w:r>
          <w:delText xml:space="preserve">(</w:delText>
        </w:r>
      </w:del>
      <w:hyperlink w:anchor="def-column-space">
        <w:del w:id="4336" w:author="PR Preview" w:date="2026-01-01T00:00:00Z">
          <w:r>
            <w:rPr>
              <w:rStyle w:val="Hyperlink"/>
            </w:rPr>
            <w:delText xml:space="preserve">Definition 52</w:delText>
          </w:r>
        </w:del>
      </w:hyperlink>
      <w:del w:id="4337" w:author="PR Preview" w:date="2026-01-01T00:00:00Z">
        <w:r>
          <w:delText xml:space="preserve">)</w:delText>
        </w:r>
      </w:del>
      <w:del w:id="4338" w:author="PR Preview" w:date="2026-01-01T00:00:00Z">
        <w:r>
          <w:delText xml:space="preserve"> </w:delText>
        </w:r>
      </w:del>
      <w:del w:id="4339" w:author="PR Preview" w:date="2026-01-01T00:00:00Z">
        <w:r>
          <w:delText xml:space="preserve">is the set of all linear combinations of the columns,</w:delText>
        </w:r>
      </w:del>
      <w:del w:id="4340" w:author="PR Preview" w:date="2026-01-01T00:00:00Z">
        <w:r>
          <w:delText xml:space="preserve"> </w:delText>
        </w:r>
      </w:del>
      <w:del w:id="4341" w:author="PR Preview" w:date="2026-01-01T00:00:00Z">
        <w:r>
          <w:delText xml:space="preserve">which is their span (</w:delText>
        </w:r>
      </w:del>
      <w:hyperlink w:anchor="def-span">
        <w:del w:id="4342" w:author="PR Preview" w:date="2026-01-01T00:00:00Z">
          <w:r>
            <w:rPr>
              <w:rStyle w:val="Hyperlink"/>
            </w:rPr>
            <w:delText xml:space="preserve">Definition 47</w:delText>
          </w:r>
        </w:del>
      </w:hyperlink>
      <w:del w:id="4343" w:author="PR Preview" w:date="2026-01-01T00:00:00Z">
        <w:r>
          <w:delText xml:space="preserve">).</w:delText>
        </w:r>
      </w:del>
      <w:del w:id="4344" w:author="PR Preview" w:date="2026-01-01T00:00:00Z">
        <w:r>
          <w:delText xml:space="preserve"> </w:delText>
        </w:r>
      </w:del>
      <w:del w:id="4345" w:author="PR Preview" w:date="2026-01-01T00:00:00Z">
        <w:r>
          <w:delText xml:space="preserve">A span is a subspace (</w:delText>
        </w:r>
      </w:del>
      <w:hyperlink w:anchor="thm-span-subspace">
        <w:del w:id="4346" w:author="PR Preview" w:date="2026-01-01T00:00:00Z">
          <w:r>
            <w:rPr>
              <w:rStyle w:val="Hyperlink"/>
            </w:rPr>
            <w:delText xml:space="preserve">Theorem 23</w:delText>
          </w:r>
        </w:del>
      </w:hyperlink>
      <w:del w:id="4347" w:author="PR Preview" w:date="2026-01-01T00:00:00Z">
        <w:r>
          <w:delText xml:space="preserve">).</w:delText>
        </w:r>
      </w:del>
      <w:del w:id="4348" w:author="PR Preview" w:date="2026-01-01T00:00:00Z">
        <w:r>
          <w:delText xml:space="preserve"> </w:delText>
        </w:r>
      </w:del>
      <w:del w:id="4349" w:author="PR Preview" w:date="2026-01-01T00:00:00Z">
        <w:r>
          <w:delText xml:space="preserve">Applying the same argument to</w:delText>
        </w:r>
      </w:del>
      <w:del w:id="4350" w:author="PR Preview" w:date="2026-01-01T00:00:00Z">
        <w:r>
          <w:delText xml:space="preserve"> </w:delText>
        </w:r>
      </w:del>
      <m:oMath>
        <m:sSup>
          <m:e>
            <m:r>
              <m:rPr>
                <m:sty m:val="bi"/>
              </m:rPr>
              <m:t>A</m:t>
            </m:r>
          </m:e>
          <m:sup>
            <m:r>
              <m:rPr>
                <m:sty m:val="p"/>
              </m:rPr>
              <m:t>⊤</m:t>
            </m:r>
          </m:sup>
        </m:sSup>
      </m:oMath>
      <w:del w:id="4351" w:author="PR Preview" w:date="2026-01-01T00:00:00Z">
        <w:r>
          <w:delText xml:space="preserve">,</w:delText>
        </w:r>
      </w:del>
      <w:del w:id="4352" w:author="PR Preview" w:date="2026-01-01T00:00:00Z">
        <w:r>
          <w:delText xml:space="preserve"> </w:delText>
        </w:r>
      </w:del>
      <w:del w:id="4353" w:author="PR Preview" w:date="2026-01-01T00:00:00Z">
        <w:r>
          <w:delText xml:space="preserve">whose columns are the rows of</w:delText>
        </w:r>
      </w:del>
      <w:del w:id="4354" w:author="PR Preview" w:date="2026-01-01T00:00:00Z">
        <w:r>
          <w:delText xml:space="preserve"> </w:delText>
        </w:r>
      </w:del>
      <m:oMath>
        <m:r>
          <m:rPr>
            <m:sty m:val="bi"/>
          </m:rPr>
          <m:t>A</m:t>
        </m:r>
      </m:oMath>
      <w:del w:id="4355" w:author="PR Preview" w:date="2026-01-01T00:00:00Z">
        <w:r>
          <w:delText xml:space="preserve">,</w:delText>
        </w:r>
      </w:del>
      <w:del w:id="4356" w:author="PR Preview" w:date="2026-01-01T00:00:00Z">
        <w:r>
          <w:delText xml:space="preserve"> </w:delText>
        </w:r>
      </w:del>
      <w:del w:id="4357" w:author="PR Preview" w:date="2026-01-01T00:00:00Z">
        <w:r>
          <w:delText xml:space="preserve">shows the row space is a subspace of</w:delText>
        </w:r>
      </w:del>
      <w:del w:id="4358" w:author="PR Preview" w:date="2026-01-01T00:00:00Z">
        <w:r>
          <w:delText xml:space="preserve"> </w:delText>
        </w:r>
      </w:del>
      <m:oMath>
        <m:sSup>
          <m:e>
            <m:r>
              <m:rPr>
                <m:scr m:val="double-struck"/>
                <m:sty m:val="p"/>
              </m:rPr>
              <m:t>R</m:t>
            </m:r>
          </m:e>
          <m:sup>
            <m:r>
              <m:t>n</m:t>
            </m:r>
          </m:sup>
        </m:sSup>
      </m:oMath>
      <w:del w:id="4359" w:author="PR Preview" w:date="2026-01-01T00:00:00Z">
        <w:r>
          <w:delText xml:space="preserve">.</w:delText>
        </w:r>
      </w:del>
    </w:p>
    <w:p>
      <w:pPr>
        <w:pStyle w:val="BodyText"/>
      </w:pPr>
      <w:del w:id="4360" w:author="PR Preview" w:date="2026-01-01T00:00:00Z">
        <w:r>
          <w:rPr>
            <w:b/>
            <w:bCs/>
          </w:rPr>
          <w:delText xml:space="preserve">Example 58 (Reading off the column space and row space from the columns and rows)</w:delText>
        </w:r>
      </w:del>
      <w:del w:id="4361" w:author="PR Preview" w:date="2026-01-01T00:00:00Z">
        <w:r>
          <w:delText xml:space="preserve"> </w:delText>
        </w:r>
      </w:del>
      <w:del w:id="4362" w:author="PR Preview" w:date="2026-01-01T00:00:00Z">
        <w:r>
          <w:delText xml:space="preserve">For</w:delText>
        </w:r>
      </w:del>
      <w:del w:id="4363" w:author="PR Preview" w:date="2026-01-01T00:00:00Z">
        <w:r>
          <w:delText xml:space="preserve"> </w:delText>
        </w:r>
      </w:del>
      <m:oMath>
        <m:r>
          <m:rPr>
            <m:sty m:val="bi"/>
          </m:rPr>
          <m:t>A</m:t>
        </m:r>
      </m:oMath>
      <w:del w:id="4364" w:author="PR Preview" w:date="2026-01-01T00:00:00Z">
        <w:r>
          <w:delText xml:space="preserve"> </w:delText>
        </w:r>
      </w:del>
      <w:del w:id="4365" w:author="PR Preview" w:date="2026-01-01T00:00:00Z">
        <w:r>
          <w:delText xml:space="preserve">in</w:delText>
        </w:r>
      </w:del>
      <w:del w:id="4366" w:author="PR Preview" w:date="2026-01-01T00:00:00Z">
        <w:r>
          <w:delText xml:space="preserve"> </w:delText>
        </w:r>
      </w:del>
      <w:hyperlink w:anchor="exm-column-space">
        <w:del w:id="4367" w:author="PR Preview" w:date="2026-01-01T00:00:00Z">
          <w:r>
            <w:rPr>
              <w:rStyle w:val="Hyperlink"/>
            </w:rPr>
            <w:delText xml:space="preserve">Example 57</w:delText>
          </w:r>
        </w:del>
      </w:hyperlink>
      <w:del w:id="4368" w:author="PR Preview" w:date="2026-01-01T00:00:00Z">
        <w:r>
          <w:delText xml:space="preserve">,</w:delText>
        </w:r>
      </w:del>
      <w:del w:id="4369" w:author="PR Preview" w:date="2026-01-01T00:00:00Z">
        <w:r>
          <w:delText xml:space="preserve"> </w:delText>
        </w:r>
      </w:del>
      <w:del w:id="4370" w:author="PR Preview" w:date="2026-01-01T00:00:00Z">
        <w:r>
          <w:delText xml:space="preserve">the columns are</w:delText>
        </w:r>
      </w:del>
      <w:del w:id="4371" w:author="PR Preview" w:date="2026-01-01T00:00:00Z">
        <w:r>
          <w:delText xml:space="preserve"> </w:delText>
        </w:r>
      </w:del>
      <m:oMath>
        <m:r>
          <m:rPr>
            <m:sty m:val="p"/>
          </m:rPr>
          <m:t>(</m:t>
        </m:r>
        <m:r>
          <m:t>1</m:t>
        </m:r>
        <m:r>
          <m:rPr>
            <m:sty m:val="p"/>
          </m:rPr>
          <m:t>,</m:t>
        </m:r>
        <m:r>
          <m:t>3</m:t>
        </m:r>
        <m:r>
          <m:rPr>
            <m:sty m:val="p"/>
          </m:rPr>
          <m:t>)</m:t>
        </m:r>
      </m:oMath>
      <w:del w:id="4372" w:author="PR Preview" w:date="2026-01-01T00:00:00Z">
        <w:r>
          <w:delText xml:space="preserve">,</w:delText>
        </w:r>
      </w:del>
      <w:del w:id="4373"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4374" w:author="PR Preview" w:date="2026-01-01T00:00:00Z">
        <w:r>
          <w:delText xml:space="preserve"> </w:delText>
        </w:r>
      </w:del>
      <w:del w:id="4375" w:author="PR Preview" w:date="2026-01-01T00:00:00Z">
        <w:r>
          <w:delText xml:space="preserve">and</w:delText>
        </w:r>
      </w:del>
      <w:del w:id="4376"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4377" w:author="PR Preview" w:date="2026-01-01T00:00:00Z">
        <w:r>
          <w:delText xml:space="preserve">,</w:delText>
        </w:r>
      </w:del>
      <w:del w:id="4378" w:author="PR Preview" w:date="2026-01-01T00:00:00Z">
        <w:r>
          <w:delText xml:space="preserve"> </w:delText>
        </w:r>
      </w:del>
      <w:del w:id="4379" w:author="PR Preview" w:date="2026-01-01T00:00:00Z">
        <w:r>
          <w:delText xml:space="preserve">so by</w:delText>
        </w:r>
      </w:del>
      <w:del w:id="4380" w:author="PR Preview" w:date="2026-01-01T00:00:00Z">
        <w:r>
          <w:delText xml:space="preserve"> </w:delText>
        </w:r>
      </w:del>
      <w:hyperlink w:anchor="thm-column-space-span">
        <w:del w:id="4381" w:author="PR Preview" w:date="2026-01-01T00:00:00Z">
          <w:r>
            <w:rPr>
              <w:rStyle w:val="Hyperlink"/>
            </w:rPr>
            <w:delText xml:space="preserve">Theorem 33</w:delText>
          </w:r>
        </w:del>
      </w:hyperlink>
      <w:del w:id="4382"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4383" w:author="PR Preview" w:date="2026-01-01T00:00:00Z">
        <w:r>
          <w:delText xml:space="preserve">,</w:delText>
        </w:r>
      </w:del>
      <w:del w:id="4384" w:author="PR Preview" w:date="2026-01-01T00:00:00Z">
        <w:r>
          <w:delText xml:space="preserve"> </w:delText>
        </w:r>
      </w:del>
      <w:del w:id="4385" w:author="PR Preview" w:date="2026-01-01T00:00:00Z">
        <w:r>
          <w:delText xml:space="preserve">the same line found in</w:delText>
        </w:r>
      </w:del>
      <w:del w:id="4386" w:author="PR Preview" w:date="2026-01-01T00:00:00Z">
        <w:r>
          <w:delText xml:space="preserve"> </w:delText>
        </w:r>
      </w:del>
      <w:hyperlink w:anchor="exm-column-space">
        <w:del w:id="4387" w:author="PR Preview" w:date="2026-01-01T00:00:00Z">
          <w:r>
            <w:rPr>
              <w:rStyle w:val="Hyperlink"/>
            </w:rPr>
            <w:delText xml:space="preserve">Example 57</w:delText>
          </w:r>
        </w:del>
      </w:hyperlink>
      <w:del w:id="4388" w:author="PR Preview" w:date="2026-01-01T00:00:00Z">
        <w:r>
          <w:delText xml:space="preserve">.</w:delText>
        </w:r>
      </w:del>
      <w:del w:id="4389" w:author="PR Preview" w:date="2026-01-01T00:00:00Z">
        <w:r>
          <w:delText xml:space="preserve"> </w:delText>
        </w:r>
      </w:del>
      <w:del w:id="4390" w:author="PR Preview" w:date="2026-01-01T00:00:00Z">
        <w:r>
          <w:delText xml:space="preserve">The rows are</w:delText>
        </w:r>
      </w:del>
      <w:del w:id="4391"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4392" w:author="PR Preview" w:date="2026-01-01T00:00:00Z">
        <w:r>
          <w:delText xml:space="preserve"> </w:delText>
        </w:r>
      </w:del>
      <w:del w:id="4393" w:author="PR Preview" w:date="2026-01-01T00:00:00Z">
        <w:r>
          <w:delText xml:space="preserve">and</w:delText>
        </w:r>
      </w:del>
      <w:del w:id="4394" w:author="PR Preview" w:date="2026-01-01T00:00:00Z">
        <w:r>
          <w:delText xml:space="preserve"> </w:delText>
        </w:r>
      </w:del>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del w:id="4395" w:author="PR Preview" w:date="2026-01-01T00:00:00Z">
        <w:r>
          <w:delText xml:space="preserve">,</w:delText>
        </w:r>
      </w:del>
      <w:del w:id="4396" w:author="PR Preview" w:date="2026-01-01T00:00:00Z">
        <w:r>
          <w:delText xml:space="preserve"> </w:delText>
        </w:r>
      </w:del>
      <w:del w:id="4397" w:author="PR Preview" w:date="2026-01-01T00:00:00Z">
        <w:r>
          <w:delText xml:space="preserve">so the row space is</w:delText>
        </w:r>
      </w:del>
      <w:del w:id="4398"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4399" w:author="PR Preview" w:date="2026-01-01T00:00:00Z">
        <w:r>
          <w:delText xml:space="preserve">,</w:delText>
        </w:r>
      </w:del>
      <w:del w:id="4400" w:author="PR Preview" w:date="2026-01-01T00:00:00Z">
        <w:r>
          <w:delText xml:space="preserve"> </w:delText>
        </w:r>
      </w:del>
      <w:del w:id="4401" w:author="PR Preview" w:date="2026-01-01T00:00:00Z">
        <w:r>
          <w:delText xml:space="preserve">a line in</w:delText>
        </w:r>
      </w:del>
      <w:del w:id="4402" w:author="PR Preview" w:date="2026-01-01T00:00:00Z">
        <w:r>
          <w:delText xml:space="preserve"> </w:delText>
        </w:r>
      </w:del>
      <m:oMath>
        <m:sSup>
          <m:e>
            <m:r>
              <m:rPr>
                <m:scr m:val="double-struck"/>
                <m:sty m:val="p"/>
              </m:rPr>
              <m:t>R</m:t>
            </m:r>
          </m:e>
          <m:sup>
            <m:r>
              <m:t>3</m:t>
            </m:r>
          </m:sup>
        </m:sSup>
      </m:oMath>
      <w:del w:id="4403" w:author="PR Preview" w:date="2026-01-01T00:00:00Z">
        <w:r>
          <w:delText xml:space="preserve">.</w:delText>
        </w:r>
      </w:del>
    </w:p>
    <w:p>
      <w:pPr>
        <w:pStyle w:val="BodyText"/>
      </w:pPr>
      <w:ins w:id="4404" w:author="PR Preview" w:date="2026-01-01T00:00:00Z">
        <w:r>
          <w:rPr>
            <w:i/>
            <w:iCs/>
          </w:rPr>
          <w:t xml:space="preserve">Proof</w:t>
        </w:r>
      </w:ins>
      <w:ins w:id="4405" w:author="PR Preview" w:date="2026-01-01T00:00:00Z">
        <w:r>
          <w:t xml:space="preserve">. </w:t>
        </w:r>
      </w:ins>
      <w:ins w:id="4406" w:author="PR Preview" w:date="2026-01-01T00:00:00Z">
        <w:r>
          <w:t xml:space="preserve">By</w:t>
        </w:r>
      </w:ins>
      <w:ins w:id="4407" w:author="PR Preview" w:date="2026-01-01T00:00:00Z">
        <w:r>
          <w:t xml:space="preserve"> </w:t>
        </w:r>
      </w:ins>
      <w:hyperlink w:anchor="thm-matvec-columns">
        <w:ins w:id="4408" w:author="PR Preview" w:date="2026-01-01T00:00:00Z">
          <w:r>
            <w:rPr>
              <w:rStyle w:val="Hyperlink"/>
            </w:rPr>
            <w:t xml:space="preserve">Theorem 23</w:t>
          </w:r>
        </w:ins>
      </w:hyperlink>
      <w:ins w:id="4409" w:author="PR Preview" w:date="2026-01-01T00:00:00Z">
        <w:r>
          <w:t xml:space="preserve">,</w:t>
        </w:r>
      </w:ins>
      <w:ins w:id="4410" w:author="PR Preview" w:date="2026-01-01T00:00:00Z">
        <w:r>
          <w:t xml:space="preserve"> </w:t>
        </w:r>
      </w:ins>
      <w:ins w:id="4411"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4412" w:author="PR Preview" w:date="2026-01-01T00:00:00Z">
        <w:r>
          <w:t xml:space="preserve">,</w:t>
        </w:r>
      </w:ins>
      <w:ins w:id="4413" w:author="PR Preview" w:date="2026-01-01T00:00:00Z">
        <w:r>
          <w:t xml:space="preserve"> </w:t>
        </w:r>
      </w:ins>
      <w:ins w:id="4414" w:author="PR Preview" w:date="2026-01-01T00:00:00Z">
        <w:r>
          <w:t xml:space="preserve">and as</w:t>
        </w:r>
      </w:ins>
      <w:ins w:id="4415" w:author="PR Preview" w:date="2026-01-01T00:00:00Z">
        <w:r>
          <w:t xml:space="preserve"> </w:t>
        </w:r>
      </w:ins>
      <w:ins w:id="4416" w:author="PR Preview" w:date="2026-01-01T00:00:00Z">
        <w:r>
          <w:t xml:space="preserve">$\mathord{\smash[b]{\underset{\raise.3ex\hbox{$\scriptstyle\sim$}}{x}}\vphantom{x}}$</w:t>
        </w:r>
      </w:ins>
      <w:ins w:id="4417" w:author="PR Preview" w:date="2026-01-01T00:00:00Z">
        <w:r>
          <w:t xml:space="preserve"> </w:t>
        </w:r>
      </w:ins>
      <w:ins w:id="4418" w:author="PR Preview" w:date="2026-01-01T00:00:00Z">
        <w:r>
          <w:t xml:space="preserve">ranges over</w:t>
        </w:r>
      </w:ins>
      <w:ins w:id="4419" w:author="PR Preview" w:date="2026-01-01T00:00:00Z">
        <w:r>
          <w:t xml:space="preserve"> </w:t>
        </w:r>
      </w:ins>
      <m:oMath>
        <m:sSup>
          <m:e>
            <m:r>
              <m:rPr>
                <m:scr m:val="double-struck"/>
                <m:sty m:val="p"/>
              </m:rPr>
              <m:t>R</m:t>
            </m:r>
          </m:e>
          <m:sup>
            <m:r>
              <m:t>n</m:t>
            </m:r>
          </m:sup>
        </m:sSup>
      </m:oMath>
      <w:ins w:id="4420" w:author="PR Preview" w:date="2026-01-01T00:00:00Z">
        <w:r>
          <w:t xml:space="preserve">,</w:t>
        </w:r>
      </w:ins>
      <w:ins w:id="4421" w:author="PR Preview" w:date="2026-01-01T00:00:00Z">
        <w:r>
          <w:t xml:space="preserve"> </w:t>
        </w:r>
      </w:ins>
      <w:ins w:id="4422" w:author="PR Preview" w:date="2026-01-01T00:00:00Z">
        <w:r>
          <w:t xml:space="preserve">the coefficients</w:t>
        </w:r>
      </w:ins>
      <w:ins w:id="4423"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4424" w:author="PR Preview" w:date="2026-01-01T00:00:00Z">
        <w:r>
          <w:t xml:space="preserve"> </w:t>
        </w:r>
      </w:ins>
      <w:ins w:id="4425" w:author="PR Preview" w:date="2026-01-01T00:00:00Z">
        <w:r>
          <w:t xml:space="preserve">range over all lists of</w:t>
        </w:r>
      </w:ins>
      <w:ins w:id="4426" w:author="PR Preview" w:date="2026-01-01T00:00:00Z">
        <w:r>
          <w:t xml:space="preserve"> </w:t>
        </w:r>
      </w:ins>
      <m:oMath>
        <m:r>
          <m:t>n</m:t>
        </m:r>
      </m:oMath>
      <w:ins w:id="4427" w:author="PR Preview" w:date="2026-01-01T00:00:00Z">
        <w:r>
          <w:t xml:space="preserve"> </w:t>
        </w:r>
      </w:ins>
      <w:ins w:id="4428" w:author="PR Preview" w:date="2026-01-01T00:00:00Z">
        <w:r>
          <w:t xml:space="preserve">numbers.</w:t>
        </w:r>
      </w:ins>
      <w:ins w:id="4429" w:author="PR Preview" w:date="2026-01-01T00:00:00Z">
        <w:r>
          <w:t xml:space="preserve"> </w:t>
        </w:r>
      </w:ins>
      <w:ins w:id="4430" w:author="PR Preview" w:date="2026-01-01T00:00:00Z">
        <w:r>
          <w:t xml:space="preserve">So the set of all</w:t>
        </w:r>
      </w:ins>
      <w:ins w:id="4431" w:author="PR Preview" w:date="2026-01-01T00:00:00Z">
        <w:r>
          <w:t xml:space="preserve"> </w:t>
        </w:r>
      </w:ins>
      <w:ins w:id="4432" w:author="PR Preview" w:date="2026-01-01T00:00:00Z">
        <w:r>
          <w:t xml:space="preserve">$\mathbf{A} \mathord{\smash[b]{\underset{\raise.3ex\hbox{$\scriptstyle\sim$}}{x}}\vphantom{x}}$</w:t>
        </w:r>
      </w:ins>
      <w:ins w:id="4433" w:author="PR Preview" w:date="2026-01-01T00:00:00Z">
        <w:r>
          <w:t xml:space="preserve"> </w:t>
        </w:r>
      </w:ins>
      <w:ins w:id="4434" w:author="PR Preview" w:date="2026-01-01T00:00:00Z">
        <w:r>
          <w:t xml:space="preserve">(</w:t>
        </w:r>
      </w:ins>
      <w:hyperlink w:anchor="def-column-space">
        <w:ins w:id="4435" w:author="PR Preview" w:date="2026-01-01T00:00:00Z">
          <w:r>
            <w:rPr>
              <w:rStyle w:val="Hyperlink"/>
            </w:rPr>
            <w:t xml:space="preserve">Definition 52</w:t>
          </w:r>
        </w:ins>
      </w:hyperlink>
      <w:ins w:id="4436" w:author="PR Preview" w:date="2026-01-01T00:00:00Z">
        <w:r>
          <w:t xml:space="preserve">)</w:t>
        </w:r>
      </w:ins>
      <w:ins w:id="4437" w:author="PR Preview" w:date="2026-01-01T00:00:00Z">
        <w:r>
          <w:t xml:space="preserve"> </w:t>
        </w:r>
      </w:ins>
      <w:ins w:id="4438" w:author="PR Preview" w:date="2026-01-01T00:00:00Z">
        <w:r>
          <w:t xml:space="preserve">is the set of all linear combinations of the columns,</w:t>
        </w:r>
      </w:ins>
      <w:ins w:id="4439" w:author="PR Preview" w:date="2026-01-01T00:00:00Z">
        <w:r>
          <w:t xml:space="preserve"> </w:t>
        </w:r>
      </w:ins>
      <w:ins w:id="4440" w:author="PR Preview" w:date="2026-01-01T00:00:00Z">
        <w:r>
          <w:t xml:space="preserve">which is their span (</w:t>
        </w:r>
      </w:ins>
      <w:hyperlink w:anchor="def-span">
        <w:ins w:id="4441" w:author="PR Preview" w:date="2026-01-01T00:00:00Z">
          <w:r>
            <w:rPr>
              <w:rStyle w:val="Hyperlink"/>
            </w:rPr>
            <w:t xml:space="preserve">Definition 47</w:t>
          </w:r>
        </w:ins>
      </w:hyperlink>
      <w:ins w:id="4442" w:author="PR Preview" w:date="2026-01-01T00:00:00Z">
        <w:r>
          <w:t xml:space="preserve">).</w:t>
        </w:r>
      </w:ins>
      <w:ins w:id="4443" w:author="PR Preview" w:date="2026-01-01T00:00:00Z">
        <w:r>
          <w:t xml:space="preserve"> </w:t>
        </w:r>
      </w:ins>
      <w:ins w:id="4444" w:author="PR Preview" w:date="2026-01-01T00:00:00Z">
        <w:r>
          <w:t xml:space="preserve">A span is a subspace (</w:t>
        </w:r>
      </w:ins>
      <w:hyperlink w:anchor="thm-span-subspace">
        <w:ins w:id="4445" w:author="PR Preview" w:date="2026-01-01T00:00:00Z">
          <w:r>
            <w:rPr>
              <w:rStyle w:val="Hyperlink"/>
            </w:rPr>
            <w:t xml:space="preserve">Theorem 22</w:t>
          </w:r>
        </w:ins>
      </w:hyperlink>
      <w:ins w:id="4446" w:author="PR Preview" w:date="2026-01-01T00:00:00Z">
        <w:r>
          <w:t xml:space="preserve">).</w:t>
        </w:r>
      </w:ins>
      <w:ins w:id="4447" w:author="PR Preview" w:date="2026-01-01T00:00:00Z">
        <w:r>
          <w:t xml:space="preserve"> </w:t>
        </w:r>
      </w:ins>
      <w:ins w:id="4448" w:author="PR Preview" w:date="2026-01-01T00:00:00Z">
        <w:r>
          <w:t xml:space="preserve">Applying the same argument to</w:t>
        </w:r>
      </w:ins>
      <w:ins w:id="4449" w:author="PR Preview" w:date="2026-01-01T00:00:00Z">
        <w:r>
          <w:t xml:space="preserve"> </w:t>
        </w:r>
      </w:ins>
      <m:oMath>
        <m:sSup>
          <m:e>
            <m:r>
              <m:rPr>
                <m:sty m:val="bi"/>
              </m:rPr>
              <m:t>A</m:t>
            </m:r>
          </m:e>
          <m:sup>
            <m:r>
              <m:rPr>
                <m:sty m:val="p"/>
              </m:rPr>
              <m:t>⊤</m:t>
            </m:r>
          </m:sup>
        </m:sSup>
      </m:oMath>
      <w:ins w:id="4450" w:author="PR Preview" w:date="2026-01-01T00:00:00Z">
        <w:r>
          <w:t xml:space="preserve">,</w:t>
        </w:r>
      </w:ins>
      <w:ins w:id="4451" w:author="PR Preview" w:date="2026-01-01T00:00:00Z">
        <w:r>
          <w:t xml:space="preserve"> </w:t>
        </w:r>
      </w:ins>
      <w:ins w:id="4452" w:author="PR Preview" w:date="2026-01-01T00:00:00Z">
        <w:r>
          <w:t xml:space="preserve">whose columns are the rows of</w:t>
        </w:r>
      </w:ins>
      <w:ins w:id="4453" w:author="PR Preview" w:date="2026-01-01T00:00:00Z">
        <w:r>
          <w:t xml:space="preserve"> </w:t>
        </w:r>
      </w:ins>
      <m:oMath>
        <m:r>
          <m:rPr>
            <m:sty m:val="bi"/>
          </m:rPr>
          <m:t>A</m:t>
        </m:r>
      </m:oMath>
      <w:ins w:id="4454" w:author="PR Preview" w:date="2026-01-01T00:00:00Z">
        <w:r>
          <w:t xml:space="preserve">,</w:t>
        </w:r>
      </w:ins>
      <w:ins w:id="4455" w:author="PR Preview" w:date="2026-01-01T00:00:00Z">
        <w:r>
          <w:t xml:space="preserve"> </w:t>
        </w:r>
      </w:ins>
      <w:ins w:id="4456" w:author="PR Preview" w:date="2026-01-01T00:00:00Z">
        <w:r>
          <w:t xml:space="preserve">shows the row space is a subspace of</w:t>
        </w:r>
      </w:ins>
      <w:ins w:id="4457" w:author="PR Preview" w:date="2026-01-01T00:00:00Z">
        <w:r>
          <w:t xml:space="preserve"> </w:t>
        </w:r>
      </w:ins>
      <m:oMath>
        <m:sSup>
          <m:e>
            <m:r>
              <m:rPr>
                <m:scr m:val="double-struck"/>
                <m:sty m:val="p"/>
              </m:rPr>
              <m:t>R</m:t>
            </m:r>
          </m:e>
          <m:sup>
            <m:r>
              <m:t>n</m:t>
            </m:r>
          </m:sup>
        </m:sSup>
      </m:oMath>
      <w:ins w:id="4458" w:author="PR Preview" w:date="2026-01-01T00:00:00Z">
        <w:r>
          <w:t xml:space="preserve">.</w:t>
        </w:r>
      </w:ins>
    </w:p>
    <w:bookmarkStart w:id="244" w:name="exm-column-space-span"/>
    <w:p>
      <w:pPr>
        <w:pStyle w:val="BodyText"/>
      </w:pPr>
      <w:ins w:id="4459" w:author="PR Preview" w:date="2026-01-01T00:00:00Z">
        <w:r>
          <w:rPr>
            <w:b/>
            <w:bCs/>
          </w:rPr>
          <w:t xml:space="preserve">Example 57 (Reading off the column space and row space from the columns and rows)</w:t>
        </w:r>
      </w:ins>
      <w:ins w:id="4460" w:author="PR Preview" w:date="2026-01-01T00:00:00Z">
        <w:r>
          <w:t xml:space="preserve"> </w:t>
        </w:r>
      </w:ins>
      <w:ins w:id="4461" w:author="PR Preview" w:date="2026-01-01T00:00:00Z">
        <w:r>
          <w:t xml:space="preserve">For</w:t>
        </w:r>
      </w:ins>
      <w:ins w:id="4462" w:author="PR Preview" w:date="2026-01-01T00:00:00Z">
        <w:r>
          <w:t xml:space="preserve"> </w:t>
        </w:r>
      </w:ins>
      <m:oMath>
        <m:r>
          <m:rPr>
            <m:sty m:val="bi"/>
          </m:rPr>
          <m:t>A</m:t>
        </m:r>
      </m:oMath>
      <w:ins w:id="4463" w:author="PR Preview" w:date="2026-01-01T00:00:00Z">
        <w:r>
          <w:t xml:space="preserve"> </w:t>
        </w:r>
      </w:ins>
      <w:ins w:id="4464" w:author="PR Preview" w:date="2026-01-01T00:00:00Z">
        <w:r>
          <w:t xml:space="preserve">in</w:t>
        </w:r>
      </w:ins>
      <w:ins w:id="4465" w:author="PR Preview" w:date="2026-01-01T00:00:00Z">
        <w:r>
          <w:t xml:space="preserve"> </w:t>
        </w:r>
      </w:ins>
      <w:hyperlink w:anchor="exm-column-space">
        <w:ins w:id="4466" w:author="PR Preview" w:date="2026-01-01T00:00:00Z">
          <w:r>
            <w:rPr>
              <w:rStyle w:val="Hyperlink"/>
            </w:rPr>
            <w:t xml:space="preserve">Example 56</w:t>
          </w:r>
        </w:ins>
      </w:hyperlink>
      <w:ins w:id="4467" w:author="PR Preview" w:date="2026-01-01T00:00:00Z">
        <w:r>
          <w:t xml:space="preserve">,</w:t>
        </w:r>
      </w:ins>
      <w:ins w:id="4468" w:author="PR Preview" w:date="2026-01-01T00:00:00Z">
        <w:r>
          <w:t xml:space="preserve"> </w:t>
        </w:r>
      </w:ins>
      <w:ins w:id="4469" w:author="PR Preview" w:date="2026-01-01T00:00:00Z">
        <w:r>
          <w:t xml:space="preserve">the columns are</w:t>
        </w:r>
      </w:ins>
      <w:ins w:id="4470" w:author="PR Preview" w:date="2026-01-01T00:00:00Z">
        <w:r>
          <w:t xml:space="preserve"> </w:t>
        </w:r>
      </w:ins>
      <m:oMath>
        <m:r>
          <m:rPr>
            <m:sty m:val="p"/>
          </m:rPr>
          <m:t>(</m:t>
        </m:r>
        <m:r>
          <m:t>1</m:t>
        </m:r>
        <m:r>
          <m:rPr>
            <m:sty m:val="p"/>
          </m:rPr>
          <m:t>,</m:t>
        </m:r>
        <m:r>
          <m:t>3</m:t>
        </m:r>
        <m:r>
          <m:rPr>
            <m:sty m:val="p"/>
          </m:rPr>
          <m:t>)</m:t>
        </m:r>
      </m:oMath>
      <w:ins w:id="4471" w:author="PR Preview" w:date="2026-01-01T00:00:00Z">
        <w:r>
          <w:t xml:space="preserve">,</w:t>
        </w:r>
      </w:ins>
      <w:ins w:id="4472"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4473" w:author="PR Preview" w:date="2026-01-01T00:00:00Z">
        <w:r>
          <w:t xml:space="preserve"> </w:t>
        </w:r>
      </w:ins>
      <w:ins w:id="4474" w:author="PR Preview" w:date="2026-01-01T00:00:00Z">
        <w:r>
          <w:t xml:space="preserve">and</w:t>
        </w:r>
      </w:ins>
      <w:ins w:id="4475"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4476" w:author="PR Preview" w:date="2026-01-01T00:00:00Z">
        <w:r>
          <w:t xml:space="preserve">,</w:t>
        </w:r>
      </w:ins>
      <w:ins w:id="4477" w:author="PR Preview" w:date="2026-01-01T00:00:00Z">
        <w:r>
          <w:t xml:space="preserve"> </w:t>
        </w:r>
      </w:ins>
      <w:ins w:id="4478" w:author="PR Preview" w:date="2026-01-01T00:00:00Z">
        <w:r>
          <w:t xml:space="preserve">so by</w:t>
        </w:r>
      </w:ins>
      <w:ins w:id="4479" w:author="PR Preview" w:date="2026-01-01T00:00:00Z">
        <w:r>
          <w:t xml:space="preserve"> </w:t>
        </w:r>
      </w:ins>
      <w:hyperlink w:anchor="thm-column-space-span">
        <w:ins w:id="4480" w:author="PR Preview" w:date="2026-01-01T00:00:00Z">
          <w:r>
            <w:rPr>
              <w:rStyle w:val="Hyperlink"/>
            </w:rPr>
            <w:t xml:space="preserve">Theorem 32</w:t>
          </w:r>
        </w:ins>
      </w:hyperlink>
      <w:ins w:id="4481"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4482" w:author="PR Preview" w:date="2026-01-01T00:00:00Z">
        <w:r>
          <w:t xml:space="preserve">,</w:t>
        </w:r>
      </w:ins>
      <w:ins w:id="4483" w:author="PR Preview" w:date="2026-01-01T00:00:00Z">
        <w:r>
          <w:t xml:space="preserve"> </w:t>
        </w:r>
      </w:ins>
      <w:ins w:id="4484" w:author="PR Preview" w:date="2026-01-01T00:00:00Z">
        <w:r>
          <w:t xml:space="preserve">the same line found in</w:t>
        </w:r>
      </w:ins>
      <w:ins w:id="4485" w:author="PR Preview" w:date="2026-01-01T00:00:00Z">
        <w:r>
          <w:t xml:space="preserve"> </w:t>
        </w:r>
      </w:ins>
      <w:hyperlink w:anchor="exm-column-space">
        <w:ins w:id="4486" w:author="PR Preview" w:date="2026-01-01T00:00:00Z">
          <w:r>
            <w:rPr>
              <w:rStyle w:val="Hyperlink"/>
            </w:rPr>
            <w:t xml:space="preserve">Example 56</w:t>
          </w:r>
        </w:ins>
      </w:hyperlink>
      <w:ins w:id="4487" w:author="PR Preview" w:date="2026-01-01T00:00:00Z">
        <w:r>
          <w:t xml:space="preserve">.</w:t>
        </w:r>
      </w:ins>
      <w:ins w:id="4488" w:author="PR Preview" w:date="2026-01-01T00:00:00Z">
        <w:r>
          <w:t xml:space="preserve"> </w:t>
        </w:r>
      </w:ins>
      <w:ins w:id="4489" w:author="PR Preview" w:date="2026-01-01T00:00:00Z">
        <w:r>
          <w:t xml:space="preserve">The rows are</w:t>
        </w:r>
      </w:ins>
      <w:ins w:id="449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4491" w:author="PR Preview" w:date="2026-01-01T00:00:00Z">
        <w:r>
          <w:t xml:space="preserve"> </w:t>
        </w:r>
      </w:ins>
      <w:ins w:id="4492" w:author="PR Preview" w:date="2026-01-01T00:00:00Z">
        <w:r>
          <w:t xml:space="preserve">and</w:t>
        </w:r>
      </w:ins>
      <w:ins w:id="4493" w:author="PR Preview" w:date="2026-01-01T00:00:00Z">
        <w:r>
          <w:t xml:space="preserve"> </w:t>
        </w:r>
      </w:ins>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ins w:id="4494" w:author="PR Preview" w:date="2026-01-01T00:00:00Z">
        <w:r>
          <w:t xml:space="preserve">,</w:t>
        </w:r>
      </w:ins>
      <w:ins w:id="4495" w:author="PR Preview" w:date="2026-01-01T00:00:00Z">
        <w:r>
          <w:t xml:space="preserve"> </w:t>
        </w:r>
      </w:ins>
      <w:ins w:id="4496" w:author="PR Preview" w:date="2026-01-01T00:00:00Z">
        <w:r>
          <w:t xml:space="preserve">so the row space is</w:t>
        </w:r>
      </w:ins>
      <w:ins w:id="4497"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4498" w:author="PR Preview" w:date="2026-01-01T00:00:00Z">
        <w:r>
          <w:t xml:space="preserve">,</w:t>
        </w:r>
      </w:ins>
      <w:ins w:id="4499" w:author="PR Preview" w:date="2026-01-01T00:00:00Z">
        <w:r>
          <w:t xml:space="preserve"> </w:t>
        </w:r>
      </w:ins>
      <w:ins w:id="4500" w:author="PR Preview" w:date="2026-01-01T00:00:00Z">
        <w:r>
          <w:t xml:space="preserve">a line in</w:t>
        </w:r>
      </w:ins>
      <w:ins w:id="4501" w:author="PR Preview" w:date="2026-01-01T00:00:00Z">
        <w:r>
          <w:t xml:space="preserve"> </w:t>
        </w:r>
      </w:ins>
      <m:oMath>
        <m:sSup>
          <m:e>
            <m:r>
              <m:rPr>
                <m:scr m:val="double-struck"/>
                <m:sty m:val="p"/>
              </m:rPr>
              <m:t>R</m:t>
            </m:r>
          </m:e>
          <m:sup>
            <m:r>
              <m:t>3</m:t>
            </m:r>
          </m:sup>
        </m:sSup>
      </m:oMath>
      <w:ins w:id="4502" w:author="PR Preview" w:date="2026-01-01T00:00:00Z">
        <w:r>
          <w:t xml:space="preserve">.</w:t>
        </w:r>
      </w:ins>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del w:id="4503" w:author="PR Preview" w:date="2026-01-01T00:00:00Z">
        <w:r>
          <w:rPr>
            <w:b/>
            <w:bCs/>
          </w:rPr>
          <w:delText xml:space="preserve">Example 59 (The null space and left null space of a rank-one matrix)</w:delText>
        </w:r>
      </w:del>
      <w:del w:id="4504" w:author="PR Preview" w:date="2026-01-01T00:00:00Z">
        <w:r>
          <w:delText xml:space="preserve"> </w:delText>
        </w:r>
      </w:del>
      <w:del w:id="4505" w:author="PR Preview" w:date="2026-01-01T00:00:00Z">
        <w:r>
          <w:delText xml:space="preserve">For</w:delText>
        </w:r>
      </w:del>
      <w:del w:id="4506" w:author="PR Preview" w:date="2026-01-01T00:00:00Z">
        <w:r>
          <w:delText xml:space="preserve"> </w:delText>
        </w:r>
      </w:del>
      <m:oMath>
        <m:r>
          <m:rPr>
            <m:sty m:val="bi"/>
          </m:rPr>
          <m:t>A</m:t>
        </m:r>
      </m:oMath>
      <w:del w:id="4507" w:author="PR Preview" w:date="2026-01-01T00:00:00Z">
        <w:r>
          <w:delText xml:space="preserve"> </w:delText>
        </w:r>
      </w:del>
      <w:del w:id="4508" w:author="PR Preview" w:date="2026-01-01T00:00:00Z">
        <w:r>
          <w:delText xml:space="preserve">in</w:delText>
        </w:r>
      </w:del>
      <w:del w:id="4509" w:author="PR Preview" w:date="2026-01-01T00:00:00Z">
        <w:r>
          <w:delText xml:space="preserve"> </w:delText>
        </w:r>
      </w:del>
      <w:hyperlink w:anchor="exm-column-space">
        <w:del w:id="4510" w:author="PR Preview" w:date="2026-01-01T00:00:00Z">
          <w:r>
            <w:rPr>
              <w:rStyle w:val="Hyperlink"/>
            </w:rPr>
            <w:delText xml:space="preserve">Example 57</w:delText>
          </w:r>
        </w:del>
      </w:hyperlink>
      <w:del w:id="4511" w:author="PR Preview" w:date="2026-01-01T00:00:00Z">
        <w:r>
          <w:delText xml:space="preserve">,</w:delText>
        </w:r>
      </w:del>
      <w:del w:id="4512" w:author="PR Preview" w:date="2026-01-01T00:00:00Z">
        <w:r>
          <w:delText xml:space="preserve"> </w:delText>
        </w:r>
      </w:del>
      <w:del w:id="4513" w:author="PR Preview" w:date="2026-01-01T00:00:00Z">
        <w:r>
          <w:delText xml:space="preserve">$\mathbf{A} \mathord{\smash[b]{\underset{\raise.3ex\hbox{$\scriptstyle\sim$}}{x}}\vphantom{x}} = (x_1 - 2x_2 - 2x_3,\; 3\,(x_1 - 2x_2 - 2x_3))$</w:delText>
        </w:r>
      </w:del>
      <w:del w:id="4514" w:author="PR Preview" w:date="2026-01-01T00:00:00Z">
        <w:r>
          <w:delText xml:space="preserve">,</w:delText>
        </w:r>
      </w:del>
      <w:del w:id="4515" w:author="PR Preview" w:date="2026-01-01T00:00:00Z">
        <w:r>
          <w:delText xml:space="preserve"> </w:delText>
        </w:r>
      </w:del>
      <w:del w:id="4516" w:author="PR Preview" w:date="2026-01-01T00:00:00Z">
        <w:r>
          <w:delText xml:space="preserve">so</w:delText>
        </w:r>
      </w:del>
      <w:del w:id="4517" w:author="PR Preview" w:date="2026-01-01T00:00:00Z">
        <w:r>
          <w:delText xml:space="preserve"> </w:delText>
        </w:r>
      </w:del>
      <w:del w:id="4518" w:author="PR Preview" w:date="2026-01-01T00:00:00Z">
        <w:r>
          <w:delText xml:space="preserve">$\mathbf{A} \mathord{\smash[b]{\underset{\raise.3ex\hbox{$\scriptstyle\sim$}}{x}}\vphantom{x}} = \mathord{\smash[b]{\underset{\raise.3ex\hbox{$\scriptstyle\sim$}}{0}}\vphantom{0}}_2$</w:delText>
        </w:r>
      </w:del>
      <w:del w:id="4519" w:author="PR Preview" w:date="2026-01-01T00:00:00Z">
        <w:r>
          <w:delText xml:space="preserve"> </w:delText>
        </w:r>
      </w:del>
      <w:del w:id="4520" w:author="PR Preview" w:date="2026-01-01T00:00:00Z">
        <w:r>
          <w:delText xml:space="preserve">exactly when</w:delText>
        </w:r>
      </w:del>
      <w:del w:id="45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4522" w:author="PR Preview" w:date="2026-01-01T00:00:00Z">
        <w:r>
          <w:delText xml:space="preserve">.</w:delText>
        </w:r>
      </w:del>
      <w:del w:id="4523" w:author="PR Preview" w:date="2026-01-01T00:00:00Z">
        <w:r>
          <w:delText xml:space="preserve"> </w:delText>
        </w:r>
      </w:del>
      <w:del w:id="4524" w:author="PR Preview" w:date="2026-01-01T00:00:00Z">
        <w:r>
          <w:delText xml:space="preserve">Writing</w:delText>
        </w:r>
      </w:del>
    </w:p>
    <w:p>
      <w:pPr>
        <w:pStyle w:val="BodyText"/>
      </w:pPr>
      <w:ins w:id="4525" w:author="PR Preview" w:date="2026-01-01T00:00:00Z">
        <w:r>
          <w:rPr>
            <w:b/>
            <w:bCs/>
          </w:rPr>
          <w:t xml:space="preserve">Example 58 (The null space and left null space of a rank-one matrix)</w:t>
        </w:r>
      </w:ins>
      <w:ins w:id="4526" w:author="PR Preview" w:date="2026-01-01T00:00:00Z">
        <w:r>
          <w:t xml:space="preserve"> </w:t>
        </w:r>
      </w:ins>
      <w:ins w:id="4527" w:author="PR Preview" w:date="2026-01-01T00:00:00Z">
        <w:r>
          <w:t xml:space="preserve">For</w:t>
        </w:r>
      </w:ins>
      <w:ins w:id="4528" w:author="PR Preview" w:date="2026-01-01T00:00:00Z">
        <w:r>
          <w:t xml:space="preserve"> </w:t>
        </w:r>
      </w:ins>
      <m:oMath>
        <m:r>
          <m:rPr>
            <m:sty m:val="bi"/>
          </m:rPr>
          <m:t>A</m:t>
        </m:r>
      </m:oMath>
      <w:ins w:id="4529" w:author="PR Preview" w:date="2026-01-01T00:00:00Z">
        <w:r>
          <w:t xml:space="preserve"> </w:t>
        </w:r>
      </w:ins>
      <w:ins w:id="4530" w:author="PR Preview" w:date="2026-01-01T00:00:00Z">
        <w:r>
          <w:t xml:space="preserve">in</w:t>
        </w:r>
      </w:ins>
      <w:ins w:id="4531" w:author="PR Preview" w:date="2026-01-01T00:00:00Z">
        <w:r>
          <w:t xml:space="preserve"> </w:t>
        </w:r>
      </w:ins>
      <w:hyperlink w:anchor="exm-column-space">
        <w:ins w:id="4532" w:author="PR Preview" w:date="2026-01-01T00:00:00Z">
          <w:r>
            <w:rPr>
              <w:rStyle w:val="Hyperlink"/>
            </w:rPr>
            <w:t xml:space="preserve">Example 56</w:t>
          </w:r>
        </w:ins>
      </w:hyperlink>
      <w:ins w:id="4533" w:author="PR Preview" w:date="2026-01-01T00:00:00Z">
        <w:r>
          <w:t xml:space="preserve">,</w:t>
        </w:r>
      </w:ins>
      <w:ins w:id="4534" w:author="PR Preview" w:date="2026-01-01T00:00:00Z">
        <w:r>
          <w:t xml:space="preserve"> </w:t>
        </w:r>
      </w:ins>
      <w:ins w:id="4535" w:author="PR Preview" w:date="2026-01-01T00:00:00Z">
        <w:r>
          <w:t xml:space="preserve">$\mathbf{A} \mathord{\smash[b]{\underset{\raise.3ex\hbox{$\scriptstyle\sim$}}{x}}\vphantom{x}} = (x_1 - 2x_2 - 2x_3,\; 3\,(x_1 - 2x_2 - 2x_3))$</w:t>
        </w:r>
      </w:ins>
      <w:ins w:id="4536" w:author="PR Preview" w:date="2026-01-01T00:00:00Z">
        <w:r>
          <w:t xml:space="preserve">,</w:t>
        </w:r>
      </w:ins>
      <w:ins w:id="4537" w:author="PR Preview" w:date="2026-01-01T00:00:00Z">
        <w:r>
          <w:t xml:space="preserve"> </w:t>
        </w:r>
      </w:ins>
      <w:ins w:id="4538" w:author="PR Preview" w:date="2026-01-01T00:00:00Z">
        <w:r>
          <w:t xml:space="preserve">so</w:t>
        </w:r>
      </w:ins>
      <w:ins w:id="4539" w:author="PR Preview" w:date="2026-01-01T00:00:00Z">
        <w:r>
          <w:t xml:space="preserve"> </w:t>
        </w:r>
      </w:ins>
      <w:ins w:id="4540" w:author="PR Preview" w:date="2026-01-01T00:00:00Z">
        <w:r>
          <w:t xml:space="preserve">$\mathbf{A} \mathord{\smash[b]{\underset{\raise.3ex\hbox{$\scriptstyle\sim$}}{x}}\vphantom{x}} = \mathord{\smash[b]{\underset{\raise.3ex\hbox{$\scriptstyle\sim$}}{0}}\vphantom{0}}_2$</w:t>
        </w:r>
      </w:ins>
      <w:ins w:id="4541" w:author="PR Preview" w:date="2026-01-01T00:00:00Z">
        <w:r>
          <w:t xml:space="preserve"> </w:t>
        </w:r>
      </w:ins>
      <w:ins w:id="4542" w:author="PR Preview" w:date="2026-01-01T00:00:00Z">
        <w:r>
          <w:t xml:space="preserve">exactly when</w:t>
        </w:r>
      </w:ins>
      <w:ins w:id="4543"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4544" w:author="PR Preview" w:date="2026-01-01T00:00:00Z">
        <w:r>
          <w:t xml:space="preserve">.</w:t>
        </w:r>
      </w:ins>
      <w:ins w:id="4545" w:author="PR Preview" w:date="2026-01-01T00:00:00Z">
        <w:r>
          <w:t xml:space="preserve"> </w:t>
        </w:r>
      </w:ins>
      <w:ins w:id="4546" w:author="PR Preview" w:date="2026-01-01T00:00:00Z">
        <w:r>
          <w:t xml:space="preserve">Writing</w:t>
        </w:r>
      </w:ins>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del w:id="4547" w:author="PR Preview" w:date="2026-01-01T00:00:00Z">
        <w:r>
          <w:rPr>
            <w:b/>
            <w:bCs/>
          </w:rPr>
          <w:delText xml:space="preserve">Theorem 34 (A null space is a subspace)</w:delText>
        </w:r>
      </w:del>
      <w:del w:id="4548" w:author="PR Preview" w:date="2026-01-01T00:00:00Z">
        <w:r>
          <w:delText xml:space="preserve"> </w:delText>
        </w:r>
      </w:del>
      <w:del w:id="4549" w:author="PR Preview" w:date="2026-01-01T00:00:00Z">
        <w:r>
          <w:delText xml:space="preserve">For any</w:delText>
        </w:r>
      </w:del>
      <w:del w:id="4550" w:author="PR Preview" w:date="2026-01-01T00:00:00Z">
        <w:r>
          <w:delText xml:space="preserve"> </w:delText>
        </w:r>
      </w:del>
      <m:oMath>
        <m:r>
          <m:t>m</m:t>
        </m:r>
        <m:r>
          <m:rPr>
            <m:sty m:val="p"/>
          </m:rPr>
          <m:t>×</m:t>
        </m:r>
        <m:r>
          <m:t>n</m:t>
        </m:r>
      </m:oMath>
      <w:del w:id="4551" w:author="PR Preview" w:date="2026-01-01T00:00:00Z">
        <w:r>
          <w:delText xml:space="preserve"> </w:delText>
        </w:r>
      </w:del>
      <w:del w:id="4552" w:author="PR Preview" w:date="2026-01-01T00:00:00Z">
        <w:r>
          <w:delText xml:space="preserve">matrix</w:delText>
        </w:r>
      </w:del>
      <w:del w:id="4553" w:author="PR Preview" w:date="2026-01-01T00:00:00Z">
        <w:r>
          <w:delText xml:space="preserve"> </w:delText>
        </w:r>
      </w:del>
      <m:oMath>
        <m:r>
          <m:rPr>
            <m:sty m:val="bi"/>
          </m:rPr>
          <m:t>A</m:t>
        </m:r>
      </m:oMath>
      <w:del w:id="4554" w:author="PR Preview" w:date="2026-01-01T00:00:00Z">
        <w:r>
          <w:delText xml:space="preserve">,</w:delText>
        </w:r>
      </w:del>
      <w:del w:id="4555" w:author="PR Preview" w:date="2026-01-01T00:00:00Z">
        <w:r>
          <w:delText xml:space="preserve"> </w:delText>
        </w:r>
      </w:del>
      <m:oMath>
        <m:r>
          <m:rPr>
            <m:scr m:val="script"/>
            <m:sty m:val="p"/>
          </m:rPr>
          <m:t>N</m:t>
        </m:r>
        <m:r>
          <m:rPr>
            <m:sty m:val="p"/>
          </m:rPr>
          <m:t>(</m:t>
        </m:r>
        <m:r>
          <m:rPr>
            <m:sty m:val="bi"/>
          </m:rPr>
          <m:t>A</m:t>
        </m:r>
        <m:r>
          <m:rPr>
            <m:sty m:val="p"/>
          </m:rPr>
          <m:t>)</m:t>
        </m:r>
      </m:oMath>
      <w:del w:id="4556" w:author="PR Preview" w:date="2026-01-01T00:00:00Z">
        <w:r>
          <w:delText xml:space="preserve"> </w:delText>
        </w:r>
      </w:del>
      <w:del w:id="4557" w:author="PR Preview" w:date="2026-01-01T00:00:00Z">
        <w:r>
          <w:delText xml:space="preserve">(</w:delText>
        </w:r>
      </w:del>
      <w:hyperlink w:anchor="def-null-space">
        <w:del w:id="4558" w:author="PR Preview" w:date="2026-01-01T00:00:00Z">
          <w:r>
            <w:rPr>
              <w:rStyle w:val="Hyperlink"/>
            </w:rPr>
            <w:delText xml:space="preserve">Definition 54</w:delText>
          </w:r>
        </w:del>
      </w:hyperlink>
      <w:del w:id="4559" w:author="PR Preview" w:date="2026-01-01T00:00:00Z">
        <w:r>
          <w:delText xml:space="preserve">)</w:delText>
        </w:r>
      </w:del>
      <w:del w:id="4560" w:author="PR Preview" w:date="2026-01-01T00:00:00Z">
        <w:r>
          <w:delText xml:space="preserve"> </w:delText>
        </w:r>
      </w:del>
      <w:del w:id="4561" w:author="PR Preview" w:date="2026-01-01T00:00:00Z">
        <w:r>
          <w:delText xml:space="preserve">is a subspace of</w:delText>
        </w:r>
      </w:del>
      <w:del w:id="4562" w:author="PR Preview" w:date="2026-01-01T00:00:00Z">
        <w:r>
          <w:delText xml:space="preserve"> </w:delText>
        </w:r>
      </w:del>
      <m:oMath>
        <m:sSup>
          <m:e>
            <m:r>
              <m:rPr>
                <m:scr m:val="double-struck"/>
                <m:sty m:val="p"/>
              </m:rPr>
              <m:t>R</m:t>
            </m:r>
          </m:e>
          <m:sup>
            <m:r>
              <m:t>n</m:t>
            </m:r>
          </m:sup>
        </m:sSup>
      </m:oMath>
      <w:del w:id="4563" w:author="PR Preview" w:date="2026-01-01T00:00:00Z">
        <w:r>
          <w:delText xml:space="preserve"> </w:delText>
        </w:r>
      </w:del>
      <w:del w:id="4564" w:author="PR Preview" w:date="2026-01-01T00:00:00Z">
        <w:r>
          <w:delText xml:space="preserve">(</w:delText>
        </w:r>
      </w:del>
      <w:hyperlink w:anchor="def-subspace">
        <w:del w:id="4565" w:author="PR Preview" w:date="2026-01-01T00:00:00Z">
          <w:r>
            <w:rPr>
              <w:rStyle w:val="Hyperlink"/>
            </w:rPr>
            <w:delText xml:space="preserve">Definition 46</w:delText>
          </w:r>
        </w:del>
      </w:hyperlink>
      <w:del w:id="4566" w:author="PR Preview" w:date="2026-01-01T00:00:00Z">
        <w:r>
          <w:delText xml:space="preserve">).</w:delText>
        </w:r>
      </w:del>
    </w:p>
    <w:p>
      <w:pPr>
        <w:pStyle w:val="BodyText"/>
      </w:pPr>
      <w:ins w:id="4567" w:author="PR Preview" w:date="2026-01-01T00:00:00Z">
        <w:r>
          <w:rPr>
            <w:b/>
            <w:bCs/>
          </w:rPr>
          <w:t xml:space="preserve">Theorem 33 (A null space is a subspace)</w:t>
        </w:r>
      </w:ins>
      <w:ins w:id="4568" w:author="PR Preview" w:date="2026-01-01T00:00:00Z">
        <w:r>
          <w:t xml:space="preserve"> </w:t>
        </w:r>
      </w:ins>
      <w:ins w:id="4569" w:author="PR Preview" w:date="2026-01-01T00:00:00Z">
        <w:r>
          <w:t xml:space="preserve">For any</w:t>
        </w:r>
      </w:ins>
      <w:ins w:id="4570" w:author="PR Preview" w:date="2026-01-01T00:00:00Z">
        <w:r>
          <w:t xml:space="preserve"> </w:t>
        </w:r>
      </w:ins>
      <m:oMath>
        <m:r>
          <m:t>m</m:t>
        </m:r>
        <m:r>
          <m:rPr>
            <m:sty m:val="p"/>
          </m:rPr>
          <m:t>×</m:t>
        </m:r>
        <m:r>
          <m:t>n</m:t>
        </m:r>
      </m:oMath>
      <w:ins w:id="4571" w:author="PR Preview" w:date="2026-01-01T00:00:00Z">
        <w:r>
          <w:t xml:space="preserve"> </w:t>
        </w:r>
      </w:ins>
      <w:ins w:id="4572" w:author="PR Preview" w:date="2026-01-01T00:00:00Z">
        <w:r>
          <w:t xml:space="preserve">matrix</w:t>
        </w:r>
      </w:ins>
      <w:ins w:id="4573" w:author="PR Preview" w:date="2026-01-01T00:00:00Z">
        <w:r>
          <w:t xml:space="preserve"> </w:t>
        </w:r>
      </w:ins>
      <m:oMath>
        <m:r>
          <m:rPr>
            <m:sty m:val="bi"/>
          </m:rPr>
          <m:t>A</m:t>
        </m:r>
      </m:oMath>
      <w:ins w:id="4574" w:author="PR Preview" w:date="2026-01-01T00:00:00Z">
        <w:r>
          <w:t xml:space="preserve">,</w:t>
        </w:r>
      </w:ins>
      <w:ins w:id="4575" w:author="PR Preview" w:date="2026-01-01T00:00:00Z">
        <w:r>
          <w:t xml:space="preserve"> </w:t>
        </w:r>
      </w:ins>
      <m:oMath>
        <m:r>
          <m:rPr>
            <m:scr m:val="script"/>
            <m:sty m:val="p"/>
          </m:rPr>
          <m:t>N</m:t>
        </m:r>
        <m:r>
          <m:rPr>
            <m:sty m:val="p"/>
          </m:rPr>
          <m:t>(</m:t>
        </m:r>
        <m:r>
          <m:rPr>
            <m:sty m:val="bi"/>
          </m:rPr>
          <m:t>A</m:t>
        </m:r>
        <m:r>
          <m:rPr>
            <m:sty m:val="p"/>
          </m:rPr>
          <m:t>)</m:t>
        </m:r>
      </m:oMath>
      <w:ins w:id="4576" w:author="PR Preview" w:date="2026-01-01T00:00:00Z">
        <w:r>
          <w:t xml:space="preserve"> </w:t>
        </w:r>
      </w:ins>
      <w:ins w:id="4577" w:author="PR Preview" w:date="2026-01-01T00:00:00Z">
        <w:r>
          <w:t xml:space="preserve">(</w:t>
        </w:r>
      </w:ins>
      <w:hyperlink w:anchor="def-null-space">
        <w:ins w:id="4578" w:author="PR Preview" w:date="2026-01-01T00:00:00Z">
          <w:r>
            <w:rPr>
              <w:rStyle w:val="Hyperlink"/>
            </w:rPr>
            <w:t xml:space="preserve">Definition 54</w:t>
          </w:r>
        </w:ins>
      </w:hyperlink>
      <w:ins w:id="4579" w:author="PR Preview" w:date="2026-01-01T00:00:00Z">
        <w:r>
          <w:t xml:space="preserve">)</w:t>
        </w:r>
      </w:ins>
      <w:ins w:id="4580" w:author="PR Preview" w:date="2026-01-01T00:00:00Z">
        <w:r>
          <w:t xml:space="preserve"> </w:t>
        </w:r>
      </w:ins>
      <w:ins w:id="4581" w:author="PR Preview" w:date="2026-01-01T00:00:00Z">
        <w:r>
          <w:t xml:space="preserve">is a subspace of</w:t>
        </w:r>
      </w:ins>
      <w:ins w:id="4582" w:author="PR Preview" w:date="2026-01-01T00:00:00Z">
        <w:r>
          <w:t xml:space="preserve"> </w:t>
        </w:r>
      </w:ins>
      <m:oMath>
        <m:sSup>
          <m:e>
            <m:r>
              <m:rPr>
                <m:scr m:val="double-struck"/>
                <m:sty m:val="p"/>
              </m:rPr>
              <m:t>R</m:t>
            </m:r>
          </m:e>
          <m:sup>
            <m:r>
              <m:t>n</m:t>
            </m:r>
          </m:sup>
        </m:sSup>
      </m:oMath>
      <w:ins w:id="4583" w:author="PR Preview" w:date="2026-01-01T00:00:00Z">
        <w:r>
          <w:t xml:space="preserve"> </w:t>
        </w:r>
      </w:ins>
      <w:ins w:id="4584" w:author="PR Preview" w:date="2026-01-01T00:00:00Z">
        <w:r>
          <w:t xml:space="preserve">(</w:t>
        </w:r>
      </w:ins>
      <w:hyperlink w:anchor="def-subspace">
        <w:ins w:id="4585" w:author="PR Preview" w:date="2026-01-01T00:00:00Z">
          <w:r>
            <w:rPr>
              <w:rStyle w:val="Hyperlink"/>
            </w:rPr>
            <w:t xml:space="preserve">Definition 46</w:t>
          </w:r>
        </w:ins>
      </w:hyperlink>
      <w:ins w:id="4586" w:author="PR Preview" w:date="2026-01-01T00:00:00Z">
        <w:r>
          <w:t xml:space="preserve">).</w:t>
        </w:r>
      </w:ins>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del w:id="4587" w:author="PR Preview" w:date="2026-01-01T00:00:00Z">
        <w:r>
          <w:rPr>
            <w:b/>
            <w:bCs/>
          </w:rPr>
          <w:delText xml:space="preserve">Example 60 (The solutions of</w:delText>
        </w:r>
      </w:del>
      <w:del w:id="4588" w:author="PR Preview" w:date="2026-01-01T00:00:00Z">
        <w:r>
          <w:rPr>
            <w:b/>
            <w:bCs/>
          </w:rPr>
          <w:delText xml:space="preserve"> </w:delText>
        </w:r>
      </w:del>
      <w:del w:id="4589" w:author="PR Preview" w:date="2026-01-01T00:00:00Z">
        <w:r>
          <w:rPr>
            <w:b/>
            <w:bCs/>
          </w:rPr>
          <w:delText xml:space="preserve">$\mathbf{A} \mathord{\smash[b]{\underset{\raise.3ex\hbox{$\scriptstyle\sim$}}{x}}\vphantom{x}} = \mathord{\smash[b]{\underset{\raise.3ex\hbox{$\scriptstyle\sim$}}{b}}\vphantom{b}}$</w:delText>
        </w:r>
      </w:del>
      <w:del w:id="4590" w:author="PR Preview" w:date="2026-01-01T00:00:00Z">
        <w:r>
          <w:rPr>
            <w:b/>
            <w:bCs/>
          </w:rPr>
          <w:delText xml:space="preserve"> </w:delText>
        </w:r>
      </w:del>
      <w:del w:id="4591" w:author="PR Preview" w:date="2026-01-01T00:00:00Z">
        <w:r>
          <w:rPr>
            <w:b/>
            <w:bCs/>
          </w:rPr>
          <w:delText xml:space="preserve">with</w:delText>
        </w:r>
      </w:del>
      <w:del w:id="4592" w:author="PR Preview" w:date="2026-01-01T00:00:00Z">
        <w:r>
          <w:rPr>
            <w:b/>
            <w:bCs/>
          </w:rPr>
          <w:delText xml:space="preserve"> </w:delText>
        </w:r>
      </w:del>
      <w:del w:id="4593" w:author="PR Preview" w:date="2026-01-01T00:00:00Z">
        <w:r>
          <w:rPr>
            <w:b/>
            <w:bCs/>
          </w:rPr>
          <w:delText xml:space="preserve">$\mathord{\smash[b]{\underset{\raise.3ex\hbox{$\scriptstyle\sim$}}{b}}\vphantom{b}} \neq \mathord{\smash[b]{\underset{\raise.3ex\hbox{$\scriptstyle\sim$}}{0}}\vphantom{0}}$</w:delText>
        </w:r>
      </w:del>
      <w:del w:id="4594" w:author="PR Preview" w:date="2026-01-01T00:00:00Z">
        <w:r>
          <w:rPr>
            <w:b/>
            <w:bCs/>
          </w:rPr>
          <w:delText xml:space="preserve"> </w:delText>
        </w:r>
      </w:del>
      <w:del w:id="4595" w:author="PR Preview" w:date="2026-01-01T00:00:00Z">
        <w:r>
          <w:rPr>
            <w:b/>
            <w:bCs/>
          </w:rPr>
          <w:delText xml:space="preserve">are not a subspace)</w:delText>
        </w:r>
      </w:del>
      <w:del w:id="4596" w:author="PR Preview" w:date="2026-01-01T00:00:00Z">
        <w:r>
          <w:delText xml:space="preserve"> </w:delText>
        </w:r>
      </w:del>
      <w:del w:id="4597" w:author="PR Preview" w:date="2026-01-01T00:00:00Z">
        <w:r>
          <w:delText xml:space="preserve">In</w:delText>
        </w:r>
      </w:del>
      <w:del w:id="4598" w:author="PR Preview" w:date="2026-01-01T00:00:00Z">
        <w:r>
          <w:delText xml:space="preserve"> </w:delText>
        </w:r>
      </w:del>
      <w:hyperlink w:anchor="exm-null-space">
        <w:del w:id="4599" w:author="PR Preview" w:date="2026-01-01T00:00:00Z">
          <w:r>
            <w:rPr>
              <w:rStyle w:val="Hyperlink"/>
            </w:rPr>
            <w:delText xml:space="preserve">Example 59</w:delText>
          </w:r>
        </w:del>
      </w:hyperlink>
      <w:del w:id="4600" w:author="PR Preview" w:date="2026-01-01T00:00:00Z">
        <w:r>
          <w:delText xml:space="preserve">,</w:delText>
        </w:r>
      </w:del>
      <w:del w:id="4601" w:author="PR Preview" w:date="2026-01-01T00:00:00Z">
        <w:r>
          <w:delText xml:space="preserve"> </w:delText>
        </w:r>
      </w:del>
      <m:oMath>
        <m:r>
          <m:rPr>
            <m:sty m:val="p"/>
          </m:rPr>
          <m:t>(</m:t>
        </m:r>
        <m:r>
          <m:t>2</m:t>
        </m:r>
        <m:r>
          <m:rPr>
            <m:sty m:val="p"/>
          </m:rPr>
          <m:t>,</m:t>
        </m:r>
        <m:r>
          <m:t>1</m:t>
        </m:r>
        <m:r>
          <m:rPr>
            <m:sty m:val="p"/>
          </m:rPr>
          <m:t>,</m:t>
        </m:r>
        <m:r>
          <m:t>0</m:t>
        </m:r>
        <m:r>
          <m:rPr>
            <m:sty m:val="p"/>
          </m:rPr>
          <m:t>)</m:t>
        </m:r>
      </m:oMath>
      <w:del w:id="4602" w:author="PR Preview" w:date="2026-01-01T00:00:00Z">
        <w:r>
          <w:delText xml:space="preserve"> </w:delText>
        </w:r>
      </w:del>
      <w:del w:id="4603" w:author="PR Preview" w:date="2026-01-01T00:00:00Z">
        <w:r>
          <w:delText xml:space="preserve">and</w:delText>
        </w:r>
      </w:del>
      <w:del w:id="4604" w:author="PR Preview" w:date="2026-01-01T00:00:00Z">
        <w:r>
          <w:delText xml:space="preserve"> </w:delText>
        </w:r>
      </w:del>
      <m:oMath>
        <m:r>
          <m:rPr>
            <m:sty m:val="p"/>
          </m:rPr>
          <m:t>(</m:t>
        </m:r>
        <m:r>
          <m:t>2</m:t>
        </m:r>
        <m:r>
          <m:rPr>
            <m:sty m:val="p"/>
          </m:rPr>
          <m:t>,</m:t>
        </m:r>
        <m:r>
          <m:t>0</m:t>
        </m:r>
        <m:r>
          <m:rPr>
            <m:sty m:val="p"/>
          </m:rPr>
          <m:t>,</m:t>
        </m:r>
        <m:r>
          <m:t>1</m:t>
        </m:r>
        <m:r>
          <m:rPr>
            <m:sty m:val="p"/>
          </m:rPr>
          <m:t>)</m:t>
        </m:r>
      </m:oMath>
      <w:del w:id="4605" w:author="PR Preview" w:date="2026-01-01T00:00:00Z">
        <w:r>
          <w:delText xml:space="preserve"> </w:delText>
        </w:r>
      </w:del>
      <w:del w:id="4606" w:author="PR Preview" w:date="2026-01-01T00:00:00Z">
        <w:r>
          <w:delText xml:space="preserve">are in</w:delText>
        </w:r>
      </w:del>
      <w:del w:id="4607" w:author="PR Preview" w:date="2026-01-01T00:00:00Z">
        <w:r>
          <w:delText xml:space="preserve"> </w:delText>
        </w:r>
      </w:del>
      <m:oMath>
        <m:r>
          <m:rPr>
            <m:scr m:val="script"/>
            <m:sty m:val="p"/>
          </m:rPr>
          <m:t>N</m:t>
        </m:r>
        <m:r>
          <m:rPr>
            <m:sty m:val="p"/>
          </m:rPr>
          <m:t>(</m:t>
        </m:r>
        <m:r>
          <m:rPr>
            <m:sty m:val="bi"/>
          </m:rPr>
          <m:t>A</m:t>
        </m:r>
        <m:r>
          <m:rPr>
            <m:sty m:val="p"/>
          </m:rPr>
          <m:t>)</m:t>
        </m:r>
      </m:oMath>
      <w:del w:id="4608" w:author="PR Preview" w:date="2026-01-01T00:00:00Z">
        <w:r>
          <w:delText xml:space="preserve">,</w:delText>
        </w:r>
      </w:del>
      <w:del w:id="4609" w:author="PR Preview" w:date="2026-01-01T00:00:00Z">
        <w:r>
          <w:delText xml:space="preserve"> </w:delText>
        </w:r>
      </w:del>
      <w:del w:id="4610" w:author="PR Preview" w:date="2026-01-01T00:00:00Z">
        <w:r>
          <w:delText xml:space="preserve">and so is their sum</w:delText>
        </w:r>
      </w:del>
      <w:del w:id="4611" w:author="PR Preview" w:date="2026-01-01T00:00:00Z">
        <w:r>
          <w:delText xml:space="preserve"> </w:delText>
        </w:r>
      </w:del>
      <m:oMath>
        <m:r>
          <m:rPr>
            <m:sty m:val="p"/>
          </m:rPr>
          <m:t>(</m:t>
        </m:r>
        <m:r>
          <m:t>4</m:t>
        </m:r>
        <m:r>
          <m:rPr>
            <m:sty m:val="p"/>
          </m:rPr>
          <m:t>,</m:t>
        </m:r>
        <m:r>
          <m:t>1</m:t>
        </m:r>
        <m:r>
          <m:rPr>
            <m:sty m:val="p"/>
          </m:rPr>
          <m:t>,</m:t>
        </m:r>
        <m:r>
          <m:t>1</m:t>
        </m:r>
        <m:r>
          <m:rPr>
            <m:sty m:val="p"/>
          </m:rPr>
          <m:t>)</m:t>
        </m:r>
      </m:oMath>
      <w:del w:id="4612" w:author="PR Preview" w:date="2026-01-01T00:00:00Z">
        <w:r>
          <w:delText xml:space="preserve">,</w:delText>
        </w:r>
      </w:del>
      <w:del w:id="4613" w:author="PR Preview" w:date="2026-01-01T00:00:00Z">
        <w:r>
          <w:delText xml:space="preserve"> </w:delText>
        </w:r>
      </w:del>
      <w:del w:id="4614" w:author="PR Preview" w:date="2026-01-01T00:00:00Z">
        <w:r>
          <w:delText xml:space="preserve">since</w:delText>
        </w:r>
      </w:del>
      <w:del w:id="4615"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4616" w:author="PR Preview" w:date="2026-01-01T00:00:00Z">
        <w:r>
          <w:delText xml:space="preserve">.</w:delText>
        </w:r>
      </w:del>
      <w:del w:id="4617" w:author="PR Preview" w:date="2026-01-01T00:00:00Z">
        <w:r>
          <w:delText xml:space="preserve"> </w:delText>
        </w:r>
      </w:del>
      <w:del w:id="4618" w:author="PR Preview" w:date="2026-01-01T00:00:00Z">
        <w:r>
          <w:delText xml:space="preserve">By contrast, the solutions of</w:delText>
        </w:r>
      </w:del>
      <w:del w:id="4619" w:author="PR Preview" w:date="2026-01-01T00:00:00Z">
        <w:r>
          <w:delText xml:space="preserve"> </w:delText>
        </w:r>
      </w:del>
      <w:del w:id="4620" w:author="PR Preview" w:date="2026-01-01T00:00:00Z">
        <w:r>
          <w:delText xml:space="preserve">$\mathbf{A} \mathord{\smash[b]{\underset{\raise.3ex\hbox{$\scriptstyle\sim$}}{x}}\vphantom{x}} = (1, 3)$</w:delText>
        </w:r>
      </w:del>
      <w:del w:id="4621" w:author="PR Preview" w:date="2026-01-01T00:00:00Z">
        <w:r>
          <w:delText xml:space="preserve"> </w:delText>
        </w:r>
      </w:del>
      <w:del w:id="4622" w:author="PR Preview" w:date="2026-01-01T00:00:00Z">
        <w:r>
          <w:delText xml:space="preserve">for the same</w:delText>
        </w:r>
      </w:del>
      <w:del w:id="4623" w:author="PR Preview" w:date="2026-01-01T00:00:00Z">
        <w:r>
          <w:delText xml:space="preserve"> </w:delText>
        </w:r>
      </w:del>
      <m:oMath>
        <m:r>
          <m:rPr>
            <m:sty m:val="bi"/>
          </m:rPr>
          <m:t>A</m:t>
        </m:r>
      </m:oMath>
      <w:del w:id="4624" w:author="PR Preview" w:date="2026-01-01T00:00:00Z">
        <w:r>
          <w:delText xml:space="preserve"> </w:delText>
        </w:r>
      </w:del>
      <w:del w:id="4625" w:author="PR Preview" w:date="2026-01-01T00:00:00Z">
        <w:r>
          <w:delText xml:space="preserve">are the vectors with</w:delText>
        </w:r>
      </w:del>
      <w:del w:id="4626"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4627" w:author="PR Preview" w:date="2026-01-01T00:00:00Z">
        <w:r>
          <w:delText xml:space="preserve">.</w:delText>
        </w:r>
      </w:del>
      <w:del w:id="4628" w:author="PR Preview" w:date="2026-01-01T00:00:00Z">
        <w:r>
          <w:delText xml:space="preserve"> </w:delText>
        </w:r>
      </w:del>
      <w:del w:id="4629" w:author="PR Preview" w:date="2026-01-01T00:00:00Z">
        <w:r>
          <w:delText xml:space="preserve">That set does not contain</w:delText>
        </w:r>
      </w:del>
      <w:del w:id="4630" w:author="PR Preview" w:date="2026-01-01T00:00:00Z">
        <w:r>
          <w:delText xml:space="preserve"> </w:delText>
        </w:r>
      </w:del>
      <w:del w:id="4631" w:author="PR Preview" w:date="2026-01-01T00:00:00Z">
        <w:r>
          <w:delText xml:space="preserve">$\mathord{\smash[b]{\underset{\raise.3ex\hbox{$\scriptstyle\sim$}}{0}}\vphantom{0}}_3$</w:delText>
        </w:r>
      </w:del>
      <w:del w:id="4632" w:author="PR Preview" w:date="2026-01-01T00:00:00Z">
        <w:r>
          <w:delText xml:space="preserve">,</w:delText>
        </w:r>
      </w:del>
      <w:del w:id="4633" w:author="PR Preview" w:date="2026-01-01T00:00:00Z">
        <w:r>
          <w:delText xml:space="preserve"> </w:delText>
        </w:r>
      </w:del>
      <w:del w:id="4634" w:author="PR Preview" w:date="2026-01-01T00:00:00Z">
        <w:r>
          <w:delText xml:space="preserve">so by</w:delText>
        </w:r>
      </w:del>
      <w:del w:id="4635" w:author="PR Preview" w:date="2026-01-01T00:00:00Z">
        <w:r>
          <w:delText xml:space="preserve"> </w:delText>
        </w:r>
      </w:del>
      <w:hyperlink w:anchor="thm-subspace-zero">
        <w:del w:id="4636" w:author="PR Preview" w:date="2026-01-01T00:00:00Z">
          <w:r>
            <w:rPr>
              <w:rStyle w:val="Hyperlink"/>
            </w:rPr>
            <w:delText xml:space="preserve">Theorem 22</w:delText>
          </w:r>
        </w:del>
      </w:hyperlink>
      <w:del w:id="4637" w:author="PR Preview" w:date="2026-01-01T00:00:00Z">
        <w:r>
          <w:delText xml:space="preserve"> </w:delText>
        </w:r>
      </w:del>
      <w:del w:id="4638" w:author="PR Preview" w:date="2026-01-01T00:00:00Z">
        <w:r>
          <w:delText xml:space="preserve">it is not a subspace.</w:delText>
        </w:r>
      </w:del>
    </w:p>
    <w:p>
      <w:pPr>
        <w:pStyle w:val="BodyText"/>
      </w:pPr>
      <w:del w:id="4639" w:author="PR Preview" w:date="2026-01-01T00:00:00Z">
        <w:r>
          <w:rPr>
            <w:b/>
            <w:bCs/>
          </w:rPr>
          <w:delText xml:space="preserve">Theorem 35 (Independent columns exactly when the null space is trivial)</w:delText>
        </w:r>
      </w:del>
      <w:del w:id="4640" w:author="PR Preview" w:date="2026-01-01T00:00:00Z">
        <w:r>
          <w:delText xml:space="preserve"> </w:delText>
        </w:r>
      </w:del>
      <w:del w:id="4641" w:author="PR Preview" w:date="2026-01-01T00:00:00Z">
        <w:r>
          <w:delText xml:space="preserve">For an</w:delText>
        </w:r>
      </w:del>
      <w:del w:id="4642" w:author="PR Preview" w:date="2026-01-01T00:00:00Z">
        <w:r>
          <w:delText xml:space="preserve"> </w:delText>
        </w:r>
      </w:del>
      <m:oMath>
        <m:r>
          <m:t>m</m:t>
        </m:r>
        <m:r>
          <m:rPr>
            <m:sty m:val="p"/>
          </m:rPr>
          <m:t>×</m:t>
        </m:r>
        <m:r>
          <m:t>n</m:t>
        </m:r>
      </m:oMath>
      <w:del w:id="4643" w:author="PR Preview" w:date="2026-01-01T00:00:00Z">
        <w:r>
          <w:delText xml:space="preserve"> </w:delText>
        </w:r>
      </w:del>
      <w:del w:id="4644" w:author="PR Preview" w:date="2026-01-01T00:00:00Z">
        <w:r>
          <w:delText xml:space="preserve">matrix</w:delText>
        </w:r>
      </w:del>
      <w:del w:id="4645" w:author="PR Preview" w:date="2026-01-01T00:00:00Z">
        <w:r>
          <w:delText xml:space="preserve"> </w:delText>
        </w:r>
      </w:del>
      <m:oMath>
        <m:r>
          <m:rPr>
            <m:sty m:val="bi"/>
          </m:rPr>
          <m:t>A</m:t>
        </m:r>
      </m:oMath>
      <w:del w:id="4646" w:author="PR Preview" w:date="2026-01-01T00:00:00Z">
        <w:r>
          <w:delText xml:space="preserve">, the following are equivalent:</w:delText>
        </w:r>
      </w:del>
    </w:p>
    <w:p>
      <w:pPr>
        <w:pStyle w:val="BodyText"/>
      </w:pPr>
      <w:ins w:id="4647" w:author="PR Preview" w:date="2026-01-01T00:00:00Z">
        <w:r>
          <w:rPr>
            <w:b/>
            <w:bCs/>
          </w:rPr>
          <w:t xml:space="preserve">Example 59 (The solutions of</w:t>
        </w:r>
      </w:ins>
      <w:ins w:id="4648" w:author="PR Preview" w:date="2026-01-01T00:00:00Z">
        <w:r>
          <w:rPr>
            <w:b/>
            <w:bCs/>
          </w:rPr>
          <w:t xml:space="preserve"> </w:t>
        </w:r>
      </w:ins>
      <w:ins w:id="4649" w:author="PR Preview" w:date="2026-01-01T00:00:00Z">
        <w:r>
          <w:rPr>
            <w:b/>
            <w:bCs/>
          </w:rPr>
          <w:t xml:space="preserve">$\mathbf{A} \mathord{\smash[b]{\underset{\raise.3ex\hbox{$\scriptstyle\sim$}}{x}}\vphantom{x}} = \mathord{\smash[b]{\underset{\raise.3ex\hbox{$\scriptstyle\sim$}}{b}}\vphantom{b}}$</w:t>
        </w:r>
      </w:ins>
      <w:ins w:id="4650" w:author="PR Preview" w:date="2026-01-01T00:00:00Z">
        <w:r>
          <w:rPr>
            <w:b/>
            <w:bCs/>
          </w:rPr>
          <w:t xml:space="preserve"> </w:t>
        </w:r>
      </w:ins>
      <w:ins w:id="4651" w:author="PR Preview" w:date="2026-01-01T00:00:00Z">
        <w:r>
          <w:rPr>
            <w:b/>
            <w:bCs/>
          </w:rPr>
          <w:t xml:space="preserve">with</w:t>
        </w:r>
      </w:ins>
      <w:ins w:id="4652" w:author="PR Preview" w:date="2026-01-01T00:00:00Z">
        <w:r>
          <w:rPr>
            <w:b/>
            <w:bCs/>
          </w:rPr>
          <w:t xml:space="preserve"> </w:t>
        </w:r>
      </w:ins>
      <w:ins w:id="4653" w:author="PR Preview" w:date="2026-01-01T00:00:00Z">
        <w:r>
          <w:rPr>
            <w:b/>
            <w:bCs/>
          </w:rPr>
          <w:t xml:space="preserve">$\mathord{\smash[b]{\underset{\raise.3ex\hbox{$\scriptstyle\sim$}}{b}}\vphantom{b}} \neq \mathord{\smash[b]{\underset{\raise.3ex\hbox{$\scriptstyle\sim$}}{0}}\vphantom{0}}$</w:t>
        </w:r>
      </w:ins>
      <w:ins w:id="4654" w:author="PR Preview" w:date="2026-01-01T00:00:00Z">
        <w:r>
          <w:rPr>
            <w:b/>
            <w:bCs/>
          </w:rPr>
          <w:t xml:space="preserve"> </w:t>
        </w:r>
      </w:ins>
      <w:ins w:id="4655" w:author="PR Preview" w:date="2026-01-01T00:00:00Z">
        <w:r>
          <w:rPr>
            <w:b/>
            <w:bCs/>
          </w:rPr>
          <w:t xml:space="preserve">are not a subspace)</w:t>
        </w:r>
      </w:ins>
      <w:ins w:id="4656" w:author="PR Preview" w:date="2026-01-01T00:00:00Z">
        <w:r>
          <w:t xml:space="preserve"> </w:t>
        </w:r>
      </w:ins>
      <w:ins w:id="4657" w:author="PR Preview" w:date="2026-01-01T00:00:00Z">
        <w:r>
          <w:t xml:space="preserve">In</w:t>
        </w:r>
      </w:ins>
      <w:ins w:id="4658" w:author="PR Preview" w:date="2026-01-01T00:00:00Z">
        <w:r>
          <w:t xml:space="preserve"> </w:t>
        </w:r>
      </w:ins>
      <w:hyperlink w:anchor="exm-null-space">
        <w:ins w:id="4659" w:author="PR Preview" w:date="2026-01-01T00:00:00Z">
          <w:r>
            <w:rPr>
              <w:rStyle w:val="Hyperlink"/>
            </w:rPr>
            <w:t xml:space="preserve">Example 58</w:t>
          </w:r>
        </w:ins>
      </w:hyperlink>
      <w:ins w:id="4660" w:author="PR Preview" w:date="2026-01-01T00:00:00Z">
        <w:r>
          <w:t xml:space="preserve">,</w:t>
        </w:r>
      </w:ins>
      <w:ins w:id="4661" w:author="PR Preview" w:date="2026-01-01T00:00:00Z">
        <w:r>
          <w:t xml:space="preserve"> </w:t>
        </w:r>
      </w:ins>
      <m:oMath>
        <m:r>
          <m:rPr>
            <m:sty m:val="p"/>
          </m:rPr>
          <m:t>(</m:t>
        </m:r>
        <m:r>
          <m:t>2</m:t>
        </m:r>
        <m:r>
          <m:rPr>
            <m:sty m:val="p"/>
          </m:rPr>
          <m:t>,</m:t>
        </m:r>
        <m:r>
          <m:t>1</m:t>
        </m:r>
        <m:r>
          <m:rPr>
            <m:sty m:val="p"/>
          </m:rPr>
          <m:t>,</m:t>
        </m:r>
        <m:r>
          <m:t>0</m:t>
        </m:r>
        <m:r>
          <m:rPr>
            <m:sty m:val="p"/>
          </m:rPr>
          <m:t>)</m:t>
        </m:r>
      </m:oMath>
      <w:ins w:id="4662" w:author="PR Preview" w:date="2026-01-01T00:00:00Z">
        <w:r>
          <w:t xml:space="preserve"> </w:t>
        </w:r>
      </w:ins>
      <w:ins w:id="4663" w:author="PR Preview" w:date="2026-01-01T00:00:00Z">
        <w:r>
          <w:t xml:space="preserve">and</w:t>
        </w:r>
      </w:ins>
      <w:ins w:id="4664" w:author="PR Preview" w:date="2026-01-01T00:00:00Z">
        <w:r>
          <w:t xml:space="preserve"> </w:t>
        </w:r>
      </w:ins>
      <m:oMath>
        <m:r>
          <m:rPr>
            <m:sty m:val="p"/>
          </m:rPr>
          <m:t>(</m:t>
        </m:r>
        <m:r>
          <m:t>2</m:t>
        </m:r>
        <m:r>
          <m:rPr>
            <m:sty m:val="p"/>
          </m:rPr>
          <m:t>,</m:t>
        </m:r>
        <m:r>
          <m:t>0</m:t>
        </m:r>
        <m:r>
          <m:rPr>
            <m:sty m:val="p"/>
          </m:rPr>
          <m:t>,</m:t>
        </m:r>
        <m:r>
          <m:t>1</m:t>
        </m:r>
        <m:r>
          <m:rPr>
            <m:sty m:val="p"/>
          </m:rPr>
          <m:t>)</m:t>
        </m:r>
      </m:oMath>
      <w:ins w:id="4665" w:author="PR Preview" w:date="2026-01-01T00:00:00Z">
        <w:r>
          <w:t xml:space="preserve"> </w:t>
        </w:r>
      </w:ins>
      <w:ins w:id="4666" w:author="PR Preview" w:date="2026-01-01T00:00:00Z">
        <w:r>
          <w:t xml:space="preserve">are in</w:t>
        </w:r>
      </w:ins>
      <w:ins w:id="4667" w:author="PR Preview" w:date="2026-01-01T00:00:00Z">
        <w:r>
          <w:t xml:space="preserve"> </w:t>
        </w:r>
      </w:ins>
      <m:oMath>
        <m:r>
          <m:rPr>
            <m:scr m:val="script"/>
            <m:sty m:val="p"/>
          </m:rPr>
          <m:t>N</m:t>
        </m:r>
        <m:r>
          <m:rPr>
            <m:sty m:val="p"/>
          </m:rPr>
          <m:t>(</m:t>
        </m:r>
        <m:r>
          <m:rPr>
            <m:sty m:val="bi"/>
          </m:rPr>
          <m:t>A</m:t>
        </m:r>
        <m:r>
          <m:rPr>
            <m:sty m:val="p"/>
          </m:rPr>
          <m:t>)</m:t>
        </m:r>
      </m:oMath>
      <w:ins w:id="4668" w:author="PR Preview" w:date="2026-01-01T00:00:00Z">
        <w:r>
          <w:t xml:space="preserve">,</w:t>
        </w:r>
      </w:ins>
      <w:ins w:id="4669" w:author="PR Preview" w:date="2026-01-01T00:00:00Z">
        <w:r>
          <w:t xml:space="preserve"> </w:t>
        </w:r>
      </w:ins>
      <w:ins w:id="4670" w:author="PR Preview" w:date="2026-01-01T00:00:00Z">
        <w:r>
          <w:t xml:space="preserve">and so is their sum</w:t>
        </w:r>
      </w:ins>
      <w:ins w:id="4671" w:author="PR Preview" w:date="2026-01-01T00:00:00Z">
        <w:r>
          <w:t xml:space="preserve"> </w:t>
        </w:r>
      </w:ins>
      <m:oMath>
        <m:r>
          <m:rPr>
            <m:sty m:val="p"/>
          </m:rPr>
          <m:t>(</m:t>
        </m:r>
        <m:r>
          <m:t>4</m:t>
        </m:r>
        <m:r>
          <m:rPr>
            <m:sty m:val="p"/>
          </m:rPr>
          <m:t>,</m:t>
        </m:r>
        <m:r>
          <m:t>1</m:t>
        </m:r>
        <m:r>
          <m:rPr>
            <m:sty m:val="p"/>
          </m:rPr>
          <m:t>,</m:t>
        </m:r>
        <m:r>
          <m:t>1</m:t>
        </m:r>
        <m:r>
          <m:rPr>
            <m:sty m:val="p"/>
          </m:rPr>
          <m:t>)</m:t>
        </m:r>
      </m:oMath>
      <w:ins w:id="4672" w:author="PR Preview" w:date="2026-01-01T00:00:00Z">
        <w:r>
          <w:t xml:space="preserve">,</w:t>
        </w:r>
      </w:ins>
      <w:ins w:id="4673" w:author="PR Preview" w:date="2026-01-01T00:00:00Z">
        <w:r>
          <w:t xml:space="preserve"> </w:t>
        </w:r>
      </w:ins>
      <w:ins w:id="4674" w:author="PR Preview" w:date="2026-01-01T00:00:00Z">
        <w:r>
          <w:t xml:space="preserve">since</w:t>
        </w:r>
      </w:ins>
      <w:ins w:id="4675"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4676" w:author="PR Preview" w:date="2026-01-01T00:00:00Z">
        <w:r>
          <w:t xml:space="preserve">.</w:t>
        </w:r>
      </w:ins>
      <w:ins w:id="4677" w:author="PR Preview" w:date="2026-01-01T00:00:00Z">
        <w:r>
          <w:t xml:space="preserve"> </w:t>
        </w:r>
      </w:ins>
      <w:ins w:id="4678" w:author="PR Preview" w:date="2026-01-01T00:00:00Z">
        <w:r>
          <w:t xml:space="preserve">By contrast, the solutions of</w:t>
        </w:r>
      </w:ins>
      <w:ins w:id="4679" w:author="PR Preview" w:date="2026-01-01T00:00:00Z">
        <w:r>
          <w:t xml:space="preserve"> </w:t>
        </w:r>
      </w:ins>
      <w:ins w:id="4680" w:author="PR Preview" w:date="2026-01-01T00:00:00Z">
        <w:r>
          <w:t xml:space="preserve">$\mathbf{A} \mathord{\smash[b]{\underset{\raise.3ex\hbox{$\scriptstyle\sim$}}{x}}\vphantom{x}} = (1, 3)$</w:t>
        </w:r>
      </w:ins>
      <w:ins w:id="4681" w:author="PR Preview" w:date="2026-01-01T00:00:00Z">
        <w:r>
          <w:t xml:space="preserve"> </w:t>
        </w:r>
      </w:ins>
      <w:ins w:id="4682" w:author="PR Preview" w:date="2026-01-01T00:00:00Z">
        <w:r>
          <w:t xml:space="preserve">for the same</w:t>
        </w:r>
      </w:ins>
      <w:ins w:id="4683" w:author="PR Preview" w:date="2026-01-01T00:00:00Z">
        <w:r>
          <w:t xml:space="preserve"> </w:t>
        </w:r>
      </w:ins>
      <m:oMath>
        <m:r>
          <m:rPr>
            <m:sty m:val="bi"/>
          </m:rPr>
          <m:t>A</m:t>
        </m:r>
      </m:oMath>
      <w:ins w:id="4684" w:author="PR Preview" w:date="2026-01-01T00:00:00Z">
        <w:r>
          <w:t xml:space="preserve"> </w:t>
        </w:r>
      </w:ins>
      <w:ins w:id="4685" w:author="PR Preview" w:date="2026-01-01T00:00:00Z">
        <w:r>
          <w:t xml:space="preserve">are the vectors with</w:t>
        </w:r>
      </w:ins>
      <w:ins w:id="4686"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4687" w:author="PR Preview" w:date="2026-01-01T00:00:00Z">
        <w:r>
          <w:t xml:space="preserve">.</w:t>
        </w:r>
      </w:ins>
      <w:ins w:id="4688" w:author="PR Preview" w:date="2026-01-01T00:00:00Z">
        <w:r>
          <w:t xml:space="preserve"> </w:t>
        </w:r>
      </w:ins>
      <w:ins w:id="4689" w:author="PR Preview" w:date="2026-01-01T00:00:00Z">
        <w:r>
          <w:t xml:space="preserve">That set does not contain</w:t>
        </w:r>
      </w:ins>
      <w:ins w:id="4690" w:author="PR Preview" w:date="2026-01-01T00:00:00Z">
        <w:r>
          <w:t xml:space="preserve"> </w:t>
        </w:r>
      </w:ins>
      <w:ins w:id="4691" w:author="PR Preview" w:date="2026-01-01T00:00:00Z">
        <w:r>
          <w:t xml:space="preserve">$\mathord{\smash[b]{\underset{\raise.3ex\hbox{$\scriptstyle\sim$}}{0}}\vphantom{0}}_3$</w:t>
        </w:r>
      </w:ins>
      <w:ins w:id="4692" w:author="PR Preview" w:date="2026-01-01T00:00:00Z">
        <w:r>
          <w:t xml:space="preserve">,</w:t>
        </w:r>
      </w:ins>
      <w:ins w:id="4693" w:author="PR Preview" w:date="2026-01-01T00:00:00Z">
        <w:r>
          <w:t xml:space="preserve"> </w:t>
        </w:r>
      </w:ins>
      <w:ins w:id="4694" w:author="PR Preview" w:date="2026-01-01T00:00:00Z">
        <w:r>
          <w:t xml:space="preserve">so by</w:t>
        </w:r>
      </w:ins>
      <w:ins w:id="4695" w:author="PR Preview" w:date="2026-01-01T00:00:00Z">
        <w:r>
          <w:t xml:space="preserve"> </w:t>
        </w:r>
      </w:ins>
      <w:hyperlink w:anchor="thm-subspace-zero">
        <w:ins w:id="4696" w:author="PR Preview" w:date="2026-01-01T00:00:00Z">
          <w:r>
            <w:rPr>
              <w:rStyle w:val="Hyperlink"/>
            </w:rPr>
            <w:t xml:space="preserve">Theorem 21</w:t>
          </w:r>
        </w:ins>
      </w:hyperlink>
      <w:ins w:id="4697" w:author="PR Preview" w:date="2026-01-01T00:00:00Z">
        <w:r>
          <w:t xml:space="preserve"> </w:t>
        </w:r>
      </w:ins>
      <w:ins w:id="4698" w:author="PR Preview" w:date="2026-01-01T00:00:00Z">
        <w:r>
          <w:t xml:space="preserve">it is not a subspace.</w:t>
        </w:r>
      </w:ins>
    </w:p>
    <w:bookmarkEnd w:id="249"/>
    <w:bookmarkStart w:id="250" w:name="thm-independent-null-space"/>
    <w:p>
      <w:pPr>
        <w:pStyle w:val="BodyText"/>
      </w:pPr>
      <w:ins w:id="4699" w:author="PR Preview" w:date="2026-01-01T00:00:00Z">
        <w:r>
          <w:rPr>
            <w:b/>
            <w:bCs/>
          </w:rPr>
          <w:t xml:space="preserve">Theorem 34 (Independent columns exactly when the null space is trivial)</w:t>
        </w:r>
      </w:ins>
      <w:ins w:id="4700" w:author="PR Preview" w:date="2026-01-01T00:00:00Z">
        <w:r>
          <w:t xml:space="preserve"> </w:t>
        </w:r>
      </w:ins>
      <w:ins w:id="4701" w:author="PR Preview" w:date="2026-01-01T00:00:00Z">
        <w:r>
          <w:t xml:space="preserve">For an</w:t>
        </w:r>
      </w:ins>
      <w:ins w:id="4702" w:author="PR Preview" w:date="2026-01-01T00:00:00Z">
        <w:r>
          <w:t xml:space="preserve"> </w:t>
        </w:r>
      </w:ins>
      <m:oMath>
        <m:r>
          <m:t>m</m:t>
        </m:r>
        <m:r>
          <m:rPr>
            <m:sty m:val="p"/>
          </m:rPr>
          <m:t>×</m:t>
        </m:r>
        <m:r>
          <m:t>n</m:t>
        </m:r>
      </m:oMath>
      <w:ins w:id="4703" w:author="PR Preview" w:date="2026-01-01T00:00:00Z">
        <w:r>
          <w:t xml:space="preserve"> </w:t>
        </w:r>
      </w:ins>
      <w:ins w:id="4704" w:author="PR Preview" w:date="2026-01-01T00:00:00Z">
        <w:r>
          <w:t xml:space="preserve">matrix</w:t>
        </w:r>
      </w:ins>
      <w:ins w:id="4705" w:author="PR Preview" w:date="2026-01-01T00:00:00Z">
        <w:r>
          <w:t xml:space="preserve"> </w:t>
        </w:r>
      </w:ins>
      <m:oMath>
        <m:r>
          <m:rPr>
            <m:sty m:val="bi"/>
          </m:rPr>
          <m:t>A</m:t>
        </m:r>
      </m:oMath>
      <w:ins w:id="4706" w:author="PR Preview" w:date="2026-01-01T00:00:00Z">
        <w:r>
          <w:t xml:space="preserve">, the following are equivalent:</w:t>
        </w:r>
      </w:ins>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del w:id="4707" w:author="PR Preview" w:date="2026-01-01T00:00:00Z">
        <w:r>
          <w:rPr>
            <w:b/>
            <w:bCs/>
          </w:rPr>
          <w:delText xml:space="preserve">Example 61 (Checking independence through the null space)</w:delText>
        </w:r>
      </w:del>
      <w:del w:id="4708" w:author="PR Preview" w:date="2026-01-01T00:00:00Z">
        <w:r>
          <w:delText xml:space="preserve"> </w:delText>
        </w:r>
      </w:del>
      <w:del w:id="4709" w:author="PR Preview" w:date="2026-01-01T00:00:00Z">
        <w:r>
          <w:delText xml:space="preserve">For</w:delText>
        </w:r>
      </w:del>
      <w:del w:id="47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711" w:author="PR Preview" w:date="2026-01-01T00:00:00Z">
        <w:r>
          <w:delText xml:space="preserve">,</w:delText>
        </w:r>
      </w:del>
    </w:p>
    <w:p>
      <w:pPr>
        <w:pStyle w:val="BodyText"/>
      </w:pPr>
      <w:ins w:id="4712" w:author="PR Preview" w:date="2026-01-01T00:00:00Z">
        <w:r>
          <w:rPr>
            <w:b/>
            <w:bCs/>
          </w:rPr>
          <w:t xml:space="preserve">Example 60 (Checking independence through the null space)</w:t>
        </w:r>
      </w:ins>
      <w:ins w:id="4713" w:author="PR Preview" w:date="2026-01-01T00:00:00Z">
        <w:r>
          <w:t xml:space="preserve"> </w:t>
        </w:r>
      </w:ins>
      <w:ins w:id="4714" w:author="PR Preview" w:date="2026-01-01T00:00:00Z">
        <w:r>
          <w:t xml:space="preserve">For</w:t>
        </w:r>
      </w:ins>
      <w:ins w:id="471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716" w:author="PR Preview" w:date="2026-01-01T00:00:00Z">
        <w:r>
          <w:t xml:space="preserve">,</w:t>
        </w:r>
      </w:ins>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del w:id="4717" w:author="PR Preview" w:date="2026-01-01T00:00:00Z">
        <w:r>
          <w:rPr>
            <w:b/>
            <w:bCs/>
          </w:rPr>
          <w:delText xml:space="preserve">Theorem 36 (The row space and null space share only the zero vector)</w:delText>
        </w:r>
      </w:del>
      <w:del w:id="4718" w:author="PR Preview" w:date="2026-01-01T00:00:00Z">
        <w:r>
          <w:delText xml:space="preserve"> </w:delText>
        </w:r>
      </w:del>
      <w:del w:id="4719" w:author="PR Preview" w:date="2026-01-01T00:00:00Z">
        <w:r>
          <w:delText xml:space="preserve">For any</w:delText>
        </w:r>
      </w:del>
      <w:del w:id="4720" w:author="PR Preview" w:date="2026-01-01T00:00:00Z">
        <w:r>
          <w:delText xml:space="preserve"> </w:delText>
        </w:r>
      </w:del>
      <m:oMath>
        <m:r>
          <m:t>m</m:t>
        </m:r>
        <m:r>
          <m:rPr>
            <m:sty m:val="p"/>
          </m:rPr>
          <m:t>×</m:t>
        </m:r>
        <m:r>
          <m:t>n</m:t>
        </m:r>
      </m:oMath>
      <w:del w:id="4721" w:author="PR Preview" w:date="2026-01-01T00:00:00Z">
        <w:r>
          <w:delText xml:space="preserve"> </w:delText>
        </w:r>
      </w:del>
      <w:del w:id="4722" w:author="PR Preview" w:date="2026-01-01T00:00:00Z">
        <w:r>
          <w:delText xml:space="preserve">matrix</w:delText>
        </w:r>
      </w:del>
      <w:del w:id="4723" w:author="PR Preview" w:date="2026-01-01T00:00:00Z">
        <w:r>
          <w:delText xml:space="preserve"> </w:delText>
        </w:r>
      </w:del>
      <m:oMath>
        <m:r>
          <m:rPr>
            <m:sty m:val="bi"/>
          </m:rPr>
          <m:t>A</m:t>
        </m:r>
      </m:oMath>
      <w:del w:id="4724" w:author="PR Preview" w:date="2026-01-01T00:00:00Z">
        <w:r>
          <w:delText xml:space="preserve">,</w:delText>
        </w:r>
      </w:del>
    </w:p>
    <w:p>
      <w:pPr>
        <w:pStyle w:val="BodyText"/>
      </w:pPr>
      <w:ins w:id="4725" w:author="PR Preview" w:date="2026-01-01T00:00:00Z">
        <w:r>
          <w:rPr>
            <w:b/>
            <w:bCs/>
          </w:rPr>
          <w:t xml:space="preserve">Theorem 35 (The row space and null space share only the zero vector)</w:t>
        </w:r>
      </w:ins>
      <w:ins w:id="4726" w:author="PR Preview" w:date="2026-01-01T00:00:00Z">
        <w:r>
          <w:t xml:space="preserve"> </w:t>
        </w:r>
      </w:ins>
      <w:ins w:id="4727" w:author="PR Preview" w:date="2026-01-01T00:00:00Z">
        <w:r>
          <w:t xml:space="preserve">For any</w:t>
        </w:r>
      </w:ins>
      <w:ins w:id="4728" w:author="PR Preview" w:date="2026-01-01T00:00:00Z">
        <w:r>
          <w:t xml:space="preserve"> </w:t>
        </w:r>
      </w:ins>
      <m:oMath>
        <m:r>
          <m:t>m</m:t>
        </m:r>
        <m:r>
          <m:rPr>
            <m:sty m:val="p"/>
          </m:rPr>
          <m:t>×</m:t>
        </m:r>
        <m:r>
          <m:t>n</m:t>
        </m:r>
      </m:oMath>
      <w:ins w:id="4729" w:author="PR Preview" w:date="2026-01-01T00:00:00Z">
        <w:r>
          <w:t xml:space="preserve"> </w:t>
        </w:r>
      </w:ins>
      <w:ins w:id="4730" w:author="PR Preview" w:date="2026-01-01T00:00:00Z">
        <w:r>
          <w:t xml:space="preserve">matrix</w:t>
        </w:r>
      </w:ins>
      <w:ins w:id="4731" w:author="PR Preview" w:date="2026-01-01T00:00:00Z">
        <w:r>
          <w:t xml:space="preserve"> </w:t>
        </w:r>
      </w:ins>
      <m:oMath>
        <m:r>
          <m:rPr>
            <m:sty m:val="bi"/>
          </m:rPr>
          <m:t>A</m:t>
        </m:r>
      </m:oMath>
      <w:ins w:id="4732" w:author="PR Preview" w:date="2026-01-01T00:00:00Z">
        <w:r>
          <w:t xml:space="preserve">,</w:t>
        </w:r>
      </w:ins>
    </w:p>
    <w:p>
      <w:pPr>
        <w:pStyle w:val="BodyText"/>
      </w:pPr>
      <w:r>
        <w:t xml:space="preserve">$$
    \mathcal{C}({\mathbf{A}}^{\top}) \cap \mathcal{N}(\mathbf{A}) = \mathopen{}\left\{\mathord{\smash[b]{\underset{\raise.3ex\hbox{$\scriptstyle\sim$}}{0}}\vphantom{0}}_n\right\}\mathclose{}.
    $$</w:t>
      </w:r>
    </w:p>
    <w:bookmarkEnd w:id="252"/>
    <w:p>
      <w:pPr>
        <w:pStyle w:val="FirstParagraph"/>
      </w:pPr>
      <w:del w:id="4733" w:author="PR Preview" w:date="2026-01-01T00:00:00Z">
        <w:r>
          <w:rPr>
            <w:i/>
            <w:iCs/>
          </w:rPr>
          <w:delText xml:space="preserve">Proof</w:delText>
        </w:r>
      </w:del>
      <w:del w:id="4734" w:author="PR Preview" w:date="2026-01-01T00:00:00Z">
        <w:r>
          <w:delText xml:space="preserve">. </w:delText>
        </w:r>
      </w:del>
      <w:del w:id="4735" w:author="PR Preview" w:date="2026-01-01T00:00:00Z">
        <w:r>
          <w:delText xml:space="preserve">Both sets are subspaces,</w:delText>
        </w:r>
      </w:del>
      <w:del w:id="4736" w:author="PR Preview" w:date="2026-01-01T00:00:00Z">
        <w:r>
          <w:delText xml:space="preserve"> </w:delText>
        </w:r>
      </w:del>
      <w:del w:id="4737" w:author="PR Preview" w:date="2026-01-01T00:00:00Z">
        <w:r>
          <w:delText xml:space="preserve">by</w:delText>
        </w:r>
      </w:del>
      <w:del w:id="4738" w:author="PR Preview" w:date="2026-01-01T00:00:00Z">
        <w:r>
          <w:delText xml:space="preserve"> </w:delText>
        </w:r>
      </w:del>
      <w:hyperlink w:anchor="thm-column-space-span">
        <w:del w:id="4739" w:author="PR Preview" w:date="2026-01-01T00:00:00Z">
          <w:r>
            <w:rPr>
              <w:rStyle w:val="Hyperlink"/>
            </w:rPr>
            <w:delText xml:space="preserve">Theorem 33</w:delText>
          </w:r>
        </w:del>
      </w:hyperlink>
      <w:del w:id="4740" w:author="PR Preview" w:date="2026-01-01T00:00:00Z">
        <w:r>
          <w:delText xml:space="preserve"> </w:delText>
        </w:r>
      </w:del>
      <w:del w:id="4741" w:author="PR Preview" w:date="2026-01-01T00:00:00Z">
        <w:r>
          <w:delText xml:space="preserve">and</w:delText>
        </w:r>
      </w:del>
      <w:del w:id="4742" w:author="PR Preview" w:date="2026-01-01T00:00:00Z">
        <w:r>
          <w:delText xml:space="preserve"> </w:delText>
        </w:r>
      </w:del>
      <w:hyperlink w:anchor="thm-null-space-subspace">
        <w:del w:id="4743" w:author="PR Preview" w:date="2026-01-01T00:00:00Z">
          <w:r>
            <w:rPr>
              <w:rStyle w:val="Hyperlink"/>
            </w:rPr>
            <w:delText xml:space="preserve">Theorem 34</w:delText>
          </w:r>
        </w:del>
      </w:hyperlink>
      <w:del w:id="4744" w:author="PR Preview" w:date="2026-01-01T00:00:00Z">
        <w:r>
          <w:delText xml:space="preserve">,</w:delText>
        </w:r>
      </w:del>
      <w:del w:id="4745" w:author="PR Preview" w:date="2026-01-01T00:00:00Z">
        <w:r>
          <w:delText xml:space="preserve"> </w:delText>
        </w:r>
      </w:del>
      <w:del w:id="4746" w:author="PR Preview" w:date="2026-01-01T00:00:00Z">
        <w:r>
          <w:delText xml:space="preserve">so both contain</w:delText>
        </w:r>
      </w:del>
      <w:del w:id="4747" w:author="PR Preview" w:date="2026-01-01T00:00:00Z">
        <w:r>
          <w:delText xml:space="preserve"> </w:delText>
        </w:r>
      </w:del>
      <w:del w:id="4748" w:author="PR Preview" w:date="2026-01-01T00:00:00Z">
        <w:r>
          <w:delText xml:space="preserve">$\mathord{\smash[b]{\underset{\raise.3ex\hbox{$\scriptstyle\sim$}}{0}}\vphantom{0}}_n$</w:delText>
        </w:r>
      </w:del>
      <w:del w:id="4749" w:author="PR Preview" w:date="2026-01-01T00:00:00Z">
        <w:r>
          <w:delText xml:space="preserve"> </w:delText>
        </w:r>
      </w:del>
      <w:del w:id="4750" w:author="PR Preview" w:date="2026-01-01T00:00:00Z">
        <w:r>
          <w:delText xml:space="preserve">(</w:delText>
        </w:r>
      </w:del>
      <w:hyperlink w:anchor="thm-subspace-zero">
        <w:del w:id="4751" w:author="PR Preview" w:date="2026-01-01T00:00:00Z">
          <w:r>
            <w:rPr>
              <w:rStyle w:val="Hyperlink"/>
            </w:rPr>
            <w:delText xml:space="preserve">Theorem 22</w:delText>
          </w:r>
        </w:del>
      </w:hyperlink>
      <w:del w:id="4752" w:author="PR Preview" w:date="2026-01-01T00:00:00Z">
        <w:r>
          <w:delText xml:space="preserve">).</w:delText>
        </w:r>
      </w:del>
    </w:p>
    <w:p>
      <w:pPr>
        <w:pStyle w:val="FirstParagraph"/>
      </w:pPr>
      <w:ins w:id="4753" w:author="PR Preview" w:date="2026-01-01T00:00:00Z">
        <w:r>
          <w:rPr>
            <w:i/>
            <w:iCs/>
          </w:rPr>
          <w:t xml:space="preserve">Proof</w:t>
        </w:r>
      </w:ins>
      <w:ins w:id="4754" w:author="PR Preview" w:date="2026-01-01T00:00:00Z">
        <w:r>
          <w:t xml:space="preserve">. </w:t>
        </w:r>
      </w:ins>
      <w:ins w:id="4755" w:author="PR Preview" w:date="2026-01-01T00:00:00Z">
        <w:r>
          <w:t xml:space="preserve">Both sets are subspaces,</w:t>
        </w:r>
      </w:ins>
      <w:ins w:id="4756" w:author="PR Preview" w:date="2026-01-01T00:00:00Z">
        <w:r>
          <w:t xml:space="preserve"> </w:t>
        </w:r>
      </w:ins>
      <w:ins w:id="4757" w:author="PR Preview" w:date="2026-01-01T00:00:00Z">
        <w:r>
          <w:t xml:space="preserve">by</w:t>
        </w:r>
      </w:ins>
      <w:ins w:id="4758" w:author="PR Preview" w:date="2026-01-01T00:00:00Z">
        <w:r>
          <w:t xml:space="preserve"> </w:t>
        </w:r>
      </w:ins>
      <w:hyperlink w:anchor="thm-column-space-span">
        <w:ins w:id="4759" w:author="PR Preview" w:date="2026-01-01T00:00:00Z">
          <w:r>
            <w:rPr>
              <w:rStyle w:val="Hyperlink"/>
            </w:rPr>
            <w:t xml:space="preserve">Theorem 32</w:t>
          </w:r>
        </w:ins>
      </w:hyperlink>
      <w:ins w:id="4760" w:author="PR Preview" w:date="2026-01-01T00:00:00Z">
        <w:r>
          <w:t xml:space="preserve"> </w:t>
        </w:r>
      </w:ins>
      <w:ins w:id="4761" w:author="PR Preview" w:date="2026-01-01T00:00:00Z">
        <w:r>
          <w:t xml:space="preserve">and</w:t>
        </w:r>
      </w:ins>
      <w:ins w:id="4762" w:author="PR Preview" w:date="2026-01-01T00:00:00Z">
        <w:r>
          <w:t xml:space="preserve"> </w:t>
        </w:r>
      </w:ins>
      <w:hyperlink w:anchor="thm-null-space-subspace">
        <w:ins w:id="4763" w:author="PR Preview" w:date="2026-01-01T00:00:00Z">
          <w:r>
            <w:rPr>
              <w:rStyle w:val="Hyperlink"/>
            </w:rPr>
            <w:t xml:space="preserve">Theorem 33</w:t>
          </w:r>
        </w:ins>
      </w:hyperlink>
      <w:ins w:id="4764" w:author="PR Preview" w:date="2026-01-01T00:00:00Z">
        <w:r>
          <w:t xml:space="preserve">,</w:t>
        </w:r>
      </w:ins>
      <w:ins w:id="4765" w:author="PR Preview" w:date="2026-01-01T00:00:00Z">
        <w:r>
          <w:t xml:space="preserve"> </w:t>
        </w:r>
      </w:ins>
      <w:ins w:id="4766" w:author="PR Preview" w:date="2026-01-01T00:00:00Z">
        <w:r>
          <w:t xml:space="preserve">so both contain</w:t>
        </w:r>
      </w:ins>
      <w:ins w:id="4767" w:author="PR Preview" w:date="2026-01-01T00:00:00Z">
        <w:r>
          <w:t xml:space="preserve"> </w:t>
        </w:r>
      </w:ins>
      <w:ins w:id="4768" w:author="PR Preview" w:date="2026-01-01T00:00:00Z">
        <w:r>
          <w:t xml:space="preserve">$\mathord{\smash[b]{\underset{\raise.3ex\hbox{$\scriptstyle\sim$}}{0}}\vphantom{0}}_n$</w:t>
        </w:r>
      </w:ins>
      <w:ins w:id="4769" w:author="PR Preview" w:date="2026-01-01T00:00:00Z">
        <w:r>
          <w:t xml:space="preserve"> </w:t>
        </w:r>
      </w:ins>
      <w:ins w:id="4770" w:author="PR Preview" w:date="2026-01-01T00:00:00Z">
        <w:r>
          <w:t xml:space="preserve">(</w:t>
        </w:r>
      </w:ins>
      <w:hyperlink w:anchor="thm-subspace-zero">
        <w:ins w:id="4771" w:author="PR Preview" w:date="2026-01-01T00:00:00Z">
          <w:r>
            <w:rPr>
              <w:rStyle w:val="Hyperlink"/>
            </w:rPr>
            <w:t xml:space="preserve">Theorem 21</w:t>
          </w:r>
        </w:ins>
      </w:hyperlink>
      <w:ins w:id="4772" w:author="PR Preview" w:date="2026-01-01T00:00:00Z">
        <w:r>
          <w:t xml:space="preserve">).</w:t>
        </w:r>
      </w:ins>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del w:id="4773" w:author="PR Preview" w:date="2026-01-01T00:00:00Z">
        <w:r>
          <w:delTex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delText>
        </w:r>
      </w:del>
    </w:p>
    <w:p>
      <w:pPr>
        <w:pStyle w:val="BodyText"/>
      </w:pPr>
      <w:ins w:id="4774"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del w:id="4775" w:author="PR Preview" w:date="2026-01-01T00:00:00Z">
        <w:r>
          <w:rPr>
            <w:b/>
            <w:bCs/>
          </w:rPr>
          <w:delText xml:space="preserve">Example 62 (The row space and null space in</w:delText>
        </w:r>
      </w:del>
      <w:del w:id="4776" w:author="PR Preview" w:date="2026-01-01T00:00:00Z">
        <w:r>
          <w:rPr>
            <w:b/>
            <w:bCs/>
          </w:rPr>
          <w:delText xml:space="preserve"> </w:delText>
        </w:r>
      </w:del>
      <w:hyperlink w:anchor="exm-null-space">
        <w:del w:id="4777" w:author="PR Preview" w:date="2026-01-01T00:00:00Z">
          <w:r>
            <w:rPr>
              <w:rStyle w:val="Hyperlink"/>
              <w:b/>
              <w:bCs/>
            </w:rPr>
            <w:delText xml:space="preserve">Example 59</w:delText>
          </w:r>
        </w:del>
      </w:hyperlink>
      <w:del w:id="4778" w:author="PR Preview" w:date="2026-01-01T00:00:00Z">
        <w:r>
          <w:rPr>
            <w:b/>
            <w:bCs/>
          </w:rPr>
          <w:delText xml:space="preserve">)</w:delText>
        </w:r>
      </w:del>
      <w:del w:id="4779" w:author="PR Preview" w:date="2026-01-01T00:00:00Z">
        <w:r>
          <w:delText xml:space="preserve"> </w:delText>
        </w:r>
      </w:del>
      <w:del w:id="4780" w:author="PR Preview" w:date="2026-01-01T00:00:00Z">
        <w:r>
          <w:delText xml:space="preserve">For</w:delText>
        </w:r>
      </w:del>
      <w:del w:id="4781" w:author="PR Preview" w:date="2026-01-01T00:00:00Z">
        <w:r>
          <w:delText xml:space="preserve"> </w:delText>
        </w:r>
      </w:del>
      <m:oMath>
        <m:r>
          <m:rPr>
            <m:sty m:val="bi"/>
          </m:rPr>
          <m:t>A</m:t>
        </m:r>
      </m:oMath>
      <w:del w:id="4782" w:author="PR Preview" w:date="2026-01-01T00:00:00Z">
        <w:r>
          <w:delText xml:space="preserve"> </w:delText>
        </w:r>
      </w:del>
      <w:del w:id="4783" w:author="PR Preview" w:date="2026-01-01T00:00:00Z">
        <w:r>
          <w:delText xml:space="preserve">in</w:delText>
        </w:r>
      </w:del>
      <w:del w:id="4784" w:author="PR Preview" w:date="2026-01-01T00:00:00Z">
        <w:r>
          <w:delText xml:space="preserve"> </w:delText>
        </w:r>
      </w:del>
      <w:hyperlink w:anchor="exm-column-space">
        <w:del w:id="4785" w:author="PR Preview" w:date="2026-01-01T00:00:00Z">
          <w:r>
            <w:rPr>
              <w:rStyle w:val="Hyperlink"/>
            </w:rPr>
            <w:delText xml:space="preserve">Example 57</w:delText>
          </w:r>
        </w:del>
      </w:hyperlink>
      <w:del w:id="4786" w:author="PR Preview" w:date="2026-01-01T00:00:00Z">
        <w:r>
          <w:delText xml:space="preserve">,</w:delText>
        </w:r>
      </w:del>
      <w:del w:id="4787" w:author="PR Preview" w:date="2026-01-01T00:00:00Z">
        <w:r>
          <w:delText xml:space="preserve"> </w:delText>
        </w:r>
      </w:del>
      <w:del w:id="4788" w:author="PR Preview" w:date="2026-01-01T00:00:00Z">
        <w:r>
          <w:delText xml:space="preserve">the row space is</w:delText>
        </w:r>
      </w:del>
      <w:del w:id="4789"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4790" w:author="PR Preview" w:date="2026-01-01T00:00:00Z">
        <w:r>
          <w:delText xml:space="preserve"> </w:delText>
        </w:r>
      </w:del>
      <w:del w:id="4791" w:author="PR Preview" w:date="2026-01-01T00:00:00Z">
        <w:r>
          <w:delText xml:space="preserve">and the null space is</w:delText>
        </w:r>
      </w:del>
      <w:del w:id="4792" w:author="PR Preview" w:date="2026-01-01T00:00:00Z">
        <w:r>
          <w:delText xml:space="preserve"> </w:delText>
        </w:r>
      </w:del>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4793" w:author="PR Preview" w:date="2026-01-01T00:00:00Z">
        <w:r>
          <w:delText xml:space="preserve"> </w:delText>
        </w:r>
      </w:del>
      <w:del w:id="4794" w:author="PR Preview" w:date="2026-01-01T00:00:00Z">
        <w:r>
          <w:delText xml:space="preserve">(</w:delText>
        </w:r>
      </w:del>
      <w:hyperlink w:anchor="exm-null-space">
        <w:del w:id="4795" w:author="PR Preview" w:date="2026-01-01T00:00:00Z">
          <w:r>
            <w:rPr>
              <w:rStyle w:val="Hyperlink"/>
            </w:rPr>
            <w:delText xml:space="preserve">Example 59</w:delText>
          </w:r>
        </w:del>
      </w:hyperlink>
      <w:del w:id="4796" w:author="PR Preview" w:date="2026-01-01T00:00:00Z">
        <w:r>
          <w:delText xml:space="preserve">).</w:delText>
        </w:r>
      </w:del>
      <w:del w:id="4797" w:author="PR Preview" w:date="2026-01-01T00:00:00Z">
        <w:r>
          <w:delText xml:space="preserve"> </w:delText>
        </w:r>
      </w:del>
      <w:del w:id="4798" w:author="PR Preview" w:date="2026-01-01T00:00:00Z">
        <w:r>
          <w:delText xml:space="preserve">A vector</w:delText>
        </w:r>
      </w:del>
      <w:del w:id="4799" w:author="PR Preview" w:date="2026-01-01T00:00:00Z">
        <w:r>
          <w:delText xml:space="preserve"> </w:delText>
        </w:r>
      </w:del>
      <m:oMath>
        <m:r>
          <m:t>c</m:t>
        </m:r>
        <m:r>
          <m:t> </m:t>
        </m:r>
        <m:r>
          <m:rPr>
            <m:sty m:val="p"/>
          </m:rPr>
          <m:t>(</m:t>
        </m:r>
        <m:r>
          <m:t>1</m:t>
        </m:r>
        <m:r>
          <m:rPr>
            <m:sty m:val="p"/>
          </m:rPr>
          <m:t>,</m:t>
        </m:r>
        <m:r>
          <m:rPr>
            <m:sty m:val="p"/>
          </m:rPr>
          <m:t>−</m:t>
        </m:r>
        <m:r>
          <m:t>2</m:t>
        </m:r>
        <m:r>
          <m:rPr>
            <m:sty m:val="p"/>
          </m:rPr>
          <m:t>,</m:t>
        </m:r>
        <m:r>
          <m:rPr>
            <m:sty m:val="p"/>
          </m:rPr>
          <m:t>−</m:t>
        </m:r>
        <m:r>
          <m:t>2</m:t>
        </m:r>
        <m:r>
          <m:rPr>
            <m:sty m:val="p"/>
          </m:rPr>
          <m:t>)</m:t>
        </m:r>
      </m:oMath>
      <w:del w:id="4800" w:author="PR Preview" w:date="2026-01-01T00:00:00Z">
        <w:r>
          <w:delText xml:space="preserve"> </w:delText>
        </w:r>
      </w:del>
      <w:del w:id="4801" w:author="PR Preview" w:date="2026-01-01T00:00:00Z">
        <w:r>
          <w:delText xml:space="preserve">of the row space is in the null space only if</w:delText>
        </w:r>
      </w:del>
    </w:p>
    <w:p>
      <w:pPr>
        <w:pStyle w:val="BodyText"/>
      </w:pPr>
      <w:del w:id="4802" w:author="PR Preview" w:date="2026-01-01T00:00:00Z">
        <w:r>
          <w:delTex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delText>
        </w:r>
      </w:del>
    </w:p>
    <w:p>
      <w:pPr>
        <w:pStyle w:val="BodyText"/>
      </w:pPr>
      <w:ins w:id="4803" w:author="PR Preview" w:date="2026-01-01T00:00:00Z">
        <w:r>
          <w:rPr>
            <w:b/>
            <w:bCs/>
          </w:rPr>
          <w:t xml:space="preserve">Example 61 (The row space and null space in</w:t>
        </w:r>
      </w:ins>
      <w:ins w:id="4804" w:author="PR Preview" w:date="2026-01-01T00:00:00Z">
        <w:r>
          <w:rPr>
            <w:b/>
            <w:bCs/>
          </w:rPr>
          <w:t xml:space="preserve"> </w:t>
        </w:r>
      </w:ins>
      <w:hyperlink w:anchor="exm-null-space">
        <w:ins w:id="4805" w:author="PR Preview" w:date="2026-01-01T00:00:00Z">
          <w:r>
            <w:rPr>
              <w:rStyle w:val="Hyperlink"/>
              <w:b/>
              <w:bCs/>
            </w:rPr>
            <w:t xml:space="preserve">Example 58</w:t>
          </w:r>
        </w:ins>
      </w:hyperlink>
      <w:ins w:id="4806" w:author="PR Preview" w:date="2026-01-01T00:00:00Z">
        <w:r>
          <w:rPr>
            <w:b/>
            <w:bCs/>
          </w:rPr>
          <w:t xml:space="preserve">)</w:t>
        </w:r>
      </w:ins>
      <w:ins w:id="4807" w:author="PR Preview" w:date="2026-01-01T00:00:00Z">
        <w:r>
          <w:t xml:space="preserve"> </w:t>
        </w:r>
      </w:ins>
      <w:ins w:id="4808" w:author="PR Preview" w:date="2026-01-01T00:00:00Z">
        <w:r>
          <w:t xml:space="preserve">For</w:t>
        </w:r>
      </w:ins>
      <w:ins w:id="4809" w:author="PR Preview" w:date="2026-01-01T00:00:00Z">
        <w:r>
          <w:t xml:space="preserve"> </w:t>
        </w:r>
      </w:ins>
      <m:oMath>
        <m:r>
          <m:rPr>
            <m:sty m:val="bi"/>
          </m:rPr>
          <m:t>A</m:t>
        </m:r>
      </m:oMath>
      <w:ins w:id="4810" w:author="PR Preview" w:date="2026-01-01T00:00:00Z">
        <w:r>
          <w:t xml:space="preserve"> </w:t>
        </w:r>
      </w:ins>
      <w:ins w:id="4811" w:author="PR Preview" w:date="2026-01-01T00:00:00Z">
        <w:r>
          <w:t xml:space="preserve">in</w:t>
        </w:r>
      </w:ins>
      <w:ins w:id="4812" w:author="PR Preview" w:date="2026-01-01T00:00:00Z">
        <w:r>
          <w:t xml:space="preserve"> </w:t>
        </w:r>
      </w:ins>
      <w:hyperlink w:anchor="exm-column-space">
        <w:ins w:id="4813" w:author="PR Preview" w:date="2026-01-01T00:00:00Z">
          <w:r>
            <w:rPr>
              <w:rStyle w:val="Hyperlink"/>
            </w:rPr>
            <w:t xml:space="preserve">Example 56</w:t>
          </w:r>
        </w:ins>
      </w:hyperlink>
      <w:ins w:id="4814" w:author="PR Preview" w:date="2026-01-01T00:00:00Z">
        <w:r>
          <w:t xml:space="preserve">,</w:t>
        </w:r>
      </w:ins>
      <w:ins w:id="4815" w:author="PR Preview" w:date="2026-01-01T00:00:00Z">
        <w:r>
          <w:t xml:space="preserve"> </w:t>
        </w:r>
      </w:ins>
      <w:ins w:id="4816" w:author="PR Preview" w:date="2026-01-01T00:00:00Z">
        <w:r>
          <w:t xml:space="preserve">the row space is</w:t>
        </w:r>
      </w:ins>
      <w:ins w:id="4817"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4818" w:author="PR Preview" w:date="2026-01-01T00:00:00Z">
        <w:r>
          <w:t xml:space="preserve"> </w:t>
        </w:r>
      </w:ins>
      <w:ins w:id="4819" w:author="PR Preview" w:date="2026-01-01T00:00:00Z">
        <w:r>
          <w:t xml:space="preserve">and the null space is</w:t>
        </w:r>
      </w:ins>
      <w:ins w:id="4820" w:author="PR Preview" w:date="2026-01-01T00:00:00Z">
        <w:r>
          <w:t xml:space="preserve"> </w:t>
        </w:r>
      </w:ins>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4821" w:author="PR Preview" w:date="2026-01-01T00:00:00Z">
        <w:r>
          <w:t xml:space="preserve"> </w:t>
        </w:r>
      </w:ins>
      <w:ins w:id="4822" w:author="PR Preview" w:date="2026-01-01T00:00:00Z">
        <w:r>
          <w:t xml:space="preserve">(</w:t>
        </w:r>
      </w:ins>
      <w:hyperlink w:anchor="exm-null-space">
        <w:ins w:id="4823" w:author="PR Preview" w:date="2026-01-01T00:00:00Z">
          <w:r>
            <w:rPr>
              <w:rStyle w:val="Hyperlink"/>
            </w:rPr>
            <w:t xml:space="preserve">Example 58</w:t>
          </w:r>
        </w:ins>
      </w:hyperlink>
      <w:ins w:id="4824" w:author="PR Preview" w:date="2026-01-01T00:00:00Z">
        <w:r>
          <w:t xml:space="preserve">).</w:t>
        </w:r>
      </w:ins>
      <w:ins w:id="4825" w:author="PR Preview" w:date="2026-01-01T00:00:00Z">
        <w:r>
          <w:t xml:space="preserve"> </w:t>
        </w:r>
      </w:ins>
      <w:ins w:id="4826" w:author="PR Preview" w:date="2026-01-01T00:00:00Z">
        <w:r>
          <w:t xml:space="preserve">A vector</w:t>
        </w:r>
      </w:ins>
      <w:ins w:id="4827" w:author="PR Preview" w:date="2026-01-01T00:00:00Z">
        <w:r>
          <w:t xml:space="preserve"> </w:t>
        </w:r>
      </w:ins>
      <m:oMath>
        <m:r>
          <m:t>c</m:t>
        </m:r>
        <m:r>
          <m:t> </m:t>
        </m:r>
        <m:r>
          <m:rPr>
            <m:sty m:val="p"/>
          </m:rPr>
          <m:t>(</m:t>
        </m:r>
        <m:r>
          <m:t>1</m:t>
        </m:r>
        <m:r>
          <m:rPr>
            <m:sty m:val="p"/>
          </m:rPr>
          <m:t>,</m:t>
        </m:r>
        <m:r>
          <m:rPr>
            <m:sty m:val="p"/>
          </m:rPr>
          <m:t>−</m:t>
        </m:r>
        <m:r>
          <m:t>2</m:t>
        </m:r>
        <m:r>
          <m:rPr>
            <m:sty m:val="p"/>
          </m:rPr>
          <m:t>,</m:t>
        </m:r>
        <m:r>
          <m:rPr>
            <m:sty m:val="p"/>
          </m:rPr>
          <m:t>−</m:t>
        </m:r>
        <m:r>
          <m:t>2</m:t>
        </m:r>
        <m:r>
          <m:rPr>
            <m:sty m:val="p"/>
          </m:rPr>
          <m:t>)</m:t>
        </m:r>
      </m:oMath>
      <w:ins w:id="4828" w:author="PR Preview" w:date="2026-01-01T00:00:00Z">
        <w:r>
          <w:t xml:space="preserve"> </w:t>
        </w:r>
      </w:ins>
      <w:ins w:id="4829" w:author="PR Preview" w:date="2026-01-01T00:00:00Z">
        <w:r>
          <w:t xml:space="preserve">of the row space is in the null space only if</w:t>
        </w:r>
      </w:ins>
    </w:p>
    <w:p>
      <w:pPr>
        <w:pStyle w:val="BodyText"/>
      </w:pPr>
      <w:ins w:id="4830" w:author="PR Preview" w:date="2026-01-01T00:00:00Z">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ins>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del w:id="4831" w:author="PR Preview" w:date="2026-01-01T00:00:00Z">
        <w:r>
          <w:rPr>
            <w:b/>
            <w:bCs/>
          </w:rPr>
          <w:delText xml:space="preserve">Example 63 (A cross-product matrix)</w:delText>
        </w:r>
      </w:del>
      <w:del w:id="4832" w:author="PR Preview" w:date="2026-01-01T00:00:00Z">
        <w:r>
          <w:delText xml:space="preserve"> </w:delText>
        </w:r>
      </w:del>
      <w:del w:id="4833" w:author="PR Preview" w:date="2026-01-01T00:00:00Z">
        <w:r>
          <w:delText xml:space="preserve">Let</w:delText>
        </w:r>
      </w:del>
      <w:del w:id="483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4835" w:author="PR Preview" w:date="2026-01-01T00:00:00Z">
        <w:r>
          <w:delText xml:space="preserve"> </w:delText>
        </w:r>
      </w:del>
      <w:del w:id="4836" w:author="PR Preview" w:date="2026-01-01T00:00:00Z">
        <w:r>
          <w:delText xml:space="preserve">and</w:delText>
        </w:r>
      </w:del>
      <w:del w:id="4837"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del w:id="4838" w:author="PR Preview" w:date="2026-01-01T00:00:00Z">
        <w:r>
          <w:delText xml:space="preserve">.</w:delText>
        </w:r>
      </w:del>
      <w:del w:id="4839" w:author="PR Preview" w:date="2026-01-01T00:00:00Z">
        <w:r>
          <w:delText xml:space="preserve"> </w:delText>
        </w:r>
      </w:del>
      <w:del w:id="4840" w:author="PR Preview" w:date="2026-01-01T00:00:00Z">
        <w:r>
          <w:delText xml:space="preserve">Then</w:delText>
        </w:r>
      </w:del>
      <w:del w:id="4841" w:author="PR Preview" w:date="2026-01-01T00:00:00Z">
        <w:r>
          <w:delText xml:space="preserve"> </w:delText>
        </w:r>
      </w:del>
      <m:oMath>
        <m:sSup>
          <m:e>
            <m:r>
              <m:rPr>
                <m:sty m:val="bi"/>
              </m:rPr>
              <m:t>A</m:t>
            </m:r>
          </m:e>
          <m:sup>
            <m:r>
              <m:rPr>
                <m:sty m:val="p"/>
              </m:rPr>
              <m:t>⊤</m:t>
            </m:r>
          </m:sup>
        </m:sSup>
        <m:r>
          <m:rPr>
            <m:sty m:val="bi"/>
          </m:rPr>
          <m:t>B</m:t>
        </m:r>
      </m:oMath>
      <w:del w:id="4842" w:author="PR Preview" w:date="2026-01-01T00:00:00Z">
        <w:r>
          <w:delText xml:space="preserve"> </w:delText>
        </w:r>
      </w:del>
      <w:del w:id="4843" w:author="PR Preview" w:date="2026-01-01T00:00:00Z">
        <w:r>
          <w:delText xml:space="preserve">is</w:delText>
        </w:r>
      </w:del>
      <w:del w:id="4844" w:author="PR Preview" w:date="2026-01-01T00:00:00Z">
        <w:r>
          <w:delText xml:space="preserve"> </w:delText>
        </w:r>
      </w:del>
      <m:oMath>
        <m:r>
          <m:t>2</m:t>
        </m:r>
        <m:r>
          <m:rPr>
            <m:sty m:val="p"/>
          </m:rPr>
          <m:t>×</m:t>
        </m:r>
        <m:r>
          <m:t>1</m:t>
        </m:r>
      </m:oMath>
      <w:del w:id="4845" w:author="PR Preview" w:date="2026-01-01T00:00:00Z">
        <w:r>
          <w:delText xml:space="preserve">, and</w:delText>
        </w:r>
      </w:del>
    </w:p>
    <w:p>
      <w:pPr>
        <w:pStyle w:val="BodyText"/>
      </w:pPr>
      <w:ins w:id="4846" w:author="PR Preview" w:date="2026-01-01T00:00:00Z">
        <w:r>
          <w:rPr>
            <w:b/>
            <w:bCs/>
          </w:rPr>
          <w:t xml:space="preserve">Example 62 (A cross-product matrix)</w:t>
        </w:r>
      </w:ins>
      <w:ins w:id="4847" w:author="PR Preview" w:date="2026-01-01T00:00:00Z">
        <w:r>
          <w:t xml:space="preserve"> </w:t>
        </w:r>
      </w:ins>
      <w:ins w:id="4848" w:author="PR Preview" w:date="2026-01-01T00:00:00Z">
        <w:r>
          <w:t xml:space="preserve">Let</w:t>
        </w:r>
      </w:ins>
      <w:ins w:id="48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4850" w:author="PR Preview" w:date="2026-01-01T00:00:00Z">
        <w:r>
          <w:t xml:space="preserve"> </w:t>
        </w:r>
      </w:ins>
      <w:ins w:id="4851" w:author="PR Preview" w:date="2026-01-01T00:00:00Z">
        <w:r>
          <w:t xml:space="preserve">and</w:t>
        </w:r>
      </w:ins>
      <w:ins w:id="485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ins w:id="4853" w:author="PR Preview" w:date="2026-01-01T00:00:00Z">
        <w:r>
          <w:t xml:space="preserve">.</w:t>
        </w:r>
      </w:ins>
      <w:ins w:id="4854" w:author="PR Preview" w:date="2026-01-01T00:00:00Z">
        <w:r>
          <w:t xml:space="preserve"> </w:t>
        </w:r>
      </w:ins>
      <w:ins w:id="4855" w:author="PR Preview" w:date="2026-01-01T00:00:00Z">
        <w:r>
          <w:t xml:space="preserve">Then</w:t>
        </w:r>
      </w:ins>
      <w:ins w:id="4856" w:author="PR Preview" w:date="2026-01-01T00:00:00Z">
        <w:r>
          <w:t xml:space="preserve"> </w:t>
        </w:r>
      </w:ins>
      <m:oMath>
        <m:sSup>
          <m:e>
            <m:r>
              <m:rPr>
                <m:sty m:val="bi"/>
              </m:rPr>
              <m:t>A</m:t>
            </m:r>
          </m:e>
          <m:sup>
            <m:r>
              <m:rPr>
                <m:sty m:val="p"/>
              </m:rPr>
              <m:t>⊤</m:t>
            </m:r>
          </m:sup>
        </m:sSup>
        <m:r>
          <m:rPr>
            <m:sty m:val="bi"/>
          </m:rPr>
          <m:t>B</m:t>
        </m:r>
      </m:oMath>
      <w:ins w:id="4857" w:author="PR Preview" w:date="2026-01-01T00:00:00Z">
        <w:r>
          <w:t xml:space="preserve"> </w:t>
        </w:r>
      </w:ins>
      <w:ins w:id="4858" w:author="PR Preview" w:date="2026-01-01T00:00:00Z">
        <w:r>
          <w:t xml:space="preserve">is</w:t>
        </w:r>
      </w:ins>
      <w:ins w:id="4859" w:author="PR Preview" w:date="2026-01-01T00:00:00Z">
        <w:r>
          <w:t xml:space="preserve"> </w:t>
        </w:r>
      </w:ins>
      <m:oMath>
        <m:r>
          <m:t>2</m:t>
        </m:r>
        <m:r>
          <m:rPr>
            <m:sty m:val="p"/>
          </m:rPr>
          <m:t>×</m:t>
        </m:r>
        <m:r>
          <m:t>1</m:t>
        </m:r>
      </m:oMath>
      <w:ins w:id="4860" w:author="PR Preview" w:date="2026-01-01T00:00:00Z">
        <w:r>
          <w:t xml:space="preserve">, and</w:t>
        </w:r>
      </w:ins>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del w:id="4861" w:author="PR Preview" w:date="2026-01-01T00:00:00Z">
        <w:r>
          <w:rPr>
            <w:b/>
            <w:bCs/>
          </w:rPr>
          <w:delText xml:space="preserve">Example 64 (A Gram matrix and its entries)</w:delText>
        </w:r>
      </w:del>
      <w:del w:id="4862" w:author="PR Preview" w:date="2026-01-01T00:00:00Z">
        <w:r>
          <w:delText xml:space="preserve"> </w:delText>
        </w:r>
      </w:del>
      <w:del w:id="4863" w:author="PR Preview" w:date="2026-01-01T00:00:00Z">
        <w:r>
          <w:delText xml:space="preserve">Let</w:delText>
        </w:r>
      </w:del>
      <w:del w:id="486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4865" w:author="PR Preview" w:date="2026-01-01T00:00:00Z">
        <w:r>
          <w:delText xml:space="preserve">,</w:delText>
        </w:r>
      </w:del>
      <w:del w:id="4866" w:author="PR Preview" w:date="2026-01-01T00:00:00Z">
        <w:r>
          <w:delText xml:space="preserve"> </w:delText>
        </w:r>
      </w:del>
      <w:del w:id="4867" w:author="PR Preview" w:date="2026-01-01T00:00:00Z">
        <w:r>
          <w:delText xml:space="preserve">with columns</w:delText>
        </w:r>
      </w:del>
      <w:del w:id="4868" w:author="PR Preview" w:date="2026-01-01T00:00:00Z">
        <w:r>
          <w:delText xml:space="preserve"> </w:delText>
        </w:r>
      </w:del>
      <w:del w:id="4869" w:author="PR Preview" w:date="2026-01-01T00:00:00Z">
        <w:r>
          <w:delText xml:space="preserve">$\mathord{\smash[b]{\underset{\raise.3ex\hbox{$\scriptstyle\sim$}}{a}}\vphantom{a}}_1 = (1, 1, 0)$</w:delText>
        </w:r>
      </w:del>
      <w:del w:id="4870" w:author="PR Preview" w:date="2026-01-01T00:00:00Z">
        <w:r>
          <w:delText xml:space="preserve"> </w:delText>
        </w:r>
      </w:del>
      <w:del w:id="4871" w:author="PR Preview" w:date="2026-01-01T00:00:00Z">
        <w:r>
          <w:delText xml:space="preserve">and</w:delText>
        </w:r>
      </w:del>
      <w:del w:id="4872" w:author="PR Preview" w:date="2026-01-01T00:00:00Z">
        <w:r>
          <w:delText xml:space="preserve"> </w:delText>
        </w:r>
      </w:del>
      <w:del w:id="4873" w:author="PR Preview" w:date="2026-01-01T00:00:00Z">
        <w:r>
          <w:delText xml:space="preserve">$\mathord{\smash[b]{\underset{\raise.3ex\hbox{$\scriptstyle\sim$}}{a}}\vphantom{a}}_2 = (0, 1, 1)$</w:delText>
        </w:r>
      </w:del>
      <w:del w:id="4874" w:author="PR Preview" w:date="2026-01-01T00:00:00Z">
        <w:r>
          <w:delText xml:space="preserve">. Then</w:delText>
        </w:r>
      </w:del>
    </w:p>
    <w:p>
      <w:pPr>
        <w:pStyle w:val="BodyText"/>
      </w:pPr>
      <w:ins w:id="4875" w:author="PR Preview" w:date="2026-01-01T00:00:00Z">
        <w:r>
          <w:rPr>
            <w:b/>
            <w:bCs/>
          </w:rPr>
          <w:t xml:space="preserve">Example 63 (A Gram matrix and its entries)</w:t>
        </w:r>
      </w:ins>
      <w:ins w:id="4876" w:author="PR Preview" w:date="2026-01-01T00:00:00Z">
        <w:r>
          <w:t xml:space="preserve"> </w:t>
        </w:r>
      </w:ins>
      <w:ins w:id="4877" w:author="PR Preview" w:date="2026-01-01T00:00:00Z">
        <w:r>
          <w:t xml:space="preserve">Let</w:t>
        </w:r>
      </w:ins>
      <w:ins w:id="487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4879" w:author="PR Preview" w:date="2026-01-01T00:00:00Z">
        <w:r>
          <w:t xml:space="preserve">,</w:t>
        </w:r>
      </w:ins>
      <w:ins w:id="4880" w:author="PR Preview" w:date="2026-01-01T00:00:00Z">
        <w:r>
          <w:t xml:space="preserve"> </w:t>
        </w:r>
      </w:ins>
      <w:ins w:id="4881" w:author="PR Preview" w:date="2026-01-01T00:00:00Z">
        <w:r>
          <w:t xml:space="preserve">with columns</w:t>
        </w:r>
      </w:ins>
      <w:ins w:id="4882" w:author="PR Preview" w:date="2026-01-01T00:00:00Z">
        <w:r>
          <w:t xml:space="preserve"> </w:t>
        </w:r>
      </w:ins>
      <w:ins w:id="4883" w:author="PR Preview" w:date="2026-01-01T00:00:00Z">
        <w:r>
          <w:t xml:space="preserve">$\mathord{\smash[b]{\underset{\raise.3ex\hbox{$\scriptstyle\sim$}}{a}}\vphantom{a}}_1 = (1, 1, 0)$</w:t>
        </w:r>
      </w:ins>
      <w:ins w:id="4884" w:author="PR Preview" w:date="2026-01-01T00:00:00Z">
        <w:r>
          <w:t xml:space="preserve"> </w:t>
        </w:r>
      </w:ins>
      <w:ins w:id="4885" w:author="PR Preview" w:date="2026-01-01T00:00:00Z">
        <w:r>
          <w:t xml:space="preserve">and</w:t>
        </w:r>
      </w:ins>
      <w:ins w:id="4886" w:author="PR Preview" w:date="2026-01-01T00:00:00Z">
        <w:r>
          <w:t xml:space="preserve"> </w:t>
        </w:r>
      </w:ins>
      <w:ins w:id="4887" w:author="PR Preview" w:date="2026-01-01T00:00:00Z">
        <w:r>
          <w:t xml:space="preserve">$\mathord{\smash[b]{\underset{\raise.3ex\hbox{$\scriptstyle\sim$}}{a}}\vphantom{a}}_2 = (0, 1, 1)$</w:t>
        </w:r>
      </w:ins>
      <w:ins w:id="4888"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del w:id="4889" w:author="PR Preview" w:date="2026-01-01T00:00:00Z">
        <w:r>
          <w:rPr>
            <w:b/>
            <w:bCs/>
          </w:rPr>
          <w:delText xml:space="preserve">Theorem 37 (Entries and symmetry of a Gram matrix)</w:delText>
        </w:r>
      </w:del>
      <w:del w:id="4890" w:author="PR Preview" w:date="2026-01-01T00:00:00Z">
        <w:r>
          <w:delText xml:space="preserve"> </w:delText>
        </w:r>
      </w:del>
      <w:del w:id="4891" w:author="PR Preview" w:date="2026-01-01T00:00:00Z">
        <w:r>
          <w:delText xml:space="preserve">Let</w:delText>
        </w:r>
      </w:del>
      <w:del w:id="4892" w:author="PR Preview" w:date="2026-01-01T00:00:00Z">
        <w:r>
          <w:delText xml:space="preserve"> </w:delText>
        </w:r>
      </w:del>
      <m:oMath>
        <m:r>
          <m:rPr>
            <m:sty m:val="bi"/>
          </m:rPr>
          <m:t>A</m:t>
        </m:r>
      </m:oMath>
      <w:del w:id="4893" w:author="PR Preview" w:date="2026-01-01T00:00:00Z">
        <w:r>
          <w:delText xml:space="preserve"> </w:delText>
        </w:r>
      </w:del>
      <w:del w:id="4894" w:author="PR Preview" w:date="2026-01-01T00:00:00Z">
        <w:r>
          <w:delText xml:space="preserve">be an</w:delText>
        </w:r>
      </w:del>
      <w:del w:id="4895" w:author="PR Preview" w:date="2026-01-01T00:00:00Z">
        <w:r>
          <w:delText xml:space="preserve"> </w:delText>
        </w:r>
      </w:del>
      <m:oMath>
        <m:r>
          <m:t>m</m:t>
        </m:r>
        <m:r>
          <m:rPr>
            <m:sty m:val="p"/>
          </m:rPr>
          <m:t>×</m:t>
        </m:r>
        <m:r>
          <m:t>n</m:t>
        </m:r>
      </m:oMath>
      <w:del w:id="4896" w:author="PR Preview" w:date="2026-01-01T00:00:00Z">
        <w:r>
          <w:delText xml:space="preserve"> </w:delText>
        </w:r>
      </w:del>
      <w:del w:id="4897" w:author="PR Preview" w:date="2026-01-01T00:00:00Z">
        <w:r>
          <w:delText xml:space="preserve">matrix with columns</w:delText>
        </w:r>
      </w:del>
      <w:del w:id="4898" w:author="PR Preview" w:date="2026-01-01T00:00:00Z">
        <w:r>
          <w:delText xml:space="preserve"> </w:delText>
        </w:r>
      </w:del>
      <w:del w:id="4899" w:author="PR Preview" w:date="2026-01-01T00:00:00Z">
        <w:r>
          <w:delText xml:space="preserve">$\mathord{\smash[b]{\underset{\raise.3ex\hbox{$\scriptstyle\sim$}}{a}}\vphantom{a}}_1, \ldots, \mathord{\smash[b]{\underset{\raise.3ex\hbox{$\scriptstyle\sim$}}{a}}\vphantom{a}}_n$</w:delText>
        </w:r>
      </w:del>
      <w:del w:id="4900" w:author="PR Preview" w:date="2026-01-01T00:00:00Z">
        <w:r>
          <w:delText xml:space="preserve">,</w:delText>
        </w:r>
      </w:del>
      <w:del w:id="4901" w:author="PR Preview" w:date="2026-01-01T00:00:00Z">
        <w:r>
          <w:delText xml:space="preserve"> </w:delText>
        </w:r>
      </w:del>
      <w:del w:id="4902" w:author="PR Preview" w:date="2026-01-01T00:00:00Z">
        <w:r>
          <w:delText xml:space="preserve">and let</w:delText>
        </w:r>
      </w:del>
      <w:del w:id="4903"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4904" w:author="PR Preview" w:date="2026-01-01T00:00:00Z">
        <w:r>
          <w:delText xml:space="preserve"> </w:delText>
        </w:r>
      </w:del>
      <w:del w:id="4905" w:author="PR Preview" w:date="2026-01-01T00:00:00Z">
        <w:r>
          <w:delText xml:space="preserve">(</w:delText>
        </w:r>
      </w:del>
      <w:hyperlink w:anchor="def-gram-matrix">
        <w:del w:id="4906" w:author="PR Preview" w:date="2026-01-01T00:00:00Z">
          <w:r>
            <w:rPr>
              <w:rStyle w:val="Hyperlink"/>
            </w:rPr>
            <w:delText xml:space="preserve">Definition 57</w:delText>
          </w:r>
        </w:del>
      </w:hyperlink>
      <w:del w:id="4907" w:author="PR Preview" w:date="2026-01-01T00:00:00Z">
        <w:r>
          <w:delText xml:space="preserve">).</w:delText>
        </w:r>
      </w:del>
    </w:p>
    <w:p>
      <w:pPr>
        <w:pStyle w:val="BodyText"/>
      </w:pPr>
      <w:ins w:id="4908" w:author="PR Preview" w:date="2026-01-01T00:00:00Z">
        <w:r>
          <w:rPr>
            <w:b/>
            <w:bCs/>
          </w:rPr>
          <w:t xml:space="preserve">Theorem 36 (Entries and symmetry of a Gram matrix)</w:t>
        </w:r>
      </w:ins>
      <w:ins w:id="4909" w:author="PR Preview" w:date="2026-01-01T00:00:00Z">
        <w:r>
          <w:t xml:space="preserve"> </w:t>
        </w:r>
      </w:ins>
      <w:ins w:id="4910" w:author="PR Preview" w:date="2026-01-01T00:00:00Z">
        <w:r>
          <w:t xml:space="preserve">Let</w:t>
        </w:r>
      </w:ins>
      <w:ins w:id="4911" w:author="PR Preview" w:date="2026-01-01T00:00:00Z">
        <w:r>
          <w:t xml:space="preserve"> </w:t>
        </w:r>
      </w:ins>
      <m:oMath>
        <m:r>
          <m:rPr>
            <m:sty m:val="bi"/>
          </m:rPr>
          <m:t>A</m:t>
        </m:r>
      </m:oMath>
      <w:ins w:id="4912" w:author="PR Preview" w:date="2026-01-01T00:00:00Z">
        <w:r>
          <w:t xml:space="preserve"> </w:t>
        </w:r>
      </w:ins>
      <w:ins w:id="4913" w:author="PR Preview" w:date="2026-01-01T00:00:00Z">
        <w:r>
          <w:t xml:space="preserve">be an</w:t>
        </w:r>
      </w:ins>
      <w:ins w:id="4914" w:author="PR Preview" w:date="2026-01-01T00:00:00Z">
        <w:r>
          <w:t xml:space="preserve"> </w:t>
        </w:r>
      </w:ins>
      <m:oMath>
        <m:r>
          <m:t>m</m:t>
        </m:r>
        <m:r>
          <m:rPr>
            <m:sty m:val="p"/>
          </m:rPr>
          <m:t>×</m:t>
        </m:r>
        <m:r>
          <m:t>n</m:t>
        </m:r>
      </m:oMath>
      <w:ins w:id="4915" w:author="PR Preview" w:date="2026-01-01T00:00:00Z">
        <w:r>
          <w:t xml:space="preserve"> </w:t>
        </w:r>
      </w:ins>
      <w:ins w:id="4916" w:author="PR Preview" w:date="2026-01-01T00:00:00Z">
        <w:r>
          <w:t xml:space="preserve">matrix with columns</w:t>
        </w:r>
      </w:ins>
      <w:ins w:id="4917" w:author="PR Preview" w:date="2026-01-01T00:00:00Z">
        <w:r>
          <w:t xml:space="preserve"> </w:t>
        </w:r>
      </w:ins>
      <w:ins w:id="4918" w:author="PR Preview" w:date="2026-01-01T00:00:00Z">
        <w:r>
          <w:t xml:space="preserve">$\mathord{\smash[b]{\underset{\raise.3ex\hbox{$\scriptstyle\sim$}}{a}}\vphantom{a}}_1, \ldots, \mathord{\smash[b]{\underset{\raise.3ex\hbox{$\scriptstyle\sim$}}{a}}\vphantom{a}}_n$</w:t>
        </w:r>
      </w:ins>
      <w:ins w:id="4919" w:author="PR Preview" w:date="2026-01-01T00:00:00Z">
        <w:r>
          <w:t xml:space="preserve">,</w:t>
        </w:r>
      </w:ins>
      <w:ins w:id="4920" w:author="PR Preview" w:date="2026-01-01T00:00:00Z">
        <w:r>
          <w:t xml:space="preserve"> </w:t>
        </w:r>
      </w:ins>
      <w:ins w:id="4921" w:author="PR Preview" w:date="2026-01-01T00:00:00Z">
        <w:r>
          <w:t xml:space="preserve">and let</w:t>
        </w:r>
      </w:ins>
      <w:ins w:id="4922"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4923" w:author="PR Preview" w:date="2026-01-01T00:00:00Z">
        <w:r>
          <w:t xml:space="preserve"> </w:t>
        </w:r>
      </w:ins>
      <w:ins w:id="4924" w:author="PR Preview" w:date="2026-01-01T00:00:00Z">
        <w:r>
          <w:t xml:space="preserve">(</w:t>
        </w:r>
      </w:ins>
      <w:hyperlink w:anchor="def-gram-matrix">
        <w:ins w:id="4925" w:author="PR Preview" w:date="2026-01-01T00:00:00Z">
          <w:r>
            <w:rPr>
              <w:rStyle w:val="Hyperlink"/>
            </w:rPr>
            <w:t xml:space="preserve">Definition 57</w:t>
          </w:r>
        </w:ins>
      </w:hyperlink>
      <w:ins w:id="4926" w:author="PR Preview" w:date="2026-01-01T00:00:00Z">
        <w:r>
          <w:t xml:space="preserve">).</w:t>
        </w:r>
      </w:ins>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del w:id="4927" w:author="PR Preview" w:date="2026-01-01T00:00:00Z">
        <w:r>
          <w:delTex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delText>
        </w:r>
      </w:del>
    </w:p>
    <w:p>
      <w:pPr>
        <w:pStyle w:val="FirstParagraph"/>
      </w:pPr>
      <w:del w:id="4928" w:author="PR Preview" w:date="2026-01-01T00:00:00Z">
        <w:r>
          <w:rPr>
            <w:b/>
            <w:bCs/>
          </w:rPr>
          <w:delText xml:space="preserve">Example 65 (Checking the properties on a small Gram matrix)</w:delText>
        </w:r>
      </w:del>
      <w:del w:id="4929" w:author="PR Preview" w:date="2026-01-01T00:00:00Z">
        <w:r>
          <w:delText xml:space="preserve"> </w:delText>
        </w:r>
      </w:del>
      <w:del w:id="4930" w:author="PR Preview" w:date="2026-01-01T00:00:00Z">
        <w:r>
          <w:delText xml:space="preserve">For</w:delText>
        </w:r>
      </w:del>
      <w:del w:id="4931" w:author="PR Preview" w:date="2026-01-01T00:00:00Z">
        <w:r>
          <w:delText xml:space="preserve"> </w:delText>
        </w:r>
      </w:del>
      <m:oMath>
        <m:r>
          <m:rPr>
            <m:sty m:val="bi"/>
          </m:rPr>
          <m:t>A</m:t>
        </m:r>
      </m:oMath>
      <w:del w:id="4932" w:author="PR Preview" w:date="2026-01-01T00:00:00Z">
        <w:r>
          <w:delText xml:space="preserve"> </w:delText>
        </w:r>
      </w:del>
      <w:del w:id="4933" w:author="PR Preview" w:date="2026-01-01T00:00:00Z">
        <w:r>
          <w:delText xml:space="preserve">in</w:delText>
        </w:r>
      </w:del>
      <w:del w:id="4934" w:author="PR Preview" w:date="2026-01-01T00:00:00Z">
        <w:r>
          <w:delText xml:space="preserve"> </w:delText>
        </w:r>
      </w:del>
      <w:hyperlink w:anchor="exm-gram-matrix">
        <w:del w:id="4935" w:author="PR Preview" w:date="2026-01-01T00:00:00Z">
          <w:r>
            <w:rPr>
              <w:rStyle w:val="Hyperlink"/>
            </w:rPr>
            <w:delText xml:space="preserve">Example 64</w:delText>
          </w:r>
        </w:del>
      </w:hyperlink>
      <w:del w:id="4936" w:author="PR Preview" w:date="2026-01-01T00:00:00Z">
        <w:r>
          <w:delText xml:space="preserve">,</w:delText>
        </w:r>
      </w:del>
      <w:del w:id="4937"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4938" w:author="PR Preview" w:date="2026-01-01T00:00:00Z">
        <w:r>
          <w:delText xml:space="preserve">.</w:delText>
        </w:r>
      </w:del>
      <w:del w:id="4939" w:author="PR Preview" w:date="2026-01-01T00:00:00Z">
        <w:r>
          <w:delText xml:space="preserve"> </w:delText>
        </w:r>
      </w:del>
      <w:del w:id="4940" w:author="PR Preview" w:date="2026-01-01T00:00:00Z">
        <w:r>
          <w:delText xml:space="preserve">It is symmetric:</w:delText>
        </w:r>
      </w:del>
      <w:del w:id="4941"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4942" w:author="PR Preview" w:date="2026-01-01T00:00:00Z">
        <w:r>
          <w:delText xml:space="preserve">.</w:delText>
        </w:r>
      </w:del>
      <w:del w:id="4943" w:author="PR Preview" w:date="2026-01-01T00:00:00Z">
        <w:r>
          <w:delText xml:space="preserve"> </w:delText>
        </w:r>
      </w:del>
      <w:del w:id="4944" w:author="PR Preview" w:date="2026-01-01T00:00:00Z">
        <w:r>
          <w:delText xml:space="preserve">Take</w:delText>
        </w:r>
      </w:del>
      <w:del w:id="4945" w:author="PR Preview" w:date="2026-01-01T00:00:00Z">
        <w:r>
          <w:delText xml:space="preserve"> </w:delText>
        </w:r>
      </w:del>
      <w:del w:id="4946" w:author="PR Preview" w:date="2026-01-01T00:00:00Z">
        <w:r>
          <w:delText xml:space="preserve">$\mathord{\smash[b]{\underset{\raise.3ex\hbox{$\scriptstyle\sim$}}{x}}\vphantom{x}}= (1, -1)$</w:delText>
        </w:r>
      </w:del>
      <w:del w:id="4947" w:author="PR Preview" w:date="2026-01-01T00:00:00Z">
        <w:r>
          <w:delText xml:space="preserve">. Then</w:delText>
        </w:r>
      </w:del>
    </w:p>
    <w:p>
      <w:pPr>
        <w:pStyle w:val="BodyText"/>
      </w:pPr>
      <w:ins w:id="4948"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ins>
    </w:p>
    <w:bookmarkStart w:id="259" w:name="exm-gram-properties"/>
    <w:p>
      <w:pPr>
        <w:pStyle w:val="FirstParagraph"/>
      </w:pPr>
      <w:ins w:id="4949" w:author="PR Preview" w:date="2026-01-01T00:00:00Z">
        <w:r>
          <w:rPr>
            <w:b/>
            <w:bCs/>
          </w:rPr>
          <w:t xml:space="preserve">Example 64 (Checking the properties on a small Gram matrix)</w:t>
        </w:r>
      </w:ins>
      <w:ins w:id="4950" w:author="PR Preview" w:date="2026-01-01T00:00:00Z">
        <w:r>
          <w:t xml:space="preserve"> </w:t>
        </w:r>
      </w:ins>
      <w:ins w:id="4951" w:author="PR Preview" w:date="2026-01-01T00:00:00Z">
        <w:r>
          <w:t xml:space="preserve">For</w:t>
        </w:r>
      </w:ins>
      <w:ins w:id="4952" w:author="PR Preview" w:date="2026-01-01T00:00:00Z">
        <w:r>
          <w:t xml:space="preserve"> </w:t>
        </w:r>
      </w:ins>
      <m:oMath>
        <m:r>
          <m:rPr>
            <m:sty m:val="bi"/>
          </m:rPr>
          <m:t>A</m:t>
        </m:r>
      </m:oMath>
      <w:ins w:id="4953" w:author="PR Preview" w:date="2026-01-01T00:00:00Z">
        <w:r>
          <w:t xml:space="preserve"> </w:t>
        </w:r>
      </w:ins>
      <w:ins w:id="4954" w:author="PR Preview" w:date="2026-01-01T00:00:00Z">
        <w:r>
          <w:t xml:space="preserve">in</w:t>
        </w:r>
      </w:ins>
      <w:ins w:id="4955" w:author="PR Preview" w:date="2026-01-01T00:00:00Z">
        <w:r>
          <w:t xml:space="preserve"> </w:t>
        </w:r>
      </w:ins>
      <w:hyperlink w:anchor="exm-gram-matrix">
        <w:ins w:id="4956" w:author="PR Preview" w:date="2026-01-01T00:00:00Z">
          <w:r>
            <w:rPr>
              <w:rStyle w:val="Hyperlink"/>
            </w:rPr>
            <w:t xml:space="preserve">Example 63</w:t>
          </w:r>
        </w:ins>
      </w:hyperlink>
      <w:ins w:id="4957" w:author="PR Preview" w:date="2026-01-01T00:00:00Z">
        <w:r>
          <w:t xml:space="preserve">,</w:t>
        </w:r>
      </w:ins>
      <w:ins w:id="495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4959" w:author="PR Preview" w:date="2026-01-01T00:00:00Z">
        <w:r>
          <w:t xml:space="preserve">.</w:t>
        </w:r>
      </w:ins>
      <w:ins w:id="4960" w:author="PR Preview" w:date="2026-01-01T00:00:00Z">
        <w:r>
          <w:t xml:space="preserve"> </w:t>
        </w:r>
      </w:ins>
      <w:ins w:id="4961" w:author="PR Preview" w:date="2026-01-01T00:00:00Z">
        <w:r>
          <w:t xml:space="preserve">It is symmetric:</w:t>
        </w:r>
      </w:ins>
      <w:ins w:id="4962" w:author="PR Preview" w:date="2026-01-01T00:00:00Z">
        <w:r>
          <w:t xml:space="preserve"> </w:t>
        </w:r>
      </w:ins>
      <m:oMath>
        <m:sSub>
          <m:e>
            <m:r>
              <m:t>g</m:t>
            </m:r>
          </m:e>
          <m:sub>
            <m:r>
              <m:t>12</m:t>
            </m:r>
          </m:sub>
        </m:sSub>
        <m:r>
          <m:rPr>
            <m:sty m:val="p"/>
          </m:rPr>
          <m:t>=</m:t>
        </m:r>
        <m:sSub>
          <m:e>
            <m:r>
              <m:t>g</m:t>
            </m:r>
          </m:e>
          <m:sub>
            <m:r>
              <m:t>21</m:t>
            </m:r>
          </m:sub>
        </m:sSub>
        <m:r>
          <m:rPr>
            <m:sty m:val="p"/>
          </m:rPr>
          <m:t>=</m:t>
        </m:r>
        <m:r>
          <m:t>1</m:t>
        </m:r>
      </m:oMath>
      <w:ins w:id="4963" w:author="PR Preview" w:date="2026-01-01T00:00:00Z">
        <w:r>
          <w:t xml:space="preserve">.</w:t>
        </w:r>
      </w:ins>
      <w:ins w:id="4964" w:author="PR Preview" w:date="2026-01-01T00:00:00Z">
        <w:r>
          <w:t xml:space="preserve"> </w:t>
        </w:r>
      </w:ins>
      <w:ins w:id="4965" w:author="PR Preview" w:date="2026-01-01T00:00:00Z">
        <w:r>
          <w:t xml:space="preserve">Take</w:t>
        </w:r>
      </w:ins>
      <w:ins w:id="4966" w:author="PR Preview" w:date="2026-01-01T00:00:00Z">
        <w:r>
          <w:t xml:space="preserve"> </w:t>
        </w:r>
      </w:ins>
      <w:ins w:id="4967" w:author="PR Preview" w:date="2026-01-01T00:00:00Z">
        <w:r>
          <w:t xml:space="preserve">$\mathord{\smash[b]{\underset{\raise.3ex\hbox{$\scriptstyle\sim$}}{x}}\vphantom{x}}= (1, -1)$</w:t>
        </w:r>
      </w:ins>
      <w:ins w:id="4968" w:author="PR Preview" w:date="2026-01-01T00:00:00Z">
        <w:r>
          <w:t xml:space="preserve">. Then</w:t>
        </w:r>
      </w:ins>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del w:id="4969" w:author="PR Preview" w:date="2026-01-01T00:00:00Z">
        <w:r>
          <w:rPr>
            <w:b/>
            <w:bCs/>
          </w:rPr>
          <w:delText xml:space="preserve">Theorem 38 (</w:delText>
        </w:r>
      </w:del>
      <m:oMath>
        <m:sSup>
          <m:e>
            <m:r>
              <m:rPr>
                <m:sty m:val="bi"/>
              </m:rPr>
              <m:t>A</m:t>
            </m:r>
          </m:e>
          <m:sup>
            <m:r>
              <m:rPr>
                <m:sty m:val="p"/>
              </m:rPr>
              <m:t>⊤</m:t>
            </m:r>
          </m:sup>
        </m:sSup>
        <m:r>
          <m:rPr>
            <m:sty m:val="bi"/>
          </m:rPr>
          <m:t>A</m:t>
        </m:r>
      </m:oMath>
      <w:del w:id="4970" w:author="PR Preview" w:date="2026-01-01T00:00:00Z">
        <w:r>
          <w:rPr>
            <w:b/>
            <w:bCs/>
          </w:rPr>
          <w:delText xml:space="preserve"> </w:delText>
        </w:r>
      </w:del>
      <w:del w:id="4971" w:author="PR Preview" w:date="2026-01-01T00:00:00Z">
        <w:r>
          <w:rPr>
            <w:b/>
            <w:bCs/>
          </w:rPr>
          <w:delText xml:space="preserve">has the same null space as</w:delText>
        </w:r>
      </w:del>
      <w:del w:id="4972" w:author="PR Preview" w:date="2026-01-01T00:00:00Z">
        <w:r>
          <w:rPr>
            <w:b/>
            <w:bCs/>
          </w:rPr>
          <w:delText xml:space="preserve"> </w:delText>
        </w:r>
      </w:del>
      <m:oMath>
        <m:r>
          <m:rPr>
            <m:sty m:val="bi"/>
          </m:rPr>
          <m:t>A</m:t>
        </m:r>
      </m:oMath>
      <w:del w:id="4973" w:author="PR Preview" w:date="2026-01-01T00:00:00Z">
        <w:r>
          <w:rPr>
            <w:b/>
            <w:bCs/>
          </w:rPr>
          <w:delText xml:space="preserve">)</w:delText>
        </w:r>
      </w:del>
      <w:del w:id="4974" w:author="PR Preview" w:date="2026-01-01T00:00:00Z">
        <w:r>
          <w:delText xml:space="preserve"> </w:delText>
        </w:r>
      </w:del>
      <w:del w:id="4975" w:author="PR Preview" w:date="2026-01-01T00:00:00Z">
        <w:r>
          <w:delText xml:space="preserve">For any</w:delText>
        </w:r>
      </w:del>
      <w:del w:id="4976" w:author="PR Preview" w:date="2026-01-01T00:00:00Z">
        <w:r>
          <w:delText xml:space="preserve"> </w:delText>
        </w:r>
      </w:del>
      <m:oMath>
        <m:r>
          <m:t>m</m:t>
        </m:r>
        <m:r>
          <m:rPr>
            <m:sty m:val="p"/>
          </m:rPr>
          <m:t>×</m:t>
        </m:r>
        <m:r>
          <m:t>n</m:t>
        </m:r>
      </m:oMath>
      <w:del w:id="4977" w:author="PR Preview" w:date="2026-01-01T00:00:00Z">
        <w:r>
          <w:delText xml:space="preserve"> </w:delText>
        </w:r>
      </w:del>
      <w:del w:id="4978" w:author="PR Preview" w:date="2026-01-01T00:00:00Z">
        <w:r>
          <w:delText xml:space="preserve">matrix</w:delText>
        </w:r>
      </w:del>
      <w:del w:id="4979" w:author="PR Preview" w:date="2026-01-01T00:00:00Z">
        <w:r>
          <w:delText xml:space="preserve"> </w:delText>
        </w:r>
      </w:del>
      <m:oMath>
        <m:r>
          <m:rPr>
            <m:sty m:val="bi"/>
          </m:rPr>
          <m:t>A</m:t>
        </m:r>
      </m:oMath>
      <w:del w:id="4980" w:author="PR Preview" w:date="2026-01-01T00:00:00Z">
        <w:r>
          <w:delText xml:space="preserve">,</w:delText>
        </w:r>
      </w:del>
    </w:p>
    <w:p>
      <w:pPr>
        <w:pStyle w:val="BodyText"/>
      </w:pPr>
      <w:ins w:id="4981" w:author="PR Preview" w:date="2026-01-01T00:00:00Z">
        <w:r>
          <w:rPr>
            <w:b/>
            <w:bCs/>
          </w:rPr>
          <w:t xml:space="preserve">Theorem 37 (</w:t>
        </w:r>
      </w:ins>
      <m:oMath>
        <m:sSup>
          <m:e>
            <m:r>
              <m:rPr>
                <m:sty m:val="bi"/>
              </m:rPr>
              <m:t>A</m:t>
            </m:r>
          </m:e>
          <m:sup>
            <m:r>
              <m:rPr>
                <m:sty m:val="p"/>
              </m:rPr>
              <m:t>⊤</m:t>
            </m:r>
          </m:sup>
        </m:sSup>
        <m:r>
          <m:rPr>
            <m:sty m:val="bi"/>
          </m:rPr>
          <m:t>A</m:t>
        </m:r>
      </m:oMath>
      <w:ins w:id="4982" w:author="PR Preview" w:date="2026-01-01T00:00:00Z">
        <w:r>
          <w:rPr>
            <w:b/>
            <w:bCs/>
          </w:rPr>
          <w:t xml:space="preserve"> </w:t>
        </w:r>
      </w:ins>
      <w:ins w:id="4983" w:author="PR Preview" w:date="2026-01-01T00:00:00Z">
        <w:r>
          <w:rPr>
            <w:b/>
            <w:bCs/>
          </w:rPr>
          <w:t xml:space="preserve">has the same null space as</w:t>
        </w:r>
      </w:ins>
      <w:ins w:id="4984" w:author="PR Preview" w:date="2026-01-01T00:00:00Z">
        <w:r>
          <w:rPr>
            <w:b/>
            <w:bCs/>
          </w:rPr>
          <w:t xml:space="preserve"> </w:t>
        </w:r>
      </w:ins>
      <m:oMath>
        <m:r>
          <m:rPr>
            <m:sty m:val="bi"/>
          </m:rPr>
          <m:t>A</m:t>
        </m:r>
      </m:oMath>
      <w:ins w:id="4985" w:author="PR Preview" w:date="2026-01-01T00:00:00Z">
        <w:r>
          <w:rPr>
            <w:b/>
            <w:bCs/>
          </w:rPr>
          <w:t xml:space="preserve">)</w:t>
        </w:r>
      </w:ins>
      <w:ins w:id="4986" w:author="PR Preview" w:date="2026-01-01T00:00:00Z">
        <w:r>
          <w:t xml:space="preserve"> </w:t>
        </w:r>
      </w:ins>
      <w:ins w:id="4987" w:author="PR Preview" w:date="2026-01-01T00:00:00Z">
        <w:r>
          <w:t xml:space="preserve">For any</w:t>
        </w:r>
      </w:ins>
      <w:ins w:id="4988" w:author="PR Preview" w:date="2026-01-01T00:00:00Z">
        <w:r>
          <w:t xml:space="preserve"> </w:t>
        </w:r>
      </w:ins>
      <m:oMath>
        <m:r>
          <m:t>m</m:t>
        </m:r>
        <m:r>
          <m:rPr>
            <m:sty m:val="p"/>
          </m:rPr>
          <m:t>×</m:t>
        </m:r>
        <m:r>
          <m:t>n</m:t>
        </m:r>
      </m:oMath>
      <w:ins w:id="4989" w:author="PR Preview" w:date="2026-01-01T00:00:00Z">
        <w:r>
          <w:t xml:space="preserve"> </w:t>
        </w:r>
      </w:ins>
      <w:ins w:id="4990" w:author="PR Preview" w:date="2026-01-01T00:00:00Z">
        <w:r>
          <w:t xml:space="preserve">matrix</w:t>
        </w:r>
      </w:ins>
      <w:ins w:id="4991" w:author="PR Preview" w:date="2026-01-01T00:00:00Z">
        <w:r>
          <w:t xml:space="preserve"> </w:t>
        </w:r>
      </w:ins>
      <m:oMath>
        <m:r>
          <m:rPr>
            <m:sty m:val="bi"/>
          </m:rPr>
          <m:t>A</m:t>
        </m:r>
      </m:oMath>
      <w:ins w:id="4992" w:author="PR Preview" w:date="2026-01-01T00:00:00Z">
        <w:r>
          <w:t xml:space="preserve">,</w:t>
        </w:r>
      </w:ins>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del w:id="4993" w:author="PR Preview" w:date="2026-01-01T00:00:00Z">
        <w:r>
          <w:delTex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delText>
        </w:r>
      </w:del>
    </w:p>
    <w:p>
      <w:pPr>
        <w:pStyle w:val="BodyText"/>
      </w:pPr>
      <w:ins w:id="4994"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ins>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del w:id="4995" w:author="PR Preview" w:date="2026-01-01T00:00:00Z">
        <w:r>
          <w:rPr>
            <w:b/>
            <w:bCs/>
          </w:rPr>
          <w:delText xml:space="preserve">Example 66 (The null space of a Gram matrix)</w:delText>
        </w:r>
      </w:del>
      <w:del w:id="4996" w:author="PR Preview" w:date="2026-01-01T00:00:00Z">
        <w:r>
          <w:delText xml:space="preserve"> </w:delText>
        </w:r>
      </w:del>
      <w:del w:id="4997" w:author="PR Preview" w:date="2026-01-01T00:00:00Z">
        <w:r>
          <w:delText xml:space="preserve">For</w:delText>
        </w:r>
      </w:del>
      <w:del w:id="4998" w:author="PR Preview" w:date="2026-01-01T00:00:00Z">
        <w:r>
          <w:delText xml:space="preserve"> </w:delText>
        </w:r>
      </w:del>
      <m:oMath>
        <m:r>
          <m:rPr>
            <m:sty m:val="bi"/>
          </m:rPr>
          <m:t>A</m:t>
        </m:r>
      </m:oMath>
      <w:del w:id="4999" w:author="PR Preview" w:date="2026-01-01T00:00:00Z">
        <w:r>
          <w:delText xml:space="preserve"> </w:delText>
        </w:r>
      </w:del>
      <w:del w:id="5000" w:author="PR Preview" w:date="2026-01-01T00:00:00Z">
        <w:r>
          <w:delText xml:space="preserve">in</w:delText>
        </w:r>
      </w:del>
      <w:del w:id="5001" w:author="PR Preview" w:date="2026-01-01T00:00:00Z">
        <w:r>
          <w:delText xml:space="preserve"> </w:delText>
        </w:r>
      </w:del>
      <w:hyperlink w:anchor="exm-column-space">
        <w:del w:id="5002" w:author="PR Preview" w:date="2026-01-01T00:00:00Z">
          <w:r>
            <w:rPr>
              <w:rStyle w:val="Hyperlink"/>
            </w:rPr>
            <w:delText xml:space="preserve">Example 57</w:delText>
          </w:r>
        </w:del>
      </w:hyperlink>
      <w:del w:id="5003"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5004" w:author="PR Preview" w:date="2026-01-01T00:00:00Z">
        <w:r>
          <w:delText xml:space="preserve">Every row is a multiple of</w:delText>
        </w:r>
      </w:del>
      <w:del w:id="5005"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5006" w:author="PR Preview" w:date="2026-01-01T00:00:00Z">
        <w:r>
          <w:delText xml:space="preserve">,</w:delText>
        </w:r>
      </w:del>
      <w:del w:id="5007" w:author="PR Preview" w:date="2026-01-01T00:00:00Z">
        <w:r>
          <w:delText xml:space="preserve"> </w:delText>
        </w:r>
      </w:del>
      <w:del w:id="5008" w:author="PR Preview" w:date="2026-01-01T00:00:00Z">
        <w:r>
          <w:delText xml:space="preserve">so</w:delText>
        </w:r>
      </w:del>
      <w:del w:id="5009" w:author="PR Preview" w:date="2026-01-01T00:00:00Z">
        <w:r>
          <w:delText xml:space="preserve"> </w:delText>
        </w:r>
      </w:del>
      <w:del w:id="5010" w:author="PR Preview" w:date="2026-01-01T00:00:00Z">
        <w:r>
          <w:delText xml:space="preserve">${\mathbf{A}}^{\top} \mathbf{A} \mathord{\smash[b]{\underset{\raise.3ex\hbox{$\scriptstyle\sim$}}{x}}\vphantom{x}} = \mathord{\smash[b]{\underset{\raise.3ex\hbox{$\scriptstyle\sim$}}{0}}\vphantom{0}}_3$</w:delText>
        </w:r>
      </w:del>
      <w:del w:id="5011" w:author="PR Preview" w:date="2026-01-01T00:00:00Z">
        <w:r>
          <w:delText xml:space="preserve"> </w:delText>
        </w:r>
      </w:del>
      <w:del w:id="5012" w:author="PR Preview" w:date="2026-01-01T00:00:00Z">
        <w:r>
          <w:delText xml:space="preserve">exactly when</w:delText>
        </w:r>
      </w:del>
      <w:del w:id="5013"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5014" w:author="PR Preview" w:date="2026-01-01T00:00:00Z">
        <w:r>
          <w:delText xml:space="preserve">,</w:delText>
        </w:r>
      </w:del>
      <w:del w:id="5015" w:author="PR Preview" w:date="2026-01-01T00:00:00Z">
        <w:r>
          <w:delText xml:space="preserve"> </w:delText>
        </w:r>
      </w:del>
      <w:del w:id="5016" w:author="PR Preview" w:date="2026-01-01T00:00:00Z">
        <w:r>
          <w:delText xml:space="preserve">the same condition as for</w:delText>
        </w:r>
      </w:del>
      <w:del w:id="5017" w:author="PR Preview" w:date="2026-01-01T00:00:00Z">
        <w:r>
          <w:delText xml:space="preserve"> </w:delText>
        </w:r>
      </w:del>
      <m:oMath>
        <m:r>
          <m:rPr>
            <m:scr m:val="script"/>
            <m:sty m:val="p"/>
          </m:rPr>
          <m:t>N</m:t>
        </m:r>
        <m:r>
          <m:rPr>
            <m:sty m:val="p"/>
          </m:rPr>
          <m:t>(</m:t>
        </m:r>
        <m:r>
          <m:rPr>
            <m:sty m:val="bi"/>
          </m:rPr>
          <m:t>A</m:t>
        </m:r>
        <m:r>
          <m:rPr>
            <m:sty m:val="p"/>
          </m:rPr>
          <m:t>)</m:t>
        </m:r>
      </m:oMath>
      <w:del w:id="5018" w:author="PR Preview" w:date="2026-01-01T00:00:00Z">
        <w:r>
          <w:delText xml:space="preserve"> </w:delText>
        </w:r>
      </w:del>
      <w:del w:id="5019" w:author="PR Preview" w:date="2026-01-01T00:00:00Z">
        <w:r>
          <w:delText xml:space="preserve">in</w:delText>
        </w:r>
      </w:del>
      <w:del w:id="5020" w:author="PR Preview" w:date="2026-01-01T00:00:00Z">
        <w:r>
          <w:delText xml:space="preserve"> </w:delText>
        </w:r>
      </w:del>
      <w:hyperlink w:anchor="exm-null-space">
        <w:del w:id="5021" w:author="PR Preview" w:date="2026-01-01T00:00:00Z">
          <w:r>
            <w:rPr>
              <w:rStyle w:val="Hyperlink"/>
            </w:rPr>
            <w:delText xml:space="preserve">Example 59</w:delText>
          </w:r>
        </w:del>
      </w:hyperlink>
      <w:del w:id="5022" w:author="PR Preview" w:date="2026-01-01T00:00:00Z">
        <w:r>
          <w:delText xml:space="preserve">.</w:delText>
        </w:r>
      </w:del>
    </w:p>
    <w:p>
      <w:pPr>
        <w:pStyle w:val="BodyText"/>
      </w:pPr>
      <w:ins w:id="5023" w:author="PR Preview" w:date="2026-01-01T00:00:00Z">
        <w:r>
          <w:rPr>
            <w:b/>
            <w:bCs/>
          </w:rPr>
          <w:t xml:space="preserve">Example 65 (The null space of a Gram matrix)</w:t>
        </w:r>
      </w:ins>
      <w:ins w:id="5024" w:author="PR Preview" w:date="2026-01-01T00:00:00Z">
        <w:r>
          <w:t xml:space="preserve"> </w:t>
        </w:r>
      </w:ins>
      <w:ins w:id="5025" w:author="PR Preview" w:date="2026-01-01T00:00:00Z">
        <w:r>
          <w:t xml:space="preserve">For</w:t>
        </w:r>
      </w:ins>
      <w:ins w:id="5026" w:author="PR Preview" w:date="2026-01-01T00:00:00Z">
        <w:r>
          <w:t xml:space="preserve"> </w:t>
        </w:r>
      </w:ins>
      <m:oMath>
        <m:r>
          <m:rPr>
            <m:sty m:val="bi"/>
          </m:rPr>
          <m:t>A</m:t>
        </m:r>
      </m:oMath>
      <w:ins w:id="5027" w:author="PR Preview" w:date="2026-01-01T00:00:00Z">
        <w:r>
          <w:t xml:space="preserve"> </w:t>
        </w:r>
      </w:ins>
      <w:ins w:id="5028" w:author="PR Preview" w:date="2026-01-01T00:00:00Z">
        <w:r>
          <w:t xml:space="preserve">in</w:t>
        </w:r>
      </w:ins>
      <w:ins w:id="5029" w:author="PR Preview" w:date="2026-01-01T00:00:00Z">
        <w:r>
          <w:t xml:space="preserve"> </w:t>
        </w:r>
      </w:ins>
      <w:hyperlink w:anchor="exm-column-space">
        <w:ins w:id="5030" w:author="PR Preview" w:date="2026-01-01T00:00:00Z">
          <w:r>
            <w:rPr>
              <w:rStyle w:val="Hyperlink"/>
            </w:rPr>
            <w:t xml:space="preserve">Example 56</w:t>
          </w:r>
        </w:ins>
      </w:hyperlink>
      <w:ins w:id="5031"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ins w:id="5032" w:author="PR Preview" w:date="2026-01-01T00:00:00Z">
        <w:r>
          <w:t xml:space="preserve">Every row is a multiple of</w:t>
        </w:r>
      </w:ins>
      <w:ins w:id="5033"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5034" w:author="PR Preview" w:date="2026-01-01T00:00:00Z">
        <w:r>
          <w:t xml:space="preserve">,</w:t>
        </w:r>
      </w:ins>
      <w:ins w:id="5035" w:author="PR Preview" w:date="2026-01-01T00:00:00Z">
        <w:r>
          <w:t xml:space="preserve"> </w:t>
        </w:r>
      </w:ins>
      <w:ins w:id="5036" w:author="PR Preview" w:date="2026-01-01T00:00:00Z">
        <w:r>
          <w:t xml:space="preserve">so</w:t>
        </w:r>
      </w:ins>
      <w:ins w:id="5037" w:author="PR Preview" w:date="2026-01-01T00:00:00Z">
        <w:r>
          <w:t xml:space="preserve"> </w:t>
        </w:r>
      </w:ins>
      <w:ins w:id="5038" w:author="PR Preview" w:date="2026-01-01T00:00:00Z">
        <w:r>
          <w:t xml:space="preserve">${\mathbf{A}}^{\top} \mathbf{A} \mathord{\smash[b]{\underset{\raise.3ex\hbox{$\scriptstyle\sim$}}{x}}\vphantom{x}} = \mathord{\smash[b]{\underset{\raise.3ex\hbox{$\scriptstyle\sim$}}{0}}\vphantom{0}}_3$</w:t>
        </w:r>
      </w:ins>
      <w:ins w:id="5039" w:author="PR Preview" w:date="2026-01-01T00:00:00Z">
        <w:r>
          <w:t xml:space="preserve"> </w:t>
        </w:r>
      </w:ins>
      <w:ins w:id="5040" w:author="PR Preview" w:date="2026-01-01T00:00:00Z">
        <w:r>
          <w:t xml:space="preserve">exactly when</w:t>
        </w:r>
      </w:ins>
      <w:ins w:id="5041"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5042" w:author="PR Preview" w:date="2026-01-01T00:00:00Z">
        <w:r>
          <w:t xml:space="preserve">,</w:t>
        </w:r>
      </w:ins>
      <w:ins w:id="5043" w:author="PR Preview" w:date="2026-01-01T00:00:00Z">
        <w:r>
          <w:t xml:space="preserve"> </w:t>
        </w:r>
      </w:ins>
      <w:ins w:id="5044" w:author="PR Preview" w:date="2026-01-01T00:00:00Z">
        <w:r>
          <w:t xml:space="preserve">the same condition as for</w:t>
        </w:r>
      </w:ins>
      <w:ins w:id="5045" w:author="PR Preview" w:date="2026-01-01T00:00:00Z">
        <w:r>
          <w:t xml:space="preserve"> </w:t>
        </w:r>
      </w:ins>
      <m:oMath>
        <m:r>
          <m:rPr>
            <m:scr m:val="script"/>
            <m:sty m:val="p"/>
          </m:rPr>
          <m:t>N</m:t>
        </m:r>
        <m:r>
          <m:rPr>
            <m:sty m:val="p"/>
          </m:rPr>
          <m:t>(</m:t>
        </m:r>
        <m:r>
          <m:rPr>
            <m:sty m:val="bi"/>
          </m:rPr>
          <m:t>A</m:t>
        </m:r>
        <m:r>
          <m:rPr>
            <m:sty m:val="p"/>
          </m:rPr>
          <m:t>)</m:t>
        </m:r>
      </m:oMath>
      <w:ins w:id="5046" w:author="PR Preview" w:date="2026-01-01T00:00:00Z">
        <w:r>
          <w:t xml:space="preserve"> </w:t>
        </w:r>
      </w:ins>
      <w:ins w:id="5047" w:author="PR Preview" w:date="2026-01-01T00:00:00Z">
        <w:r>
          <w:t xml:space="preserve">in</w:t>
        </w:r>
      </w:ins>
      <w:ins w:id="5048" w:author="PR Preview" w:date="2026-01-01T00:00:00Z">
        <w:r>
          <w:t xml:space="preserve"> </w:t>
        </w:r>
      </w:ins>
      <w:hyperlink w:anchor="exm-null-space">
        <w:ins w:id="5049" w:author="PR Preview" w:date="2026-01-01T00:00:00Z">
          <w:r>
            <w:rPr>
              <w:rStyle w:val="Hyperlink"/>
            </w:rPr>
            <w:t xml:space="preserve">Example 58</w:t>
          </w:r>
        </w:ins>
      </w:hyperlink>
      <w:ins w:id="5050" w:author="PR Preview" w:date="2026-01-01T00:00:00Z">
        <w:r>
          <w:t xml:space="preserve">.</w:t>
        </w:r>
      </w:ins>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del w:id="5051" w:author="PR Preview" w:date="2026-01-01T00:00:00Z">
        <w:r>
          <w:rPr>
            <w:b/>
            <w:bCs/>
          </w:rPr>
          <w:delText xml:space="preserve">Theorem 39 (The rank is the dimension of the column space)</w:delText>
        </w:r>
      </w:del>
      <w:del w:id="5052" w:author="PR Preview" w:date="2026-01-01T00:00:00Z">
        <w:r>
          <w:delText xml:space="preserve"> </w:delText>
        </w:r>
      </w:del>
      <w:del w:id="5053" w:author="PR Preview" w:date="2026-01-01T00:00:00Z">
        <w:r>
          <w:delText xml:space="preserve">For any</w:delText>
        </w:r>
      </w:del>
      <w:del w:id="5054" w:author="PR Preview" w:date="2026-01-01T00:00:00Z">
        <w:r>
          <w:delText xml:space="preserve"> </w:delText>
        </w:r>
      </w:del>
      <m:oMath>
        <m:r>
          <m:t>m</m:t>
        </m:r>
        <m:r>
          <m:rPr>
            <m:sty m:val="p"/>
          </m:rPr>
          <m:t>×</m:t>
        </m:r>
        <m:r>
          <m:t>n</m:t>
        </m:r>
      </m:oMath>
      <w:del w:id="5055" w:author="PR Preview" w:date="2026-01-01T00:00:00Z">
        <w:r>
          <w:delText xml:space="preserve"> </w:delText>
        </w:r>
      </w:del>
      <w:del w:id="5056" w:author="PR Preview" w:date="2026-01-01T00:00:00Z">
        <w:r>
          <w:delText xml:space="preserve">matrix</w:delText>
        </w:r>
      </w:del>
      <w:del w:id="5057" w:author="PR Preview" w:date="2026-01-01T00:00:00Z">
        <w:r>
          <w:delText xml:space="preserve"> </w:delText>
        </w:r>
      </w:del>
      <m:oMath>
        <m:r>
          <m:rPr>
            <m:sty m:val="bi"/>
          </m:rPr>
          <m:t>A</m:t>
        </m:r>
      </m:oMath>
      <w:del w:id="5058" w:author="PR Preview" w:date="2026-01-01T00:00:00Z">
        <w:r>
          <w:delText xml:space="preserve">,</w:delText>
        </w:r>
      </w:del>
    </w:p>
    <w:p>
      <w:pPr>
        <w:pStyle w:val="BodyText"/>
      </w:pPr>
      <w:ins w:id="5059" w:author="PR Preview" w:date="2026-01-01T00:00:00Z">
        <w:r>
          <w:rPr>
            <w:b/>
            <w:bCs/>
          </w:rPr>
          <w:t xml:space="preserve">Theorem 38 (The rank is the dimension of the column space)</w:t>
        </w:r>
      </w:ins>
      <w:ins w:id="5060" w:author="PR Preview" w:date="2026-01-01T00:00:00Z">
        <w:r>
          <w:t xml:space="preserve"> </w:t>
        </w:r>
      </w:ins>
      <w:ins w:id="5061" w:author="PR Preview" w:date="2026-01-01T00:00:00Z">
        <w:r>
          <w:t xml:space="preserve">For any</w:t>
        </w:r>
      </w:ins>
      <w:ins w:id="5062" w:author="PR Preview" w:date="2026-01-01T00:00:00Z">
        <w:r>
          <w:t xml:space="preserve"> </w:t>
        </w:r>
      </w:ins>
      <m:oMath>
        <m:r>
          <m:t>m</m:t>
        </m:r>
        <m:r>
          <m:rPr>
            <m:sty m:val="p"/>
          </m:rPr>
          <m:t>×</m:t>
        </m:r>
        <m:r>
          <m:t>n</m:t>
        </m:r>
      </m:oMath>
      <w:ins w:id="5063" w:author="PR Preview" w:date="2026-01-01T00:00:00Z">
        <w:r>
          <w:t xml:space="preserve"> </w:t>
        </w:r>
      </w:ins>
      <w:ins w:id="5064" w:author="PR Preview" w:date="2026-01-01T00:00:00Z">
        <w:r>
          <w:t xml:space="preserve">matrix</w:t>
        </w:r>
      </w:ins>
      <w:ins w:id="5065" w:author="PR Preview" w:date="2026-01-01T00:00:00Z">
        <w:r>
          <w:t xml:space="preserve"> </w:t>
        </w:r>
      </w:ins>
      <m:oMath>
        <m:r>
          <m:rPr>
            <m:sty m:val="bi"/>
          </m:rPr>
          <m:t>A</m:t>
        </m:r>
      </m:oMath>
      <w:ins w:id="5066"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del w:id="5067" w:author="PR Preview" w:date="2026-01-01T00:00:00Z">
        <w:r>
          <w:rPr>
            <w:b/>
            <w:bCs/>
          </w:rPr>
          <w:delText xml:space="preserve">Every column is in the span of the chosen columns.</w:delText>
        </w:r>
      </w:del>
      <w:del w:id="5068" w:author="PR Preview" w:date="2026-01-01T00:00:00Z">
        <w:r>
          <w:delText xml:space="preserve"> </w:delText>
        </w:r>
      </w:del>
      <w:del w:id="5069" w:author="PR Preview" w:date="2026-01-01T00:00:00Z">
        <w:r>
          <w:delText xml:space="preserve">A chosen column is in that span trivially.</w:delText>
        </w:r>
      </w:del>
      <w:del w:id="5070" w:author="PR Preview" w:date="2026-01-01T00:00:00Z">
        <w:r>
          <w:delText xml:space="preserve"> </w:delText>
        </w:r>
      </w:del>
      <w:del w:id="5071" w:author="PR Preview" w:date="2026-01-01T00:00:00Z">
        <w:r>
          <w:delText xml:space="preserve">If some unchosen column</w:delText>
        </w:r>
      </w:del>
      <w:del w:id="5072" w:author="PR Preview" w:date="2026-01-01T00:00:00Z">
        <w:r>
          <w:delText xml:space="preserve"> </w:delText>
        </w:r>
      </w:del>
      <w:del w:id="5073" w:author="PR Preview" w:date="2026-01-01T00:00:00Z">
        <w:r>
          <w:delText xml:space="preserve">$\mathord{\smash[b]{\underset{\raise.3ex\hbox{$\scriptstyle\sim$}}{a}}\vphantom{a}}_j$</w:delText>
        </w:r>
      </w:del>
      <w:del w:id="5074" w:author="PR Preview" w:date="2026-01-01T00:00:00Z">
        <w:r>
          <w:delText xml:space="preserve"> </w:delText>
        </w:r>
      </w:del>
      <w:del w:id="5075" w:author="PR Preview" w:date="2026-01-01T00:00:00Z">
        <w:r>
          <w:delText xml:space="preserve">were not in the span,</w:delText>
        </w:r>
      </w:del>
      <w:del w:id="5076" w:author="PR Preview" w:date="2026-01-01T00:00:00Z">
        <w:r>
          <w:delText xml:space="preserve"> </w:delText>
        </w:r>
      </w:del>
      <w:del w:id="5077" w:author="PR Preview" w:date="2026-01-01T00:00:00Z">
        <w:r>
          <w:delText xml:space="preserve">then adding it to the chosen columns would give</w:delText>
        </w:r>
      </w:del>
      <w:del w:id="5078" w:author="PR Preview" w:date="2026-01-01T00:00:00Z">
        <w:r>
          <w:delText xml:space="preserve"> </w:delText>
        </w:r>
      </w:del>
      <m:oMath>
        <m:r>
          <m:t>r</m:t>
        </m:r>
        <m:r>
          <m:rPr>
            <m:sty m:val="p"/>
          </m:rPr>
          <m:t>+</m:t>
        </m:r>
        <m:r>
          <m:t>1</m:t>
        </m:r>
      </m:oMath>
      <w:del w:id="5079" w:author="PR Preview" w:date="2026-01-01T00:00:00Z">
        <w:r>
          <w:delText xml:space="preserve"> </w:delText>
        </w:r>
      </w:del>
      <w:del w:id="5080" w:author="PR Preview" w:date="2026-01-01T00:00:00Z">
        <w:r>
          <w:delText xml:space="preserve">linearly independent columns</w:delText>
        </w:r>
      </w:del>
      <w:del w:id="5081" w:author="PR Preview" w:date="2026-01-01T00:00:00Z">
        <w:r>
          <w:delText xml:space="preserve"> </w:delText>
        </w:r>
      </w:del>
      <w:del w:id="5082" w:author="PR Preview" w:date="2026-01-01T00:00:00Z">
        <w:r>
          <w:delText xml:space="preserve">(</w:delText>
        </w:r>
      </w:del>
      <w:hyperlink w:anchor="thm-add-outside-span">
        <w:del w:id="5083" w:author="PR Preview" w:date="2026-01-01T00:00:00Z">
          <w:r>
            <w:rPr>
              <w:rStyle w:val="Hyperlink"/>
            </w:rPr>
            <w:delText xml:space="preserve">Theorem 29</w:delText>
          </w:r>
        </w:del>
      </w:hyperlink>
      <w:del w:id="5084" w:author="PR Preview" w:date="2026-01-01T00:00:00Z">
        <w:r>
          <w:delText xml:space="preserve">),</w:delText>
        </w:r>
      </w:del>
      <w:del w:id="5085" w:author="PR Preview" w:date="2026-01-01T00:00:00Z">
        <w:r>
          <w:delText xml:space="preserve"> </w:delText>
        </w:r>
      </w:del>
      <w:del w:id="5086" w:author="PR Preview" w:date="2026-01-01T00:00:00Z">
        <w:r>
          <w:delText xml:space="preserve">more than</w:delText>
        </w:r>
      </w:del>
      <w:del w:id="5087" w:author="PR Preview" w:date="2026-01-01T00:00:00Z">
        <w:r>
          <w:delText xml:space="preserve"> </w:delText>
        </w:r>
      </w:del>
      <m:oMath>
        <m:r>
          <m:t>r</m:t>
        </m:r>
      </m:oMath>
      <w:del w:id="5088" w:author="PR Preview" w:date="2026-01-01T00:00:00Z">
        <w:r>
          <w:delText xml:space="preserve">.</w:delText>
        </w:r>
      </w:del>
      <w:del w:id="5089" w:author="PR Preview" w:date="2026-01-01T00:00:00Z">
        <w:r>
          <w:delText xml:space="preserve"> </w:delText>
        </w:r>
      </w:del>
      <w:del w:id="5090" w:author="PR Preview" w:date="2026-01-01T00:00:00Z">
        <w:r>
          <w:delText xml:space="preserve">So every column of</w:delText>
        </w:r>
      </w:del>
      <w:del w:id="5091" w:author="PR Preview" w:date="2026-01-01T00:00:00Z">
        <w:r>
          <w:delText xml:space="preserve"> </w:delText>
        </w:r>
      </w:del>
      <m:oMath>
        <m:r>
          <m:rPr>
            <m:sty m:val="bi"/>
          </m:rPr>
          <m:t>A</m:t>
        </m:r>
      </m:oMath>
      <w:del w:id="5092" w:author="PR Preview" w:date="2026-01-01T00:00:00Z">
        <w:r>
          <w:delText xml:space="preserve"> </w:delText>
        </w:r>
      </w:del>
      <w:del w:id="5093" w:author="PR Preview" w:date="2026-01-01T00:00:00Z">
        <w:r>
          <w:delText xml:space="preserve">is in the span of the chosen columns.</w:delText>
        </w:r>
      </w:del>
    </w:p>
    <w:p>
      <w:pPr>
        <w:pStyle w:val="BodyText"/>
      </w:pPr>
      <w:del w:id="5094" w:author="PR Preview" w:date="2026-01-01T00:00:00Z">
        <w:r>
          <w:rPr>
            <w:b/>
            <w:bCs/>
          </w:rPr>
          <w:delText xml:space="preserve">The chosen columns span</w:delText>
        </w:r>
      </w:del>
      <w:del w:id="5095" w:author="PR Preview" w:date="2026-01-01T00:00:00Z">
        <w:r>
          <w:rPr>
            <w:b/>
            <w:bCs/>
          </w:rPr>
          <w:delText xml:space="preserve"> </w:delText>
        </w:r>
      </w:del>
      <m:oMath>
        <m:r>
          <m:rPr>
            <m:scr m:val="script"/>
            <m:sty m:val="p"/>
          </m:rPr>
          <m:t>C</m:t>
        </m:r>
        <m:r>
          <m:rPr>
            <m:sty m:val="p"/>
          </m:rPr>
          <m:t>(</m:t>
        </m:r>
        <m:r>
          <m:rPr>
            <m:sty m:val="bi"/>
          </m:rPr>
          <m:t>A</m:t>
        </m:r>
        <m:r>
          <m:rPr>
            <m:sty m:val="p"/>
          </m:rPr>
          <m:t>)</m:t>
        </m:r>
      </m:oMath>
      <w:del w:id="5096" w:author="PR Preview" w:date="2026-01-01T00:00:00Z">
        <w:r>
          <w:rPr>
            <w:b/>
            <w:bCs/>
          </w:rPr>
          <w:delText xml:space="preserve">.</w:delText>
        </w:r>
      </w:del>
      <w:del w:id="5097" w:author="PR Preview" w:date="2026-01-01T00:00:00Z">
        <w:r>
          <w:delText xml:space="preserve"> </w:delText>
        </w:r>
      </w:del>
      <w:del w:id="5098" w:author="PR Preview" w:date="2026-01-01T00:00:00Z">
        <w:r>
          <w:delText xml:space="preserve">The span of the chosen columns is a subspace (</w:delText>
        </w:r>
      </w:del>
      <w:hyperlink w:anchor="thm-span-subspace">
        <w:del w:id="5099" w:author="PR Preview" w:date="2026-01-01T00:00:00Z">
          <w:r>
            <w:rPr>
              <w:rStyle w:val="Hyperlink"/>
            </w:rPr>
            <w:delText xml:space="preserve">Theorem 23</w:delText>
          </w:r>
        </w:del>
      </w:hyperlink>
      <w:del w:id="5100" w:author="PR Preview" w:date="2026-01-01T00:00:00Z">
        <w:r>
          <w:delText xml:space="preserve">),</w:delText>
        </w:r>
      </w:del>
      <w:del w:id="5101" w:author="PR Preview" w:date="2026-01-01T00:00:00Z">
        <w:r>
          <w:delText xml:space="preserve"> </w:delText>
        </w:r>
      </w:del>
      <w:del w:id="5102" w:author="PR Preview" w:date="2026-01-01T00:00:00Z">
        <w:r>
          <w:delText xml:space="preserve">so it is closed under addition and scalar multiplication,</w:delText>
        </w:r>
      </w:del>
      <w:del w:id="5103" w:author="PR Preview" w:date="2026-01-01T00:00:00Z">
        <w:r>
          <w:delText xml:space="preserve"> </w:delText>
        </w:r>
      </w:del>
      <w:del w:id="5104" w:author="PR Preview" w:date="2026-01-01T00:00:00Z">
        <w:r>
          <w:delText xml:space="preserve">and it contains every linear combination of the columns of</w:delText>
        </w:r>
      </w:del>
      <w:del w:id="5105" w:author="PR Preview" w:date="2026-01-01T00:00:00Z">
        <w:r>
          <w:delText xml:space="preserve"> </w:delText>
        </w:r>
      </w:del>
      <m:oMath>
        <m:r>
          <m:rPr>
            <m:sty m:val="bi"/>
          </m:rPr>
          <m:t>A</m:t>
        </m:r>
      </m:oMath>
      <w:del w:id="5106" w:author="PR Preview" w:date="2026-01-01T00:00:00Z">
        <w:r>
          <w:delText xml:space="preserve">.</w:delText>
        </w:r>
      </w:del>
      <w:del w:id="5107" w:author="PR Preview" w:date="2026-01-01T00:00:00Z">
        <w:r>
          <w:delText xml:space="preserve"> </w:delText>
        </w:r>
      </w:del>
      <w:del w:id="5108" w:author="PR Preview" w:date="2026-01-01T00:00:00Z">
        <w:r>
          <w:delText xml:space="preserve">By</w:delText>
        </w:r>
      </w:del>
      <w:del w:id="5109" w:author="PR Preview" w:date="2026-01-01T00:00:00Z">
        <w:r>
          <w:delText xml:space="preserve"> </w:delText>
        </w:r>
      </w:del>
      <w:hyperlink w:anchor="thm-column-space-span">
        <w:del w:id="5110" w:author="PR Preview" w:date="2026-01-01T00:00:00Z">
          <w:r>
            <w:rPr>
              <w:rStyle w:val="Hyperlink"/>
            </w:rPr>
            <w:delText xml:space="preserve">Theorem 33</w:delText>
          </w:r>
        </w:del>
      </w:hyperlink>
      <w:del w:id="5111" w:author="PR Preview" w:date="2026-01-01T00:00:00Z">
        <w:r>
          <w:delText xml:space="preserve">,</w:delText>
        </w:r>
      </w:del>
      <w:del w:id="5112" w:author="PR Preview" w:date="2026-01-01T00:00:00Z">
        <w:r>
          <w:delText xml:space="preserve"> </w:delText>
        </w:r>
      </w:del>
      <w:del w:id="5113" w:author="PR Preview" w:date="2026-01-01T00:00:00Z">
        <w:r>
          <w:delText xml:space="preserve">those combinations make up</w:delText>
        </w:r>
      </w:del>
      <w:del w:id="5114" w:author="PR Preview" w:date="2026-01-01T00:00:00Z">
        <w:r>
          <w:delText xml:space="preserve"> </w:delText>
        </w:r>
      </w:del>
      <m:oMath>
        <m:r>
          <m:rPr>
            <m:scr m:val="script"/>
            <m:sty m:val="p"/>
          </m:rPr>
          <m:t>C</m:t>
        </m:r>
        <m:r>
          <m:rPr>
            <m:sty m:val="p"/>
          </m:rPr>
          <m:t>(</m:t>
        </m:r>
        <m:r>
          <m:rPr>
            <m:sty m:val="bi"/>
          </m:rPr>
          <m:t>A</m:t>
        </m:r>
        <m:r>
          <m:rPr>
            <m:sty m:val="p"/>
          </m:rPr>
          <m:t>)</m:t>
        </m:r>
      </m:oMath>
      <w:del w:id="5115" w:author="PR Preview" w:date="2026-01-01T00:00:00Z">
        <w:r>
          <w:delText xml:space="preserve">,</w:delText>
        </w:r>
      </w:del>
      <w:del w:id="5116" w:author="PR Preview" w:date="2026-01-01T00:00:00Z">
        <w:r>
          <w:delText xml:space="preserve"> </w:delText>
        </w:r>
      </w:del>
      <w:del w:id="5117" w:author="PR Preview" w:date="2026-01-01T00:00:00Z">
        <w:r>
          <w:delText xml:space="preserve">so</w:delText>
        </w:r>
      </w:del>
      <w:del w:id="5118" w:author="PR Preview" w:date="2026-01-01T00:00:00Z">
        <w:r>
          <w:delText xml:space="preserve"> </w:delText>
        </w:r>
      </w:del>
      <m:oMath>
        <m:r>
          <m:rPr>
            <m:scr m:val="script"/>
            <m:sty m:val="p"/>
          </m:rPr>
          <m:t>C</m:t>
        </m:r>
        <m:r>
          <m:rPr>
            <m:sty m:val="p"/>
          </m:rPr>
          <m:t>(</m:t>
        </m:r>
        <m:r>
          <m:rPr>
            <m:sty m:val="bi"/>
          </m:rPr>
          <m:t>A</m:t>
        </m:r>
        <m:r>
          <m:rPr>
            <m:sty m:val="p"/>
          </m:rPr>
          <m:t>)</m:t>
        </m:r>
      </m:oMath>
      <w:del w:id="5119" w:author="PR Preview" w:date="2026-01-01T00:00:00Z">
        <w:r>
          <w:delText xml:space="preserve"> </w:delText>
        </w:r>
      </w:del>
      <w:del w:id="5120" w:author="PR Preview" w:date="2026-01-01T00:00:00Z">
        <w:r>
          <w:delText xml:space="preserve">is contained in the span of the chosen columns.</w:delText>
        </w:r>
      </w:del>
      <w:del w:id="5121" w:author="PR Preview" w:date="2026-01-01T00:00:00Z">
        <w:r>
          <w:delText xml:space="preserve"> </w:delText>
        </w:r>
      </w:del>
      <w:del w:id="5122" w:author="PR Preview" w:date="2026-01-01T00:00:00Z">
        <w:r>
          <w:delText xml:space="preserve">The chosen columns are themselves columns of</w:delText>
        </w:r>
      </w:del>
      <w:del w:id="5123" w:author="PR Preview" w:date="2026-01-01T00:00:00Z">
        <w:r>
          <w:delText xml:space="preserve"> </w:delText>
        </w:r>
      </w:del>
      <m:oMath>
        <m:r>
          <m:rPr>
            <m:sty m:val="bi"/>
          </m:rPr>
          <m:t>A</m:t>
        </m:r>
      </m:oMath>
      <w:del w:id="5124" w:author="PR Preview" w:date="2026-01-01T00:00:00Z">
        <w:r>
          <w:delText xml:space="preserve">,</w:delText>
        </w:r>
      </w:del>
      <w:del w:id="5125" w:author="PR Preview" w:date="2026-01-01T00:00:00Z">
        <w:r>
          <w:delText xml:space="preserve"> </w:delText>
        </w:r>
      </w:del>
      <w:del w:id="5126" w:author="PR Preview" w:date="2026-01-01T00:00:00Z">
        <w:r>
          <w:delText xml:space="preserve">so their span is contained in</w:delText>
        </w:r>
      </w:del>
      <w:del w:id="5127" w:author="PR Preview" w:date="2026-01-01T00:00:00Z">
        <w:r>
          <w:delText xml:space="preserve"> </w:delText>
        </w:r>
      </w:del>
      <m:oMath>
        <m:r>
          <m:rPr>
            <m:scr m:val="script"/>
            <m:sty m:val="p"/>
          </m:rPr>
          <m:t>C</m:t>
        </m:r>
        <m:r>
          <m:rPr>
            <m:sty m:val="p"/>
          </m:rPr>
          <m:t>(</m:t>
        </m:r>
        <m:r>
          <m:rPr>
            <m:sty m:val="bi"/>
          </m:rPr>
          <m:t>A</m:t>
        </m:r>
        <m:r>
          <m:rPr>
            <m:sty m:val="p"/>
          </m:rPr>
          <m:t>)</m:t>
        </m:r>
      </m:oMath>
      <w:del w:id="5128" w:author="PR Preview" w:date="2026-01-01T00:00:00Z">
        <w:r>
          <w:delText xml:space="preserve">,</w:delText>
        </w:r>
      </w:del>
      <w:del w:id="5129" w:author="PR Preview" w:date="2026-01-01T00:00:00Z">
        <w:r>
          <w:delText xml:space="preserve"> </w:delText>
        </w:r>
      </w:del>
      <w:del w:id="5130" w:author="PR Preview" w:date="2026-01-01T00:00:00Z">
        <w:r>
          <w:delText xml:space="preserve">and the two sets are equal.</w:delText>
        </w:r>
      </w:del>
    </w:p>
    <w:p>
      <w:pPr>
        <w:pStyle w:val="BodyText"/>
      </w:pPr>
      <w:ins w:id="5131" w:author="PR Preview" w:date="2026-01-01T00:00:00Z">
        <w:r>
          <w:rPr>
            <w:b/>
            <w:bCs/>
          </w:rPr>
          <w:t xml:space="preserve">Every column is in the span of the chosen columns.</w:t>
        </w:r>
      </w:ins>
      <w:ins w:id="5132" w:author="PR Preview" w:date="2026-01-01T00:00:00Z">
        <w:r>
          <w:t xml:space="preserve"> </w:t>
        </w:r>
      </w:ins>
      <w:ins w:id="5133" w:author="PR Preview" w:date="2026-01-01T00:00:00Z">
        <w:r>
          <w:t xml:space="preserve">A chosen column is in that span trivially.</w:t>
        </w:r>
      </w:ins>
      <w:ins w:id="5134" w:author="PR Preview" w:date="2026-01-01T00:00:00Z">
        <w:r>
          <w:t xml:space="preserve"> </w:t>
        </w:r>
      </w:ins>
      <w:ins w:id="5135" w:author="PR Preview" w:date="2026-01-01T00:00:00Z">
        <w:r>
          <w:t xml:space="preserve">If some unchosen column</w:t>
        </w:r>
      </w:ins>
      <w:ins w:id="5136" w:author="PR Preview" w:date="2026-01-01T00:00:00Z">
        <w:r>
          <w:t xml:space="preserve"> </w:t>
        </w:r>
      </w:ins>
      <w:ins w:id="5137" w:author="PR Preview" w:date="2026-01-01T00:00:00Z">
        <w:r>
          <w:t xml:space="preserve">$\mathord{\smash[b]{\underset{\raise.3ex\hbox{$\scriptstyle\sim$}}{a}}\vphantom{a}}_j$</w:t>
        </w:r>
      </w:ins>
      <w:ins w:id="5138" w:author="PR Preview" w:date="2026-01-01T00:00:00Z">
        <w:r>
          <w:t xml:space="preserve"> </w:t>
        </w:r>
      </w:ins>
      <w:ins w:id="5139" w:author="PR Preview" w:date="2026-01-01T00:00:00Z">
        <w:r>
          <w:t xml:space="preserve">were not in the span,</w:t>
        </w:r>
      </w:ins>
      <w:ins w:id="5140" w:author="PR Preview" w:date="2026-01-01T00:00:00Z">
        <w:r>
          <w:t xml:space="preserve"> </w:t>
        </w:r>
      </w:ins>
      <w:ins w:id="5141" w:author="PR Preview" w:date="2026-01-01T00:00:00Z">
        <w:r>
          <w:t xml:space="preserve">then adding it to the chosen columns would give</w:t>
        </w:r>
      </w:ins>
      <w:ins w:id="5142" w:author="PR Preview" w:date="2026-01-01T00:00:00Z">
        <w:r>
          <w:t xml:space="preserve"> </w:t>
        </w:r>
      </w:ins>
      <m:oMath>
        <m:r>
          <m:t>r</m:t>
        </m:r>
        <m:r>
          <m:rPr>
            <m:sty m:val="p"/>
          </m:rPr>
          <m:t>+</m:t>
        </m:r>
        <m:r>
          <m:t>1</m:t>
        </m:r>
      </m:oMath>
      <w:ins w:id="5143" w:author="PR Preview" w:date="2026-01-01T00:00:00Z">
        <w:r>
          <w:t xml:space="preserve"> </w:t>
        </w:r>
      </w:ins>
      <w:ins w:id="5144" w:author="PR Preview" w:date="2026-01-01T00:00:00Z">
        <w:r>
          <w:t xml:space="preserve">linearly independent columns</w:t>
        </w:r>
      </w:ins>
      <w:ins w:id="5145" w:author="PR Preview" w:date="2026-01-01T00:00:00Z">
        <w:r>
          <w:t xml:space="preserve"> </w:t>
        </w:r>
      </w:ins>
      <w:ins w:id="5146" w:author="PR Preview" w:date="2026-01-01T00:00:00Z">
        <w:r>
          <w:t xml:space="preserve">(</w:t>
        </w:r>
      </w:ins>
      <w:hyperlink w:anchor="thm-add-outside-span">
        <w:ins w:id="5147" w:author="PR Preview" w:date="2026-01-01T00:00:00Z">
          <w:r>
            <w:rPr>
              <w:rStyle w:val="Hyperlink"/>
            </w:rPr>
            <w:t xml:space="preserve">Theorem 28</w:t>
          </w:r>
        </w:ins>
      </w:hyperlink>
      <w:ins w:id="5148" w:author="PR Preview" w:date="2026-01-01T00:00:00Z">
        <w:r>
          <w:t xml:space="preserve">),</w:t>
        </w:r>
      </w:ins>
      <w:ins w:id="5149" w:author="PR Preview" w:date="2026-01-01T00:00:00Z">
        <w:r>
          <w:t xml:space="preserve"> </w:t>
        </w:r>
      </w:ins>
      <w:ins w:id="5150" w:author="PR Preview" w:date="2026-01-01T00:00:00Z">
        <w:r>
          <w:t xml:space="preserve">more than</w:t>
        </w:r>
      </w:ins>
      <w:ins w:id="5151" w:author="PR Preview" w:date="2026-01-01T00:00:00Z">
        <w:r>
          <w:t xml:space="preserve"> </w:t>
        </w:r>
      </w:ins>
      <m:oMath>
        <m:r>
          <m:t>r</m:t>
        </m:r>
      </m:oMath>
      <w:ins w:id="5152" w:author="PR Preview" w:date="2026-01-01T00:00:00Z">
        <w:r>
          <w:t xml:space="preserve">.</w:t>
        </w:r>
      </w:ins>
      <w:ins w:id="5153" w:author="PR Preview" w:date="2026-01-01T00:00:00Z">
        <w:r>
          <w:t xml:space="preserve"> </w:t>
        </w:r>
      </w:ins>
      <w:ins w:id="5154" w:author="PR Preview" w:date="2026-01-01T00:00:00Z">
        <w:r>
          <w:t xml:space="preserve">So every column of</w:t>
        </w:r>
      </w:ins>
      <w:ins w:id="5155" w:author="PR Preview" w:date="2026-01-01T00:00:00Z">
        <w:r>
          <w:t xml:space="preserve"> </w:t>
        </w:r>
      </w:ins>
      <m:oMath>
        <m:r>
          <m:rPr>
            <m:sty m:val="bi"/>
          </m:rPr>
          <m:t>A</m:t>
        </m:r>
      </m:oMath>
      <w:ins w:id="5156" w:author="PR Preview" w:date="2026-01-01T00:00:00Z">
        <w:r>
          <w:t xml:space="preserve"> </w:t>
        </w:r>
      </w:ins>
      <w:ins w:id="5157" w:author="PR Preview" w:date="2026-01-01T00:00:00Z">
        <w:r>
          <w:t xml:space="preserve">is in the span of the chosen columns.</w:t>
        </w:r>
      </w:ins>
    </w:p>
    <w:p>
      <w:pPr>
        <w:pStyle w:val="BodyText"/>
      </w:pPr>
      <w:ins w:id="5158" w:author="PR Preview" w:date="2026-01-01T00:00:00Z">
        <w:r>
          <w:rPr>
            <w:b/>
            <w:bCs/>
          </w:rPr>
          <w:t xml:space="preserve">The chosen columns span</w:t>
        </w:r>
      </w:ins>
      <w:ins w:id="5159" w:author="PR Preview" w:date="2026-01-01T00:00:00Z">
        <w:r>
          <w:rPr>
            <w:b/>
            <w:bCs/>
          </w:rPr>
          <w:t xml:space="preserve"> </w:t>
        </w:r>
      </w:ins>
      <m:oMath>
        <m:r>
          <m:rPr>
            <m:scr m:val="script"/>
            <m:sty m:val="p"/>
          </m:rPr>
          <m:t>C</m:t>
        </m:r>
        <m:r>
          <m:rPr>
            <m:sty m:val="p"/>
          </m:rPr>
          <m:t>(</m:t>
        </m:r>
        <m:r>
          <m:rPr>
            <m:sty m:val="bi"/>
          </m:rPr>
          <m:t>A</m:t>
        </m:r>
        <m:r>
          <m:rPr>
            <m:sty m:val="p"/>
          </m:rPr>
          <m:t>)</m:t>
        </m:r>
      </m:oMath>
      <w:ins w:id="5160" w:author="PR Preview" w:date="2026-01-01T00:00:00Z">
        <w:r>
          <w:rPr>
            <w:b/>
            <w:bCs/>
          </w:rPr>
          <w:t xml:space="preserve">.</w:t>
        </w:r>
      </w:ins>
      <w:ins w:id="5161" w:author="PR Preview" w:date="2026-01-01T00:00:00Z">
        <w:r>
          <w:t xml:space="preserve"> </w:t>
        </w:r>
      </w:ins>
      <w:ins w:id="5162" w:author="PR Preview" w:date="2026-01-01T00:00:00Z">
        <w:r>
          <w:t xml:space="preserve">The span of the chosen columns is a subspace (</w:t>
        </w:r>
      </w:ins>
      <w:hyperlink w:anchor="thm-span-subspace">
        <w:ins w:id="5163" w:author="PR Preview" w:date="2026-01-01T00:00:00Z">
          <w:r>
            <w:rPr>
              <w:rStyle w:val="Hyperlink"/>
            </w:rPr>
            <w:t xml:space="preserve">Theorem 22</w:t>
          </w:r>
        </w:ins>
      </w:hyperlink>
      <w:ins w:id="5164" w:author="PR Preview" w:date="2026-01-01T00:00:00Z">
        <w:r>
          <w:t xml:space="preserve">),</w:t>
        </w:r>
      </w:ins>
      <w:ins w:id="5165" w:author="PR Preview" w:date="2026-01-01T00:00:00Z">
        <w:r>
          <w:t xml:space="preserve"> </w:t>
        </w:r>
      </w:ins>
      <w:ins w:id="5166" w:author="PR Preview" w:date="2026-01-01T00:00:00Z">
        <w:r>
          <w:t xml:space="preserve">so it is closed under addition and scalar multiplication,</w:t>
        </w:r>
      </w:ins>
      <w:ins w:id="5167" w:author="PR Preview" w:date="2026-01-01T00:00:00Z">
        <w:r>
          <w:t xml:space="preserve"> </w:t>
        </w:r>
      </w:ins>
      <w:ins w:id="5168" w:author="PR Preview" w:date="2026-01-01T00:00:00Z">
        <w:r>
          <w:t xml:space="preserve">and it contains every linear combination of the columns of</w:t>
        </w:r>
      </w:ins>
      <w:ins w:id="5169" w:author="PR Preview" w:date="2026-01-01T00:00:00Z">
        <w:r>
          <w:t xml:space="preserve"> </w:t>
        </w:r>
      </w:ins>
      <m:oMath>
        <m:r>
          <m:rPr>
            <m:sty m:val="bi"/>
          </m:rPr>
          <m:t>A</m:t>
        </m:r>
      </m:oMath>
      <w:ins w:id="5170" w:author="PR Preview" w:date="2026-01-01T00:00:00Z">
        <w:r>
          <w:t xml:space="preserve">.</w:t>
        </w:r>
      </w:ins>
      <w:ins w:id="5171" w:author="PR Preview" w:date="2026-01-01T00:00:00Z">
        <w:r>
          <w:t xml:space="preserve"> </w:t>
        </w:r>
      </w:ins>
      <w:ins w:id="5172" w:author="PR Preview" w:date="2026-01-01T00:00:00Z">
        <w:r>
          <w:t xml:space="preserve">By</w:t>
        </w:r>
      </w:ins>
      <w:ins w:id="5173" w:author="PR Preview" w:date="2026-01-01T00:00:00Z">
        <w:r>
          <w:t xml:space="preserve"> </w:t>
        </w:r>
      </w:ins>
      <w:hyperlink w:anchor="thm-column-space-span">
        <w:ins w:id="5174" w:author="PR Preview" w:date="2026-01-01T00:00:00Z">
          <w:r>
            <w:rPr>
              <w:rStyle w:val="Hyperlink"/>
            </w:rPr>
            <w:t xml:space="preserve">Theorem 32</w:t>
          </w:r>
        </w:ins>
      </w:hyperlink>
      <w:ins w:id="5175" w:author="PR Preview" w:date="2026-01-01T00:00:00Z">
        <w:r>
          <w:t xml:space="preserve">,</w:t>
        </w:r>
      </w:ins>
      <w:ins w:id="5176" w:author="PR Preview" w:date="2026-01-01T00:00:00Z">
        <w:r>
          <w:t xml:space="preserve"> </w:t>
        </w:r>
      </w:ins>
      <w:ins w:id="5177" w:author="PR Preview" w:date="2026-01-01T00:00:00Z">
        <w:r>
          <w:t xml:space="preserve">those combinations make up</w:t>
        </w:r>
      </w:ins>
      <w:ins w:id="5178" w:author="PR Preview" w:date="2026-01-01T00:00:00Z">
        <w:r>
          <w:t xml:space="preserve"> </w:t>
        </w:r>
      </w:ins>
      <m:oMath>
        <m:r>
          <m:rPr>
            <m:scr m:val="script"/>
            <m:sty m:val="p"/>
          </m:rPr>
          <m:t>C</m:t>
        </m:r>
        <m:r>
          <m:rPr>
            <m:sty m:val="p"/>
          </m:rPr>
          <m:t>(</m:t>
        </m:r>
        <m:r>
          <m:rPr>
            <m:sty m:val="bi"/>
          </m:rPr>
          <m:t>A</m:t>
        </m:r>
        <m:r>
          <m:rPr>
            <m:sty m:val="p"/>
          </m:rPr>
          <m:t>)</m:t>
        </m:r>
      </m:oMath>
      <w:ins w:id="5179" w:author="PR Preview" w:date="2026-01-01T00:00:00Z">
        <w:r>
          <w:t xml:space="preserve">,</w:t>
        </w:r>
      </w:ins>
      <w:ins w:id="5180" w:author="PR Preview" w:date="2026-01-01T00:00:00Z">
        <w:r>
          <w:t xml:space="preserve"> </w:t>
        </w:r>
      </w:ins>
      <w:ins w:id="5181" w:author="PR Preview" w:date="2026-01-01T00:00:00Z">
        <w:r>
          <w:t xml:space="preserve">so</w:t>
        </w:r>
      </w:ins>
      <w:ins w:id="5182" w:author="PR Preview" w:date="2026-01-01T00:00:00Z">
        <w:r>
          <w:t xml:space="preserve"> </w:t>
        </w:r>
      </w:ins>
      <m:oMath>
        <m:r>
          <m:rPr>
            <m:scr m:val="script"/>
            <m:sty m:val="p"/>
          </m:rPr>
          <m:t>C</m:t>
        </m:r>
        <m:r>
          <m:rPr>
            <m:sty m:val="p"/>
          </m:rPr>
          <m:t>(</m:t>
        </m:r>
        <m:r>
          <m:rPr>
            <m:sty m:val="bi"/>
          </m:rPr>
          <m:t>A</m:t>
        </m:r>
        <m:r>
          <m:rPr>
            <m:sty m:val="p"/>
          </m:rPr>
          <m:t>)</m:t>
        </m:r>
      </m:oMath>
      <w:ins w:id="5183" w:author="PR Preview" w:date="2026-01-01T00:00:00Z">
        <w:r>
          <w:t xml:space="preserve"> </w:t>
        </w:r>
      </w:ins>
      <w:ins w:id="5184" w:author="PR Preview" w:date="2026-01-01T00:00:00Z">
        <w:r>
          <w:t xml:space="preserve">is contained in the span of the chosen columns.</w:t>
        </w:r>
      </w:ins>
      <w:ins w:id="5185" w:author="PR Preview" w:date="2026-01-01T00:00:00Z">
        <w:r>
          <w:t xml:space="preserve"> </w:t>
        </w:r>
      </w:ins>
      <w:ins w:id="5186" w:author="PR Preview" w:date="2026-01-01T00:00:00Z">
        <w:r>
          <w:t xml:space="preserve">The chosen columns are themselves columns of</w:t>
        </w:r>
      </w:ins>
      <w:ins w:id="5187" w:author="PR Preview" w:date="2026-01-01T00:00:00Z">
        <w:r>
          <w:t xml:space="preserve"> </w:t>
        </w:r>
      </w:ins>
      <m:oMath>
        <m:r>
          <m:rPr>
            <m:sty m:val="bi"/>
          </m:rPr>
          <m:t>A</m:t>
        </m:r>
      </m:oMath>
      <w:ins w:id="5188" w:author="PR Preview" w:date="2026-01-01T00:00:00Z">
        <w:r>
          <w:t xml:space="preserve">,</w:t>
        </w:r>
      </w:ins>
      <w:ins w:id="5189" w:author="PR Preview" w:date="2026-01-01T00:00:00Z">
        <w:r>
          <w:t xml:space="preserve"> </w:t>
        </w:r>
      </w:ins>
      <w:ins w:id="5190" w:author="PR Preview" w:date="2026-01-01T00:00:00Z">
        <w:r>
          <w:t xml:space="preserve">so their span is contained in</w:t>
        </w:r>
      </w:ins>
      <w:ins w:id="5191" w:author="PR Preview" w:date="2026-01-01T00:00:00Z">
        <w:r>
          <w:t xml:space="preserve"> </w:t>
        </w:r>
      </w:ins>
      <m:oMath>
        <m:r>
          <m:rPr>
            <m:scr m:val="script"/>
            <m:sty m:val="p"/>
          </m:rPr>
          <m:t>C</m:t>
        </m:r>
        <m:r>
          <m:rPr>
            <m:sty m:val="p"/>
          </m:rPr>
          <m:t>(</m:t>
        </m:r>
        <m:r>
          <m:rPr>
            <m:sty m:val="bi"/>
          </m:rPr>
          <m:t>A</m:t>
        </m:r>
        <m:r>
          <m:rPr>
            <m:sty m:val="p"/>
          </m:rPr>
          <m:t>)</m:t>
        </m:r>
      </m:oMath>
      <w:ins w:id="5192" w:author="PR Preview" w:date="2026-01-01T00:00:00Z">
        <w:r>
          <w:t xml:space="preserve">,</w:t>
        </w:r>
      </w:ins>
      <w:ins w:id="5193" w:author="PR Preview" w:date="2026-01-01T00:00:00Z">
        <w:r>
          <w:t xml:space="preserve"> </w:t>
        </w:r>
      </w:ins>
      <w:ins w:id="5194" w:author="PR Preview" w:date="2026-01-01T00:00:00Z">
        <w:r>
          <w:t xml:space="preserve">and the two sets are equal.</w:t>
        </w:r>
      </w:ins>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del w:id="5195" w:author="PR Preview" w:date="2026-01-01T00:00:00Z">
        <w:r>
          <w:rPr>
            <w:b/>
            <w:bCs/>
          </w:rPr>
          <w:delText xml:space="preserve">Example 67 (The rank of the matrix in</w:delText>
        </w:r>
      </w:del>
      <w:del w:id="5196" w:author="PR Preview" w:date="2026-01-01T00:00:00Z">
        <w:r>
          <w:rPr>
            <w:b/>
            <w:bCs/>
          </w:rPr>
          <w:delText xml:space="preserve"> </w:delText>
        </w:r>
      </w:del>
      <w:hyperlink w:anchor="exm-column-space">
        <w:del w:id="5197" w:author="PR Preview" w:date="2026-01-01T00:00:00Z">
          <w:r>
            <w:rPr>
              <w:rStyle w:val="Hyperlink"/>
              <w:b/>
              <w:bCs/>
            </w:rPr>
            <w:delText xml:space="preserve">Example 57</w:delText>
          </w:r>
        </w:del>
      </w:hyperlink>
      <w:del w:id="5198" w:author="PR Preview" w:date="2026-01-01T00:00:00Z">
        <w:r>
          <w:rPr>
            <w:b/>
            <w:bCs/>
          </w:rPr>
          <w:delText xml:space="preserve">)</w:delText>
        </w:r>
      </w:del>
      <w:del w:id="5199" w:author="PR Preview" w:date="2026-01-01T00:00:00Z">
        <w:r>
          <w:delText xml:space="preserve"> </w:delText>
        </w:r>
      </w:del>
      <w:del w:id="5200" w:author="PR Preview" w:date="2026-01-01T00:00:00Z">
        <w:r>
          <w:delText xml:space="preserve">For</w:delText>
        </w:r>
      </w:del>
      <w:del w:id="5201" w:author="PR Preview" w:date="2026-01-01T00:00:00Z">
        <w:r>
          <w:delText xml:space="preserve"> </w:delText>
        </w:r>
      </w:del>
      <m:oMath>
        <m:r>
          <m:rPr>
            <m:sty m:val="bi"/>
          </m:rPr>
          <m:t>A</m:t>
        </m:r>
      </m:oMath>
      <w:del w:id="5202" w:author="PR Preview" w:date="2026-01-01T00:00:00Z">
        <w:r>
          <w:delText xml:space="preserve"> </w:delText>
        </w:r>
      </w:del>
      <w:del w:id="5203" w:author="PR Preview" w:date="2026-01-01T00:00:00Z">
        <w:r>
          <w:delText xml:space="preserve">in</w:delText>
        </w:r>
      </w:del>
      <w:del w:id="5204" w:author="PR Preview" w:date="2026-01-01T00:00:00Z">
        <w:r>
          <w:delText xml:space="preserve"> </w:delText>
        </w:r>
      </w:del>
      <w:hyperlink w:anchor="exm-column-space">
        <w:del w:id="5205" w:author="PR Preview" w:date="2026-01-01T00:00:00Z">
          <w:r>
            <w:rPr>
              <w:rStyle w:val="Hyperlink"/>
            </w:rPr>
            <w:delText xml:space="preserve">Example 57</w:delText>
          </w:r>
        </w:del>
      </w:hyperlink>
      <w:del w:id="5206" w:author="PR Preview" w:date="2026-01-01T00:00:00Z">
        <w:r>
          <w:delText xml:space="preserve">,</w:delText>
        </w:r>
      </w:del>
      <w:del w:id="5207"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5208" w:author="PR Preview" w:date="2026-01-01T00:00:00Z">
        <w:r>
          <w:delText xml:space="preserve"> </w:delText>
        </w:r>
      </w:del>
      <w:del w:id="5209" w:author="PR Preview" w:date="2026-01-01T00:00:00Z">
        <w:r>
          <w:delText xml:space="preserve">(1),</w:delText>
        </w:r>
      </w:del>
      <w:del w:id="5210" w:author="PR Preview" w:date="2026-01-01T00:00:00Z">
        <w:r>
          <w:delText xml:space="preserve"> </w:delText>
        </w:r>
      </w:del>
      <w:del w:id="5211" w:author="PR Preview" w:date="2026-01-01T00:00:00Z">
        <w:r>
          <w:delText xml:space="preserve">and</w:delText>
        </w:r>
      </w:del>
      <w:del w:id="5212" w:author="PR Preview" w:date="2026-01-01T00:00:00Z">
        <w:r>
          <w:delText xml:space="preserve"> </w:delText>
        </w:r>
      </w:del>
      <m:oMath>
        <m:r>
          <m:rPr>
            <m:sty m:val="p"/>
          </m:rPr>
          <m:t>(</m:t>
        </m:r>
        <m:r>
          <m:t>1</m:t>
        </m:r>
        <m:r>
          <m:rPr>
            <m:sty m:val="p"/>
          </m:rPr>
          <m:t>,</m:t>
        </m:r>
        <m:r>
          <m:t>3</m:t>
        </m:r>
        <m:r>
          <m:rPr>
            <m:sty m:val="p"/>
          </m:rPr>
          <m:t>)</m:t>
        </m:r>
      </m:oMath>
      <w:del w:id="5213" w:author="PR Preview" w:date="2026-01-01T00:00:00Z">
        <w:r>
          <w:delText xml:space="preserve"> </w:delText>
        </w:r>
      </w:del>
      <w:del w:id="5214" w:author="PR Preview" w:date="2026-01-01T00:00:00Z">
        <w:r>
          <w:delText xml:space="preserve">is linearly independent because it is nonzero,</w:delText>
        </w:r>
      </w:del>
      <w:del w:id="5215" w:author="PR Preview" w:date="2026-01-01T00:00:00Z">
        <w:r>
          <w:delText xml:space="preserve"> </w:delText>
        </w:r>
      </w:del>
      <w:del w:id="5216" w:author="PR Preview" w:date="2026-01-01T00:00:00Z">
        <w:r>
          <w:delText xml:space="preserve">so it is a basis and</w:delText>
        </w:r>
      </w:del>
      <w:del w:id="5217" w:author="PR Preview" w:date="2026-01-01T00:00:00Z">
        <w:r>
          <w:delText xml:space="preserve"> </w:delText>
        </w:r>
      </w:del>
      <m:oMath>
        <m:r>
          <m:rPr>
            <m:scr m:val="script"/>
            <m:sty m:val="p"/>
          </m:rPr>
          <m:t>C</m:t>
        </m:r>
        <m:r>
          <m:rPr>
            <m:sty m:val="p"/>
          </m:rPr>
          <m:t>(</m:t>
        </m:r>
        <m:r>
          <m:rPr>
            <m:sty m:val="bi"/>
          </m:rPr>
          <m:t>A</m:t>
        </m:r>
        <m:r>
          <m:rPr>
            <m:sty m:val="p"/>
          </m:rPr>
          <m:t>)</m:t>
        </m:r>
      </m:oMath>
      <w:del w:id="5218" w:author="PR Preview" w:date="2026-01-01T00:00:00Z">
        <w:r>
          <w:delText xml:space="preserve"> </w:delText>
        </w:r>
      </w:del>
      <w:del w:id="5219" w:author="PR Preview" w:date="2026-01-01T00:00:00Z">
        <w:r>
          <w:delText xml:space="preserve">has dimension</w:delText>
        </w:r>
      </w:del>
      <w:del w:id="5220" w:author="PR Preview" w:date="2026-01-01T00:00:00Z">
        <w:r>
          <w:delText xml:space="preserve"> </w:delText>
        </w:r>
      </w:del>
      <m:oMath>
        <m:r>
          <m:t>1</m:t>
        </m:r>
      </m:oMath>
      <w:del w:id="5221" w:author="PR Preview" w:date="2026-01-01T00:00:00Z">
        <w:r>
          <w:delText xml:space="preserve">.</w:delText>
        </w:r>
      </w:del>
      <w:del w:id="5222" w:author="PR Preview" w:date="2026-01-01T00:00:00Z">
        <w:r>
          <w:delText xml:space="preserve"> </w:delText>
        </w:r>
      </w:del>
      <w:del w:id="5223" w:author="PR Preview" w:date="2026-01-01T00:00:00Z">
        <w:r>
          <w:delText xml:space="preserve">So</w:delText>
        </w:r>
      </w:del>
      <w:del w:id="5224"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5225" w:author="PR Preview" w:date="2026-01-01T00:00:00Z">
        <w:r>
          <w:delText xml:space="preserve">, by</w:delText>
        </w:r>
      </w:del>
      <w:del w:id="5226" w:author="PR Preview" w:date="2026-01-01T00:00:00Z">
        <w:r>
          <w:delText xml:space="preserve"> </w:delText>
        </w:r>
      </w:del>
      <w:hyperlink w:anchor="thm-rank-dim">
        <w:del w:id="5227" w:author="PR Preview" w:date="2026-01-01T00:00:00Z">
          <w:r>
            <w:rPr>
              <w:rStyle w:val="Hyperlink"/>
            </w:rPr>
            <w:delText xml:space="preserve">Theorem 39</w:delText>
          </w:r>
        </w:del>
      </w:hyperlink>
      <w:del w:id="5228" w:author="PR Preview" w:date="2026-01-01T00:00:00Z">
        <w:r>
          <w:delText xml:space="preserve">.</w:delText>
        </w:r>
      </w:del>
      <w:del w:id="5229" w:author="PR Preview" w:date="2026-01-01T00:00:00Z">
        <w:r>
          <w:delText xml:space="preserve"> </w:delText>
        </w:r>
      </w:del>
      <w:del w:id="5230" w:author="PR Preview" w:date="2026-01-01T00:00:00Z">
        <w:r>
          <w:delText xml:space="preserve">Directly: the first column</w:delText>
        </w:r>
      </w:del>
      <w:del w:id="5231" w:author="PR Preview" w:date="2026-01-01T00:00:00Z">
        <w:r>
          <w:delText xml:space="preserve"> </w:delText>
        </w:r>
      </w:del>
      <m:oMath>
        <m:r>
          <m:rPr>
            <m:sty m:val="p"/>
          </m:rPr>
          <m:t>(</m:t>
        </m:r>
        <m:r>
          <m:t>1</m:t>
        </m:r>
        <m:r>
          <m:rPr>
            <m:sty m:val="p"/>
          </m:rPr>
          <m:t>,</m:t>
        </m:r>
        <m:r>
          <m:t>3</m:t>
        </m:r>
        <m:r>
          <m:rPr>
            <m:sty m:val="p"/>
          </m:rPr>
          <m:t>)</m:t>
        </m:r>
      </m:oMath>
      <w:del w:id="5232" w:author="PR Preview" w:date="2026-01-01T00:00:00Z">
        <w:r>
          <w:delText xml:space="preserve"> </w:delText>
        </w:r>
      </w:del>
      <w:del w:id="5233" w:author="PR Preview" w:date="2026-01-01T00:00:00Z">
        <w:r>
          <w:delText xml:space="preserve">is linearly independent on its own,</w:delText>
        </w:r>
      </w:del>
      <w:del w:id="5234" w:author="PR Preview" w:date="2026-01-01T00:00:00Z">
        <w:r>
          <w:delText xml:space="preserve"> </w:delText>
        </w:r>
      </w:del>
      <w:del w:id="5235" w:author="PR Preview" w:date="2026-01-01T00:00:00Z">
        <w:r>
          <w:delText xml:space="preserve">and any two columns are dependent,</w:delText>
        </w:r>
      </w:del>
      <w:del w:id="5236" w:author="PR Preview" w:date="2026-01-01T00:00:00Z">
        <w:r>
          <w:delText xml:space="preserve"> </w:delText>
        </w:r>
      </w:del>
      <w:del w:id="5237" w:author="PR Preview" w:date="2026-01-01T00:00:00Z">
        <w:r>
          <w:delText xml:space="preserve">because each column is a multiple of</w:delText>
        </w:r>
      </w:del>
      <w:del w:id="5238" w:author="PR Preview" w:date="2026-01-01T00:00:00Z">
        <w:r>
          <w:delText xml:space="preserve"> </w:delText>
        </w:r>
      </w:del>
      <m:oMath>
        <m:r>
          <m:rPr>
            <m:sty m:val="p"/>
          </m:rPr>
          <m:t>(</m:t>
        </m:r>
        <m:r>
          <m:t>1</m:t>
        </m:r>
        <m:r>
          <m:rPr>
            <m:sty m:val="p"/>
          </m:rPr>
          <m:t>,</m:t>
        </m:r>
        <m:r>
          <m:t>3</m:t>
        </m:r>
        <m:r>
          <m:rPr>
            <m:sty m:val="p"/>
          </m:rPr>
          <m:t>)</m:t>
        </m:r>
      </m:oMath>
      <w:del w:id="5239" w:author="PR Preview" w:date="2026-01-01T00:00:00Z">
        <w:r>
          <w:delText xml:space="preserve">.</w:delText>
        </w:r>
      </w:del>
    </w:p>
    <w:p>
      <w:pPr>
        <w:pStyle w:val="BodyText"/>
      </w:pPr>
      <w:ins w:id="5240" w:author="PR Preview" w:date="2026-01-01T00:00:00Z">
        <w:r>
          <w:rPr>
            <w:b/>
            <w:bCs/>
          </w:rPr>
          <w:t xml:space="preserve">Example 66 (The rank of the matrix in</w:t>
        </w:r>
      </w:ins>
      <w:ins w:id="5241" w:author="PR Preview" w:date="2026-01-01T00:00:00Z">
        <w:r>
          <w:rPr>
            <w:b/>
            <w:bCs/>
          </w:rPr>
          <w:t xml:space="preserve"> </w:t>
        </w:r>
      </w:ins>
      <w:hyperlink w:anchor="exm-column-space">
        <w:ins w:id="5242" w:author="PR Preview" w:date="2026-01-01T00:00:00Z">
          <w:r>
            <w:rPr>
              <w:rStyle w:val="Hyperlink"/>
              <w:b/>
              <w:bCs/>
            </w:rPr>
            <w:t xml:space="preserve">Example 56</w:t>
          </w:r>
        </w:ins>
      </w:hyperlink>
      <w:ins w:id="5243" w:author="PR Preview" w:date="2026-01-01T00:00:00Z">
        <w:r>
          <w:rPr>
            <w:b/>
            <w:bCs/>
          </w:rPr>
          <w:t xml:space="preserve">)</w:t>
        </w:r>
      </w:ins>
      <w:ins w:id="5244" w:author="PR Preview" w:date="2026-01-01T00:00:00Z">
        <w:r>
          <w:t xml:space="preserve"> </w:t>
        </w:r>
      </w:ins>
      <w:ins w:id="5245" w:author="PR Preview" w:date="2026-01-01T00:00:00Z">
        <w:r>
          <w:t xml:space="preserve">For</w:t>
        </w:r>
      </w:ins>
      <w:ins w:id="5246" w:author="PR Preview" w:date="2026-01-01T00:00:00Z">
        <w:r>
          <w:t xml:space="preserve"> </w:t>
        </w:r>
      </w:ins>
      <m:oMath>
        <m:r>
          <m:rPr>
            <m:sty m:val="bi"/>
          </m:rPr>
          <m:t>A</m:t>
        </m:r>
      </m:oMath>
      <w:ins w:id="5247" w:author="PR Preview" w:date="2026-01-01T00:00:00Z">
        <w:r>
          <w:t xml:space="preserve"> </w:t>
        </w:r>
      </w:ins>
      <w:ins w:id="5248" w:author="PR Preview" w:date="2026-01-01T00:00:00Z">
        <w:r>
          <w:t xml:space="preserve">in</w:t>
        </w:r>
      </w:ins>
      <w:ins w:id="5249" w:author="PR Preview" w:date="2026-01-01T00:00:00Z">
        <w:r>
          <w:t xml:space="preserve"> </w:t>
        </w:r>
      </w:ins>
      <w:hyperlink w:anchor="exm-column-space">
        <w:ins w:id="5250" w:author="PR Preview" w:date="2026-01-01T00:00:00Z">
          <w:r>
            <w:rPr>
              <w:rStyle w:val="Hyperlink"/>
            </w:rPr>
            <w:t xml:space="preserve">Example 56</w:t>
          </w:r>
        </w:ins>
      </w:hyperlink>
      <w:ins w:id="5251" w:author="PR Preview" w:date="2026-01-01T00:00:00Z">
        <w:r>
          <w:t xml:space="preserve">,</w:t>
        </w:r>
      </w:ins>
      <w:ins w:id="5252"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5253" w:author="PR Preview" w:date="2026-01-01T00:00:00Z">
        <w:r>
          <w:t xml:space="preserve"> </w:t>
        </w:r>
      </w:ins>
      <w:ins w:id="5254" w:author="PR Preview" w:date="2026-01-01T00:00:00Z">
        <w:r>
          <w:t xml:space="preserve">(1),</w:t>
        </w:r>
      </w:ins>
      <w:ins w:id="5255" w:author="PR Preview" w:date="2026-01-01T00:00:00Z">
        <w:r>
          <w:t xml:space="preserve"> </w:t>
        </w:r>
      </w:ins>
      <w:ins w:id="5256" w:author="PR Preview" w:date="2026-01-01T00:00:00Z">
        <w:r>
          <w:t xml:space="preserve">and</w:t>
        </w:r>
      </w:ins>
      <w:ins w:id="5257" w:author="PR Preview" w:date="2026-01-01T00:00:00Z">
        <w:r>
          <w:t xml:space="preserve"> </w:t>
        </w:r>
      </w:ins>
      <m:oMath>
        <m:r>
          <m:rPr>
            <m:sty m:val="p"/>
          </m:rPr>
          <m:t>(</m:t>
        </m:r>
        <m:r>
          <m:t>1</m:t>
        </m:r>
        <m:r>
          <m:rPr>
            <m:sty m:val="p"/>
          </m:rPr>
          <m:t>,</m:t>
        </m:r>
        <m:r>
          <m:t>3</m:t>
        </m:r>
        <m:r>
          <m:rPr>
            <m:sty m:val="p"/>
          </m:rPr>
          <m:t>)</m:t>
        </m:r>
      </m:oMath>
      <w:ins w:id="5258" w:author="PR Preview" w:date="2026-01-01T00:00:00Z">
        <w:r>
          <w:t xml:space="preserve"> </w:t>
        </w:r>
      </w:ins>
      <w:ins w:id="5259" w:author="PR Preview" w:date="2026-01-01T00:00:00Z">
        <w:r>
          <w:t xml:space="preserve">is linearly independent because it is nonzero,</w:t>
        </w:r>
      </w:ins>
      <w:ins w:id="5260" w:author="PR Preview" w:date="2026-01-01T00:00:00Z">
        <w:r>
          <w:t xml:space="preserve"> </w:t>
        </w:r>
      </w:ins>
      <w:ins w:id="5261" w:author="PR Preview" w:date="2026-01-01T00:00:00Z">
        <w:r>
          <w:t xml:space="preserve">so it is a basis and</w:t>
        </w:r>
      </w:ins>
      <w:ins w:id="5262" w:author="PR Preview" w:date="2026-01-01T00:00:00Z">
        <w:r>
          <w:t xml:space="preserve"> </w:t>
        </w:r>
      </w:ins>
      <m:oMath>
        <m:r>
          <m:rPr>
            <m:scr m:val="script"/>
            <m:sty m:val="p"/>
          </m:rPr>
          <m:t>C</m:t>
        </m:r>
        <m:r>
          <m:rPr>
            <m:sty m:val="p"/>
          </m:rPr>
          <m:t>(</m:t>
        </m:r>
        <m:r>
          <m:rPr>
            <m:sty m:val="bi"/>
          </m:rPr>
          <m:t>A</m:t>
        </m:r>
        <m:r>
          <m:rPr>
            <m:sty m:val="p"/>
          </m:rPr>
          <m:t>)</m:t>
        </m:r>
      </m:oMath>
      <w:ins w:id="5263" w:author="PR Preview" w:date="2026-01-01T00:00:00Z">
        <w:r>
          <w:t xml:space="preserve"> </w:t>
        </w:r>
      </w:ins>
      <w:ins w:id="5264" w:author="PR Preview" w:date="2026-01-01T00:00:00Z">
        <w:r>
          <w:t xml:space="preserve">has dimension</w:t>
        </w:r>
      </w:ins>
      <w:ins w:id="5265" w:author="PR Preview" w:date="2026-01-01T00:00:00Z">
        <w:r>
          <w:t xml:space="preserve"> </w:t>
        </w:r>
      </w:ins>
      <m:oMath>
        <m:r>
          <m:t>1</m:t>
        </m:r>
      </m:oMath>
      <w:ins w:id="5266" w:author="PR Preview" w:date="2026-01-01T00:00:00Z">
        <w:r>
          <w:t xml:space="preserve">.</w:t>
        </w:r>
      </w:ins>
      <w:ins w:id="5267" w:author="PR Preview" w:date="2026-01-01T00:00:00Z">
        <w:r>
          <w:t xml:space="preserve"> </w:t>
        </w:r>
      </w:ins>
      <w:ins w:id="5268" w:author="PR Preview" w:date="2026-01-01T00:00:00Z">
        <w:r>
          <w:t xml:space="preserve">So</w:t>
        </w:r>
      </w:ins>
      <w:ins w:id="5269" w:author="PR Preview" w:date="2026-01-01T00:00:00Z">
        <w:r>
          <w:t xml:space="preserve"> </w:t>
        </w:r>
      </w:ins>
      <m:oMath>
        <m:r>
          <m:rPr>
            <m:sty m:val="p"/>
          </m:rPr>
          <m:t>rank</m:t>
        </m:r>
        <m:r>
          <m:rPr>
            <m:sty m:val="p"/>
          </m:rPr>
          <m:t>(</m:t>
        </m:r>
        <m:r>
          <m:rPr>
            <m:sty m:val="bi"/>
          </m:rPr>
          <m:t>A</m:t>
        </m:r>
        <m:r>
          <m:rPr>
            <m:sty m:val="p"/>
          </m:rPr>
          <m:t>)</m:t>
        </m:r>
        <m:r>
          <m:rPr>
            <m:sty m:val="p"/>
          </m:rPr>
          <m:t>=</m:t>
        </m:r>
        <m:r>
          <m:t>1</m:t>
        </m:r>
      </m:oMath>
      <w:ins w:id="5270" w:author="PR Preview" w:date="2026-01-01T00:00:00Z">
        <w:r>
          <w:t xml:space="preserve">, by</w:t>
        </w:r>
      </w:ins>
      <w:ins w:id="5271" w:author="PR Preview" w:date="2026-01-01T00:00:00Z">
        <w:r>
          <w:t xml:space="preserve"> </w:t>
        </w:r>
      </w:ins>
      <w:hyperlink w:anchor="thm-rank-dim">
        <w:ins w:id="5272" w:author="PR Preview" w:date="2026-01-01T00:00:00Z">
          <w:r>
            <w:rPr>
              <w:rStyle w:val="Hyperlink"/>
            </w:rPr>
            <w:t xml:space="preserve">Theorem 38</w:t>
          </w:r>
        </w:ins>
      </w:hyperlink>
      <w:ins w:id="5273" w:author="PR Preview" w:date="2026-01-01T00:00:00Z">
        <w:r>
          <w:t xml:space="preserve">.</w:t>
        </w:r>
      </w:ins>
      <w:ins w:id="5274" w:author="PR Preview" w:date="2026-01-01T00:00:00Z">
        <w:r>
          <w:t xml:space="preserve"> </w:t>
        </w:r>
      </w:ins>
      <w:ins w:id="5275" w:author="PR Preview" w:date="2026-01-01T00:00:00Z">
        <w:r>
          <w:t xml:space="preserve">Directly: the first column</w:t>
        </w:r>
      </w:ins>
      <w:ins w:id="5276" w:author="PR Preview" w:date="2026-01-01T00:00:00Z">
        <w:r>
          <w:t xml:space="preserve"> </w:t>
        </w:r>
      </w:ins>
      <m:oMath>
        <m:r>
          <m:rPr>
            <m:sty m:val="p"/>
          </m:rPr>
          <m:t>(</m:t>
        </m:r>
        <m:r>
          <m:t>1</m:t>
        </m:r>
        <m:r>
          <m:rPr>
            <m:sty m:val="p"/>
          </m:rPr>
          <m:t>,</m:t>
        </m:r>
        <m:r>
          <m:t>3</m:t>
        </m:r>
        <m:r>
          <m:rPr>
            <m:sty m:val="p"/>
          </m:rPr>
          <m:t>)</m:t>
        </m:r>
      </m:oMath>
      <w:ins w:id="5277" w:author="PR Preview" w:date="2026-01-01T00:00:00Z">
        <w:r>
          <w:t xml:space="preserve"> </w:t>
        </w:r>
      </w:ins>
      <w:ins w:id="5278" w:author="PR Preview" w:date="2026-01-01T00:00:00Z">
        <w:r>
          <w:t xml:space="preserve">is linearly independent on its own,</w:t>
        </w:r>
      </w:ins>
      <w:ins w:id="5279" w:author="PR Preview" w:date="2026-01-01T00:00:00Z">
        <w:r>
          <w:t xml:space="preserve"> </w:t>
        </w:r>
      </w:ins>
      <w:ins w:id="5280" w:author="PR Preview" w:date="2026-01-01T00:00:00Z">
        <w:r>
          <w:t xml:space="preserve">and any two columns are dependent,</w:t>
        </w:r>
      </w:ins>
      <w:ins w:id="5281" w:author="PR Preview" w:date="2026-01-01T00:00:00Z">
        <w:r>
          <w:t xml:space="preserve"> </w:t>
        </w:r>
      </w:ins>
      <w:ins w:id="5282" w:author="PR Preview" w:date="2026-01-01T00:00:00Z">
        <w:r>
          <w:t xml:space="preserve">because each column is a multiple of</w:t>
        </w:r>
      </w:ins>
      <w:ins w:id="5283" w:author="PR Preview" w:date="2026-01-01T00:00:00Z">
        <w:r>
          <w:t xml:space="preserve"> </w:t>
        </w:r>
      </w:ins>
      <m:oMath>
        <m:r>
          <m:rPr>
            <m:sty m:val="p"/>
          </m:rPr>
          <m:t>(</m:t>
        </m:r>
        <m:r>
          <m:t>1</m:t>
        </m:r>
        <m:r>
          <m:rPr>
            <m:sty m:val="p"/>
          </m:rPr>
          <m:t>,</m:t>
        </m:r>
        <m:r>
          <m:t>3</m:t>
        </m:r>
        <m:r>
          <m:rPr>
            <m:sty m:val="p"/>
          </m:rPr>
          <m:t>)</m:t>
        </m:r>
      </m:oMath>
      <w:ins w:id="5284" w:author="PR Preview" w:date="2026-01-01T00:00:00Z">
        <w:r>
          <w:t xml:space="preserve">.</w:t>
        </w:r>
      </w:ins>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del w:id="5285" w:author="PR Preview" w:date="2026-01-01T00:00:00Z">
        <w:r>
          <w:rPr>
            <w:b/>
            <w:bCs/>
          </w:rPr>
          <w:delText xml:space="preserve">Example 68 (The nullity of the matrix in</w:delText>
        </w:r>
      </w:del>
      <w:del w:id="5286" w:author="PR Preview" w:date="2026-01-01T00:00:00Z">
        <w:r>
          <w:rPr>
            <w:b/>
            <w:bCs/>
          </w:rPr>
          <w:delText xml:space="preserve"> </w:delText>
        </w:r>
      </w:del>
      <w:hyperlink w:anchor="exm-column-space">
        <w:del w:id="5287" w:author="PR Preview" w:date="2026-01-01T00:00:00Z">
          <w:r>
            <w:rPr>
              <w:rStyle w:val="Hyperlink"/>
              <w:b/>
              <w:bCs/>
            </w:rPr>
            <w:delText xml:space="preserve">Example 57</w:delText>
          </w:r>
        </w:del>
      </w:hyperlink>
      <w:del w:id="5288" w:author="PR Preview" w:date="2026-01-01T00:00:00Z">
        <w:r>
          <w:rPr>
            <w:b/>
            <w:bCs/>
          </w:rPr>
          <w:delText xml:space="preserve">)</w:delText>
        </w:r>
      </w:del>
      <w:del w:id="5289" w:author="PR Preview" w:date="2026-01-01T00:00:00Z">
        <w:r>
          <w:delText xml:space="preserve"> </w:delText>
        </w:r>
      </w:del>
      <w:del w:id="5290" w:author="PR Preview" w:date="2026-01-01T00:00:00Z">
        <w:r>
          <w:delText xml:space="preserve">For</w:delText>
        </w:r>
      </w:del>
      <w:del w:id="5291" w:author="PR Preview" w:date="2026-01-01T00:00:00Z">
        <w:r>
          <w:delText xml:space="preserve"> </w:delText>
        </w:r>
      </w:del>
      <m:oMath>
        <m:r>
          <m:rPr>
            <m:sty m:val="bi"/>
          </m:rPr>
          <m:t>A</m:t>
        </m:r>
      </m:oMath>
      <w:del w:id="5292" w:author="PR Preview" w:date="2026-01-01T00:00:00Z">
        <w:r>
          <w:delText xml:space="preserve"> </w:delText>
        </w:r>
      </w:del>
      <w:del w:id="5293" w:author="PR Preview" w:date="2026-01-01T00:00:00Z">
        <w:r>
          <w:delText xml:space="preserve">in</w:delText>
        </w:r>
      </w:del>
      <w:del w:id="5294" w:author="PR Preview" w:date="2026-01-01T00:00:00Z">
        <w:r>
          <w:delText xml:space="preserve"> </w:delText>
        </w:r>
      </w:del>
      <w:hyperlink w:anchor="exm-column-space">
        <w:del w:id="5295" w:author="PR Preview" w:date="2026-01-01T00:00:00Z">
          <w:r>
            <w:rPr>
              <w:rStyle w:val="Hyperlink"/>
            </w:rPr>
            <w:delText xml:space="preserve">Example 57</w:delText>
          </w:r>
        </w:del>
      </w:hyperlink>
      <w:del w:id="5296" w:author="PR Preview" w:date="2026-01-01T00:00:00Z">
        <w:r>
          <w:delText xml:space="preserve">,</w:delText>
        </w:r>
      </w:del>
      <w:del w:id="5297"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5298" w:author="PR Preview" w:date="2026-01-01T00:00:00Z">
        <w:r>
          <w:delText xml:space="preserve"> </w:delText>
        </w:r>
      </w:del>
      <w:del w:id="5299" w:author="PR Preview" w:date="2026-01-01T00:00:00Z">
        <w:r>
          <w:delText xml:space="preserve">(</w:delText>
        </w:r>
      </w:del>
      <w:hyperlink w:anchor="exm-null-space">
        <w:del w:id="5300" w:author="PR Preview" w:date="2026-01-01T00:00:00Z">
          <w:r>
            <w:rPr>
              <w:rStyle w:val="Hyperlink"/>
            </w:rPr>
            <w:delText xml:space="preserve">Example 59</w:delText>
          </w:r>
        </w:del>
      </w:hyperlink>
      <w:del w:id="5301" w:author="PR Preview" w:date="2026-01-01T00:00:00Z">
        <w:r>
          <w:delText xml:space="preserve">).</w:delText>
        </w:r>
      </w:del>
      <w:del w:id="5302" w:author="PR Preview" w:date="2026-01-01T00:00:00Z">
        <w:r>
          <w:delText xml:space="preserve"> </w:delText>
        </w:r>
      </w:del>
      <w:del w:id="5303" w:author="PR Preview" w:date="2026-01-01T00:00:00Z">
        <w:r>
          <w:delText xml:space="preserve">Those two vectors are linearly independent:</w:delText>
        </w:r>
      </w:del>
      <w:del w:id="5304"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5305" w:author="PR Preview" w:date="2026-01-01T00:00:00Z">
        <w:r>
          <w:delText xml:space="preserve">,</w:delText>
        </w:r>
      </w:del>
      <w:del w:id="5306" w:author="PR Preview" w:date="2026-01-01T00:00:00Z">
        <w:r>
          <w:delText xml:space="preserve"> </w:delText>
        </w:r>
      </w:del>
      <w:del w:id="5307" w:author="PR Preview" w:date="2026-01-01T00:00:00Z">
        <w:r>
          <w:delText xml:space="preserve">which is</w:delText>
        </w:r>
      </w:del>
      <w:del w:id="5308" w:author="PR Preview" w:date="2026-01-01T00:00:00Z">
        <w:r>
          <w:delText xml:space="preserve"> </w:delText>
        </w:r>
      </w:del>
      <w:del w:id="5309" w:author="PR Preview" w:date="2026-01-01T00:00:00Z">
        <w:r>
          <w:delText xml:space="preserve">$\mathord{\smash[b]{\underset{\raise.3ex\hbox{$\scriptstyle\sim$}}{0}}\vphantom{0}}_3$</w:delText>
        </w:r>
      </w:del>
      <w:del w:id="5310" w:author="PR Preview" w:date="2026-01-01T00:00:00Z">
        <w:r>
          <w:delText xml:space="preserve"> </w:delText>
        </w:r>
      </w:del>
      <w:del w:id="5311" w:author="PR Preview" w:date="2026-01-01T00:00:00Z">
        <w:r>
          <w:delText xml:space="preserve">only if</w:delText>
        </w:r>
      </w:del>
    </w:p>
    <w:p>
      <w:pPr>
        <w:pStyle w:val="FirstParagraph"/>
      </w:pPr>
      <w:ins w:id="5312" w:author="PR Preview" w:date="2026-01-01T00:00:00Z">
        <w:r>
          <w:rPr>
            <w:b/>
            <w:bCs/>
          </w:rPr>
          <w:t xml:space="preserve">Example 67 (The nullity of the matrix in</w:t>
        </w:r>
      </w:ins>
      <w:ins w:id="5313" w:author="PR Preview" w:date="2026-01-01T00:00:00Z">
        <w:r>
          <w:rPr>
            <w:b/>
            <w:bCs/>
          </w:rPr>
          <w:t xml:space="preserve"> </w:t>
        </w:r>
      </w:ins>
      <w:hyperlink w:anchor="exm-column-space">
        <w:ins w:id="5314" w:author="PR Preview" w:date="2026-01-01T00:00:00Z">
          <w:r>
            <w:rPr>
              <w:rStyle w:val="Hyperlink"/>
              <w:b/>
              <w:bCs/>
            </w:rPr>
            <w:t xml:space="preserve">Example 56</w:t>
          </w:r>
        </w:ins>
      </w:hyperlink>
      <w:ins w:id="5315" w:author="PR Preview" w:date="2026-01-01T00:00:00Z">
        <w:r>
          <w:rPr>
            <w:b/>
            <w:bCs/>
          </w:rPr>
          <w:t xml:space="preserve">)</w:t>
        </w:r>
      </w:ins>
      <w:ins w:id="5316" w:author="PR Preview" w:date="2026-01-01T00:00:00Z">
        <w:r>
          <w:t xml:space="preserve"> </w:t>
        </w:r>
      </w:ins>
      <w:ins w:id="5317" w:author="PR Preview" w:date="2026-01-01T00:00:00Z">
        <w:r>
          <w:t xml:space="preserve">For</w:t>
        </w:r>
      </w:ins>
      <w:ins w:id="5318" w:author="PR Preview" w:date="2026-01-01T00:00:00Z">
        <w:r>
          <w:t xml:space="preserve"> </w:t>
        </w:r>
      </w:ins>
      <m:oMath>
        <m:r>
          <m:rPr>
            <m:sty m:val="bi"/>
          </m:rPr>
          <m:t>A</m:t>
        </m:r>
      </m:oMath>
      <w:ins w:id="5319" w:author="PR Preview" w:date="2026-01-01T00:00:00Z">
        <w:r>
          <w:t xml:space="preserve"> </w:t>
        </w:r>
      </w:ins>
      <w:ins w:id="5320" w:author="PR Preview" w:date="2026-01-01T00:00:00Z">
        <w:r>
          <w:t xml:space="preserve">in</w:t>
        </w:r>
      </w:ins>
      <w:ins w:id="5321" w:author="PR Preview" w:date="2026-01-01T00:00:00Z">
        <w:r>
          <w:t xml:space="preserve"> </w:t>
        </w:r>
      </w:ins>
      <w:hyperlink w:anchor="exm-column-space">
        <w:ins w:id="5322" w:author="PR Preview" w:date="2026-01-01T00:00:00Z">
          <w:r>
            <w:rPr>
              <w:rStyle w:val="Hyperlink"/>
            </w:rPr>
            <w:t xml:space="preserve">Example 56</w:t>
          </w:r>
        </w:ins>
      </w:hyperlink>
      <w:ins w:id="5323" w:author="PR Preview" w:date="2026-01-01T00:00:00Z">
        <w:r>
          <w:t xml:space="preserve">,</w:t>
        </w:r>
      </w:ins>
      <w:ins w:id="5324"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5325" w:author="PR Preview" w:date="2026-01-01T00:00:00Z">
        <w:r>
          <w:t xml:space="preserve"> </w:t>
        </w:r>
      </w:ins>
      <w:ins w:id="5326" w:author="PR Preview" w:date="2026-01-01T00:00:00Z">
        <w:r>
          <w:t xml:space="preserve">(</w:t>
        </w:r>
      </w:ins>
      <w:hyperlink w:anchor="exm-null-space">
        <w:ins w:id="5327" w:author="PR Preview" w:date="2026-01-01T00:00:00Z">
          <w:r>
            <w:rPr>
              <w:rStyle w:val="Hyperlink"/>
            </w:rPr>
            <w:t xml:space="preserve">Example 58</w:t>
          </w:r>
        </w:ins>
      </w:hyperlink>
      <w:ins w:id="5328" w:author="PR Preview" w:date="2026-01-01T00:00:00Z">
        <w:r>
          <w:t xml:space="preserve">).</w:t>
        </w:r>
      </w:ins>
      <w:ins w:id="5329" w:author="PR Preview" w:date="2026-01-01T00:00:00Z">
        <w:r>
          <w:t xml:space="preserve"> </w:t>
        </w:r>
      </w:ins>
      <w:ins w:id="5330" w:author="PR Preview" w:date="2026-01-01T00:00:00Z">
        <w:r>
          <w:t xml:space="preserve">Those two vectors are linearly independent:</w:t>
        </w:r>
      </w:ins>
      <w:ins w:id="5331"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5332" w:author="PR Preview" w:date="2026-01-01T00:00:00Z">
        <w:r>
          <w:t xml:space="preserve">,</w:t>
        </w:r>
      </w:ins>
      <w:ins w:id="5333" w:author="PR Preview" w:date="2026-01-01T00:00:00Z">
        <w:r>
          <w:t xml:space="preserve"> </w:t>
        </w:r>
      </w:ins>
      <w:ins w:id="5334" w:author="PR Preview" w:date="2026-01-01T00:00:00Z">
        <w:r>
          <w:t xml:space="preserve">which is</w:t>
        </w:r>
      </w:ins>
      <w:ins w:id="5335" w:author="PR Preview" w:date="2026-01-01T00:00:00Z">
        <w:r>
          <w:t xml:space="preserve"> </w:t>
        </w:r>
      </w:ins>
      <w:ins w:id="5336" w:author="PR Preview" w:date="2026-01-01T00:00:00Z">
        <w:r>
          <w:t xml:space="preserve">$\mathord{\smash[b]{\underset{\raise.3ex\hbox{$\scriptstyle\sim$}}{0}}\vphantom{0}}_3$</w:t>
        </w:r>
      </w:ins>
      <w:ins w:id="5337" w:author="PR Preview" w:date="2026-01-01T00:00:00Z">
        <w:r>
          <w:t xml:space="preserve"> </w:t>
        </w:r>
      </w:ins>
      <w:ins w:id="5338"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del w:id="5339" w:author="PR Preview" w:date="2026-01-01T00:00:00Z">
        <w:r>
          <w:rPr>
            <w:b/>
            <w:bCs/>
          </w:rPr>
          <w:delText xml:space="preserve">Theorem 40 (Rank-nullity theorem)</w:delText>
        </w:r>
      </w:del>
      <w:del w:id="5340" w:author="PR Preview" w:date="2026-01-01T00:00:00Z">
        <w:r>
          <w:delText xml:space="preserve"> </w:delText>
        </w:r>
      </w:del>
      <w:del w:id="5341" w:author="PR Preview" w:date="2026-01-01T00:00:00Z">
        <w:r>
          <w:delText xml:space="preserve">For any</w:delText>
        </w:r>
      </w:del>
      <w:del w:id="5342" w:author="PR Preview" w:date="2026-01-01T00:00:00Z">
        <w:r>
          <w:delText xml:space="preserve"> </w:delText>
        </w:r>
      </w:del>
      <m:oMath>
        <m:r>
          <m:t>m</m:t>
        </m:r>
        <m:r>
          <m:rPr>
            <m:sty m:val="p"/>
          </m:rPr>
          <m:t>×</m:t>
        </m:r>
        <m:r>
          <m:t>n</m:t>
        </m:r>
      </m:oMath>
      <w:del w:id="5343" w:author="PR Preview" w:date="2026-01-01T00:00:00Z">
        <w:r>
          <w:delText xml:space="preserve"> </w:delText>
        </w:r>
      </w:del>
      <w:del w:id="5344" w:author="PR Preview" w:date="2026-01-01T00:00:00Z">
        <w:r>
          <w:delText xml:space="preserve">matrix</w:delText>
        </w:r>
      </w:del>
      <w:del w:id="5345" w:author="PR Preview" w:date="2026-01-01T00:00:00Z">
        <w:r>
          <w:delText xml:space="preserve"> </w:delText>
        </w:r>
      </w:del>
      <m:oMath>
        <m:r>
          <m:rPr>
            <m:sty m:val="bi"/>
          </m:rPr>
          <m:t>A</m:t>
        </m:r>
      </m:oMath>
      <w:del w:id="5346" w:author="PR Preview" w:date="2026-01-01T00:00:00Z">
        <w:r>
          <w:delText xml:space="preserve">,</w:delText>
        </w:r>
      </w:del>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p>
      <w:pPr>
        <w:pStyle w:val="FirstParagraph"/>
      </w:pPr>
      <w:del w:id="5347" w:author="PR Preview" w:date="2026-01-01T00:00:00Z">
        <w:r>
          <w:rPr>
            <w:i/>
            <w:iCs/>
          </w:rPr>
          <w:delText xml:space="preserve">Proof</w:delText>
        </w:r>
      </w:del>
      <w:del w:id="5348" w:author="PR Preview" w:date="2026-01-01T00:00:00Z">
        <w:r>
          <w:delText xml:space="preserve">. </w:delText>
        </w:r>
      </w:del>
      <w:del w:id="5349" w:author="PR Preview" w:date="2026-01-01T00:00:00Z">
        <w:r>
          <w:delText xml:space="preserve">Let</w:delText>
        </w:r>
      </w:del>
      <w:del w:id="5350"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5351" w:author="PR Preview" w:date="2026-01-01T00:00:00Z">
        <w:r>
          <w:delText xml:space="preserve">.</w:delText>
        </w:r>
      </w:del>
      <w:del w:id="5352" w:author="PR Preview" w:date="2026-01-01T00:00:00Z">
        <w:r>
          <w:delText xml:space="preserve"> </w:delText>
        </w:r>
      </w:del>
      <w:del w:id="5353" w:author="PR Preview" w:date="2026-01-01T00:00:00Z">
        <w:r>
          <w:delText xml:space="preserve">Choose a basis</w:delText>
        </w:r>
      </w:del>
      <w:del w:id="5354" w:author="PR Preview" w:date="2026-01-01T00:00:00Z">
        <w:r>
          <w:delText xml:space="preserve"> </w:delText>
        </w:r>
      </w:del>
      <w:del w:id="5355" w:author="PR Preview" w:date="2026-01-01T00:00:00Z">
        <w:r>
          <w:delText xml:space="preserve">$\mathord{\smash[b]{\underset{\raise.3ex\hbox{$\scriptstyle\sim$}}{x}}\vphantom{x}}_1, \ldots, \mathord{\smash[b]{\underset{\raise.3ex\hbox{$\scriptstyle\sim$}}{x}}\vphantom{x}}_\nu$</w:delText>
        </w:r>
      </w:del>
      <w:del w:id="5356" w:author="PR Preview" w:date="2026-01-01T00:00:00Z">
        <w:r>
          <w:delText xml:space="preserve"> </w:delText>
        </w:r>
      </w:del>
      <w:del w:id="5357" w:author="PR Preview" w:date="2026-01-01T00:00:00Z">
        <w:r>
          <w:delText xml:space="preserve">of</w:delText>
        </w:r>
      </w:del>
      <w:del w:id="5358" w:author="PR Preview" w:date="2026-01-01T00:00:00Z">
        <w:r>
          <w:delText xml:space="preserve"> </w:delText>
        </w:r>
      </w:del>
      <m:oMath>
        <m:r>
          <m:rPr>
            <m:scr m:val="script"/>
            <m:sty m:val="p"/>
          </m:rPr>
          <m:t>N</m:t>
        </m:r>
        <m:r>
          <m:rPr>
            <m:sty m:val="p"/>
          </m:rPr>
          <m:t>(</m:t>
        </m:r>
        <m:r>
          <m:rPr>
            <m:sty m:val="bi"/>
          </m:rPr>
          <m:t>A</m:t>
        </m:r>
        <m:r>
          <m:rPr>
            <m:sty m:val="p"/>
          </m:rPr>
          <m:t>)</m:t>
        </m:r>
      </m:oMath>
      <w:del w:id="5359" w:author="PR Preview" w:date="2026-01-01T00:00:00Z">
        <w:r>
          <w:delText xml:space="preserve">,</w:delText>
        </w:r>
      </w:del>
      <w:del w:id="5360" w:author="PR Preview" w:date="2026-01-01T00:00:00Z">
        <w:r>
          <w:delText xml:space="preserve"> </w:delText>
        </w:r>
      </w:del>
      <w:del w:id="5361" w:author="PR Preview" w:date="2026-01-01T00:00:00Z">
        <w:r>
          <w:delText xml:space="preserve">and extend it to a basis</w:delText>
        </w:r>
      </w:del>
      <w:del w:id="5362" w:author="PR Preview" w:date="2026-01-01T00:00:00Z">
        <w:r>
          <w:delText xml:space="preserve"> </w:delText>
        </w:r>
      </w:del>
      <w:del w:id="5363" w:author="PR Preview" w:date="2026-01-01T00:00:00Z">
        <w:r>
          <w:delText xml:space="preserve">$\mathord{\smash[b]{\underset{\raise.3ex\hbox{$\scriptstyle\sim$}}{x}}\vphantom{x}}_1, \ldots, \mathord{\smash[b]{\underset{\raise.3ex\hbox{$\scriptstyle\sim$}}{x}}\vphantom{x}}_\nu, \mathord{\smash[b]{\underset{\raise.3ex\hbox{$\scriptstyle\sim$}}{y}}\vphantom{y}}_1, \ldots, \mathord{\smash[b]{\underset{\raise.3ex\hbox{$\scriptstyle\sim$}}{y}}\vphantom{y}}_{n - \nu}$</w:delText>
        </w:r>
      </w:del>
      <w:del w:id="5364" w:author="PR Preview" w:date="2026-01-01T00:00:00Z">
        <w:r>
          <w:delText xml:space="preserve"> </w:delText>
        </w:r>
      </w:del>
      <w:del w:id="5365" w:author="PR Preview" w:date="2026-01-01T00:00:00Z">
        <w:r>
          <w:delText xml:space="preserve">of</w:delText>
        </w:r>
      </w:del>
      <w:del w:id="5366" w:author="PR Preview" w:date="2026-01-01T00:00:00Z">
        <w:r>
          <w:delText xml:space="preserve"> </w:delText>
        </w:r>
      </w:del>
      <m:oMath>
        <m:sSup>
          <m:e>
            <m:r>
              <m:rPr>
                <m:scr m:val="double-struck"/>
                <m:sty m:val="p"/>
              </m:rPr>
              <m:t>R</m:t>
            </m:r>
          </m:e>
          <m:sup>
            <m:r>
              <m:t>n</m:t>
            </m:r>
          </m:sup>
        </m:sSup>
      </m:oMath>
      <w:del w:id="5367" w:author="PR Preview" w:date="2026-01-01T00:00:00Z">
        <w:r>
          <w:delText xml:space="preserve"> </w:delText>
        </w:r>
      </w:del>
      <w:del w:id="5368" w:author="PR Preview" w:date="2026-01-01T00:00:00Z">
        <w:r>
          <w:delText xml:space="preserve">(</w:delText>
        </w:r>
      </w:del>
      <w:hyperlink w:anchor="thm-extend-basis">
        <w:del w:id="5369" w:author="PR Preview" w:date="2026-01-01T00:00:00Z">
          <w:r>
            <w:rPr>
              <w:rStyle w:val="Hyperlink"/>
            </w:rPr>
            <w:delText xml:space="preserve">Theorem 30</w:delText>
          </w:r>
        </w:del>
      </w:hyperlink>
      <w:del w:id="5370" w:author="PR Preview" w:date="2026-01-01T00:00:00Z">
        <w:r>
          <w:delText xml:space="preserve">);</w:delText>
        </w:r>
      </w:del>
      <w:del w:id="5371" w:author="PR Preview" w:date="2026-01-01T00:00:00Z">
        <w:r>
          <w:delText xml:space="preserve"> </w:delText>
        </w:r>
      </w:del>
      <w:del w:id="5372" w:author="PR Preview" w:date="2026-01-01T00:00:00Z">
        <w:r>
          <w:delText xml:space="preserve">it has</w:delText>
        </w:r>
      </w:del>
      <w:del w:id="5373" w:author="PR Preview" w:date="2026-01-01T00:00:00Z">
        <w:r>
          <w:delText xml:space="preserve"> </w:delText>
        </w:r>
      </w:del>
      <m:oMath>
        <m:r>
          <m:t>n</m:t>
        </m:r>
      </m:oMath>
      <w:del w:id="5374" w:author="PR Preview" w:date="2026-01-01T00:00:00Z">
        <w:r>
          <w:delText xml:space="preserve"> </w:delText>
        </w:r>
      </w:del>
      <w:del w:id="5375" w:author="PR Preview" w:date="2026-01-01T00:00:00Z">
        <w:r>
          <w:delText xml:space="preserve">vectors,</w:delText>
        </w:r>
      </w:del>
      <w:del w:id="5376" w:author="PR Preview" w:date="2026-01-01T00:00:00Z">
        <w:r>
          <w:delText xml:space="preserve"> </w:delText>
        </w:r>
      </w:del>
      <w:del w:id="5377" w:author="PR Preview" w:date="2026-01-01T00:00:00Z">
        <w:r>
          <w:delText xml:space="preserve">because every basis of</w:delText>
        </w:r>
      </w:del>
      <w:del w:id="5378" w:author="PR Preview" w:date="2026-01-01T00:00:00Z">
        <w:r>
          <w:delText xml:space="preserve"> </w:delText>
        </w:r>
      </w:del>
      <m:oMath>
        <m:sSup>
          <m:e>
            <m:r>
              <m:rPr>
                <m:scr m:val="double-struck"/>
                <m:sty m:val="p"/>
              </m:rPr>
              <m:t>R</m:t>
            </m:r>
          </m:e>
          <m:sup>
            <m:r>
              <m:t>n</m:t>
            </m:r>
          </m:sup>
        </m:sSup>
      </m:oMath>
      <w:del w:id="5379" w:author="PR Preview" w:date="2026-01-01T00:00:00Z">
        <w:r>
          <w:delText xml:space="preserve"> </w:delText>
        </w:r>
      </w:del>
      <w:del w:id="5380" w:author="PR Preview" w:date="2026-01-01T00:00:00Z">
        <w:r>
          <w:delText xml:space="preserve">has</w:delText>
        </w:r>
      </w:del>
      <w:del w:id="5381"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5382" w:author="PR Preview" w:date="2026-01-01T00:00:00Z">
        <w:r>
          <w:delText xml:space="preserve"> </w:delText>
        </w:r>
      </w:del>
      <w:del w:id="5383" w:author="PR Preview" w:date="2026-01-01T00:00:00Z">
        <w:r>
          <w:delText xml:space="preserve">vectors</w:delText>
        </w:r>
      </w:del>
      <w:del w:id="5384" w:author="PR Preview" w:date="2026-01-01T00:00:00Z">
        <w:r>
          <w:delText xml:space="preserve"> </w:delText>
        </w:r>
      </w:del>
      <w:del w:id="5385" w:author="PR Preview" w:date="2026-01-01T00:00:00Z">
        <w:r>
          <w:delText xml:space="preserve">(</w:delText>
        </w:r>
      </w:del>
      <w:hyperlink w:anchor="thm-basis-size">
        <w:del w:id="5386" w:author="PR Preview" w:date="2026-01-01T00:00:00Z">
          <w:r>
            <w:rPr>
              <w:rStyle w:val="Hyperlink"/>
            </w:rPr>
            <w:delText xml:space="preserve">Theorem 28</w:delText>
          </w:r>
        </w:del>
      </w:hyperlink>
      <w:del w:id="5387" w:author="PR Preview" w:date="2026-01-01T00:00:00Z">
        <w:r>
          <w:delText xml:space="preserve">,</w:delText>
        </w:r>
      </w:del>
      <w:del w:id="5388" w:author="PR Preview" w:date="2026-01-01T00:00:00Z">
        <w:r>
          <w:delText xml:space="preserve"> </w:delText>
        </w:r>
      </w:del>
      <w:hyperlink w:anchor="exm-dimension">
        <w:del w:id="5389" w:author="PR Preview" w:date="2026-01-01T00:00:00Z">
          <w:r>
            <w:rPr>
              <w:rStyle w:val="Hyperlink"/>
            </w:rPr>
            <w:delText xml:space="preserve">Example 51</w:delText>
          </w:r>
        </w:del>
      </w:hyperlink>
      <w:del w:id="5390" w:author="PR Preview" w:date="2026-01-01T00:00:00Z">
        <w:r>
          <w:delText xml:space="preserve">).</w:delText>
        </w:r>
      </w:del>
      <w:del w:id="5391" w:author="PR Preview" w:date="2026-01-01T00:00:00Z">
        <w:r>
          <w:delText xml:space="preserve"> </w:delText>
        </w:r>
      </w:del>
      <w:del w:id="5392" w:author="PR Preview" w:date="2026-01-01T00:00:00Z">
        <w:r>
          <w:delText xml:space="preserve">We show that</w:delText>
        </w:r>
      </w:del>
      <w:del w:id="5393" w:author="PR Preview" w:date="2026-01-01T00:00:00Z">
        <w:r>
          <w:delText xml:space="preserve"> </w:delText>
        </w:r>
      </w:del>
      <w:del w:id="5394" w:author="PR Preview" w:date="2026-01-01T00:00:00Z">
        <w:r>
          <w:delText xml:space="preserve">$\mathbf{A} \mathord{\smash[b]{\underset{\raise.3ex\hbox{$\scriptstyle\sim$}}{y}}\vphantom{y}}_1, \ldots, \mathbf{A} \mathord{\smash[b]{\underset{\raise.3ex\hbox{$\scriptstyle\sim$}}{y}}\vphantom{y}}_{n - \nu}$</w:delText>
        </w:r>
      </w:del>
      <w:del w:id="5395" w:author="PR Preview" w:date="2026-01-01T00:00:00Z">
        <w:r>
          <w:delText xml:space="preserve"> </w:delText>
        </w:r>
      </w:del>
      <w:del w:id="5396" w:author="PR Preview" w:date="2026-01-01T00:00:00Z">
        <w:r>
          <w:delText xml:space="preserve">are a basis of</w:delText>
        </w:r>
      </w:del>
      <w:del w:id="5397" w:author="PR Preview" w:date="2026-01-01T00:00:00Z">
        <w:r>
          <w:delText xml:space="preserve"> </w:delText>
        </w:r>
      </w:del>
      <m:oMath>
        <m:r>
          <m:rPr>
            <m:scr m:val="script"/>
            <m:sty m:val="p"/>
          </m:rPr>
          <m:t>C</m:t>
        </m:r>
        <m:r>
          <m:rPr>
            <m:sty m:val="p"/>
          </m:rPr>
          <m:t>(</m:t>
        </m:r>
        <m:r>
          <m:rPr>
            <m:sty m:val="bi"/>
          </m:rPr>
          <m:t>A</m:t>
        </m:r>
        <m:r>
          <m:rPr>
            <m:sty m:val="p"/>
          </m:rPr>
          <m:t>)</m:t>
        </m:r>
      </m:oMath>
      <w:del w:id="5398" w:author="PR Preview" w:date="2026-01-01T00:00:00Z">
        <w:r>
          <w:delText xml:space="preserve">,</w:delText>
        </w:r>
      </w:del>
      <w:del w:id="5399" w:author="PR Preview" w:date="2026-01-01T00:00:00Z">
        <w:r>
          <w:delText xml:space="preserve"> </w:delText>
        </w:r>
      </w:del>
      <w:del w:id="5400" w:author="PR Preview" w:date="2026-01-01T00:00:00Z">
        <w:r>
          <w:delText xml:space="preserve">using</w:delText>
        </w:r>
      </w:del>
      <w:del w:id="5401" w:author="PR Preview" w:date="2026-01-01T00:00:00Z">
        <w:r>
          <w:delText xml:space="preserve"> </w:delText>
        </w:r>
      </w:del>
      <w:hyperlink w:anchor="thm-matvec-linear">
        <w:del w:id="5402" w:author="PR Preview" w:date="2026-01-01T00:00:00Z">
          <w:r>
            <w:rPr>
              <w:rStyle w:val="Hyperlink"/>
            </w:rPr>
            <w:delText xml:space="preserve">Theorem 25</w:delText>
          </w:r>
        </w:del>
      </w:hyperlink>
      <w:del w:id="5403" w:author="PR Preview" w:date="2026-01-01T00:00:00Z">
        <w:r>
          <w:delText xml:space="preserve"> </w:delText>
        </w:r>
      </w:del>
      <w:del w:id="5404" w:author="PR Preview" w:date="2026-01-01T00:00:00Z">
        <w:r>
          <w:delText xml:space="preserve">to apply</w:delText>
        </w:r>
      </w:del>
      <w:del w:id="5405" w:author="PR Preview" w:date="2026-01-01T00:00:00Z">
        <w:r>
          <w:delText xml:space="preserve"> </w:delText>
        </w:r>
      </w:del>
      <m:oMath>
        <m:r>
          <m:rPr>
            <m:sty m:val="bi"/>
          </m:rPr>
          <m:t>A</m:t>
        </m:r>
      </m:oMath>
      <w:del w:id="5406" w:author="PR Preview" w:date="2026-01-01T00:00:00Z">
        <w:r>
          <w:delText xml:space="preserve"> </w:delText>
        </w:r>
      </w:del>
      <w:del w:id="5407" w:author="PR Preview" w:date="2026-01-01T00:00:00Z">
        <w:r>
          <w:delText xml:space="preserve">to linear combinations.</w:delText>
        </w:r>
      </w:del>
    </w:p>
    <w:p>
      <w:pPr>
        <w:pStyle w:val="BodyText"/>
      </w:pPr>
      <w:del w:id="5408" w:author="PR Preview" w:date="2026-01-01T00:00:00Z">
        <w:r>
          <w:rPr>
            <w:b/>
            <w:bCs/>
          </w:rPr>
          <w:delText xml:space="preserve">They are linearly independent.</w:delText>
        </w:r>
      </w:del>
      <w:del w:id="5409" w:author="PR Preview" w:date="2026-01-01T00:00:00Z">
        <w:r>
          <w:delText xml:space="preserve"> </w:delText>
        </w:r>
      </w:del>
      <w:del w:id="5410" w:author="PR Preview" w:date="2026-01-01T00:00:00Z">
        <w:r>
          <w:delText xml:space="preserve">Suppose</w:delText>
        </w:r>
      </w:del>
      <w:del w:id="5411" w:author="PR Preview" w:date="2026-01-01T00:00:00Z">
        <w:r>
          <w:delText xml:space="preserve"> </w:delText>
        </w:r>
      </w:del>
      <w:del w:id="5412" w:author="PR Preview" w:date="2026-01-01T00:00:00Z">
        <w:r>
          <w:delText xml:space="preserve">$\sum_{i=1}^{n-\nu} v_i\,\mathbf{A} \mathord{\smash[b]{\underset{\raise.3ex\hbox{$\scriptstyle\sim$}}{y}}\vphantom{y}}_i = \mathord{\smash[b]{\underset{\raise.3ex\hbox{$\scriptstyle\sim$}}{0}}\vphantom{0}}_m$</w:delText>
        </w:r>
      </w:del>
      <w:del w:id="5413" w:author="PR Preview" w:date="2026-01-01T00:00:00Z">
        <w:r>
          <w:delText xml:space="preserve">.</w:delText>
        </w:r>
      </w:del>
      <w:del w:id="5414" w:author="PR Preview" w:date="2026-01-01T00:00:00Z">
        <w:r>
          <w:delText xml:space="preserve"> </w:delText>
        </w:r>
      </w:del>
      <w:del w:id="5415" w:author="PR Preview" w:date="2026-01-01T00:00:00Z">
        <w:r>
          <w:delText xml:space="preserve">Then</w:delText>
        </w:r>
      </w:del>
      <w:del w:id="5416" w:author="PR Preview" w:date="2026-01-01T00:00:00Z">
        <w:r>
          <w:delText xml:space="preserve"> </w:delText>
        </w:r>
      </w:del>
      <w:del w:id="5417" w:author="PR Preview" w:date="2026-01-01T00:00:00Z">
        <w:r>
          <w:delText xml:space="preserve">$\mathbf{A}\,\mathopen{}\left(\sum_i v_i \mathord{\smash[b]{\underset{\raise.3ex\hbox{$\scriptstyle\sim$}}{y}}\vphantom{y}}_i\right)\mathclose{} = \mathord{\smash[b]{\underset{\raise.3ex\hbox{$\scriptstyle\sim$}}{0}}\vphantom{0}}_m$</w:delText>
        </w:r>
      </w:del>
      <w:del w:id="5418" w:author="PR Preview" w:date="2026-01-01T00:00:00Z">
        <w:r>
          <w:delText xml:space="preserve"> </w:delText>
        </w:r>
      </w:del>
      <w:del w:id="5419" w:author="PR Preview" w:date="2026-01-01T00:00:00Z">
        <w:r>
          <w:delText xml:space="preserve">(</w:delText>
        </w:r>
      </w:del>
      <w:hyperlink w:anchor="thm-matvec-linear">
        <w:del w:id="5420" w:author="PR Preview" w:date="2026-01-01T00:00:00Z">
          <w:r>
            <w:rPr>
              <w:rStyle w:val="Hyperlink"/>
            </w:rPr>
            <w:delText xml:space="preserve">Theorem 25</w:delText>
          </w:r>
        </w:del>
      </w:hyperlink>
      <w:del w:id="5421" w:author="PR Preview" w:date="2026-01-01T00:00:00Z">
        <w:r>
          <w:delText xml:space="preserve">),</w:delText>
        </w:r>
      </w:del>
      <w:del w:id="5422" w:author="PR Preview" w:date="2026-01-01T00:00:00Z">
        <w:r>
          <w:delText xml:space="preserve"> </w:delText>
        </w:r>
      </w:del>
      <w:del w:id="5423" w:author="PR Preview" w:date="2026-01-01T00:00:00Z">
        <w:r>
          <w:delText xml:space="preserve">so</w:delText>
        </w:r>
      </w:del>
      <w:del w:id="5424" w:author="PR Preview" w:date="2026-01-01T00:00:00Z">
        <w:r>
          <w:delText xml:space="preserve"> </w:delText>
        </w:r>
      </w:del>
      <w:del w:id="5425" w:author="PR Preview" w:date="2026-01-01T00:00:00Z">
        <w:r>
          <w:delText xml:space="preserve">$\sum_i v_i \mathord{\smash[b]{\underset{\raise.3ex\hbox{$\scriptstyle\sim$}}{y}}\vphantom{y}}_i \in \mathcal{N}(\mathbf{A})$</w:delText>
        </w:r>
      </w:del>
      <w:del w:id="5426" w:author="PR Preview" w:date="2026-01-01T00:00:00Z">
        <w:r>
          <w:delText xml:space="preserve">,</w:delText>
        </w:r>
      </w:del>
      <w:del w:id="5427" w:author="PR Preview" w:date="2026-01-01T00:00:00Z">
        <w:r>
          <w:delText xml:space="preserve"> </w:delText>
        </w:r>
      </w:del>
      <w:del w:id="5428" w:author="PR Preview" w:date="2026-01-01T00:00:00Z">
        <w:r>
          <w:delText xml:space="preserve">and it equals</w:delText>
        </w:r>
      </w:del>
      <w:del w:id="5429" w:author="PR Preview" w:date="2026-01-01T00:00:00Z">
        <w:r>
          <w:delText xml:space="preserve"> </w:delText>
        </w:r>
      </w:del>
      <w:del w:id="5430" w:author="PR Preview" w:date="2026-01-01T00:00:00Z">
        <w:r>
          <w:delText xml:space="preserve">$\sum_{j=1}^{\nu} u_j \mathord{\smash[b]{\underset{\raise.3ex\hbox{$\scriptstyle\sim$}}{x}}\vphantom{x}}_j$</w:delText>
        </w:r>
      </w:del>
      <w:del w:id="5431" w:author="PR Preview" w:date="2026-01-01T00:00:00Z">
        <w:r>
          <w:delText xml:space="preserve"> </w:delText>
        </w:r>
      </w:del>
      <w:del w:id="5432" w:author="PR Preview" w:date="2026-01-01T00:00:00Z">
        <w:r>
          <w:delText xml:space="preserve">for some numbers</w:delText>
        </w:r>
      </w:del>
      <w:del w:id="5433" w:author="PR Preview" w:date="2026-01-01T00:00:00Z">
        <w:r>
          <w:delText xml:space="preserve"> </w:delText>
        </w:r>
      </w:del>
      <m:oMath>
        <m:sSub>
          <m:e>
            <m:r>
              <m:t>u</m:t>
            </m:r>
          </m:e>
          <m:sub>
            <m:r>
              <m:t>j</m:t>
            </m:r>
          </m:sub>
        </m:sSub>
      </m:oMath>
      <w:del w:id="5434" w:author="PR Preview" w:date="2026-01-01T00:00:00Z">
        <w:r>
          <w:delText xml:space="preserve">,</w:delText>
        </w:r>
      </w:del>
      <w:del w:id="5435" w:author="PR Preview" w:date="2026-01-01T00:00:00Z">
        <w:r>
          <w:delText xml:space="preserve"> </w:delText>
        </w:r>
      </w:del>
      <w:del w:id="5436" w:author="PR Preview" w:date="2026-01-01T00:00:00Z">
        <w:r>
          <w:delText xml:space="preserve">since the</w:delText>
        </w:r>
      </w:del>
      <w:del w:id="5437" w:author="PR Preview" w:date="2026-01-01T00:00:00Z">
        <w:r>
          <w:delText xml:space="preserve"> </w:delText>
        </w:r>
      </w:del>
      <w:del w:id="5438" w:author="PR Preview" w:date="2026-01-01T00:00:00Z">
        <w:r>
          <w:delText xml:space="preserve">$\mathord{\smash[b]{\underset{\raise.3ex\hbox{$\scriptstyle\sim$}}{x}}\vphantom{x}}_j$</w:delText>
        </w:r>
      </w:del>
      <w:del w:id="5439" w:author="PR Preview" w:date="2026-01-01T00:00:00Z">
        <w:r>
          <w:delText xml:space="preserve"> </w:delText>
        </w:r>
      </w:del>
      <w:del w:id="5440" w:author="PR Preview" w:date="2026-01-01T00:00:00Z">
        <w:r>
          <w:delText xml:space="preserve">span</w:delText>
        </w:r>
      </w:del>
      <w:del w:id="5441" w:author="PR Preview" w:date="2026-01-01T00:00:00Z">
        <w:r>
          <w:delText xml:space="preserve"> </w:delText>
        </w:r>
      </w:del>
      <m:oMath>
        <m:r>
          <m:rPr>
            <m:scr m:val="script"/>
            <m:sty m:val="p"/>
          </m:rPr>
          <m:t>N</m:t>
        </m:r>
        <m:r>
          <m:rPr>
            <m:sty m:val="p"/>
          </m:rPr>
          <m:t>(</m:t>
        </m:r>
        <m:r>
          <m:rPr>
            <m:sty m:val="bi"/>
          </m:rPr>
          <m:t>A</m:t>
        </m:r>
        <m:r>
          <m:rPr>
            <m:sty m:val="p"/>
          </m:rPr>
          <m:t>)</m:t>
        </m:r>
      </m:oMath>
      <w:del w:id="5442" w:author="PR Preview" w:date="2026-01-01T00:00:00Z">
        <w:r>
          <w:delText xml:space="preserve">.</w:delText>
        </w:r>
      </w:del>
      <w:del w:id="5443" w:author="PR Preview" w:date="2026-01-01T00:00:00Z">
        <w:r>
          <w:delText xml:space="preserve"> </w:delText>
        </w:r>
      </w:del>
      <w:del w:id="5444" w:author="PR Preview" w:date="2026-01-01T00:00:00Z">
        <w:r>
          <w:delText xml:space="preserve">Moving everything to one side,</w:delText>
        </w:r>
      </w:del>
    </w:p>
    <w:p>
      <w:pPr>
        <w:pStyle w:val="BodyText"/>
      </w:pPr>
      <w:ins w:id="5445" w:author="PR Preview" w:date="2026-01-01T00:00:00Z">
        <w:r>
          <w:rPr>
            <w:b/>
            <w:bCs/>
          </w:rPr>
          <w:t xml:space="preserve">Theorem 39 (Rank-nullity theorem)</w:t>
        </w:r>
      </w:ins>
      <w:ins w:id="5446" w:author="PR Preview" w:date="2026-01-01T00:00:00Z">
        <w:r>
          <w:t xml:space="preserve"> </w:t>
        </w:r>
      </w:ins>
      <w:ins w:id="5447" w:author="PR Preview" w:date="2026-01-01T00:00:00Z">
        <w:r>
          <w:t xml:space="preserve">For any</w:t>
        </w:r>
      </w:ins>
      <w:ins w:id="5448" w:author="PR Preview" w:date="2026-01-01T00:00:00Z">
        <w:r>
          <w:t xml:space="preserve"> </w:t>
        </w:r>
      </w:ins>
      <m:oMath>
        <m:r>
          <m:t>m</m:t>
        </m:r>
        <m:r>
          <m:rPr>
            <m:sty m:val="p"/>
          </m:rPr>
          <m:t>×</m:t>
        </m:r>
        <m:r>
          <m:t>n</m:t>
        </m:r>
      </m:oMath>
      <w:ins w:id="5449" w:author="PR Preview" w:date="2026-01-01T00:00:00Z">
        <w:r>
          <w:t xml:space="preserve"> </w:t>
        </w:r>
      </w:ins>
      <w:ins w:id="5450" w:author="PR Preview" w:date="2026-01-01T00:00:00Z">
        <w:r>
          <w:t xml:space="preserve">matrix</w:t>
        </w:r>
      </w:ins>
      <w:ins w:id="5451" w:author="PR Preview" w:date="2026-01-01T00:00:00Z">
        <w:r>
          <w:t xml:space="preserve"> </w:t>
        </w:r>
      </w:ins>
      <m:oMath>
        <m:r>
          <m:rPr>
            <m:sty m:val="bi"/>
          </m:rPr>
          <m:t>A</m:t>
        </m:r>
      </m:oMath>
      <w:ins w:id="5452"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ins w:id="5453" w:author="PR Preview" w:date="2026-01-01T00:00:00Z">
        <w:r>
          <w:rPr>
            <w:i/>
            <w:iCs/>
          </w:rPr>
          <w:t xml:space="preserve">Proof</w:t>
        </w:r>
      </w:ins>
      <w:ins w:id="5454" w:author="PR Preview" w:date="2026-01-01T00:00:00Z">
        <w:r>
          <w:t xml:space="preserve">. </w:t>
        </w:r>
      </w:ins>
      <w:ins w:id="5455" w:author="PR Preview" w:date="2026-01-01T00:00:00Z">
        <w:r>
          <w:t xml:space="preserve">Let</w:t>
        </w:r>
      </w:ins>
      <w:ins w:id="5456" w:author="PR Preview" w:date="2026-01-01T00:00:00Z">
        <w:r>
          <w:t xml:space="preserve"> </w:t>
        </w:r>
      </w:ins>
      <m:oMath>
        <m:r>
          <m:t>ν</m:t>
        </m:r>
        <m:r>
          <m:rPr>
            <m:sty m:val="p"/>
          </m:rPr>
          <m:t>=</m:t>
        </m:r>
        <m:r>
          <m:rPr>
            <m:sty m:val="p"/>
          </m:rPr>
          <m:t>nullity</m:t>
        </m:r>
        <m:r>
          <m:rPr>
            <m:sty m:val="p"/>
          </m:rPr>
          <m:t>(</m:t>
        </m:r>
        <m:r>
          <m:rPr>
            <m:sty m:val="bi"/>
          </m:rPr>
          <m:t>A</m:t>
        </m:r>
        <m:r>
          <m:rPr>
            <m:sty m:val="p"/>
          </m:rPr>
          <m:t>)</m:t>
        </m:r>
      </m:oMath>
      <w:ins w:id="5457" w:author="PR Preview" w:date="2026-01-01T00:00:00Z">
        <w:r>
          <w:t xml:space="preserve">.</w:t>
        </w:r>
      </w:ins>
      <w:ins w:id="5458" w:author="PR Preview" w:date="2026-01-01T00:00:00Z">
        <w:r>
          <w:t xml:space="preserve"> </w:t>
        </w:r>
      </w:ins>
      <w:ins w:id="5459" w:author="PR Preview" w:date="2026-01-01T00:00:00Z">
        <w:r>
          <w:t xml:space="preserve">Choose a basis</w:t>
        </w:r>
      </w:ins>
      <w:ins w:id="5460" w:author="PR Preview" w:date="2026-01-01T00:00:00Z">
        <w:r>
          <w:t xml:space="preserve"> </w:t>
        </w:r>
      </w:ins>
      <w:ins w:id="5461" w:author="PR Preview" w:date="2026-01-01T00:00:00Z">
        <w:r>
          <w:t xml:space="preserve">$\mathord{\smash[b]{\underset{\raise.3ex\hbox{$\scriptstyle\sim$}}{x}}\vphantom{x}}_1, \ldots, \mathord{\smash[b]{\underset{\raise.3ex\hbox{$\scriptstyle\sim$}}{x}}\vphantom{x}}_\nu$</w:t>
        </w:r>
      </w:ins>
      <w:ins w:id="5462" w:author="PR Preview" w:date="2026-01-01T00:00:00Z">
        <w:r>
          <w:t xml:space="preserve"> </w:t>
        </w:r>
      </w:ins>
      <w:ins w:id="5463" w:author="PR Preview" w:date="2026-01-01T00:00:00Z">
        <w:r>
          <w:t xml:space="preserve">of</w:t>
        </w:r>
      </w:ins>
      <w:ins w:id="5464" w:author="PR Preview" w:date="2026-01-01T00:00:00Z">
        <w:r>
          <w:t xml:space="preserve"> </w:t>
        </w:r>
      </w:ins>
      <m:oMath>
        <m:r>
          <m:rPr>
            <m:scr m:val="script"/>
            <m:sty m:val="p"/>
          </m:rPr>
          <m:t>N</m:t>
        </m:r>
        <m:r>
          <m:rPr>
            <m:sty m:val="p"/>
          </m:rPr>
          <m:t>(</m:t>
        </m:r>
        <m:r>
          <m:rPr>
            <m:sty m:val="bi"/>
          </m:rPr>
          <m:t>A</m:t>
        </m:r>
        <m:r>
          <m:rPr>
            <m:sty m:val="p"/>
          </m:rPr>
          <m:t>)</m:t>
        </m:r>
      </m:oMath>
      <w:ins w:id="5465" w:author="PR Preview" w:date="2026-01-01T00:00:00Z">
        <w:r>
          <w:t xml:space="preserve">,</w:t>
        </w:r>
      </w:ins>
      <w:ins w:id="5466" w:author="PR Preview" w:date="2026-01-01T00:00:00Z">
        <w:r>
          <w:t xml:space="preserve"> </w:t>
        </w:r>
      </w:ins>
      <w:ins w:id="5467" w:author="PR Preview" w:date="2026-01-01T00:00:00Z">
        <w:r>
          <w:t xml:space="preserve">and extend it to a basis</w:t>
        </w:r>
      </w:ins>
      <w:ins w:id="5468" w:author="PR Preview" w:date="2026-01-01T00:00:00Z">
        <w:r>
          <w:t xml:space="preserve"> </w:t>
        </w:r>
      </w:ins>
      <w:ins w:id="5469"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5470" w:author="PR Preview" w:date="2026-01-01T00:00:00Z">
        <w:r>
          <w:t xml:space="preserve"> </w:t>
        </w:r>
      </w:ins>
      <w:ins w:id="5471" w:author="PR Preview" w:date="2026-01-01T00:00:00Z">
        <w:r>
          <w:t xml:space="preserve">of</w:t>
        </w:r>
      </w:ins>
      <w:ins w:id="5472" w:author="PR Preview" w:date="2026-01-01T00:00:00Z">
        <w:r>
          <w:t xml:space="preserve"> </w:t>
        </w:r>
      </w:ins>
      <m:oMath>
        <m:sSup>
          <m:e>
            <m:r>
              <m:rPr>
                <m:scr m:val="double-struck"/>
                <m:sty m:val="p"/>
              </m:rPr>
              <m:t>R</m:t>
            </m:r>
          </m:e>
          <m:sup>
            <m:r>
              <m:t>n</m:t>
            </m:r>
          </m:sup>
        </m:sSup>
      </m:oMath>
      <w:ins w:id="5473" w:author="PR Preview" w:date="2026-01-01T00:00:00Z">
        <w:r>
          <w:t xml:space="preserve"> </w:t>
        </w:r>
      </w:ins>
      <w:ins w:id="5474" w:author="PR Preview" w:date="2026-01-01T00:00:00Z">
        <w:r>
          <w:t xml:space="preserve">(</w:t>
        </w:r>
      </w:ins>
      <w:hyperlink w:anchor="thm-extend-basis">
        <w:ins w:id="5475" w:author="PR Preview" w:date="2026-01-01T00:00:00Z">
          <w:r>
            <w:rPr>
              <w:rStyle w:val="Hyperlink"/>
            </w:rPr>
            <w:t xml:space="preserve">Theorem 29</w:t>
          </w:r>
        </w:ins>
      </w:hyperlink>
      <w:ins w:id="5476" w:author="PR Preview" w:date="2026-01-01T00:00:00Z">
        <w:r>
          <w:t xml:space="preserve">);</w:t>
        </w:r>
      </w:ins>
      <w:ins w:id="5477" w:author="PR Preview" w:date="2026-01-01T00:00:00Z">
        <w:r>
          <w:t xml:space="preserve"> </w:t>
        </w:r>
      </w:ins>
      <w:ins w:id="5478" w:author="PR Preview" w:date="2026-01-01T00:00:00Z">
        <w:r>
          <w:t xml:space="preserve">it has</w:t>
        </w:r>
      </w:ins>
      <w:ins w:id="5479" w:author="PR Preview" w:date="2026-01-01T00:00:00Z">
        <w:r>
          <w:t xml:space="preserve"> </w:t>
        </w:r>
      </w:ins>
      <m:oMath>
        <m:r>
          <m:t>n</m:t>
        </m:r>
      </m:oMath>
      <w:ins w:id="5480" w:author="PR Preview" w:date="2026-01-01T00:00:00Z">
        <w:r>
          <w:t xml:space="preserve"> </w:t>
        </w:r>
      </w:ins>
      <w:ins w:id="5481" w:author="PR Preview" w:date="2026-01-01T00:00:00Z">
        <w:r>
          <w:t xml:space="preserve">vectors,</w:t>
        </w:r>
      </w:ins>
      <w:ins w:id="5482" w:author="PR Preview" w:date="2026-01-01T00:00:00Z">
        <w:r>
          <w:t xml:space="preserve"> </w:t>
        </w:r>
      </w:ins>
      <w:ins w:id="5483" w:author="PR Preview" w:date="2026-01-01T00:00:00Z">
        <w:r>
          <w:t xml:space="preserve">because every basis of</w:t>
        </w:r>
      </w:ins>
      <w:ins w:id="5484" w:author="PR Preview" w:date="2026-01-01T00:00:00Z">
        <w:r>
          <w:t xml:space="preserve"> </w:t>
        </w:r>
      </w:ins>
      <m:oMath>
        <m:sSup>
          <m:e>
            <m:r>
              <m:rPr>
                <m:scr m:val="double-struck"/>
                <m:sty m:val="p"/>
              </m:rPr>
              <m:t>R</m:t>
            </m:r>
          </m:e>
          <m:sup>
            <m:r>
              <m:t>n</m:t>
            </m:r>
          </m:sup>
        </m:sSup>
      </m:oMath>
      <w:ins w:id="5485" w:author="PR Preview" w:date="2026-01-01T00:00:00Z">
        <w:r>
          <w:t xml:space="preserve"> </w:t>
        </w:r>
      </w:ins>
      <w:ins w:id="5486" w:author="PR Preview" w:date="2026-01-01T00:00:00Z">
        <w:r>
          <w:t xml:space="preserve">has</w:t>
        </w:r>
      </w:ins>
      <w:ins w:id="5487"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5488" w:author="PR Preview" w:date="2026-01-01T00:00:00Z">
        <w:r>
          <w:t xml:space="preserve"> </w:t>
        </w:r>
      </w:ins>
      <w:ins w:id="5489" w:author="PR Preview" w:date="2026-01-01T00:00:00Z">
        <w:r>
          <w:t xml:space="preserve">vectors</w:t>
        </w:r>
      </w:ins>
      <w:ins w:id="5490" w:author="PR Preview" w:date="2026-01-01T00:00:00Z">
        <w:r>
          <w:t xml:space="preserve"> </w:t>
        </w:r>
      </w:ins>
      <w:ins w:id="5491" w:author="PR Preview" w:date="2026-01-01T00:00:00Z">
        <w:r>
          <w:t xml:space="preserve">(</w:t>
        </w:r>
      </w:ins>
      <w:hyperlink w:anchor="thm-basis-size">
        <w:ins w:id="5492" w:author="PR Preview" w:date="2026-01-01T00:00:00Z">
          <w:r>
            <w:rPr>
              <w:rStyle w:val="Hyperlink"/>
            </w:rPr>
            <w:t xml:space="preserve">Theorem 27</w:t>
          </w:r>
        </w:ins>
      </w:hyperlink>
      <w:ins w:id="5493" w:author="PR Preview" w:date="2026-01-01T00:00:00Z">
        <w:r>
          <w:t xml:space="preserve">,</w:t>
        </w:r>
      </w:ins>
      <w:ins w:id="5494" w:author="PR Preview" w:date="2026-01-01T00:00:00Z">
        <w:r>
          <w:t xml:space="preserve"> </w:t>
        </w:r>
      </w:ins>
      <w:hyperlink w:anchor="exm-dimension">
        <w:ins w:id="5495" w:author="PR Preview" w:date="2026-01-01T00:00:00Z">
          <w:r>
            <w:rPr>
              <w:rStyle w:val="Hyperlink"/>
            </w:rPr>
            <w:t xml:space="preserve">Example 50</w:t>
          </w:r>
        </w:ins>
      </w:hyperlink>
      <w:ins w:id="5496" w:author="PR Preview" w:date="2026-01-01T00:00:00Z">
        <w:r>
          <w:t xml:space="preserve">).</w:t>
        </w:r>
      </w:ins>
      <w:ins w:id="5497" w:author="PR Preview" w:date="2026-01-01T00:00:00Z">
        <w:r>
          <w:t xml:space="preserve"> </w:t>
        </w:r>
      </w:ins>
      <w:ins w:id="5498" w:author="PR Preview" w:date="2026-01-01T00:00:00Z">
        <w:r>
          <w:t xml:space="preserve">We show that</w:t>
        </w:r>
      </w:ins>
      <w:ins w:id="5499" w:author="PR Preview" w:date="2026-01-01T00:00:00Z">
        <w:r>
          <w:t xml:space="preserve"> </w:t>
        </w:r>
      </w:ins>
      <w:ins w:id="5500" w:author="PR Preview" w:date="2026-01-01T00:00:00Z">
        <w:r>
          <w:t xml:space="preserve">$\mathbf{A} \mathord{\smash[b]{\underset{\raise.3ex\hbox{$\scriptstyle\sim$}}{y}}\vphantom{y}}_1, \ldots, \mathbf{A} \mathord{\smash[b]{\underset{\raise.3ex\hbox{$\scriptstyle\sim$}}{y}}\vphantom{y}}_{n - \nu}$</w:t>
        </w:r>
      </w:ins>
      <w:ins w:id="5501" w:author="PR Preview" w:date="2026-01-01T00:00:00Z">
        <w:r>
          <w:t xml:space="preserve"> </w:t>
        </w:r>
      </w:ins>
      <w:ins w:id="5502" w:author="PR Preview" w:date="2026-01-01T00:00:00Z">
        <w:r>
          <w:t xml:space="preserve">are a basis of</w:t>
        </w:r>
      </w:ins>
      <w:ins w:id="5503" w:author="PR Preview" w:date="2026-01-01T00:00:00Z">
        <w:r>
          <w:t xml:space="preserve"> </w:t>
        </w:r>
      </w:ins>
      <m:oMath>
        <m:r>
          <m:rPr>
            <m:scr m:val="script"/>
            <m:sty m:val="p"/>
          </m:rPr>
          <m:t>C</m:t>
        </m:r>
        <m:r>
          <m:rPr>
            <m:sty m:val="p"/>
          </m:rPr>
          <m:t>(</m:t>
        </m:r>
        <m:r>
          <m:rPr>
            <m:sty m:val="bi"/>
          </m:rPr>
          <m:t>A</m:t>
        </m:r>
        <m:r>
          <m:rPr>
            <m:sty m:val="p"/>
          </m:rPr>
          <m:t>)</m:t>
        </m:r>
      </m:oMath>
      <w:ins w:id="5504" w:author="PR Preview" w:date="2026-01-01T00:00:00Z">
        <w:r>
          <w:t xml:space="preserve">,</w:t>
        </w:r>
      </w:ins>
      <w:ins w:id="5505" w:author="PR Preview" w:date="2026-01-01T00:00:00Z">
        <w:r>
          <w:t xml:space="preserve"> </w:t>
        </w:r>
      </w:ins>
      <w:ins w:id="5506" w:author="PR Preview" w:date="2026-01-01T00:00:00Z">
        <w:r>
          <w:t xml:space="preserve">using</w:t>
        </w:r>
      </w:ins>
      <w:ins w:id="5507" w:author="PR Preview" w:date="2026-01-01T00:00:00Z">
        <w:r>
          <w:t xml:space="preserve"> </w:t>
        </w:r>
      </w:ins>
      <w:hyperlink w:anchor="thm-matvec-linear">
        <w:ins w:id="5508" w:author="PR Preview" w:date="2026-01-01T00:00:00Z">
          <w:r>
            <w:rPr>
              <w:rStyle w:val="Hyperlink"/>
            </w:rPr>
            <w:t xml:space="preserve">Theorem 24</w:t>
          </w:r>
        </w:ins>
      </w:hyperlink>
      <w:ins w:id="5509" w:author="PR Preview" w:date="2026-01-01T00:00:00Z">
        <w:r>
          <w:t xml:space="preserve"> </w:t>
        </w:r>
      </w:ins>
      <w:ins w:id="5510" w:author="PR Preview" w:date="2026-01-01T00:00:00Z">
        <w:r>
          <w:t xml:space="preserve">to apply</w:t>
        </w:r>
      </w:ins>
      <w:ins w:id="5511" w:author="PR Preview" w:date="2026-01-01T00:00:00Z">
        <w:r>
          <w:t xml:space="preserve"> </w:t>
        </w:r>
      </w:ins>
      <m:oMath>
        <m:r>
          <m:rPr>
            <m:sty m:val="bi"/>
          </m:rPr>
          <m:t>A</m:t>
        </m:r>
      </m:oMath>
      <w:ins w:id="5512" w:author="PR Preview" w:date="2026-01-01T00:00:00Z">
        <w:r>
          <w:t xml:space="preserve"> </w:t>
        </w:r>
      </w:ins>
      <w:ins w:id="5513" w:author="PR Preview" w:date="2026-01-01T00:00:00Z">
        <w:r>
          <w:t xml:space="preserve">to linear combinations.</w:t>
        </w:r>
      </w:ins>
    </w:p>
    <w:p>
      <w:pPr>
        <w:pStyle w:val="BodyText"/>
      </w:pPr>
      <w:ins w:id="5514" w:author="PR Preview" w:date="2026-01-01T00:00:00Z">
        <w:r>
          <w:rPr>
            <w:b/>
            <w:bCs/>
          </w:rPr>
          <w:t xml:space="preserve">They are linearly independent.</w:t>
        </w:r>
      </w:ins>
      <w:ins w:id="5515" w:author="PR Preview" w:date="2026-01-01T00:00:00Z">
        <w:r>
          <w:t xml:space="preserve"> </w:t>
        </w:r>
      </w:ins>
      <w:ins w:id="5516" w:author="PR Preview" w:date="2026-01-01T00:00:00Z">
        <w:r>
          <w:t xml:space="preserve">Suppose</w:t>
        </w:r>
      </w:ins>
      <w:ins w:id="5517" w:author="PR Preview" w:date="2026-01-01T00:00:00Z">
        <w:r>
          <w:t xml:space="preserve"> </w:t>
        </w:r>
      </w:ins>
      <w:ins w:id="5518" w:author="PR Preview" w:date="2026-01-01T00:00:00Z">
        <w:r>
          <w:t xml:space="preserve">$\sum_{i=1}^{n-\nu} v_i\,\mathbf{A} \mathord{\smash[b]{\underset{\raise.3ex\hbox{$\scriptstyle\sim$}}{y}}\vphantom{y}}_i = \mathord{\smash[b]{\underset{\raise.3ex\hbox{$\scriptstyle\sim$}}{0}}\vphantom{0}}_m$</w:t>
        </w:r>
      </w:ins>
      <w:ins w:id="5519" w:author="PR Preview" w:date="2026-01-01T00:00:00Z">
        <w:r>
          <w:t xml:space="preserve">.</w:t>
        </w:r>
      </w:ins>
      <w:ins w:id="5520" w:author="PR Preview" w:date="2026-01-01T00:00:00Z">
        <w:r>
          <w:t xml:space="preserve"> </w:t>
        </w:r>
      </w:ins>
      <w:ins w:id="5521" w:author="PR Preview" w:date="2026-01-01T00:00:00Z">
        <w:r>
          <w:t xml:space="preserve">Then</w:t>
        </w:r>
      </w:ins>
      <w:ins w:id="5522" w:author="PR Preview" w:date="2026-01-01T00:00:00Z">
        <w:r>
          <w:t xml:space="preserve"> </w:t>
        </w:r>
      </w:ins>
      <w:ins w:id="5523" w:author="PR Preview" w:date="2026-01-01T00:00:00Z">
        <w:r>
          <w:t xml:space="preserve">$\mathbf{A}\,\mathopen{}\left(\sum_i v_i \mathord{\smash[b]{\underset{\raise.3ex\hbox{$\scriptstyle\sim$}}{y}}\vphantom{y}}_i\right)\mathclose{} = \mathord{\smash[b]{\underset{\raise.3ex\hbox{$\scriptstyle\sim$}}{0}}\vphantom{0}}_m$</w:t>
        </w:r>
      </w:ins>
      <w:ins w:id="5524" w:author="PR Preview" w:date="2026-01-01T00:00:00Z">
        <w:r>
          <w:t xml:space="preserve"> </w:t>
        </w:r>
      </w:ins>
      <w:ins w:id="5525" w:author="PR Preview" w:date="2026-01-01T00:00:00Z">
        <w:r>
          <w:t xml:space="preserve">(</w:t>
        </w:r>
      </w:ins>
      <w:hyperlink w:anchor="thm-matvec-linear">
        <w:ins w:id="5526" w:author="PR Preview" w:date="2026-01-01T00:00:00Z">
          <w:r>
            <w:rPr>
              <w:rStyle w:val="Hyperlink"/>
            </w:rPr>
            <w:t xml:space="preserve">Theorem 24</w:t>
          </w:r>
        </w:ins>
      </w:hyperlink>
      <w:ins w:id="5527" w:author="PR Preview" w:date="2026-01-01T00:00:00Z">
        <w:r>
          <w:t xml:space="preserve">),</w:t>
        </w:r>
      </w:ins>
      <w:ins w:id="5528" w:author="PR Preview" w:date="2026-01-01T00:00:00Z">
        <w:r>
          <w:t xml:space="preserve"> </w:t>
        </w:r>
      </w:ins>
      <w:ins w:id="5529" w:author="PR Preview" w:date="2026-01-01T00:00:00Z">
        <w:r>
          <w:t xml:space="preserve">so</w:t>
        </w:r>
      </w:ins>
      <w:ins w:id="5530" w:author="PR Preview" w:date="2026-01-01T00:00:00Z">
        <w:r>
          <w:t xml:space="preserve"> </w:t>
        </w:r>
      </w:ins>
      <w:ins w:id="5531" w:author="PR Preview" w:date="2026-01-01T00:00:00Z">
        <w:r>
          <w:t xml:space="preserve">$\sum_i v_i \mathord{\smash[b]{\underset{\raise.3ex\hbox{$\scriptstyle\sim$}}{y}}\vphantom{y}}_i \in \mathcal{N}(\mathbf{A})$</w:t>
        </w:r>
      </w:ins>
      <w:ins w:id="5532" w:author="PR Preview" w:date="2026-01-01T00:00:00Z">
        <w:r>
          <w:t xml:space="preserve">,</w:t>
        </w:r>
      </w:ins>
      <w:ins w:id="5533" w:author="PR Preview" w:date="2026-01-01T00:00:00Z">
        <w:r>
          <w:t xml:space="preserve"> </w:t>
        </w:r>
      </w:ins>
      <w:ins w:id="5534" w:author="PR Preview" w:date="2026-01-01T00:00:00Z">
        <w:r>
          <w:t xml:space="preserve">and it equals</w:t>
        </w:r>
      </w:ins>
      <w:ins w:id="5535" w:author="PR Preview" w:date="2026-01-01T00:00:00Z">
        <w:r>
          <w:t xml:space="preserve"> </w:t>
        </w:r>
      </w:ins>
      <w:ins w:id="5536" w:author="PR Preview" w:date="2026-01-01T00:00:00Z">
        <w:r>
          <w:t xml:space="preserve">$\sum_{j=1}^{\nu} u_j \mathord{\smash[b]{\underset{\raise.3ex\hbox{$\scriptstyle\sim$}}{x}}\vphantom{x}}_j$</w:t>
        </w:r>
      </w:ins>
      <w:ins w:id="5537" w:author="PR Preview" w:date="2026-01-01T00:00:00Z">
        <w:r>
          <w:t xml:space="preserve"> </w:t>
        </w:r>
      </w:ins>
      <w:ins w:id="5538" w:author="PR Preview" w:date="2026-01-01T00:00:00Z">
        <w:r>
          <w:t xml:space="preserve">for some numbers</w:t>
        </w:r>
      </w:ins>
      <w:ins w:id="5539" w:author="PR Preview" w:date="2026-01-01T00:00:00Z">
        <w:r>
          <w:t xml:space="preserve"> </w:t>
        </w:r>
      </w:ins>
      <m:oMath>
        <m:sSub>
          <m:e>
            <m:r>
              <m:t>u</m:t>
            </m:r>
          </m:e>
          <m:sub>
            <m:r>
              <m:t>j</m:t>
            </m:r>
          </m:sub>
        </m:sSub>
      </m:oMath>
      <w:ins w:id="5540" w:author="PR Preview" w:date="2026-01-01T00:00:00Z">
        <w:r>
          <w:t xml:space="preserve">,</w:t>
        </w:r>
      </w:ins>
      <w:ins w:id="5541" w:author="PR Preview" w:date="2026-01-01T00:00:00Z">
        <w:r>
          <w:t xml:space="preserve"> </w:t>
        </w:r>
      </w:ins>
      <w:ins w:id="5542" w:author="PR Preview" w:date="2026-01-01T00:00:00Z">
        <w:r>
          <w:t xml:space="preserve">since the</w:t>
        </w:r>
      </w:ins>
      <w:ins w:id="5543" w:author="PR Preview" w:date="2026-01-01T00:00:00Z">
        <w:r>
          <w:t xml:space="preserve"> </w:t>
        </w:r>
      </w:ins>
      <w:ins w:id="5544" w:author="PR Preview" w:date="2026-01-01T00:00:00Z">
        <w:r>
          <w:t xml:space="preserve">$\mathord{\smash[b]{\underset{\raise.3ex\hbox{$\scriptstyle\sim$}}{x}}\vphantom{x}}_j$</w:t>
        </w:r>
      </w:ins>
      <w:ins w:id="5545" w:author="PR Preview" w:date="2026-01-01T00:00:00Z">
        <w:r>
          <w:t xml:space="preserve"> </w:t>
        </w:r>
      </w:ins>
      <w:ins w:id="5546" w:author="PR Preview" w:date="2026-01-01T00:00:00Z">
        <w:r>
          <w:t xml:space="preserve">span</w:t>
        </w:r>
      </w:ins>
      <w:ins w:id="5547" w:author="PR Preview" w:date="2026-01-01T00:00:00Z">
        <w:r>
          <w:t xml:space="preserve"> </w:t>
        </w:r>
      </w:ins>
      <m:oMath>
        <m:r>
          <m:rPr>
            <m:scr m:val="script"/>
            <m:sty m:val="p"/>
          </m:rPr>
          <m:t>N</m:t>
        </m:r>
        <m:r>
          <m:rPr>
            <m:sty m:val="p"/>
          </m:rPr>
          <m:t>(</m:t>
        </m:r>
        <m:r>
          <m:rPr>
            <m:sty m:val="bi"/>
          </m:rPr>
          <m:t>A</m:t>
        </m:r>
        <m:r>
          <m:rPr>
            <m:sty m:val="p"/>
          </m:rPr>
          <m:t>)</m:t>
        </m:r>
      </m:oMath>
      <w:ins w:id="5548" w:author="PR Preview" w:date="2026-01-01T00:00:00Z">
        <w:r>
          <w:t xml:space="preserve">.</w:t>
        </w:r>
      </w:ins>
      <w:ins w:id="5549" w:author="PR Preview" w:date="2026-01-01T00:00:00Z">
        <w:r>
          <w:t xml:space="preserve"> </w:t>
        </w:r>
      </w:ins>
      <w:ins w:id="5550" w:author="PR Preview" w:date="2026-01-01T00:00:00Z">
        <w:r>
          <w:t xml:space="preserve">Moving everything to one side,</w:t>
        </w:r>
      </w:ins>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del w:id="5551" w:author="PR Preview" w:date="2026-01-01T00:00:00Z">
        <w:r>
          <w:delTex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delText>
        </w:r>
      </w:del>
    </w:p>
    <w:p>
      <w:pPr>
        <w:pStyle w:val="BodyText"/>
      </w:pPr>
      <w:ins w:id="5552"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del w:id="5553" w:author="PR Preview" w:date="2026-01-01T00:00:00Z">
        <w:r>
          <w:delText xml:space="preserve">So</w:delText>
        </w:r>
      </w:del>
      <w:del w:id="5554"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del w:id="5555" w:author="PR Preview" w:date="2026-01-01T00:00:00Z">
        <w:r>
          <w:delText xml:space="preserve">,</w:delText>
        </w:r>
      </w:del>
      <w:del w:id="5556" w:author="PR Preview" w:date="2026-01-01T00:00:00Z">
        <w:r>
          <w:delText xml:space="preserve"> </w:delText>
        </w:r>
      </w:del>
      <w:del w:id="5557" w:author="PR Preview" w:date="2026-01-01T00:00:00Z">
        <w:r>
          <w:delText xml:space="preserve">and</w:delText>
        </w:r>
      </w:del>
      <w:del w:id="5558" w:author="PR Preview" w:date="2026-01-01T00:00:00Z">
        <w:r>
          <w:delText xml:space="preserve"> </w:delText>
        </w:r>
      </w:del>
      <m:oMath>
        <m:r>
          <m:rPr>
            <m:sty m:val="p"/>
          </m:rPr>
          <m:t>rank</m:t>
        </m:r>
        <m:r>
          <m:rPr>
            <m:sty m:val="p"/>
          </m:rPr>
          <m:t>(</m:t>
        </m:r>
        <m:r>
          <m:rPr>
            <m:sty m:val="bi"/>
          </m:rPr>
          <m:t>A</m:t>
        </m:r>
        <m:r>
          <m:rPr>
            <m:sty m:val="p"/>
          </m:rPr>
          <m:t>)</m:t>
        </m:r>
        <m:r>
          <m:rPr>
            <m:sty m:val="p"/>
          </m:rPr>
          <m:t>=</m:t>
        </m:r>
        <m:r>
          <m:t>n</m:t>
        </m:r>
        <m:r>
          <m:rPr>
            <m:sty m:val="p"/>
          </m:rPr>
          <m:t>−</m:t>
        </m:r>
        <m:r>
          <m:t>ν</m:t>
        </m:r>
      </m:oMath>
      <w:del w:id="5559" w:author="PR Preview" w:date="2026-01-01T00:00:00Z">
        <w:r>
          <w:delText xml:space="preserve"> </w:delText>
        </w:r>
      </w:del>
      <w:del w:id="5560" w:author="PR Preview" w:date="2026-01-01T00:00:00Z">
        <w:r>
          <w:delText xml:space="preserve">by</w:delText>
        </w:r>
      </w:del>
      <w:del w:id="5561" w:author="PR Preview" w:date="2026-01-01T00:00:00Z">
        <w:r>
          <w:delText xml:space="preserve"> </w:delText>
        </w:r>
      </w:del>
      <w:hyperlink w:anchor="thm-rank-dim">
        <w:del w:id="5562" w:author="PR Preview" w:date="2026-01-01T00:00:00Z">
          <w:r>
            <w:rPr>
              <w:rStyle w:val="Hyperlink"/>
            </w:rPr>
            <w:delText xml:space="preserve">Theorem 39</w:delText>
          </w:r>
        </w:del>
      </w:hyperlink>
      <w:del w:id="5563" w:author="PR Preview" w:date="2026-01-01T00:00:00Z">
        <w:r>
          <w:delText xml:space="preserve">.</w:delText>
        </w:r>
      </w:del>
    </w:p>
    <w:p>
      <w:pPr>
        <w:pStyle w:val="BodyText"/>
      </w:pPr>
      <w:del w:id="5564" w:author="PR Preview" w:date="2026-01-01T00:00:00Z">
        <w:r>
          <w:rPr>
            <w:b/>
            <w:bCs/>
          </w:rPr>
          <w:delText xml:space="preserve">Example 69 (Checking rank-nullity on the matrix in</w:delText>
        </w:r>
      </w:del>
      <w:del w:id="5565" w:author="PR Preview" w:date="2026-01-01T00:00:00Z">
        <w:r>
          <w:rPr>
            <w:b/>
            <w:bCs/>
          </w:rPr>
          <w:delText xml:space="preserve"> </w:delText>
        </w:r>
      </w:del>
      <w:hyperlink w:anchor="exm-column-space">
        <w:del w:id="5566" w:author="PR Preview" w:date="2026-01-01T00:00:00Z">
          <w:r>
            <w:rPr>
              <w:rStyle w:val="Hyperlink"/>
              <w:b/>
              <w:bCs/>
            </w:rPr>
            <w:delText xml:space="preserve">Example 57</w:delText>
          </w:r>
        </w:del>
      </w:hyperlink>
      <w:del w:id="5567" w:author="PR Preview" w:date="2026-01-01T00:00:00Z">
        <w:r>
          <w:rPr>
            <w:b/>
            <w:bCs/>
          </w:rPr>
          <w:delText xml:space="preserve">)</w:delText>
        </w:r>
      </w:del>
      <w:del w:id="5568" w:author="PR Preview" w:date="2026-01-01T00:00:00Z">
        <w:r>
          <w:delText xml:space="preserve"> </w:delText>
        </w:r>
      </w:del>
      <w:del w:id="5569" w:author="PR Preview" w:date="2026-01-01T00:00:00Z">
        <w:r>
          <w:delText xml:space="preserve">The matrix</w:delText>
        </w:r>
      </w:del>
      <w:del w:id="5570" w:author="PR Preview" w:date="2026-01-01T00:00:00Z">
        <w:r>
          <w:delText xml:space="preserve"> </w:delText>
        </w:r>
      </w:del>
      <m:oMath>
        <m:r>
          <m:rPr>
            <m:sty m:val="bi"/>
          </m:rPr>
          <m:t>A</m:t>
        </m:r>
      </m:oMath>
      <w:del w:id="5571" w:author="PR Preview" w:date="2026-01-01T00:00:00Z">
        <w:r>
          <w:delText xml:space="preserve"> </w:delText>
        </w:r>
      </w:del>
      <w:del w:id="5572" w:author="PR Preview" w:date="2026-01-01T00:00:00Z">
        <w:r>
          <w:delText xml:space="preserve">in</w:delText>
        </w:r>
      </w:del>
      <w:del w:id="5573" w:author="PR Preview" w:date="2026-01-01T00:00:00Z">
        <w:r>
          <w:delText xml:space="preserve"> </w:delText>
        </w:r>
      </w:del>
      <w:hyperlink w:anchor="exm-column-space">
        <w:del w:id="5574" w:author="PR Preview" w:date="2026-01-01T00:00:00Z">
          <w:r>
            <w:rPr>
              <w:rStyle w:val="Hyperlink"/>
            </w:rPr>
            <w:delText xml:space="preserve">Example 57</w:delText>
          </w:r>
        </w:del>
      </w:hyperlink>
      <w:del w:id="5575" w:author="PR Preview" w:date="2026-01-01T00:00:00Z">
        <w:r>
          <w:delText xml:space="preserve"> </w:delText>
        </w:r>
      </w:del>
      <w:del w:id="5576" w:author="PR Preview" w:date="2026-01-01T00:00:00Z">
        <w:r>
          <w:delText xml:space="preserve">has</w:delText>
        </w:r>
      </w:del>
      <w:del w:id="5577" w:author="PR Preview" w:date="2026-01-01T00:00:00Z">
        <w:r>
          <w:delText xml:space="preserve"> </w:delText>
        </w:r>
      </w:del>
      <m:oMath>
        <m:r>
          <m:t>n</m:t>
        </m:r>
        <m:r>
          <m:rPr>
            <m:sty m:val="p"/>
          </m:rPr>
          <m:t>=</m:t>
        </m:r>
        <m:r>
          <m:t>3</m:t>
        </m:r>
      </m:oMath>
      <w:del w:id="5578" w:author="PR Preview" w:date="2026-01-01T00:00:00Z">
        <w:r>
          <w:delText xml:space="preserve"> </w:delText>
        </w:r>
      </w:del>
      <w:del w:id="5579" w:author="PR Preview" w:date="2026-01-01T00:00:00Z">
        <w:r>
          <w:delText xml:space="preserve">columns,</w:delText>
        </w:r>
      </w:del>
      <w:del w:id="5580" w:author="PR Preview" w:date="2026-01-01T00:00:00Z">
        <w:r>
          <w:delText xml:space="preserve"> </w:delText>
        </w:r>
      </w:del>
      <w:del w:id="5581" w:author="PR Preview" w:date="2026-01-01T00:00:00Z">
        <w:r>
          <w:delText xml:space="preserve">rank</w:delText>
        </w:r>
      </w:del>
      <w:del w:id="5582" w:author="PR Preview" w:date="2026-01-01T00:00:00Z">
        <w:r>
          <w:delText xml:space="preserve"> </w:delText>
        </w:r>
      </w:del>
      <m:oMath>
        <m:r>
          <m:t>1</m:t>
        </m:r>
      </m:oMath>
      <w:del w:id="5583" w:author="PR Preview" w:date="2026-01-01T00:00:00Z">
        <w:r>
          <w:delText xml:space="preserve"> </w:delText>
        </w:r>
      </w:del>
      <w:del w:id="5584" w:author="PR Preview" w:date="2026-01-01T00:00:00Z">
        <w:r>
          <w:delText xml:space="preserve">(</w:delText>
        </w:r>
      </w:del>
      <w:hyperlink w:anchor="exm-rank-dim">
        <w:del w:id="5585" w:author="PR Preview" w:date="2026-01-01T00:00:00Z">
          <w:r>
            <w:rPr>
              <w:rStyle w:val="Hyperlink"/>
            </w:rPr>
            <w:delText xml:space="preserve">Example 67</w:delText>
          </w:r>
        </w:del>
      </w:hyperlink>
      <w:del w:id="5586" w:author="PR Preview" w:date="2026-01-01T00:00:00Z">
        <w:r>
          <w:delText xml:space="preserve">)</w:delText>
        </w:r>
      </w:del>
      <w:del w:id="5587" w:author="PR Preview" w:date="2026-01-01T00:00:00Z">
        <w:r>
          <w:delText xml:space="preserve"> </w:delText>
        </w:r>
      </w:del>
      <w:del w:id="5588" w:author="PR Preview" w:date="2026-01-01T00:00:00Z">
        <w:r>
          <w:delText xml:space="preserve">and nullity</w:delText>
        </w:r>
      </w:del>
      <w:del w:id="5589" w:author="PR Preview" w:date="2026-01-01T00:00:00Z">
        <w:r>
          <w:delText xml:space="preserve"> </w:delText>
        </w:r>
      </w:del>
      <m:oMath>
        <m:r>
          <m:t>2</m:t>
        </m:r>
      </m:oMath>
      <w:del w:id="5590" w:author="PR Preview" w:date="2026-01-01T00:00:00Z">
        <w:r>
          <w:delText xml:space="preserve"> </w:delText>
        </w:r>
      </w:del>
      <w:del w:id="5591" w:author="PR Preview" w:date="2026-01-01T00:00:00Z">
        <w:r>
          <w:delText xml:space="preserve">(</w:delText>
        </w:r>
      </w:del>
      <w:hyperlink w:anchor="exm-nullity">
        <w:del w:id="5592" w:author="PR Preview" w:date="2026-01-01T00:00:00Z">
          <w:r>
            <w:rPr>
              <w:rStyle w:val="Hyperlink"/>
            </w:rPr>
            <w:delText xml:space="preserve">Example 68</w:delText>
          </w:r>
        </w:del>
      </w:hyperlink>
      <w:del w:id="5593" w:author="PR Preview" w:date="2026-01-01T00:00:00Z">
        <w:r>
          <w:delText xml:space="preserve">),</w:delText>
        </w:r>
      </w:del>
      <w:del w:id="5594" w:author="PR Preview" w:date="2026-01-01T00:00:00Z">
        <w:r>
          <w:delText xml:space="preserve"> </w:delText>
        </w:r>
      </w:del>
      <w:del w:id="5595" w:author="PR Preview" w:date="2026-01-01T00:00:00Z">
        <w:r>
          <w:delText xml:space="preserve">and</w:delText>
        </w:r>
      </w:del>
      <w:del w:id="5596" w:author="PR Preview" w:date="2026-01-01T00:00:00Z">
        <w:r>
          <w:delText xml:space="preserve"> </w:delText>
        </w:r>
      </w:del>
      <m:oMath>
        <m:r>
          <m:t>1</m:t>
        </m:r>
        <m:r>
          <m:rPr>
            <m:sty m:val="p"/>
          </m:rPr>
          <m:t>+</m:t>
        </m:r>
        <m:r>
          <m:t>2</m:t>
        </m:r>
        <m:r>
          <m:rPr>
            <m:sty m:val="p"/>
          </m:rPr>
          <m:t>=</m:t>
        </m:r>
        <m:r>
          <m:t>3</m:t>
        </m:r>
      </m:oMath>
      <w:del w:id="5597" w:author="PR Preview" w:date="2026-01-01T00:00:00Z">
        <w:r>
          <w:delText xml:space="preserve">.</w:delText>
        </w:r>
      </w:del>
      <w:del w:id="5598" w:author="PR Preview" w:date="2026-01-01T00:00:00Z">
        <w:r>
          <w:delText xml:space="preserve"> </w:delText>
        </w:r>
      </w:del>
      <w:del w:id="5599" w:author="PR Preview" w:date="2026-01-01T00:00:00Z">
        <w:r>
          <w:delText xml:space="preserve">The</w:delText>
        </w:r>
      </w:del>
      <w:del w:id="5600" w:author="PR Preview" w:date="2026-01-01T00:00:00Z">
        <w:r>
          <w:delText xml:space="preserve"> </w:delText>
        </w:r>
      </w:del>
      <m:oMath>
        <m:r>
          <m:t>2</m:t>
        </m:r>
        <m:r>
          <m:rPr>
            <m:sty m:val="p"/>
          </m:rPr>
          <m:t>×</m:t>
        </m:r>
        <m:r>
          <m:t>2</m:t>
        </m:r>
      </m:oMath>
      <w:del w:id="5601" w:author="PR Preview" w:date="2026-01-01T00:00:00Z">
        <w:r>
          <w:delText xml:space="preserve"> </w:delText>
        </w:r>
      </w:del>
      <w:del w:id="5602" w:author="PR Preview" w:date="2026-01-01T00:00:00Z">
        <w:r>
          <w:delText xml:space="preserve">identity matrix has rank</w:delText>
        </w:r>
      </w:del>
      <w:del w:id="5603" w:author="PR Preview" w:date="2026-01-01T00:00:00Z">
        <w:r>
          <w:delText xml:space="preserve"> </w:delText>
        </w:r>
      </w:del>
      <m:oMath>
        <m:r>
          <m:t>2</m:t>
        </m:r>
      </m:oMath>
      <w:del w:id="5604" w:author="PR Preview" w:date="2026-01-01T00:00:00Z">
        <w:r>
          <w:delText xml:space="preserve"> </w:delText>
        </w:r>
      </w:del>
      <w:del w:id="5605" w:author="PR Preview" w:date="2026-01-01T00:00:00Z">
        <w:r>
          <w:delText xml:space="preserve">and nullity</w:delText>
        </w:r>
      </w:del>
      <w:del w:id="5606" w:author="PR Preview" w:date="2026-01-01T00:00:00Z">
        <w:r>
          <w:delText xml:space="preserve"> </w:delText>
        </w:r>
      </w:del>
      <m:oMath>
        <m:r>
          <m:t>0</m:t>
        </m:r>
      </m:oMath>
      <w:del w:id="5607" w:author="PR Preview" w:date="2026-01-01T00:00:00Z">
        <w:r>
          <w:delText xml:space="preserve"> </w:delText>
        </w:r>
      </w:del>
      <w:del w:id="5608" w:author="PR Preview" w:date="2026-01-01T00:00:00Z">
        <w:r>
          <w:delText xml:space="preserve">(</w:delText>
        </w:r>
      </w:del>
      <w:hyperlink w:anchor="exm-nullity">
        <w:del w:id="5609" w:author="PR Preview" w:date="2026-01-01T00:00:00Z">
          <w:r>
            <w:rPr>
              <w:rStyle w:val="Hyperlink"/>
            </w:rPr>
            <w:delText xml:space="preserve">Example 68</w:delText>
          </w:r>
        </w:del>
      </w:hyperlink>
      <w:del w:id="5610" w:author="PR Preview" w:date="2026-01-01T00:00:00Z">
        <w:r>
          <w:delText xml:space="preserve">),</w:delText>
        </w:r>
      </w:del>
      <w:del w:id="5611" w:author="PR Preview" w:date="2026-01-01T00:00:00Z">
        <w:r>
          <w:delText xml:space="preserve"> </w:delText>
        </w:r>
      </w:del>
      <w:del w:id="5612" w:author="PR Preview" w:date="2026-01-01T00:00:00Z">
        <w:r>
          <w:delText xml:space="preserve">and</w:delText>
        </w:r>
      </w:del>
      <w:del w:id="5613" w:author="PR Preview" w:date="2026-01-01T00:00:00Z">
        <w:r>
          <w:delText xml:space="preserve"> </w:delText>
        </w:r>
      </w:del>
      <m:oMath>
        <m:r>
          <m:t>2</m:t>
        </m:r>
        <m:r>
          <m:rPr>
            <m:sty m:val="p"/>
          </m:rPr>
          <m:t>+</m:t>
        </m:r>
        <m:r>
          <m:t>0</m:t>
        </m:r>
        <m:r>
          <m:rPr>
            <m:sty m:val="p"/>
          </m:rPr>
          <m:t>=</m:t>
        </m:r>
        <m:r>
          <m:t>2</m:t>
        </m:r>
      </m:oMath>
      <w:del w:id="5614" w:author="PR Preview" w:date="2026-01-01T00:00:00Z">
        <w:r>
          <w:delText xml:space="preserve">.</w:delText>
        </w:r>
      </w:del>
    </w:p>
    <w:p>
      <w:pPr>
        <w:pStyle w:val="BodyText"/>
      </w:pPr>
      <w:del w:id="5615" w:author="PR Preview" w:date="2026-01-01T00:00:00Z">
        <w:r>
          <w:rPr>
            <w:b/>
            <w:bCs/>
          </w:rPr>
          <w:delText xml:space="preserve">Theorem 41 (Multiplying on the right cannot increase the rank)</w:delText>
        </w:r>
      </w:del>
      <w:del w:id="5616" w:author="PR Preview" w:date="2026-01-01T00:00:00Z">
        <w:r>
          <w:delText xml:space="preserve"> </w:delText>
        </w:r>
      </w:del>
      <w:del w:id="5617" w:author="PR Preview" w:date="2026-01-01T00:00:00Z">
        <w:r>
          <w:delText xml:space="preserve">If</w:delText>
        </w:r>
      </w:del>
      <w:del w:id="5618" w:author="PR Preview" w:date="2026-01-01T00:00:00Z">
        <w:r>
          <w:delText xml:space="preserve"> </w:delText>
        </w:r>
      </w:del>
      <m:oMath>
        <m:r>
          <m:rPr>
            <m:sty m:val="bi"/>
          </m:rPr>
          <m:t>A</m:t>
        </m:r>
      </m:oMath>
      <w:del w:id="5619" w:author="PR Preview" w:date="2026-01-01T00:00:00Z">
        <w:r>
          <w:delText xml:space="preserve"> </w:delText>
        </w:r>
      </w:del>
      <w:del w:id="5620" w:author="PR Preview" w:date="2026-01-01T00:00:00Z">
        <w:r>
          <w:delText xml:space="preserve">is</w:delText>
        </w:r>
      </w:del>
      <w:del w:id="5621" w:author="PR Preview" w:date="2026-01-01T00:00:00Z">
        <w:r>
          <w:delText xml:space="preserve"> </w:delText>
        </w:r>
      </w:del>
      <m:oMath>
        <m:r>
          <m:t>m</m:t>
        </m:r>
        <m:r>
          <m:rPr>
            <m:sty m:val="p"/>
          </m:rPr>
          <m:t>×</m:t>
        </m:r>
        <m:r>
          <m:t>n</m:t>
        </m:r>
      </m:oMath>
      <w:del w:id="5622" w:author="PR Preview" w:date="2026-01-01T00:00:00Z">
        <w:r>
          <w:delText xml:space="preserve"> </w:delText>
        </w:r>
      </w:del>
      <w:del w:id="5623" w:author="PR Preview" w:date="2026-01-01T00:00:00Z">
        <w:r>
          <w:delText xml:space="preserve">and</w:delText>
        </w:r>
      </w:del>
      <w:del w:id="5624" w:author="PR Preview" w:date="2026-01-01T00:00:00Z">
        <w:r>
          <w:delText xml:space="preserve"> </w:delText>
        </w:r>
      </w:del>
      <m:oMath>
        <m:r>
          <m:rPr>
            <m:sty m:val="bi"/>
          </m:rPr>
          <m:t>B</m:t>
        </m:r>
      </m:oMath>
      <w:del w:id="5625" w:author="PR Preview" w:date="2026-01-01T00:00:00Z">
        <w:r>
          <w:delText xml:space="preserve"> </w:delText>
        </w:r>
      </w:del>
      <w:del w:id="5626" w:author="PR Preview" w:date="2026-01-01T00:00:00Z">
        <w:r>
          <w:delText xml:space="preserve">is</w:delText>
        </w:r>
      </w:del>
      <w:del w:id="5627" w:author="PR Preview" w:date="2026-01-01T00:00:00Z">
        <w:r>
          <w:delText xml:space="preserve"> </w:delText>
        </w:r>
      </w:del>
      <m:oMath>
        <m:r>
          <m:t>n</m:t>
        </m:r>
        <m:r>
          <m:rPr>
            <m:sty m:val="p"/>
          </m:rPr>
          <m:t>×</m:t>
        </m:r>
        <m:r>
          <m:t>k</m:t>
        </m:r>
      </m:oMath>
      <w:del w:id="5628" w:author="PR Preview" w:date="2026-01-01T00:00:00Z">
        <w:r>
          <w:delText xml:space="preserve">, then</w:delText>
        </w:r>
      </w:del>
    </w:p>
    <w:p>
      <w:pPr>
        <w:pStyle w:val="BodyText"/>
      </w:pPr>
      <w:ins w:id="5629" w:author="PR Preview" w:date="2026-01-01T00:00:00Z">
        <w:r>
          <w:t xml:space="preserve">So</w:t>
        </w:r>
      </w:ins>
      <w:ins w:id="5630"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ins w:id="5631" w:author="PR Preview" w:date="2026-01-01T00:00:00Z">
        <w:r>
          <w:t xml:space="preserve">,</w:t>
        </w:r>
      </w:ins>
      <w:ins w:id="5632" w:author="PR Preview" w:date="2026-01-01T00:00:00Z">
        <w:r>
          <w:t xml:space="preserve"> </w:t>
        </w:r>
      </w:ins>
      <w:ins w:id="5633" w:author="PR Preview" w:date="2026-01-01T00:00:00Z">
        <w:r>
          <w:t xml:space="preserve">and</w:t>
        </w:r>
      </w:ins>
      <w:ins w:id="5634" w:author="PR Preview" w:date="2026-01-01T00:00:00Z">
        <w:r>
          <w:t xml:space="preserve"> </w:t>
        </w:r>
      </w:ins>
      <m:oMath>
        <m:r>
          <m:rPr>
            <m:sty m:val="p"/>
          </m:rPr>
          <m:t>rank</m:t>
        </m:r>
        <m:r>
          <m:rPr>
            <m:sty m:val="p"/>
          </m:rPr>
          <m:t>(</m:t>
        </m:r>
        <m:r>
          <m:rPr>
            <m:sty m:val="bi"/>
          </m:rPr>
          <m:t>A</m:t>
        </m:r>
        <m:r>
          <m:rPr>
            <m:sty m:val="p"/>
          </m:rPr>
          <m:t>)</m:t>
        </m:r>
        <m:r>
          <m:rPr>
            <m:sty m:val="p"/>
          </m:rPr>
          <m:t>=</m:t>
        </m:r>
        <m:r>
          <m:t>n</m:t>
        </m:r>
        <m:r>
          <m:rPr>
            <m:sty m:val="p"/>
          </m:rPr>
          <m:t>−</m:t>
        </m:r>
        <m:r>
          <m:t>ν</m:t>
        </m:r>
      </m:oMath>
      <w:ins w:id="5635" w:author="PR Preview" w:date="2026-01-01T00:00:00Z">
        <w:r>
          <w:t xml:space="preserve"> </w:t>
        </w:r>
      </w:ins>
      <w:ins w:id="5636" w:author="PR Preview" w:date="2026-01-01T00:00:00Z">
        <w:r>
          <w:t xml:space="preserve">by</w:t>
        </w:r>
      </w:ins>
      <w:ins w:id="5637" w:author="PR Preview" w:date="2026-01-01T00:00:00Z">
        <w:r>
          <w:t xml:space="preserve"> </w:t>
        </w:r>
      </w:ins>
      <w:hyperlink w:anchor="thm-rank-dim">
        <w:ins w:id="5638" w:author="PR Preview" w:date="2026-01-01T00:00:00Z">
          <w:r>
            <w:rPr>
              <w:rStyle w:val="Hyperlink"/>
            </w:rPr>
            <w:t xml:space="preserve">Theorem 38</w:t>
          </w:r>
        </w:ins>
      </w:hyperlink>
      <w:ins w:id="5639" w:author="PR Preview" w:date="2026-01-01T00:00:00Z">
        <w:r>
          <w:t xml:space="preserve">.</w:t>
        </w:r>
      </w:ins>
    </w:p>
    <w:bookmarkStart w:id="270" w:name="exm-rank-nullity"/>
    <w:p>
      <w:pPr>
        <w:pStyle w:val="BodyText"/>
      </w:pPr>
      <w:ins w:id="5640" w:author="PR Preview" w:date="2026-01-01T00:00:00Z">
        <w:r>
          <w:rPr>
            <w:b/>
            <w:bCs/>
          </w:rPr>
          <w:t xml:space="preserve">Example 68 (Checking rank-nullity on the matrix in</w:t>
        </w:r>
      </w:ins>
      <w:ins w:id="5641" w:author="PR Preview" w:date="2026-01-01T00:00:00Z">
        <w:r>
          <w:rPr>
            <w:b/>
            <w:bCs/>
          </w:rPr>
          <w:t xml:space="preserve"> </w:t>
        </w:r>
      </w:ins>
      <w:hyperlink w:anchor="exm-column-space">
        <w:ins w:id="5642" w:author="PR Preview" w:date="2026-01-01T00:00:00Z">
          <w:r>
            <w:rPr>
              <w:rStyle w:val="Hyperlink"/>
              <w:b/>
              <w:bCs/>
            </w:rPr>
            <w:t xml:space="preserve">Example 56</w:t>
          </w:r>
        </w:ins>
      </w:hyperlink>
      <w:ins w:id="5643" w:author="PR Preview" w:date="2026-01-01T00:00:00Z">
        <w:r>
          <w:rPr>
            <w:b/>
            <w:bCs/>
          </w:rPr>
          <w:t xml:space="preserve">)</w:t>
        </w:r>
      </w:ins>
      <w:ins w:id="5644" w:author="PR Preview" w:date="2026-01-01T00:00:00Z">
        <w:r>
          <w:t xml:space="preserve"> </w:t>
        </w:r>
      </w:ins>
      <w:ins w:id="5645" w:author="PR Preview" w:date="2026-01-01T00:00:00Z">
        <w:r>
          <w:t xml:space="preserve">The matrix</w:t>
        </w:r>
      </w:ins>
      <w:ins w:id="5646" w:author="PR Preview" w:date="2026-01-01T00:00:00Z">
        <w:r>
          <w:t xml:space="preserve"> </w:t>
        </w:r>
      </w:ins>
      <m:oMath>
        <m:r>
          <m:rPr>
            <m:sty m:val="bi"/>
          </m:rPr>
          <m:t>A</m:t>
        </m:r>
      </m:oMath>
      <w:ins w:id="5647" w:author="PR Preview" w:date="2026-01-01T00:00:00Z">
        <w:r>
          <w:t xml:space="preserve"> </w:t>
        </w:r>
      </w:ins>
      <w:ins w:id="5648" w:author="PR Preview" w:date="2026-01-01T00:00:00Z">
        <w:r>
          <w:t xml:space="preserve">in</w:t>
        </w:r>
      </w:ins>
      <w:ins w:id="5649" w:author="PR Preview" w:date="2026-01-01T00:00:00Z">
        <w:r>
          <w:t xml:space="preserve"> </w:t>
        </w:r>
      </w:ins>
      <w:hyperlink w:anchor="exm-column-space">
        <w:ins w:id="5650" w:author="PR Preview" w:date="2026-01-01T00:00:00Z">
          <w:r>
            <w:rPr>
              <w:rStyle w:val="Hyperlink"/>
            </w:rPr>
            <w:t xml:space="preserve">Example 56</w:t>
          </w:r>
        </w:ins>
      </w:hyperlink>
      <w:ins w:id="5651" w:author="PR Preview" w:date="2026-01-01T00:00:00Z">
        <w:r>
          <w:t xml:space="preserve"> </w:t>
        </w:r>
      </w:ins>
      <w:ins w:id="5652" w:author="PR Preview" w:date="2026-01-01T00:00:00Z">
        <w:r>
          <w:t xml:space="preserve">has</w:t>
        </w:r>
      </w:ins>
      <w:ins w:id="5653" w:author="PR Preview" w:date="2026-01-01T00:00:00Z">
        <w:r>
          <w:t xml:space="preserve"> </w:t>
        </w:r>
      </w:ins>
      <m:oMath>
        <m:r>
          <m:t>n</m:t>
        </m:r>
        <m:r>
          <m:rPr>
            <m:sty m:val="p"/>
          </m:rPr>
          <m:t>=</m:t>
        </m:r>
        <m:r>
          <m:t>3</m:t>
        </m:r>
      </m:oMath>
      <w:ins w:id="5654" w:author="PR Preview" w:date="2026-01-01T00:00:00Z">
        <w:r>
          <w:t xml:space="preserve"> </w:t>
        </w:r>
      </w:ins>
      <w:ins w:id="5655" w:author="PR Preview" w:date="2026-01-01T00:00:00Z">
        <w:r>
          <w:t xml:space="preserve">columns,</w:t>
        </w:r>
      </w:ins>
      <w:ins w:id="5656" w:author="PR Preview" w:date="2026-01-01T00:00:00Z">
        <w:r>
          <w:t xml:space="preserve"> </w:t>
        </w:r>
      </w:ins>
      <w:ins w:id="5657" w:author="PR Preview" w:date="2026-01-01T00:00:00Z">
        <w:r>
          <w:t xml:space="preserve">rank</w:t>
        </w:r>
      </w:ins>
      <w:ins w:id="5658" w:author="PR Preview" w:date="2026-01-01T00:00:00Z">
        <w:r>
          <w:t xml:space="preserve"> </w:t>
        </w:r>
      </w:ins>
      <m:oMath>
        <m:r>
          <m:t>1</m:t>
        </m:r>
      </m:oMath>
      <w:ins w:id="5659" w:author="PR Preview" w:date="2026-01-01T00:00:00Z">
        <w:r>
          <w:t xml:space="preserve"> </w:t>
        </w:r>
      </w:ins>
      <w:ins w:id="5660" w:author="PR Preview" w:date="2026-01-01T00:00:00Z">
        <w:r>
          <w:t xml:space="preserve">(</w:t>
        </w:r>
      </w:ins>
      <w:hyperlink w:anchor="exm-rank-dim">
        <w:ins w:id="5661" w:author="PR Preview" w:date="2026-01-01T00:00:00Z">
          <w:r>
            <w:rPr>
              <w:rStyle w:val="Hyperlink"/>
            </w:rPr>
            <w:t xml:space="preserve">Example 66</w:t>
          </w:r>
        </w:ins>
      </w:hyperlink>
      <w:ins w:id="5662" w:author="PR Preview" w:date="2026-01-01T00:00:00Z">
        <w:r>
          <w:t xml:space="preserve">)</w:t>
        </w:r>
      </w:ins>
      <w:ins w:id="5663" w:author="PR Preview" w:date="2026-01-01T00:00:00Z">
        <w:r>
          <w:t xml:space="preserve"> </w:t>
        </w:r>
      </w:ins>
      <w:ins w:id="5664" w:author="PR Preview" w:date="2026-01-01T00:00:00Z">
        <w:r>
          <w:t xml:space="preserve">and nullity</w:t>
        </w:r>
      </w:ins>
      <w:ins w:id="5665" w:author="PR Preview" w:date="2026-01-01T00:00:00Z">
        <w:r>
          <w:t xml:space="preserve"> </w:t>
        </w:r>
      </w:ins>
      <m:oMath>
        <m:r>
          <m:t>2</m:t>
        </m:r>
      </m:oMath>
      <w:ins w:id="5666" w:author="PR Preview" w:date="2026-01-01T00:00:00Z">
        <w:r>
          <w:t xml:space="preserve"> </w:t>
        </w:r>
      </w:ins>
      <w:ins w:id="5667" w:author="PR Preview" w:date="2026-01-01T00:00:00Z">
        <w:r>
          <w:t xml:space="preserve">(</w:t>
        </w:r>
      </w:ins>
      <w:hyperlink w:anchor="exm-nullity">
        <w:ins w:id="5668" w:author="PR Preview" w:date="2026-01-01T00:00:00Z">
          <w:r>
            <w:rPr>
              <w:rStyle w:val="Hyperlink"/>
            </w:rPr>
            <w:t xml:space="preserve">Example 67</w:t>
          </w:r>
        </w:ins>
      </w:hyperlink>
      <w:ins w:id="5669" w:author="PR Preview" w:date="2026-01-01T00:00:00Z">
        <w:r>
          <w:t xml:space="preserve">),</w:t>
        </w:r>
      </w:ins>
      <w:ins w:id="5670" w:author="PR Preview" w:date="2026-01-01T00:00:00Z">
        <w:r>
          <w:t xml:space="preserve"> </w:t>
        </w:r>
      </w:ins>
      <w:ins w:id="5671" w:author="PR Preview" w:date="2026-01-01T00:00:00Z">
        <w:r>
          <w:t xml:space="preserve">and</w:t>
        </w:r>
      </w:ins>
      <w:ins w:id="5672" w:author="PR Preview" w:date="2026-01-01T00:00:00Z">
        <w:r>
          <w:t xml:space="preserve"> </w:t>
        </w:r>
      </w:ins>
      <m:oMath>
        <m:r>
          <m:t>1</m:t>
        </m:r>
        <m:r>
          <m:rPr>
            <m:sty m:val="p"/>
          </m:rPr>
          <m:t>+</m:t>
        </m:r>
        <m:r>
          <m:t>2</m:t>
        </m:r>
        <m:r>
          <m:rPr>
            <m:sty m:val="p"/>
          </m:rPr>
          <m:t>=</m:t>
        </m:r>
        <m:r>
          <m:t>3</m:t>
        </m:r>
      </m:oMath>
      <w:ins w:id="5673" w:author="PR Preview" w:date="2026-01-01T00:00:00Z">
        <w:r>
          <w:t xml:space="preserve">.</w:t>
        </w:r>
      </w:ins>
      <w:ins w:id="5674" w:author="PR Preview" w:date="2026-01-01T00:00:00Z">
        <w:r>
          <w:t xml:space="preserve"> </w:t>
        </w:r>
      </w:ins>
      <w:ins w:id="5675" w:author="PR Preview" w:date="2026-01-01T00:00:00Z">
        <w:r>
          <w:t xml:space="preserve">The</w:t>
        </w:r>
      </w:ins>
      <w:ins w:id="5676" w:author="PR Preview" w:date="2026-01-01T00:00:00Z">
        <w:r>
          <w:t xml:space="preserve"> </w:t>
        </w:r>
      </w:ins>
      <m:oMath>
        <m:r>
          <m:t>2</m:t>
        </m:r>
        <m:r>
          <m:rPr>
            <m:sty m:val="p"/>
          </m:rPr>
          <m:t>×</m:t>
        </m:r>
        <m:r>
          <m:t>2</m:t>
        </m:r>
      </m:oMath>
      <w:ins w:id="5677" w:author="PR Preview" w:date="2026-01-01T00:00:00Z">
        <w:r>
          <w:t xml:space="preserve"> </w:t>
        </w:r>
      </w:ins>
      <w:ins w:id="5678" w:author="PR Preview" w:date="2026-01-01T00:00:00Z">
        <w:r>
          <w:t xml:space="preserve">identity matrix has rank</w:t>
        </w:r>
      </w:ins>
      <w:ins w:id="5679" w:author="PR Preview" w:date="2026-01-01T00:00:00Z">
        <w:r>
          <w:t xml:space="preserve"> </w:t>
        </w:r>
      </w:ins>
      <m:oMath>
        <m:r>
          <m:t>2</m:t>
        </m:r>
      </m:oMath>
      <w:ins w:id="5680" w:author="PR Preview" w:date="2026-01-01T00:00:00Z">
        <w:r>
          <w:t xml:space="preserve"> </w:t>
        </w:r>
      </w:ins>
      <w:ins w:id="5681" w:author="PR Preview" w:date="2026-01-01T00:00:00Z">
        <w:r>
          <w:t xml:space="preserve">and nullity</w:t>
        </w:r>
      </w:ins>
      <w:ins w:id="5682" w:author="PR Preview" w:date="2026-01-01T00:00:00Z">
        <w:r>
          <w:t xml:space="preserve"> </w:t>
        </w:r>
      </w:ins>
      <m:oMath>
        <m:r>
          <m:t>0</m:t>
        </m:r>
      </m:oMath>
      <w:ins w:id="5683" w:author="PR Preview" w:date="2026-01-01T00:00:00Z">
        <w:r>
          <w:t xml:space="preserve"> </w:t>
        </w:r>
      </w:ins>
      <w:ins w:id="5684" w:author="PR Preview" w:date="2026-01-01T00:00:00Z">
        <w:r>
          <w:t xml:space="preserve">(</w:t>
        </w:r>
      </w:ins>
      <w:hyperlink w:anchor="exm-nullity">
        <w:ins w:id="5685" w:author="PR Preview" w:date="2026-01-01T00:00:00Z">
          <w:r>
            <w:rPr>
              <w:rStyle w:val="Hyperlink"/>
            </w:rPr>
            <w:t xml:space="preserve">Example 67</w:t>
          </w:r>
        </w:ins>
      </w:hyperlink>
      <w:ins w:id="5686" w:author="PR Preview" w:date="2026-01-01T00:00:00Z">
        <w:r>
          <w:t xml:space="preserve">),</w:t>
        </w:r>
      </w:ins>
      <w:ins w:id="5687" w:author="PR Preview" w:date="2026-01-01T00:00:00Z">
        <w:r>
          <w:t xml:space="preserve"> </w:t>
        </w:r>
      </w:ins>
      <w:ins w:id="5688" w:author="PR Preview" w:date="2026-01-01T00:00:00Z">
        <w:r>
          <w:t xml:space="preserve">and</w:t>
        </w:r>
      </w:ins>
      <w:ins w:id="5689" w:author="PR Preview" w:date="2026-01-01T00:00:00Z">
        <w:r>
          <w:t xml:space="preserve"> </w:t>
        </w:r>
      </w:ins>
      <m:oMath>
        <m:r>
          <m:t>2</m:t>
        </m:r>
        <m:r>
          <m:rPr>
            <m:sty m:val="p"/>
          </m:rPr>
          <m:t>+</m:t>
        </m:r>
        <m:r>
          <m:t>0</m:t>
        </m:r>
        <m:r>
          <m:rPr>
            <m:sty m:val="p"/>
          </m:rPr>
          <m:t>=</m:t>
        </m:r>
        <m:r>
          <m:t>2</m:t>
        </m:r>
      </m:oMath>
      <w:ins w:id="5690" w:author="PR Preview" w:date="2026-01-01T00:00:00Z">
        <w:r>
          <w:t xml:space="preserve">.</w:t>
        </w:r>
      </w:ins>
    </w:p>
    <w:bookmarkEnd w:id="270"/>
    <w:bookmarkStart w:id="271" w:name="thm-rank-product"/>
    <w:p>
      <w:pPr>
        <w:pStyle w:val="BodyText"/>
      </w:pPr>
      <w:ins w:id="5691" w:author="PR Preview" w:date="2026-01-01T00:00:00Z">
        <w:r>
          <w:rPr>
            <w:b/>
            <w:bCs/>
          </w:rPr>
          <w:t xml:space="preserve">Theorem 40 (Multiplying on the right cannot increase the rank)</w:t>
        </w:r>
      </w:ins>
      <w:ins w:id="5692" w:author="PR Preview" w:date="2026-01-01T00:00:00Z">
        <w:r>
          <w:t xml:space="preserve"> </w:t>
        </w:r>
      </w:ins>
      <w:ins w:id="5693" w:author="PR Preview" w:date="2026-01-01T00:00:00Z">
        <w:r>
          <w:t xml:space="preserve">If</w:t>
        </w:r>
      </w:ins>
      <w:ins w:id="5694" w:author="PR Preview" w:date="2026-01-01T00:00:00Z">
        <w:r>
          <w:t xml:space="preserve"> </w:t>
        </w:r>
      </w:ins>
      <m:oMath>
        <m:r>
          <m:rPr>
            <m:sty m:val="bi"/>
          </m:rPr>
          <m:t>A</m:t>
        </m:r>
      </m:oMath>
      <w:ins w:id="5695" w:author="PR Preview" w:date="2026-01-01T00:00:00Z">
        <w:r>
          <w:t xml:space="preserve"> </w:t>
        </w:r>
      </w:ins>
      <w:ins w:id="5696" w:author="PR Preview" w:date="2026-01-01T00:00:00Z">
        <w:r>
          <w:t xml:space="preserve">is</w:t>
        </w:r>
      </w:ins>
      <w:ins w:id="5697" w:author="PR Preview" w:date="2026-01-01T00:00:00Z">
        <w:r>
          <w:t xml:space="preserve"> </w:t>
        </w:r>
      </w:ins>
      <m:oMath>
        <m:r>
          <m:t>m</m:t>
        </m:r>
        <m:r>
          <m:rPr>
            <m:sty m:val="p"/>
          </m:rPr>
          <m:t>×</m:t>
        </m:r>
        <m:r>
          <m:t>n</m:t>
        </m:r>
      </m:oMath>
      <w:ins w:id="5698" w:author="PR Preview" w:date="2026-01-01T00:00:00Z">
        <w:r>
          <w:t xml:space="preserve"> </w:t>
        </w:r>
      </w:ins>
      <w:ins w:id="5699" w:author="PR Preview" w:date="2026-01-01T00:00:00Z">
        <w:r>
          <w:t xml:space="preserve">and</w:t>
        </w:r>
      </w:ins>
      <w:ins w:id="5700" w:author="PR Preview" w:date="2026-01-01T00:00:00Z">
        <w:r>
          <w:t xml:space="preserve"> </w:t>
        </w:r>
      </w:ins>
      <m:oMath>
        <m:r>
          <m:rPr>
            <m:sty m:val="bi"/>
          </m:rPr>
          <m:t>B</m:t>
        </m:r>
      </m:oMath>
      <w:ins w:id="5701" w:author="PR Preview" w:date="2026-01-01T00:00:00Z">
        <w:r>
          <w:t xml:space="preserve"> </w:t>
        </w:r>
      </w:ins>
      <w:ins w:id="5702" w:author="PR Preview" w:date="2026-01-01T00:00:00Z">
        <w:r>
          <w:t xml:space="preserve">is</w:t>
        </w:r>
      </w:ins>
      <w:ins w:id="5703" w:author="PR Preview" w:date="2026-01-01T00:00:00Z">
        <w:r>
          <w:t xml:space="preserve"> </w:t>
        </w:r>
      </w:ins>
      <m:oMath>
        <m:r>
          <m:t>n</m:t>
        </m:r>
        <m:r>
          <m:rPr>
            <m:sty m:val="p"/>
          </m:rPr>
          <m:t>×</m:t>
        </m:r>
        <m:r>
          <m:t>k</m:t>
        </m:r>
      </m:oMath>
      <w:ins w:id="5704" w:author="PR Preview" w:date="2026-01-01T00:00:00Z">
        <w:r>
          <w:t xml:space="preserve">, then</w:t>
        </w:r>
      </w:ins>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del w:id="5705" w:author="PR Preview" w:date="2026-01-01T00:00:00Z">
        <w:r>
          <w:rPr>
            <w:b/>
            <w:bCs/>
          </w:rPr>
          <w:delText xml:space="preserve">Compare dimensions.</w:delText>
        </w:r>
      </w:del>
      <w:del w:id="5706" w:author="PR Preview" w:date="2026-01-01T00:00:00Z">
        <w:r>
          <w:delText xml:space="preserve"> </w:delText>
        </w:r>
      </w:del>
      <w:del w:id="5707" w:author="PR Preview" w:date="2026-01-01T00:00:00Z">
        <w:r>
          <w:delText xml:space="preserve">Both column spaces are subspaces (</w:delText>
        </w:r>
      </w:del>
      <w:hyperlink w:anchor="thm-column-space-span">
        <w:del w:id="5708" w:author="PR Preview" w:date="2026-01-01T00:00:00Z">
          <w:r>
            <w:rPr>
              <w:rStyle w:val="Hyperlink"/>
            </w:rPr>
            <w:delText xml:space="preserve">Theorem 33</w:delText>
          </w:r>
        </w:del>
      </w:hyperlink>
      <w:del w:id="5709"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w:del w:id="5710" w:author="PR Preview" w:date="2026-01-01T00:00:00Z">
        <w:r>
          <w:rPr>
            <w:b/>
            <w:bCs/>
          </w:rPr>
          <w:delText xml:space="preserve">Example 70 (A product can lose rank)</w:delText>
        </w:r>
      </w:del>
      <w:del w:id="5711" w:author="PR Preview" w:date="2026-01-01T00:00:00Z">
        <w:r>
          <w:delText xml:space="preserve"> </w:delText>
        </w:r>
      </w:del>
      <w:del w:id="5712"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del w:id="5713" w:author="PR Preview" w:date="2026-01-01T00:00:00Z">
        <w:r>
          <w:delText xml:space="preserve"> </w:delText>
        </w:r>
      </w:del>
      <w:del w:id="5714" w:author="PR Preview" w:date="2026-01-01T00:00:00Z">
        <w:r>
          <w:delText xml:space="preserve">has rank</w:delText>
        </w:r>
      </w:del>
      <w:del w:id="5715" w:author="PR Preview" w:date="2026-01-01T00:00:00Z">
        <w:r>
          <w:delText xml:space="preserve"> </w:delText>
        </w:r>
      </w:del>
      <m:oMath>
        <m:r>
          <m:t>1</m:t>
        </m:r>
      </m:oMath>
      <w:del w:id="5716" w:author="PR Preview" w:date="2026-01-01T00:00:00Z">
        <w:r>
          <w:delText xml:space="preserve">, but</w:delText>
        </w:r>
      </w:del>
      <w:del w:id="5717" w:author="PR Preview" w:date="2026-01-01T00:00:00Z">
        <w:r>
          <w:delText xml:space="preserve"> </w:delText>
        </w:r>
      </w:del>
      <m:oMath>
        <m:r>
          <m:rPr>
            <m:sty m:val="bi"/>
          </m:rPr>
          <m:t>A</m:t>
        </m:r>
        <m:r>
          <m:rPr>
            <m:sty m:val="bi"/>
          </m:rPr>
          <m:t>B</m:t>
        </m:r>
      </m:oMath>
      <w:del w:id="5718" w:author="PR Preview" w:date="2026-01-01T00:00:00Z">
        <w:r>
          <w:delText xml:space="preserve"> </w:delText>
        </w:r>
      </w:del>
      <w:del w:id="5719" w:author="PR Preview" w:date="2026-01-01T00:00:00Z">
        <w:r>
          <w:delText xml:space="preserve">has rank</w:delText>
        </w:r>
      </w:del>
      <w:del w:id="5720" w:author="PR Preview" w:date="2026-01-01T00:00:00Z">
        <w:r>
          <w:delText xml:space="preserve"> </w:delText>
        </w:r>
      </w:del>
      <m:oMath>
        <m:r>
          <m:t>0</m:t>
        </m:r>
      </m:oMath>
      <w:del w:id="5721" w:author="PR Preview" w:date="2026-01-01T00:00:00Z">
        <w:r>
          <w:delText xml:space="preserve">,</w:delText>
        </w:r>
      </w:del>
      <w:del w:id="5722" w:author="PR Preview" w:date="2026-01-01T00:00:00Z">
        <w:r>
          <w:delText xml:space="preserve"> </w:delText>
        </w:r>
      </w:del>
      <w:del w:id="5723" w:author="PR Preview" w:date="2026-01-01T00:00:00Z">
        <w:r>
          <w:delText xml:space="preserve">so the inequality in</w:delText>
        </w:r>
      </w:del>
      <w:del w:id="5724" w:author="PR Preview" w:date="2026-01-01T00:00:00Z">
        <w:r>
          <w:delText xml:space="preserve"> </w:delText>
        </w:r>
      </w:del>
      <w:hyperlink w:anchor="thm-rank-product">
        <w:del w:id="5725" w:author="PR Preview" w:date="2026-01-01T00:00:00Z">
          <w:r>
            <w:rPr>
              <w:rStyle w:val="Hyperlink"/>
            </w:rPr>
            <w:delText xml:space="preserve">Theorem 41</w:delText>
          </w:r>
        </w:del>
      </w:hyperlink>
      <w:del w:id="5726" w:author="PR Preview" w:date="2026-01-01T00:00:00Z">
        <w:r>
          <w:delText xml:space="preserve"> </w:delText>
        </w:r>
      </w:del>
      <w:del w:id="5727" w:author="PR Preview" w:date="2026-01-01T00:00:00Z">
        <w:r>
          <w:delText xml:space="preserve">can be strict.</w:delText>
        </w:r>
      </w:del>
      <w:del w:id="5728" w:author="PR Preview" w:date="2026-01-01T00:00:00Z">
        <w:r>
          <w:delText xml:space="preserve"> </w:delText>
        </w:r>
      </w:del>
      <w:del w:id="5729" w:author="PR Preview" w:date="2026-01-01T00:00:00Z">
        <w:r>
          <w:delText xml:space="preserve">With the</w:delText>
        </w:r>
      </w:del>
      <w:del w:id="5730" w:author="PR Preview" w:date="2026-01-01T00:00:00Z">
        <w:r>
          <w:delText xml:space="preserve"> </w:delText>
        </w:r>
      </w:del>
      <m:oMath>
        <m:r>
          <m:t>2</m:t>
        </m:r>
        <m:r>
          <m:rPr>
            <m:sty m:val="p"/>
          </m:rPr>
          <m:t>×</m:t>
        </m:r>
        <m:r>
          <m:t>2</m:t>
        </m:r>
      </m:oMath>
      <w:del w:id="5731" w:author="PR Preview" w:date="2026-01-01T00:00:00Z">
        <w:r>
          <w:delText xml:space="preserve"> </w:delText>
        </w:r>
      </w:del>
      <w:del w:id="5732" w:author="PR Preview" w:date="2026-01-01T00:00:00Z">
        <w:r>
          <w:delText xml:space="preserve">identity in place of</w:delText>
        </w:r>
      </w:del>
      <w:del w:id="5733" w:author="PR Preview" w:date="2026-01-01T00:00:00Z">
        <w:r>
          <w:delText xml:space="preserve"> </w:delText>
        </w:r>
      </w:del>
      <m:oMath>
        <m:r>
          <m:rPr>
            <m:sty m:val="bi"/>
          </m:rPr>
          <m:t>B</m:t>
        </m:r>
      </m:oMath>
      <w:del w:id="5734" w:author="PR Preview" w:date="2026-01-01T00:00:00Z">
        <w:r>
          <w:delText xml:space="preserve">,</w:delText>
        </w:r>
      </w:del>
      <w:del w:id="5735" w:author="PR Preview" w:date="2026-01-01T00:00:00Z">
        <w:r>
          <w:delText xml:space="preserve"> </w:delText>
        </w:r>
      </w:del>
      <m:oMath>
        <m:r>
          <m:rPr>
            <m:sty m:val="bi"/>
          </m:rPr>
          <m:t>A</m:t>
        </m:r>
        <m:r>
          <m:rPr>
            <m:sty m:val="bi"/>
          </m:rPr>
          <m:t>I</m:t>
        </m:r>
        <m:r>
          <m:rPr>
            <m:sty m:val="p"/>
          </m:rPr>
          <m:t>=</m:t>
        </m:r>
        <m:r>
          <m:rPr>
            <m:sty m:val="bi"/>
          </m:rPr>
          <m:t>A</m:t>
        </m:r>
      </m:oMath>
      <w:del w:id="5736" w:author="PR Preview" w:date="2026-01-01T00:00:00Z">
        <w:r>
          <w:delText xml:space="preserve"> </w:delText>
        </w:r>
      </w:del>
      <w:del w:id="5737" w:author="PR Preview" w:date="2026-01-01T00:00:00Z">
        <w:r>
          <w:delText xml:space="preserve">keeps rank</w:delText>
        </w:r>
      </w:del>
      <w:del w:id="5738" w:author="PR Preview" w:date="2026-01-01T00:00:00Z">
        <w:r>
          <w:delText xml:space="preserve"> </w:delText>
        </w:r>
      </w:del>
      <m:oMath>
        <m:r>
          <m:t>1</m:t>
        </m:r>
      </m:oMath>
      <w:del w:id="5739" w:author="PR Preview" w:date="2026-01-01T00:00:00Z">
        <w:r>
          <w:delText xml:space="preserve">, and the inequality is an equality.</w:delText>
        </w:r>
      </w:del>
    </w:p>
    <w:p>
      <w:pPr>
        <w:pStyle w:val="BodyText"/>
      </w:pPr>
      <w:del w:id="5740" w:author="PR Preview" w:date="2026-01-01T00:00:00Z">
        <w:r>
          <w:rPr>
            <w:b/>
            <w:bCs/>
          </w:rPr>
          <w:delText xml:space="preserve">Theorem 42 (Fundamental theorem of ranks)</w:delText>
        </w:r>
      </w:del>
      <w:del w:id="5741" w:author="PR Preview" w:date="2026-01-01T00:00:00Z">
        <w:r>
          <w:delText xml:space="preserve"> </w:delText>
        </w:r>
      </w:del>
      <w:del w:id="5742" w:author="PR Preview" w:date="2026-01-01T00:00:00Z">
        <w:r>
          <w:delText xml:space="preserve">For any</w:delText>
        </w:r>
      </w:del>
      <w:del w:id="5743" w:author="PR Preview" w:date="2026-01-01T00:00:00Z">
        <w:r>
          <w:delText xml:space="preserve"> </w:delText>
        </w:r>
      </w:del>
      <m:oMath>
        <m:r>
          <m:t>m</m:t>
        </m:r>
        <m:r>
          <m:rPr>
            <m:sty m:val="p"/>
          </m:rPr>
          <m:t>×</m:t>
        </m:r>
        <m:r>
          <m:t>n</m:t>
        </m:r>
      </m:oMath>
      <w:del w:id="5744" w:author="PR Preview" w:date="2026-01-01T00:00:00Z">
        <w:r>
          <w:delText xml:space="preserve"> </w:delText>
        </w:r>
      </w:del>
      <w:del w:id="5745" w:author="PR Preview" w:date="2026-01-01T00:00:00Z">
        <w:r>
          <w:delText xml:space="preserve">matrix</w:delText>
        </w:r>
      </w:del>
      <w:del w:id="5746" w:author="PR Preview" w:date="2026-01-01T00:00:00Z">
        <w:r>
          <w:delText xml:space="preserve"> </w:delText>
        </w:r>
      </w:del>
      <m:oMath>
        <m:r>
          <m:rPr>
            <m:sty m:val="bi"/>
          </m:rPr>
          <m:t>A</m:t>
        </m:r>
      </m:oMath>
      <w:del w:id="5747" w:author="PR Preview" w:date="2026-01-01T00:00:00Z">
        <w:r>
          <w:delText xml:space="preserve">,</w:delText>
        </w:r>
      </w:del>
    </w:p>
    <w:p>
      <w:pPr>
        <w:pStyle w:val="BodyText"/>
      </w:pPr>
      <w:ins w:id="5748" w:author="PR Preview" w:date="2026-01-01T00:00:00Z">
        <w:r>
          <w:rPr>
            <w:b/>
            <w:bCs/>
          </w:rPr>
          <w:t xml:space="preserve">Compare dimensions.</w:t>
        </w:r>
      </w:ins>
      <w:ins w:id="5749" w:author="PR Preview" w:date="2026-01-01T00:00:00Z">
        <w:r>
          <w:t xml:space="preserve"> </w:t>
        </w:r>
      </w:ins>
      <w:ins w:id="5750" w:author="PR Preview" w:date="2026-01-01T00:00:00Z">
        <w:r>
          <w:t xml:space="preserve">Both column spaces are subspaces (</w:t>
        </w:r>
      </w:ins>
      <w:hyperlink w:anchor="thm-column-space-span">
        <w:ins w:id="5751" w:author="PR Preview" w:date="2026-01-01T00:00:00Z">
          <w:r>
            <w:rPr>
              <w:rStyle w:val="Hyperlink"/>
            </w:rPr>
            <w:t xml:space="preserve">Theorem 32</w:t>
          </w:r>
        </w:ins>
      </w:hyperlink>
      <w:ins w:id="5752"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ins w:id="5753" w:author="PR Preview" w:date="2026-01-01T00:00:00Z">
        <w:r>
          <w:rPr>
            <w:b/>
            <w:bCs/>
          </w:rPr>
          <w:t xml:space="preserve">Example 69 (A product can lose rank)</w:t>
        </w:r>
      </w:ins>
      <w:ins w:id="5754" w:author="PR Preview" w:date="2026-01-01T00:00:00Z">
        <w:r>
          <w:t xml:space="preserve"> </w:t>
        </w:r>
      </w:ins>
      <w:ins w:id="5755"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ins w:id="5756" w:author="PR Preview" w:date="2026-01-01T00:00:00Z">
        <w:r>
          <w:t xml:space="preserve"> </w:t>
        </w:r>
      </w:ins>
      <w:ins w:id="5757" w:author="PR Preview" w:date="2026-01-01T00:00:00Z">
        <w:r>
          <w:t xml:space="preserve">has rank</w:t>
        </w:r>
      </w:ins>
      <w:ins w:id="5758" w:author="PR Preview" w:date="2026-01-01T00:00:00Z">
        <w:r>
          <w:t xml:space="preserve"> </w:t>
        </w:r>
      </w:ins>
      <m:oMath>
        <m:r>
          <m:t>1</m:t>
        </m:r>
      </m:oMath>
      <w:ins w:id="5759" w:author="PR Preview" w:date="2026-01-01T00:00:00Z">
        <w:r>
          <w:t xml:space="preserve">, but</w:t>
        </w:r>
      </w:ins>
      <w:ins w:id="5760" w:author="PR Preview" w:date="2026-01-01T00:00:00Z">
        <w:r>
          <w:t xml:space="preserve"> </w:t>
        </w:r>
      </w:ins>
      <m:oMath>
        <m:r>
          <m:rPr>
            <m:sty m:val="bi"/>
          </m:rPr>
          <m:t>A</m:t>
        </m:r>
        <m:r>
          <m:rPr>
            <m:sty m:val="bi"/>
          </m:rPr>
          <m:t>B</m:t>
        </m:r>
      </m:oMath>
      <w:ins w:id="5761" w:author="PR Preview" w:date="2026-01-01T00:00:00Z">
        <w:r>
          <w:t xml:space="preserve"> </w:t>
        </w:r>
      </w:ins>
      <w:ins w:id="5762" w:author="PR Preview" w:date="2026-01-01T00:00:00Z">
        <w:r>
          <w:t xml:space="preserve">has rank</w:t>
        </w:r>
      </w:ins>
      <w:ins w:id="5763" w:author="PR Preview" w:date="2026-01-01T00:00:00Z">
        <w:r>
          <w:t xml:space="preserve"> </w:t>
        </w:r>
      </w:ins>
      <m:oMath>
        <m:r>
          <m:t>0</m:t>
        </m:r>
      </m:oMath>
      <w:ins w:id="5764" w:author="PR Preview" w:date="2026-01-01T00:00:00Z">
        <w:r>
          <w:t xml:space="preserve">,</w:t>
        </w:r>
      </w:ins>
      <w:ins w:id="5765" w:author="PR Preview" w:date="2026-01-01T00:00:00Z">
        <w:r>
          <w:t xml:space="preserve"> </w:t>
        </w:r>
      </w:ins>
      <w:ins w:id="5766" w:author="PR Preview" w:date="2026-01-01T00:00:00Z">
        <w:r>
          <w:t xml:space="preserve">so the inequality in</w:t>
        </w:r>
      </w:ins>
      <w:ins w:id="5767" w:author="PR Preview" w:date="2026-01-01T00:00:00Z">
        <w:r>
          <w:t xml:space="preserve"> </w:t>
        </w:r>
      </w:ins>
      <w:hyperlink w:anchor="thm-rank-product">
        <w:ins w:id="5768" w:author="PR Preview" w:date="2026-01-01T00:00:00Z">
          <w:r>
            <w:rPr>
              <w:rStyle w:val="Hyperlink"/>
            </w:rPr>
            <w:t xml:space="preserve">Theorem 40</w:t>
          </w:r>
        </w:ins>
      </w:hyperlink>
      <w:ins w:id="5769" w:author="PR Preview" w:date="2026-01-01T00:00:00Z">
        <w:r>
          <w:t xml:space="preserve"> </w:t>
        </w:r>
      </w:ins>
      <w:ins w:id="5770" w:author="PR Preview" w:date="2026-01-01T00:00:00Z">
        <w:r>
          <w:t xml:space="preserve">can be strict.</w:t>
        </w:r>
      </w:ins>
      <w:ins w:id="5771" w:author="PR Preview" w:date="2026-01-01T00:00:00Z">
        <w:r>
          <w:t xml:space="preserve"> </w:t>
        </w:r>
      </w:ins>
      <w:ins w:id="5772" w:author="PR Preview" w:date="2026-01-01T00:00:00Z">
        <w:r>
          <w:t xml:space="preserve">With the</w:t>
        </w:r>
      </w:ins>
      <w:ins w:id="5773" w:author="PR Preview" w:date="2026-01-01T00:00:00Z">
        <w:r>
          <w:t xml:space="preserve"> </w:t>
        </w:r>
      </w:ins>
      <m:oMath>
        <m:r>
          <m:t>2</m:t>
        </m:r>
        <m:r>
          <m:rPr>
            <m:sty m:val="p"/>
          </m:rPr>
          <m:t>×</m:t>
        </m:r>
        <m:r>
          <m:t>2</m:t>
        </m:r>
      </m:oMath>
      <w:ins w:id="5774" w:author="PR Preview" w:date="2026-01-01T00:00:00Z">
        <w:r>
          <w:t xml:space="preserve"> </w:t>
        </w:r>
      </w:ins>
      <w:ins w:id="5775" w:author="PR Preview" w:date="2026-01-01T00:00:00Z">
        <w:r>
          <w:t xml:space="preserve">identity in place of</w:t>
        </w:r>
      </w:ins>
      <w:ins w:id="5776" w:author="PR Preview" w:date="2026-01-01T00:00:00Z">
        <w:r>
          <w:t xml:space="preserve"> </w:t>
        </w:r>
      </w:ins>
      <m:oMath>
        <m:r>
          <m:rPr>
            <m:sty m:val="bi"/>
          </m:rPr>
          <m:t>B</m:t>
        </m:r>
      </m:oMath>
      <w:ins w:id="5777" w:author="PR Preview" w:date="2026-01-01T00:00:00Z">
        <w:r>
          <w:t xml:space="preserve">,</w:t>
        </w:r>
      </w:ins>
      <w:ins w:id="5778" w:author="PR Preview" w:date="2026-01-01T00:00:00Z">
        <w:r>
          <w:t xml:space="preserve"> </w:t>
        </w:r>
      </w:ins>
      <m:oMath>
        <m:r>
          <m:rPr>
            <m:sty m:val="bi"/>
          </m:rPr>
          <m:t>A</m:t>
        </m:r>
        <m:r>
          <m:rPr>
            <m:sty m:val="bi"/>
          </m:rPr>
          <m:t>I</m:t>
        </m:r>
        <m:r>
          <m:rPr>
            <m:sty m:val="p"/>
          </m:rPr>
          <m:t>=</m:t>
        </m:r>
        <m:r>
          <m:rPr>
            <m:sty m:val="bi"/>
          </m:rPr>
          <m:t>A</m:t>
        </m:r>
      </m:oMath>
      <w:ins w:id="5779" w:author="PR Preview" w:date="2026-01-01T00:00:00Z">
        <w:r>
          <w:t xml:space="preserve"> </w:t>
        </w:r>
      </w:ins>
      <w:ins w:id="5780" w:author="PR Preview" w:date="2026-01-01T00:00:00Z">
        <w:r>
          <w:t xml:space="preserve">keeps rank</w:t>
        </w:r>
      </w:ins>
      <w:ins w:id="5781" w:author="PR Preview" w:date="2026-01-01T00:00:00Z">
        <w:r>
          <w:t xml:space="preserve"> </w:t>
        </w:r>
      </w:ins>
      <m:oMath>
        <m:r>
          <m:t>1</m:t>
        </m:r>
      </m:oMath>
      <w:ins w:id="5782" w:author="PR Preview" w:date="2026-01-01T00:00:00Z">
        <w:r>
          <w:t xml:space="preserve">, and the inequality is an equality.</w:t>
        </w:r>
      </w:ins>
    </w:p>
    <w:bookmarkEnd w:id="272"/>
    <w:bookmarkStart w:id="273" w:name="thm-rank-transpose"/>
    <w:p>
      <w:pPr>
        <w:pStyle w:val="BodyText"/>
      </w:pPr>
      <w:ins w:id="5783" w:author="PR Preview" w:date="2026-01-01T00:00:00Z">
        <w:r>
          <w:rPr>
            <w:b/>
            <w:bCs/>
          </w:rPr>
          <w:t xml:space="preserve">Theorem 41 (Fundamental theorem of ranks)</w:t>
        </w:r>
      </w:ins>
      <w:ins w:id="5784" w:author="PR Preview" w:date="2026-01-01T00:00:00Z">
        <w:r>
          <w:t xml:space="preserve"> </w:t>
        </w:r>
      </w:ins>
      <w:ins w:id="5785" w:author="PR Preview" w:date="2026-01-01T00:00:00Z">
        <w:r>
          <w:t xml:space="preserve">For any</w:t>
        </w:r>
      </w:ins>
      <w:ins w:id="5786" w:author="PR Preview" w:date="2026-01-01T00:00:00Z">
        <w:r>
          <w:t xml:space="preserve"> </w:t>
        </w:r>
      </w:ins>
      <m:oMath>
        <m:r>
          <m:t>m</m:t>
        </m:r>
        <m:r>
          <m:rPr>
            <m:sty m:val="p"/>
          </m:rPr>
          <m:t>×</m:t>
        </m:r>
        <m:r>
          <m:t>n</m:t>
        </m:r>
      </m:oMath>
      <w:ins w:id="5787" w:author="PR Preview" w:date="2026-01-01T00:00:00Z">
        <w:r>
          <w:t xml:space="preserve"> </w:t>
        </w:r>
      </w:ins>
      <w:ins w:id="5788" w:author="PR Preview" w:date="2026-01-01T00:00:00Z">
        <w:r>
          <w:t xml:space="preserve">matrix</w:t>
        </w:r>
      </w:ins>
      <w:ins w:id="5789" w:author="PR Preview" w:date="2026-01-01T00:00:00Z">
        <w:r>
          <w:t xml:space="preserve"> </w:t>
        </w:r>
      </w:ins>
      <m:oMath>
        <m:r>
          <m:rPr>
            <m:sty m:val="bi"/>
          </m:rPr>
          <m:t>A</m:t>
        </m:r>
      </m:oMath>
      <w:ins w:id="5790"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del w:id="5791" w:author="PR Preview" w:date="2026-01-01T00:00:00Z">
        <w:r>
          <w:rPr>
            <w:i/>
            <w:iCs/>
          </w:rPr>
          <w:delText xml:space="preserve">Proof</w:delText>
        </w:r>
      </w:del>
      <w:del w:id="5792" w:author="PR Preview" w:date="2026-01-01T00:00:00Z">
        <w:r>
          <w:delText xml:space="preserve">. </w:delText>
        </w:r>
      </w:del>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del w:id="5793" w:author="PR Preview" w:date="2026-01-01T00:00:00Z">
        <w:r>
          <w:rPr>
            <w:b/>
            <w:bCs/>
          </w:rPr>
          <w:delText xml:space="preserve">.</w:delText>
        </w:r>
      </w:del>
      <w:del w:id="5794" w:author="PR Preview" w:date="2026-01-01T00:00:00Z">
        <w:r>
          <w:delText xml:space="preserve"> </w:delText>
        </w:r>
      </w:del>
      <w:del w:id="5795" w:author="PR Preview" w:date="2026-01-01T00:00:00Z">
        <w:r>
          <w:delText xml:space="preserve">Both matrices have</w:delText>
        </w:r>
      </w:del>
      <w:del w:id="5796" w:author="PR Preview" w:date="2026-01-01T00:00:00Z">
        <w:r>
          <w:delText xml:space="preserve"> </w:delText>
        </w:r>
      </w:del>
      <m:oMath>
        <m:r>
          <m:t>n</m:t>
        </m:r>
      </m:oMath>
      <w:del w:id="5797" w:author="PR Preview" w:date="2026-01-01T00:00:00Z">
        <w:r>
          <w:delText xml:space="preserve"> </w:delText>
        </w:r>
      </w:del>
      <w:del w:id="5798" w:author="PR Preview" w:date="2026-01-01T00:00:00Z">
        <w:r>
          <w:delText xml:space="preserve">columns,</w:delText>
        </w:r>
      </w:del>
      <w:del w:id="5799" w:author="PR Preview" w:date="2026-01-01T00:00:00Z">
        <w:r>
          <w:delText xml:space="preserve"> </w:delText>
        </w:r>
      </w:del>
      <w:del w:id="5800" w:author="PR Preview" w:date="2026-01-01T00:00:00Z">
        <w:r>
          <w:delText xml:space="preserve">and</w:delText>
        </w:r>
      </w:del>
      <w:del w:id="5801"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5802" w:author="PR Preview" w:date="2026-01-01T00:00:00Z">
        <w:r>
          <w:delText xml:space="preserve"> </w:delText>
        </w:r>
      </w:del>
      <w:del w:id="5803" w:author="PR Preview" w:date="2026-01-01T00:00:00Z">
        <w:r>
          <w:delText xml:space="preserve">(</w:delText>
        </w:r>
      </w:del>
      <w:hyperlink w:anchor="thm-null-gram">
        <w:del w:id="5804" w:author="PR Preview" w:date="2026-01-01T00:00:00Z">
          <w:r>
            <w:rPr>
              <w:rStyle w:val="Hyperlink"/>
            </w:rPr>
            <w:delText xml:space="preserve">Theorem 38</w:delText>
          </w:r>
        </w:del>
      </w:hyperlink>
      <w:del w:id="5805" w:author="PR Preview" w:date="2026-01-01T00:00:00Z">
        <w:r>
          <w:delText xml:space="preserve">),</w:delText>
        </w:r>
      </w:del>
      <w:del w:id="5806" w:author="PR Preview" w:date="2026-01-01T00:00:00Z">
        <w:r>
          <w:delText xml:space="preserve"> </w:delText>
        </w:r>
      </w:del>
      <w:del w:id="5807" w:author="PR Preview" w:date="2026-01-01T00:00:00Z">
        <w:r>
          <w:delText xml:space="preserve">so they have the same nullity (</w:delText>
        </w:r>
      </w:del>
      <w:hyperlink w:anchor="def-nullity">
        <w:del w:id="5808" w:author="PR Preview" w:date="2026-01-01T00:00:00Z">
          <w:r>
            <w:rPr>
              <w:rStyle w:val="Hyperlink"/>
            </w:rPr>
            <w:delText xml:space="preserve">Definition 58</w:delText>
          </w:r>
        </w:del>
      </w:hyperlink>
      <w:del w:id="5809" w:author="PR Preview" w:date="2026-01-01T00:00:00Z">
        <w:r>
          <w:delText xml:space="preserve">).</w:delText>
        </w:r>
      </w:del>
      <w:del w:id="5810" w:author="PR Preview" w:date="2026-01-01T00:00:00Z">
        <w:r>
          <w:delText xml:space="preserve"> </w:delText>
        </w:r>
      </w:del>
      <w:del w:id="5811" w:author="PR Preview" w:date="2026-01-01T00:00:00Z">
        <w:r>
          <w:delText xml:space="preserve">Then</w:delText>
        </w:r>
      </w:del>
    </w:p>
    <w:p>
      <w:pPr>
        <w:pStyle w:val="BodyText"/>
      </w:pPr>
      <w:ins w:id="5812" w:author="PR Preview" w:date="2026-01-01T00:00:00Z">
        <w:r>
          <w:rPr>
            <w:i/>
            <w:iCs/>
          </w:rPr>
          <w:t xml:space="preserve">Proof</w:t>
        </w:r>
      </w:ins>
      <w:ins w:id="5813" w:author="PR Preview" w:date="2026-01-01T00:00:00Z">
        <w:r>
          <w:t xml:space="preserve">. </w:t>
        </w:r>
      </w:ins>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ins w:id="5814" w:author="PR Preview" w:date="2026-01-01T00:00:00Z">
        <w:r>
          <w:rPr>
            <w:b/>
            <w:bCs/>
          </w:rPr>
          <w:t xml:space="preserve">.</w:t>
        </w:r>
      </w:ins>
      <w:ins w:id="5815" w:author="PR Preview" w:date="2026-01-01T00:00:00Z">
        <w:r>
          <w:t xml:space="preserve"> </w:t>
        </w:r>
      </w:ins>
      <w:ins w:id="5816" w:author="PR Preview" w:date="2026-01-01T00:00:00Z">
        <w:r>
          <w:t xml:space="preserve">Both matrices have</w:t>
        </w:r>
      </w:ins>
      <w:ins w:id="5817" w:author="PR Preview" w:date="2026-01-01T00:00:00Z">
        <w:r>
          <w:t xml:space="preserve"> </w:t>
        </w:r>
      </w:ins>
      <m:oMath>
        <m:r>
          <m:t>n</m:t>
        </m:r>
      </m:oMath>
      <w:ins w:id="5818" w:author="PR Preview" w:date="2026-01-01T00:00:00Z">
        <w:r>
          <w:t xml:space="preserve"> </w:t>
        </w:r>
      </w:ins>
      <w:ins w:id="5819" w:author="PR Preview" w:date="2026-01-01T00:00:00Z">
        <w:r>
          <w:t xml:space="preserve">columns,</w:t>
        </w:r>
      </w:ins>
      <w:ins w:id="5820" w:author="PR Preview" w:date="2026-01-01T00:00:00Z">
        <w:r>
          <w:t xml:space="preserve"> </w:t>
        </w:r>
      </w:ins>
      <w:ins w:id="5821" w:author="PR Preview" w:date="2026-01-01T00:00:00Z">
        <w:r>
          <w:t xml:space="preserve">and</w:t>
        </w:r>
      </w:ins>
      <w:ins w:id="5822" w:author="PR Preview" w:date="2026-01-01T00:00:00Z">
        <w:r>
          <w:t xml:space="preserve"> </w:t>
        </w:r>
      </w:ins>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5823" w:author="PR Preview" w:date="2026-01-01T00:00:00Z">
        <w:r>
          <w:t xml:space="preserve"> </w:t>
        </w:r>
      </w:ins>
      <w:ins w:id="5824" w:author="PR Preview" w:date="2026-01-01T00:00:00Z">
        <w:r>
          <w:t xml:space="preserve">(</w:t>
        </w:r>
      </w:ins>
      <w:hyperlink w:anchor="thm-null-gram">
        <w:ins w:id="5825" w:author="PR Preview" w:date="2026-01-01T00:00:00Z">
          <w:r>
            <w:rPr>
              <w:rStyle w:val="Hyperlink"/>
            </w:rPr>
            <w:t xml:space="preserve">Theorem 37</w:t>
          </w:r>
        </w:ins>
      </w:hyperlink>
      <w:ins w:id="5826" w:author="PR Preview" w:date="2026-01-01T00:00:00Z">
        <w:r>
          <w:t xml:space="preserve">),</w:t>
        </w:r>
      </w:ins>
      <w:ins w:id="5827" w:author="PR Preview" w:date="2026-01-01T00:00:00Z">
        <w:r>
          <w:t xml:space="preserve"> </w:t>
        </w:r>
      </w:ins>
      <w:ins w:id="5828" w:author="PR Preview" w:date="2026-01-01T00:00:00Z">
        <w:r>
          <w:t xml:space="preserve">so they have the same nullity (</w:t>
        </w:r>
      </w:ins>
      <w:hyperlink w:anchor="def-nullity">
        <w:ins w:id="5829" w:author="PR Preview" w:date="2026-01-01T00:00:00Z">
          <w:r>
            <w:rPr>
              <w:rStyle w:val="Hyperlink"/>
            </w:rPr>
            <w:t xml:space="preserve">Definition 58</w:t>
          </w:r>
        </w:ins>
      </w:hyperlink>
      <w:ins w:id="5830" w:author="PR Preview" w:date="2026-01-01T00:00:00Z">
        <w:r>
          <w:t xml:space="preserve">).</w:t>
        </w:r>
      </w:ins>
      <w:ins w:id="5831" w:author="PR Preview" w:date="2026-01-01T00:00:00Z">
        <w:r>
          <w:t xml:space="preserve"> </w:t>
        </w:r>
      </w:ins>
      <w:ins w:id="5832" w:author="PR Preview" w:date="2026-01-01T00:00:00Z">
        <w:r>
          <w:t xml:space="preserve">Then</w:t>
        </w:r>
      </w:ins>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del w:id="5833" w:author="PR Preview" w:date="2026-01-01T00:00:00Z">
        <w:r>
          <w:rPr>
            <w:b/>
            <w:bCs/>
          </w:rPr>
          <w:delText xml:space="preserve">Example 71 (Four equal ranks)</w:delText>
        </w:r>
      </w:del>
      <w:del w:id="5834" w:author="PR Preview" w:date="2026-01-01T00:00:00Z">
        <w:r>
          <w:delText xml:space="preserve"> </w:delText>
        </w:r>
      </w:del>
      <w:del w:id="5835" w:author="PR Preview" w:date="2026-01-01T00:00:00Z">
        <w:r>
          <w:delText xml:space="preserve">For</w:delText>
        </w:r>
      </w:del>
      <w:del w:id="5836" w:author="PR Preview" w:date="2026-01-01T00:00:00Z">
        <w:r>
          <w:delText xml:space="preserve"> </w:delText>
        </w:r>
      </w:del>
      <m:oMath>
        <m:r>
          <m:rPr>
            <m:sty m:val="bi"/>
          </m:rPr>
          <m:t>A</m:t>
        </m:r>
      </m:oMath>
      <w:del w:id="5837" w:author="PR Preview" w:date="2026-01-01T00:00:00Z">
        <w:r>
          <w:delText xml:space="preserve"> </w:delText>
        </w:r>
      </w:del>
      <w:del w:id="5838" w:author="PR Preview" w:date="2026-01-01T00:00:00Z">
        <w:r>
          <w:delText xml:space="preserve">in</w:delText>
        </w:r>
      </w:del>
      <w:del w:id="5839" w:author="PR Preview" w:date="2026-01-01T00:00:00Z">
        <w:r>
          <w:delText xml:space="preserve"> </w:delText>
        </w:r>
      </w:del>
      <w:hyperlink w:anchor="exm-column-space">
        <w:del w:id="5840" w:author="PR Preview" w:date="2026-01-01T00:00:00Z">
          <w:r>
            <w:rPr>
              <w:rStyle w:val="Hyperlink"/>
            </w:rPr>
            <w:delText xml:space="preserve">Example 57</w:delText>
          </w:r>
        </w:del>
      </w:hyperlink>
      <w:del w:id="5841" w:author="PR Preview" w:date="2026-01-01T00:00:00Z">
        <w:r>
          <w:delText xml:space="preserve">,</w:delText>
        </w:r>
      </w:del>
      <w:del w:id="5842"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5843" w:author="PR Preview" w:date="2026-01-01T00:00:00Z">
        <w:r>
          <w:delText xml:space="preserve"> </w:delText>
        </w:r>
      </w:del>
      <w:del w:id="5844" w:author="PR Preview" w:date="2026-01-01T00:00:00Z">
        <w:r>
          <w:delText xml:space="preserve">(</w:delText>
        </w:r>
      </w:del>
      <w:hyperlink w:anchor="exm-rank-dim">
        <w:del w:id="5845" w:author="PR Preview" w:date="2026-01-01T00:00:00Z">
          <w:r>
            <w:rPr>
              <w:rStyle w:val="Hyperlink"/>
            </w:rPr>
            <w:delText xml:space="preserve">Example 67</w:delText>
          </w:r>
        </w:del>
      </w:hyperlink>
      <w:del w:id="5846" w:author="PR Preview" w:date="2026-01-01T00:00:00Z">
        <w:r>
          <w:delText xml:space="preserve">).</w:delText>
        </w:r>
      </w:del>
      <w:del w:id="5847" w:author="PR Preview" w:date="2026-01-01T00:00:00Z">
        <w:r>
          <w:delText xml:space="preserve"> </w:delText>
        </w:r>
      </w:del>
      <w:del w:id="5848" w:author="PR Preview" w:date="2026-01-01T00:00:00Z">
        <w:r>
          <w:delText xml:space="preserve">Its transpose</w:delText>
        </w:r>
      </w:del>
      <w:del w:id="5849" w:author="PR Preview" w:date="2026-01-01T00:00:00Z">
        <w:r>
          <w:delText xml:space="preserve"> </w:delText>
        </w:r>
      </w:del>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del w:id="5850" w:author="PR Preview" w:date="2026-01-01T00:00:00Z">
        <w:r>
          <w:delText xml:space="preserve"> </w:delText>
        </w:r>
      </w:del>
      <w:del w:id="5851" w:author="PR Preview" w:date="2026-01-01T00:00:00Z">
        <w:r>
          <w:delText xml:space="preserve">has second column</w:delText>
        </w:r>
      </w:del>
      <w:del w:id="5852" w:author="PR Preview" w:date="2026-01-01T00:00:00Z">
        <w:r>
          <w:delText xml:space="preserve"> </w:delText>
        </w:r>
      </w:del>
      <m:oMath>
        <m:r>
          <m:t>3</m:t>
        </m:r>
      </m:oMath>
      <w:del w:id="5853" w:author="PR Preview" w:date="2026-01-01T00:00:00Z">
        <w:r>
          <w:delText xml:space="preserve"> </w:delText>
        </w:r>
      </w:del>
      <w:del w:id="5854" w:author="PR Preview" w:date="2026-01-01T00:00:00Z">
        <w:r>
          <w:delText xml:space="preserve">times its first, so its rank is</w:delText>
        </w:r>
      </w:del>
      <w:del w:id="5855" w:author="PR Preview" w:date="2026-01-01T00:00:00Z">
        <w:r>
          <w:delText xml:space="preserve"> </w:delText>
        </w:r>
      </w:del>
      <m:oMath>
        <m:r>
          <m:t>1</m:t>
        </m:r>
      </m:oMath>
      <w:del w:id="5856" w:author="PR Preview" w:date="2026-01-01T00:00:00Z">
        <w:r>
          <w:delText xml:space="preserve">.</w:delText>
        </w:r>
      </w:del>
      <w:del w:id="5857" w:author="PR Preview" w:date="2026-01-01T00:00:00Z">
        <w:r>
          <w:delText xml:space="preserve"> </w:delText>
        </w:r>
      </w:del>
      <m:oMath>
        <m:sSup>
          <m:e>
            <m:r>
              <m:rPr>
                <m:sty m:val="bi"/>
              </m:rPr>
              <m:t>A</m:t>
            </m:r>
          </m:e>
          <m:sup>
            <m:r>
              <m:rPr>
                <m:sty m:val="p"/>
              </m:rPr>
              <m:t>⊤</m:t>
            </m:r>
          </m:sup>
        </m:sSup>
        <m:r>
          <m:rPr>
            <m:sty m:val="bi"/>
          </m:rPr>
          <m:t>A</m:t>
        </m:r>
      </m:oMath>
      <w:del w:id="5858" w:author="PR Preview" w:date="2026-01-01T00:00:00Z">
        <w:r>
          <w:delText xml:space="preserve"> </w:delText>
        </w:r>
      </w:del>
      <w:del w:id="5859" w:author="PR Preview" w:date="2026-01-01T00:00:00Z">
        <w:r>
          <w:delText xml:space="preserve">in</w:delText>
        </w:r>
      </w:del>
      <w:del w:id="5860" w:author="PR Preview" w:date="2026-01-01T00:00:00Z">
        <w:r>
          <w:delText xml:space="preserve"> </w:delText>
        </w:r>
      </w:del>
      <w:hyperlink w:anchor="exm-null-gram">
        <w:del w:id="5861" w:author="PR Preview" w:date="2026-01-01T00:00:00Z">
          <w:r>
            <w:rPr>
              <w:rStyle w:val="Hyperlink"/>
            </w:rPr>
            <w:delText xml:space="preserve">Example 66</w:delText>
          </w:r>
        </w:del>
      </w:hyperlink>
      <w:del w:id="5862" w:author="PR Preview" w:date="2026-01-01T00:00:00Z">
        <w:r>
          <w:delText xml:space="preserve"> </w:delText>
        </w:r>
      </w:del>
      <w:del w:id="5863" w:author="PR Preview" w:date="2026-01-01T00:00:00Z">
        <w:r>
          <w:delText xml:space="preserve">has every row a multiple of</w:delText>
        </w:r>
      </w:del>
      <w:del w:id="5864"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5865" w:author="PR Preview" w:date="2026-01-01T00:00:00Z">
        <w:r>
          <w:delText xml:space="preserve">,</w:delText>
        </w:r>
      </w:del>
      <w:del w:id="5866" w:author="PR Preview" w:date="2026-01-01T00:00:00Z">
        <w:r>
          <w:delText xml:space="preserve"> </w:delText>
        </w:r>
      </w:del>
      <w:del w:id="5867" w:author="PR Preview" w:date="2026-01-01T00:00:00Z">
        <w:r>
          <w:delText xml:space="preserve">so its rank is</w:delText>
        </w:r>
      </w:del>
      <w:del w:id="5868" w:author="PR Preview" w:date="2026-01-01T00:00:00Z">
        <w:r>
          <w:delText xml:space="preserve"> </w:delText>
        </w:r>
      </w:del>
      <m:oMath>
        <m:r>
          <m:t>1</m:t>
        </m:r>
      </m:oMath>
      <w:del w:id="5869" w:author="PR Preview" w:date="2026-01-01T00:00:00Z">
        <w:r>
          <w:delText xml:space="preserve"> </w:delText>
        </w:r>
      </w:del>
      <w:del w:id="5870" w:author="PR Preview" w:date="2026-01-01T00:00:00Z">
        <w:r>
          <w:delText xml:space="preserve">too, and</w:delText>
        </w:r>
      </w:del>
    </w:p>
    <w:p>
      <w:pPr>
        <w:pStyle w:val="BodyText"/>
      </w:pPr>
      <w:ins w:id="5871" w:author="PR Preview" w:date="2026-01-01T00:00:00Z">
        <w:r>
          <w:rPr>
            <w:b/>
            <w:bCs/>
          </w:rPr>
          <w:t xml:space="preserve">Example 70 (Four equal ranks)</w:t>
        </w:r>
      </w:ins>
      <w:ins w:id="5872" w:author="PR Preview" w:date="2026-01-01T00:00:00Z">
        <w:r>
          <w:t xml:space="preserve"> </w:t>
        </w:r>
      </w:ins>
      <w:ins w:id="5873" w:author="PR Preview" w:date="2026-01-01T00:00:00Z">
        <w:r>
          <w:t xml:space="preserve">For</w:t>
        </w:r>
      </w:ins>
      <w:ins w:id="5874" w:author="PR Preview" w:date="2026-01-01T00:00:00Z">
        <w:r>
          <w:t xml:space="preserve"> </w:t>
        </w:r>
      </w:ins>
      <m:oMath>
        <m:r>
          <m:rPr>
            <m:sty m:val="bi"/>
          </m:rPr>
          <m:t>A</m:t>
        </m:r>
      </m:oMath>
      <w:ins w:id="5875" w:author="PR Preview" w:date="2026-01-01T00:00:00Z">
        <w:r>
          <w:t xml:space="preserve"> </w:t>
        </w:r>
      </w:ins>
      <w:ins w:id="5876" w:author="PR Preview" w:date="2026-01-01T00:00:00Z">
        <w:r>
          <w:t xml:space="preserve">in</w:t>
        </w:r>
      </w:ins>
      <w:ins w:id="5877" w:author="PR Preview" w:date="2026-01-01T00:00:00Z">
        <w:r>
          <w:t xml:space="preserve"> </w:t>
        </w:r>
      </w:ins>
      <w:hyperlink w:anchor="exm-column-space">
        <w:ins w:id="5878" w:author="PR Preview" w:date="2026-01-01T00:00:00Z">
          <w:r>
            <w:rPr>
              <w:rStyle w:val="Hyperlink"/>
            </w:rPr>
            <w:t xml:space="preserve">Example 56</w:t>
          </w:r>
        </w:ins>
      </w:hyperlink>
      <w:ins w:id="5879" w:author="PR Preview" w:date="2026-01-01T00:00:00Z">
        <w:r>
          <w:t xml:space="preserve">,</w:t>
        </w:r>
      </w:ins>
      <w:ins w:id="5880" w:author="PR Preview" w:date="2026-01-01T00:00:00Z">
        <w:r>
          <w:t xml:space="preserve"> </w:t>
        </w:r>
      </w:ins>
      <m:oMath>
        <m:r>
          <m:rPr>
            <m:sty m:val="p"/>
          </m:rPr>
          <m:t>rank</m:t>
        </m:r>
        <m:r>
          <m:rPr>
            <m:sty m:val="p"/>
          </m:rPr>
          <m:t>(</m:t>
        </m:r>
        <m:r>
          <m:rPr>
            <m:sty m:val="bi"/>
          </m:rPr>
          <m:t>A</m:t>
        </m:r>
        <m:r>
          <m:rPr>
            <m:sty m:val="p"/>
          </m:rPr>
          <m:t>)</m:t>
        </m:r>
        <m:r>
          <m:rPr>
            <m:sty m:val="p"/>
          </m:rPr>
          <m:t>=</m:t>
        </m:r>
        <m:r>
          <m:t>1</m:t>
        </m:r>
      </m:oMath>
      <w:ins w:id="5881" w:author="PR Preview" w:date="2026-01-01T00:00:00Z">
        <w:r>
          <w:t xml:space="preserve"> </w:t>
        </w:r>
      </w:ins>
      <w:ins w:id="5882" w:author="PR Preview" w:date="2026-01-01T00:00:00Z">
        <w:r>
          <w:t xml:space="preserve">(</w:t>
        </w:r>
      </w:ins>
      <w:hyperlink w:anchor="exm-rank-dim">
        <w:ins w:id="5883" w:author="PR Preview" w:date="2026-01-01T00:00:00Z">
          <w:r>
            <w:rPr>
              <w:rStyle w:val="Hyperlink"/>
            </w:rPr>
            <w:t xml:space="preserve">Example 66</w:t>
          </w:r>
        </w:ins>
      </w:hyperlink>
      <w:ins w:id="5884" w:author="PR Preview" w:date="2026-01-01T00:00:00Z">
        <w:r>
          <w:t xml:space="preserve">).</w:t>
        </w:r>
      </w:ins>
      <w:ins w:id="5885" w:author="PR Preview" w:date="2026-01-01T00:00:00Z">
        <w:r>
          <w:t xml:space="preserve"> </w:t>
        </w:r>
      </w:ins>
      <w:ins w:id="5886" w:author="PR Preview" w:date="2026-01-01T00:00:00Z">
        <w:r>
          <w:t xml:space="preserve">Its transpose</w:t>
        </w:r>
      </w:ins>
      <w:ins w:id="5887" w:author="PR Preview" w:date="2026-01-01T00:00:00Z">
        <w:r>
          <w:t xml:space="preserve"> </w:t>
        </w:r>
      </w:ins>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ins w:id="5888" w:author="PR Preview" w:date="2026-01-01T00:00:00Z">
        <w:r>
          <w:t xml:space="preserve"> </w:t>
        </w:r>
      </w:ins>
      <w:ins w:id="5889" w:author="PR Preview" w:date="2026-01-01T00:00:00Z">
        <w:r>
          <w:t xml:space="preserve">has second column</w:t>
        </w:r>
      </w:ins>
      <w:ins w:id="5890" w:author="PR Preview" w:date="2026-01-01T00:00:00Z">
        <w:r>
          <w:t xml:space="preserve"> </w:t>
        </w:r>
      </w:ins>
      <m:oMath>
        <m:r>
          <m:t>3</m:t>
        </m:r>
      </m:oMath>
      <w:ins w:id="5891" w:author="PR Preview" w:date="2026-01-01T00:00:00Z">
        <w:r>
          <w:t xml:space="preserve"> </w:t>
        </w:r>
      </w:ins>
      <w:ins w:id="5892" w:author="PR Preview" w:date="2026-01-01T00:00:00Z">
        <w:r>
          <w:t xml:space="preserve">times its first, so its rank is</w:t>
        </w:r>
      </w:ins>
      <w:ins w:id="5893" w:author="PR Preview" w:date="2026-01-01T00:00:00Z">
        <w:r>
          <w:t xml:space="preserve"> </w:t>
        </w:r>
      </w:ins>
      <m:oMath>
        <m:r>
          <m:t>1</m:t>
        </m:r>
      </m:oMath>
      <w:ins w:id="5894" w:author="PR Preview" w:date="2026-01-01T00:00:00Z">
        <w:r>
          <w:t xml:space="preserve">.</w:t>
        </w:r>
      </w:ins>
      <w:ins w:id="5895" w:author="PR Preview" w:date="2026-01-01T00:00:00Z">
        <w:r>
          <w:t xml:space="preserve"> </w:t>
        </w:r>
      </w:ins>
      <m:oMath>
        <m:sSup>
          <m:e>
            <m:r>
              <m:rPr>
                <m:sty m:val="bi"/>
              </m:rPr>
              <m:t>A</m:t>
            </m:r>
          </m:e>
          <m:sup>
            <m:r>
              <m:rPr>
                <m:sty m:val="p"/>
              </m:rPr>
              <m:t>⊤</m:t>
            </m:r>
          </m:sup>
        </m:sSup>
        <m:r>
          <m:rPr>
            <m:sty m:val="bi"/>
          </m:rPr>
          <m:t>A</m:t>
        </m:r>
      </m:oMath>
      <w:ins w:id="5896" w:author="PR Preview" w:date="2026-01-01T00:00:00Z">
        <w:r>
          <w:t xml:space="preserve"> </w:t>
        </w:r>
      </w:ins>
      <w:ins w:id="5897" w:author="PR Preview" w:date="2026-01-01T00:00:00Z">
        <w:r>
          <w:t xml:space="preserve">in</w:t>
        </w:r>
      </w:ins>
      <w:ins w:id="5898" w:author="PR Preview" w:date="2026-01-01T00:00:00Z">
        <w:r>
          <w:t xml:space="preserve"> </w:t>
        </w:r>
      </w:ins>
      <w:hyperlink w:anchor="exm-null-gram">
        <w:ins w:id="5899" w:author="PR Preview" w:date="2026-01-01T00:00:00Z">
          <w:r>
            <w:rPr>
              <w:rStyle w:val="Hyperlink"/>
            </w:rPr>
            <w:t xml:space="preserve">Example 65</w:t>
          </w:r>
        </w:ins>
      </w:hyperlink>
      <w:ins w:id="5900" w:author="PR Preview" w:date="2026-01-01T00:00:00Z">
        <w:r>
          <w:t xml:space="preserve"> </w:t>
        </w:r>
      </w:ins>
      <w:ins w:id="5901" w:author="PR Preview" w:date="2026-01-01T00:00:00Z">
        <w:r>
          <w:t xml:space="preserve">has every row a multiple of</w:t>
        </w:r>
      </w:ins>
      <w:ins w:id="5902"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5903" w:author="PR Preview" w:date="2026-01-01T00:00:00Z">
        <w:r>
          <w:t xml:space="preserve">,</w:t>
        </w:r>
      </w:ins>
      <w:ins w:id="5904" w:author="PR Preview" w:date="2026-01-01T00:00:00Z">
        <w:r>
          <w:t xml:space="preserve"> </w:t>
        </w:r>
      </w:ins>
      <w:ins w:id="5905" w:author="PR Preview" w:date="2026-01-01T00:00:00Z">
        <w:r>
          <w:t xml:space="preserve">so its rank is</w:t>
        </w:r>
      </w:ins>
      <w:ins w:id="5906" w:author="PR Preview" w:date="2026-01-01T00:00:00Z">
        <w:r>
          <w:t xml:space="preserve"> </w:t>
        </w:r>
      </w:ins>
      <m:oMath>
        <m:r>
          <m:t>1</m:t>
        </m:r>
      </m:oMath>
      <w:ins w:id="5907" w:author="PR Preview" w:date="2026-01-01T00:00:00Z">
        <w:r>
          <w:t xml:space="preserve"> </w:t>
        </w:r>
      </w:ins>
      <w:ins w:id="5908" w:author="PR Preview" w:date="2026-01-01T00:00:00Z">
        <w:r>
          <w:t xml:space="preserve">too, and</w:t>
        </w:r>
      </w:ins>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del w:id="5909" w:author="PR Preview" w:date="2026-01-01T00:00:00Z">
        <w:r>
          <w:rPr>
            <w:i/>
            <w:iCs/>
          </w:rPr>
          <w:delText xml:space="preserve">Proof</w:delText>
        </w:r>
      </w:del>
      <w:del w:id="5910" w:author="PR Preview" w:date="2026-01-01T00:00:00Z">
        <w:r>
          <w:delText xml:space="preserve">. </w:delText>
        </w:r>
      </w:del>
      <m:oMath>
        <m:r>
          <m:rPr>
            <m:sty m:val="bi"/>
          </m:rPr>
          <m:t>A</m:t>
        </m:r>
      </m:oMath>
      <w:del w:id="5911" w:author="PR Preview" w:date="2026-01-01T00:00:00Z">
        <w:r>
          <w:delText xml:space="preserve"> </w:delText>
        </w:r>
      </w:del>
      <w:del w:id="5912" w:author="PR Preview" w:date="2026-01-01T00:00:00Z">
        <w:r>
          <w:delText xml:space="preserve">has</w:delText>
        </w:r>
      </w:del>
      <w:del w:id="5913" w:author="PR Preview" w:date="2026-01-01T00:00:00Z">
        <w:r>
          <w:delText xml:space="preserve"> </w:delText>
        </w:r>
      </w:del>
      <m:oMath>
        <m:r>
          <m:t>n</m:t>
        </m:r>
      </m:oMath>
      <w:del w:id="5914" w:author="PR Preview" w:date="2026-01-01T00:00:00Z">
        <w:r>
          <w:delText xml:space="preserve"> </w:delText>
        </w:r>
      </w:del>
      <w:del w:id="5915" w:author="PR Preview" w:date="2026-01-01T00:00:00Z">
        <w:r>
          <w:delText xml:space="preserve">columns,</w:delText>
        </w:r>
      </w:del>
      <w:del w:id="5916" w:author="PR Preview" w:date="2026-01-01T00:00:00Z">
        <w:r>
          <w:delText xml:space="preserve"> </w:delText>
        </w:r>
      </w:del>
      <w:del w:id="5917" w:author="PR Preview" w:date="2026-01-01T00:00:00Z">
        <w:r>
          <w:delText xml:space="preserve">so at most</w:delText>
        </w:r>
      </w:del>
      <w:del w:id="5918" w:author="PR Preview" w:date="2026-01-01T00:00:00Z">
        <w:r>
          <w:delText xml:space="preserve"> </w:delText>
        </w:r>
      </w:del>
      <m:oMath>
        <m:r>
          <m:t>n</m:t>
        </m:r>
      </m:oMath>
      <w:del w:id="5919" w:author="PR Preview" w:date="2026-01-01T00:00:00Z">
        <w:r>
          <w:delText xml:space="preserve"> </w:delText>
        </w:r>
      </w:del>
      <w:del w:id="5920" w:author="PR Preview" w:date="2026-01-01T00:00:00Z">
        <w:r>
          <w:delText xml:space="preserve">of them are linearly independent,</w:delText>
        </w:r>
      </w:del>
      <w:del w:id="5921" w:author="PR Preview" w:date="2026-01-01T00:00:00Z">
        <w:r>
          <w:delText xml:space="preserve"> </w:delText>
        </w:r>
      </w:del>
      <w:del w:id="5922" w:author="PR Preview" w:date="2026-01-01T00:00:00Z">
        <w:r>
          <w:delText xml:space="preserve">and</w:delText>
        </w:r>
      </w:del>
      <w:del w:id="592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924" w:author="PR Preview" w:date="2026-01-01T00:00:00Z">
        <w:r>
          <w:delText xml:space="preserve"> </w:delText>
        </w:r>
      </w:del>
      <w:del w:id="5925" w:author="PR Preview" w:date="2026-01-01T00:00:00Z">
        <w:r>
          <w:delText xml:space="preserve">(</w:delText>
        </w:r>
      </w:del>
      <w:hyperlink w:anchor="def-rank">
        <w:del w:id="5926" w:author="PR Preview" w:date="2026-01-01T00:00:00Z">
          <w:r>
            <w:rPr>
              <w:rStyle w:val="Hyperlink"/>
            </w:rPr>
            <w:delText xml:space="preserve">Definition 44</w:delText>
          </w:r>
        </w:del>
      </w:hyperlink>
      <w:del w:id="5927" w:author="PR Preview" w:date="2026-01-01T00:00:00Z">
        <w:r>
          <w:delText xml:space="preserve">).</w:delText>
        </w:r>
      </w:del>
      <w:del w:id="5928" w:author="PR Preview" w:date="2026-01-01T00:00:00Z">
        <w:r>
          <w:delText xml:space="preserve"> </w:delText>
        </w:r>
      </w:del>
      <w:del w:id="5929" w:author="PR Preview" w:date="2026-01-01T00:00:00Z">
        <w:r>
          <w:delText xml:space="preserve">Likewise</w:delText>
        </w:r>
      </w:del>
      <w:del w:id="5930" w:author="PR Preview" w:date="2026-01-01T00:00:00Z">
        <w:r>
          <w:delText xml:space="preserve"> </w:delText>
        </w:r>
      </w:del>
      <m:oMath>
        <m:sSup>
          <m:e>
            <m:r>
              <m:rPr>
                <m:sty m:val="bi"/>
              </m:rPr>
              <m:t>A</m:t>
            </m:r>
          </m:e>
          <m:sup>
            <m:r>
              <m:rPr>
                <m:sty m:val="p"/>
              </m:rPr>
              <m:t>⊤</m:t>
            </m:r>
          </m:sup>
        </m:sSup>
      </m:oMath>
      <w:del w:id="5931" w:author="PR Preview" w:date="2026-01-01T00:00:00Z">
        <w:r>
          <w:delText xml:space="preserve"> </w:delText>
        </w:r>
      </w:del>
      <w:del w:id="5932" w:author="PR Preview" w:date="2026-01-01T00:00:00Z">
        <w:r>
          <w:delText xml:space="preserve">has</w:delText>
        </w:r>
      </w:del>
      <w:del w:id="5933" w:author="PR Preview" w:date="2026-01-01T00:00:00Z">
        <w:r>
          <w:delText xml:space="preserve"> </w:delText>
        </w:r>
      </w:del>
      <m:oMath>
        <m:r>
          <m:t>m</m:t>
        </m:r>
      </m:oMath>
      <w:del w:id="5934" w:author="PR Preview" w:date="2026-01-01T00:00:00Z">
        <w:r>
          <w:delText xml:space="preserve"> </w:delText>
        </w:r>
      </w:del>
      <w:del w:id="5935" w:author="PR Preview" w:date="2026-01-01T00:00:00Z">
        <w:r>
          <w:delText xml:space="preserve">columns,</w:delText>
        </w:r>
      </w:del>
      <w:del w:id="5936" w:author="PR Preview" w:date="2026-01-01T00:00:00Z">
        <w:r>
          <w:delText xml:space="preserve"> </w:delText>
        </w:r>
      </w:del>
      <w:del w:id="5937" w:author="PR Preview" w:date="2026-01-01T00:00:00Z">
        <w:r>
          <w:delText xml:space="preserve">so</w:delText>
        </w:r>
      </w:del>
      <w:del w:id="5938" w:author="PR Preview" w:date="2026-01-01T00:00:00Z">
        <w:r>
          <w:delText xml:space="preserve"> </w:delText>
        </w:r>
      </w:del>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del w:id="5939" w:author="PR Preview" w:date="2026-01-01T00:00:00Z">
        <w:r>
          <w:delText xml:space="preserve"> </w:delText>
        </w:r>
      </w:del>
      <w:del w:id="5940" w:author="PR Preview" w:date="2026-01-01T00:00:00Z">
        <w:r>
          <w:delText xml:space="preserve">(</w:delText>
        </w:r>
      </w:del>
      <w:hyperlink w:anchor="thm-rank-transpose">
        <w:del w:id="5941" w:author="PR Preview" w:date="2026-01-01T00:00:00Z">
          <w:r>
            <w:rPr>
              <w:rStyle w:val="Hyperlink"/>
            </w:rPr>
            <w:delText xml:space="preserve">Theorem 42</w:delText>
          </w:r>
        </w:del>
      </w:hyperlink>
      <w:del w:id="5942" w:author="PR Preview" w:date="2026-01-01T00:00:00Z">
        <w:r>
          <w:delText xml:space="preserve">).</w:delText>
        </w:r>
      </w:del>
    </w:p>
    <w:p>
      <w:pPr>
        <w:pStyle w:val="BodyText"/>
      </w:pPr>
      <w:del w:id="5943" w:author="PR Preview" w:date="2026-01-01T00:00:00Z">
        <w:r>
          <w:rPr>
            <w:b/>
            <w:bCs/>
          </w:rPr>
          <w:delText xml:space="preserve">Example 72 (A</w:delText>
        </w:r>
      </w:del>
      <w:del w:id="5944" w:author="PR Preview" w:date="2026-01-01T00:00:00Z">
        <w:r>
          <w:rPr>
            <w:b/>
            <w:bCs/>
          </w:rPr>
          <w:delText xml:space="preserve"> </w:delText>
        </w:r>
      </w:del>
      <m:oMath>
        <m:r>
          <m:t>2</m:t>
        </m:r>
        <m:r>
          <m:rPr>
            <m:sty m:val="p"/>
          </m:rPr>
          <m:t>×</m:t>
        </m:r>
        <m:r>
          <m:t>3</m:t>
        </m:r>
      </m:oMath>
      <w:del w:id="5945" w:author="PR Preview" w:date="2026-01-01T00:00:00Z">
        <w:r>
          <w:rPr>
            <w:b/>
            <w:bCs/>
          </w:rPr>
          <w:delText xml:space="preserve"> </w:delText>
        </w:r>
      </w:del>
      <w:del w:id="5946" w:author="PR Preview" w:date="2026-01-01T00:00:00Z">
        <w:r>
          <w:rPr>
            <w:b/>
            <w:bCs/>
          </w:rPr>
          <w:delText xml:space="preserve">matrix has rank at most</w:delText>
        </w:r>
      </w:del>
      <w:del w:id="5947" w:author="PR Preview" w:date="2026-01-01T00:00:00Z">
        <w:r>
          <w:rPr>
            <w:b/>
            <w:bCs/>
          </w:rPr>
          <w:delText xml:space="preserve"> </w:delText>
        </w:r>
      </w:del>
      <m:oMath>
        <m:r>
          <m:t>2</m:t>
        </m:r>
      </m:oMath>
      <w:del w:id="5948" w:author="PR Preview" w:date="2026-01-01T00:00:00Z">
        <w:r>
          <w:rPr>
            <w:b/>
            <w:bCs/>
          </w:rPr>
          <w:delText xml:space="preserve">)</w:delText>
        </w:r>
      </w:del>
      <w:del w:id="5949" w:author="PR Preview" w:date="2026-01-01T00:00:00Z">
        <w:r>
          <w:delText xml:space="preserve"> </w:delText>
        </w:r>
      </w:del>
      <w:del w:id="5950" w:author="PR Preview" w:date="2026-01-01T00:00:00Z">
        <w:r>
          <w:delText xml:space="preserve">By</w:delText>
        </w:r>
      </w:del>
      <w:del w:id="5951" w:author="PR Preview" w:date="2026-01-01T00:00:00Z">
        <w:r>
          <w:delText xml:space="preserve"> </w:delText>
        </w:r>
      </w:del>
      <w:hyperlink w:anchor="cor-rank-bound">
        <w:del w:id="5952" w:author="PR Preview" w:date="2026-01-01T00:00:00Z">
          <w:r>
            <w:rPr>
              <w:rStyle w:val="Hyperlink"/>
            </w:rPr>
            <w:delText xml:space="preserve">Corollary 3</w:delText>
          </w:r>
        </w:del>
      </w:hyperlink>
      <w:del w:id="5953" w:author="PR Preview" w:date="2026-01-01T00:00:00Z">
        <w:r>
          <w:delText xml:space="preserve">, every</w:delText>
        </w:r>
      </w:del>
      <w:del w:id="5954" w:author="PR Preview" w:date="2026-01-01T00:00:00Z">
        <w:r>
          <w:delText xml:space="preserve"> </w:delText>
        </w:r>
      </w:del>
      <m:oMath>
        <m:r>
          <m:t>2</m:t>
        </m:r>
        <m:r>
          <m:rPr>
            <m:sty m:val="p"/>
          </m:rPr>
          <m:t>×</m:t>
        </m:r>
        <m:r>
          <m:t>3</m:t>
        </m:r>
      </m:oMath>
      <w:del w:id="5955" w:author="PR Preview" w:date="2026-01-01T00:00:00Z">
        <w:r>
          <w:delText xml:space="preserve"> </w:delText>
        </w:r>
      </w:del>
      <w:del w:id="5956" w:author="PR Preview" w:date="2026-01-01T00:00:00Z">
        <w:r>
          <w:delText xml:space="preserve">matrix has rank at most</w:delText>
        </w:r>
      </w:del>
      <w:del w:id="5957" w:author="PR Preview" w:date="2026-01-01T00:00:00Z">
        <w:r>
          <w:delText xml:space="preserve"> </w:delText>
        </w:r>
      </w:del>
      <m:oMath>
        <m:r>
          <m:rPr>
            <m:sty m:val="p"/>
          </m:rPr>
          <m:t>min</m:t>
        </m:r>
        <m:r>
          <m:t>​</m:t>
        </m:r>
        <m:d>
          <m:dPr>
            <m:begChr m:val="{"/>
            <m:sepChr m:val=""/>
            <m:endChr m:val="}"/>
            <m:grow/>
          </m:dPr>
          <m:e>
            <m:r>
              <m:t>2</m:t>
            </m:r>
            <m:r>
              <m:rPr>
                <m:sty m:val="p"/>
              </m:rPr>
              <m:t>,</m:t>
            </m:r>
            <m:r>
              <m:t>3</m:t>
            </m:r>
          </m:e>
        </m:d>
        <m:r>
          <m:t>​</m:t>
        </m:r>
        <m:r>
          <m:rPr>
            <m:sty m:val="p"/>
          </m:rPr>
          <m:t>=</m:t>
        </m:r>
        <m:r>
          <m:t>2</m:t>
        </m:r>
      </m:oMath>
      <w:del w:id="5958" w:author="PR Preview" w:date="2026-01-01T00:00:00Z">
        <w:r>
          <w:delText xml:space="preserve">,</w:delText>
        </w:r>
      </w:del>
      <w:del w:id="5959" w:author="PR Preview" w:date="2026-01-01T00:00:00Z">
        <w:r>
          <w:delText xml:space="preserve"> </w:delText>
        </w:r>
      </w:del>
      <w:del w:id="5960" w:author="PR Preview" w:date="2026-01-01T00:00:00Z">
        <w:r>
          <w:delText xml:space="preserve">even though it has</w:delText>
        </w:r>
      </w:del>
      <w:del w:id="5961" w:author="PR Preview" w:date="2026-01-01T00:00:00Z">
        <w:r>
          <w:delText xml:space="preserve"> </w:delText>
        </w:r>
      </w:del>
      <m:oMath>
        <m:r>
          <m:t>3</m:t>
        </m:r>
      </m:oMath>
      <w:del w:id="5962" w:author="PR Preview" w:date="2026-01-01T00:00:00Z">
        <w:r>
          <w:delText xml:space="preserve"> </w:delText>
        </w:r>
      </w:del>
      <w:del w:id="5963" w:author="PR Preview" w:date="2026-01-01T00:00:00Z">
        <w:r>
          <w:delText xml:space="preserve">columns.</w:delText>
        </w:r>
      </w:del>
      <w:del w:id="5964" w:author="PR Preview" w:date="2026-01-01T00:00:00Z">
        <w:r>
          <w:delText xml:space="preserve"> </w:delText>
        </w:r>
      </w:del>
      <w:del w:id="5965" w:author="PR Preview" w:date="2026-01-01T00:00:00Z">
        <w:r>
          <w:delText xml:space="preserve">The matrix</w:delText>
        </w:r>
      </w:del>
      <w:del w:id="596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5967" w:author="PR Preview" w:date="2026-01-01T00:00:00Z">
        <w:r>
          <w:delText xml:space="preserve"> </w:delText>
        </w:r>
      </w:del>
      <w:del w:id="5968" w:author="PR Preview" w:date="2026-01-01T00:00:00Z">
        <w:r>
          <w:delText xml:space="preserve">of</w:delText>
        </w:r>
      </w:del>
      <w:del w:id="5969" w:author="PR Preview" w:date="2026-01-01T00:00:00Z">
        <w:r>
          <w:delText xml:space="preserve"> </w:delText>
        </w:r>
      </w:del>
      <w:hyperlink w:anchor="rem-full-column-rank-shape">
        <w:del w:id="5970" w:author="PR Preview" w:date="2026-01-01T00:00:00Z">
          <w:r>
            <w:rPr>
              <w:rStyle w:val="Hyperlink"/>
            </w:rPr>
            <w:delText xml:space="preserve">Remark 19</w:delText>
          </w:r>
        </w:del>
      </w:hyperlink>
      <w:del w:id="5971" w:author="PR Preview" w:date="2026-01-01T00:00:00Z">
        <w:r>
          <w:delText xml:space="preserve"> </w:delText>
        </w:r>
      </w:del>
      <w:del w:id="5972" w:author="PR Preview" w:date="2026-01-01T00:00:00Z">
        <w:r>
          <w:delText xml:space="preserve">reaches that bound:</w:delText>
        </w:r>
      </w:del>
      <w:del w:id="5973" w:author="PR Preview" w:date="2026-01-01T00:00:00Z">
        <w:r>
          <w:delText xml:space="preserve"> </w:delText>
        </w:r>
      </w:del>
      <w:del w:id="5974" w:author="PR Preview" w:date="2026-01-01T00:00:00Z">
        <w:r>
          <w:delText xml:space="preserve">its first two columns</w:delText>
        </w:r>
      </w:del>
      <w:del w:id="5975" w:author="PR Preview" w:date="2026-01-01T00:00:00Z">
        <w:r>
          <w:delText xml:space="preserve"> </w:delText>
        </w:r>
      </w:del>
      <m:oMath>
        <m:r>
          <m:rPr>
            <m:sty m:val="p"/>
          </m:rPr>
          <m:t>(</m:t>
        </m:r>
        <m:r>
          <m:t>1</m:t>
        </m:r>
        <m:r>
          <m:rPr>
            <m:sty m:val="p"/>
          </m:rPr>
          <m:t>,</m:t>
        </m:r>
        <m:r>
          <m:t>0</m:t>
        </m:r>
        <m:r>
          <m:rPr>
            <m:sty m:val="p"/>
          </m:rPr>
          <m:t>)</m:t>
        </m:r>
      </m:oMath>
      <w:del w:id="5976" w:author="PR Preview" w:date="2026-01-01T00:00:00Z">
        <w:r>
          <w:delText xml:space="preserve"> </w:delText>
        </w:r>
      </w:del>
      <w:del w:id="5977" w:author="PR Preview" w:date="2026-01-01T00:00:00Z">
        <w:r>
          <w:delText xml:space="preserve">and</w:delText>
        </w:r>
      </w:del>
      <w:del w:id="5978" w:author="PR Preview" w:date="2026-01-01T00:00:00Z">
        <w:r>
          <w:delText xml:space="preserve"> </w:delText>
        </w:r>
      </w:del>
      <m:oMath>
        <m:r>
          <m:rPr>
            <m:sty m:val="p"/>
          </m:rPr>
          <m:t>(</m:t>
        </m:r>
        <m:r>
          <m:t>0</m:t>
        </m:r>
        <m:r>
          <m:rPr>
            <m:sty m:val="p"/>
          </m:rPr>
          <m:t>,</m:t>
        </m:r>
        <m:r>
          <m:t>1</m:t>
        </m:r>
        <m:r>
          <m:rPr>
            <m:sty m:val="p"/>
          </m:rPr>
          <m:t>)</m:t>
        </m:r>
      </m:oMath>
      <w:del w:id="5979" w:author="PR Preview" w:date="2026-01-01T00:00:00Z">
        <w:r>
          <w:delText xml:space="preserve"> </w:delText>
        </w:r>
      </w:del>
      <w:del w:id="5980" w:author="PR Preview" w:date="2026-01-01T00:00:00Z">
        <w:r>
          <w:delText xml:space="preserve">are linearly independent,</w:delText>
        </w:r>
      </w:del>
      <w:del w:id="5981" w:author="PR Preview" w:date="2026-01-01T00:00:00Z">
        <w:r>
          <w:delText xml:space="preserve"> </w:delText>
        </w:r>
      </w:del>
      <w:del w:id="5982" w:author="PR Preview" w:date="2026-01-01T00:00:00Z">
        <w:r>
          <w:delText xml:space="preserve">so its rank is</w:delText>
        </w:r>
      </w:del>
      <w:del w:id="5983" w:author="PR Preview" w:date="2026-01-01T00:00:00Z">
        <w:r>
          <w:delText xml:space="preserve"> </w:delText>
        </w:r>
      </w:del>
      <m:oMath>
        <m:r>
          <m:t>2</m:t>
        </m:r>
      </m:oMath>
      <w:del w:id="5984" w:author="PR Preview" w:date="2026-01-01T00:00:00Z">
        <w:r>
          <w:delText xml:space="preserve">.</w:delText>
        </w:r>
      </w:del>
    </w:p>
    <w:p>
      <w:pPr>
        <w:pStyle w:val="BodyText"/>
      </w:pPr>
      <w:del w:id="5985" w:author="PR Preview" w:date="2026-01-01T00:00:00Z">
        <w:r>
          <w:rPr>
            <w:b/>
            <w:bCs/>
          </w:rPr>
          <w:delText xml:space="preserve">Theorem 43 (A centered data matrix has rank at most</w:delText>
        </w:r>
      </w:del>
      <w:del w:id="5986" w:author="PR Preview" w:date="2026-01-01T00:00:00Z">
        <w:r>
          <w:rPr>
            <w:b/>
            <w:bCs/>
          </w:rPr>
          <w:delText xml:space="preserve"> </w:delText>
        </w:r>
      </w:del>
      <m:oMath>
        <m:r>
          <m:t>n</m:t>
        </m:r>
        <m:r>
          <m:rPr>
            <m:sty m:val="p"/>
          </m:rPr>
          <m:t>−</m:t>
        </m:r>
        <m:r>
          <m:t>1</m:t>
        </m:r>
      </m:oMath>
      <w:del w:id="5987" w:author="PR Preview" w:date="2026-01-01T00:00:00Z">
        <w:r>
          <w:rPr>
            <w:b/>
            <w:bCs/>
          </w:rPr>
          <w:delText xml:space="preserve">)</w:delText>
        </w:r>
      </w:del>
      <w:del w:id="5988" w:author="PR Preview" w:date="2026-01-01T00:00:00Z">
        <w:r>
          <w:delText xml:space="preserve"> </w:delText>
        </w:r>
      </w:del>
      <w:del w:id="5989" w:author="PR Preview" w:date="2026-01-01T00:00:00Z">
        <w:r>
          <w:delText xml:space="preserve">Let</w:delText>
        </w:r>
      </w:del>
      <w:del w:id="5990" w:author="PR Preview" w:date="2026-01-01T00:00:00Z">
        <w:r>
          <w:delText xml:space="preserve"> </w:delText>
        </w:r>
      </w:del>
      <m:oMath>
        <m:r>
          <m:rPr>
            <m:sty m:val="bi"/>
          </m:rPr>
          <m:t>X</m:t>
        </m:r>
      </m:oMath>
      <w:del w:id="5991" w:author="PR Preview" w:date="2026-01-01T00:00:00Z">
        <w:r>
          <w:delText xml:space="preserve"> </w:delText>
        </w:r>
      </w:del>
      <w:del w:id="5992" w:author="PR Preview" w:date="2026-01-01T00:00:00Z">
        <w:r>
          <w:delText xml:space="preserve">be an</w:delText>
        </w:r>
      </w:del>
      <w:del w:id="5993" w:author="PR Preview" w:date="2026-01-01T00:00:00Z">
        <w:r>
          <w:delText xml:space="preserve"> </w:delText>
        </w:r>
      </w:del>
      <m:oMath>
        <m:r>
          <m:t>n</m:t>
        </m:r>
        <m:r>
          <m:rPr>
            <m:sty m:val="p"/>
          </m:rPr>
          <m:t>×</m:t>
        </m:r>
        <m:r>
          <m:t>p</m:t>
        </m:r>
      </m:oMath>
      <w:del w:id="5994" w:author="PR Preview" w:date="2026-01-01T00:00:00Z">
        <w:r>
          <w:delText xml:space="preserve"> </w:delText>
        </w:r>
      </w:del>
      <w:del w:id="5995" w:author="PR Preview" w:date="2026-01-01T00:00:00Z">
        <w:r>
          <w:delText xml:space="preserve">matrix with rows</w:delText>
        </w:r>
      </w:del>
      <w:del w:id="5996" w:author="PR Preview" w:date="2026-01-01T00:00:00Z">
        <w:r>
          <w:delText xml:space="preserve"> </w:delText>
        </w:r>
      </w:del>
      <w:del w:id="5997" w:author="PR Preview" w:date="2026-01-01T00:00:00Z">
        <w:r>
          <w:delText xml:space="preserve">${\mathord{\smash[b]{\underset{\raise.3ex\hbox{$\scriptstyle\sim$}}{x}}\vphantom{x}}_1}^{\top}, \ldots, {\mathord{\smash[b]{\underset{\raise.3ex\hbox{$\scriptstyle\sim$}}{x}}\vphantom{x}}_n}^{\top}$</w:delText>
        </w:r>
      </w:del>
      <w:del w:id="5998" w:author="PR Preview" w:date="2026-01-01T00:00:00Z">
        <w:r>
          <w:delText xml:space="preserve">,</w:delText>
        </w:r>
      </w:del>
      <w:del w:id="5999" w:author="PR Preview" w:date="2026-01-01T00:00:00Z">
        <w:r>
          <w:delText xml:space="preserve"> </w:delText>
        </w:r>
      </w:del>
      <w:del w:id="6000" w:author="PR Preview" w:date="2026-01-01T00:00:00Z">
        <w:r>
          <w:delText xml:space="preserve">let</w:delText>
        </w:r>
      </w:del>
      <w:del w:id="6001" w:author="PR Preview" w:date="2026-01-01T00:00:00Z">
        <w:r>
          <w:delText xml:space="preserve"> </w:delText>
        </w:r>
      </w:del>
      <w:del w:id="6002" w:author="PR Preview" w:date="2026-01-01T00:00:00Z">
        <w:r>
          <w:delText xml:space="preserve">$\bar{\mathord{\smash[b]{\underset{\raise.3ex\hbox{$\scriptstyle\sim$}}{x}}\vphantom{x}}} = \frac{1}{n}\sum_{i=1}^n \mathord{\smash[b]{\underset{\raise.3ex\hbox{$\scriptstyle\sim$}}{x}}\vphantom{x}}_i$</w:delText>
        </w:r>
      </w:del>
      <w:del w:id="6003" w:author="PR Preview" w:date="2026-01-01T00:00:00Z">
        <w:r>
          <w:delText xml:space="preserve"> </w:delText>
        </w:r>
      </w:del>
      <w:del w:id="6004" w:author="PR Preview" w:date="2026-01-01T00:00:00Z">
        <w:r>
          <w:delText xml:space="preserve">be the mean of the rows,</w:delText>
        </w:r>
      </w:del>
      <w:del w:id="6005" w:author="PR Preview" w:date="2026-01-01T00:00:00Z">
        <w:r>
          <w:delText xml:space="preserve"> </w:delText>
        </w:r>
      </w:del>
      <w:del w:id="6006" w:author="PR Preview" w:date="2026-01-01T00:00:00Z">
        <w:r>
          <w:delText xml:space="preserve">and let</w:delText>
        </w:r>
      </w:del>
      <w:del w:id="6007" w:author="PR Preview" w:date="2026-01-01T00:00:00Z">
        <w:r>
          <w:delText xml:space="preserve"> </w:delText>
        </w:r>
      </w:del>
      <w:del w:id="6008" w:author="PR Preview" w:date="2026-01-01T00:00:00Z">
        <w:r>
          <w:delText xml:space="preserve">$\mathbf{X}_c = \mathbf{X}- \mathord{\smash[b]{\underset{\raise.3ex\hbox{$\scriptstyle\sim$}}{1}}\vphantom{1}}\,{\bar{\mathord{\smash[b]{\underset{\raise.3ex\hbox{$\scriptstyle\sim$}}{x}}\vphantom{x}}}}^{\top}$</w:delText>
        </w:r>
      </w:del>
      <w:del w:id="6009" w:author="PR Preview" w:date="2026-01-01T00:00:00Z">
        <w:r>
          <w:delText xml:space="preserve"> </w:delText>
        </w:r>
      </w:del>
      <w:del w:id="6010" w:author="PR Preview" w:date="2026-01-01T00:00:00Z">
        <w:r>
          <w:delText xml:space="preserve">be the matrix whose row</w:delText>
        </w:r>
      </w:del>
      <w:del w:id="6011" w:author="PR Preview" w:date="2026-01-01T00:00:00Z">
        <w:r>
          <w:delText xml:space="preserve"> </w:delText>
        </w:r>
      </w:del>
      <m:oMath>
        <m:r>
          <m:t>i</m:t>
        </m:r>
      </m:oMath>
      <w:del w:id="6012" w:author="PR Preview" w:date="2026-01-01T00:00:00Z">
        <w:r>
          <w:delText xml:space="preserve"> </w:delText>
        </w:r>
      </w:del>
      <w:del w:id="6013" w:author="PR Preview" w:date="2026-01-01T00:00:00Z">
        <w:r>
          <w:delText xml:space="preserve">is</w:delText>
        </w:r>
      </w:del>
      <w:del w:id="6014" w:author="PR Preview" w:date="2026-01-01T00:00:00Z">
        <w:r>
          <w:delText xml:space="preserve"> </w:delText>
        </w:r>
      </w:del>
      <w:del w:id="6015" w:author="PR Preview" w:date="2026-01-01T00:00:00Z">
        <w:r>
          <w:delText xml:space="preserve">${(\mathord{\smash[b]{\underset{\raise.3ex\hbox{$\scriptstyle\sim$}}{x}}\vphantom{x}}_i - \bar{\mathord{\smash[b]{\underset{\raise.3ex\hbox{$\scriptstyle\sim$}}{x}}\vphantom{x}}})}^{\top}$</w:delText>
        </w:r>
      </w:del>
      <w:del w:id="6016" w:author="PR Preview" w:date="2026-01-01T00:00:00Z">
        <w:r>
          <w:delText xml:space="preserve">,</w:delText>
        </w:r>
      </w:del>
      <w:del w:id="6017" w:author="PR Preview" w:date="2026-01-01T00:00:00Z">
        <w:r>
          <w:delText xml:space="preserve"> </w:delText>
        </w:r>
      </w:del>
      <w:del w:id="6018" w:author="PR Preview" w:date="2026-01-01T00:00:00Z">
        <w:r>
          <w:delText xml:space="preserve">where</w:delText>
        </w:r>
      </w:del>
      <w:del w:id="6019" w:author="PR Preview" w:date="2026-01-01T00:00:00Z">
        <w:r>
          <w:delText xml:space="preserve"> </w:delText>
        </w:r>
      </w:del>
      <w:del w:id="6020" w:author="PR Preview" w:date="2026-01-01T00:00:00Z">
        <w:r>
          <w:delText xml:space="preserve">$\mathord{\smash[b]{\underset{\raise.3ex\hbox{$\scriptstyle\sim$}}{1}}\vphantom{1}}$</w:delText>
        </w:r>
      </w:del>
      <w:del w:id="6021" w:author="PR Preview" w:date="2026-01-01T00:00:00Z">
        <w:r>
          <w:delText xml:space="preserve"> </w:delText>
        </w:r>
      </w:del>
      <w:del w:id="6022" w:author="PR Preview" w:date="2026-01-01T00:00:00Z">
        <w:r>
          <w:delText xml:space="preserve">is the ones vector of length</w:delText>
        </w:r>
      </w:del>
      <w:del w:id="6023" w:author="PR Preview" w:date="2026-01-01T00:00:00Z">
        <w:r>
          <w:delText xml:space="preserve"> </w:delText>
        </w:r>
      </w:del>
      <m:oMath>
        <m:r>
          <m:t>n</m:t>
        </m:r>
      </m:oMath>
      <w:del w:id="6024" w:author="PR Preview" w:date="2026-01-01T00:00:00Z">
        <w:r>
          <w:delText xml:space="preserve"> </w:delText>
        </w:r>
      </w:del>
      <w:del w:id="6025" w:author="PR Preview" w:date="2026-01-01T00:00:00Z">
        <w:r>
          <w:delText xml:space="preserve">(</w:delText>
        </w:r>
      </w:del>
      <w:hyperlink w:anchor="def-ones-vector">
        <w:del w:id="6026" w:author="PR Preview" w:date="2026-01-01T00:00:00Z">
          <w:r>
            <w:rPr>
              <w:rStyle w:val="Hyperlink"/>
            </w:rPr>
            <w:delText xml:space="preserve">Definition 13</w:delText>
          </w:r>
        </w:del>
      </w:hyperlink>
      <w:del w:id="6027" w:author="PR Preview" w:date="2026-01-01T00:00:00Z">
        <w:r>
          <w:delText xml:space="preserve">).</w:delText>
        </w:r>
      </w:del>
      <w:del w:id="6028" w:author="PR Preview" w:date="2026-01-01T00:00:00Z">
        <w:r>
          <w:delText xml:space="preserve"> </w:delText>
        </w:r>
      </w:del>
      <w:del w:id="6029" w:author="PR Preview" w:date="2026-01-01T00:00:00Z">
        <w:r>
          <w:delText xml:space="preserve">Then</w:delText>
        </w:r>
      </w:del>
      <w:del w:id="6030" w:author="PR Preview" w:date="2026-01-01T00:00:00Z">
        <w:r>
          <w:delText xml:space="preserve"> </w:delText>
        </w:r>
      </w:del>
      <m:oMath>
        <m:r>
          <m:rPr>
            <m:sty m:val="p"/>
          </m:rPr>
          <m:t>rank</m:t>
        </m:r>
        <m:r>
          <m:rPr>
            <m:sty m:val="p"/>
          </m:rPr>
          <m:t>(</m:t>
        </m:r>
        <m:sSub>
          <m:e>
            <m:r>
              <m:rPr>
                <m:sty m:val="bi"/>
              </m:rPr>
              <m:t>X</m:t>
            </m:r>
          </m:e>
          <m:sub>
            <m:r>
              <m:t>c</m:t>
            </m:r>
          </m:sub>
        </m:sSub>
        <m:r>
          <m:rPr>
            <m:sty m:val="p"/>
          </m:rPr>
          <m:t>)</m:t>
        </m:r>
        <m:r>
          <m:rPr>
            <m:sty m:val="p"/>
          </m:rPr>
          <m:t>≤</m:t>
        </m:r>
        <m:r>
          <m:t>n</m:t>
        </m:r>
        <m:r>
          <m:rPr>
            <m:sty m:val="p"/>
          </m:rPr>
          <m:t>−</m:t>
        </m:r>
        <m:r>
          <m:t>1</m:t>
        </m:r>
      </m:oMath>
      <w:del w:id="6031" w:author="PR Preview" w:date="2026-01-01T00:00:00Z">
        <w:r>
          <w:delText xml:space="preserve">.</w:delText>
        </w:r>
      </w:del>
    </w:p>
    <w:p>
      <w:pPr>
        <w:pStyle w:val="BodyText"/>
      </w:pPr>
      <w:ins w:id="6032" w:author="PR Preview" w:date="2026-01-01T00:00:00Z">
        <w:r>
          <w:rPr>
            <w:i/>
            <w:iCs/>
          </w:rPr>
          <w:t xml:space="preserve">Proof</w:t>
        </w:r>
      </w:ins>
      <w:ins w:id="6033" w:author="PR Preview" w:date="2026-01-01T00:00:00Z">
        <w:r>
          <w:t xml:space="preserve">. </w:t>
        </w:r>
      </w:ins>
      <m:oMath>
        <m:r>
          <m:rPr>
            <m:sty m:val="bi"/>
          </m:rPr>
          <m:t>A</m:t>
        </m:r>
      </m:oMath>
      <w:ins w:id="6034" w:author="PR Preview" w:date="2026-01-01T00:00:00Z">
        <w:r>
          <w:t xml:space="preserve"> </w:t>
        </w:r>
      </w:ins>
      <w:ins w:id="6035" w:author="PR Preview" w:date="2026-01-01T00:00:00Z">
        <w:r>
          <w:t xml:space="preserve">has</w:t>
        </w:r>
      </w:ins>
      <w:ins w:id="6036" w:author="PR Preview" w:date="2026-01-01T00:00:00Z">
        <w:r>
          <w:t xml:space="preserve"> </w:t>
        </w:r>
      </w:ins>
      <m:oMath>
        <m:r>
          <m:t>n</m:t>
        </m:r>
      </m:oMath>
      <w:ins w:id="6037" w:author="PR Preview" w:date="2026-01-01T00:00:00Z">
        <w:r>
          <w:t xml:space="preserve"> </w:t>
        </w:r>
      </w:ins>
      <w:ins w:id="6038" w:author="PR Preview" w:date="2026-01-01T00:00:00Z">
        <w:r>
          <w:t xml:space="preserve">columns,</w:t>
        </w:r>
      </w:ins>
      <w:ins w:id="6039" w:author="PR Preview" w:date="2026-01-01T00:00:00Z">
        <w:r>
          <w:t xml:space="preserve"> </w:t>
        </w:r>
      </w:ins>
      <w:ins w:id="6040" w:author="PR Preview" w:date="2026-01-01T00:00:00Z">
        <w:r>
          <w:t xml:space="preserve">so at most</w:t>
        </w:r>
      </w:ins>
      <w:ins w:id="6041" w:author="PR Preview" w:date="2026-01-01T00:00:00Z">
        <w:r>
          <w:t xml:space="preserve"> </w:t>
        </w:r>
      </w:ins>
      <m:oMath>
        <m:r>
          <m:t>n</m:t>
        </m:r>
      </m:oMath>
      <w:ins w:id="6042" w:author="PR Preview" w:date="2026-01-01T00:00:00Z">
        <w:r>
          <w:t xml:space="preserve"> </w:t>
        </w:r>
      </w:ins>
      <w:ins w:id="6043" w:author="PR Preview" w:date="2026-01-01T00:00:00Z">
        <w:r>
          <w:t xml:space="preserve">of them are linearly independent,</w:t>
        </w:r>
      </w:ins>
      <w:ins w:id="6044" w:author="PR Preview" w:date="2026-01-01T00:00:00Z">
        <w:r>
          <w:t xml:space="preserve"> </w:t>
        </w:r>
      </w:ins>
      <w:ins w:id="6045" w:author="PR Preview" w:date="2026-01-01T00:00:00Z">
        <w:r>
          <w:t xml:space="preserve">and</w:t>
        </w:r>
      </w:ins>
      <w:ins w:id="6046" w:author="PR Preview" w:date="2026-01-01T00:00:00Z">
        <w:r>
          <w:t xml:space="preserve"> </w:t>
        </w:r>
      </w:ins>
      <m:oMath>
        <m:r>
          <m:rPr>
            <m:sty m:val="p"/>
          </m:rPr>
          <m:t>rank</m:t>
        </m:r>
        <m:r>
          <m:rPr>
            <m:sty m:val="p"/>
          </m:rPr>
          <m:t>(</m:t>
        </m:r>
        <m:r>
          <m:rPr>
            <m:sty m:val="bi"/>
          </m:rPr>
          <m:t>A</m:t>
        </m:r>
        <m:r>
          <m:rPr>
            <m:sty m:val="p"/>
          </m:rPr>
          <m:t>)</m:t>
        </m:r>
        <m:r>
          <m:rPr>
            <m:sty m:val="p"/>
          </m:rPr>
          <m:t>≤</m:t>
        </m:r>
        <m:r>
          <m:t>n</m:t>
        </m:r>
      </m:oMath>
      <w:ins w:id="6047" w:author="PR Preview" w:date="2026-01-01T00:00:00Z">
        <w:r>
          <w:t xml:space="preserve"> </w:t>
        </w:r>
      </w:ins>
      <w:ins w:id="6048" w:author="PR Preview" w:date="2026-01-01T00:00:00Z">
        <w:r>
          <w:t xml:space="preserve">(</w:t>
        </w:r>
      </w:ins>
      <w:hyperlink w:anchor="def-rank">
        <w:ins w:id="6049" w:author="PR Preview" w:date="2026-01-01T00:00:00Z">
          <w:r>
            <w:rPr>
              <w:rStyle w:val="Hyperlink"/>
            </w:rPr>
            <w:t xml:space="preserve">Definition 44</w:t>
          </w:r>
        </w:ins>
      </w:hyperlink>
      <w:ins w:id="6050" w:author="PR Preview" w:date="2026-01-01T00:00:00Z">
        <w:r>
          <w:t xml:space="preserve">).</w:t>
        </w:r>
      </w:ins>
      <w:ins w:id="6051" w:author="PR Preview" w:date="2026-01-01T00:00:00Z">
        <w:r>
          <w:t xml:space="preserve"> </w:t>
        </w:r>
      </w:ins>
      <w:ins w:id="6052" w:author="PR Preview" w:date="2026-01-01T00:00:00Z">
        <w:r>
          <w:t xml:space="preserve">Likewise</w:t>
        </w:r>
      </w:ins>
      <w:ins w:id="6053" w:author="PR Preview" w:date="2026-01-01T00:00:00Z">
        <w:r>
          <w:t xml:space="preserve"> </w:t>
        </w:r>
      </w:ins>
      <m:oMath>
        <m:sSup>
          <m:e>
            <m:r>
              <m:rPr>
                <m:sty m:val="bi"/>
              </m:rPr>
              <m:t>A</m:t>
            </m:r>
          </m:e>
          <m:sup>
            <m:r>
              <m:rPr>
                <m:sty m:val="p"/>
              </m:rPr>
              <m:t>⊤</m:t>
            </m:r>
          </m:sup>
        </m:sSup>
      </m:oMath>
      <w:ins w:id="6054" w:author="PR Preview" w:date="2026-01-01T00:00:00Z">
        <w:r>
          <w:t xml:space="preserve"> </w:t>
        </w:r>
      </w:ins>
      <w:ins w:id="6055" w:author="PR Preview" w:date="2026-01-01T00:00:00Z">
        <w:r>
          <w:t xml:space="preserve">has</w:t>
        </w:r>
      </w:ins>
      <w:ins w:id="6056" w:author="PR Preview" w:date="2026-01-01T00:00:00Z">
        <w:r>
          <w:t xml:space="preserve"> </w:t>
        </w:r>
      </w:ins>
      <m:oMath>
        <m:r>
          <m:t>m</m:t>
        </m:r>
      </m:oMath>
      <w:ins w:id="6057" w:author="PR Preview" w:date="2026-01-01T00:00:00Z">
        <w:r>
          <w:t xml:space="preserve"> </w:t>
        </w:r>
      </w:ins>
      <w:ins w:id="6058" w:author="PR Preview" w:date="2026-01-01T00:00:00Z">
        <w:r>
          <w:t xml:space="preserve">columns,</w:t>
        </w:r>
      </w:ins>
      <w:ins w:id="6059" w:author="PR Preview" w:date="2026-01-01T00:00:00Z">
        <w:r>
          <w:t xml:space="preserve"> </w:t>
        </w:r>
      </w:ins>
      <w:ins w:id="6060" w:author="PR Preview" w:date="2026-01-01T00:00:00Z">
        <w:r>
          <w:t xml:space="preserve">so</w:t>
        </w:r>
      </w:ins>
      <w:ins w:id="6061" w:author="PR Preview" w:date="2026-01-01T00:00:00Z">
        <w:r>
          <w:t xml:space="preserve"> </w:t>
        </w:r>
      </w:ins>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ins w:id="6062" w:author="PR Preview" w:date="2026-01-01T00:00:00Z">
        <w:r>
          <w:t xml:space="preserve"> </w:t>
        </w:r>
      </w:ins>
      <w:ins w:id="6063" w:author="PR Preview" w:date="2026-01-01T00:00:00Z">
        <w:r>
          <w:t xml:space="preserve">(</w:t>
        </w:r>
      </w:ins>
      <w:hyperlink w:anchor="thm-rank-transpose">
        <w:ins w:id="6064" w:author="PR Preview" w:date="2026-01-01T00:00:00Z">
          <w:r>
            <w:rPr>
              <w:rStyle w:val="Hyperlink"/>
            </w:rPr>
            <w:t xml:space="preserve">Theorem 41</w:t>
          </w:r>
        </w:ins>
      </w:hyperlink>
      <w:ins w:id="6065" w:author="PR Preview" w:date="2026-01-01T00:00:00Z">
        <w:r>
          <w:t xml:space="preserve">).</w:t>
        </w:r>
      </w:ins>
    </w:p>
    <w:bookmarkStart w:id="276" w:name="exm-rank-bound"/>
    <w:p>
      <w:pPr>
        <w:pStyle w:val="BodyText"/>
      </w:pPr>
      <w:ins w:id="6066" w:author="PR Preview" w:date="2026-01-01T00:00:00Z">
        <w:r>
          <w:rPr>
            <w:b/>
            <w:bCs/>
          </w:rPr>
          <w:t xml:space="preserve">Example 71 (A</w:t>
        </w:r>
      </w:ins>
      <w:ins w:id="6067" w:author="PR Preview" w:date="2026-01-01T00:00:00Z">
        <w:r>
          <w:rPr>
            <w:b/>
            <w:bCs/>
          </w:rPr>
          <w:t xml:space="preserve"> </w:t>
        </w:r>
      </w:ins>
      <m:oMath>
        <m:r>
          <m:t>2</m:t>
        </m:r>
        <m:r>
          <m:rPr>
            <m:sty m:val="p"/>
          </m:rPr>
          <m:t>×</m:t>
        </m:r>
        <m:r>
          <m:t>3</m:t>
        </m:r>
      </m:oMath>
      <w:ins w:id="6068" w:author="PR Preview" w:date="2026-01-01T00:00:00Z">
        <w:r>
          <w:rPr>
            <w:b/>
            <w:bCs/>
          </w:rPr>
          <w:t xml:space="preserve"> </w:t>
        </w:r>
      </w:ins>
      <w:ins w:id="6069" w:author="PR Preview" w:date="2026-01-01T00:00:00Z">
        <w:r>
          <w:rPr>
            <w:b/>
            <w:bCs/>
          </w:rPr>
          <w:t xml:space="preserve">matrix has rank at most</w:t>
        </w:r>
      </w:ins>
      <w:ins w:id="6070" w:author="PR Preview" w:date="2026-01-01T00:00:00Z">
        <w:r>
          <w:rPr>
            <w:b/>
            <w:bCs/>
          </w:rPr>
          <w:t xml:space="preserve"> </w:t>
        </w:r>
      </w:ins>
      <m:oMath>
        <m:r>
          <m:t>2</m:t>
        </m:r>
      </m:oMath>
      <w:ins w:id="6071" w:author="PR Preview" w:date="2026-01-01T00:00:00Z">
        <w:r>
          <w:rPr>
            <w:b/>
            <w:bCs/>
          </w:rPr>
          <w:t xml:space="preserve">)</w:t>
        </w:r>
      </w:ins>
      <w:ins w:id="6072" w:author="PR Preview" w:date="2026-01-01T00:00:00Z">
        <w:r>
          <w:t xml:space="preserve"> </w:t>
        </w:r>
      </w:ins>
      <w:ins w:id="6073" w:author="PR Preview" w:date="2026-01-01T00:00:00Z">
        <w:r>
          <w:t xml:space="preserve">By</w:t>
        </w:r>
      </w:ins>
      <w:ins w:id="6074" w:author="PR Preview" w:date="2026-01-01T00:00:00Z">
        <w:r>
          <w:t xml:space="preserve"> </w:t>
        </w:r>
      </w:ins>
      <w:hyperlink w:anchor="cor-rank-bound">
        <w:ins w:id="6075" w:author="PR Preview" w:date="2026-01-01T00:00:00Z">
          <w:r>
            <w:rPr>
              <w:rStyle w:val="Hyperlink"/>
            </w:rPr>
            <w:t xml:space="preserve">Corollary 3</w:t>
          </w:r>
        </w:ins>
      </w:hyperlink>
      <w:ins w:id="6076" w:author="PR Preview" w:date="2026-01-01T00:00:00Z">
        <w:r>
          <w:t xml:space="preserve">, every</w:t>
        </w:r>
      </w:ins>
      <w:ins w:id="6077" w:author="PR Preview" w:date="2026-01-01T00:00:00Z">
        <w:r>
          <w:t xml:space="preserve"> </w:t>
        </w:r>
      </w:ins>
      <m:oMath>
        <m:r>
          <m:t>2</m:t>
        </m:r>
        <m:r>
          <m:rPr>
            <m:sty m:val="p"/>
          </m:rPr>
          <m:t>×</m:t>
        </m:r>
        <m:r>
          <m:t>3</m:t>
        </m:r>
      </m:oMath>
      <w:ins w:id="6078" w:author="PR Preview" w:date="2026-01-01T00:00:00Z">
        <w:r>
          <w:t xml:space="preserve"> </w:t>
        </w:r>
      </w:ins>
      <w:ins w:id="6079" w:author="PR Preview" w:date="2026-01-01T00:00:00Z">
        <w:r>
          <w:t xml:space="preserve">matrix has rank at most</w:t>
        </w:r>
      </w:ins>
      <w:ins w:id="6080" w:author="PR Preview" w:date="2026-01-01T00:00:00Z">
        <w:r>
          <w:t xml:space="preserve"> </w:t>
        </w:r>
      </w:ins>
      <m:oMath>
        <m:r>
          <m:rPr>
            <m:sty m:val="p"/>
          </m:rPr>
          <m:t>min</m:t>
        </m:r>
        <m:r>
          <m:t>​</m:t>
        </m:r>
        <m:d>
          <m:dPr>
            <m:begChr m:val="{"/>
            <m:sepChr m:val=""/>
            <m:endChr m:val="}"/>
            <m:grow/>
          </m:dPr>
          <m:e>
            <m:r>
              <m:t>2</m:t>
            </m:r>
            <m:r>
              <m:rPr>
                <m:sty m:val="p"/>
              </m:rPr>
              <m:t>,</m:t>
            </m:r>
            <m:r>
              <m:t>3</m:t>
            </m:r>
          </m:e>
        </m:d>
        <m:r>
          <m:t>​</m:t>
        </m:r>
        <m:r>
          <m:rPr>
            <m:sty m:val="p"/>
          </m:rPr>
          <m:t>=</m:t>
        </m:r>
        <m:r>
          <m:t>2</m:t>
        </m:r>
      </m:oMath>
      <w:ins w:id="6081" w:author="PR Preview" w:date="2026-01-01T00:00:00Z">
        <w:r>
          <w:t xml:space="preserve">,</w:t>
        </w:r>
      </w:ins>
      <w:ins w:id="6082" w:author="PR Preview" w:date="2026-01-01T00:00:00Z">
        <w:r>
          <w:t xml:space="preserve"> </w:t>
        </w:r>
      </w:ins>
      <w:ins w:id="6083" w:author="PR Preview" w:date="2026-01-01T00:00:00Z">
        <w:r>
          <w:t xml:space="preserve">even though it has</w:t>
        </w:r>
      </w:ins>
      <w:ins w:id="6084" w:author="PR Preview" w:date="2026-01-01T00:00:00Z">
        <w:r>
          <w:t xml:space="preserve"> </w:t>
        </w:r>
      </w:ins>
      <m:oMath>
        <m:r>
          <m:t>3</m:t>
        </m:r>
      </m:oMath>
      <w:ins w:id="6085" w:author="PR Preview" w:date="2026-01-01T00:00:00Z">
        <w:r>
          <w:t xml:space="preserve"> </w:t>
        </w:r>
      </w:ins>
      <w:ins w:id="6086" w:author="PR Preview" w:date="2026-01-01T00:00:00Z">
        <w:r>
          <w:t xml:space="preserve">columns.</w:t>
        </w:r>
      </w:ins>
      <w:ins w:id="6087" w:author="PR Preview" w:date="2026-01-01T00:00:00Z">
        <w:r>
          <w:t xml:space="preserve"> </w:t>
        </w:r>
      </w:ins>
      <w:ins w:id="6088" w:author="PR Preview" w:date="2026-01-01T00:00:00Z">
        <w:r>
          <w:t xml:space="preserve">The matrix</w:t>
        </w:r>
      </w:ins>
      <w:ins w:id="608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6090" w:author="PR Preview" w:date="2026-01-01T00:00:00Z">
        <w:r>
          <w:t xml:space="preserve"> </w:t>
        </w:r>
      </w:ins>
      <w:ins w:id="6091" w:author="PR Preview" w:date="2026-01-01T00:00:00Z">
        <w:r>
          <w:t xml:space="preserve">of</w:t>
        </w:r>
      </w:ins>
      <w:ins w:id="6092" w:author="PR Preview" w:date="2026-01-01T00:00:00Z">
        <w:r>
          <w:t xml:space="preserve"> </w:t>
        </w:r>
      </w:ins>
      <w:hyperlink w:anchor="rem-full-column-rank-shape">
        <w:ins w:id="6093" w:author="PR Preview" w:date="2026-01-01T00:00:00Z">
          <w:r>
            <w:rPr>
              <w:rStyle w:val="Hyperlink"/>
            </w:rPr>
            <w:t xml:space="preserve">Remark 19</w:t>
          </w:r>
        </w:ins>
      </w:hyperlink>
      <w:ins w:id="6094" w:author="PR Preview" w:date="2026-01-01T00:00:00Z">
        <w:r>
          <w:t xml:space="preserve"> </w:t>
        </w:r>
      </w:ins>
      <w:ins w:id="6095" w:author="PR Preview" w:date="2026-01-01T00:00:00Z">
        <w:r>
          <w:t xml:space="preserve">reaches that bound:</w:t>
        </w:r>
      </w:ins>
      <w:ins w:id="6096" w:author="PR Preview" w:date="2026-01-01T00:00:00Z">
        <w:r>
          <w:t xml:space="preserve"> </w:t>
        </w:r>
      </w:ins>
      <w:ins w:id="6097" w:author="PR Preview" w:date="2026-01-01T00:00:00Z">
        <w:r>
          <w:t xml:space="preserve">its first two columns</w:t>
        </w:r>
      </w:ins>
      <w:ins w:id="6098" w:author="PR Preview" w:date="2026-01-01T00:00:00Z">
        <w:r>
          <w:t xml:space="preserve"> </w:t>
        </w:r>
      </w:ins>
      <m:oMath>
        <m:r>
          <m:rPr>
            <m:sty m:val="p"/>
          </m:rPr>
          <m:t>(</m:t>
        </m:r>
        <m:r>
          <m:t>1</m:t>
        </m:r>
        <m:r>
          <m:rPr>
            <m:sty m:val="p"/>
          </m:rPr>
          <m:t>,</m:t>
        </m:r>
        <m:r>
          <m:t>0</m:t>
        </m:r>
        <m:r>
          <m:rPr>
            <m:sty m:val="p"/>
          </m:rPr>
          <m:t>)</m:t>
        </m:r>
      </m:oMath>
      <w:ins w:id="6099" w:author="PR Preview" w:date="2026-01-01T00:00:00Z">
        <w:r>
          <w:t xml:space="preserve"> </w:t>
        </w:r>
      </w:ins>
      <w:ins w:id="6100" w:author="PR Preview" w:date="2026-01-01T00:00:00Z">
        <w:r>
          <w:t xml:space="preserve">and</w:t>
        </w:r>
      </w:ins>
      <w:ins w:id="6101" w:author="PR Preview" w:date="2026-01-01T00:00:00Z">
        <w:r>
          <w:t xml:space="preserve"> </w:t>
        </w:r>
      </w:ins>
      <m:oMath>
        <m:r>
          <m:rPr>
            <m:sty m:val="p"/>
          </m:rPr>
          <m:t>(</m:t>
        </m:r>
        <m:r>
          <m:t>0</m:t>
        </m:r>
        <m:r>
          <m:rPr>
            <m:sty m:val="p"/>
          </m:rPr>
          <m:t>,</m:t>
        </m:r>
        <m:r>
          <m:t>1</m:t>
        </m:r>
        <m:r>
          <m:rPr>
            <m:sty m:val="p"/>
          </m:rPr>
          <m:t>)</m:t>
        </m:r>
      </m:oMath>
      <w:ins w:id="6102" w:author="PR Preview" w:date="2026-01-01T00:00:00Z">
        <w:r>
          <w:t xml:space="preserve"> </w:t>
        </w:r>
      </w:ins>
      <w:ins w:id="6103" w:author="PR Preview" w:date="2026-01-01T00:00:00Z">
        <w:r>
          <w:t xml:space="preserve">are linearly independent,</w:t>
        </w:r>
      </w:ins>
      <w:ins w:id="6104" w:author="PR Preview" w:date="2026-01-01T00:00:00Z">
        <w:r>
          <w:t xml:space="preserve"> </w:t>
        </w:r>
      </w:ins>
      <w:ins w:id="6105" w:author="PR Preview" w:date="2026-01-01T00:00:00Z">
        <w:r>
          <w:t xml:space="preserve">so its rank is</w:t>
        </w:r>
      </w:ins>
      <w:ins w:id="6106" w:author="PR Preview" w:date="2026-01-01T00:00:00Z">
        <w:r>
          <w:t xml:space="preserve"> </w:t>
        </w:r>
      </w:ins>
      <m:oMath>
        <m:r>
          <m:t>2</m:t>
        </m:r>
      </m:oMath>
      <w:ins w:id="6107" w:author="PR Preview" w:date="2026-01-01T00:00:00Z">
        <w:r>
          <w:t xml:space="preserve">.</w:t>
        </w:r>
      </w:ins>
    </w:p>
    <w:bookmarkEnd w:id="276"/>
    <w:bookmarkStart w:id="277" w:name="thm-centered-data-rank"/>
    <w:p>
      <w:pPr>
        <w:pStyle w:val="BodyText"/>
      </w:pPr>
      <w:ins w:id="6108" w:author="PR Preview" w:date="2026-01-01T00:00:00Z">
        <w:r>
          <w:rPr>
            <w:b/>
            <w:bCs/>
          </w:rPr>
          <w:t xml:space="preserve">Theorem 42 (A centered data matrix has rank at most</w:t>
        </w:r>
      </w:ins>
      <w:ins w:id="6109" w:author="PR Preview" w:date="2026-01-01T00:00:00Z">
        <w:r>
          <w:rPr>
            <w:b/>
            <w:bCs/>
          </w:rPr>
          <w:t xml:space="preserve"> </w:t>
        </w:r>
      </w:ins>
      <m:oMath>
        <m:r>
          <m:t>n</m:t>
        </m:r>
        <m:r>
          <m:rPr>
            <m:sty m:val="p"/>
          </m:rPr>
          <m:t>−</m:t>
        </m:r>
        <m:r>
          <m:t>1</m:t>
        </m:r>
      </m:oMath>
      <w:ins w:id="6110" w:author="PR Preview" w:date="2026-01-01T00:00:00Z">
        <w:r>
          <w:rPr>
            <w:b/>
            <w:bCs/>
          </w:rPr>
          <w:t xml:space="preserve">)</w:t>
        </w:r>
      </w:ins>
      <w:ins w:id="6111" w:author="PR Preview" w:date="2026-01-01T00:00:00Z">
        <w:r>
          <w:t xml:space="preserve"> </w:t>
        </w:r>
      </w:ins>
      <w:ins w:id="6112" w:author="PR Preview" w:date="2026-01-01T00:00:00Z">
        <w:r>
          <w:t xml:space="preserve">Let</w:t>
        </w:r>
      </w:ins>
      <w:ins w:id="6113" w:author="PR Preview" w:date="2026-01-01T00:00:00Z">
        <w:r>
          <w:t xml:space="preserve"> </w:t>
        </w:r>
      </w:ins>
      <m:oMath>
        <m:r>
          <m:rPr>
            <m:sty m:val="bi"/>
          </m:rPr>
          <m:t>X</m:t>
        </m:r>
      </m:oMath>
      <w:ins w:id="6114" w:author="PR Preview" w:date="2026-01-01T00:00:00Z">
        <w:r>
          <w:t xml:space="preserve"> </w:t>
        </w:r>
      </w:ins>
      <w:ins w:id="6115" w:author="PR Preview" w:date="2026-01-01T00:00:00Z">
        <w:r>
          <w:t xml:space="preserve">be an</w:t>
        </w:r>
      </w:ins>
      <w:ins w:id="6116" w:author="PR Preview" w:date="2026-01-01T00:00:00Z">
        <w:r>
          <w:t xml:space="preserve"> </w:t>
        </w:r>
      </w:ins>
      <m:oMath>
        <m:r>
          <m:t>n</m:t>
        </m:r>
        <m:r>
          <m:rPr>
            <m:sty m:val="p"/>
          </m:rPr>
          <m:t>×</m:t>
        </m:r>
        <m:r>
          <m:t>p</m:t>
        </m:r>
      </m:oMath>
      <w:ins w:id="6117" w:author="PR Preview" w:date="2026-01-01T00:00:00Z">
        <w:r>
          <w:t xml:space="preserve"> </w:t>
        </w:r>
      </w:ins>
      <w:ins w:id="6118" w:author="PR Preview" w:date="2026-01-01T00:00:00Z">
        <w:r>
          <w:t xml:space="preserve">matrix with rows</w:t>
        </w:r>
      </w:ins>
      <w:ins w:id="6119" w:author="PR Preview" w:date="2026-01-01T00:00:00Z">
        <w:r>
          <w:t xml:space="preserve"> </w:t>
        </w:r>
      </w:ins>
      <w:ins w:id="6120" w:author="PR Preview" w:date="2026-01-01T00:00:00Z">
        <w:r>
          <w:t xml:space="preserve">${\mathord{\smash[b]{\underset{\raise.3ex\hbox{$\scriptstyle\sim$}}{x}}\vphantom{x}}_1}^{\top}, \ldots, {\mathord{\smash[b]{\underset{\raise.3ex\hbox{$\scriptstyle\sim$}}{x}}\vphantom{x}}_n}^{\top}$</w:t>
        </w:r>
      </w:ins>
      <w:ins w:id="6121" w:author="PR Preview" w:date="2026-01-01T00:00:00Z">
        <w:r>
          <w:t xml:space="preserve">,</w:t>
        </w:r>
      </w:ins>
      <w:ins w:id="6122" w:author="PR Preview" w:date="2026-01-01T00:00:00Z">
        <w:r>
          <w:t xml:space="preserve"> </w:t>
        </w:r>
      </w:ins>
      <w:ins w:id="6123" w:author="PR Preview" w:date="2026-01-01T00:00:00Z">
        <w:r>
          <w:t xml:space="preserve">let</w:t>
        </w:r>
      </w:ins>
      <w:ins w:id="6124" w:author="PR Preview" w:date="2026-01-01T00:00:00Z">
        <w:r>
          <w:t xml:space="preserve"> </w:t>
        </w:r>
      </w:ins>
      <w:ins w:id="6125" w:author="PR Preview" w:date="2026-01-01T00:00:00Z">
        <w:r>
          <w:t xml:space="preserve">$\bar{\mathord{\smash[b]{\underset{\raise.3ex\hbox{$\scriptstyle\sim$}}{x}}\vphantom{x}}} = \frac{1}{n}\sum_{i=1}^n \mathord{\smash[b]{\underset{\raise.3ex\hbox{$\scriptstyle\sim$}}{x}}\vphantom{x}}_i$</w:t>
        </w:r>
      </w:ins>
      <w:ins w:id="6126" w:author="PR Preview" w:date="2026-01-01T00:00:00Z">
        <w:r>
          <w:t xml:space="preserve"> </w:t>
        </w:r>
      </w:ins>
      <w:ins w:id="6127" w:author="PR Preview" w:date="2026-01-01T00:00:00Z">
        <w:r>
          <w:t xml:space="preserve">be the mean of the rows,</w:t>
        </w:r>
      </w:ins>
      <w:ins w:id="6128" w:author="PR Preview" w:date="2026-01-01T00:00:00Z">
        <w:r>
          <w:t xml:space="preserve"> </w:t>
        </w:r>
      </w:ins>
      <w:ins w:id="6129" w:author="PR Preview" w:date="2026-01-01T00:00:00Z">
        <w:r>
          <w:t xml:space="preserve">and let</w:t>
        </w:r>
      </w:ins>
      <w:ins w:id="6130" w:author="PR Preview" w:date="2026-01-01T00:00:00Z">
        <w:r>
          <w:t xml:space="preserve"> </w:t>
        </w:r>
      </w:ins>
      <w:ins w:id="6131" w:author="PR Preview" w:date="2026-01-01T00:00:00Z">
        <w:r>
          <w:t xml:space="preserve">$\mathbf{X}_c = \mathbf{X}- \mathord{\smash[b]{\underset{\raise.3ex\hbox{$\scriptstyle\sim$}}{1}}\vphantom{1}}\,{\bar{\mathord{\smash[b]{\underset{\raise.3ex\hbox{$\scriptstyle\sim$}}{x}}\vphantom{x}}}}^{\top}$</w:t>
        </w:r>
      </w:ins>
      <w:ins w:id="6132" w:author="PR Preview" w:date="2026-01-01T00:00:00Z">
        <w:r>
          <w:t xml:space="preserve"> </w:t>
        </w:r>
      </w:ins>
      <w:ins w:id="6133" w:author="PR Preview" w:date="2026-01-01T00:00:00Z">
        <w:r>
          <w:t xml:space="preserve">be the matrix whose row</w:t>
        </w:r>
      </w:ins>
      <w:ins w:id="6134" w:author="PR Preview" w:date="2026-01-01T00:00:00Z">
        <w:r>
          <w:t xml:space="preserve"> </w:t>
        </w:r>
      </w:ins>
      <m:oMath>
        <m:r>
          <m:t>i</m:t>
        </m:r>
      </m:oMath>
      <w:ins w:id="6135" w:author="PR Preview" w:date="2026-01-01T00:00:00Z">
        <w:r>
          <w:t xml:space="preserve"> </w:t>
        </w:r>
      </w:ins>
      <w:ins w:id="6136" w:author="PR Preview" w:date="2026-01-01T00:00:00Z">
        <w:r>
          <w:t xml:space="preserve">is</w:t>
        </w:r>
      </w:ins>
      <w:ins w:id="6137" w:author="PR Preview" w:date="2026-01-01T00:00:00Z">
        <w:r>
          <w:t xml:space="preserve"> </w:t>
        </w:r>
      </w:ins>
      <w:ins w:id="6138" w:author="PR Preview" w:date="2026-01-01T00:00:00Z">
        <w:r>
          <w:t xml:space="preserve">${(\mathord{\smash[b]{\underset{\raise.3ex\hbox{$\scriptstyle\sim$}}{x}}\vphantom{x}}_i - \bar{\mathord{\smash[b]{\underset{\raise.3ex\hbox{$\scriptstyle\sim$}}{x}}\vphantom{x}}})}^{\top}$</w:t>
        </w:r>
      </w:ins>
      <w:ins w:id="6139" w:author="PR Preview" w:date="2026-01-01T00:00:00Z">
        <w:r>
          <w:t xml:space="preserve">,</w:t>
        </w:r>
      </w:ins>
      <w:ins w:id="6140" w:author="PR Preview" w:date="2026-01-01T00:00:00Z">
        <w:r>
          <w:t xml:space="preserve"> </w:t>
        </w:r>
      </w:ins>
      <w:ins w:id="6141" w:author="PR Preview" w:date="2026-01-01T00:00:00Z">
        <w:r>
          <w:t xml:space="preserve">where</w:t>
        </w:r>
      </w:ins>
      <w:ins w:id="6142" w:author="PR Preview" w:date="2026-01-01T00:00:00Z">
        <w:r>
          <w:t xml:space="preserve"> </w:t>
        </w:r>
      </w:ins>
      <w:ins w:id="6143" w:author="PR Preview" w:date="2026-01-01T00:00:00Z">
        <w:r>
          <w:t xml:space="preserve">$\mathord{\smash[b]{\underset{\raise.3ex\hbox{$\scriptstyle\sim$}}{1}}\vphantom{1}}$</w:t>
        </w:r>
      </w:ins>
      <w:ins w:id="6144" w:author="PR Preview" w:date="2026-01-01T00:00:00Z">
        <w:r>
          <w:t xml:space="preserve"> </w:t>
        </w:r>
      </w:ins>
      <w:ins w:id="6145" w:author="PR Preview" w:date="2026-01-01T00:00:00Z">
        <w:r>
          <w:t xml:space="preserve">is the ones vector of length</w:t>
        </w:r>
      </w:ins>
      <w:ins w:id="6146" w:author="PR Preview" w:date="2026-01-01T00:00:00Z">
        <w:r>
          <w:t xml:space="preserve"> </w:t>
        </w:r>
      </w:ins>
      <m:oMath>
        <m:r>
          <m:t>n</m:t>
        </m:r>
      </m:oMath>
      <w:ins w:id="6147" w:author="PR Preview" w:date="2026-01-01T00:00:00Z">
        <w:r>
          <w:t xml:space="preserve"> </w:t>
        </w:r>
      </w:ins>
      <w:ins w:id="6148" w:author="PR Preview" w:date="2026-01-01T00:00:00Z">
        <w:r>
          <w:t xml:space="preserve">(</w:t>
        </w:r>
      </w:ins>
      <w:hyperlink w:anchor="def-ones-vector">
        <w:ins w:id="6149" w:author="PR Preview" w:date="2026-01-01T00:00:00Z">
          <w:r>
            <w:rPr>
              <w:rStyle w:val="Hyperlink"/>
            </w:rPr>
            <w:t xml:space="preserve">Definition 13</w:t>
          </w:r>
        </w:ins>
      </w:hyperlink>
      <w:ins w:id="6150" w:author="PR Preview" w:date="2026-01-01T00:00:00Z">
        <w:r>
          <w:t xml:space="preserve">).</w:t>
        </w:r>
      </w:ins>
      <w:ins w:id="6151" w:author="PR Preview" w:date="2026-01-01T00:00:00Z">
        <w:r>
          <w:t xml:space="preserve"> </w:t>
        </w:r>
      </w:ins>
      <w:ins w:id="6152" w:author="PR Preview" w:date="2026-01-01T00:00:00Z">
        <w:r>
          <w:t xml:space="preserve">Then</w:t>
        </w:r>
      </w:ins>
      <w:ins w:id="6153" w:author="PR Preview" w:date="2026-01-01T00:00:00Z">
        <w:r>
          <w:t xml:space="preserve"> </w:t>
        </w:r>
      </w:ins>
      <m:oMath>
        <m:r>
          <m:rPr>
            <m:sty m:val="p"/>
          </m:rPr>
          <m:t>rank</m:t>
        </m:r>
        <m:r>
          <m:rPr>
            <m:sty m:val="p"/>
          </m:rPr>
          <m:t>(</m:t>
        </m:r>
        <m:sSub>
          <m:e>
            <m:r>
              <m:rPr>
                <m:sty m:val="bi"/>
              </m:rPr>
              <m:t>X</m:t>
            </m:r>
          </m:e>
          <m:sub>
            <m:r>
              <m:t>c</m:t>
            </m:r>
          </m:sub>
        </m:sSub>
        <m:r>
          <m:rPr>
            <m:sty m:val="p"/>
          </m:rPr>
          <m:t>)</m:t>
        </m:r>
        <m:r>
          <m:rPr>
            <m:sty m:val="p"/>
          </m:rPr>
          <m:t>≤</m:t>
        </m:r>
        <m:r>
          <m:t>n</m:t>
        </m:r>
        <m:r>
          <m:rPr>
            <m:sty m:val="p"/>
          </m:rPr>
          <m:t>−</m:t>
        </m:r>
        <m:r>
          <m:t>1</m:t>
        </m:r>
      </m:oMath>
      <w:ins w:id="6154" w:author="PR Preview" w:date="2026-01-01T00:00:00Z">
        <w:r>
          <w:t xml:space="preserve">.</w:t>
        </w:r>
      </w:ins>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del w:id="6155" w:author="PR Preview" w:date="2026-01-01T00:00:00Z">
        <w:r>
          <w:delText xml:space="preserve">Transposing,</w:delText>
        </w:r>
      </w:del>
      <w:del w:id="6156" w:author="PR Preview" w:date="2026-01-01T00:00:00Z">
        <w:r>
          <w:delText xml:space="preserve"> </w:delText>
        </w:r>
      </w:del>
      <w:del w:id="6157" w:author="PR Preview" w:date="2026-01-01T00:00:00Z">
        <w:r>
          <w:delText xml:space="preserve">${\mathbf{X}_c}^{\top}\mathord{\smash[b]{\underset{\raise.3ex\hbox{$\scriptstyle\sim$}}{1}}\vphantom{1}} = \mathord{\smash[b]{\underset{\raise.3ex\hbox{$\scriptstyle\sim$}}{0}}\vphantom{0}}_p$</w:delText>
        </w:r>
      </w:del>
      <w:del w:id="6158" w:author="PR Preview" w:date="2026-01-01T00:00:00Z">
        <w:r>
          <w:delText xml:space="preserve">.</w:delText>
        </w:r>
      </w:del>
      <w:del w:id="6159" w:author="PR Preview" w:date="2026-01-01T00:00:00Z">
        <w:r>
          <w:delText xml:space="preserve"> </w:delText>
        </w:r>
      </w:del>
      <w:del w:id="6160" w:author="PR Preview" w:date="2026-01-01T00:00:00Z">
        <w:r>
          <w:delText xml:space="preserve">The ones vector is nonzero, so it is in the null space of the</w:delText>
        </w:r>
      </w:del>
      <w:del w:id="6161" w:author="PR Preview" w:date="2026-01-01T00:00:00Z">
        <w:r>
          <w:delText xml:space="preserve"> </w:delText>
        </w:r>
      </w:del>
      <m:oMath>
        <m:r>
          <m:t>p</m:t>
        </m:r>
        <m:r>
          <m:rPr>
            <m:sty m:val="p"/>
          </m:rPr>
          <m:t>×</m:t>
        </m:r>
        <m:r>
          <m:t>n</m:t>
        </m:r>
      </m:oMath>
      <w:del w:id="6162" w:author="PR Preview" w:date="2026-01-01T00:00:00Z">
        <w:r>
          <w:delText xml:space="preserve"> </w:delText>
        </w:r>
      </w:del>
      <w:del w:id="6163" w:author="PR Preview" w:date="2026-01-01T00:00:00Z">
        <w:r>
          <w:delText xml:space="preserve">matrix</w:delText>
        </w:r>
      </w:del>
      <w:del w:id="6164" w:author="PR Preview" w:date="2026-01-01T00:00:00Z">
        <w:r>
          <w:delText xml:space="preserve"> </w:delText>
        </w:r>
      </w:del>
      <m:oMath>
        <m:sSup>
          <m:e>
            <m:sSub>
              <m:e>
                <m:r>
                  <m:rPr>
                    <m:sty m:val="bi"/>
                  </m:rPr>
                  <m:t>X</m:t>
                </m:r>
              </m:e>
              <m:sub>
                <m:r>
                  <m:t>c</m:t>
                </m:r>
              </m:sub>
            </m:sSub>
          </m:e>
          <m:sup>
            <m:r>
              <m:rPr>
                <m:sty m:val="p"/>
              </m:rPr>
              <m:t>⊤</m:t>
            </m:r>
          </m:sup>
        </m:sSup>
      </m:oMath>
      <w:del w:id="6165" w:author="PR Preview" w:date="2026-01-01T00:00:00Z">
        <w:r>
          <w:delText xml:space="preserve">,</w:delText>
        </w:r>
      </w:del>
      <w:del w:id="6166" w:author="PR Preview" w:date="2026-01-01T00:00:00Z">
        <w:r>
          <w:delText xml:space="preserve"> </w:delText>
        </w:r>
      </w:del>
      <w:del w:id="6167" w:author="PR Preview" w:date="2026-01-01T00:00:00Z">
        <w:r>
          <w:delText xml:space="preserve">and</w:delText>
        </w:r>
      </w:del>
      <w:del w:id="6168" w:author="PR Preview" w:date="2026-01-01T00:00:00Z">
        <w:r>
          <w:delText xml:space="preserve"> </w:delText>
        </w:r>
      </w:del>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del w:id="6169" w:author="PR Preview" w:date="2026-01-01T00:00:00Z">
        <w:r>
          <w:delText xml:space="preserve">.</w:delText>
        </w:r>
      </w:del>
      <w:del w:id="6170" w:author="PR Preview" w:date="2026-01-01T00:00:00Z">
        <w:r>
          <w:delText xml:space="preserve"> </w:delText>
        </w:r>
      </w:del>
      <w:del w:id="6171" w:author="PR Preview" w:date="2026-01-01T00:00:00Z">
        <w:r>
          <w:delText xml:space="preserve">By</w:delText>
        </w:r>
      </w:del>
      <w:del w:id="6172" w:author="PR Preview" w:date="2026-01-01T00:00:00Z">
        <w:r>
          <w:delText xml:space="preserve"> </w:delText>
        </w:r>
      </w:del>
      <w:hyperlink w:anchor="thm-rank-nullity">
        <w:del w:id="6173" w:author="PR Preview" w:date="2026-01-01T00:00:00Z">
          <w:r>
            <w:rPr>
              <w:rStyle w:val="Hyperlink"/>
            </w:rPr>
            <w:delText xml:space="preserve">Theorem 40</w:delText>
          </w:r>
        </w:del>
      </w:hyperlink>
      <w:del w:id="6174" w:author="PR Preview" w:date="2026-01-01T00:00:00Z">
        <w:r>
          <w:delText xml:space="preserve">, applied to the</w:delText>
        </w:r>
      </w:del>
      <w:del w:id="6175" w:author="PR Preview" w:date="2026-01-01T00:00:00Z">
        <w:r>
          <w:delText xml:space="preserve"> </w:delText>
        </w:r>
      </w:del>
      <m:oMath>
        <m:r>
          <m:t>n</m:t>
        </m:r>
      </m:oMath>
      <w:del w:id="6176" w:author="PR Preview" w:date="2026-01-01T00:00:00Z">
        <w:r>
          <w:delText xml:space="preserve"> </w:delText>
        </w:r>
      </w:del>
      <w:del w:id="6177" w:author="PR Preview" w:date="2026-01-01T00:00:00Z">
        <w:r>
          <w:delText xml:space="preserve">columns of</w:delText>
        </w:r>
      </w:del>
      <w:del w:id="6178" w:author="PR Preview" w:date="2026-01-01T00:00:00Z">
        <w:r>
          <w:delText xml:space="preserve"> </w:delText>
        </w:r>
      </w:del>
      <m:oMath>
        <m:sSup>
          <m:e>
            <m:sSub>
              <m:e>
                <m:r>
                  <m:rPr>
                    <m:sty m:val="bi"/>
                  </m:rPr>
                  <m:t>X</m:t>
                </m:r>
              </m:e>
              <m:sub>
                <m:r>
                  <m:t>c</m:t>
                </m:r>
              </m:sub>
            </m:sSub>
          </m:e>
          <m:sup>
            <m:r>
              <m:rPr>
                <m:sty m:val="p"/>
              </m:rPr>
              <m:t>⊤</m:t>
            </m:r>
          </m:sup>
        </m:sSup>
      </m:oMath>
      <w:del w:id="6179" w:author="PR Preview" w:date="2026-01-01T00:00:00Z">
        <w:r>
          <w:delText xml:space="preserve">,</w:delText>
        </w:r>
      </w:del>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p>
      <w:pPr>
        <w:pStyle w:val="FirstParagraph"/>
      </w:pPr>
      <w:del w:id="6180" w:author="PR Preview" w:date="2026-01-01T00:00:00Z">
        <w:r>
          <w:rPr>
            <w:b/>
            <w:bCs/>
          </w:rPr>
          <w:delText xml:space="preserve">Example 73 (Two points in three dimensions)</w:delText>
        </w:r>
      </w:del>
      <w:del w:id="618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del w:id="6182" w:author="PR Preview" w:date="2026-01-01T00:00:00Z">
        <w:r>
          <w:delText xml:space="preserve"> </w:delText>
        </w:r>
      </w:del>
      <w:del w:id="6183" w:author="PR Preview" w:date="2026-01-01T00:00:00Z">
        <w:r>
          <w:delText xml:space="preserve">has</w:delText>
        </w:r>
      </w:del>
      <w:del w:id="6184" w:author="PR Preview" w:date="2026-01-01T00:00:00Z">
        <w:r>
          <w:delText xml:space="preserve"> </w:delText>
        </w:r>
      </w:del>
      <w:del w:id="6185" w:author="PR Preview" w:date="2026-01-01T00:00:00Z">
        <w:r>
          <w:delText xml:space="preserve">$\bar{\mathord{\smash[b]{\underset{\raise.3ex\hbox{$\scriptstyle\sim$}}{x}}\vphantom{x}}} = (2, 2, 2)$</w:delText>
        </w:r>
      </w:del>
      <w:del w:id="6186" w:author="PR Preview" w:date="2026-01-01T00:00:00Z">
        <w:r>
          <w:delText xml:space="preserve">, so</w:delText>
        </w:r>
      </w:del>
    </w:p>
    <w:p>
      <w:pPr>
        <w:pStyle w:val="FirstParagraph"/>
      </w:pPr>
      <w:ins w:id="6187" w:author="PR Preview" w:date="2026-01-01T00:00:00Z">
        <w:r>
          <w:t xml:space="preserve">Transposing,</w:t>
        </w:r>
      </w:ins>
      <w:ins w:id="6188" w:author="PR Preview" w:date="2026-01-01T00:00:00Z">
        <w:r>
          <w:t xml:space="preserve"> </w:t>
        </w:r>
      </w:ins>
      <w:ins w:id="6189" w:author="PR Preview" w:date="2026-01-01T00:00:00Z">
        <w:r>
          <w:t xml:space="preserve">${\mathbf{X}_c}^{\top}\mathord{\smash[b]{\underset{\raise.3ex\hbox{$\scriptstyle\sim$}}{1}}\vphantom{1}} = \mathord{\smash[b]{\underset{\raise.3ex\hbox{$\scriptstyle\sim$}}{0}}\vphantom{0}}_p$</w:t>
        </w:r>
      </w:ins>
      <w:ins w:id="6190" w:author="PR Preview" w:date="2026-01-01T00:00:00Z">
        <w:r>
          <w:t xml:space="preserve">.</w:t>
        </w:r>
      </w:ins>
      <w:ins w:id="6191" w:author="PR Preview" w:date="2026-01-01T00:00:00Z">
        <w:r>
          <w:t xml:space="preserve"> </w:t>
        </w:r>
      </w:ins>
      <w:ins w:id="6192" w:author="PR Preview" w:date="2026-01-01T00:00:00Z">
        <w:r>
          <w:t xml:space="preserve">The ones vector is nonzero, so it is in the null space of the</w:t>
        </w:r>
      </w:ins>
      <w:ins w:id="6193" w:author="PR Preview" w:date="2026-01-01T00:00:00Z">
        <w:r>
          <w:t xml:space="preserve"> </w:t>
        </w:r>
      </w:ins>
      <m:oMath>
        <m:r>
          <m:t>p</m:t>
        </m:r>
        <m:r>
          <m:rPr>
            <m:sty m:val="p"/>
          </m:rPr>
          <m:t>×</m:t>
        </m:r>
        <m:r>
          <m:t>n</m:t>
        </m:r>
      </m:oMath>
      <w:ins w:id="6194" w:author="PR Preview" w:date="2026-01-01T00:00:00Z">
        <w:r>
          <w:t xml:space="preserve"> </w:t>
        </w:r>
      </w:ins>
      <w:ins w:id="6195" w:author="PR Preview" w:date="2026-01-01T00:00:00Z">
        <w:r>
          <w:t xml:space="preserve">matrix</w:t>
        </w:r>
      </w:ins>
      <w:ins w:id="6196" w:author="PR Preview" w:date="2026-01-01T00:00:00Z">
        <w:r>
          <w:t xml:space="preserve"> </w:t>
        </w:r>
      </w:ins>
      <m:oMath>
        <m:sSup>
          <m:e>
            <m:sSub>
              <m:e>
                <m:r>
                  <m:rPr>
                    <m:sty m:val="bi"/>
                  </m:rPr>
                  <m:t>X</m:t>
                </m:r>
              </m:e>
              <m:sub>
                <m:r>
                  <m:t>c</m:t>
                </m:r>
              </m:sub>
            </m:sSub>
          </m:e>
          <m:sup>
            <m:r>
              <m:rPr>
                <m:sty m:val="p"/>
              </m:rPr>
              <m:t>⊤</m:t>
            </m:r>
          </m:sup>
        </m:sSup>
      </m:oMath>
      <w:ins w:id="6197" w:author="PR Preview" w:date="2026-01-01T00:00:00Z">
        <w:r>
          <w:t xml:space="preserve">,</w:t>
        </w:r>
      </w:ins>
      <w:ins w:id="6198" w:author="PR Preview" w:date="2026-01-01T00:00:00Z">
        <w:r>
          <w:t xml:space="preserve"> </w:t>
        </w:r>
      </w:ins>
      <w:ins w:id="6199" w:author="PR Preview" w:date="2026-01-01T00:00:00Z">
        <w:r>
          <w:t xml:space="preserve">and</w:t>
        </w:r>
      </w:ins>
      <w:ins w:id="6200" w:author="PR Preview" w:date="2026-01-01T00:00:00Z">
        <w:r>
          <w:t xml:space="preserve"> </w:t>
        </w:r>
      </w:ins>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ins w:id="6201" w:author="PR Preview" w:date="2026-01-01T00:00:00Z">
        <w:r>
          <w:t xml:space="preserve">.</w:t>
        </w:r>
      </w:ins>
      <w:ins w:id="6202" w:author="PR Preview" w:date="2026-01-01T00:00:00Z">
        <w:r>
          <w:t xml:space="preserve"> </w:t>
        </w:r>
      </w:ins>
      <w:ins w:id="6203" w:author="PR Preview" w:date="2026-01-01T00:00:00Z">
        <w:r>
          <w:t xml:space="preserve">By</w:t>
        </w:r>
      </w:ins>
      <w:ins w:id="6204" w:author="PR Preview" w:date="2026-01-01T00:00:00Z">
        <w:r>
          <w:t xml:space="preserve"> </w:t>
        </w:r>
      </w:ins>
      <w:hyperlink w:anchor="thm-rank-nullity">
        <w:ins w:id="6205" w:author="PR Preview" w:date="2026-01-01T00:00:00Z">
          <w:r>
            <w:rPr>
              <w:rStyle w:val="Hyperlink"/>
            </w:rPr>
            <w:t xml:space="preserve">Theorem 39</w:t>
          </w:r>
        </w:ins>
      </w:hyperlink>
      <w:ins w:id="6206" w:author="PR Preview" w:date="2026-01-01T00:00:00Z">
        <w:r>
          <w:t xml:space="preserve">, applied to the</w:t>
        </w:r>
      </w:ins>
      <w:ins w:id="6207" w:author="PR Preview" w:date="2026-01-01T00:00:00Z">
        <w:r>
          <w:t xml:space="preserve"> </w:t>
        </w:r>
      </w:ins>
      <m:oMath>
        <m:r>
          <m:t>n</m:t>
        </m:r>
      </m:oMath>
      <w:ins w:id="6208" w:author="PR Preview" w:date="2026-01-01T00:00:00Z">
        <w:r>
          <w:t xml:space="preserve"> </w:t>
        </w:r>
      </w:ins>
      <w:ins w:id="6209" w:author="PR Preview" w:date="2026-01-01T00:00:00Z">
        <w:r>
          <w:t xml:space="preserve">columns of</w:t>
        </w:r>
      </w:ins>
      <w:ins w:id="6210" w:author="PR Preview" w:date="2026-01-01T00:00:00Z">
        <w:r>
          <w:t xml:space="preserve"> </w:t>
        </w:r>
      </w:ins>
      <m:oMath>
        <m:sSup>
          <m:e>
            <m:sSub>
              <m:e>
                <m:r>
                  <m:rPr>
                    <m:sty m:val="bi"/>
                  </m:rPr>
                  <m:t>X</m:t>
                </m:r>
              </m:e>
              <m:sub>
                <m:r>
                  <m:t>c</m:t>
                </m:r>
              </m:sub>
            </m:sSub>
          </m:e>
          <m:sup>
            <m:r>
              <m:rPr>
                <m:sty m:val="p"/>
              </m:rPr>
              <m:t>⊤</m:t>
            </m:r>
          </m:sup>
        </m:sSup>
      </m:oMath>
      <w:ins w:id="6211" w:author="PR Preview" w:date="2026-01-01T00:00:00Z">
        <w:r>
          <w:t xml:space="preserve">,</w:t>
        </w:r>
      </w:ins>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ins w:id="6212" w:author="PR Preview" w:date="2026-01-01T00:00:00Z">
        <w:r>
          <w:rPr>
            <w:b/>
            <w:bCs/>
          </w:rPr>
          <w:t xml:space="preserve">Example 72 (Two points in three dimensions)</w:t>
        </w:r>
      </w:ins>
      <w:ins w:id="621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ins w:id="6214" w:author="PR Preview" w:date="2026-01-01T00:00:00Z">
        <w:r>
          <w:t xml:space="preserve"> </w:t>
        </w:r>
      </w:ins>
      <w:ins w:id="6215" w:author="PR Preview" w:date="2026-01-01T00:00:00Z">
        <w:r>
          <w:t xml:space="preserve">has</w:t>
        </w:r>
      </w:ins>
      <w:ins w:id="6216" w:author="PR Preview" w:date="2026-01-01T00:00:00Z">
        <w:r>
          <w:t xml:space="preserve"> </w:t>
        </w:r>
      </w:ins>
      <w:ins w:id="6217" w:author="PR Preview" w:date="2026-01-01T00:00:00Z">
        <w:r>
          <w:t xml:space="preserve">$\bar{\mathord{\smash[b]{\underset{\raise.3ex\hbox{$\scriptstyle\sim$}}{x}}\vphantom{x}}} = (2, 2, 2)$</w:t>
        </w:r>
      </w:ins>
      <w:ins w:id="6218" w:author="PR Preview" w:date="2026-01-01T00:00:00Z">
        <w:r>
          <w:t xml:space="preserve">, so</w:t>
        </w:r>
      </w:ins>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del w:id="6219" w:author="PR Preview" w:date="2026-01-01T00:00:00Z">
        <w:r>
          <w:rPr>
            <w:b/>
            <w:bCs/>
          </w:rPr>
          <w:delText xml:space="preserve">Corollary 4 (A sample covariance matrix from</w:delText>
        </w:r>
      </w:del>
      <w:del w:id="6220" w:author="PR Preview" w:date="2026-01-01T00:00:00Z">
        <w:r>
          <w:rPr>
            <w:b/>
            <w:bCs/>
          </w:rPr>
          <w:delText xml:space="preserve"> </w:delText>
        </w:r>
      </w:del>
      <m:oMath>
        <m:r>
          <m:t>n</m:t>
        </m:r>
        <m:r>
          <m:rPr>
            <m:sty m:val="p"/>
          </m:rPr>
          <m:t>≤</m:t>
        </m:r>
        <m:r>
          <m:t>p</m:t>
        </m:r>
      </m:oMath>
      <w:del w:id="6221" w:author="PR Preview" w:date="2026-01-01T00:00:00Z">
        <w:r>
          <w:rPr>
            <w:b/>
            <w:bCs/>
          </w:rPr>
          <w:delText xml:space="preserve"> </w:delText>
        </w:r>
      </w:del>
      <w:del w:id="6222" w:author="PR Preview" w:date="2026-01-01T00:00:00Z">
        <w:r>
          <w:rPr>
            <w:b/>
            <w:bCs/>
          </w:rPr>
          <w:delText xml:space="preserve">points is singular)</w:delText>
        </w:r>
      </w:del>
      <w:del w:id="6223" w:author="PR Preview" w:date="2026-01-01T00:00:00Z">
        <w:r>
          <w:delText xml:space="preserve"> </w:delText>
        </w:r>
      </w:del>
      <w:del w:id="6224" w:author="PR Preview" w:date="2026-01-01T00:00:00Z">
        <w:r>
          <w:delText xml:space="preserve">With</w:delText>
        </w:r>
      </w:del>
      <w:del w:id="6225" w:author="PR Preview" w:date="2026-01-01T00:00:00Z">
        <w:r>
          <w:delText xml:space="preserve"> </w:delText>
        </w:r>
      </w:del>
      <m:oMath>
        <m:sSub>
          <m:e>
            <m:r>
              <m:rPr>
                <m:sty m:val="bi"/>
              </m:rPr>
              <m:t>X</m:t>
            </m:r>
          </m:e>
          <m:sub>
            <m:r>
              <m:t>c</m:t>
            </m:r>
          </m:sub>
        </m:sSub>
      </m:oMath>
      <w:del w:id="6226" w:author="PR Preview" w:date="2026-01-01T00:00:00Z">
        <w:r>
          <w:delText xml:space="preserve"> </w:delText>
        </w:r>
      </w:del>
      <w:del w:id="6227" w:author="PR Preview" w:date="2026-01-01T00:00:00Z">
        <w:r>
          <w:delText xml:space="preserve">as in</w:delText>
        </w:r>
      </w:del>
      <w:del w:id="6228" w:author="PR Preview" w:date="2026-01-01T00:00:00Z">
        <w:r>
          <w:delText xml:space="preserve"> </w:delText>
        </w:r>
      </w:del>
      <w:hyperlink w:anchor="thm-centered-data-rank">
        <w:del w:id="6229" w:author="PR Preview" w:date="2026-01-01T00:00:00Z">
          <w:r>
            <w:rPr>
              <w:rStyle w:val="Hyperlink"/>
            </w:rPr>
            <w:delText xml:space="preserve">Theorem 43</w:delText>
          </w:r>
        </w:del>
      </w:hyperlink>
      <w:del w:id="6230" w:author="PR Preview" w:date="2026-01-01T00:00:00Z">
        <w:r>
          <w:delText xml:space="preserve">, the sample covariance matrix</w:delText>
        </w:r>
      </w:del>
    </w:p>
    <w:p>
      <w:pPr>
        <w:pStyle w:val="BodyText"/>
      </w:pPr>
      <w:ins w:id="6231" w:author="PR Preview" w:date="2026-01-01T00:00:00Z">
        <w:r>
          <w:rPr>
            <w:b/>
            <w:bCs/>
          </w:rPr>
          <w:t xml:space="preserve">Corollary 4 (A sample covariance matrix from</w:t>
        </w:r>
      </w:ins>
      <w:ins w:id="6232" w:author="PR Preview" w:date="2026-01-01T00:00:00Z">
        <w:r>
          <w:rPr>
            <w:b/>
            <w:bCs/>
          </w:rPr>
          <w:t xml:space="preserve"> </w:t>
        </w:r>
      </w:ins>
      <m:oMath>
        <m:r>
          <m:t>n</m:t>
        </m:r>
        <m:r>
          <m:rPr>
            <m:sty m:val="p"/>
          </m:rPr>
          <m:t>≤</m:t>
        </m:r>
        <m:r>
          <m:t>p</m:t>
        </m:r>
      </m:oMath>
      <w:ins w:id="6233" w:author="PR Preview" w:date="2026-01-01T00:00:00Z">
        <w:r>
          <w:rPr>
            <w:b/>
            <w:bCs/>
          </w:rPr>
          <w:t xml:space="preserve"> </w:t>
        </w:r>
      </w:ins>
      <w:ins w:id="6234" w:author="PR Preview" w:date="2026-01-01T00:00:00Z">
        <w:r>
          <w:rPr>
            <w:b/>
            <w:bCs/>
          </w:rPr>
          <w:t xml:space="preserve">points is singular)</w:t>
        </w:r>
      </w:ins>
      <w:ins w:id="6235" w:author="PR Preview" w:date="2026-01-01T00:00:00Z">
        <w:r>
          <w:t xml:space="preserve"> </w:t>
        </w:r>
      </w:ins>
      <w:ins w:id="6236" w:author="PR Preview" w:date="2026-01-01T00:00:00Z">
        <w:r>
          <w:t xml:space="preserve">With</w:t>
        </w:r>
      </w:ins>
      <w:ins w:id="6237" w:author="PR Preview" w:date="2026-01-01T00:00:00Z">
        <w:r>
          <w:t xml:space="preserve"> </w:t>
        </w:r>
      </w:ins>
      <m:oMath>
        <m:sSub>
          <m:e>
            <m:r>
              <m:rPr>
                <m:sty m:val="bi"/>
              </m:rPr>
              <m:t>X</m:t>
            </m:r>
          </m:e>
          <m:sub>
            <m:r>
              <m:t>c</m:t>
            </m:r>
          </m:sub>
        </m:sSub>
      </m:oMath>
      <w:ins w:id="6238" w:author="PR Preview" w:date="2026-01-01T00:00:00Z">
        <w:r>
          <w:t xml:space="preserve"> </w:t>
        </w:r>
      </w:ins>
      <w:ins w:id="6239" w:author="PR Preview" w:date="2026-01-01T00:00:00Z">
        <w:r>
          <w:t xml:space="preserve">as in</w:t>
        </w:r>
      </w:ins>
      <w:ins w:id="6240" w:author="PR Preview" w:date="2026-01-01T00:00:00Z">
        <w:r>
          <w:t xml:space="preserve"> </w:t>
        </w:r>
      </w:ins>
      <w:hyperlink w:anchor="thm-centered-data-rank">
        <w:ins w:id="6241" w:author="PR Preview" w:date="2026-01-01T00:00:00Z">
          <w:r>
            <w:rPr>
              <w:rStyle w:val="Hyperlink"/>
            </w:rPr>
            <w:t xml:space="preserve">Theorem 42</w:t>
          </w:r>
        </w:ins>
      </w:hyperlink>
      <w:ins w:id="6242" w:author="PR Preview" w:date="2026-01-01T00:00:00Z">
        <w:r>
          <w:t xml:space="preserve">, the sample covariance matrix</w:t>
        </w:r>
      </w:ins>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del w:id="6243" w:author="PR Preview" w:date="2026-01-01T00:00:00Z">
        <w:r>
          <w:delText xml:space="preserve">If</w:delText>
        </w:r>
      </w:del>
      <w:del w:id="6244" w:author="PR Preview" w:date="2026-01-01T00:00:00Z">
        <w:r>
          <w:delText xml:space="preserve"> </w:delText>
        </w:r>
      </w:del>
      <m:oMath>
        <m:r>
          <m:t>n</m:t>
        </m:r>
        <m:r>
          <m:rPr>
            <m:sty m:val="p"/>
          </m:rPr>
          <m:t>≤</m:t>
        </m:r>
        <m:r>
          <m:t>p</m:t>
        </m:r>
      </m:oMath>
      <w:del w:id="6245" w:author="PR Preview" w:date="2026-01-01T00:00:00Z">
        <w:r>
          <w:delText xml:space="preserve">, then</w:delText>
        </w:r>
      </w:del>
      <w:del w:id="6246" w:author="PR Preview" w:date="2026-01-01T00:00:00Z">
        <w:r>
          <w:delText xml:space="preserve"> </w:delText>
        </w:r>
      </w:del>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del w:id="6247" w:author="PR Preview" w:date="2026-01-01T00:00:00Z">
        <w:r>
          <w:delText xml:space="preserve">,</w:delText>
        </w:r>
      </w:del>
      <w:del w:id="6248" w:author="PR Preview" w:date="2026-01-01T00:00:00Z">
        <w:r>
          <w:delText xml:space="preserve"> </w:delText>
        </w:r>
      </w:del>
      <w:del w:id="6249" w:author="PR Preview" w:date="2026-01-01T00:00:00Z">
        <w:r>
          <w:delText xml:space="preserve">so</w:delText>
        </w:r>
      </w:del>
      <w:del w:id="6250" w:author="PR Preview" w:date="2026-01-01T00:00:00Z">
        <w:r>
          <w:delText xml:space="preserve"> </w:delText>
        </w:r>
      </w:del>
      <m:oMath>
        <m:r>
          <m:rPr>
            <m:sty m:val="bi"/>
          </m:rPr>
          <m:t>S</m:t>
        </m:r>
      </m:oMath>
      <w:del w:id="6251" w:author="PR Preview" w:date="2026-01-01T00:00:00Z">
        <w:r>
          <w:delText xml:space="preserve"> </w:delText>
        </w:r>
      </w:del>
      <w:del w:id="6252" w:author="PR Preview" w:date="2026-01-01T00:00:00Z">
        <w:r>
          <w:delText xml:space="preserve">does not have full column rank,</w:delText>
        </w:r>
      </w:del>
      <w:del w:id="6253" w:author="PR Preview" w:date="2026-01-01T00:00:00Z">
        <w:r>
          <w:delText xml:space="preserve"> </w:delText>
        </w:r>
      </w:del>
      <w:del w:id="6254" w:author="PR Preview" w:date="2026-01-01T00:00:00Z">
        <w:r>
          <w:delText xml:space="preserve">and it is not invertible by</w:delText>
        </w:r>
      </w:del>
      <w:del w:id="6255" w:author="PR Preview" w:date="2026-01-01T00:00:00Z">
        <w:r>
          <w:delText xml:space="preserve"> </w:delText>
        </w:r>
      </w:del>
      <w:hyperlink w:anchor="thm-invertible-rank">
        <w:del w:id="6256" w:author="PR Preview" w:date="2026-01-01T00:00:00Z">
          <w:r>
            <w:rPr>
              <w:rStyle w:val="Hyperlink"/>
            </w:rPr>
            <w:delText xml:space="preserve">Theorem 110</w:delText>
          </w:r>
        </w:del>
      </w:hyperlink>
      <w:del w:id="6257" w:author="PR Preview" w:date="2026-01-01T00:00:00Z">
        <w:r>
          <w:delText xml:space="preserve">.</w:delText>
        </w:r>
      </w:del>
    </w:p>
    <w:p>
      <w:pPr>
        <w:pStyle w:val="BodyText"/>
      </w:pPr>
      <w:del w:id="6258" w:author="PR Preview" w:date="2026-01-01T00:00:00Z">
        <w:r>
          <w:rPr>
            <w:b/>
            <w:bCs/>
          </w:rPr>
          <w:delText xml:space="preserve">Example 74 (As many points as dimensions)</w:delText>
        </w:r>
      </w:del>
      <w:del w:id="6259" w:author="PR Preview" w:date="2026-01-01T00:00:00Z">
        <w:r>
          <w:delText xml:space="preserve"> </w:delText>
        </w:r>
      </w:del>
      <w:del w:id="6260" w:author="PR Preview" w:date="2026-01-01T00:00:00Z">
        <w:r>
          <w:delText xml:space="preserve">The</w:delText>
        </w:r>
      </w:del>
      <w:del w:id="6261" w:author="PR Preview" w:date="2026-01-01T00:00:00Z">
        <w:r>
          <w:delText xml:space="preserve"> </w:delText>
        </w:r>
      </w:del>
      <m:oMath>
        <m:r>
          <m:t>n</m:t>
        </m:r>
        <m:r>
          <m:rPr>
            <m:sty m:val="p"/>
          </m:rPr>
          <m:t>=</m:t>
        </m:r>
        <m:r>
          <m:t>3</m:t>
        </m:r>
      </m:oMath>
      <w:del w:id="6262" w:author="PR Preview" w:date="2026-01-01T00:00:00Z">
        <w:r>
          <w:delText xml:space="preserve"> </w:delText>
        </w:r>
      </w:del>
      <w:del w:id="6263" w:author="PR Preview" w:date="2026-01-01T00:00:00Z">
        <w:r>
          <w:delText xml:space="preserve">points</w:delText>
        </w:r>
      </w:del>
      <w:del w:id="6264" w:author="PR Preview" w:date="2026-01-01T00:00:00Z">
        <w:r>
          <w:delText xml:space="preserve"> </w:delText>
        </w:r>
      </w:del>
      <m:oMath>
        <m:r>
          <m:rPr>
            <m:sty m:val="p"/>
          </m:rPr>
          <m:t>(</m:t>
        </m:r>
        <m:r>
          <m:t>1</m:t>
        </m:r>
        <m:r>
          <m:rPr>
            <m:sty m:val="p"/>
          </m:rPr>
          <m:t>,</m:t>
        </m:r>
        <m:r>
          <m:t>0</m:t>
        </m:r>
        <m:r>
          <m:rPr>
            <m:sty m:val="p"/>
          </m:rPr>
          <m:t>,</m:t>
        </m:r>
        <m:r>
          <m:t>0</m:t>
        </m:r>
        <m:r>
          <m:rPr>
            <m:sty m:val="p"/>
          </m:rPr>
          <m:t>)</m:t>
        </m:r>
      </m:oMath>
      <w:del w:id="6265" w:author="PR Preview" w:date="2026-01-01T00:00:00Z">
        <w:r>
          <w:delText xml:space="preserve">,</w:delText>
        </w:r>
      </w:del>
      <w:del w:id="6266" w:author="PR Preview" w:date="2026-01-01T00:00:00Z">
        <w:r>
          <w:delText xml:space="preserve"> </w:delText>
        </w:r>
      </w:del>
      <m:oMath>
        <m:r>
          <m:rPr>
            <m:sty m:val="p"/>
          </m:rPr>
          <m:t>(</m:t>
        </m:r>
        <m:r>
          <m:t>0</m:t>
        </m:r>
        <m:r>
          <m:rPr>
            <m:sty m:val="p"/>
          </m:rPr>
          <m:t>,</m:t>
        </m:r>
        <m:r>
          <m:t>1</m:t>
        </m:r>
        <m:r>
          <m:rPr>
            <m:sty m:val="p"/>
          </m:rPr>
          <m:t>,</m:t>
        </m:r>
        <m:r>
          <m:t>0</m:t>
        </m:r>
        <m:r>
          <m:rPr>
            <m:sty m:val="p"/>
          </m:rPr>
          <m:t>)</m:t>
        </m:r>
      </m:oMath>
      <w:del w:id="6267" w:author="PR Preview" w:date="2026-01-01T00:00:00Z">
        <w:r>
          <w:delText xml:space="preserve"> </w:delText>
        </w:r>
      </w:del>
      <w:del w:id="6268" w:author="PR Preview" w:date="2026-01-01T00:00:00Z">
        <w:r>
          <w:delText xml:space="preserve">and</w:delText>
        </w:r>
      </w:del>
      <w:del w:id="6269" w:author="PR Preview" w:date="2026-01-01T00:00:00Z">
        <w:r>
          <w:delText xml:space="preserve"> </w:delText>
        </w:r>
      </w:del>
      <m:oMath>
        <m:r>
          <m:rPr>
            <m:sty m:val="p"/>
          </m:rPr>
          <m:t>(</m:t>
        </m:r>
        <m:r>
          <m:t>0</m:t>
        </m:r>
        <m:r>
          <m:rPr>
            <m:sty m:val="p"/>
          </m:rPr>
          <m:t>,</m:t>
        </m:r>
        <m:r>
          <m:t>0</m:t>
        </m:r>
        <m:r>
          <m:rPr>
            <m:sty m:val="p"/>
          </m:rPr>
          <m:t>,</m:t>
        </m:r>
        <m:r>
          <m:t>1</m:t>
        </m:r>
        <m:r>
          <m:rPr>
            <m:sty m:val="p"/>
          </m:rPr>
          <m:t>)</m:t>
        </m:r>
      </m:oMath>
      <w:del w:id="6270" w:author="PR Preview" w:date="2026-01-01T00:00:00Z">
        <w:r>
          <w:delText xml:space="preserve"> </w:delText>
        </w:r>
      </w:del>
      <w:del w:id="6271" w:author="PR Preview" w:date="2026-01-01T00:00:00Z">
        <w:r>
          <w:delText xml:space="preserve">in</w:delText>
        </w:r>
      </w:del>
      <w:del w:id="6272" w:author="PR Preview" w:date="2026-01-01T00:00:00Z">
        <w:r>
          <w:delText xml:space="preserve"> </w:delText>
        </w:r>
      </w:del>
      <m:oMath>
        <m:r>
          <m:t>p</m:t>
        </m:r>
        <m:r>
          <m:rPr>
            <m:sty m:val="p"/>
          </m:rPr>
          <m:t>=</m:t>
        </m:r>
        <m:r>
          <m:t>3</m:t>
        </m:r>
      </m:oMath>
      <w:del w:id="6273" w:author="PR Preview" w:date="2026-01-01T00:00:00Z">
        <w:r>
          <w:delText xml:space="preserve"> </w:delText>
        </w:r>
      </w:del>
      <w:del w:id="6274" w:author="PR Preview" w:date="2026-01-01T00:00:00Z">
        <w:r>
          <w:delText xml:space="preserve">dimensions have</w:delText>
        </w:r>
      </w:del>
      <w:del w:id="6275" w:author="PR Preview" w:date="2026-01-01T00:00:00Z">
        <w:r>
          <w:delText xml:space="preserve"> </w:delText>
        </w:r>
      </w:del>
      <w:del w:id="6276" w:author="PR Preview" w:date="2026-01-01T00:00:00Z">
        <w:r>
          <w:delText xml:space="preserve">$\bar{\mathord{\smash[b]{\underset{\raise.3ex\hbox{$\scriptstyle\sim$}}{x}}\vphantom{x}}} = \frac{1}{3}(1, 1, 1)$</w:delText>
        </w:r>
      </w:del>
      <w:del w:id="6277" w:author="PR Preview" w:date="2026-01-01T00:00:00Z">
        <w:r>
          <w:delText xml:space="preserve">, so</w:delText>
        </w:r>
      </w:del>
    </w:p>
    <w:p>
      <w:pPr>
        <w:pStyle w:val="FirstParagraph"/>
      </w:pPr>
      <w:ins w:id="6278" w:author="PR Preview" w:date="2026-01-01T00:00:00Z">
        <w:r>
          <w:t xml:space="preserve">If</w:t>
        </w:r>
      </w:ins>
      <w:ins w:id="6279" w:author="PR Preview" w:date="2026-01-01T00:00:00Z">
        <w:r>
          <w:t xml:space="preserve"> </w:t>
        </w:r>
      </w:ins>
      <m:oMath>
        <m:r>
          <m:t>n</m:t>
        </m:r>
        <m:r>
          <m:rPr>
            <m:sty m:val="p"/>
          </m:rPr>
          <m:t>≤</m:t>
        </m:r>
        <m:r>
          <m:t>p</m:t>
        </m:r>
      </m:oMath>
      <w:ins w:id="6280" w:author="PR Preview" w:date="2026-01-01T00:00:00Z">
        <w:r>
          <w:t xml:space="preserve">, then</w:t>
        </w:r>
      </w:ins>
      <w:ins w:id="6281" w:author="PR Preview" w:date="2026-01-01T00:00:00Z">
        <w:r>
          <w:t xml:space="preserve"> </w:t>
        </w:r>
      </w:ins>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ins w:id="6282" w:author="PR Preview" w:date="2026-01-01T00:00:00Z">
        <w:r>
          <w:t xml:space="preserve">,</w:t>
        </w:r>
      </w:ins>
      <w:ins w:id="6283" w:author="PR Preview" w:date="2026-01-01T00:00:00Z">
        <w:r>
          <w:t xml:space="preserve"> </w:t>
        </w:r>
      </w:ins>
      <w:ins w:id="6284" w:author="PR Preview" w:date="2026-01-01T00:00:00Z">
        <w:r>
          <w:t xml:space="preserve">so</w:t>
        </w:r>
      </w:ins>
      <w:ins w:id="6285" w:author="PR Preview" w:date="2026-01-01T00:00:00Z">
        <w:r>
          <w:t xml:space="preserve"> </w:t>
        </w:r>
      </w:ins>
      <m:oMath>
        <m:r>
          <m:rPr>
            <m:sty m:val="bi"/>
          </m:rPr>
          <m:t>S</m:t>
        </m:r>
      </m:oMath>
      <w:ins w:id="6286" w:author="PR Preview" w:date="2026-01-01T00:00:00Z">
        <w:r>
          <w:t xml:space="preserve"> </w:t>
        </w:r>
      </w:ins>
      <w:ins w:id="6287" w:author="PR Preview" w:date="2026-01-01T00:00:00Z">
        <w:r>
          <w:t xml:space="preserve">does not have full column rank,</w:t>
        </w:r>
      </w:ins>
      <w:ins w:id="6288" w:author="PR Preview" w:date="2026-01-01T00:00:00Z">
        <w:r>
          <w:t xml:space="preserve"> </w:t>
        </w:r>
      </w:ins>
      <w:ins w:id="6289" w:author="PR Preview" w:date="2026-01-01T00:00:00Z">
        <w:r>
          <w:t xml:space="preserve">and it is not invertible by</w:t>
        </w:r>
      </w:ins>
      <w:ins w:id="6290" w:author="PR Preview" w:date="2026-01-01T00:00:00Z">
        <w:r>
          <w:t xml:space="preserve"> </w:t>
        </w:r>
      </w:ins>
      <w:hyperlink w:anchor="thm-invertible-rank">
        <w:ins w:id="6291" w:author="PR Preview" w:date="2026-01-01T00:00:00Z">
          <w:r>
            <w:rPr>
              <w:rStyle w:val="Hyperlink"/>
            </w:rPr>
            <w:t xml:space="preserve">Theorem 109</w:t>
          </w:r>
        </w:ins>
      </w:hyperlink>
      <w:ins w:id="6292" w:author="PR Preview" w:date="2026-01-01T00:00:00Z">
        <w:r>
          <w:t xml:space="preserve">.</w:t>
        </w:r>
      </w:ins>
    </w:p>
    <w:bookmarkStart w:id="280" w:name="exm-sample-covariance-singular"/>
    <w:p>
      <w:pPr>
        <w:pStyle w:val="BodyText"/>
      </w:pPr>
      <w:ins w:id="6293" w:author="PR Preview" w:date="2026-01-01T00:00:00Z">
        <w:r>
          <w:rPr>
            <w:b/>
            <w:bCs/>
          </w:rPr>
          <w:t xml:space="preserve">Example 73 (As many points as dimensions)</w:t>
        </w:r>
      </w:ins>
      <w:ins w:id="6294" w:author="PR Preview" w:date="2026-01-01T00:00:00Z">
        <w:r>
          <w:t xml:space="preserve"> </w:t>
        </w:r>
      </w:ins>
      <w:ins w:id="6295" w:author="PR Preview" w:date="2026-01-01T00:00:00Z">
        <w:r>
          <w:t xml:space="preserve">The</w:t>
        </w:r>
      </w:ins>
      <w:ins w:id="6296" w:author="PR Preview" w:date="2026-01-01T00:00:00Z">
        <w:r>
          <w:t xml:space="preserve"> </w:t>
        </w:r>
      </w:ins>
      <m:oMath>
        <m:r>
          <m:t>n</m:t>
        </m:r>
        <m:r>
          <m:rPr>
            <m:sty m:val="p"/>
          </m:rPr>
          <m:t>=</m:t>
        </m:r>
        <m:r>
          <m:t>3</m:t>
        </m:r>
      </m:oMath>
      <w:ins w:id="6297" w:author="PR Preview" w:date="2026-01-01T00:00:00Z">
        <w:r>
          <w:t xml:space="preserve"> </w:t>
        </w:r>
      </w:ins>
      <w:ins w:id="6298" w:author="PR Preview" w:date="2026-01-01T00:00:00Z">
        <w:r>
          <w:t xml:space="preserve">points</w:t>
        </w:r>
      </w:ins>
      <w:ins w:id="6299" w:author="PR Preview" w:date="2026-01-01T00:00:00Z">
        <w:r>
          <w:t xml:space="preserve"> </w:t>
        </w:r>
      </w:ins>
      <m:oMath>
        <m:r>
          <m:rPr>
            <m:sty m:val="p"/>
          </m:rPr>
          <m:t>(</m:t>
        </m:r>
        <m:r>
          <m:t>1</m:t>
        </m:r>
        <m:r>
          <m:rPr>
            <m:sty m:val="p"/>
          </m:rPr>
          <m:t>,</m:t>
        </m:r>
        <m:r>
          <m:t>0</m:t>
        </m:r>
        <m:r>
          <m:rPr>
            <m:sty m:val="p"/>
          </m:rPr>
          <m:t>,</m:t>
        </m:r>
        <m:r>
          <m:t>0</m:t>
        </m:r>
        <m:r>
          <m:rPr>
            <m:sty m:val="p"/>
          </m:rPr>
          <m:t>)</m:t>
        </m:r>
      </m:oMath>
      <w:ins w:id="6300" w:author="PR Preview" w:date="2026-01-01T00:00:00Z">
        <w:r>
          <w:t xml:space="preserve">,</w:t>
        </w:r>
      </w:ins>
      <w:ins w:id="6301" w:author="PR Preview" w:date="2026-01-01T00:00:00Z">
        <w:r>
          <w:t xml:space="preserve"> </w:t>
        </w:r>
      </w:ins>
      <m:oMath>
        <m:r>
          <m:rPr>
            <m:sty m:val="p"/>
          </m:rPr>
          <m:t>(</m:t>
        </m:r>
        <m:r>
          <m:t>0</m:t>
        </m:r>
        <m:r>
          <m:rPr>
            <m:sty m:val="p"/>
          </m:rPr>
          <m:t>,</m:t>
        </m:r>
        <m:r>
          <m:t>1</m:t>
        </m:r>
        <m:r>
          <m:rPr>
            <m:sty m:val="p"/>
          </m:rPr>
          <m:t>,</m:t>
        </m:r>
        <m:r>
          <m:t>0</m:t>
        </m:r>
        <m:r>
          <m:rPr>
            <m:sty m:val="p"/>
          </m:rPr>
          <m:t>)</m:t>
        </m:r>
      </m:oMath>
      <w:ins w:id="6302" w:author="PR Preview" w:date="2026-01-01T00:00:00Z">
        <w:r>
          <w:t xml:space="preserve"> </w:t>
        </w:r>
      </w:ins>
      <w:ins w:id="6303" w:author="PR Preview" w:date="2026-01-01T00:00:00Z">
        <w:r>
          <w:t xml:space="preserve">and</w:t>
        </w:r>
      </w:ins>
      <w:ins w:id="6304" w:author="PR Preview" w:date="2026-01-01T00:00:00Z">
        <w:r>
          <w:t xml:space="preserve"> </w:t>
        </w:r>
      </w:ins>
      <m:oMath>
        <m:r>
          <m:rPr>
            <m:sty m:val="p"/>
          </m:rPr>
          <m:t>(</m:t>
        </m:r>
        <m:r>
          <m:t>0</m:t>
        </m:r>
        <m:r>
          <m:rPr>
            <m:sty m:val="p"/>
          </m:rPr>
          <m:t>,</m:t>
        </m:r>
        <m:r>
          <m:t>0</m:t>
        </m:r>
        <m:r>
          <m:rPr>
            <m:sty m:val="p"/>
          </m:rPr>
          <m:t>,</m:t>
        </m:r>
        <m:r>
          <m:t>1</m:t>
        </m:r>
        <m:r>
          <m:rPr>
            <m:sty m:val="p"/>
          </m:rPr>
          <m:t>)</m:t>
        </m:r>
      </m:oMath>
      <w:ins w:id="6305" w:author="PR Preview" w:date="2026-01-01T00:00:00Z">
        <w:r>
          <w:t xml:space="preserve"> </w:t>
        </w:r>
      </w:ins>
      <w:ins w:id="6306" w:author="PR Preview" w:date="2026-01-01T00:00:00Z">
        <w:r>
          <w:t xml:space="preserve">in</w:t>
        </w:r>
      </w:ins>
      <w:ins w:id="6307" w:author="PR Preview" w:date="2026-01-01T00:00:00Z">
        <w:r>
          <w:t xml:space="preserve"> </w:t>
        </w:r>
      </w:ins>
      <m:oMath>
        <m:r>
          <m:t>p</m:t>
        </m:r>
        <m:r>
          <m:rPr>
            <m:sty m:val="p"/>
          </m:rPr>
          <m:t>=</m:t>
        </m:r>
        <m:r>
          <m:t>3</m:t>
        </m:r>
      </m:oMath>
      <w:ins w:id="6308" w:author="PR Preview" w:date="2026-01-01T00:00:00Z">
        <w:r>
          <w:t xml:space="preserve"> </w:t>
        </w:r>
      </w:ins>
      <w:ins w:id="6309" w:author="PR Preview" w:date="2026-01-01T00:00:00Z">
        <w:r>
          <w:t xml:space="preserve">dimensions have</w:t>
        </w:r>
      </w:ins>
      <w:ins w:id="6310" w:author="PR Preview" w:date="2026-01-01T00:00:00Z">
        <w:r>
          <w:t xml:space="preserve"> </w:t>
        </w:r>
      </w:ins>
      <w:ins w:id="6311" w:author="PR Preview" w:date="2026-01-01T00:00:00Z">
        <w:r>
          <w:t xml:space="preserve">$\bar{\mathord{\smash[b]{\underset{\raise.3ex\hbox{$\scriptstyle\sim$}}{x}}\vphantom{x}}} = \frac{1}{3}(1, 1, 1)$</w:t>
        </w:r>
      </w:ins>
      <w:ins w:id="6312" w:author="PR Preview" w:date="2026-01-01T00:00:00Z">
        <w:r>
          <w:t xml:space="preserve">, so</w:t>
        </w:r>
      </w:ins>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del w:id="6313" w:author="PR Preview" w:date="2026-01-01T00:00:00Z">
        <w:r>
          <w:rPr>
            <w:b/>
            <w:bCs/>
          </w:rPr>
          <w:delText xml:space="preserve">Example 75 (A line that misses the origin is an affine subspace)</w:delText>
        </w:r>
      </w:del>
      <w:del w:id="6314" w:author="PR Preview" w:date="2026-01-01T00:00:00Z">
        <w:r>
          <w:delText xml:space="preserve"> </w:delText>
        </w:r>
      </w:del>
      <w:del w:id="6315" w:author="PR Preview" w:date="2026-01-01T00:00:00Z">
        <w:r>
          <w:delText xml:space="preserve">The line</w:delText>
        </w:r>
      </w:del>
      <w:del w:id="6316"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6317" w:author="PR Preview" w:date="2026-01-01T00:00:00Z">
        <w:r>
          <w:delText xml:space="preserve"> </w:delText>
        </w:r>
      </w:del>
      <w:del w:id="6318" w:author="PR Preview" w:date="2026-01-01T00:00:00Z">
        <w:r>
          <w:delText xml:space="preserve">of</w:delText>
        </w:r>
      </w:del>
      <w:del w:id="6319" w:author="PR Preview" w:date="2026-01-01T00:00:00Z">
        <w:r>
          <w:delText xml:space="preserve"> </w:delText>
        </w:r>
      </w:del>
      <w:hyperlink w:anchor="exm-not-subspace">
        <w:del w:id="6320" w:author="PR Preview" w:date="2026-01-01T00:00:00Z">
          <w:r>
            <w:rPr>
              <w:rStyle w:val="Hyperlink"/>
            </w:rPr>
            <w:delText xml:space="preserve">Example 39</w:delText>
          </w:r>
        </w:del>
      </w:hyperlink>
      <w:del w:id="6321" w:author="PR Preview" w:date="2026-01-01T00:00:00Z">
        <w:r>
          <w:delText xml:space="preserve"> </w:delText>
        </w:r>
      </w:del>
      <w:del w:id="6322" w:author="PR Preview" w:date="2026-01-01T00:00:00Z">
        <w:r>
          <w:delText xml:space="preserve">is not a subspace,</w:delText>
        </w:r>
      </w:del>
      <w:del w:id="6323" w:author="PR Preview" w:date="2026-01-01T00:00:00Z">
        <w:r>
          <w:delText xml:space="preserve"> </w:delText>
        </w:r>
      </w:del>
      <w:del w:id="6324" w:author="PR Preview" w:date="2026-01-01T00:00:00Z">
        <w:r>
          <w:delText xml:space="preserve">but it is an affine subspace,</w:delText>
        </w:r>
      </w:del>
      <w:del w:id="6325" w:author="PR Preview" w:date="2026-01-01T00:00:00Z">
        <w:r>
          <w:delText xml:space="preserve"> </w:delText>
        </w:r>
      </w:del>
      <w:del w:id="6326" w:author="PR Preview" w:date="2026-01-01T00:00:00Z">
        <w:r>
          <w:delText xml:space="preserve">with</w:delText>
        </w:r>
      </w:del>
      <w:del w:id="6327" w:author="PR Preview" w:date="2026-01-01T00:00:00Z">
        <w:r>
          <w:delText xml:space="preserve"> </w:delText>
        </w:r>
      </w:del>
      <w:del w:id="6328" w:author="PR Preview" w:date="2026-01-01T00:00:00Z">
        <w:r>
          <w:delText xml:space="preserve">$\mathord{\smash[b]{\underset{\raise.3ex\hbox{$\scriptstyle\sim$}}{x}}\vphantom{x}}_0 = (0, 1)$</w:delText>
        </w:r>
      </w:del>
      <w:del w:id="6329" w:author="PR Preview" w:date="2026-01-01T00:00:00Z">
        <w:r>
          <w:delText xml:space="preserve"> </w:delText>
        </w:r>
      </w:del>
      <w:del w:id="6330" w:author="PR Preview" w:date="2026-01-01T00:00:00Z">
        <w:r>
          <w:delText xml:space="preserve">and</w:delText>
        </w:r>
      </w:del>
      <w:del w:id="633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6332" w:author="PR Preview" w:date="2026-01-01T00:00:00Z">
        <w:r>
          <w:delText xml:space="preserve"> </w:delText>
        </w:r>
      </w:del>
      <w:del w:id="6333" w:author="PR Preview" w:date="2026-01-01T00:00:00Z">
        <w:r>
          <w:delText xml:space="preserve">(</w:delText>
        </w:r>
      </w:del>
      <w:hyperlink w:anchor="def-span">
        <w:del w:id="6334" w:author="PR Preview" w:date="2026-01-01T00:00:00Z">
          <w:r>
            <w:rPr>
              <w:rStyle w:val="Hyperlink"/>
            </w:rPr>
            <w:delText xml:space="preserve">Definition 47</w:delText>
          </w:r>
        </w:del>
      </w:hyperlink>
      <w:del w:id="6335" w:author="PR Preview" w:date="2026-01-01T00:00:00Z">
        <w:r>
          <w:delText xml:space="preserve">):</w:delText>
        </w:r>
      </w:del>
    </w:p>
    <w:p>
      <w:pPr>
        <w:pStyle w:val="BodyText"/>
      </w:pPr>
      <w:ins w:id="6336" w:author="PR Preview" w:date="2026-01-01T00:00:00Z">
        <w:r>
          <w:rPr>
            <w:b/>
            <w:bCs/>
          </w:rPr>
          <w:t xml:space="preserve">Example 74 (A line that misses the origin is an affine subspace)</w:t>
        </w:r>
      </w:ins>
      <w:ins w:id="6337" w:author="PR Preview" w:date="2026-01-01T00:00:00Z">
        <w:r>
          <w:t xml:space="preserve"> </w:t>
        </w:r>
      </w:ins>
      <w:ins w:id="6338" w:author="PR Preview" w:date="2026-01-01T00:00:00Z">
        <w:r>
          <w:t xml:space="preserve">The line</w:t>
        </w:r>
      </w:ins>
      <w:ins w:id="6339"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6340" w:author="PR Preview" w:date="2026-01-01T00:00:00Z">
        <w:r>
          <w:t xml:space="preserve"> </w:t>
        </w:r>
      </w:ins>
      <w:ins w:id="6341" w:author="PR Preview" w:date="2026-01-01T00:00:00Z">
        <w:r>
          <w:t xml:space="preserve">of</w:t>
        </w:r>
      </w:ins>
      <w:ins w:id="6342" w:author="PR Preview" w:date="2026-01-01T00:00:00Z">
        <w:r>
          <w:t xml:space="preserve"> </w:t>
        </w:r>
      </w:ins>
      <w:hyperlink w:anchor="exm-not-subspace">
        <w:ins w:id="6343" w:author="PR Preview" w:date="2026-01-01T00:00:00Z">
          <w:r>
            <w:rPr>
              <w:rStyle w:val="Hyperlink"/>
            </w:rPr>
            <w:t xml:space="preserve">Example 38</w:t>
          </w:r>
        </w:ins>
      </w:hyperlink>
      <w:ins w:id="6344" w:author="PR Preview" w:date="2026-01-01T00:00:00Z">
        <w:r>
          <w:t xml:space="preserve"> </w:t>
        </w:r>
      </w:ins>
      <w:ins w:id="6345" w:author="PR Preview" w:date="2026-01-01T00:00:00Z">
        <w:r>
          <w:t xml:space="preserve">is not a subspace,</w:t>
        </w:r>
      </w:ins>
      <w:ins w:id="6346" w:author="PR Preview" w:date="2026-01-01T00:00:00Z">
        <w:r>
          <w:t xml:space="preserve"> </w:t>
        </w:r>
      </w:ins>
      <w:ins w:id="6347" w:author="PR Preview" w:date="2026-01-01T00:00:00Z">
        <w:r>
          <w:t xml:space="preserve">but it is an affine subspace,</w:t>
        </w:r>
      </w:ins>
      <w:ins w:id="6348" w:author="PR Preview" w:date="2026-01-01T00:00:00Z">
        <w:r>
          <w:t xml:space="preserve"> </w:t>
        </w:r>
      </w:ins>
      <w:ins w:id="6349" w:author="PR Preview" w:date="2026-01-01T00:00:00Z">
        <w:r>
          <w:t xml:space="preserve">with</w:t>
        </w:r>
      </w:ins>
      <w:ins w:id="6350" w:author="PR Preview" w:date="2026-01-01T00:00:00Z">
        <w:r>
          <w:t xml:space="preserve"> </w:t>
        </w:r>
      </w:ins>
      <w:ins w:id="6351" w:author="PR Preview" w:date="2026-01-01T00:00:00Z">
        <w:r>
          <w:t xml:space="preserve">$\mathord{\smash[b]{\underset{\raise.3ex\hbox{$\scriptstyle\sim$}}{x}}\vphantom{x}}_0 = (0, 1)$</w:t>
        </w:r>
      </w:ins>
      <w:ins w:id="6352" w:author="PR Preview" w:date="2026-01-01T00:00:00Z">
        <w:r>
          <w:t xml:space="preserve"> </w:t>
        </w:r>
      </w:ins>
      <w:ins w:id="6353" w:author="PR Preview" w:date="2026-01-01T00:00:00Z">
        <w:r>
          <w:t xml:space="preserve">and</w:t>
        </w:r>
      </w:ins>
      <w:ins w:id="635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6355" w:author="PR Preview" w:date="2026-01-01T00:00:00Z">
        <w:r>
          <w:t xml:space="preserve"> </w:t>
        </w:r>
      </w:ins>
      <w:ins w:id="6356" w:author="PR Preview" w:date="2026-01-01T00:00:00Z">
        <w:r>
          <w:t xml:space="preserve">(</w:t>
        </w:r>
      </w:ins>
      <w:hyperlink w:anchor="def-span">
        <w:ins w:id="6357" w:author="PR Preview" w:date="2026-01-01T00:00:00Z">
          <w:r>
            <w:rPr>
              <w:rStyle w:val="Hyperlink"/>
            </w:rPr>
            <w:t xml:space="preserve">Definition 47</w:t>
          </w:r>
        </w:ins>
      </w:hyperlink>
      <w:ins w:id="6358"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del w:id="6359" w:author="PR Preview" w:date="2026-01-01T00:00:00Z">
        <w:r>
          <w:rPr>
            <w:b/>
            <w:bCs/>
          </w:rPr>
          <w:delText xml:space="preserve">Theorem 44 (A hyperplane is a translated subspace of dimension</w:delText>
        </w:r>
      </w:del>
      <w:del w:id="6360" w:author="PR Preview" w:date="2026-01-01T00:00:00Z">
        <w:r>
          <w:rPr>
            <w:b/>
            <w:bCs/>
          </w:rPr>
          <w:delText xml:space="preserve"> </w:delText>
        </w:r>
      </w:del>
      <m:oMath>
        <m:r>
          <m:t>p</m:t>
        </m:r>
        <m:r>
          <m:rPr>
            <m:sty m:val="p"/>
          </m:rPr>
          <m:t>−</m:t>
        </m:r>
        <m:r>
          <m:t>1</m:t>
        </m:r>
      </m:oMath>
      <w:del w:id="6361" w:author="PR Preview" w:date="2026-01-01T00:00:00Z">
        <w:r>
          <w:rPr>
            <w:b/>
            <w:bCs/>
          </w:rPr>
          <w:delText xml:space="preserve">)</w:delText>
        </w:r>
      </w:del>
      <w:del w:id="6362" w:author="PR Preview" w:date="2026-01-01T00:00:00Z">
        <w:r>
          <w:delText xml:space="preserve"> </w:delText>
        </w:r>
      </w:del>
      <w:del w:id="6363" w:author="PR Preview" w:date="2026-01-01T00:00:00Z">
        <w:r>
          <w:delText xml:space="preserve">Let</w:delText>
        </w:r>
      </w:del>
      <w:del w:id="6364" w:author="PR Preview" w:date="2026-01-01T00:00:00Z">
        <w:r>
          <w:delText xml:space="preserve"> </w:delText>
        </w:r>
      </w:del>
      <w:del w:id="6365" w:author="PR Preview" w:date="2026-01-01T00:00:00Z">
        <w:r>
          <w:delText xml:space="preserve">$\mathord{\smash[b]{\underset{\raise.3ex\hbox{$\scriptstyle\sim$}}{w}}\vphantom{w}} \in \mathbb{R}^p$</w:delText>
        </w:r>
      </w:del>
      <w:del w:id="6366" w:author="PR Preview" w:date="2026-01-01T00:00:00Z">
        <w:r>
          <w:delText xml:space="preserve"> </w:delText>
        </w:r>
      </w:del>
      <w:del w:id="6367" w:author="PR Preview" w:date="2026-01-01T00:00:00Z">
        <w:r>
          <w:delText xml:space="preserve">be nonzero, let</w:delText>
        </w:r>
      </w:del>
      <w:del w:id="6368" w:author="PR Preview" w:date="2026-01-01T00:00:00Z">
        <w:r>
          <w:delText xml:space="preserve"> </w:delText>
        </w:r>
      </w:del>
      <m:oMath>
        <m:r>
          <m:t>b</m:t>
        </m:r>
        <m:r>
          <m:rPr>
            <m:sty m:val="p"/>
          </m:rPr>
          <m:t>∈</m:t>
        </m:r>
        <m:r>
          <m:rPr>
            <m:scr m:val="double-struck"/>
            <m:sty m:val="p"/>
          </m:rPr>
          <m:t>R</m:t>
        </m:r>
      </m:oMath>
      <w:del w:id="6369" w:author="PR Preview" w:date="2026-01-01T00:00:00Z">
        <w:r>
          <w:delText xml:space="preserve">,</w:delText>
        </w:r>
      </w:del>
      <w:del w:id="6370" w:author="PR Preview" w:date="2026-01-01T00:00:00Z">
        <w:r>
          <w:delText xml:space="preserve"> </w:delText>
        </w:r>
      </w:del>
      <w:del w:id="6371" w:author="PR Preview" w:date="2026-01-01T00:00:00Z">
        <w:r>
          <w:delText xml:space="preserve">let</w:delText>
        </w:r>
      </w:del>
      <w:del w:id="6372" w:author="PR Preview" w:date="2026-01-01T00:00:00Z">
        <w:r>
          <w:delText xml:space="preserve"> </w:delText>
        </w:r>
      </w:del>
      <w:del w:id="6373" w:author="PR Preview" w:date="2026-01-01T00:00:00Z">
        <w:r>
          <w:delText xml:space="preserve">$\mathcal{H} = \mathopen{}\left\{\mathord{\smash[b]{\underset{\raise.3ex\hbox{$\scriptstyle\sim$}}{x}}\vphantom{x}}\in \mathbb{R}^p : \mathord{\smash[b]{\underset{\raise.3ex\hbox{$\scriptstyle\sim$}}{w}}\vphantom{w}}^{\top} \mathord{\smash[b]{\underset{\raise.3ex\hbox{$\scriptstyle\sim$}}{x}}\vphantom{x}}+ b = 0\right\}\mathclose{}$</w:delText>
        </w:r>
      </w:del>
      <w:del w:id="6374" w:author="PR Preview" w:date="2026-01-01T00:00:00Z">
        <w:r>
          <w:delText xml:space="preserve"> </w:delText>
        </w:r>
      </w:del>
      <w:del w:id="6375" w:author="PR Preview" w:date="2026-01-01T00:00:00Z">
        <w:r>
          <w:delText xml:space="preserve">be the hyperplane</w:delText>
        </w:r>
      </w:del>
      <w:del w:id="6376" w:author="PR Preview" w:date="2026-01-01T00:00:00Z">
        <w:r>
          <w:delText xml:space="preserve"> </w:delText>
        </w:r>
      </w:del>
      <w:del w:id="6377" w:author="PR Preview" w:date="2026-01-01T00:00:00Z">
        <w:r>
          <w:delText xml:space="preserve">with normal vector</w:delText>
        </w:r>
      </w:del>
      <w:del w:id="6378" w:author="PR Preview" w:date="2026-01-01T00:00:00Z">
        <w:r>
          <w:delText xml:space="preserve"> </w:delText>
        </w:r>
      </w:del>
      <w:del w:id="6379" w:author="PR Preview" w:date="2026-01-01T00:00:00Z">
        <w:r>
          <w:delText xml:space="preserve">$\mathord{\smash[b]{\underset{\raise.3ex\hbox{$\scriptstyle\sim$}}{w}}\vphantom{w}}$</w:delText>
        </w:r>
      </w:del>
      <w:del w:id="6380" w:author="PR Preview" w:date="2026-01-01T00:00:00Z">
        <w:r>
          <w:delText xml:space="preserve"> </w:delText>
        </w:r>
      </w:del>
      <w:del w:id="6381" w:author="PR Preview" w:date="2026-01-01T00:00:00Z">
        <w:r>
          <w:delText xml:space="preserve">and offset</w:delText>
        </w:r>
      </w:del>
      <w:del w:id="6382" w:author="PR Preview" w:date="2026-01-01T00:00:00Z">
        <w:r>
          <w:delText xml:space="preserve"> </w:delText>
        </w:r>
      </w:del>
      <m:oMath>
        <m:r>
          <m:t>b</m:t>
        </m:r>
      </m:oMath>
      <w:del w:id="6383" w:author="PR Preview" w:date="2026-01-01T00:00:00Z">
        <w:r>
          <w:delText xml:space="preserve"> </w:delText>
        </w:r>
      </w:del>
      <w:del w:id="6384" w:author="PR Preview" w:date="2026-01-01T00:00:00Z">
        <w:r>
          <w:delText xml:space="preserve">(</w:delText>
        </w:r>
      </w:del>
      <w:hyperlink w:anchor="def-hyperplane">
        <w:del w:id="6385" w:author="PR Preview" w:date="2026-01-01T00:00:00Z">
          <w:r>
            <w:rPr>
              <w:rStyle w:val="Hyperlink"/>
            </w:rPr>
            <w:delText xml:space="preserve">Definition 41</w:delText>
          </w:r>
        </w:del>
      </w:hyperlink>
      <w:del w:id="6386" w:author="PR Preview" w:date="2026-01-01T00:00:00Z">
        <w:r>
          <w:delText xml:space="preserve">),</w:delText>
        </w:r>
      </w:del>
      <w:del w:id="6387" w:author="PR Preview" w:date="2026-01-01T00:00:00Z">
        <w:r>
          <w:delText xml:space="preserve"> </w:delText>
        </w:r>
      </w:del>
      <w:del w:id="6388" w:author="PR Preview" w:date="2026-01-01T00:00:00Z">
        <w:r>
          <w:delText xml:space="preserve">and let</w:delText>
        </w:r>
      </w:del>
      <w:del w:id="6389" w:author="PR Preview" w:date="2026-01-01T00:00:00Z">
        <w:r>
          <w:delText xml:space="preserve"> </w:delText>
        </w:r>
      </w:del>
      <w:del w:id="6390" w:author="PR Preview" w:date="2026-01-01T00:00:00Z">
        <w:r>
          <w:delText xml:space="preserve">$\mathcal{H}_0 = \mathopen{}\left\{\mathord{\smash[b]{\underset{\raise.3ex\hbox{$\scriptstyle\sim$}}{x}}\vphantom{x}}\in \mathbb{R}^p : \mathord{\smash[b]{\underset{\raise.3ex\hbox{$\scriptstyle\sim$}}{w}}\vphantom{w}}^{\top} \mathord{\smash[b]{\underset{\raise.3ex\hbox{$\scriptstyle\sim$}}{x}}\vphantom{x}}= 0\right\}\mathclose{}$</w:delText>
        </w:r>
      </w:del>
      <w:del w:id="6391" w:author="PR Preview" w:date="2026-01-01T00:00:00Z">
        <w:r>
          <w:delText xml:space="preserve"> </w:delText>
        </w:r>
      </w:del>
      <w:del w:id="6392" w:author="PR Preview" w:date="2026-01-01T00:00:00Z">
        <w:r>
          <w:delText xml:space="preserve">be the hyperplane with the same normal vector and offset</w:delText>
        </w:r>
      </w:del>
      <w:del w:id="6393" w:author="PR Preview" w:date="2026-01-01T00:00:00Z">
        <w:r>
          <w:delText xml:space="preserve"> </w:delText>
        </w:r>
      </w:del>
      <m:oMath>
        <m:r>
          <m:t>0</m:t>
        </m:r>
      </m:oMath>
      <w:del w:id="6394" w:author="PR Preview" w:date="2026-01-01T00:00:00Z">
        <w:r>
          <w:delText xml:space="preserve">.</w:delText>
        </w:r>
      </w:del>
    </w:p>
    <w:p>
      <w:pPr>
        <w:pStyle w:val="BodyText"/>
      </w:pPr>
      <w:ins w:id="6395" w:author="PR Preview" w:date="2026-01-01T00:00:00Z">
        <w:r>
          <w:rPr>
            <w:b/>
            <w:bCs/>
          </w:rPr>
          <w:t xml:space="preserve">Theorem 43 (A hyperplane is a translated subspace of dimension</w:t>
        </w:r>
      </w:ins>
      <w:ins w:id="6396" w:author="PR Preview" w:date="2026-01-01T00:00:00Z">
        <w:r>
          <w:rPr>
            <w:b/>
            <w:bCs/>
          </w:rPr>
          <w:t xml:space="preserve"> </w:t>
        </w:r>
      </w:ins>
      <m:oMath>
        <m:r>
          <m:t>p</m:t>
        </m:r>
        <m:r>
          <m:rPr>
            <m:sty m:val="p"/>
          </m:rPr>
          <m:t>−</m:t>
        </m:r>
        <m:r>
          <m:t>1</m:t>
        </m:r>
      </m:oMath>
      <w:ins w:id="6397" w:author="PR Preview" w:date="2026-01-01T00:00:00Z">
        <w:r>
          <w:rPr>
            <w:b/>
            <w:bCs/>
          </w:rPr>
          <w:t xml:space="preserve">)</w:t>
        </w:r>
      </w:ins>
      <w:ins w:id="6398" w:author="PR Preview" w:date="2026-01-01T00:00:00Z">
        <w:r>
          <w:t xml:space="preserve"> </w:t>
        </w:r>
      </w:ins>
      <w:ins w:id="6399" w:author="PR Preview" w:date="2026-01-01T00:00:00Z">
        <w:r>
          <w:t xml:space="preserve">Let</w:t>
        </w:r>
      </w:ins>
      <w:ins w:id="6400" w:author="PR Preview" w:date="2026-01-01T00:00:00Z">
        <w:r>
          <w:t xml:space="preserve"> </w:t>
        </w:r>
      </w:ins>
      <w:ins w:id="6401" w:author="PR Preview" w:date="2026-01-01T00:00:00Z">
        <w:r>
          <w:t xml:space="preserve">$\mathord{\smash[b]{\underset{\raise.3ex\hbox{$\scriptstyle\sim$}}{w}}\vphantom{w}} \in \mathbb{R}^p$</w:t>
        </w:r>
      </w:ins>
      <w:ins w:id="6402" w:author="PR Preview" w:date="2026-01-01T00:00:00Z">
        <w:r>
          <w:t xml:space="preserve"> </w:t>
        </w:r>
      </w:ins>
      <w:ins w:id="6403" w:author="PR Preview" w:date="2026-01-01T00:00:00Z">
        <w:r>
          <w:t xml:space="preserve">be nonzero, let</w:t>
        </w:r>
      </w:ins>
      <w:ins w:id="6404" w:author="PR Preview" w:date="2026-01-01T00:00:00Z">
        <w:r>
          <w:t xml:space="preserve"> </w:t>
        </w:r>
      </w:ins>
      <m:oMath>
        <m:r>
          <m:t>b</m:t>
        </m:r>
        <m:r>
          <m:rPr>
            <m:sty m:val="p"/>
          </m:rPr>
          <m:t>∈</m:t>
        </m:r>
        <m:r>
          <m:rPr>
            <m:scr m:val="double-struck"/>
            <m:sty m:val="p"/>
          </m:rPr>
          <m:t>R</m:t>
        </m:r>
      </m:oMath>
      <w:ins w:id="6405" w:author="PR Preview" w:date="2026-01-01T00:00:00Z">
        <w:r>
          <w:t xml:space="preserve">,</w:t>
        </w:r>
      </w:ins>
      <w:ins w:id="6406" w:author="PR Preview" w:date="2026-01-01T00:00:00Z">
        <w:r>
          <w:t xml:space="preserve"> </w:t>
        </w:r>
      </w:ins>
      <w:ins w:id="6407" w:author="PR Preview" w:date="2026-01-01T00:00:00Z">
        <w:r>
          <w:t xml:space="preserve">let</w:t>
        </w:r>
      </w:ins>
      <w:ins w:id="6408" w:author="PR Preview" w:date="2026-01-01T00:00:00Z">
        <w:r>
          <w:t xml:space="preserve"> </w:t>
        </w:r>
      </w:ins>
      <w:ins w:id="6409"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6410" w:author="PR Preview" w:date="2026-01-01T00:00:00Z">
        <w:r>
          <w:t xml:space="preserve"> </w:t>
        </w:r>
      </w:ins>
      <w:ins w:id="6411" w:author="PR Preview" w:date="2026-01-01T00:00:00Z">
        <w:r>
          <w:t xml:space="preserve">be the hyperplane</w:t>
        </w:r>
      </w:ins>
      <w:ins w:id="6412" w:author="PR Preview" w:date="2026-01-01T00:00:00Z">
        <w:r>
          <w:t xml:space="preserve"> </w:t>
        </w:r>
      </w:ins>
      <w:ins w:id="6413" w:author="PR Preview" w:date="2026-01-01T00:00:00Z">
        <w:r>
          <w:t xml:space="preserve">with normal vector</w:t>
        </w:r>
      </w:ins>
      <w:ins w:id="6414" w:author="PR Preview" w:date="2026-01-01T00:00:00Z">
        <w:r>
          <w:t xml:space="preserve"> </w:t>
        </w:r>
      </w:ins>
      <w:ins w:id="6415" w:author="PR Preview" w:date="2026-01-01T00:00:00Z">
        <w:r>
          <w:t xml:space="preserve">$\mathord{\smash[b]{\underset{\raise.3ex\hbox{$\scriptstyle\sim$}}{w}}\vphantom{w}}$</w:t>
        </w:r>
      </w:ins>
      <w:ins w:id="6416" w:author="PR Preview" w:date="2026-01-01T00:00:00Z">
        <w:r>
          <w:t xml:space="preserve"> </w:t>
        </w:r>
      </w:ins>
      <w:ins w:id="6417" w:author="PR Preview" w:date="2026-01-01T00:00:00Z">
        <w:r>
          <w:t xml:space="preserve">and offset</w:t>
        </w:r>
      </w:ins>
      <w:ins w:id="6418" w:author="PR Preview" w:date="2026-01-01T00:00:00Z">
        <w:r>
          <w:t xml:space="preserve"> </w:t>
        </w:r>
      </w:ins>
      <m:oMath>
        <m:r>
          <m:t>b</m:t>
        </m:r>
      </m:oMath>
      <w:ins w:id="6419" w:author="PR Preview" w:date="2026-01-01T00:00:00Z">
        <w:r>
          <w:t xml:space="preserve"> </w:t>
        </w:r>
      </w:ins>
      <w:ins w:id="6420" w:author="PR Preview" w:date="2026-01-01T00:00:00Z">
        <w:r>
          <w:t xml:space="preserve">(</w:t>
        </w:r>
      </w:ins>
      <w:hyperlink w:anchor="def-hyperplane">
        <w:ins w:id="6421" w:author="PR Preview" w:date="2026-01-01T00:00:00Z">
          <w:r>
            <w:rPr>
              <w:rStyle w:val="Hyperlink"/>
            </w:rPr>
            <w:t xml:space="preserve">Definition 41</w:t>
          </w:r>
        </w:ins>
      </w:hyperlink>
      <w:ins w:id="6422" w:author="PR Preview" w:date="2026-01-01T00:00:00Z">
        <w:r>
          <w:t xml:space="preserve">),</w:t>
        </w:r>
      </w:ins>
      <w:ins w:id="6423" w:author="PR Preview" w:date="2026-01-01T00:00:00Z">
        <w:r>
          <w:t xml:space="preserve"> </w:t>
        </w:r>
      </w:ins>
      <w:ins w:id="6424" w:author="PR Preview" w:date="2026-01-01T00:00:00Z">
        <w:r>
          <w:t xml:space="preserve">and let</w:t>
        </w:r>
      </w:ins>
      <w:ins w:id="6425" w:author="PR Preview" w:date="2026-01-01T00:00:00Z">
        <w:r>
          <w:t xml:space="preserve"> </w:t>
        </w:r>
      </w:ins>
      <w:ins w:id="6426"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6427" w:author="PR Preview" w:date="2026-01-01T00:00:00Z">
        <w:r>
          <w:t xml:space="preserve"> </w:t>
        </w:r>
      </w:ins>
      <w:ins w:id="6428" w:author="PR Preview" w:date="2026-01-01T00:00:00Z">
        <w:r>
          <w:t xml:space="preserve">be the hyperplane with the same normal vector and offset</w:t>
        </w:r>
      </w:ins>
      <w:ins w:id="6429" w:author="PR Preview" w:date="2026-01-01T00:00:00Z">
        <w:r>
          <w:t xml:space="preserve"> </w:t>
        </w:r>
      </w:ins>
      <m:oMath>
        <m:r>
          <m:t>0</m:t>
        </m:r>
      </m:oMath>
      <w:ins w:id="6430" w:author="PR Preview" w:date="2026-01-01T00:00:00Z">
        <w:r>
          <w:t xml:space="preserve">.</w:t>
        </w:r>
      </w:ins>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del w:id="6431" w:author="PR Preview" w:date="2026-01-01T00:00:00Z">
        <w:r>
          <w:rPr>
            <w:b/>
            <w:bCs/>
          </w:rPr>
          <w:delText xml:space="preserve">Part 1.</w:delText>
        </w:r>
      </w:del>
      <w:del w:id="6432" w:author="PR Preview" w:date="2026-01-01T00:00:00Z">
        <w:r>
          <w:delText xml:space="preserve"> </w:delText>
        </w:r>
      </w:del>
      <m:oMath>
        <m:sSub>
          <m:e>
            <m:r>
              <m:rPr>
                <m:scr m:val="script"/>
                <m:sty m:val="p"/>
              </m:rPr>
              <m:t>H</m:t>
            </m:r>
          </m:e>
          <m:sub>
            <m:r>
              <m:t>0</m:t>
            </m:r>
          </m:sub>
        </m:sSub>
      </m:oMath>
      <w:del w:id="6433" w:author="PR Preview" w:date="2026-01-01T00:00:00Z">
        <w:r>
          <w:delText xml:space="preserve"> </w:delText>
        </w:r>
      </w:del>
      <w:del w:id="6434" w:author="PR Preview" w:date="2026-01-01T00:00:00Z">
        <w:r>
          <w:delText xml:space="preserve">is the null space</w:delText>
        </w:r>
      </w:del>
      <w:del w:id="6435" w:author="PR Preview" w:date="2026-01-01T00:00:00Z">
        <w:r>
          <w:delText xml:space="preserve"> </w:delText>
        </w:r>
      </w:del>
      <w:del w:id="6436" w:author="PR Preview" w:date="2026-01-01T00:00:00Z">
        <w:r>
          <w:delText xml:space="preserve">$\mathcal{N}(\mathord{\smash[b]{\underset{\raise.3ex\hbox{$\scriptstyle\sim$}}{w}}\vphantom{w}}^{\top})$</w:delText>
        </w:r>
      </w:del>
      <w:del w:id="6437" w:author="PR Preview" w:date="2026-01-01T00:00:00Z">
        <w:r>
          <w:delText xml:space="preserve"> </w:delText>
        </w:r>
      </w:del>
      <w:del w:id="6438" w:author="PR Preview" w:date="2026-01-01T00:00:00Z">
        <w:r>
          <w:delText xml:space="preserve">(</w:delText>
        </w:r>
      </w:del>
      <w:hyperlink w:anchor="def-null-space">
        <w:del w:id="6439" w:author="PR Preview" w:date="2026-01-01T00:00:00Z">
          <w:r>
            <w:rPr>
              <w:rStyle w:val="Hyperlink"/>
            </w:rPr>
            <w:delText xml:space="preserve">Definition 54</w:delText>
          </w:r>
        </w:del>
      </w:hyperlink>
      <w:del w:id="6440" w:author="PR Preview" w:date="2026-01-01T00:00:00Z">
        <w:r>
          <w:delText xml:space="preserve">),</w:delText>
        </w:r>
      </w:del>
      <w:del w:id="6441" w:author="PR Preview" w:date="2026-01-01T00:00:00Z">
        <w:r>
          <w:delText xml:space="preserve"> </w:delText>
        </w:r>
      </w:del>
      <w:del w:id="6442" w:author="PR Preview" w:date="2026-01-01T00:00:00Z">
        <w:r>
          <w:delText xml:space="preserve">so it is a subspace (</w:delText>
        </w:r>
      </w:del>
      <w:hyperlink w:anchor="thm-null-space-subspace">
        <w:del w:id="6443" w:author="PR Preview" w:date="2026-01-01T00:00:00Z">
          <w:r>
            <w:rPr>
              <w:rStyle w:val="Hyperlink"/>
            </w:rPr>
            <w:delText xml:space="preserve">Theorem 34</w:delText>
          </w:r>
        </w:del>
      </w:hyperlink>
      <w:del w:id="6444" w:author="PR Preview" w:date="2026-01-01T00:00:00Z">
        <w:r>
          <w:delText xml:space="preserve">).</w:delText>
        </w:r>
      </w:del>
      <w:del w:id="6445" w:author="PR Preview" w:date="2026-01-01T00:00:00Z">
        <w:r>
          <w:delText xml:space="preserve"> </w:delText>
        </w:r>
      </w:del>
      <w:del w:id="6446" w:author="PR Preview" w:date="2026-01-01T00:00:00Z">
        <w:r>
          <w:delText xml:space="preserve">The</w:delText>
        </w:r>
      </w:del>
      <w:del w:id="6447" w:author="PR Preview" w:date="2026-01-01T00:00:00Z">
        <w:r>
          <w:delText xml:space="preserve"> </w:delText>
        </w:r>
      </w:del>
      <m:oMath>
        <m:r>
          <m:t>p</m:t>
        </m:r>
      </m:oMath>
      <w:del w:id="6448" w:author="PR Preview" w:date="2026-01-01T00:00:00Z">
        <w:r>
          <w:delText xml:space="preserve"> </w:delText>
        </w:r>
      </w:del>
      <w:del w:id="6449" w:author="PR Preview" w:date="2026-01-01T00:00:00Z">
        <w:r>
          <w:delText xml:space="preserve">columns of</w:delText>
        </w:r>
      </w:del>
      <w:del w:id="6450" w:author="PR Preview" w:date="2026-01-01T00:00:00Z">
        <w:r>
          <w:delText xml:space="preserve"> </w:delText>
        </w:r>
      </w:del>
      <w:del w:id="6451" w:author="PR Preview" w:date="2026-01-01T00:00:00Z">
        <w:r>
          <w:delText xml:space="preserve">$\mathord{\smash[b]{\underset{\raise.3ex\hbox{$\scriptstyle\sim$}}{w}}\vphantom{w}}^{\top}$</w:delText>
        </w:r>
      </w:del>
      <w:del w:id="6452" w:author="PR Preview" w:date="2026-01-01T00:00:00Z">
        <w:r>
          <w:delText xml:space="preserve"> </w:delText>
        </w:r>
      </w:del>
      <w:del w:id="6453" w:author="PR Preview" w:date="2026-01-01T00:00:00Z">
        <w:r>
          <w:delText xml:space="preserve">are the numbers</w:delText>
        </w:r>
      </w:del>
      <w:del w:id="6454"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6455" w:author="PR Preview" w:date="2026-01-01T00:00:00Z">
        <w:r>
          <w:delText xml:space="preserve">.</w:delText>
        </w:r>
      </w:del>
      <w:del w:id="6456" w:author="PR Preview" w:date="2026-01-01T00:00:00Z">
        <w:r>
          <w:delText xml:space="preserve"> </w:delText>
        </w:r>
      </w:del>
      <w:del w:id="6457" w:author="PR Preview" w:date="2026-01-01T00:00:00Z">
        <w:r>
          <w:delText xml:space="preserve">Some</w:delText>
        </w:r>
      </w:del>
      <w:del w:id="6458" w:author="PR Preview" w:date="2026-01-01T00:00:00Z">
        <w:r>
          <w:delText xml:space="preserve"> </w:delText>
        </w:r>
      </w:del>
      <m:oMath>
        <m:sSub>
          <m:e>
            <m:r>
              <m:t>w</m:t>
            </m:r>
          </m:e>
          <m:sub>
            <m:r>
              <m:t>j</m:t>
            </m:r>
          </m:sub>
        </m:sSub>
        <m:r>
          <m:rPr>
            <m:sty m:val="p"/>
          </m:rPr>
          <m:t>≠</m:t>
        </m:r>
        <m:r>
          <m:t>0</m:t>
        </m:r>
      </m:oMath>
      <w:del w:id="6459" w:author="PR Preview" w:date="2026-01-01T00:00:00Z">
        <w:r>
          <w:delText xml:space="preserve">, because</w:delText>
        </w:r>
      </w:del>
      <w:del w:id="6460" w:author="PR Preview" w:date="2026-01-01T00:00:00Z">
        <w:r>
          <w:delText xml:space="preserve"> </w:delText>
        </w:r>
      </w:del>
      <w:del w:id="6461" w:author="PR Preview" w:date="2026-01-01T00:00:00Z">
        <w:r>
          <w:delText xml:space="preserve">$\mathord{\smash[b]{\underset{\raise.3ex\hbox{$\scriptstyle\sim$}}{w}}\vphantom{w}} \ne \mathord{\smash[b]{\underset{\raise.3ex\hbox{$\scriptstyle\sim$}}{0}}\vphantom{0}}$</w:delText>
        </w:r>
      </w:del>
      <w:del w:id="6462" w:author="PR Preview" w:date="2026-01-01T00:00:00Z">
        <w:r>
          <w:delText xml:space="preserve">,</w:delText>
        </w:r>
      </w:del>
      <w:del w:id="6463" w:author="PR Preview" w:date="2026-01-01T00:00:00Z">
        <w:r>
          <w:delText xml:space="preserve"> </w:delText>
        </w:r>
      </w:del>
      <w:del w:id="6464" w:author="PR Preview" w:date="2026-01-01T00:00:00Z">
        <w:r>
          <w:delText xml:space="preserve">and that column on its own is linearly independent (</w:delText>
        </w:r>
      </w:del>
      <m:oMath>
        <m:r>
          <m:t>c</m:t>
        </m:r>
        <m:r>
          <m:t> </m:t>
        </m:r>
        <m:sSub>
          <m:e>
            <m:r>
              <m:t>w</m:t>
            </m:r>
          </m:e>
          <m:sub>
            <m:r>
              <m:t>j</m:t>
            </m:r>
          </m:sub>
        </m:sSub>
        <m:r>
          <m:rPr>
            <m:sty m:val="p"/>
          </m:rPr>
          <m:t>=</m:t>
        </m:r>
        <m:r>
          <m:t>0</m:t>
        </m:r>
      </m:oMath>
      <w:del w:id="6465" w:author="PR Preview" w:date="2026-01-01T00:00:00Z">
        <w:r>
          <w:delText xml:space="preserve"> </w:delText>
        </w:r>
      </w:del>
      <w:del w:id="6466" w:author="PR Preview" w:date="2026-01-01T00:00:00Z">
        <w:r>
          <w:delText xml:space="preserve">forces</w:delText>
        </w:r>
      </w:del>
      <w:del w:id="6467" w:author="PR Preview" w:date="2026-01-01T00:00:00Z">
        <w:r>
          <w:delText xml:space="preserve"> </w:delText>
        </w:r>
      </w:del>
      <m:oMath>
        <m:r>
          <m:t>c</m:t>
        </m:r>
        <m:r>
          <m:rPr>
            <m:sty m:val="p"/>
          </m:rPr>
          <m:t>=</m:t>
        </m:r>
        <m:r>
          <m:t>0</m:t>
        </m:r>
      </m:oMath>
      <w:del w:id="6468" w:author="PR Preview" w:date="2026-01-01T00:00:00Z">
        <w:r>
          <w:delText xml:space="preserve">),</w:delText>
        </w:r>
      </w:del>
      <w:del w:id="6469" w:author="PR Preview" w:date="2026-01-01T00:00:00Z">
        <w:r>
          <w:delText xml:space="preserve"> </w:delText>
        </w:r>
      </w:del>
      <w:del w:id="6470" w:author="PR Preview" w:date="2026-01-01T00:00:00Z">
        <w:r>
          <w:delText xml:space="preserve">so</w:delText>
        </w:r>
      </w:del>
      <w:del w:id="6471" w:author="PR Preview" w:date="2026-01-01T00:00:00Z">
        <w:r>
          <w:delText xml:space="preserve"> </w:delText>
        </w:r>
      </w:del>
      <w:del w:id="6472" w:author="PR Preview" w:date="2026-01-01T00:00:00Z">
        <w:r>
          <w:delText xml:space="preserve">$\operatorname{rank}(\mathord{\smash[b]{\underset{\raise.3ex\hbox{$\scriptstyle\sim$}}{w}}\vphantom{w}}^{\top}) \ge 1$</w:delText>
        </w:r>
      </w:del>
      <w:del w:id="6473" w:author="PR Preview" w:date="2026-01-01T00:00:00Z">
        <w:r>
          <w:delText xml:space="preserve"> </w:delText>
        </w:r>
      </w:del>
      <w:del w:id="6474" w:author="PR Preview" w:date="2026-01-01T00:00:00Z">
        <w:r>
          <w:delText xml:space="preserve">(</w:delText>
        </w:r>
      </w:del>
      <w:hyperlink w:anchor="def-rank">
        <w:del w:id="6475" w:author="PR Preview" w:date="2026-01-01T00:00:00Z">
          <w:r>
            <w:rPr>
              <w:rStyle w:val="Hyperlink"/>
            </w:rPr>
            <w:delText xml:space="preserve">Definition 44</w:delText>
          </w:r>
        </w:del>
      </w:hyperlink>
      <w:del w:id="6476" w:author="PR Preview" w:date="2026-01-01T00:00:00Z">
        <w:r>
          <w:delText xml:space="preserve">);</w:delText>
        </w:r>
      </w:del>
      <w:del w:id="6477" w:author="PR Preview" w:date="2026-01-01T00:00:00Z">
        <w:r>
          <w:delText xml:space="preserve"> </w:delText>
        </w:r>
      </w:del>
      <w:del w:id="6478" w:author="PR Preview" w:date="2026-01-01T00:00:00Z">
        <w:r>
          <w:delText xml:space="preserve">and</w:delText>
        </w:r>
      </w:del>
      <w:del w:id="6479" w:author="PR Preview" w:date="2026-01-01T00:00:00Z">
        <w:r>
          <w:delText xml:space="preserve"> </w:delText>
        </w:r>
      </w:del>
      <w:del w:id="6480" w:author="PR Preview" w:date="2026-01-01T00:00:00Z">
        <w:r>
          <w:delText xml:space="preserve">$\operatorname{rank}(\mathord{\smash[b]{\underset{\raise.3ex\hbox{$\scriptstyle\sim$}}{w}}\vphantom{w}}^{\top}) \le \min\mathopen{}\left\{1, p\right\}\mathclose{} = 1$</w:delText>
        </w:r>
      </w:del>
      <w:del w:id="6481" w:author="PR Preview" w:date="2026-01-01T00:00:00Z">
        <w:r>
          <w:delText xml:space="preserve"> </w:delText>
        </w:r>
      </w:del>
      <w:del w:id="6482" w:author="PR Preview" w:date="2026-01-01T00:00:00Z">
        <w:r>
          <w:delText xml:space="preserve">(</w:delText>
        </w:r>
      </w:del>
      <w:hyperlink w:anchor="cor-rank-bound">
        <w:del w:id="6483" w:author="PR Preview" w:date="2026-01-01T00:00:00Z">
          <w:r>
            <w:rPr>
              <w:rStyle w:val="Hyperlink"/>
            </w:rPr>
            <w:delText xml:space="preserve">Corollary 3</w:delText>
          </w:r>
        </w:del>
      </w:hyperlink>
      <w:del w:id="6484" w:author="PR Preview" w:date="2026-01-01T00:00:00Z">
        <w:r>
          <w:delText xml:space="preserve">).</w:delText>
        </w:r>
      </w:del>
      <w:del w:id="6485" w:author="PR Preview" w:date="2026-01-01T00:00:00Z">
        <w:r>
          <w:delText xml:space="preserve"> </w:delText>
        </w:r>
      </w:del>
      <w:del w:id="6486" w:author="PR Preview" w:date="2026-01-01T00:00:00Z">
        <w:r>
          <w:delText xml:space="preserve">So</w:delText>
        </w:r>
      </w:del>
    </w:p>
    <w:p>
      <w:pPr>
        <w:pStyle w:val="BodyText"/>
      </w:pPr>
      <w:del w:id="6487" w:author="PR Preview" w:date="2026-01-01T00:00:00Z">
        <w:r>
          <w:delTex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delText>
        </w:r>
      </w:del>
    </w:p>
    <w:p>
      <w:pPr>
        <w:pStyle w:val="BodyText"/>
      </w:pPr>
      <w:ins w:id="6488" w:author="PR Preview" w:date="2026-01-01T00:00:00Z">
        <w:r>
          <w:rPr>
            <w:b/>
            <w:bCs/>
          </w:rPr>
          <w:t xml:space="preserve">Part 1.</w:t>
        </w:r>
      </w:ins>
      <w:ins w:id="6489" w:author="PR Preview" w:date="2026-01-01T00:00:00Z">
        <w:r>
          <w:t xml:space="preserve"> </w:t>
        </w:r>
      </w:ins>
      <m:oMath>
        <m:sSub>
          <m:e>
            <m:r>
              <m:rPr>
                <m:scr m:val="script"/>
                <m:sty m:val="p"/>
              </m:rPr>
              <m:t>H</m:t>
            </m:r>
          </m:e>
          <m:sub>
            <m:r>
              <m:t>0</m:t>
            </m:r>
          </m:sub>
        </m:sSub>
      </m:oMath>
      <w:ins w:id="6490" w:author="PR Preview" w:date="2026-01-01T00:00:00Z">
        <w:r>
          <w:t xml:space="preserve"> </w:t>
        </w:r>
      </w:ins>
      <w:ins w:id="6491" w:author="PR Preview" w:date="2026-01-01T00:00:00Z">
        <w:r>
          <w:t xml:space="preserve">is the null space</w:t>
        </w:r>
      </w:ins>
      <w:ins w:id="6492" w:author="PR Preview" w:date="2026-01-01T00:00:00Z">
        <w:r>
          <w:t xml:space="preserve"> </w:t>
        </w:r>
      </w:ins>
      <w:ins w:id="6493" w:author="PR Preview" w:date="2026-01-01T00:00:00Z">
        <w:r>
          <w:t xml:space="preserve">$\mathcal{N}(\mathord{\smash[b]{\underset{\raise.3ex\hbox{$\scriptstyle\sim$}}{w}}\vphantom{w}}^{\top})$</w:t>
        </w:r>
      </w:ins>
      <w:ins w:id="6494" w:author="PR Preview" w:date="2026-01-01T00:00:00Z">
        <w:r>
          <w:t xml:space="preserve"> </w:t>
        </w:r>
      </w:ins>
      <w:ins w:id="6495" w:author="PR Preview" w:date="2026-01-01T00:00:00Z">
        <w:r>
          <w:t xml:space="preserve">(</w:t>
        </w:r>
      </w:ins>
      <w:hyperlink w:anchor="def-null-space">
        <w:ins w:id="6496" w:author="PR Preview" w:date="2026-01-01T00:00:00Z">
          <w:r>
            <w:rPr>
              <w:rStyle w:val="Hyperlink"/>
            </w:rPr>
            <w:t xml:space="preserve">Definition 54</w:t>
          </w:r>
        </w:ins>
      </w:hyperlink>
      <w:ins w:id="6497" w:author="PR Preview" w:date="2026-01-01T00:00:00Z">
        <w:r>
          <w:t xml:space="preserve">),</w:t>
        </w:r>
      </w:ins>
      <w:ins w:id="6498" w:author="PR Preview" w:date="2026-01-01T00:00:00Z">
        <w:r>
          <w:t xml:space="preserve"> </w:t>
        </w:r>
      </w:ins>
      <w:ins w:id="6499" w:author="PR Preview" w:date="2026-01-01T00:00:00Z">
        <w:r>
          <w:t xml:space="preserve">so it is a subspace (</w:t>
        </w:r>
      </w:ins>
      <w:hyperlink w:anchor="thm-null-space-subspace">
        <w:ins w:id="6500" w:author="PR Preview" w:date="2026-01-01T00:00:00Z">
          <w:r>
            <w:rPr>
              <w:rStyle w:val="Hyperlink"/>
            </w:rPr>
            <w:t xml:space="preserve">Theorem 33</w:t>
          </w:r>
        </w:ins>
      </w:hyperlink>
      <w:ins w:id="6501" w:author="PR Preview" w:date="2026-01-01T00:00:00Z">
        <w:r>
          <w:t xml:space="preserve">).</w:t>
        </w:r>
      </w:ins>
      <w:ins w:id="6502" w:author="PR Preview" w:date="2026-01-01T00:00:00Z">
        <w:r>
          <w:t xml:space="preserve"> </w:t>
        </w:r>
      </w:ins>
      <w:ins w:id="6503" w:author="PR Preview" w:date="2026-01-01T00:00:00Z">
        <w:r>
          <w:t xml:space="preserve">The</w:t>
        </w:r>
      </w:ins>
      <w:ins w:id="6504" w:author="PR Preview" w:date="2026-01-01T00:00:00Z">
        <w:r>
          <w:t xml:space="preserve"> </w:t>
        </w:r>
      </w:ins>
      <m:oMath>
        <m:r>
          <m:t>p</m:t>
        </m:r>
      </m:oMath>
      <w:ins w:id="6505" w:author="PR Preview" w:date="2026-01-01T00:00:00Z">
        <w:r>
          <w:t xml:space="preserve"> </w:t>
        </w:r>
      </w:ins>
      <w:ins w:id="6506" w:author="PR Preview" w:date="2026-01-01T00:00:00Z">
        <w:r>
          <w:t xml:space="preserve">columns of</w:t>
        </w:r>
      </w:ins>
      <w:ins w:id="6507" w:author="PR Preview" w:date="2026-01-01T00:00:00Z">
        <w:r>
          <w:t xml:space="preserve"> </w:t>
        </w:r>
      </w:ins>
      <w:ins w:id="6508" w:author="PR Preview" w:date="2026-01-01T00:00:00Z">
        <w:r>
          <w:t xml:space="preserve">$\mathord{\smash[b]{\underset{\raise.3ex\hbox{$\scriptstyle\sim$}}{w}}\vphantom{w}}^{\top}$</w:t>
        </w:r>
      </w:ins>
      <w:ins w:id="6509" w:author="PR Preview" w:date="2026-01-01T00:00:00Z">
        <w:r>
          <w:t xml:space="preserve"> </w:t>
        </w:r>
      </w:ins>
      <w:ins w:id="6510" w:author="PR Preview" w:date="2026-01-01T00:00:00Z">
        <w:r>
          <w:t xml:space="preserve">are the numbers</w:t>
        </w:r>
      </w:ins>
      <w:ins w:id="6511"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6512" w:author="PR Preview" w:date="2026-01-01T00:00:00Z">
        <w:r>
          <w:t xml:space="preserve">.</w:t>
        </w:r>
      </w:ins>
      <w:ins w:id="6513" w:author="PR Preview" w:date="2026-01-01T00:00:00Z">
        <w:r>
          <w:t xml:space="preserve"> </w:t>
        </w:r>
      </w:ins>
      <w:ins w:id="6514" w:author="PR Preview" w:date="2026-01-01T00:00:00Z">
        <w:r>
          <w:t xml:space="preserve">Some</w:t>
        </w:r>
      </w:ins>
      <w:ins w:id="6515" w:author="PR Preview" w:date="2026-01-01T00:00:00Z">
        <w:r>
          <w:t xml:space="preserve"> </w:t>
        </w:r>
      </w:ins>
      <m:oMath>
        <m:sSub>
          <m:e>
            <m:r>
              <m:t>w</m:t>
            </m:r>
          </m:e>
          <m:sub>
            <m:r>
              <m:t>j</m:t>
            </m:r>
          </m:sub>
        </m:sSub>
        <m:r>
          <m:rPr>
            <m:sty m:val="p"/>
          </m:rPr>
          <m:t>≠</m:t>
        </m:r>
        <m:r>
          <m:t>0</m:t>
        </m:r>
      </m:oMath>
      <w:ins w:id="6516" w:author="PR Preview" w:date="2026-01-01T00:00:00Z">
        <w:r>
          <w:t xml:space="preserve">, because</w:t>
        </w:r>
      </w:ins>
      <w:ins w:id="6517" w:author="PR Preview" w:date="2026-01-01T00:00:00Z">
        <w:r>
          <w:t xml:space="preserve"> </w:t>
        </w:r>
      </w:ins>
      <w:ins w:id="6518" w:author="PR Preview" w:date="2026-01-01T00:00:00Z">
        <w:r>
          <w:t xml:space="preserve">$\mathord{\smash[b]{\underset{\raise.3ex\hbox{$\scriptstyle\sim$}}{w}}\vphantom{w}} \ne \mathord{\smash[b]{\underset{\raise.3ex\hbox{$\scriptstyle\sim$}}{0}}\vphantom{0}}$</w:t>
        </w:r>
      </w:ins>
      <w:ins w:id="6519" w:author="PR Preview" w:date="2026-01-01T00:00:00Z">
        <w:r>
          <w:t xml:space="preserve">,</w:t>
        </w:r>
      </w:ins>
      <w:ins w:id="6520" w:author="PR Preview" w:date="2026-01-01T00:00:00Z">
        <w:r>
          <w:t xml:space="preserve"> </w:t>
        </w:r>
      </w:ins>
      <w:ins w:id="6521" w:author="PR Preview" w:date="2026-01-01T00:00:00Z">
        <w:r>
          <w:t xml:space="preserve">and that column on its own is linearly independent (</w:t>
        </w:r>
      </w:ins>
      <m:oMath>
        <m:r>
          <m:t>c</m:t>
        </m:r>
        <m:r>
          <m:t> </m:t>
        </m:r>
        <m:sSub>
          <m:e>
            <m:r>
              <m:t>w</m:t>
            </m:r>
          </m:e>
          <m:sub>
            <m:r>
              <m:t>j</m:t>
            </m:r>
          </m:sub>
        </m:sSub>
        <m:r>
          <m:rPr>
            <m:sty m:val="p"/>
          </m:rPr>
          <m:t>=</m:t>
        </m:r>
        <m:r>
          <m:t>0</m:t>
        </m:r>
      </m:oMath>
      <w:ins w:id="6522" w:author="PR Preview" w:date="2026-01-01T00:00:00Z">
        <w:r>
          <w:t xml:space="preserve"> </w:t>
        </w:r>
      </w:ins>
      <w:ins w:id="6523" w:author="PR Preview" w:date="2026-01-01T00:00:00Z">
        <w:r>
          <w:t xml:space="preserve">forces</w:t>
        </w:r>
      </w:ins>
      <w:ins w:id="6524" w:author="PR Preview" w:date="2026-01-01T00:00:00Z">
        <w:r>
          <w:t xml:space="preserve"> </w:t>
        </w:r>
      </w:ins>
      <m:oMath>
        <m:r>
          <m:t>c</m:t>
        </m:r>
        <m:r>
          <m:rPr>
            <m:sty m:val="p"/>
          </m:rPr>
          <m:t>=</m:t>
        </m:r>
        <m:r>
          <m:t>0</m:t>
        </m:r>
      </m:oMath>
      <w:ins w:id="6525" w:author="PR Preview" w:date="2026-01-01T00:00:00Z">
        <w:r>
          <w:t xml:space="preserve">),</w:t>
        </w:r>
      </w:ins>
      <w:ins w:id="6526" w:author="PR Preview" w:date="2026-01-01T00:00:00Z">
        <w:r>
          <w:t xml:space="preserve"> </w:t>
        </w:r>
      </w:ins>
      <w:ins w:id="6527" w:author="PR Preview" w:date="2026-01-01T00:00:00Z">
        <w:r>
          <w:t xml:space="preserve">so</w:t>
        </w:r>
      </w:ins>
      <w:ins w:id="6528" w:author="PR Preview" w:date="2026-01-01T00:00:00Z">
        <w:r>
          <w:t xml:space="preserve"> </w:t>
        </w:r>
      </w:ins>
      <w:ins w:id="6529" w:author="PR Preview" w:date="2026-01-01T00:00:00Z">
        <w:r>
          <w:t xml:space="preserve">$\operatorname{rank}(\mathord{\smash[b]{\underset{\raise.3ex\hbox{$\scriptstyle\sim$}}{w}}\vphantom{w}}^{\top}) \ge 1$</w:t>
        </w:r>
      </w:ins>
      <w:ins w:id="6530" w:author="PR Preview" w:date="2026-01-01T00:00:00Z">
        <w:r>
          <w:t xml:space="preserve"> </w:t>
        </w:r>
      </w:ins>
      <w:ins w:id="6531" w:author="PR Preview" w:date="2026-01-01T00:00:00Z">
        <w:r>
          <w:t xml:space="preserve">(</w:t>
        </w:r>
      </w:ins>
      <w:hyperlink w:anchor="def-rank">
        <w:ins w:id="6532" w:author="PR Preview" w:date="2026-01-01T00:00:00Z">
          <w:r>
            <w:rPr>
              <w:rStyle w:val="Hyperlink"/>
            </w:rPr>
            <w:t xml:space="preserve">Definition 44</w:t>
          </w:r>
        </w:ins>
      </w:hyperlink>
      <w:ins w:id="6533" w:author="PR Preview" w:date="2026-01-01T00:00:00Z">
        <w:r>
          <w:t xml:space="preserve">);</w:t>
        </w:r>
      </w:ins>
      <w:ins w:id="6534" w:author="PR Preview" w:date="2026-01-01T00:00:00Z">
        <w:r>
          <w:t xml:space="preserve"> </w:t>
        </w:r>
      </w:ins>
      <w:ins w:id="6535" w:author="PR Preview" w:date="2026-01-01T00:00:00Z">
        <w:r>
          <w:t xml:space="preserve">and</w:t>
        </w:r>
      </w:ins>
      <w:ins w:id="6536" w:author="PR Preview" w:date="2026-01-01T00:00:00Z">
        <w:r>
          <w:t xml:space="preserve"> </w:t>
        </w:r>
      </w:ins>
      <w:ins w:id="6537" w:author="PR Preview" w:date="2026-01-01T00:00:00Z">
        <w:r>
          <w:t xml:space="preserve">$\operatorname{rank}(\mathord{\smash[b]{\underset{\raise.3ex\hbox{$\scriptstyle\sim$}}{w}}\vphantom{w}}^{\top}) \le \min\mathopen{}\left\{1, p\right\}\mathclose{} = 1$</w:t>
        </w:r>
      </w:ins>
      <w:ins w:id="6538" w:author="PR Preview" w:date="2026-01-01T00:00:00Z">
        <w:r>
          <w:t xml:space="preserve"> </w:t>
        </w:r>
      </w:ins>
      <w:ins w:id="6539" w:author="PR Preview" w:date="2026-01-01T00:00:00Z">
        <w:r>
          <w:t xml:space="preserve">(</w:t>
        </w:r>
      </w:ins>
      <w:hyperlink w:anchor="cor-rank-bound">
        <w:ins w:id="6540" w:author="PR Preview" w:date="2026-01-01T00:00:00Z">
          <w:r>
            <w:rPr>
              <w:rStyle w:val="Hyperlink"/>
            </w:rPr>
            <w:t xml:space="preserve">Corollary 3</w:t>
          </w:r>
        </w:ins>
      </w:hyperlink>
      <w:ins w:id="6541" w:author="PR Preview" w:date="2026-01-01T00:00:00Z">
        <w:r>
          <w:t xml:space="preserve">).</w:t>
        </w:r>
      </w:ins>
      <w:ins w:id="6542" w:author="PR Preview" w:date="2026-01-01T00:00:00Z">
        <w:r>
          <w:t xml:space="preserve"> </w:t>
        </w:r>
      </w:ins>
      <w:ins w:id="6543" w:author="PR Preview" w:date="2026-01-01T00:00:00Z">
        <w:r>
          <w:t xml:space="preserve">So</w:t>
        </w:r>
      </w:ins>
    </w:p>
    <w:p>
      <w:pPr>
        <w:pStyle w:val="BodyText"/>
      </w:pPr>
      <w:ins w:id="6544" w:author="PR Preview" w:date="2026-01-01T00:00:00Z">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ins>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del w:id="6545" w:author="PR Preview" w:date="2026-01-01T00:00:00Z">
        <w:r>
          <w:delTex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delText>
        </w:r>
      </w:del>
    </w:p>
    <w:p>
      <w:pPr>
        <w:pStyle w:val="BodyText"/>
      </w:pPr>
      <w:ins w:id="6546"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6547" w:author="PR Preview" w:date="2026-01-01T00:00:00Z">
        <w:r>
          <w:delTex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delText>
        </w:r>
      </w:del>
    </w:p>
    <w:p>
      <w:pPr>
        <w:pStyle w:val="BodyText"/>
      </w:pPr>
      <w:ins w:id="6548"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del w:id="6549" w:author="PR Preview" w:date="2026-01-01T00:00:00Z">
        <w:r>
          <w:delTex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delText>
        </w:r>
      </w:del>
    </w:p>
    <w:p>
      <w:pPr>
        <w:pStyle w:val="FirstParagraph"/>
      </w:pPr>
      <w:del w:id="6550" w:author="PR Preview" w:date="2026-01-01T00:00:00Z">
        <w:r>
          <w:rPr>
            <w:b/>
            <w:bCs/>
          </w:rPr>
          <w:delText xml:space="preserve">Example 76 (The plane</w:delText>
        </w:r>
      </w:del>
      <w:del w:id="6551"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6552" w:author="PR Preview" w:date="2026-01-01T00:00:00Z">
        <w:r>
          <w:rPr>
            <w:b/>
            <w:bCs/>
          </w:rPr>
          <w:delText xml:space="preserve"> </w:delText>
        </w:r>
      </w:del>
      <w:del w:id="6553" w:author="PR Preview" w:date="2026-01-01T00:00:00Z">
        <w:r>
          <w:rPr>
            <w:b/>
            <w:bCs/>
          </w:rPr>
          <w:delText xml:space="preserve">in</w:delText>
        </w:r>
      </w:del>
      <w:del w:id="6554" w:author="PR Preview" w:date="2026-01-01T00:00:00Z">
        <w:r>
          <w:rPr>
            <w:b/>
            <w:bCs/>
          </w:rPr>
          <w:delText xml:space="preserve"> </w:delText>
        </w:r>
      </w:del>
      <m:oMath>
        <m:sSup>
          <m:e>
            <m:r>
              <m:rPr>
                <m:scr m:val="double-struck"/>
                <m:sty m:val="p"/>
              </m:rPr>
              <m:t>R</m:t>
            </m:r>
          </m:e>
          <m:sup>
            <m:r>
              <m:t>3</m:t>
            </m:r>
          </m:sup>
        </m:sSup>
      </m:oMath>
      <w:del w:id="6555" w:author="PR Preview" w:date="2026-01-01T00:00:00Z">
        <w:r>
          <w:rPr>
            <w:b/>
            <w:bCs/>
          </w:rPr>
          <w:delText xml:space="preserve">)</w:delText>
        </w:r>
      </w:del>
      <w:del w:id="6556" w:author="PR Preview" w:date="2026-01-01T00:00:00Z">
        <w:r>
          <w:delText xml:space="preserve"> </w:delText>
        </w:r>
      </w:del>
      <w:del w:id="6557" w:author="PR Preview" w:date="2026-01-01T00:00:00Z">
        <w:r>
          <w:delText xml:space="preserve">Take</w:delText>
        </w:r>
      </w:del>
      <w:del w:id="6558" w:author="PR Preview" w:date="2026-01-01T00:00:00Z">
        <w:r>
          <w:delText xml:space="preserve"> </w:delText>
        </w:r>
      </w:del>
      <w:del w:id="6559" w:author="PR Preview" w:date="2026-01-01T00:00:00Z">
        <w:r>
          <w:delText xml:space="preserve">$\mathord{\smash[b]{\underset{\raise.3ex\hbox{$\scriptstyle\sim$}}{w}}\vphantom{w}} = (1, 1, 1)$</w:delText>
        </w:r>
      </w:del>
      <w:del w:id="6560" w:author="PR Preview" w:date="2026-01-01T00:00:00Z">
        <w:r>
          <w:delText xml:space="preserve"> </w:delText>
        </w:r>
      </w:del>
      <w:del w:id="6561" w:author="PR Preview" w:date="2026-01-01T00:00:00Z">
        <w:r>
          <w:delText xml:space="preserve">and</w:delText>
        </w:r>
      </w:del>
      <w:del w:id="6562" w:author="PR Preview" w:date="2026-01-01T00:00:00Z">
        <w:r>
          <w:delText xml:space="preserve"> </w:delText>
        </w:r>
      </w:del>
      <m:oMath>
        <m:r>
          <m:t>b</m:t>
        </m:r>
        <m:r>
          <m:rPr>
            <m:sty m:val="p"/>
          </m:rPr>
          <m:t>=</m:t>
        </m:r>
        <m:r>
          <m:rPr>
            <m:sty m:val="p"/>
          </m:rPr>
          <m:t>−</m:t>
        </m:r>
        <m:r>
          <m:t>1</m:t>
        </m:r>
      </m:oMath>
      <w:del w:id="6563" w:author="PR Preview" w:date="2026-01-01T00:00:00Z">
        <w:r>
          <w:delText xml:space="preserve">,</w:delText>
        </w:r>
      </w:del>
      <w:del w:id="6564" w:author="PR Preview" w:date="2026-01-01T00:00:00Z">
        <w:r>
          <w:delText xml:space="preserve"> </w:delText>
        </w:r>
      </w:del>
      <w:del w:id="6565" w:author="PR Preview" w:date="2026-01-01T00:00:00Z">
        <w:r>
          <w:delText xml:space="preserve">so</w:delText>
        </w:r>
      </w:del>
      <w:del w:id="6566" w:author="PR Preview" w:date="2026-01-01T00:00:00Z">
        <w:r>
          <w:delText xml:space="preserve"> </w:delText>
        </w:r>
      </w:del>
      <w:del w:id="6567" w:author="PR Preview" w:date="2026-01-01T00:00:00Z">
        <w:r>
          <w:delText xml:space="preserve">$\mathcal{H} = \mathopen{}\left\{\mathord{\smash[b]{\underset{\raise.3ex\hbox{$\scriptstyle\sim$}}{x}}\vphantom{x}}: x_1 + x_2 + x_3 - 1 = 0\right\}\mathclose{}$</w:delText>
        </w:r>
      </w:del>
      <w:del w:id="6568" w:author="PR Preview" w:date="2026-01-01T00:00:00Z">
        <w:r>
          <w:delText xml:space="preserve">,</w:delText>
        </w:r>
      </w:del>
      <w:del w:id="6569" w:author="PR Preview" w:date="2026-01-01T00:00:00Z">
        <w:r>
          <w:delText xml:space="preserve"> </w:delText>
        </w:r>
      </w:del>
      <w:del w:id="6570" w:author="PR Preview" w:date="2026-01-01T00:00:00Z">
        <w:r>
          <w:delText xml:space="preserve">the plane that</w:delText>
        </w:r>
      </w:del>
      <w:del w:id="6571" w:author="PR Preview" w:date="2026-01-01T00:00:00Z">
        <w:r>
          <w:delText xml:space="preserve"> </w:delText>
        </w:r>
      </w:del>
      <w:hyperlink w:anchor="exm-subspace-zero">
        <w:del w:id="6572" w:author="PR Preview" w:date="2026-01-01T00:00:00Z">
          <w:r>
            <w:rPr>
              <w:rStyle w:val="Hyperlink"/>
            </w:rPr>
            <w:delText xml:space="preserve">Example 40</w:delText>
          </w:r>
        </w:del>
      </w:hyperlink>
      <w:del w:id="6573" w:author="PR Preview" w:date="2026-01-01T00:00:00Z">
        <w:r>
          <w:delText xml:space="preserve"> </w:delText>
        </w:r>
      </w:del>
      <w:del w:id="6574" w:author="PR Preview" w:date="2026-01-01T00:00:00Z">
        <w:r>
          <w:delText xml:space="preserve">showed is not a subspace.</w:delText>
        </w:r>
      </w:del>
      <w:del w:id="6575" w:author="PR Preview" w:date="2026-01-01T00:00:00Z">
        <w:r>
          <w:delText xml:space="preserve"> </w:delText>
        </w:r>
      </w:del>
      <w:del w:id="6576" w:author="PR Preview" w:date="2026-01-01T00:00:00Z">
        <w:r>
          <w:delText xml:space="preserve">By part 1,</w:delText>
        </w:r>
      </w:del>
      <w:del w:id="6577" w:author="PR Preview" w:date="2026-01-01T00:00:00Z">
        <w:r>
          <w:delText xml:space="preserve"> </w:delText>
        </w:r>
      </w:del>
      <w:del w:id="6578" w:author="PR Preview" w:date="2026-01-01T00:00:00Z">
        <w:r>
          <w:delText xml:space="preserve">$\mathcal{H}_0 = \mathopen{}\left\{\mathord{\smash[b]{\underset{\raise.3ex\hbox{$\scriptstyle\sim$}}{x}}\vphantom{x}}: x_1 + x_2 + x_3 = 0\right\}\mathclose{}$</w:delText>
        </w:r>
      </w:del>
      <w:del w:id="6579" w:author="PR Preview" w:date="2026-01-01T00:00:00Z">
        <w:r>
          <w:delText xml:space="preserve"> </w:delText>
        </w:r>
      </w:del>
      <w:del w:id="6580" w:author="PR Preview" w:date="2026-01-01T00:00:00Z">
        <w:r>
          <w:delText xml:space="preserve">is a subspace of dimension</w:delText>
        </w:r>
      </w:del>
      <w:del w:id="6581" w:author="PR Preview" w:date="2026-01-01T00:00:00Z">
        <w:r>
          <w:delText xml:space="preserve"> </w:delText>
        </w:r>
      </w:del>
      <m:oMath>
        <m:r>
          <m:t>3</m:t>
        </m:r>
        <m:r>
          <m:rPr>
            <m:sty m:val="p"/>
          </m:rPr>
          <m:t>−</m:t>
        </m:r>
        <m:r>
          <m:t>1</m:t>
        </m:r>
        <m:r>
          <m:rPr>
            <m:sty m:val="p"/>
          </m:rPr>
          <m:t>=</m:t>
        </m:r>
        <m:r>
          <m:t>2</m:t>
        </m:r>
      </m:oMath>
      <w:del w:id="6582" w:author="PR Preview" w:date="2026-01-01T00:00:00Z">
        <w:r>
          <w:delText xml:space="preserve">.</w:delText>
        </w:r>
      </w:del>
    </w:p>
    <w:p>
      <w:pPr>
        <w:pStyle w:val="BodyText"/>
      </w:pPr>
      <w:ins w:id="6583"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ins>
    </w:p>
    <w:bookmarkStart w:id="285" w:name="exm-hyperplane-subspace"/>
    <w:p>
      <w:pPr>
        <w:pStyle w:val="FirstParagraph"/>
      </w:pPr>
      <w:ins w:id="6584" w:author="PR Preview" w:date="2026-01-01T00:00:00Z">
        <w:r>
          <w:rPr>
            <w:b/>
            <w:bCs/>
          </w:rPr>
          <w:t xml:space="preserve">Example 75 (The plane</w:t>
        </w:r>
      </w:ins>
      <w:ins w:id="6585"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6586" w:author="PR Preview" w:date="2026-01-01T00:00:00Z">
        <w:r>
          <w:rPr>
            <w:b/>
            <w:bCs/>
          </w:rPr>
          <w:t xml:space="preserve"> </w:t>
        </w:r>
      </w:ins>
      <w:ins w:id="6587" w:author="PR Preview" w:date="2026-01-01T00:00:00Z">
        <w:r>
          <w:rPr>
            <w:b/>
            <w:bCs/>
          </w:rPr>
          <w:t xml:space="preserve">in</w:t>
        </w:r>
      </w:ins>
      <w:ins w:id="6588" w:author="PR Preview" w:date="2026-01-01T00:00:00Z">
        <w:r>
          <w:rPr>
            <w:b/>
            <w:bCs/>
          </w:rPr>
          <w:t xml:space="preserve"> </w:t>
        </w:r>
      </w:ins>
      <m:oMath>
        <m:sSup>
          <m:e>
            <m:r>
              <m:rPr>
                <m:scr m:val="double-struck"/>
                <m:sty m:val="p"/>
              </m:rPr>
              <m:t>R</m:t>
            </m:r>
          </m:e>
          <m:sup>
            <m:r>
              <m:t>3</m:t>
            </m:r>
          </m:sup>
        </m:sSup>
      </m:oMath>
      <w:ins w:id="6589" w:author="PR Preview" w:date="2026-01-01T00:00:00Z">
        <w:r>
          <w:rPr>
            <w:b/>
            <w:bCs/>
          </w:rPr>
          <w:t xml:space="preserve">)</w:t>
        </w:r>
      </w:ins>
      <w:ins w:id="6590" w:author="PR Preview" w:date="2026-01-01T00:00:00Z">
        <w:r>
          <w:t xml:space="preserve"> </w:t>
        </w:r>
      </w:ins>
      <w:ins w:id="6591" w:author="PR Preview" w:date="2026-01-01T00:00:00Z">
        <w:r>
          <w:t xml:space="preserve">Take</w:t>
        </w:r>
      </w:ins>
      <w:ins w:id="6592" w:author="PR Preview" w:date="2026-01-01T00:00:00Z">
        <w:r>
          <w:t xml:space="preserve"> </w:t>
        </w:r>
      </w:ins>
      <w:ins w:id="6593" w:author="PR Preview" w:date="2026-01-01T00:00:00Z">
        <w:r>
          <w:t xml:space="preserve">$\mathord{\smash[b]{\underset{\raise.3ex\hbox{$\scriptstyle\sim$}}{w}}\vphantom{w}} = (1, 1, 1)$</w:t>
        </w:r>
      </w:ins>
      <w:ins w:id="6594" w:author="PR Preview" w:date="2026-01-01T00:00:00Z">
        <w:r>
          <w:t xml:space="preserve"> </w:t>
        </w:r>
      </w:ins>
      <w:ins w:id="6595" w:author="PR Preview" w:date="2026-01-01T00:00:00Z">
        <w:r>
          <w:t xml:space="preserve">and</w:t>
        </w:r>
      </w:ins>
      <w:ins w:id="6596" w:author="PR Preview" w:date="2026-01-01T00:00:00Z">
        <w:r>
          <w:t xml:space="preserve"> </w:t>
        </w:r>
      </w:ins>
      <m:oMath>
        <m:r>
          <m:t>b</m:t>
        </m:r>
        <m:r>
          <m:rPr>
            <m:sty m:val="p"/>
          </m:rPr>
          <m:t>=</m:t>
        </m:r>
        <m:r>
          <m:rPr>
            <m:sty m:val="p"/>
          </m:rPr>
          <m:t>−</m:t>
        </m:r>
        <m:r>
          <m:t>1</m:t>
        </m:r>
      </m:oMath>
      <w:ins w:id="6597" w:author="PR Preview" w:date="2026-01-01T00:00:00Z">
        <w:r>
          <w:t xml:space="preserve">,</w:t>
        </w:r>
      </w:ins>
      <w:ins w:id="6598" w:author="PR Preview" w:date="2026-01-01T00:00:00Z">
        <w:r>
          <w:t xml:space="preserve"> </w:t>
        </w:r>
      </w:ins>
      <w:ins w:id="6599" w:author="PR Preview" w:date="2026-01-01T00:00:00Z">
        <w:r>
          <w:t xml:space="preserve">so</w:t>
        </w:r>
      </w:ins>
      <w:ins w:id="6600" w:author="PR Preview" w:date="2026-01-01T00:00:00Z">
        <w:r>
          <w:t xml:space="preserve"> </w:t>
        </w:r>
      </w:ins>
      <w:ins w:id="6601" w:author="PR Preview" w:date="2026-01-01T00:00:00Z">
        <w:r>
          <w:t xml:space="preserve">$\mathcal{H} = \mathopen{}\left\{\mathord{\smash[b]{\underset{\raise.3ex\hbox{$\scriptstyle\sim$}}{x}}\vphantom{x}}: x_1 + x_2 + x_3 - 1 = 0\right\}\mathclose{}$</w:t>
        </w:r>
      </w:ins>
      <w:ins w:id="6602" w:author="PR Preview" w:date="2026-01-01T00:00:00Z">
        <w:r>
          <w:t xml:space="preserve">,</w:t>
        </w:r>
      </w:ins>
      <w:ins w:id="6603" w:author="PR Preview" w:date="2026-01-01T00:00:00Z">
        <w:r>
          <w:t xml:space="preserve"> </w:t>
        </w:r>
      </w:ins>
      <w:ins w:id="6604" w:author="PR Preview" w:date="2026-01-01T00:00:00Z">
        <w:r>
          <w:t xml:space="preserve">the plane that</w:t>
        </w:r>
      </w:ins>
      <w:ins w:id="6605" w:author="PR Preview" w:date="2026-01-01T00:00:00Z">
        <w:r>
          <w:t xml:space="preserve"> </w:t>
        </w:r>
      </w:ins>
      <w:hyperlink w:anchor="exm-subspace-zero">
        <w:ins w:id="6606" w:author="PR Preview" w:date="2026-01-01T00:00:00Z">
          <w:r>
            <w:rPr>
              <w:rStyle w:val="Hyperlink"/>
            </w:rPr>
            <w:t xml:space="preserve">Example 39</w:t>
          </w:r>
        </w:ins>
      </w:hyperlink>
      <w:ins w:id="6607" w:author="PR Preview" w:date="2026-01-01T00:00:00Z">
        <w:r>
          <w:t xml:space="preserve"> </w:t>
        </w:r>
      </w:ins>
      <w:ins w:id="6608" w:author="PR Preview" w:date="2026-01-01T00:00:00Z">
        <w:r>
          <w:t xml:space="preserve">showed is not a subspace.</w:t>
        </w:r>
      </w:ins>
      <w:ins w:id="6609" w:author="PR Preview" w:date="2026-01-01T00:00:00Z">
        <w:r>
          <w:t xml:space="preserve"> </w:t>
        </w:r>
      </w:ins>
      <w:ins w:id="6610" w:author="PR Preview" w:date="2026-01-01T00:00:00Z">
        <w:r>
          <w:t xml:space="preserve">By part 1,</w:t>
        </w:r>
      </w:ins>
      <w:ins w:id="6611" w:author="PR Preview" w:date="2026-01-01T00:00:00Z">
        <w:r>
          <w:t xml:space="preserve"> </w:t>
        </w:r>
      </w:ins>
      <w:ins w:id="6612" w:author="PR Preview" w:date="2026-01-01T00:00:00Z">
        <w:r>
          <w:t xml:space="preserve">$\mathcal{H}_0 = \mathopen{}\left\{\mathord{\smash[b]{\underset{\raise.3ex\hbox{$\scriptstyle\sim$}}{x}}\vphantom{x}}: x_1 + x_2 + x_3 = 0\right\}\mathclose{}$</w:t>
        </w:r>
      </w:ins>
      <w:ins w:id="6613" w:author="PR Preview" w:date="2026-01-01T00:00:00Z">
        <w:r>
          <w:t xml:space="preserve"> </w:t>
        </w:r>
      </w:ins>
      <w:ins w:id="6614" w:author="PR Preview" w:date="2026-01-01T00:00:00Z">
        <w:r>
          <w:t xml:space="preserve">is a subspace of dimension</w:t>
        </w:r>
      </w:ins>
      <w:ins w:id="6615" w:author="PR Preview" w:date="2026-01-01T00:00:00Z">
        <w:r>
          <w:t xml:space="preserve"> </w:t>
        </w:r>
      </w:ins>
      <m:oMath>
        <m:r>
          <m:t>3</m:t>
        </m:r>
        <m:r>
          <m:rPr>
            <m:sty m:val="p"/>
          </m:rPr>
          <m:t>−</m:t>
        </m:r>
        <m:r>
          <m:t>1</m:t>
        </m:r>
        <m:r>
          <m:rPr>
            <m:sty m:val="p"/>
          </m:rPr>
          <m:t>=</m:t>
        </m:r>
        <m:r>
          <m:t>2</m:t>
        </m:r>
      </m:oMath>
      <w:ins w:id="6616" w:author="PR Preview" w:date="2026-01-01T00:00:00Z">
        <w:r>
          <w:t xml:space="preserve">.</w:t>
        </w:r>
      </w:ins>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del w:id="6617" w:author="PR Preview" w:date="2026-01-01T00:00:00Z">
        <w:r>
          <w:rPr>
            <w:b/>
            <w:bCs/>
          </w:rPr>
          <w:delText xml:space="preserve">Theorem 45 (Where a hyperplane passes, and its shape in</w:delText>
        </w:r>
      </w:del>
      <w:del w:id="6618" w:author="PR Preview" w:date="2026-01-01T00:00:00Z">
        <w:r>
          <w:rPr>
            <w:b/>
            <w:bCs/>
          </w:rPr>
          <w:delText xml:space="preserve"> </w:delText>
        </w:r>
      </w:del>
      <m:oMath>
        <m:sSup>
          <m:e>
            <m:r>
              <m:rPr>
                <m:scr m:val="double-struck"/>
                <m:sty m:val="p"/>
              </m:rPr>
              <m:t>R</m:t>
            </m:r>
          </m:e>
          <m:sup>
            <m:r>
              <m:t>2</m:t>
            </m:r>
          </m:sup>
        </m:sSup>
      </m:oMath>
      <w:del w:id="6619" w:author="PR Preview" w:date="2026-01-01T00:00:00Z">
        <w:r>
          <w:rPr>
            <w:b/>
            <w:bCs/>
          </w:rPr>
          <w:delText xml:space="preserve"> </w:delText>
        </w:r>
      </w:del>
      <w:del w:id="6620" w:author="PR Preview" w:date="2026-01-01T00:00:00Z">
        <w:r>
          <w:rPr>
            <w:b/>
            <w:bCs/>
          </w:rPr>
          <w:delText xml:space="preserve">and</w:delText>
        </w:r>
      </w:del>
      <w:del w:id="6621" w:author="PR Preview" w:date="2026-01-01T00:00:00Z">
        <w:r>
          <w:rPr>
            <w:b/>
            <w:bCs/>
          </w:rPr>
          <w:delText xml:space="preserve"> </w:delText>
        </w:r>
      </w:del>
      <m:oMath>
        <m:sSup>
          <m:e>
            <m:r>
              <m:rPr>
                <m:scr m:val="double-struck"/>
                <m:sty m:val="p"/>
              </m:rPr>
              <m:t>R</m:t>
            </m:r>
          </m:e>
          <m:sup>
            <m:r>
              <m:t>3</m:t>
            </m:r>
          </m:sup>
        </m:sSup>
      </m:oMath>
      <w:del w:id="6622" w:author="PR Preview" w:date="2026-01-01T00:00:00Z">
        <w:r>
          <w:rPr>
            <w:b/>
            <w:bCs/>
          </w:rPr>
          <w:delText xml:space="preserve">)</w:delText>
        </w:r>
      </w:del>
      <w:del w:id="6623" w:author="PR Preview" w:date="2026-01-01T00:00:00Z">
        <w:r>
          <w:delText xml:space="preserve"> </w:delText>
        </w:r>
      </w:del>
      <w:del w:id="6624" w:author="PR Preview" w:date="2026-01-01T00:00:00Z">
        <w:r>
          <w:delText xml:space="preserve">Let</w:delText>
        </w:r>
      </w:del>
      <w:del w:id="6625" w:author="PR Preview" w:date="2026-01-01T00:00:00Z">
        <w:r>
          <w:delText xml:space="preserve"> </w:delText>
        </w:r>
      </w:del>
      <w:del w:id="6626"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6627" w:author="PR Preview" w:date="2026-01-01T00:00:00Z">
        <w:r>
          <w:delText xml:space="preserve"> </w:delText>
        </w:r>
      </w:del>
      <w:del w:id="6628" w:author="PR Preview" w:date="2026-01-01T00:00:00Z">
        <w:r>
          <w:delText xml:space="preserve">be a hyperplane (</w:delText>
        </w:r>
      </w:del>
      <w:hyperlink w:anchor="def-hyperplane">
        <w:del w:id="6629" w:author="PR Preview" w:date="2026-01-01T00:00:00Z">
          <w:r>
            <w:rPr>
              <w:rStyle w:val="Hyperlink"/>
            </w:rPr>
            <w:delText xml:space="preserve">Definition 41</w:delText>
          </w:r>
        </w:del>
      </w:hyperlink>
      <w:del w:id="6630" w:author="PR Preview" w:date="2026-01-01T00:00:00Z">
        <w:r>
          <w:delText xml:space="preserve">).</w:delText>
        </w:r>
      </w:del>
    </w:p>
    <w:p>
      <w:pPr>
        <w:pStyle w:val="FirstParagraph"/>
      </w:pPr>
      <w:ins w:id="6631" w:author="PR Preview" w:date="2026-01-01T00:00:00Z">
        <w:r>
          <w:rPr>
            <w:b/>
            <w:bCs/>
          </w:rPr>
          <w:t xml:space="preserve">Theorem 44 (Where a hyperplane passes, and its shape in</w:t>
        </w:r>
      </w:ins>
      <w:ins w:id="6632" w:author="PR Preview" w:date="2026-01-01T00:00:00Z">
        <w:r>
          <w:rPr>
            <w:b/>
            <w:bCs/>
          </w:rPr>
          <w:t xml:space="preserve"> </w:t>
        </w:r>
      </w:ins>
      <m:oMath>
        <m:sSup>
          <m:e>
            <m:r>
              <m:rPr>
                <m:scr m:val="double-struck"/>
                <m:sty m:val="p"/>
              </m:rPr>
              <m:t>R</m:t>
            </m:r>
          </m:e>
          <m:sup>
            <m:r>
              <m:t>2</m:t>
            </m:r>
          </m:sup>
        </m:sSup>
      </m:oMath>
      <w:ins w:id="6633" w:author="PR Preview" w:date="2026-01-01T00:00:00Z">
        <w:r>
          <w:rPr>
            <w:b/>
            <w:bCs/>
          </w:rPr>
          <w:t xml:space="preserve"> </w:t>
        </w:r>
      </w:ins>
      <w:ins w:id="6634" w:author="PR Preview" w:date="2026-01-01T00:00:00Z">
        <w:r>
          <w:rPr>
            <w:b/>
            <w:bCs/>
          </w:rPr>
          <w:t xml:space="preserve">and</w:t>
        </w:r>
      </w:ins>
      <w:ins w:id="6635" w:author="PR Preview" w:date="2026-01-01T00:00:00Z">
        <w:r>
          <w:rPr>
            <w:b/>
            <w:bCs/>
          </w:rPr>
          <w:t xml:space="preserve"> </w:t>
        </w:r>
      </w:ins>
      <m:oMath>
        <m:sSup>
          <m:e>
            <m:r>
              <m:rPr>
                <m:scr m:val="double-struck"/>
                <m:sty m:val="p"/>
              </m:rPr>
              <m:t>R</m:t>
            </m:r>
          </m:e>
          <m:sup>
            <m:r>
              <m:t>3</m:t>
            </m:r>
          </m:sup>
        </m:sSup>
      </m:oMath>
      <w:ins w:id="6636" w:author="PR Preview" w:date="2026-01-01T00:00:00Z">
        <w:r>
          <w:rPr>
            <w:b/>
            <w:bCs/>
          </w:rPr>
          <w:t xml:space="preserve">)</w:t>
        </w:r>
      </w:ins>
      <w:ins w:id="6637" w:author="PR Preview" w:date="2026-01-01T00:00:00Z">
        <w:r>
          <w:t xml:space="preserve"> </w:t>
        </w:r>
      </w:ins>
      <w:ins w:id="6638" w:author="PR Preview" w:date="2026-01-01T00:00:00Z">
        <w:r>
          <w:t xml:space="preserve">Let</w:t>
        </w:r>
      </w:ins>
      <w:ins w:id="6639" w:author="PR Preview" w:date="2026-01-01T00:00:00Z">
        <w:r>
          <w:t xml:space="preserve"> </w:t>
        </w:r>
      </w:ins>
      <w:ins w:id="6640"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6641" w:author="PR Preview" w:date="2026-01-01T00:00:00Z">
        <w:r>
          <w:t xml:space="preserve"> </w:t>
        </w:r>
      </w:ins>
      <w:ins w:id="6642" w:author="PR Preview" w:date="2026-01-01T00:00:00Z">
        <w:r>
          <w:t xml:space="preserve">be a hyperplane (</w:t>
        </w:r>
      </w:ins>
      <w:hyperlink w:anchor="def-hyperplane">
        <w:ins w:id="6643" w:author="PR Preview" w:date="2026-01-01T00:00:00Z">
          <w:r>
            <w:rPr>
              <w:rStyle w:val="Hyperlink"/>
            </w:rPr>
            <w:t xml:space="preserve">Definition 41</w:t>
          </w:r>
        </w:ins>
      </w:hyperlink>
      <w:ins w:id="6644" w:author="PR Preview" w:date="2026-01-01T00:00:00Z">
        <w:r>
          <w:t xml:space="preserve">).</w:t>
        </w:r>
      </w:ins>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del w:id="6645" w:author="PR Preview" w:date="2026-01-01T00:00:00Z">
        <w:r>
          <w:rPr>
            <w:b/>
            <w:bCs/>
          </w:rPr>
          <w:delText xml:space="preserve">Parts 2 and 3.</w:delText>
        </w:r>
      </w:del>
      <w:del w:id="6646" w:author="PR Preview" w:date="2026-01-01T00:00:00Z">
        <w:r>
          <w:delText xml:space="preserve"> </w:delText>
        </w:r>
      </w:del>
      <w:del w:id="6647" w:author="PR Preview" w:date="2026-01-01T00:00:00Z">
        <w:r>
          <w:delText xml:space="preserve">By</w:delText>
        </w:r>
      </w:del>
      <w:del w:id="6648" w:author="PR Preview" w:date="2026-01-01T00:00:00Z">
        <w:r>
          <w:delText xml:space="preserve"> </w:delText>
        </w:r>
      </w:del>
      <w:hyperlink w:anchor="thm-hyperplane-subspace">
        <w:del w:id="6649" w:author="PR Preview" w:date="2026-01-01T00:00:00Z">
          <w:r>
            <w:rPr>
              <w:rStyle w:val="Hyperlink"/>
            </w:rPr>
            <w:delText xml:space="preserve">Theorem 44</w:delText>
          </w:r>
        </w:del>
      </w:hyperlink>
      <w:del w:id="6650" w:author="PR Preview" w:date="2026-01-01T00:00:00Z">
        <w:r>
          <w:delText xml:space="preserve">,</w:delText>
        </w:r>
      </w:del>
      <w:del w:id="6651" w:author="PR Preview" w:date="2026-01-01T00:00:00Z">
        <w:r>
          <w:delText xml:space="preserve"> </w:delText>
        </w:r>
      </w:del>
      <w:del w:id="6652"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6653" w:author="PR Preview" w:date="2026-01-01T00:00:00Z">
        <w:r>
          <w:delText xml:space="preserve"> </w:delText>
        </w:r>
      </w:del>
      <w:del w:id="6654" w:author="PR Preview" w:date="2026-01-01T00:00:00Z">
        <w:r>
          <w:delText xml:space="preserve">for any</w:delText>
        </w:r>
      </w:del>
      <w:del w:id="6655" w:author="PR Preview" w:date="2026-01-01T00:00:00Z">
        <w:r>
          <w:delText xml:space="preserve"> </w:delText>
        </w:r>
      </w:del>
      <w:del w:id="6656" w:author="PR Preview" w:date="2026-01-01T00:00:00Z">
        <w:r>
          <w:delText xml:space="preserve">$\mathord{\smash[b]{\underset{\raise.3ex\hbox{$\scriptstyle\sim$}}{x}}\vphantom{x}}_0 \in \mathcal{H}$</w:delText>
        </w:r>
      </w:del>
      <w:del w:id="6657" w:author="PR Preview" w:date="2026-01-01T00:00:00Z">
        <w:r>
          <w:delText xml:space="preserve">,</w:delText>
        </w:r>
      </w:del>
      <w:del w:id="6658" w:author="PR Preview" w:date="2026-01-01T00:00:00Z">
        <w:r>
          <w:delText xml:space="preserve"> </w:delText>
        </w:r>
      </w:del>
      <w:del w:id="6659" w:author="PR Preview" w:date="2026-01-01T00:00:00Z">
        <w:r>
          <w:delText xml:space="preserve">where</w:delText>
        </w:r>
      </w:del>
      <w:del w:id="6660" w:author="PR Preview" w:date="2026-01-01T00:00:00Z">
        <w:r>
          <w:delText xml:space="preserve"> </w:delText>
        </w:r>
      </w:del>
      <m:oMath>
        <m:sSub>
          <m:e>
            <m:r>
              <m:rPr>
                <m:scr m:val="script"/>
                <m:sty m:val="p"/>
              </m:rPr>
              <m:t>H</m:t>
            </m:r>
          </m:e>
          <m:sub>
            <m:r>
              <m:t>0</m:t>
            </m:r>
          </m:sub>
        </m:sSub>
      </m:oMath>
      <w:del w:id="6661" w:author="PR Preview" w:date="2026-01-01T00:00:00Z">
        <w:r>
          <w:delText xml:space="preserve"> </w:delText>
        </w:r>
      </w:del>
      <w:del w:id="6662" w:author="PR Preview" w:date="2026-01-01T00:00:00Z">
        <w:r>
          <w:delText xml:space="preserve">is a subspace of</w:delText>
        </w:r>
      </w:del>
      <w:del w:id="6663" w:author="PR Preview" w:date="2026-01-01T00:00:00Z">
        <w:r>
          <w:delText xml:space="preserve"> </w:delText>
        </w:r>
      </w:del>
      <m:oMath>
        <m:sSup>
          <m:e>
            <m:r>
              <m:rPr>
                <m:scr m:val="double-struck"/>
                <m:sty m:val="p"/>
              </m:rPr>
              <m:t>R</m:t>
            </m:r>
          </m:e>
          <m:sup>
            <m:r>
              <m:t>p</m:t>
            </m:r>
          </m:sup>
        </m:sSup>
      </m:oMath>
      <w:del w:id="6664" w:author="PR Preview" w:date="2026-01-01T00:00:00Z">
        <w:r>
          <w:delText xml:space="preserve"> </w:delText>
        </w:r>
      </w:del>
      <w:del w:id="6665" w:author="PR Preview" w:date="2026-01-01T00:00:00Z">
        <w:r>
          <w:delText xml:space="preserve">of dimension</w:delText>
        </w:r>
      </w:del>
      <w:del w:id="6666" w:author="PR Preview" w:date="2026-01-01T00:00:00Z">
        <w:r>
          <w:delText xml:space="preserve"> </w:delText>
        </w:r>
      </w:del>
      <m:oMath>
        <m:r>
          <m:t>p</m:t>
        </m:r>
        <m:r>
          <m:rPr>
            <m:sty m:val="p"/>
          </m:rPr>
          <m:t>−</m:t>
        </m:r>
        <m:r>
          <m:t>1</m:t>
        </m:r>
      </m:oMath>
      <w:del w:id="6667" w:author="PR Preview" w:date="2026-01-01T00:00:00Z">
        <w:r>
          <w:delText xml:space="preserve">.</w:delText>
        </w:r>
      </w:del>
    </w:p>
    <w:p>
      <w:pPr>
        <w:pStyle w:val="BodyText"/>
      </w:pPr>
      <w:ins w:id="6668" w:author="PR Preview" w:date="2026-01-01T00:00:00Z">
        <w:r>
          <w:rPr>
            <w:b/>
            <w:bCs/>
          </w:rPr>
          <w:t xml:space="preserve">Parts 2 and 3.</w:t>
        </w:r>
      </w:ins>
      <w:ins w:id="6669" w:author="PR Preview" w:date="2026-01-01T00:00:00Z">
        <w:r>
          <w:t xml:space="preserve"> </w:t>
        </w:r>
      </w:ins>
      <w:ins w:id="6670" w:author="PR Preview" w:date="2026-01-01T00:00:00Z">
        <w:r>
          <w:t xml:space="preserve">By</w:t>
        </w:r>
      </w:ins>
      <w:ins w:id="6671" w:author="PR Preview" w:date="2026-01-01T00:00:00Z">
        <w:r>
          <w:t xml:space="preserve"> </w:t>
        </w:r>
      </w:ins>
      <w:hyperlink w:anchor="thm-hyperplane-subspace">
        <w:ins w:id="6672" w:author="PR Preview" w:date="2026-01-01T00:00:00Z">
          <w:r>
            <w:rPr>
              <w:rStyle w:val="Hyperlink"/>
            </w:rPr>
            <w:t xml:space="preserve">Theorem 43</w:t>
          </w:r>
        </w:ins>
      </w:hyperlink>
      <w:ins w:id="6673" w:author="PR Preview" w:date="2026-01-01T00:00:00Z">
        <w:r>
          <w:t xml:space="preserve">,</w:t>
        </w:r>
      </w:ins>
      <w:ins w:id="6674" w:author="PR Preview" w:date="2026-01-01T00:00:00Z">
        <w:r>
          <w:t xml:space="preserve"> </w:t>
        </w:r>
      </w:ins>
      <w:ins w:id="6675"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6676" w:author="PR Preview" w:date="2026-01-01T00:00:00Z">
        <w:r>
          <w:t xml:space="preserve"> </w:t>
        </w:r>
      </w:ins>
      <w:ins w:id="6677" w:author="PR Preview" w:date="2026-01-01T00:00:00Z">
        <w:r>
          <w:t xml:space="preserve">for any</w:t>
        </w:r>
      </w:ins>
      <w:ins w:id="6678" w:author="PR Preview" w:date="2026-01-01T00:00:00Z">
        <w:r>
          <w:t xml:space="preserve"> </w:t>
        </w:r>
      </w:ins>
      <w:ins w:id="6679" w:author="PR Preview" w:date="2026-01-01T00:00:00Z">
        <w:r>
          <w:t xml:space="preserve">$\mathord{\smash[b]{\underset{\raise.3ex\hbox{$\scriptstyle\sim$}}{x}}\vphantom{x}}_0 \in \mathcal{H}$</w:t>
        </w:r>
      </w:ins>
      <w:ins w:id="6680" w:author="PR Preview" w:date="2026-01-01T00:00:00Z">
        <w:r>
          <w:t xml:space="preserve">,</w:t>
        </w:r>
      </w:ins>
      <w:ins w:id="6681" w:author="PR Preview" w:date="2026-01-01T00:00:00Z">
        <w:r>
          <w:t xml:space="preserve"> </w:t>
        </w:r>
      </w:ins>
      <w:ins w:id="6682" w:author="PR Preview" w:date="2026-01-01T00:00:00Z">
        <w:r>
          <w:t xml:space="preserve">where</w:t>
        </w:r>
      </w:ins>
      <w:ins w:id="6683" w:author="PR Preview" w:date="2026-01-01T00:00:00Z">
        <w:r>
          <w:t xml:space="preserve"> </w:t>
        </w:r>
      </w:ins>
      <m:oMath>
        <m:sSub>
          <m:e>
            <m:r>
              <m:rPr>
                <m:scr m:val="script"/>
                <m:sty m:val="p"/>
              </m:rPr>
              <m:t>H</m:t>
            </m:r>
          </m:e>
          <m:sub>
            <m:r>
              <m:t>0</m:t>
            </m:r>
          </m:sub>
        </m:sSub>
      </m:oMath>
      <w:ins w:id="6684" w:author="PR Preview" w:date="2026-01-01T00:00:00Z">
        <w:r>
          <w:t xml:space="preserve"> </w:t>
        </w:r>
      </w:ins>
      <w:ins w:id="6685" w:author="PR Preview" w:date="2026-01-01T00:00:00Z">
        <w:r>
          <w:t xml:space="preserve">is a subspace of</w:t>
        </w:r>
      </w:ins>
      <w:ins w:id="6686" w:author="PR Preview" w:date="2026-01-01T00:00:00Z">
        <w:r>
          <w:t xml:space="preserve"> </w:t>
        </w:r>
      </w:ins>
      <m:oMath>
        <m:sSup>
          <m:e>
            <m:r>
              <m:rPr>
                <m:scr m:val="double-struck"/>
                <m:sty m:val="p"/>
              </m:rPr>
              <m:t>R</m:t>
            </m:r>
          </m:e>
          <m:sup>
            <m:r>
              <m:t>p</m:t>
            </m:r>
          </m:sup>
        </m:sSup>
      </m:oMath>
      <w:ins w:id="6687" w:author="PR Preview" w:date="2026-01-01T00:00:00Z">
        <w:r>
          <w:t xml:space="preserve"> </w:t>
        </w:r>
      </w:ins>
      <w:ins w:id="6688" w:author="PR Preview" w:date="2026-01-01T00:00:00Z">
        <w:r>
          <w:t xml:space="preserve">of dimension</w:t>
        </w:r>
      </w:ins>
      <w:ins w:id="6689" w:author="PR Preview" w:date="2026-01-01T00:00:00Z">
        <w:r>
          <w:t xml:space="preserve"> </w:t>
        </w:r>
      </w:ins>
      <m:oMath>
        <m:r>
          <m:t>p</m:t>
        </m:r>
        <m:r>
          <m:rPr>
            <m:sty m:val="p"/>
          </m:rPr>
          <m:t>−</m:t>
        </m:r>
        <m:r>
          <m:t>1</m:t>
        </m:r>
      </m:oMath>
      <w:ins w:id="6690" w:author="PR Preview" w:date="2026-01-01T00:00:00Z">
        <w:r>
          <w:t xml:space="preserve">.</w:t>
        </w:r>
      </w:ins>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del w:id="6691" w:author="PR Preview" w:date="2026-01-01T00:00:00Z">
        <w:r>
          <w:rPr>
            <w:b/>
            <w:bCs/>
          </w:rPr>
          <w:delText xml:space="preserve">Example 77 (A line in</w:delText>
        </w:r>
      </w:del>
      <w:del w:id="6692" w:author="PR Preview" w:date="2026-01-01T00:00:00Z">
        <w:r>
          <w:rPr>
            <w:b/>
            <w:bCs/>
          </w:rPr>
          <w:delText xml:space="preserve"> </w:delText>
        </w:r>
      </w:del>
      <m:oMath>
        <m:sSup>
          <m:e>
            <m:r>
              <m:rPr>
                <m:scr m:val="double-struck"/>
                <m:sty m:val="p"/>
              </m:rPr>
              <m:t>R</m:t>
            </m:r>
          </m:e>
          <m:sup>
            <m:r>
              <m:t>2</m:t>
            </m:r>
          </m:sup>
        </m:sSup>
      </m:oMath>
      <w:del w:id="6693" w:author="PR Preview" w:date="2026-01-01T00:00:00Z">
        <w:r>
          <w:rPr>
            <w:b/>
            <w:bCs/>
          </w:rPr>
          <w:delText xml:space="preserve"> </w:delText>
        </w:r>
      </w:del>
      <w:del w:id="6694" w:author="PR Preview" w:date="2026-01-01T00:00:00Z">
        <w:r>
          <w:rPr>
            <w:b/>
            <w:bCs/>
          </w:rPr>
          <w:delText xml:space="preserve">and a plane in</w:delText>
        </w:r>
      </w:del>
      <w:del w:id="6695" w:author="PR Preview" w:date="2026-01-01T00:00:00Z">
        <w:r>
          <w:rPr>
            <w:b/>
            <w:bCs/>
          </w:rPr>
          <w:delText xml:space="preserve"> </w:delText>
        </w:r>
      </w:del>
      <m:oMath>
        <m:sSup>
          <m:e>
            <m:r>
              <m:rPr>
                <m:scr m:val="double-struck"/>
                <m:sty m:val="p"/>
              </m:rPr>
              <m:t>R</m:t>
            </m:r>
          </m:e>
          <m:sup>
            <m:r>
              <m:t>3</m:t>
            </m:r>
          </m:sup>
        </m:sSup>
      </m:oMath>
      <w:del w:id="6696" w:author="PR Preview" w:date="2026-01-01T00:00:00Z">
        <w:r>
          <w:rPr>
            <w:b/>
            <w:bCs/>
          </w:rPr>
          <w:delText xml:space="preserve">, checked on a grid of points)</w:delText>
        </w:r>
      </w:del>
      <w:del w:id="6697" w:author="PR Preview" w:date="2026-01-01T00:00:00Z">
        <w:r>
          <w:delText xml:space="preserve"> </w:delText>
        </w:r>
      </w:del>
      <w:del w:id="6698" w:author="PR Preview" w:date="2026-01-01T00:00:00Z">
        <w:r>
          <w:delText xml:space="preserve">In</w:delText>
        </w:r>
      </w:del>
      <w:del w:id="6699" w:author="PR Preview" w:date="2026-01-01T00:00:00Z">
        <w:r>
          <w:delText xml:space="preserve"> </w:delText>
        </w:r>
      </w:del>
      <m:oMath>
        <m:sSup>
          <m:e>
            <m:r>
              <m:rPr>
                <m:scr m:val="double-struck"/>
                <m:sty m:val="p"/>
              </m:rPr>
              <m:t>R</m:t>
            </m:r>
          </m:e>
          <m:sup>
            <m:r>
              <m:t>2</m:t>
            </m:r>
          </m:sup>
        </m:sSup>
      </m:oMath>
      <w:del w:id="6700" w:author="PR Preview" w:date="2026-01-01T00:00:00Z">
        <w:r>
          <w:delText xml:space="preserve">, take</w:delText>
        </w:r>
      </w:del>
      <w:del w:id="6701" w:author="PR Preview" w:date="2026-01-01T00:00:00Z">
        <w:r>
          <w:delText xml:space="preserve"> </w:delText>
        </w:r>
      </w:del>
      <w:del w:id="6702" w:author="PR Preview" w:date="2026-01-01T00:00:00Z">
        <w:r>
          <w:delText xml:space="preserve">$\mathord{\smash[b]{\underset{\raise.3ex\hbox{$\scriptstyle\sim$}}{w}}\vphantom{w}} = (1, 1)$</w:delText>
        </w:r>
      </w:del>
      <w:del w:id="6703" w:author="PR Preview" w:date="2026-01-01T00:00:00Z">
        <w:r>
          <w:delText xml:space="preserve"> </w:delText>
        </w:r>
      </w:del>
      <w:del w:id="6704" w:author="PR Preview" w:date="2026-01-01T00:00:00Z">
        <w:r>
          <w:delText xml:space="preserve">and</w:delText>
        </w:r>
      </w:del>
      <w:del w:id="6705" w:author="PR Preview" w:date="2026-01-01T00:00:00Z">
        <w:r>
          <w:delText xml:space="preserve"> </w:delText>
        </w:r>
      </w:del>
      <m:oMath>
        <m:r>
          <m:t>b</m:t>
        </m:r>
        <m:r>
          <m:rPr>
            <m:sty m:val="p"/>
          </m:rPr>
          <m:t>=</m:t>
        </m:r>
        <m:r>
          <m:rPr>
            <m:sty m:val="p"/>
          </m:rPr>
          <m:t>−</m:t>
        </m:r>
        <m:r>
          <m:t>1</m:t>
        </m:r>
      </m:oMath>
      <w:del w:id="6706" w:author="PR Preview" w:date="2026-01-01T00:00:00Z">
        <w:r>
          <w:delText xml:space="preserve">, the line of</w:delText>
        </w:r>
      </w:del>
      <w:del w:id="6707" w:author="PR Preview" w:date="2026-01-01T00:00:00Z">
        <w:r>
          <w:delText xml:space="preserve"> </w:delText>
        </w:r>
      </w:del>
      <w:hyperlink w:anchor="exm-hyperplane">
        <w:del w:id="6708" w:author="PR Preview" w:date="2026-01-01T00:00:00Z">
          <w:r>
            <w:rPr>
              <w:rStyle w:val="Hyperlink"/>
            </w:rPr>
            <w:delText xml:space="preserve">Example 34</w:delText>
          </w:r>
        </w:del>
      </w:hyperlink>
      <w:del w:id="6709" w:author="PR Preview" w:date="2026-01-01T00:00:00Z">
        <w:r>
          <w:delText xml:space="preserve">.</w:delText>
        </w:r>
      </w:del>
      <w:del w:id="6710" w:author="PR Preview" w:date="2026-01-01T00:00:00Z">
        <w:r>
          <w:delText xml:space="preserve"> </w:delText>
        </w:r>
      </w:del>
      <w:del w:id="6711" w:author="PR Preview" w:date="2026-01-01T00:00:00Z">
        <w:r>
          <w:delText xml:space="preserve">The point</w:delText>
        </w:r>
      </w:del>
      <w:del w:id="6712" w:author="PR Preview" w:date="2026-01-01T00:00:00Z">
        <w:r>
          <w:delText xml:space="preserve"> </w:delText>
        </w:r>
      </w:del>
      <w:del w:id="6713" w:author="PR Preview" w:date="2026-01-01T00:00:00Z">
        <w:r>
          <w:delText xml:space="preserve">$\mathord{\smash[b]{\underset{\raise.3ex\hbox{$\scriptstyle\sim$}}{x}}\vphantom{x}}_0 = -\frac{b}{\mathord{\smash[b]{\underset{\raise.3ex\hbox{$\scriptstyle\sim$}}{w}}\vphantom{w}} \cdot \mathord{\smash[b]{\underset{\raise.3ex\hbox{$\scriptstyle\sim$}}{w}}\vphantom{w}}}\,\mathord{\smash[b]{\underset{\raise.3ex\hbox{$\scriptstyle\sim$}}{w}}\vphantom{w}}$</w:delText>
        </w:r>
      </w:del>
      <w:del w:id="6714" w:author="PR Preview" w:date="2026-01-01T00:00:00Z">
        <w:r>
          <w:delText xml:space="preserve"> </w:delText>
        </w:r>
      </w:del>
      <w:del w:id="6715" w:author="PR Preview" w:date="2026-01-01T00:00:00Z">
        <w:r>
          <w:delText xml:space="preserve">is on it,</w:delText>
        </w:r>
      </w:del>
      <w:del w:id="6716" w:author="PR Preview" w:date="2026-01-01T00:00:00Z">
        <w:r>
          <w:delText xml:space="preserve"> </w:delText>
        </w:r>
      </w:del>
      <w:del w:id="6717" w:author="PR Preview" w:date="2026-01-01T00:00:00Z">
        <w:r>
          <w:delText xml:space="preserve">and the vector</w:delText>
        </w:r>
      </w:del>
      <w:del w:id="6718" w:author="PR Preview" w:date="2026-01-01T00:00:00Z">
        <w:r>
          <w:delText xml:space="preserve"> </w:delText>
        </w:r>
      </w:del>
      <w:del w:id="6719" w:author="PR Preview" w:date="2026-01-01T00:00:00Z">
        <w:r>
          <w:delText xml:space="preserve">$\mathord{\smash[b]{\underset{\raise.3ex\hbox{$\scriptstyle\sim$}}{v}}\vphantom{v}} = (-w_2, w_1)$</w:delText>
        </w:r>
      </w:del>
      <w:del w:id="6720" w:author="PR Preview" w:date="2026-01-01T00:00:00Z">
        <w:r>
          <w:delText xml:space="preserve"> </w:delText>
        </w:r>
      </w:del>
      <w:del w:id="6721" w:author="PR Preview" w:date="2026-01-01T00:00:00Z">
        <w:r>
          <w:delText xml:space="preserve">is nonzero with</w:delText>
        </w:r>
      </w:del>
      <w:del w:id="6722" w:author="PR Preview" w:date="2026-01-01T00:00:00Z">
        <w:r>
          <w:delText xml:space="preserve"> </w:delText>
        </w:r>
      </w:del>
      <w:del w:id="6723" w:author="PR Preview" w:date="2026-01-01T00:00:00Z">
        <w:r>
          <w:delText xml:space="preserve">$\mathord{\smash[b]{\underset{\raise.3ex\hbox{$\scriptstyle\sim$}}{w}}\vphantom{w}} \cdot \mathord{\smash[b]{\underset{\raise.3ex\hbox{$\scriptstyle\sim$}}{v}}\vphantom{v}} = 0$</w:delText>
        </w:r>
      </w:del>
      <w:del w:id="6724" w:author="PR Preview" w:date="2026-01-01T00:00:00Z">
        <w:r>
          <w:delText xml:space="preserve">,</w:delText>
        </w:r>
      </w:del>
      <w:del w:id="6725" w:author="PR Preview" w:date="2026-01-01T00:00:00Z">
        <w:r>
          <w:delText xml:space="preserve"> </w:delText>
        </w:r>
      </w:del>
      <w:del w:id="6726" w:author="PR Preview" w:date="2026-01-01T00:00:00Z">
        <w:r>
          <w:delText xml:space="preserve">so it spans the subspace</w:delText>
        </w:r>
      </w:del>
      <w:del w:id="6727" w:author="PR Preview" w:date="2026-01-01T00:00:00Z">
        <w:r>
          <w:delText xml:space="preserve"> </w:delText>
        </w:r>
      </w:del>
      <m:oMath>
        <m:sSub>
          <m:e>
            <m:r>
              <m:rPr>
                <m:scr m:val="script"/>
                <m:sty m:val="p"/>
              </m:rPr>
              <m:t>H</m:t>
            </m:r>
          </m:e>
          <m:sub>
            <m:r>
              <m:t>0</m:t>
            </m:r>
          </m:sub>
        </m:sSub>
      </m:oMath>
      <w:del w:id="6728" w:author="PR Preview" w:date="2026-01-01T00:00:00Z">
        <w:r>
          <w:delText xml:space="preserve"> </w:delText>
        </w:r>
      </w:del>
      <w:del w:id="6729" w:author="PR Preview" w:date="2026-01-01T00:00:00Z">
        <w:r>
          <w:delText xml:space="preserve">of</w:delText>
        </w:r>
      </w:del>
      <w:del w:id="6730" w:author="PR Preview" w:date="2026-01-01T00:00:00Z">
        <w:r>
          <w:delText xml:space="preserve"> </w:delText>
        </w:r>
      </w:del>
      <w:hyperlink w:anchor="thm-hyperplane-subspace">
        <w:del w:id="6731" w:author="PR Preview" w:date="2026-01-01T00:00:00Z">
          <w:r>
            <w:rPr>
              <w:rStyle w:val="Hyperlink"/>
            </w:rPr>
            <w:delText xml:space="preserve">Theorem 44</w:delText>
          </w:r>
        </w:del>
      </w:hyperlink>
      <w:del w:id="6732" w:author="PR Preview" w:date="2026-01-01T00:00:00Z">
        <w:r>
          <w:delText xml:space="preserve">.</w:delText>
        </w:r>
      </w:del>
      <w:del w:id="6733" w:author="PR Preview" w:date="2026-01-01T00:00:00Z">
        <w:r>
          <w:delText xml:space="preserve"> </w:delText>
        </w:r>
      </w:del>
      <w:del w:id="6734" w:author="PR Preview" w:date="2026-01-01T00:00:00Z">
        <w:r>
          <w:delText xml:space="preserve">In</w:delText>
        </w:r>
      </w:del>
      <w:del w:id="6735" w:author="PR Preview" w:date="2026-01-01T00:00:00Z">
        <w:r>
          <w:delText xml:space="preserve"> </w:delText>
        </w:r>
      </w:del>
      <m:oMath>
        <m:sSup>
          <m:e>
            <m:r>
              <m:rPr>
                <m:scr m:val="double-struck"/>
                <m:sty m:val="p"/>
              </m:rPr>
              <m:t>R</m:t>
            </m:r>
          </m:e>
          <m:sup>
            <m:r>
              <m:t>3</m:t>
            </m:r>
          </m:sup>
        </m:sSup>
      </m:oMath>
      <w:del w:id="6736" w:author="PR Preview" w:date="2026-01-01T00:00:00Z">
        <w:r>
          <w:delText xml:space="preserve">, take</w:delText>
        </w:r>
      </w:del>
      <w:del w:id="6737" w:author="PR Preview" w:date="2026-01-01T00:00:00Z">
        <w:r>
          <w:delText xml:space="preserve"> </w:delText>
        </w:r>
      </w:del>
      <w:del w:id="6738" w:author="PR Preview" w:date="2026-01-01T00:00:00Z">
        <w:r>
          <w:delText xml:space="preserve">$\mathord{\smash[b]{\underset{\raise.3ex\hbox{$\scriptstyle\sim$}}{w}}\vphantom{w}} = (1, 1, 1)$</w:delText>
        </w:r>
      </w:del>
      <w:del w:id="6739" w:author="PR Preview" w:date="2026-01-01T00:00:00Z">
        <w:r>
          <w:delText xml:space="preserve"> </w:delText>
        </w:r>
      </w:del>
      <w:del w:id="6740" w:author="PR Preview" w:date="2026-01-01T00:00:00Z">
        <w:r>
          <w:delText xml:space="preserve">and</w:delText>
        </w:r>
      </w:del>
      <w:del w:id="6741" w:author="PR Preview" w:date="2026-01-01T00:00:00Z">
        <w:r>
          <w:delText xml:space="preserve"> </w:delText>
        </w:r>
      </w:del>
      <m:oMath>
        <m:r>
          <m:t>b</m:t>
        </m:r>
        <m:r>
          <m:rPr>
            <m:sty m:val="p"/>
          </m:rPr>
          <m:t>=</m:t>
        </m:r>
        <m:r>
          <m:rPr>
            <m:sty m:val="p"/>
          </m:rPr>
          <m:t>−</m:t>
        </m:r>
        <m:r>
          <m:t>1</m:t>
        </m:r>
      </m:oMath>
      <w:del w:id="6742" w:author="PR Preview" w:date="2026-01-01T00:00:00Z">
        <w:r>
          <w:delText xml:space="preserve">, the plane of</w:delText>
        </w:r>
      </w:del>
      <w:del w:id="6743" w:author="PR Preview" w:date="2026-01-01T00:00:00Z">
        <w:r>
          <w:delText xml:space="preserve"> </w:delText>
        </w:r>
      </w:del>
      <w:hyperlink w:anchor="exm-hyperplane-subspace">
        <w:del w:id="6744" w:author="PR Preview" w:date="2026-01-01T00:00:00Z">
          <w:r>
            <w:rPr>
              <w:rStyle w:val="Hyperlink"/>
            </w:rPr>
            <w:delText xml:space="preserve">Example 76</w:delText>
          </w:r>
        </w:del>
      </w:hyperlink>
      <w:del w:id="6745" w:author="PR Preview" w:date="2026-01-01T00:00:00Z">
        <w:r>
          <w:delText xml:space="preserve">,</w:delText>
        </w:r>
      </w:del>
      <w:del w:id="6746" w:author="PR Preview" w:date="2026-01-01T00:00:00Z">
        <w:r>
          <w:delText xml:space="preserve"> </w:delText>
        </w:r>
      </w:del>
      <w:del w:id="6747" w:author="PR Preview" w:date="2026-01-01T00:00:00Z">
        <w:r>
          <w:delText xml:space="preserve">with the independent vectors</w:delText>
        </w:r>
      </w:del>
      <w:del w:id="6748" w:author="PR Preview" w:date="2026-01-01T00:00:00Z">
        <w:r>
          <w:delText xml:space="preserve"> </w:delText>
        </w:r>
      </w:del>
      <w:del w:id="6749" w:author="PR Preview" w:date="2026-01-01T00:00:00Z">
        <w:r>
          <w:delText xml:space="preserve">$\mathord{\smash[b]{\underset{\raise.3ex\hbox{$\scriptstyle\sim$}}{v}}\vphantom{v}}_1 = (1, -1, 0)$</w:delText>
        </w:r>
      </w:del>
      <w:del w:id="6750" w:author="PR Preview" w:date="2026-01-01T00:00:00Z">
        <w:r>
          <w:delText xml:space="preserve"> </w:delText>
        </w:r>
      </w:del>
      <w:del w:id="6751" w:author="PR Preview" w:date="2026-01-01T00:00:00Z">
        <w:r>
          <w:delText xml:space="preserve">and</w:delText>
        </w:r>
      </w:del>
      <w:del w:id="6752" w:author="PR Preview" w:date="2026-01-01T00:00:00Z">
        <w:r>
          <w:delText xml:space="preserve"> </w:delText>
        </w:r>
      </w:del>
      <w:del w:id="6753" w:author="PR Preview" w:date="2026-01-01T00:00:00Z">
        <w:r>
          <w:delText xml:space="preserve">$\mathord{\smash[b]{\underset{\raise.3ex\hbox{$\scriptstyle\sim$}}{v}}\vphantom{v}}_2 = (0, 1, -1)$</w:delText>
        </w:r>
      </w:del>
      <w:del w:id="6754" w:author="PR Preview" w:date="2026-01-01T00:00:00Z">
        <w:r>
          <w:delText xml:space="preserve"> </w:delText>
        </w:r>
      </w:del>
      <w:del w:id="6755" w:author="PR Preview" w:date="2026-01-01T00:00:00Z">
        <w:r>
          <w:delText xml:space="preserve">in</w:delText>
        </w:r>
      </w:del>
      <w:del w:id="6756" w:author="PR Preview" w:date="2026-01-01T00:00:00Z">
        <w:r>
          <w:delText xml:space="preserve"> </w:delText>
        </w:r>
      </w:del>
      <m:oMath>
        <m:sSub>
          <m:e>
            <m:r>
              <m:rPr>
                <m:scr m:val="script"/>
                <m:sty m:val="p"/>
              </m:rPr>
              <m:t>H</m:t>
            </m:r>
          </m:e>
          <m:sub>
            <m:r>
              <m:t>0</m:t>
            </m:r>
          </m:sub>
        </m:sSub>
      </m:oMath>
      <w:del w:id="6757" w:author="PR Preview" w:date="2026-01-01T00:00:00Z">
        <w:r>
          <w:delText xml:space="preserve">.</w:delText>
        </w:r>
      </w:del>
      <w:del w:id="6758" w:author="PR Preview" w:date="2026-01-01T00:00:00Z">
        <w:r>
          <w:delText xml:space="preserve"> </w:delText>
        </w:r>
      </w:del>
      <w:del w:id="6759" w:author="PR Preview" w:date="2026-01-01T00:00:00Z">
        <w:r>
          <w:delText xml:space="preserve">The code evaluates</w:delText>
        </w:r>
      </w:del>
      <w:del w:id="6760" w:author="PR Preview" w:date="2026-01-01T00:00:00Z">
        <w:r>
          <w:delText xml:space="preserve"> </w:delText>
        </w:r>
      </w:del>
      <w:del w:id="6761" w:author="PR Preview" w:date="2026-01-01T00:00:00Z">
        <w:r>
          <w:delText xml:space="preserve">$\mathord{\smash[b]{\underset{\raise.3ex\hbox{$\scriptstyle\sim$}}{w}}\vphantom{w}} \cdot \mathord{\smash[b]{\underset{\raise.3ex\hbox{$\scriptstyle\sim$}}{x}}\vphantom{x}} + b$</w:delText>
        </w:r>
      </w:del>
      <w:del w:id="6762" w:author="PR Preview" w:date="2026-01-01T00:00:00Z">
        <w:r>
          <w:delText xml:space="preserve"> </w:delText>
        </w:r>
      </w:del>
      <w:del w:id="6763" w:author="PR Preview" w:date="2026-01-01T00:00:00Z">
        <w:r>
          <w:delText xml:space="preserve">at the origin</w:delText>
        </w:r>
      </w:del>
      <w:del w:id="6764" w:author="PR Preview" w:date="2026-01-01T00:00:00Z">
        <w:r>
          <w:delText xml:space="preserve"> </w:delText>
        </w:r>
      </w:del>
      <w:del w:id="6765" w:author="PR Preview" w:date="2026-01-01T00:00:00Z">
        <w:r>
          <w:delText xml:space="preserve">and at points</w:delText>
        </w:r>
      </w:del>
      <w:del w:id="6766" w:author="PR Preview" w:date="2026-01-01T00:00:00Z">
        <w:r>
          <w:delText xml:space="preserve"> </w:delText>
        </w:r>
      </w:del>
      <w:del w:id="6767" w:author="PR Preview" w:date="2026-01-01T00:00:00Z">
        <w:r>
          <w:delText xml:space="preserve">$\mathord{\smash[b]{\underset{\raise.3ex\hbox{$\scriptstyle\sim$}}{x}}\vphantom{x}}_0 + t\,\mathord{\smash[b]{\underset{\raise.3ex\hbox{$\scriptstyle\sim$}}{v}}\vphantom{v}}$</w:delText>
        </w:r>
      </w:del>
      <w:del w:id="6768" w:author="PR Preview" w:date="2026-01-01T00:00:00Z">
        <w:r>
          <w:delText xml:space="preserve"> </w:delText>
        </w:r>
      </w:del>
      <w:del w:id="6769" w:author="PR Preview" w:date="2026-01-01T00:00:00Z">
        <w:r>
          <w:delText xml:space="preserve">and</w:delText>
        </w:r>
      </w:del>
      <w:del w:id="6770" w:author="PR Preview" w:date="2026-01-01T00:00:00Z">
        <w:r>
          <w:delText xml:space="preserve"> </w:delText>
        </w:r>
      </w:del>
      <w:del w:id="6771" w:author="PR Preview" w:date="2026-01-01T00:00:00Z">
        <w:r>
          <w:delText xml:space="preserve">$\mathord{\smash[b]{\underset{\raise.3ex\hbox{$\scriptstyle\sim$}}{x}}\vphantom{x}}_0 + s\,\mathord{\smash[b]{\underset{\raise.3ex\hbox{$\scriptstyle\sim$}}{v}}\vphantom{v}}_1 + t\,\mathord{\smash[b]{\underset{\raise.3ex\hbox{$\scriptstyle\sim$}}{v}}\vphantom{v}}_2$</w:delText>
        </w:r>
      </w:del>
      <w:del w:id="6772" w:author="PR Preview" w:date="2026-01-01T00:00:00Z">
        <w:r>
          <w:delText xml:space="preserve">.</w:delText>
        </w:r>
      </w:del>
    </w:p>
    <w:p>
      <w:pPr>
        <w:pStyle w:val="BodyText"/>
      </w:pPr>
      <w:ins w:id="6773" w:author="PR Preview" w:date="2026-01-01T00:00:00Z">
        <w:r>
          <w:rPr>
            <w:b/>
            <w:bCs/>
          </w:rPr>
          <w:t xml:space="preserve">Example 76 (A line in</w:t>
        </w:r>
      </w:ins>
      <w:ins w:id="6774" w:author="PR Preview" w:date="2026-01-01T00:00:00Z">
        <w:r>
          <w:rPr>
            <w:b/>
            <w:bCs/>
          </w:rPr>
          <w:t xml:space="preserve"> </w:t>
        </w:r>
      </w:ins>
      <m:oMath>
        <m:sSup>
          <m:e>
            <m:r>
              <m:rPr>
                <m:scr m:val="double-struck"/>
                <m:sty m:val="p"/>
              </m:rPr>
              <m:t>R</m:t>
            </m:r>
          </m:e>
          <m:sup>
            <m:r>
              <m:t>2</m:t>
            </m:r>
          </m:sup>
        </m:sSup>
      </m:oMath>
      <w:ins w:id="6775" w:author="PR Preview" w:date="2026-01-01T00:00:00Z">
        <w:r>
          <w:rPr>
            <w:b/>
            <w:bCs/>
          </w:rPr>
          <w:t xml:space="preserve"> </w:t>
        </w:r>
      </w:ins>
      <w:ins w:id="6776" w:author="PR Preview" w:date="2026-01-01T00:00:00Z">
        <w:r>
          <w:rPr>
            <w:b/>
            <w:bCs/>
          </w:rPr>
          <w:t xml:space="preserve">and a plane in</w:t>
        </w:r>
      </w:ins>
      <w:ins w:id="6777" w:author="PR Preview" w:date="2026-01-01T00:00:00Z">
        <w:r>
          <w:rPr>
            <w:b/>
            <w:bCs/>
          </w:rPr>
          <w:t xml:space="preserve"> </w:t>
        </w:r>
      </w:ins>
      <m:oMath>
        <m:sSup>
          <m:e>
            <m:r>
              <m:rPr>
                <m:scr m:val="double-struck"/>
                <m:sty m:val="p"/>
              </m:rPr>
              <m:t>R</m:t>
            </m:r>
          </m:e>
          <m:sup>
            <m:r>
              <m:t>3</m:t>
            </m:r>
          </m:sup>
        </m:sSup>
      </m:oMath>
      <w:ins w:id="6778" w:author="PR Preview" w:date="2026-01-01T00:00:00Z">
        <w:r>
          <w:rPr>
            <w:b/>
            <w:bCs/>
          </w:rPr>
          <w:t xml:space="preserve">, checked on a grid of points)</w:t>
        </w:r>
      </w:ins>
      <w:ins w:id="6779" w:author="PR Preview" w:date="2026-01-01T00:00:00Z">
        <w:r>
          <w:t xml:space="preserve"> </w:t>
        </w:r>
      </w:ins>
      <w:ins w:id="6780" w:author="PR Preview" w:date="2026-01-01T00:00:00Z">
        <w:r>
          <w:t xml:space="preserve">In</w:t>
        </w:r>
      </w:ins>
      <w:ins w:id="6781" w:author="PR Preview" w:date="2026-01-01T00:00:00Z">
        <w:r>
          <w:t xml:space="preserve"> </w:t>
        </w:r>
      </w:ins>
      <m:oMath>
        <m:sSup>
          <m:e>
            <m:r>
              <m:rPr>
                <m:scr m:val="double-struck"/>
                <m:sty m:val="p"/>
              </m:rPr>
              <m:t>R</m:t>
            </m:r>
          </m:e>
          <m:sup>
            <m:r>
              <m:t>2</m:t>
            </m:r>
          </m:sup>
        </m:sSup>
      </m:oMath>
      <w:ins w:id="6782" w:author="PR Preview" w:date="2026-01-01T00:00:00Z">
        <w:r>
          <w:t xml:space="preserve">, take</w:t>
        </w:r>
      </w:ins>
      <w:ins w:id="6783" w:author="PR Preview" w:date="2026-01-01T00:00:00Z">
        <w:r>
          <w:t xml:space="preserve"> </w:t>
        </w:r>
      </w:ins>
      <w:ins w:id="6784" w:author="PR Preview" w:date="2026-01-01T00:00:00Z">
        <w:r>
          <w:t xml:space="preserve">$\mathord{\smash[b]{\underset{\raise.3ex\hbox{$\scriptstyle\sim$}}{w}}\vphantom{w}} = (1, 1)$</w:t>
        </w:r>
      </w:ins>
      <w:ins w:id="6785" w:author="PR Preview" w:date="2026-01-01T00:00:00Z">
        <w:r>
          <w:t xml:space="preserve"> </w:t>
        </w:r>
      </w:ins>
      <w:ins w:id="6786" w:author="PR Preview" w:date="2026-01-01T00:00:00Z">
        <w:r>
          <w:t xml:space="preserve">and</w:t>
        </w:r>
      </w:ins>
      <w:ins w:id="6787" w:author="PR Preview" w:date="2026-01-01T00:00:00Z">
        <w:r>
          <w:t xml:space="preserve"> </w:t>
        </w:r>
      </w:ins>
      <m:oMath>
        <m:r>
          <m:t>b</m:t>
        </m:r>
        <m:r>
          <m:rPr>
            <m:sty m:val="p"/>
          </m:rPr>
          <m:t>=</m:t>
        </m:r>
        <m:r>
          <m:rPr>
            <m:sty m:val="p"/>
          </m:rPr>
          <m:t>−</m:t>
        </m:r>
        <m:r>
          <m:t>1</m:t>
        </m:r>
      </m:oMath>
      <w:ins w:id="6788" w:author="PR Preview" w:date="2026-01-01T00:00:00Z">
        <w:r>
          <w:t xml:space="preserve">, the line of</w:t>
        </w:r>
      </w:ins>
      <w:ins w:id="6789" w:author="PR Preview" w:date="2026-01-01T00:00:00Z">
        <w:r>
          <w:t xml:space="preserve"> </w:t>
        </w:r>
      </w:ins>
      <w:hyperlink w:anchor="exm-hyperplane">
        <w:ins w:id="6790" w:author="PR Preview" w:date="2026-01-01T00:00:00Z">
          <w:r>
            <w:rPr>
              <w:rStyle w:val="Hyperlink"/>
            </w:rPr>
            <w:t xml:space="preserve">Example 33</w:t>
          </w:r>
        </w:ins>
      </w:hyperlink>
      <w:ins w:id="6791" w:author="PR Preview" w:date="2026-01-01T00:00:00Z">
        <w:r>
          <w:t xml:space="preserve">.</w:t>
        </w:r>
      </w:ins>
      <w:ins w:id="6792" w:author="PR Preview" w:date="2026-01-01T00:00:00Z">
        <w:r>
          <w:t xml:space="preserve"> </w:t>
        </w:r>
      </w:ins>
      <w:ins w:id="6793" w:author="PR Preview" w:date="2026-01-01T00:00:00Z">
        <w:r>
          <w:t xml:space="preserve">The point</w:t>
        </w:r>
      </w:ins>
      <w:ins w:id="6794" w:author="PR Preview" w:date="2026-01-01T00:00:00Z">
        <w:r>
          <w:t xml:space="preserve"> </w:t>
        </w:r>
      </w:ins>
      <w:ins w:id="6795"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6796" w:author="PR Preview" w:date="2026-01-01T00:00:00Z">
        <w:r>
          <w:t xml:space="preserve"> </w:t>
        </w:r>
      </w:ins>
      <w:ins w:id="6797" w:author="PR Preview" w:date="2026-01-01T00:00:00Z">
        <w:r>
          <w:t xml:space="preserve">is on it,</w:t>
        </w:r>
      </w:ins>
      <w:ins w:id="6798" w:author="PR Preview" w:date="2026-01-01T00:00:00Z">
        <w:r>
          <w:t xml:space="preserve"> </w:t>
        </w:r>
      </w:ins>
      <w:ins w:id="6799" w:author="PR Preview" w:date="2026-01-01T00:00:00Z">
        <w:r>
          <w:t xml:space="preserve">and the vector</w:t>
        </w:r>
      </w:ins>
      <w:ins w:id="6800" w:author="PR Preview" w:date="2026-01-01T00:00:00Z">
        <w:r>
          <w:t xml:space="preserve"> </w:t>
        </w:r>
      </w:ins>
      <w:ins w:id="6801" w:author="PR Preview" w:date="2026-01-01T00:00:00Z">
        <w:r>
          <w:t xml:space="preserve">$\mathord{\smash[b]{\underset{\raise.3ex\hbox{$\scriptstyle\sim$}}{v}}\vphantom{v}} = (-w_2, w_1)$</w:t>
        </w:r>
      </w:ins>
      <w:ins w:id="6802" w:author="PR Preview" w:date="2026-01-01T00:00:00Z">
        <w:r>
          <w:t xml:space="preserve"> </w:t>
        </w:r>
      </w:ins>
      <w:ins w:id="6803" w:author="PR Preview" w:date="2026-01-01T00:00:00Z">
        <w:r>
          <w:t xml:space="preserve">is nonzero with</w:t>
        </w:r>
      </w:ins>
      <w:ins w:id="6804" w:author="PR Preview" w:date="2026-01-01T00:00:00Z">
        <w:r>
          <w:t xml:space="preserve"> </w:t>
        </w:r>
      </w:ins>
      <w:ins w:id="6805" w:author="PR Preview" w:date="2026-01-01T00:00:00Z">
        <w:r>
          <w:t xml:space="preserve">$\mathord{\smash[b]{\underset{\raise.3ex\hbox{$\scriptstyle\sim$}}{w}}\vphantom{w}} \cdot \mathord{\smash[b]{\underset{\raise.3ex\hbox{$\scriptstyle\sim$}}{v}}\vphantom{v}} = 0$</w:t>
        </w:r>
      </w:ins>
      <w:ins w:id="6806" w:author="PR Preview" w:date="2026-01-01T00:00:00Z">
        <w:r>
          <w:t xml:space="preserve">,</w:t>
        </w:r>
      </w:ins>
      <w:ins w:id="6807" w:author="PR Preview" w:date="2026-01-01T00:00:00Z">
        <w:r>
          <w:t xml:space="preserve"> </w:t>
        </w:r>
      </w:ins>
      <w:ins w:id="6808" w:author="PR Preview" w:date="2026-01-01T00:00:00Z">
        <w:r>
          <w:t xml:space="preserve">so it spans the subspace</w:t>
        </w:r>
      </w:ins>
      <w:ins w:id="6809" w:author="PR Preview" w:date="2026-01-01T00:00:00Z">
        <w:r>
          <w:t xml:space="preserve"> </w:t>
        </w:r>
      </w:ins>
      <m:oMath>
        <m:sSub>
          <m:e>
            <m:r>
              <m:rPr>
                <m:scr m:val="script"/>
                <m:sty m:val="p"/>
              </m:rPr>
              <m:t>H</m:t>
            </m:r>
          </m:e>
          <m:sub>
            <m:r>
              <m:t>0</m:t>
            </m:r>
          </m:sub>
        </m:sSub>
      </m:oMath>
      <w:ins w:id="6810" w:author="PR Preview" w:date="2026-01-01T00:00:00Z">
        <w:r>
          <w:t xml:space="preserve"> </w:t>
        </w:r>
      </w:ins>
      <w:ins w:id="6811" w:author="PR Preview" w:date="2026-01-01T00:00:00Z">
        <w:r>
          <w:t xml:space="preserve">of</w:t>
        </w:r>
      </w:ins>
      <w:ins w:id="6812" w:author="PR Preview" w:date="2026-01-01T00:00:00Z">
        <w:r>
          <w:t xml:space="preserve"> </w:t>
        </w:r>
      </w:ins>
      <w:hyperlink w:anchor="thm-hyperplane-subspace">
        <w:ins w:id="6813" w:author="PR Preview" w:date="2026-01-01T00:00:00Z">
          <w:r>
            <w:rPr>
              <w:rStyle w:val="Hyperlink"/>
            </w:rPr>
            <w:t xml:space="preserve">Theorem 43</w:t>
          </w:r>
        </w:ins>
      </w:hyperlink>
      <w:ins w:id="6814" w:author="PR Preview" w:date="2026-01-01T00:00:00Z">
        <w:r>
          <w:t xml:space="preserve">.</w:t>
        </w:r>
      </w:ins>
      <w:ins w:id="6815" w:author="PR Preview" w:date="2026-01-01T00:00:00Z">
        <w:r>
          <w:t xml:space="preserve"> </w:t>
        </w:r>
      </w:ins>
      <w:ins w:id="6816" w:author="PR Preview" w:date="2026-01-01T00:00:00Z">
        <w:r>
          <w:t xml:space="preserve">In</w:t>
        </w:r>
      </w:ins>
      <w:ins w:id="6817" w:author="PR Preview" w:date="2026-01-01T00:00:00Z">
        <w:r>
          <w:t xml:space="preserve"> </w:t>
        </w:r>
      </w:ins>
      <m:oMath>
        <m:sSup>
          <m:e>
            <m:r>
              <m:rPr>
                <m:scr m:val="double-struck"/>
                <m:sty m:val="p"/>
              </m:rPr>
              <m:t>R</m:t>
            </m:r>
          </m:e>
          <m:sup>
            <m:r>
              <m:t>3</m:t>
            </m:r>
          </m:sup>
        </m:sSup>
      </m:oMath>
      <w:ins w:id="6818" w:author="PR Preview" w:date="2026-01-01T00:00:00Z">
        <w:r>
          <w:t xml:space="preserve">, take</w:t>
        </w:r>
      </w:ins>
      <w:ins w:id="6819" w:author="PR Preview" w:date="2026-01-01T00:00:00Z">
        <w:r>
          <w:t xml:space="preserve"> </w:t>
        </w:r>
      </w:ins>
      <w:ins w:id="6820" w:author="PR Preview" w:date="2026-01-01T00:00:00Z">
        <w:r>
          <w:t xml:space="preserve">$\mathord{\smash[b]{\underset{\raise.3ex\hbox{$\scriptstyle\sim$}}{w}}\vphantom{w}} = (1, 1, 1)$</w:t>
        </w:r>
      </w:ins>
      <w:ins w:id="6821" w:author="PR Preview" w:date="2026-01-01T00:00:00Z">
        <w:r>
          <w:t xml:space="preserve"> </w:t>
        </w:r>
      </w:ins>
      <w:ins w:id="6822" w:author="PR Preview" w:date="2026-01-01T00:00:00Z">
        <w:r>
          <w:t xml:space="preserve">and</w:t>
        </w:r>
      </w:ins>
      <w:ins w:id="6823" w:author="PR Preview" w:date="2026-01-01T00:00:00Z">
        <w:r>
          <w:t xml:space="preserve"> </w:t>
        </w:r>
      </w:ins>
      <m:oMath>
        <m:r>
          <m:t>b</m:t>
        </m:r>
        <m:r>
          <m:rPr>
            <m:sty m:val="p"/>
          </m:rPr>
          <m:t>=</m:t>
        </m:r>
        <m:r>
          <m:rPr>
            <m:sty m:val="p"/>
          </m:rPr>
          <m:t>−</m:t>
        </m:r>
        <m:r>
          <m:t>1</m:t>
        </m:r>
      </m:oMath>
      <w:ins w:id="6824" w:author="PR Preview" w:date="2026-01-01T00:00:00Z">
        <w:r>
          <w:t xml:space="preserve">, the plane of</w:t>
        </w:r>
      </w:ins>
      <w:ins w:id="6825" w:author="PR Preview" w:date="2026-01-01T00:00:00Z">
        <w:r>
          <w:t xml:space="preserve"> </w:t>
        </w:r>
      </w:ins>
      <w:hyperlink w:anchor="exm-hyperplane-subspace">
        <w:ins w:id="6826" w:author="PR Preview" w:date="2026-01-01T00:00:00Z">
          <w:r>
            <w:rPr>
              <w:rStyle w:val="Hyperlink"/>
            </w:rPr>
            <w:t xml:space="preserve">Example 75</w:t>
          </w:r>
        </w:ins>
      </w:hyperlink>
      <w:ins w:id="6827" w:author="PR Preview" w:date="2026-01-01T00:00:00Z">
        <w:r>
          <w:t xml:space="preserve">,</w:t>
        </w:r>
      </w:ins>
      <w:ins w:id="6828" w:author="PR Preview" w:date="2026-01-01T00:00:00Z">
        <w:r>
          <w:t xml:space="preserve"> </w:t>
        </w:r>
      </w:ins>
      <w:ins w:id="6829" w:author="PR Preview" w:date="2026-01-01T00:00:00Z">
        <w:r>
          <w:t xml:space="preserve">with the independent vectors</w:t>
        </w:r>
      </w:ins>
      <w:ins w:id="6830" w:author="PR Preview" w:date="2026-01-01T00:00:00Z">
        <w:r>
          <w:t xml:space="preserve"> </w:t>
        </w:r>
      </w:ins>
      <w:ins w:id="6831" w:author="PR Preview" w:date="2026-01-01T00:00:00Z">
        <w:r>
          <w:t xml:space="preserve">$\mathord{\smash[b]{\underset{\raise.3ex\hbox{$\scriptstyle\sim$}}{v}}\vphantom{v}}_1 = (1, -1, 0)$</w:t>
        </w:r>
      </w:ins>
      <w:ins w:id="6832" w:author="PR Preview" w:date="2026-01-01T00:00:00Z">
        <w:r>
          <w:t xml:space="preserve"> </w:t>
        </w:r>
      </w:ins>
      <w:ins w:id="6833" w:author="PR Preview" w:date="2026-01-01T00:00:00Z">
        <w:r>
          <w:t xml:space="preserve">and</w:t>
        </w:r>
      </w:ins>
      <w:ins w:id="6834" w:author="PR Preview" w:date="2026-01-01T00:00:00Z">
        <w:r>
          <w:t xml:space="preserve"> </w:t>
        </w:r>
      </w:ins>
      <w:ins w:id="6835" w:author="PR Preview" w:date="2026-01-01T00:00:00Z">
        <w:r>
          <w:t xml:space="preserve">$\mathord{\smash[b]{\underset{\raise.3ex\hbox{$\scriptstyle\sim$}}{v}}\vphantom{v}}_2 = (0, 1, -1)$</w:t>
        </w:r>
      </w:ins>
      <w:ins w:id="6836" w:author="PR Preview" w:date="2026-01-01T00:00:00Z">
        <w:r>
          <w:t xml:space="preserve"> </w:t>
        </w:r>
      </w:ins>
      <w:ins w:id="6837" w:author="PR Preview" w:date="2026-01-01T00:00:00Z">
        <w:r>
          <w:t xml:space="preserve">in</w:t>
        </w:r>
      </w:ins>
      <w:ins w:id="6838" w:author="PR Preview" w:date="2026-01-01T00:00:00Z">
        <w:r>
          <w:t xml:space="preserve"> </w:t>
        </w:r>
      </w:ins>
      <m:oMath>
        <m:sSub>
          <m:e>
            <m:r>
              <m:rPr>
                <m:scr m:val="script"/>
                <m:sty m:val="p"/>
              </m:rPr>
              <m:t>H</m:t>
            </m:r>
          </m:e>
          <m:sub>
            <m:r>
              <m:t>0</m:t>
            </m:r>
          </m:sub>
        </m:sSub>
      </m:oMath>
      <w:ins w:id="6839" w:author="PR Preview" w:date="2026-01-01T00:00:00Z">
        <w:r>
          <w:t xml:space="preserve">.</w:t>
        </w:r>
      </w:ins>
      <w:ins w:id="6840" w:author="PR Preview" w:date="2026-01-01T00:00:00Z">
        <w:r>
          <w:t xml:space="preserve"> </w:t>
        </w:r>
      </w:ins>
      <w:ins w:id="6841" w:author="PR Preview" w:date="2026-01-01T00:00:00Z">
        <w:r>
          <w:t xml:space="preserve">The code evaluates</w:t>
        </w:r>
      </w:ins>
      <w:ins w:id="6842" w:author="PR Preview" w:date="2026-01-01T00:00:00Z">
        <w:r>
          <w:t xml:space="preserve"> </w:t>
        </w:r>
      </w:ins>
      <w:ins w:id="6843" w:author="PR Preview" w:date="2026-01-01T00:00:00Z">
        <w:r>
          <w:t xml:space="preserve">$\mathord{\smash[b]{\underset{\raise.3ex\hbox{$\scriptstyle\sim$}}{w}}\vphantom{w}} \cdot \mathord{\smash[b]{\underset{\raise.3ex\hbox{$\scriptstyle\sim$}}{x}}\vphantom{x}} + b$</w:t>
        </w:r>
      </w:ins>
      <w:ins w:id="6844" w:author="PR Preview" w:date="2026-01-01T00:00:00Z">
        <w:r>
          <w:t xml:space="preserve"> </w:t>
        </w:r>
      </w:ins>
      <w:ins w:id="6845" w:author="PR Preview" w:date="2026-01-01T00:00:00Z">
        <w:r>
          <w:t xml:space="preserve">at the origin</w:t>
        </w:r>
      </w:ins>
      <w:ins w:id="6846" w:author="PR Preview" w:date="2026-01-01T00:00:00Z">
        <w:r>
          <w:t xml:space="preserve"> </w:t>
        </w:r>
      </w:ins>
      <w:ins w:id="6847" w:author="PR Preview" w:date="2026-01-01T00:00:00Z">
        <w:r>
          <w:t xml:space="preserve">and at points</w:t>
        </w:r>
      </w:ins>
      <w:ins w:id="6848" w:author="PR Preview" w:date="2026-01-01T00:00:00Z">
        <w:r>
          <w:t xml:space="preserve"> </w:t>
        </w:r>
      </w:ins>
      <w:ins w:id="6849" w:author="PR Preview" w:date="2026-01-01T00:00:00Z">
        <w:r>
          <w:t xml:space="preserve">$\mathord{\smash[b]{\underset{\raise.3ex\hbox{$\scriptstyle\sim$}}{x}}\vphantom{x}}_0 + t\,\mathord{\smash[b]{\underset{\raise.3ex\hbox{$\scriptstyle\sim$}}{v}}\vphantom{v}}$</w:t>
        </w:r>
      </w:ins>
      <w:ins w:id="6850" w:author="PR Preview" w:date="2026-01-01T00:00:00Z">
        <w:r>
          <w:t xml:space="preserve"> </w:t>
        </w:r>
      </w:ins>
      <w:ins w:id="6851" w:author="PR Preview" w:date="2026-01-01T00:00:00Z">
        <w:r>
          <w:t xml:space="preserve">and</w:t>
        </w:r>
      </w:ins>
      <w:ins w:id="6852" w:author="PR Preview" w:date="2026-01-01T00:00:00Z">
        <w:r>
          <w:t xml:space="preserve"> </w:t>
        </w:r>
      </w:ins>
      <w:ins w:id="6853" w:author="PR Preview" w:date="2026-01-01T00:00:00Z">
        <w:r>
          <w:t xml:space="preserve">$\mathord{\smash[b]{\underset{\raise.3ex\hbox{$\scriptstyle\sim$}}{x}}\vphantom{x}}_0 + s\,\mathord{\smash[b]{\underset{\raise.3ex\hbox{$\scriptstyle\sim$}}{v}}\vphantom{v}}_1 + t\,\mathord{\smash[b]{\underset{\raise.3ex\hbox{$\scriptstyle\sim$}}{v}}\vphantom{v}}_2$</w:t>
        </w:r>
      </w:ins>
      <w:ins w:id="6854"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del w:id="6855" w:author="PR Preview" w:date="2026-01-01T00:00:00Z">
        <w:r>
          <w:rPr>
            <w:b/>
            <w:bCs/>
          </w:rPr>
          <w:delText xml:space="preserve">Example 78 (Half-spaces of a line in the plane)</w:delText>
        </w:r>
      </w:del>
      <w:del w:id="6856" w:author="PR Preview" w:date="2026-01-01T00:00:00Z">
        <w:r>
          <w:delText xml:space="preserve"> </w:delText>
        </w:r>
      </w:del>
      <w:del w:id="6857" w:author="PR Preview" w:date="2026-01-01T00:00:00Z">
        <w:r>
          <w:delText xml:space="preserve">Let</w:delText>
        </w:r>
      </w:del>
      <w:del w:id="6858" w:author="PR Preview" w:date="2026-01-01T00:00:00Z">
        <w:r>
          <w:delText xml:space="preserve"> </w:delText>
        </w:r>
      </w:del>
      <m:oMath>
        <m:r>
          <m:rPr>
            <m:scr m:val="script"/>
            <m:sty m:val="p"/>
          </m:rPr>
          <m:t>H</m:t>
        </m:r>
      </m:oMath>
      <w:del w:id="6859" w:author="PR Preview" w:date="2026-01-01T00:00:00Z">
        <w:r>
          <w:delText xml:space="preserve"> </w:delText>
        </w:r>
      </w:del>
      <w:del w:id="6860" w:author="PR Preview" w:date="2026-01-01T00:00:00Z">
        <w:r>
          <w:delText xml:space="preserve">be the line in</w:delText>
        </w:r>
      </w:del>
      <w:del w:id="6861" w:author="PR Preview" w:date="2026-01-01T00:00:00Z">
        <w:r>
          <w:delText xml:space="preserve"> </w:delText>
        </w:r>
      </w:del>
      <m:oMath>
        <m:sSup>
          <m:e>
            <m:r>
              <m:rPr>
                <m:scr m:val="double-struck"/>
                <m:sty m:val="p"/>
              </m:rPr>
              <m:t>R</m:t>
            </m:r>
          </m:e>
          <m:sup>
            <m:r>
              <m:t>2</m:t>
            </m:r>
          </m:sup>
        </m:sSup>
      </m:oMath>
      <w:del w:id="6862" w:author="PR Preview" w:date="2026-01-01T00:00:00Z">
        <w:r>
          <w:delText xml:space="preserve"> </w:delText>
        </w:r>
      </w:del>
      <w:del w:id="6863" w:author="PR Preview" w:date="2026-01-01T00:00:00Z">
        <w:r>
          <w:delText xml:space="preserve">with</w:delText>
        </w:r>
      </w:del>
      <w:del w:id="6864" w:author="PR Preview" w:date="2026-01-01T00:00:00Z">
        <w:r>
          <w:delText xml:space="preserve"> </w:delText>
        </w:r>
      </w:del>
      <w:del w:id="6865" w:author="PR Preview" w:date="2026-01-01T00:00:00Z">
        <w:r>
          <w:delText xml:space="preserve">$\mathord{\smash[b]{\underset{\raise.3ex\hbox{$\scriptstyle\sim$}}{w}}\vphantom{w}} = (1, 2)$</w:delText>
        </w:r>
      </w:del>
      <w:del w:id="6866" w:author="PR Preview" w:date="2026-01-01T00:00:00Z">
        <w:r>
          <w:delText xml:space="preserve"> </w:delText>
        </w:r>
      </w:del>
      <w:del w:id="6867" w:author="PR Preview" w:date="2026-01-01T00:00:00Z">
        <w:r>
          <w:delText xml:space="preserve">and</w:delText>
        </w:r>
      </w:del>
      <w:del w:id="6868" w:author="PR Preview" w:date="2026-01-01T00:00:00Z">
        <w:r>
          <w:delText xml:space="preserve"> </w:delText>
        </w:r>
      </w:del>
      <m:oMath>
        <m:r>
          <m:t>b</m:t>
        </m:r>
        <m:r>
          <m:rPr>
            <m:sty m:val="p"/>
          </m:rPr>
          <m:t>=</m:t>
        </m:r>
        <m:r>
          <m:rPr>
            <m:sty m:val="p"/>
          </m:rPr>
          <m:t>−</m:t>
        </m:r>
        <m:r>
          <m:t>2</m:t>
        </m:r>
      </m:oMath>
      <w:del w:id="6869" w:author="PR Preview" w:date="2026-01-01T00:00:00Z">
        <w:r>
          <w:delText xml:space="preserve"> </w:delText>
        </w:r>
      </w:del>
      <w:del w:id="6870" w:author="PR Preview" w:date="2026-01-01T00:00:00Z">
        <w:r>
          <w:delText xml:space="preserve">(</w:delText>
        </w:r>
      </w:del>
      <w:hyperlink w:anchor="def-hyperplane">
        <w:del w:id="6871" w:author="PR Preview" w:date="2026-01-01T00:00:00Z">
          <w:r>
            <w:rPr>
              <w:rStyle w:val="Hyperlink"/>
            </w:rPr>
            <w:delText xml:space="preserve">Definition 41</w:delText>
          </w:r>
        </w:del>
      </w:hyperlink>
      <w:del w:id="6872" w:author="PR Preview" w:date="2026-01-01T00:00:00Z">
        <w:r>
          <w:delText xml:space="preserve">),</w:delText>
        </w:r>
      </w:del>
      <w:del w:id="6873" w:author="PR Preview" w:date="2026-01-01T00:00:00Z">
        <w:r>
          <w:delText xml:space="preserve"> </w:delText>
        </w:r>
      </w:del>
      <w:del w:id="6874" w:author="PR Preview" w:date="2026-01-01T00:00:00Z">
        <w:r>
          <w:delText xml:space="preserve">so</w:delText>
        </w:r>
      </w:del>
      <w:del w:id="6875" w:author="PR Preview" w:date="2026-01-01T00:00:00Z">
        <w:r>
          <w:delText xml:space="preserve"> </w:delText>
        </w:r>
      </w:del>
      <w:del w:id="6876" w:author="PR Preview" w:date="2026-01-01T00:00:00Z">
        <w:r>
          <w:delText xml:space="preserve">$\mathcal{H} = \mathopen{}\left\{\mathord{\smash[b]{\underset{\raise.3ex\hbox{$\scriptstyle\sim$}}{x}}\vphantom{x}}: x_1 + 2 x_2 - 2 = 0\right\}\mathclose{}$</w:delText>
        </w:r>
      </w:del>
      <w:del w:id="6877" w:author="PR Preview" w:date="2026-01-01T00:00:00Z">
        <w:r>
          <w:delText xml:space="preserve">.</w:delText>
        </w:r>
      </w:del>
      <w:del w:id="6878" w:author="PR Preview" w:date="2026-01-01T00:00:00Z">
        <w:r>
          <w:delText xml:space="preserve"> </w:delText>
        </w:r>
      </w:del>
      <w:del w:id="6879" w:author="PR Preview" w:date="2026-01-01T00:00:00Z">
        <w:r>
          <w:delText xml:space="preserve">Evaluate</w:delText>
        </w:r>
      </w:del>
      <w:del w:id="6880" w:author="PR Preview" w:date="2026-01-01T00:00:00Z">
        <w:r>
          <w:delText xml:space="preserve"> </w:delText>
        </w:r>
      </w:del>
      <w:del w:id="6881" w:author="PR Preview" w:date="2026-01-01T00:00:00Z">
        <w:r>
          <w:delText xml:space="preserve">$\mathord{\smash[b]{\underset{\raise.3ex\hbox{$\scriptstyle\sim$}}{w}}\vphantom{w}} \cdot \mathord{\smash[b]{\underset{\raise.3ex\hbox{$\scriptstyle\sim$}}{x}}\vphantom{x}} + b$</w:delText>
        </w:r>
      </w:del>
      <w:del w:id="6882" w:author="PR Preview" w:date="2026-01-01T00:00:00Z">
        <w:r>
          <w:delText xml:space="preserve"> </w:delText>
        </w:r>
      </w:del>
      <w:del w:id="6883" w:author="PR Preview" w:date="2026-01-01T00:00:00Z">
        <w:r>
          <w:delText xml:space="preserve">at three points (</w:delText>
        </w:r>
      </w:del>
      <w:hyperlink w:anchor="def-half-space">
        <w:del w:id="6884" w:author="PR Preview" w:date="2026-01-01T00:00:00Z">
          <w:r>
            <w:rPr>
              <w:rStyle w:val="Hyperlink"/>
            </w:rPr>
            <w:delText xml:space="preserve">Definition 60</w:delText>
          </w:r>
        </w:del>
      </w:hyperlink>
      <w:del w:id="6885" w:author="PR Preview" w:date="2026-01-01T00:00:00Z">
        <w:r>
          <w:delText xml:space="preserve">):</w:delText>
        </w:r>
      </w:del>
    </w:p>
    <w:p>
      <w:pPr>
        <w:pStyle w:val="BodyText"/>
      </w:pPr>
      <w:ins w:id="6886" w:author="PR Preview" w:date="2026-01-01T00:00:00Z">
        <w:r>
          <w:rPr>
            <w:b/>
            <w:bCs/>
          </w:rPr>
          <w:t xml:space="preserve">Example 77 (Half-spaces of a line in the plane)</w:t>
        </w:r>
      </w:ins>
      <w:ins w:id="6887" w:author="PR Preview" w:date="2026-01-01T00:00:00Z">
        <w:r>
          <w:t xml:space="preserve"> </w:t>
        </w:r>
      </w:ins>
      <w:ins w:id="6888" w:author="PR Preview" w:date="2026-01-01T00:00:00Z">
        <w:r>
          <w:t xml:space="preserve">Let</w:t>
        </w:r>
      </w:ins>
      <w:ins w:id="6889" w:author="PR Preview" w:date="2026-01-01T00:00:00Z">
        <w:r>
          <w:t xml:space="preserve"> </w:t>
        </w:r>
      </w:ins>
      <m:oMath>
        <m:r>
          <m:rPr>
            <m:scr m:val="script"/>
            <m:sty m:val="p"/>
          </m:rPr>
          <m:t>H</m:t>
        </m:r>
      </m:oMath>
      <w:ins w:id="6890" w:author="PR Preview" w:date="2026-01-01T00:00:00Z">
        <w:r>
          <w:t xml:space="preserve"> </w:t>
        </w:r>
      </w:ins>
      <w:ins w:id="6891" w:author="PR Preview" w:date="2026-01-01T00:00:00Z">
        <w:r>
          <w:t xml:space="preserve">be the line in</w:t>
        </w:r>
      </w:ins>
      <w:ins w:id="6892" w:author="PR Preview" w:date="2026-01-01T00:00:00Z">
        <w:r>
          <w:t xml:space="preserve"> </w:t>
        </w:r>
      </w:ins>
      <m:oMath>
        <m:sSup>
          <m:e>
            <m:r>
              <m:rPr>
                <m:scr m:val="double-struck"/>
                <m:sty m:val="p"/>
              </m:rPr>
              <m:t>R</m:t>
            </m:r>
          </m:e>
          <m:sup>
            <m:r>
              <m:t>2</m:t>
            </m:r>
          </m:sup>
        </m:sSup>
      </m:oMath>
      <w:ins w:id="6893" w:author="PR Preview" w:date="2026-01-01T00:00:00Z">
        <w:r>
          <w:t xml:space="preserve"> </w:t>
        </w:r>
      </w:ins>
      <w:ins w:id="6894" w:author="PR Preview" w:date="2026-01-01T00:00:00Z">
        <w:r>
          <w:t xml:space="preserve">with</w:t>
        </w:r>
      </w:ins>
      <w:ins w:id="6895" w:author="PR Preview" w:date="2026-01-01T00:00:00Z">
        <w:r>
          <w:t xml:space="preserve"> </w:t>
        </w:r>
      </w:ins>
      <w:ins w:id="6896" w:author="PR Preview" w:date="2026-01-01T00:00:00Z">
        <w:r>
          <w:t xml:space="preserve">$\mathord{\smash[b]{\underset{\raise.3ex\hbox{$\scriptstyle\sim$}}{w}}\vphantom{w}} = (1, 2)$</w:t>
        </w:r>
      </w:ins>
      <w:ins w:id="6897" w:author="PR Preview" w:date="2026-01-01T00:00:00Z">
        <w:r>
          <w:t xml:space="preserve"> </w:t>
        </w:r>
      </w:ins>
      <w:ins w:id="6898" w:author="PR Preview" w:date="2026-01-01T00:00:00Z">
        <w:r>
          <w:t xml:space="preserve">and</w:t>
        </w:r>
      </w:ins>
      <w:ins w:id="6899" w:author="PR Preview" w:date="2026-01-01T00:00:00Z">
        <w:r>
          <w:t xml:space="preserve"> </w:t>
        </w:r>
      </w:ins>
      <m:oMath>
        <m:r>
          <m:t>b</m:t>
        </m:r>
        <m:r>
          <m:rPr>
            <m:sty m:val="p"/>
          </m:rPr>
          <m:t>=</m:t>
        </m:r>
        <m:r>
          <m:rPr>
            <m:sty m:val="p"/>
          </m:rPr>
          <m:t>−</m:t>
        </m:r>
        <m:r>
          <m:t>2</m:t>
        </m:r>
      </m:oMath>
      <w:ins w:id="6900" w:author="PR Preview" w:date="2026-01-01T00:00:00Z">
        <w:r>
          <w:t xml:space="preserve"> </w:t>
        </w:r>
      </w:ins>
      <w:ins w:id="6901" w:author="PR Preview" w:date="2026-01-01T00:00:00Z">
        <w:r>
          <w:t xml:space="preserve">(</w:t>
        </w:r>
      </w:ins>
      <w:hyperlink w:anchor="def-hyperplane">
        <w:ins w:id="6902" w:author="PR Preview" w:date="2026-01-01T00:00:00Z">
          <w:r>
            <w:rPr>
              <w:rStyle w:val="Hyperlink"/>
            </w:rPr>
            <w:t xml:space="preserve">Definition 41</w:t>
          </w:r>
        </w:ins>
      </w:hyperlink>
      <w:ins w:id="6903" w:author="PR Preview" w:date="2026-01-01T00:00:00Z">
        <w:r>
          <w:t xml:space="preserve">),</w:t>
        </w:r>
      </w:ins>
      <w:ins w:id="6904" w:author="PR Preview" w:date="2026-01-01T00:00:00Z">
        <w:r>
          <w:t xml:space="preserve"> </w:t>
        </w:r>
      </w:ins>
      <w:ins w:id="6905" w:author="PR Preview" w:date="2026-01-01T00:00:00Z">
        <w:r>
          <w:t xml:space="preserve">so</w:t>
        </w:r>
      </w:ins>
      <w:ins w:id="6906" w:author="PR Preview" w:date="2026-01-01T00:00:00Z">
        <w:r>
          <w:t xml:space="preserve"> </w:t>
        </w:r>
      </w:ins>
      <w:ins w:id="6907" w:author="PR Preview" w:date="2026-01-01T00:00:00Z">
        <w:r>
          <w:t xml:space="preserve">$\mathcal{H} = \mathopen{}\left\{\mathord{\smash[b]{\underset{\raise.3ex\hbox{$\scriptstyle\sim$}}{x}}\vphantom{x}}: x_1 + 2 x_2 - 2 = 0\right\}\mathclose{}$</w:t>
        </w:r>
      </w:ins>
      <w:ins w:id="6908" w:author="PR Preview" w:date="2026-01-01T00:00:00Z">
        <w:r>
          <w:t xml:space="preserve">.</w:t>
        </w:r>
      </w:ins>
      <w:ins w:id="6909" w:author="PR Preview" w:date="2026-01-01T00:00:00Z">
        <w:r>
          <w:t xml:space="preserve"> </w:t>
        </w:r>
      </w:ins>
      <w:ins w:id="6910" w:author="PR Preview" w:date="2026-01-01T00:00:00Z">
        <w:r>
          <w:t xml:space="preserve">Evaluate</w:t>
        </w:r>
      </w:ins>
      <w:ins w:id="6911" w:author="PR Preview" w:date="2026-01-01T00:00:00Z">
        <w:r>
          <w:t xml:space="preserve"> </w:t>
        </w:r>
      </w:ins>
      <w:ins w:id="6912" w:author="PR Preview" w:date="2026-01-01T00:00:00Z">
        <w:r>
          <w:t xml:space="preserve">$\mathord{\smash[b]{\underset{\raise.3ex\hbox{$\scriptstyle\sim$}}{w}}\vphantom{w}} \cdot \mathord{\smash[b]{\underset{\raise.3ex\hbox{$\scriptstyle\sim$}}{x}}\vphantom{x}} + b$</w:t>
        </w:r>
      </w:ins>
      <w:ins w:id="6913" w:author="PR Preview" w:date="2026-01-01T00:00:00Z">
        <w:r>
          <w:t xml:space="preserve"> </w:t>
        </w:r>
      </w:ins>
      <w:ins w:id="6914" w:author="PR Preview" w:date="2026-01-01T00:00:00Z">
        <w:r>
          <w:t xml:space="preserve">at three points (</w:t>
        </w:r>
      </w:ins>
      <w:hyperlink w:anchor="def-half-space">
        <w:ins w:id="6915" w:author="PR Preview" w:date="2026-01-01T00:00:00Z">
          <w:r>
            <w:rPr>
              <w:rStyle w:val="Hyperlink"/>
            </w:rPr>
            <w:t xml:space="preserve">Definition 60</w:t>
          </w:r>
        </w:ins>
      </w:hyperlink>
      <w:ins w:id="6916" w:author="PR Preview" w:date="2026-01-01T00:00:00Z">
        <w:r>
          <w:t xml:space="preserve">):</w:t>
        </w:r>
      </w:ins>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del w:id="6917" w:author="PR Preview" w:date="2026-01-01T00:00:00Z">
        <w:r>
          <w:rPr>
            <w:b/>
            <w:bCs/>
          </w:rPr>
          <w:delText xml:space="preserve">Theorem 46 (Differences of points in a hyperplane and in a half-space)</w:delText>
        </w:r>
      </w:del>
      <w:del w:id="6918" w:author="PR Preview" w:date="2026-01-01T00:00:00Z">
        <w:r>
          <w:delText xml:space="preserve"> </w:delText>
        </w:r>
      </w:del>
      <w:del w:id="6919" w:author="PR Preview" w:date="2026-01-01T00:00:00Z">
        <w:r>
          <w:delText xml:space="preserve">Let</w:delText>
        </w:r>
      </w:del>
      <w:del w:id="6920" w:author="PR Preview" w:date="2026-01-01T00:00:00Z">
        <w:r>
          <w:delText xml:space="preserve"> </w:delText>
        </w:r>
      </w:del>
      <w:del w:id="6921" w:author="PR Preview" w:date="2026-01-01T00:00:00Z">
        <w:r>
          <w:delText xml:space="preserve">$\mathord{\smash[b]{\underset{\raise.3ex\hbox{$\scriptstyle\sim$}}{w}}\vphantom{w}} \in \mathbb{R}^p$</w:delText>
        </w:r>
      </w:del>
      <w:del w:id="6922" w:author="PR Preview" w:date="2026-01-01T00:00:00Z">
        <w:r>
          <w:delText xml:space="preserve"> </w:delText>
        </w:r>
      </w:del>
      <w:del w:id="6923" w:author="PR Preview" w:date="2026-01-01T00:00:00Z">
        <w:r>
          <w:delText xml:space="preserve">be nonzero, let</w:delText>
        </w:r>
      </w:del>
      <w:del w:id="6924" w:author="PR Preview" w:date="2026-01-01T00:00:00Z">
        <w:r>
          <w:delText xml:space="preserve"> </w:delText>
        </w:r>
      </w:del>
      <m:oMath>
        <m:r>
          <m:t>b</m:t>
        </m:r>
        <m:r>
          <m:rPr>
            <m:sty m:val="p"/>
          </m:rPr>
          <m:t>∈</m:t>
        </m:r>
        <m:r>
          <m:rPr>
            <m:scr m:val="double-struck"/>
            <m:sty m:val="p"/>
          </m:rPr>
          <m:t>R</m:t>
        </m:r>
      </m:oMath>
      <w:del w:id="6925" w:author="PR Preview" w:date="2026-01-01T00:00:00Z">
        <w:r>
          <w:delText xml:space="preserve">,</w:delText>
        </w:r>
      </w:del>
      <w:del w:id="6926" w:author="PR Preview" w:date="2026-01-01T00:00:00Z">
        <w:r>
          <w:delText xml:space="preserve"> </w:delText>
        </w:r>
      </w:del>
      <w:del w:id="6927" w:author="PR Preview" w:date="2026-01-01T00:00:00Z">
        <w:r>
          <w:delText xml:space="preserve">and let</w:delText>
        </w:r>
      </w:del>
      <w:del w:id="6928" w:author="PR Preview" w:date="2026-01-01T00:00:00Z">
        <w:r>
          <w:delText xml:space="preserve"> </w:delText>
        </w:r>
      </w:del>
      <m:oMath>
        <m:r>
          <m:rPr>
            <m:scr m:val="script"/>
            <m:sty m:val="p"/>
          </m:rPr>
          <m:t>H</m:t>
        </m:r>
      </m:oMath>
      <w:del w:id="6929" w:author="PR Preview" w:date="2026-01-01T00:00:00Z">
        <w:r>
          <w:delText xml:space="preserve">,</w:delText>
        </w:r>
      </w:del>
      <w:del w:id="6930" w:author="PR Preview" w:date="2026-01-01T00:00:00Z">
        <w:r>
          <w:delText xml:space="preserve"> </w:delText>
        </w:r>
      </w:del>
      <m:oMath>
        <m:sSup>
          <m:e>
            <m:r>
              <m:rPr>
                <m:scr m:val="script"/>
                <m:sty m:val="p"/>
              </m:rPr>
              <m:t>H</m:t>
            </m:r>
          </m:e>
          <m:sup>
            <m:r>
              <m:rPr>
                <m:sty m:val="p"/>
              </m:rPr>
              <m:t>+</m:t>
            </m:r>
          </m:sup>
        </m:sSup>
      </m:oMath>
      <w:del w:id="6931" w:author="PR Preview" w:date="2026-01-01T00:00:00Z">
        <w:r>
          <w:delText xml:space="preserve"> </w:delText>
        </w:r>
      </w:del>
      <w:del w:id="6932" w:author="PR Preview" w:date="2026-01-01T00:00:00Z">
        <w:r>
          <w:delText xml:space="preserve">be the hyperplane and open half-space of</w:delText>
        </w:r>
      </w:del>
      <w:del w:id="6933" w:author="PR Preview" w:date="2026-01-01T00:00:00Z">
        <w:r>
          <w:delText xml:space="preserve"> </w:delText>
        </w:r>
      </w:del>
      <w:hyperlink w:anchor="def-half-space">
        <w:del w:id="6934" w:author="PR Preview" w:date="2026-01-01T00:00:00Z">
          <w:r>
            <w:rPr>
              <w:rStyle w:val="Hyperlink"/>
            </w:rPr>
            <w:delText xml:space="preserve">Definition 60</w:delText>
          </w:r>
        </w:del>
      </w:hyperlink>
      <w:del w:id="6935" w:author="PR Preview" w:date="2026-01-01T00:00:00Z">
        <w:r>
          <w:delText xml:space="preserve">.</w:delText>
        </w:r>
      </w:del>
      <w:del w:id="6936" w:author="PR Preview" w:date="2026-01-01T00:00:00Z">
        <w:r>
          <w:delText xml:space="preserve"> </w:delText>
        </w:r>
      </w:del>
      <w:del w:id="6937" w:author="PR Preview" w:date="2026-01-01T00:00:00Z">
        <w:r>
          <w:delText xml:space="preserve">For a set</w:delText>
        </w:r>
      </w:del>
      <w:del w:id="6938" w:author="PR Preview" w:date="2026-01-01T00:00:00Z">
        <w:r>
          <w:delText xml:space="preserve"> </w:delText>
        </w:r>
      </w:del>
      <m:oMath>
        <m:r>
          <m:t>S</m:t>
        </m:r>
        <m:r>
          <m:rPr>
            <m:sty m:val="p"/>
          </m:rPr>
          <m:t>⊆</m:t>
        </m:r>
        <m:sSup>
          <m:e>
            <m:r>
              <m:rPr>
                <m:scr m:val="double-struck"/>
                <m:sty m:val="p"/>
              </m:rPr>
              <m:t>R</m:t>
            </m:r>
          </m:e>
          <m:sup>
            <m:r>
              <m:t>p</m:t>
            </m:r>
          </m:sup>
        </m:sSup>
      </m:oMath>
      <w:del w:id="6939" w:author="PR Preview" w:date="2026-01-01T00:00:00Z">
        <w:r>
          <w:delText xml:space="preserve">, let</w:delText>
        </w:r>
      </w:del>
      <w:del w:id="6940" w:author="PR Preview" w:date="2026-01-01T00:00:00Z">
        <w:r>
          <w:delText xml:space="preserve"> </w:delText>
        </w:r>
      </w:del>
      <w:del w:id="6941" w:author="PR Preview" w:date="2026-01-01T00:00:00Z">
        <w:r>
          <w:delTex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delText>
        </w:r>
      </w:del>
      <w:del w:id="6942" w:author="PR Preview" w:date="2026-01-01T00:00:00Z">
        <w:r>
          <w:delText xml:space="preserve"> </w:delText>
        </w:r>
      </w:del>
      <w:del w:id="6943" w:author="PR Preview" w:date="2026-01-01T00:00:00Z">
        <w:r>
          <w:delText xml:space="preserve">be the set of differences of its points.</w:delText>
        </w:r>
      </w:del>
    </w:p>
    <w:p>
      <w:pPr>
        <w:pStyle w:val="BodyText"/>
      </w:pPr>
      <w:ins w:id="6944" w:author="PR Preview" w:date="2026-01-01T00:00:00Z">
        <w:r>
          <w:rPr>
            <w:b/>
            <w:bCs/>
          </w:rPr>
          <w:t xml:space="preserve">Theorem 45 (Differences of points in a hyperplane and in a half-space)</w:t>
        </w:r>
      </w:ins>
      <w:ins w:id="6945" w:author="PR Preview" w:date="2026-01-01T00:00:00Z">
        <w:r>
          <w:t xml:space="preserve"> </w:t>
        </w:r>
      </w:ins>
      <w:ins w:id="6946" w:author="PR Preview" w:date="2026-01-01T00:00:00Z">
        <w:r>
          <w:t xml:space="preserve">Let</w:t>
        </w:r>
      </w:ins>
      <w:ins w:id="6947" w:author="PR Preview" w:date="2026-01-01T00:00:00Z">
        <w:r>
          <w:t xml:space="preserve"> </w:t>
        </w:r>
      </w:ins>
      <w:ins w:id="6948" w:author="PR Preview" w:date="2026-01-01T00:00:00Z">
        <w:r>
          <w:t xml:space="preserve">$\mathord{\smash[b]{\underset{\raise.3ex\hbox{$\scriptstyle\sim$}}{w}}\vphantom{w}} \in \mathbb{R}^p$</w:t>
        </w:r>
      </w:ins>
      <w:ins w:id="6949" w:author="PR Preview" w:date="2026-01-01T00:00:00Z">
        <w:r>
          <w:t xml:space="preserve"> </w:t>
        </w:r>
      </w:ins>
      <w:ins w:id="6950" w:author="PR Preview" w:date="2026-01-01T00:00:00Z">
        <w:r>
          <w:t xml:space="preserve">be nonzero, let</w:t>
        </w:r>
      </w:ins>
      <w:ins w:id="6951" w:author="PR Preview" w:date="2026-01-01T00:00:00Z">
        <w:r>
          <w:t xml:space="preserve"> </w:t>
        </w:r>
      </w:ins>
      <m:oMath>
        <m:r>
          <m:t>b</m:t>
        </m:r>
        <m:r>
          <m:rPr>
            <m:sty m:val="p"/>
          </m:rPr>
          <m:t>∈</m:t>
        </m:r>
        <m:r>
          <m:rPr>
            <m:scr m:val="double-struck"/>
            <m:sty m:val="p"/>
          </m:rPr>
          <m:t>R</m:t>
        </m:r>
      </m:oMath>
      <w:ins w:id="6952" w:author="PR Preview" w:date="2026-01-01T00:00:00Z">
        <w:r>
          <w:t xml:space="preserve">,</w:t>
        </w:r>
      </w:ins>
      <w:ins w:id="6953" w:author="PR Preview" w:date="2026-01-01T00:00:00Z">
        <w:r>
          <w:t xml:space="preserve"> </w:t>
        </w:r>
      </w:ins>
      <w:ins w:id="6954" w:author="PR Preview" w:date="2026-01-01T00:00:00Z">
        <w:r>
          <w:t xml:space="preserve">and let</w:t>
        </w:r>
      </w:ins>
      <w:ins w:id="6955" w:author="PR Preview" w:date="2026-01-01T00:00:00Z">
        <w:r>
          <w:t xml:space="preserve"> </w:t>
        </w:r>
      </w:ins>
      <m:oMath>
        <m:r>
          <m:rPr>
            <m:scr m:val="script"/>
            <m:sty m:val="p"/>
          </m:rPr>
          <m:t>H</m:t>
        </m:r>
      </m:oMath>
      <w:ins w:id="6956" w:author="PR Preview" w:date="2026-01-01T00:00:00Z">
        <w:r>
          <w:t xml:space="preserve">,</w:t>
        </w:r>
      </w:ins>
      <w:ins w:id="6957" w:author="PR Preview" w:date="2026-01-01T00:00:00Z">
        <w:r>
          <w:t xml:space="preserve"> </w:t>
        </w:r>
      </w:ins>
      <m:oMath>
        <m:sSup>
          <m:e>
            <m:r>
              <m:rPr>
                <m:scr m:val="script"/>
                <m:sty m:val="p"/>
              </m:rPr>
              <m:t>H</m:t>
            </m:r>
          </m:e>
          <m:sup>
            <m:r>
              <m:rPr>
                <m:sty m:val="p"/>
              </m:rPr>
              <m:t>+</m:t>
            </m:r>
          </m:sup>
        </m:sSup>
      </m:oMath>
      <w:ins w:id="6958" w:author="PR Preview" w:date="2026-01-01T00:00:00Z">
        <w:r>
          <w:t xml:space="preserve"> </w:t>
        </w:r>
      </w:ins>
      <w:ins w:id="6959" w:author="PR Preview" w:date="2026-01-01T00:00:00Z">
        <w:r>
          <w:t xml:space="preserve">be the hyperplane and open half-space of</w:t>
        </w:r>
      </w:ins>
      <w:ins w:id="6960" w:author="PR Preview" w:date="2026-01-01T00:00:00Z">
        <w:r>
          <w:t xml:space="preserve"> </w:t>
        </w:r>
      </w:ins>
      <w:hyperlink w:anchor="def-half-space">
        <w:ins w:id="6961" w:author="PR Preview" w:date="2026-01-01T00:00:00Z">
          <w:r>
            <w:rPr>
              <w:rStyle w:val="Hyperlink"/>
            </w:rPr>
            <w:t xml:space="preserve">Definition 60</w:t>
          </w:r>
        </w:ins>
      </w:hyperlink>
      <w:ins w:id="6962" w:author="PR Preview" w:date="2026-01-01T00:00:00Z">
        <w:r>
          <w:t xml:space="preserve">.</w:t>
        </w:r>
      </w:ins>
      <w:ins w:id="6963" w:author="PR Preview" w:date="2026-01-01T00:00:00Z">
        <w:r>
          <w:t xml:space="preserve"> </w:t>
        </w:r>
      </w:ins>
      <w:ins w:id="6964" w:author="PR Preview" w:date="2026-01-01T00:00:00Z">
        <w:r>
          <w:t xml:space="preserve">For a set</w:t>
        </w:r>
      </w:ins>
      <w:ins w:id="6965" w:author="PR Preview" w:date="2026-01-01T00:00:00Z">
        <w:r>
          <w:t xml:space="preserve"> </w:t>
        </w:r>
      </w:ins>
      <m:oMath>
        <m:r>
          <m:t>S</m:t>
        </m:r>
        <m:r>
          <m:rPr>
            <m:sty m:val="p"/>
          </m:rPr>
          <m:t>⊆</m:t>
        </m:r>
        <m:sSup>
          <m:e>
            <m:r>
              <m:rPr>
                <m:scr m:val="double-struck"/>
                <m:sty m:val="p"/>
              </m:rPr>
              <m:t>R</m:t>
            </m:r>
          </m:e>
          <m:sup>
            <m:r>
              <m:t>p</m:t>
            </m:r>
          </m:sup>
        </m:sSup>
      </m:oMath>
      <w:ins w:id="6966" w:author="PR Preview" w:date="2026-01-01T00:00:00Z">
        <w:r>
          <w:t xml:space="preserve">, let</w:t>
        </w:r>
      </w:ins>
      <w:ins w:id="6967" w:author="PR Preview" w:date="2026-01-01T00:00:00Z">
        <w:r>
          <w:t xml:space="preserve"> </w:t>
        </w:r>
      </w:ins>
      <w:ins w:id="6968"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6969" w:author="PR Preview" w:date="2026-01-01T00:00:00Z">
        <w:r>
          <w:t xml:space="preserve"> </w:t>
        </w:r>
      </w:ins>
      <w:ins w:id="6970" w:author="PR Preview" w:date="2026-01-01T00:00:00Z">
        <w:r>
          <w:t xml:space="preserve">be the set of differences of its points.</w:t>
        </w:r>
      </w:ins>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del w:id="6971" w:author="PR Preview" w:date="2026-01-01T00:00:00Z">
        <w:r>
          <w:rPr>
            <w:i/>
            <w:iCs/>
          </w:rPr>
          <w:delText xml:space="preserve">Proof</w:delText>
        </w:r>
      </w:del>
      <w:del w:id="6972" w:author="PR Preview" w:date="2026-01-01T00:00:00Z">
        <w:r>
          <w:delText xml:space="preserve">. </w:delText>
        </w:r>
      </w:del>
      <w:del w:id="6973" w:author="PR Preview" w:date="2026-01-01T00:00:00Z">
        <w:r>
          <w:rPr>
            <w:b/>
            <w:bCs/>
          </w:rPr>
          <w:delText xml:space="preserve">Part 1.</w:delText>
        </w:r>
      </w:del>
      <w:del w:id="6974" w:author="PR Preview" w:date="2026-01-01T00:00:00Z">
        <w:r>
          <w:delText xml:space="preserve"> </w:delText>
        </w:r>
      </w:del>
      <w:del w:id="6975" w:author="PR Preview" w:date="2026-01-01T00:00:00Z">
        <w:r>
          <w:delText xml:space="preserve">Let</w:delText>
        </w:r>
      </w:del>
      <w:del w:id="6976" w:author="PR Preview" w:date="2026-01-01T00:00:00Z">
        <w:r>
          <w:delText xml:space="preserve"> </w:delText>
        </w:r>
      </w:del>
      <w:del w:id="6977" w:author="PR Preview" w:date="2026-01-01T00:00:00Z">
        <w:r>
          <w:delText xml:space="preserve">$\mathord{\smash[b]{\underset{\raise.3ex\hbox{$\scriptstyle\sim$}}{x}}\vphantom{x}}, \mathord{\smash[b]{\underset{\raise.3ex\hbox{$\scriptstyle\sim$}}{y}}\vphantom{y}}\in \mathcal{H}$</w:delText>
        </w:r>
      </w:del>
      <w:del w:id="6978" w:author="PR Preview" w:date="2026-01-01T00:00:00Z">
        <w:r>
          <w:delText xml:space="preserve">.</w:delText>
        </w:r>
      </w:del>
      <w:del w:id="6979" w:author="PR Preview" w:date="2026-01-01T00:00:00Z">
        <w:r>
          <w:delText xml:space="preserve"> </w:delText>
        </w:r>
      </w:del>
      <w:del w:id="6980" w:author="PR Preview" w:date="2026-01-01T00:00:00Z">
        <w:r>
          <w:delText xml:space="preserve">By</w:delText>
        </w:r>
      </w:del>
      <w:del w:id="6981" w:author="PR Preview" w:date="2026-01-01T00:00:00Z">
        <w:r>
          <w:delText xml:space="preserve"> </w:delText>
        </w:r>
      </w:del>
      <w:hyperlink w:anchor="thm-hyperplane-subspace">
        <w:del w:id="6982" w:author="PR Preview" w:date="2026-01-01T00:00:00Z">
          <w:r>
            <w:rPr>
              <w:rStyle w:val="Hyperlink"/>
            </w:rPr>
            <w:delText xml:space="preserve">Theorem 44</w:delText>
          </w:r>
        </w:del>
      </w:hyperlink>
      <w:del w:id="6983" w:author="PR Preview" w:date="2026-01-01T00:00:00Z">
        <w:r>
          <w:delText xml:space="preserve"> </w:delText>
        </w:r>
      </w:del>
      <w:del w:id="6984" w:author="PR Preview" w:date="2026-01-01T00:00:00Z">
        <w:r>
          <w:delText xml:space="preserve">part 3,</w:delText>
        </w:r>
      </w:del>
      <w:del w:id="6985" w:author="PR Preview" w:date="2026-01-01T00:00:00Z">
        <w:r>
          <w:delText xml:space="preserve"> </w:delText>
        </w:r>
      </w:del>
      <w:del w:id="6986" w:author="PR Preview" w:date="2026-01-01T00:00:00Z">
        <w:r>
          <w:delText xml:space="preserve">$\mathord{\smash[b]{\underset{\raise.3ex\hbox{$\scriptstyle\sim$}}{w}}\vphantom{w}} \cdot (\mathord{\smash[b]{\underset{\raise.3ex\hbox{$\scriptstyle\sim$}}{y}}\vphantom{y}}- \mathord{\smash[b]{\underset{\raise.3ex\hbox{$\scriptstyle\sim$}}{x}}\vphantom{x}}) = 0$</w:delText>
        </w:r>
      </w:del>
      <w:del w:id="6987" w:author="PR Preview" w:date="2026-01-01T00:00:00Z">
        <w:r>
          <w:delText xml:space="preserve">,</w:delText>
        </w:r>
      </w:del>
      <w:del w:id="6988" w:author="PR Preview" w:date="2026-01-01T00:00:00Z">
        <w:r>
          <w:delText xml:space="preserve"> </w:delText>
        </w:r>
      </w:del>
      <w:del w:id="6989" w:author="PR Preview" w:date="2026-01-01T00:00:00Z">
        <w:r>
          <w:delText xml:space="preserve">so</w:delText>
        </w:r>
      </w:del>
      <w:del w:id="6990" w:author="PR Preview" w:date="2026-01-01T00:00:00Z">
        <w:r>
          <w:delText xml:space="preserve"> </w:delText>
        </w:r>
      </w:del>
      <w:del w:id="6991" w:author="PR Preview" w:date="2026-01-01T00:00:00Z">
        <w:r>
          <w:delTex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delText>
        </w:r>
      </w:del>
      <w:del w:id="6992" w:author="PR Preview" w:date="2026-01-01T00:00:00Z">
        <w:r>
          <w:delText xml:space="preserve">.</w:delText>
        </w:r>
      </w:del>
      <w:del w:id="6993" w:author="PR Preview" w:date="2026-01-01T00:00:00Z">
        <w:r>
          <w:delText xml:space="preserve"> </w:delText>
        </w:r>
      </w:del>
      <w:del w:id="6994" w:author="PR Preview" w:date="2026-01-01T00:00:00Z">
        <w:r>
          <w:delText xml:space="preserve">Conversely, fix any</w:delText>
        </w:r>
      </w:del>
      <w:del w:id="6995" w:author="PR Preview" w:date="2026-01-01T00:00:00Z">
        <w:r>
          <w:delText xml:space="preserve"> </w:delText>
        </w:r>
      </w:del>
      <w:del w:id="6996" w:author="PR Preview" w:date="2026-01-01T00:00:00Z">
        <w:r>
          <w:delText xml:space="preserve">$\mathord{\smash[b]{\underset{\raise.3ex\hbox{$\scriptstyle\sim$}}{x}}\vphantom{x}}_0 \in \mathcal{H}$</w:delText>
        </w:r>
      </w:del>
      <w:del w:id="6997" w:author="PR Preview" w:date="2026-01-01T00:00:00Z">
        <w:r>
          <w:delText xml:space="preserve"> </w:delText>
        </w:r>
      </w:del>
      <w:del w:id="6998" w:author="PR Preview" w:date="2026-01-01T00:00:00Z">
        <w:r>
          <w:delText xml:space="preserve">(it exists by</w:delText>
        </w:r>
      </w:del>
      <w:del w:id="6999" w:author="PR Preview" w:date="2026-01-01T00:00:00Z">
        <w:r>
          <w:delText xml:space="preserve"> </w:delText>
        </w:r>
      </w:del>
      <w:hyperlink w:anchor="thm-hyperplane-subspace">
        <w:del w:id="7000" w:author="PR Preview" w:date="2026-01-01T00:00:00Z">
          <w:r>
            <w:rPr>
              <w:rStyle w:val="Hyperlink"/>
            </w:rPr>
            <w:delText xml:space="preserve">Theorem 44</w:delText>
          </w:r>
        </w:del>
      </w:hyperlink>
      <w:del w:id="7001" w:author="PR Preview" w:date="2026-01-01T00:00:00Z">
        <w:r>
          <w:delText xml:space="preserve"> </w:delText>
        </w:r>
      </w:del>
      <w:del w:id="7002" w:author="PR Preview" w:date="2026-01-01T00:00:00Z">
        <w:r>
          <w:delText xml:space="preserve">part 2).</w:delText>
        </w:r>
      </w:del>
      <w:del w:id="7003" w:author="PR Preview" w:date="2026-01-01T00:00:00Z">
        <w:r>
          <w:delText xml:space="preserve"> </w:delText>
        </w:r>
      </w:del>
      <w:del w:id="7004" w:author="PR Preview" w:date="2026-01-01T00:00:00Z">
        <w:r>
          <w:delText xml:space="preserve">For any</w:delText>
        </w:r>
      </w:del>
      <w:del w:id="7005" w:author="PR Preview" w:date="2026-01-01T00:00:00Z">
        <w:r>
          <w:delText xml:space="preserve"> </w:delText>
        </w:r>
      </w:del>
      <w:del w:id="7006" w:author="PR Preview" w:date="2026-01-01T00:00:00Z">
        <w:r>
          <w:delText xml:space="preserve">$\mathord{\smash[b]{\underset{\raise.3ex\hbox{$\scriptstyle\sim$}}{s}}\vphantom{s}} \in \mathcal{H}_0$</w:delText>
        </w:r>
      </w:del>
      <w:del w:id="7007" w:author="PR Preview" w:date="2026-01-01T00:00:00Z">
        <w:r>
          <w:delText xml:space="preserve">, the point</w:delText>
        </w:r>
      </w:del>
      <w:del w:id="7008" w:author="PR Preview" w:date="2026-01-01T00:00:00Z">
        <w:r>
          <w:delText xml:space="preserve"> </w:delText>
        </w:r>
      </w:del>
      <w:del w:id="7009" w:author="PR Preview" w:date="2026-01-01T00:00:00Z">
        <w:r>
          <w:delText xml:space="preserve">$\mathord{\smash[b]{\underset{\raise.3ex\hbox{$\scriptstyle\sim$}}{x}}\vphantom{x}}_0 + \mathord{\smash[b]{\underset{\raise.3ex\hbox{$\scriptstyle\sim$}}{s}}\vphantom{s}}$</w:delText>
        </w:r>
      </w:del>
      <w:del w:id="7010" w:author="PR Preview" w:date="2026-01-01T00:00:00Z">
        <w:r>
          <w:delText xml:space="preserve"> </w:delText>
        </w:r>
      </w:del>
      <w:del w:id="7011" w:author="PR Preview" w:date="2026-01-01T00:00:00Z">
        <w:r>
          <w:delText xml:space="preserve">is in</w:delText>
        </w:r>
      </w:del>
      <w:del w:id="7012" w:author="PR Preview" w:date="2026-01-01T00:00:00Z">
        <w:r>
          <w:delText xml:space="preserve"> </w:delText>
        </w:r>
      </w:del>
      <m:oMath>
        <m:r>
          <m:rPr>
            <m:scr m:val="script"/>
            <m:sty m:val="p"/>
          </m:rPr>
          <m:t>H</m:t>
        </m:r>
      </m:oMath>
      <w:del w:id="7013" w:author="PR Preview" w:date="2026-01-01T00:00:00Z">
        <w:r>
          <w:delText xml:space="preserve"> </w:delText>
        </w:r>
      </w:del>
      <w:del w:id="7014" w:author="PR Preview" w:date="2026-01-01T00:00:00Z">
        <w:r>
          <w:delText xml:space="preserve">by the same part,</w:delText>
        </w:r>
      </w:del>
      <w:del w:id="7015" w:author="PR Preview" w:date="2026-01-01T00:00:00Z">
        <w:r>
          <w:delText xml:space="preserve"> </w:delText>
        </w:r>
      </w:del>
      <w:del w:id="7016" w:author="PR Preview" w:date="2026-01-01T00:00:00Z">
        <w:r>
          <w:delText xml:space="preserve">and</w:delText>
        </w:r>
      </w:del>
      <w:del w:id="7017" w:author="PR Preview" w:date="2026-01-01T00:00:00Z">
        <w:r>
          <w:delText xml:space="preserve"> </w:delText>
        </w:r>
      </w:del>
      <w:del w:id="7018" w:author="PR Preview" w:date="2026-01-01T00:00:00Z">
        <w:r>
          <w:delText xml:space="preserve">$(\mathord{\smash[b]{\underset{\raise.3ex\hbox{$\scriptstyle\sim$}}{x}}\vphantom{x}}_0 + \mathord{\smash[b]{\underset{\raise.3ex\hbox{$\scriptstyle\sim$}}{s}}\vphantom{s}}) - \mathord{\smash[b]{\underset{\raise.3ex\hbox{$\scriptstyle\sim$}}{x}}\vphantom{x}}_0 = \mathord{\smash[b]{\underset{\raise.3ex\hbox{$\scriptstyle\sim$}}{s}}\vphantom{s}}$</w:delText>
        </w:r>
      </w:del>
      <w:del w:id="7019" w:author="PR Preview" w:date="2026-01-01T00:00:00Z">
        <w:r>
          <w:delText xml:space="preserve">.</w:delText>
        </w:r>
      </w:del>
      <w:del w:id="7020" w:author="PR Preview" w:date="2026-01-01T00:00:00Z">
        <w:r>
          <w:delText xml:space="preserve"> </w:delText>
        </w:r>
      </w:del>
      <w:del w:id="7021" w:author="PR Preview" w:date="2026-01-01T00:00:00Z">
        <w:r>
          <w:delText xml:space="preserve">So</w:delText>
        </w:r>
      </w:del>
      <w:del w:id="7022"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7023" w:author="PR Preview" w:date="2026-01-01T00:00:00Z">
        <w:r>
          <w:delText xml:space="preserve">, which has dimension</w:delText>
        </w:r>
      </w:del>
      <w:del w:id="7024" w:author="PR Preview" w:date="2026-01-01T00:00:00Z">
        <w:r>
          <w:delText xml:space="preserve"> </w:delText>
        </w:r>
      </w:del>
      <m:oMath>
        <m:r>
          <m:t>p</m:t>
        </m:r>
        <m:r>
          <m:rPr>
            <m:sty m:val="p"/>
          </m:rPr>
          <m:t>−</m:t>
        </m:r>
        <m:r>
          <m:t>1</m:t>
        </m:r>
      </m:oMath>
      <w:del w:id="7025" w:author="PR Preview" w:date="2026-01-01T00:00:00Z">
        <w:r>
          <w:delText xml:space="preserve"> </w:delText>
        </w:r>
      </w:del>
      <w:del w:id="7026" w:author="PR Preview" w:date="2026-01-01T00:00:00Z">
        <w:r>
          <w:delText xml:space="preserve">by</w:delText>
        </w:r>
      </w:del>
      <w:del w:id="7027" w:author="PR Preview" w:date="2026-01-01T00:00:00Z">
        <w:r>
          <w:delText xml:space="preserve"> </w:delText>
        </w:r>
      </w:del>
      <w:hyperlink w:anchor="thm-hyperplane-subspace">
        <w:del w:id="7028" w:author="PR Preview" w:date="2026-01-01T00:00:00Z">
          <w:r>
            <w:rPr>
              <w:rStyle w:val="Hyperlink"/>
            </w:rPr>
            <w:delText xml:space="preserve">Theorem 44</w:delText>
          </w:r>
        </w:del>
      </w:hyperlink>
      <w:del w:id="7029" w:author="PR Preview" w:date="2026-01-01T00:00:00Z">
        <w:r>
          <w:delText xml:space="preserve"> </w:delText>
        </w:r>
      </w:del>
      <w:del w:id="7030" w:author="PR Preview" w:date="2026-01-01T00:00:00Z">
        <w:r>
          <w:delText xml:space="preserve">part 1.</w:delText>
        </w:r>
      </w:del>
    </w:p>
    <w:p>
      <w:pPr>
        <w:pStyle w:val="BodyText"/>
      </w:pPr>
      <w:ins w:id="7031" w:author="PR Preview" w:date="2026-01-01T00:00:00Z">
        <w:r>
          <w:rPr>
            <w:i/>
            <w:iCs/>
          </w:rPr>
          <w:t xml:space="preserve">Proof</w:t>
        </w:r>
      </w:ins>
      <w:ins w:id="7032" w:author="PR Preview" w:date="2026-01-01T00:00:00Z">
        <w:r>
          <w:t xml:space="preserve">. </w:t>
        </w:r>
      </w:ins>
      <w:ins w:id="7033" w:author="PR Preview" w:date="2026-01-01T00:00:00Z">
        <w:r>
          <w:rPr>
            <w:b/>
            <w:bCs/>
          </w:rPr>
          <w:t xml:space="preserve">Part 1.</w:t>
        </w:r>
      </w:ins>
      <w:ins w:id="7034" w:author="PR Preview" w:date="2026-01-01T00:00:00Z">
        <w:r>
          <w:t xml:space="preserve"> </w:t>
        </w:r>
      </w:ins>
      <w:ins w:id="7035" w:author="PR Preview" w:date="2026-01-01T00:00:00Z">
        <w:r>
          <w:t xml:space="preserve">Let</w:t>
        </w:r>
      </w:ins>
      <w:ins w:id="7036" w:author="PR Preview" w:date="2026-01-01T00:00:00Z">
        <w:r>
          <w:t xml:space="preserve"> </w:t>
        </w:r>
      </w:ins>
      <w:ins w:id="7037" w:author="PR Preview" w:date="2026-01-01T00:00:00Z">
        <w:r>
          <w:t xml:space="preserve">$\mathord{\smash[b]{\underset{\raise.3ex\hbox{$\scriptstyle\sim$}}{x}}\vphantom{x}}, \mathord{\smash[b]{\underset{\raise.3ex\hbox{$\scriptstyle\sim$}}{y}}\vphantom{y}}\in \mathcal{H}$</w:t>
        </w:r>
      </w:ins>
      <w:ins w:id="7038" w:author="PR Preview" w:date="2026-01-01T00:00:00Z">
        <w:r>
          <w:t xml:space="preserve">.</w:t>
        </w:r>
      </w:ins>
      <w:ins w:id="7039" w:author="PR Preview" w:date="2026-01-01T00:00:00Z">
        <w:r>
          <w:t xml:space="preserve"> </w:t>
        </w:r>
      </w:ins>
      <w:ins w:id="7040" w:author="PR Preview" w:date="2026-01-01T00:00:00Z">
        <w:r>
          <w:t xml:space="preserve">By</w:t>
        </w:r>
      </w:ins>
      <w:ins w:id="7041" w:author="PR Preview" w:date="2026-01-01T00:00:00Z">
        <w:r>
          <w:t xml:space="preserve"> </w:t>
        </w:r>
      </w:ins>
      <w:hyperlink w:anchor="thm-hyperplane-subspace">
        <w:ins w:id="7042" w:author="PR Preview" w:date="2026-01-01T00:00:00Z">
          <w:r>
            <w:rPr>
              <w:rStyle w:val="Hyperlink"/>
            </w:rPr>
            <w:t xml:space="preserve">Theorem 43</w:t>
          </w:r>
        </w:ins>
      </w:hyperlink>
      <w:ins w:id="7043" w:author="PR Preview" w:date="2026-01-01T00:00:00Z">
        <w:r>
          <w:t xml:space="preserve"> </w:t>
        </w:r>
      </w:ins>
      <w:ins w:id="7044" w:author="PR Preview" w:date="2026-01-01T00:00:00Z">
        <w:r>
          <w:t xml:space="preserve">part 3,</w:t>
        </w:r>
      </w:ins>
      <w:ins w:id="7045" w:author="PR Preview" w:date="2026-01-01T00:00:00Z">
        <w:r>
          <w:t xml:space="preserve"> </w:t>
        </w:r>
      </w:ins>
      <w:ins w:id="7046" w:author="PR Preview" w:date="2026-01-01T00:00:00Z">
        <w:r>
          <w:t xml:space="preserve">$\mathord{\smash[b]{\underset{\raise.3ex\hbox{$\scriptstyle\sim$}}{w}}\vphantom{w}} \cdot (\mathord{\smash[b]{\underset{\raise.3ex\hbox{$\scriptstyle\sim$}}{y}}\vphantom{y}}- \mathord{\smash[b]{\underset{\raise.3ex\hbox{$\scriptstyle\sim$}}{x}}\vphantom{x}}) = 0$</w:t>
        </w:r>
      </w:ins>
      <w:ins w:id="7047" w:author="PR Preview" w:date="2026-01-01T00:00:00Z">
        <w:r>
          <w:t xml:space="preserve">,</w:t>
        </w:r>
      </w:ins>
      <w:ins w:id="7048" w:author="PR Preview" w:date="2026-01-01T00:00:00Z">
        <w:r>
          <w:t xml:space="preserve"> </w:t>
        </w:r>
      </w:ins>
      <w:ins w:id="7049" w:author="PR Preview" w:date="2026-01-01T00:00:00Z">
        <w:r>
          <w:t xml:space="preserve">so</w:t>
        </w:r>
      </w:ins>
      <w:ins w:id="7050" w:author="PR Preview" w:date="2026-01-01T00:00:00Z">
        <w:r>
          <w:t xml:space="preserve"> </w:t>
        </w:r>
      </w:ins>
      <w:ins w:id="7051"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7052" w:author="PR Preview" w:date="2026-01-01T00:00:00Z">
        <w:r>
          <w:t xml:space="preserve">.</w:t>
        </w:r>
      </w:ins>
      <w:ins w:id="7053" w:author="PR Preview" w:date="2026-01-01T00:00:00Z">
        <w:r>
          <w:t xml:space="preserve"> </w:t>
        </w:r>
      </w:ins>
      <w:ins w:id="7054" w:author="PR Preview" w:date="2026-01-01T00:00:00Z">
        <w:r>
          <w:t xml:space="preserve">Conversely, fix any</w:t>
        </w:r>
      </w:ins>
      <w:ins w:id="7055" w:author="PR Preview" w:date="2026-01-01T00:00:00Z">
        <w:r>
          <w:t xml:space="preserve"> </w:t>
        </w:r>
      </w:ins>
      <w:ins w:id="7056" w:author="PR Preview" w:date="2026-01-01T00:00:00Z">
        <w:r>
          <w:t xml:space="preserve">$\mathord{\smash[b]{\underset{\raise.3ex\hbox{$\scriptstyle\sim$}}{x}}\vphantom{x}}_0 \in \mathcal{H}$</w:t>
        </w:r>
      </w:ins>
      <w:ins w:id="7057" w:author="PR Preview" w:date="2026-01-01T00:00:00Z">
        <w:r>
          <w:t xml:space="preserve"> </w:t>
        </w:r>
      </w:ins>
      <w:ins w:id="7058" w:author="PR Preview" w:date="2026-01-01T00:00:00Z">
        <w:r>
          <w:t xml:space="preserve">(it exists by</w:t>
        </w:r>
      </w:ins>
      <w:ins w:id="7059" w:author="PR Preview" w:date="2026-01-01T00:00:00Z">
        <w:r>
          <w:t xml:space="preserve"> </w:t>
        </w:r>
      </w:ins>
      <w:hyperlink w:anchor="thm-hyperplane-subspace">
        <w:ins w:id="7060" w:author="PR Preview" w:date="2026-01-01T00:00:00Z">
          <w:r>
            <w:rPr>
              <w:rStyle w:val="Hyperlink"/>
            </w:rPr>
            <w:t xml:space="preserve">Theorem 43</w:t>
          </w:r>
        </w:ins>
      </w:hyperlink>
      <w:ins w:id="7061" w:author="PR Preview" w:date="2026-01-01T00:00:00Z">
        <w:r>
          <w:t xml:space="preserve"> </w:t>
        </w:r>
      </w:ins>
      <w:ins w:id="7062" w:author="PR Preview" w:date="2026-01-01T00:00:00Z">
        <w:r>
          <w:t xml:space="preserve">part 2).</w:t>
        </w:r>
      </w:ins>
      <w:ins w:id="7063" w:author="PR Preview" w:date="2026-01-01T00:00:00Z">
        <w:r>
          <w:t xml:space="preserve"> </w:t>
        </w:r>
      </w:ins>
      <w:ins w:id="7064" w:author="PR Preview" w:date="2026-01-01T00:00:00Z">
        <w:r>
          <w:t xml:space="preserve">For any</w:t>
        </w:r>
      </w:ins>
      <w:ins w:id="7065" w:author="PR Preview" w:date="2026-01-01T00:00:00Z">
        <w:r>
          <w:t xml:space="preserve"> </w:t>
        </w:r>
      </w:ins>
      <w:ins w:id="7066" w:author="PR Preview" w:date="2026-01-01T00:00:00Z">
        <w:r>
          <w:t xml:space="preserve">$\mathord{\smash[b]{\underset{\raise.3ex\hbox{$\scriptstyle\sim$}}{s}}\vphantom{s}} \in \mathcal{H}_0$</w:t>
        </w:r>
      </w:ins>
      <w:ins w:id="7067" w:author="PR Preview" w:date="2026-01-01T00:00:00Z">
        <w:r>
          <w:t xml:space="preserve">, the point</w:t>
        </w:r>
      </w:ins>
      <w:ins w:id="7068" w:author="PR Preview" w:date="2026-01-01T00:00:00Z">
        <w:r>
          <w:t xml:space="preserve"> </w:t>
        </w:r>
      </w:ins>
      <w:ins w:id="7069" w:author="PR Preview" w:date="2026-01-01T00:00:00Z">
        <w:r>
          <w:t xml:space="preserve">$\mathord{\smash[b]{\underset{\raise.3ex\hbox{$\scriptstyle\sim$}}{x}}\vphantom{x}}_0 + \mathord{\smash[b]{\underset{\raise.3ex\hbox{$\scriptstyle\sim$}}{s}}\vphantom{s}}$</w:t>
        </w:r>
      </w:ins>
      <w:ins w:id="7070" w:author="PR Preview" w:date="2026-01-01T00:00:00Z">
        <w:r>
          <w:t xml:space="preserve"> </w:t>
        </w:r>
      </w:ins>
      <w:ins w:id="7071" w:author="PR Preview" w:date="2026-01-01T00:00:00Z">
        <w:r>
          <w:t xml:space="preserve">is in</w:t>
        </w:r>
      </w:ins>
      <w:ins w:id="7072" w:author="PR Preview" w:date="2026-01-01T00:00:00Z">
        <w:r>
          <w:t xml:space="preserve"> </w:t>
        </w:r>
      </w:ins>
      <m:oMath>
        <m:r>
          <m:rPr>
            <m:scr m:val="script"/>
            <m:sty m:val="p"/>
          </m:rPr>
          <m:t>H</m:t>
        </m:r>
      </m:oMath>
      <w:ins w:id="7073" w:author="PR Preview" w:date="2026-01-01T00:00:00Z">
        <w:r>
          <w:t xml:space="preserve"> </w:t>
        </w:r>
      </w:ins>
      <w:ins w:id="7074" w:author="PR Preview" w:date="2026-01-01T00:00:00Z">
        <w:r>
          <w:t xml:space="preserve">by the same part,</w:t>
        </w:r>
      </w:ins>
      <w:ins w:id="7075" w:author="PR Preview" w:date="2026-01-01T00:00:00Z">
        <w:r>
          <w:t xml:space="preserve"> </w:t>
        </w:r>
      </w:ins>
      <w:ins w:id="7076" w:author="PR Preview" w:date="2026-01-01T00:00:00Z">
        <w:r>
          <w:t xml:space="preserve">and</w:t>
        </w:r>
      </w:ins>
      <w:ins w:id="7077" w:author="PR Preview" w:date="2026-01-01T00:00:00Z">
        <w:r>
          <w:t xml:space="preserve"> </w:t>
        </w:r>
      </w:ins>
      <w:ins w:id="7078"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7079" w:author="PR Preview" w:date="2026-01-01T00:00:00Z">
        <w:r>
          <w:t xml:space="preserve">.</w:t>
        </w:r>
      </w:ins>
      <w:ins w:id="7080" w:author="PR Preview" w:date="2026-01-01T00:00:00Z">
        <w:r>
          <w:t xml:space="preserve"> </w:t>
        </w:r>
      </w:ins>
      <w:ins w:id="7081" w:author="PR Preview" w:date="2026-01-01T00:00:00Z">
        <w:r>
          <w:t xml:space="preserve">So</w:t>
        </w:r>
      </w:ins>
      <w:ins w:id="7082"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7083" w:author="PR Preview" w:date="2026-01-01T00:00:00Z">
        <w:r>
          <w:t xml:space="preserve">, which has dimension</w:t>
        </w:r>
      </w:ins>
      <w:ins w:id="7084" w:author="PR Preview" w:date="2026-01-01T00:00:00Z">
        <w:r>
          <w:t xml:space="preserve"> </w:t>
        </w:r>
      </w:ins>
      <m:oMath>
        <m:r>
          <m:t>p</m:t>
        </m:r>
        <m:r>
          <m:rPr>
            <m:sty m:val="p"/>
          </m:rPr>
          <m:t>−</m:t>
        </m:r>
        <m:r>
          <m:t>1</m:t>
        </m:r>
      </m:oMath>
      <w:ins w:id="7085" w:author="PR Preview" w:date="2026-01-01T00:00:00Z">
        <w:r>
          <w:t xml:space="preserve"> </w:t>
        </w:r>
      </w:ins>
      <w:ins w:id="7086" w:author="PR Preview" w:date="2026-01-01T00:00:00Z">
        <w:r>
          <w:t xml:space="preserve">by</w:t>
        </w:r>
      </w:ins>
      <w:ins w:id="7087" w:author="PR Preview" w:date="2026-01-01T00:00:00Z">
        <w:r>
          <w:t xml:space="preserve"> </w:t>
        </w:r>
      </w:ins>
      <w:hyperlink w:anchor="thm-hyperplane-subspace">
        <w:ins w:id="7088" w:author="PR Preview" w:date="2026-01-01T00:00:00Z">
          <w:r>
            <w:rPr>
              <w:rStyle w:val="Hyperlink"/>
            </w:rPr>
            <w:t xml:space="preserve">Theorem 43</w:t>
          </w:r>
        </w:ins>
      </w:hyperlink>
      <w:ins w:id="7089" w:author="PR Preview" w:date="2026-01-01T00:00:00Z">
        <w:r>
          <w:t xml:space="preserve"> </w:t>
        </w:r>
      </w:ins>
      <w:ins w:id="7090" w:author="PR Preview" w:date="2026-01-01T00:00:00Z">
        <w:r>
          <w:t xml:space="preserve">part 1.</w:t>
        </w:r>
      </w:ins>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del w:id="7091" w:author="PR Preview" w:date="2026-01-01T00:00:00Z">
        <w:r>
          <w:rPr>
            <w:b/>
            <w:bCs/>
          </w:rPr>
          <w:delText xml:space="preserve">Example 79 (Two iris species on either side of a line)</w:delText>
        </w:r>
      </w:del>
      <w:del w:id="7092" w:author="PR Preview" w:date="2026-01-01T00:00:00Z">
        <w:r>
          <w:delText xml:space="preserve"> </w:delText>
        </w:r>
      </w:del>
      <w:del w:id="7093" w:author="PR Preview" w:date="2026-01-01T00:00:00Z">
        <w:r>
          <w:delText xml:space="preserve">The</w:delText>
        </w:r>
      </w:del>
      <w:del w:id="7094" w:author="PR Preview" w:date="2026-01-01T00:00:00Z">
        <w:r>
          <w:delText xml:space="preserve"> </w:delText>
        </w:r>
      </w:del>
      <w:del w:id="7095" w:author="PR Preview" w:date="2026-01-01T00:00:00Z">
        <w:r>
          <w:rPr>
            <w:rStyle w:val="VerbatimChar"/>
          </w:rPr>
          <w:delText xml:space="preserve">iris</w:delText>
        </w:r>
      </w:del>
      <w:del w:id="7096" w:author="PR Preview" w:date="2026-01-01T00:00:00Z">
        <w:r>
          <w:delText xml:space="preserve"> </w:delText>
        </w:r>
      </w:del>
      <w:del w:id="7097" w:author="PR Preview" w:date="2026-01-01T00:00:00Z">
        <w:r>
          <w:delText xml:space="preserve">data set in R has the petal length and petal width, in centimeters, of 150 irises.</w:delText>
        </w:r>
      </w:del>
      <w:del w:id="7098" w:author="PR Preview" w:date="2026-01-01T00:00:00Z">
        <w:r>
          <w:delText xml:space="preserve"> </w:delText>
        </w:r>
      </w:del>
      <w:del w:id="7099" w:author="PR Preview" w:date="2026-01-01T00:00:00Z">
        <w:r>
          <w:delText xml:space="preserve">Take the 100 flowers of the species versicolor and virginica,</w:delText>
        </w:r>
      </w:del>
      <w:del w:id="7100" w:author="PR Preview" w:date="2026-01-01T00:00:00Z">
        <w:r>
          <w:delText xml:space="preserve"> </w:delText>
        </w:r>
      </w:del>
      <w:del w:id="7101" w:author="PR Preview" w:date="2026-01-01T00:00:00Z">
        <w:r>
          <w:delText xml:space="preserve">and let</w:delText>
        </w:r>
      </w:del>
      <w:del w:id="7102" w:author="PR Preview" w:date="2026-01-01T00:00:00Z">
        <w:r>
          <w:delText xml:space="preserve"> </w:delText>
        </w:r>
      </w:del>
      <w:del w:id="7103" w:author="PR Preview" w:date="2026-01-01T00:00:00Z">
        <w:r>
          <w:delText xml:space="preserve">$\mathord{\smash[b]{\underset{\raise.3ex\hbox{$\scriptstyle\sim$}}{x}}\vphantom{x}}= (x_1, x_2)$</w:delText>
        </w:r>
      </w:del>
      <w:del w:id="7104" w:author="PR Preview" w:date="2026-01-01T00:00:00Z">
        <w:r>
          <w:delText xml:space="preserve"> </w:delText>
        </w:r>
      </w:del>
      <w:del w:id="7105" w:author="PR Preview" w:date="2026-01-01T00:00:00Z">
        <w:r>
          <w:delText xml:space="preserve">be the petal length and petal width of one flower.</w:delText>
        </w:r>
      </w:del>
      <w:del w:id="7106" w:author="PR Preview" w:date="2026-01-01T00:00:00Z">
        <w:r>
          <w:delText xml:space="preserve"> </w:delText>
        </w:r>
      </w:del>
      <w:del w:id="7107" w:author="PR Preview" w:date="2026-01-01T00:00:00Z">
        <w:r>
          <w:delText xml:space="preserve">A logistic regression of the species on</w:delText>
        </w:r>
      </w:del>
      <w:del w:id="7108" w:author="PR Preview" w:date="2026-01-01T00:00:00Z">
        <w:r>
          <w:delText xml:space="preserve"> </w:delText>
        </w:r>
      </w:del>
      <w:del w:id="7109" w:author="PR Preview" w:date="2026-01-01T00:00:00Z">
        <w:r>
          <w:delText xml:space="preserve">$\mathord{\smash[b]{\underset{\raise.3ex\hbox{$\scriptstyle\sim$}}{x}}\vphantom{x}}$</w:delText>
        </w:r>
      </w:del>
      <w:del w:id="7110" w:author="PR Preview" w:date="2026-01-01T00:00:00Z">
        <w:r>
          <w:delText xml:space="preserve"> </w:delText>
        </w:r>
      </w:del>
      <w:del w:id="7111" w:author="PR Preview" w:date="2026-01-01T00:00:00Z">
        <w:r>
          <w:delText xml:space="preserve">gives a coefficient vector</w:delText>
        </w:r>
      </w:del>
      <w:del w:id="7112" w:author="PR Preview" w:date="2026-01-01T00:00:00Z">
        <w:r>
          <w:delText xml:space="preserve"> </w:delText>
        </w:r>
      </w:del>
      <w:del w:id="7113" w:author="PR Preview" w:date="2026-01-01T00:00:00Z">
        <w:r>
          <w:delText xml:space="preserve">$\mathord{\smash[b]{\underset{\raise.3ex\hbox{$\scriptstyle\sim$}}{w}}\vphantom{w}}$</w:delText>
        </w:r>
      </w:del>
      <w:del w:id="7114" w:author="PR Preview" w:date="2026-01-01T00:00:00Z">
        <w:r>
          <w:delText xml:space="preserve"> </w:delText>
        </w:r>
      </w:del>
      <w:del w:id="7115" w:author="PR Preview" w:date="2026-01-01T00:00:00Z">
        <w:r>
          <w:delText xml:space="preserve">and an intercept</w:delText>
        </w:r>
      </w:del>
      <w:del w:id="7116" w:author="PR Preview" w:date="2026-01-01T00:00:00Z">
        <w:r>
          <w:delText xml:space="preserve"> </w:delText>
        </w:r>
      </w:del>
      <m:oMath>
        <m:r>
          <m:t>b</m:t>
        </m:r>
      </m:oMath>
      <w:del w:id="7117" w:author="PR Preview" w:date="2026-01-01T00:00:00Z">
        <w:r>
          <w:delText xml:space="preserve">.</w:delText>
        </w:r>
      </w:del>
      <w:del w:id="7118" w:author="PR Preview" w:date="2026-01-01T00:00:00Z">
        <w:r>
          <w:delText xml:space="preserve"> </w:delText>
        </w:r>
      </w:del>
      <w:del w:id="7119" w:author="PR Preview" w:date="2026-01-01T00:00:00Z">
        <w:r>
          <w:delText xml:space="preserve">The line</w:delText>
        </w:r>
      </w:del>
      <w:del w:id="7120" w:author="PR Preview" w:date="2026-01-01T00:00:00Z">
        <w:r>
          <w:delText xml:space="preserve"> </w:delText>
        </w:r>
      </w:del>
      <w:del w:id="7121" w:author="PR Preview" w:date="2026-01-01T00:00:00Z">
        <w:r>
          <w:delText xml:space="preserve">$\mathord{\smash[b]{\underset{\raise.3ex\hbox{$\scriptstyle\sim$}}{w}}\vphantom{w}} \cdot \mathord{\smash[b]{\underset{\raise.3ex\hbox{$\scriptstyle\sim$}}{x}}\vphantom{x}} + b = 0$</w:delText>
        </w:r>
      </w:del>
      <w:del w:id="7122" w:author="PR Preview" w:date="2026-01-01T00:00:00Z">
        <w:r>
          <w:delText xml:space="preserve"> </w:delText>
        </w:r>
      </w:del>
      <w:del w:id="7123" w:author="PR Preview" w:date="2026-01-01T00:00:00Z">
        <w:r>
          <w:delText xml:space="preserve">is a hyperplane in</w:delText>
        </w:r>
      </w:del>
      <w:del w:id="7124" w:author="PR Preview" w:date="2026-01-01T00:00:00Z">
        <w:r>
          <w:delText xml:space="preserve"> </w:delText>
        </w:r>
      </w:del>
      <m:oMath>
        <m:sSup>
          <m:e>
            <m:r>
              <m:rPr>
                <m:scr m:val="double-struck"/>
                <m:sty m:val="p"/>
              </m:rPr>
              <m:t>R</m:t>
            </m:r>
          </m:e>
          <m:sup>
            <m:r>
              <m:t>2</m:t>
            </m:r>
          </m:sup>
        </m:sSup>
      </m:oMath>
      <w:del w:id="7125" w:author="PR Preview" w:date="2026-01-01T00:00:00Z">
        <w:r>
          <w:delText xml:space="preserve"> </w:delText>
        </w:r>
      </w:del>
      <w:del w:id="7126" w:author="PR Preview" w:date="2026-01-01T00:00:00Z">
        <w:r>
          <w:delText xml:space="preserve">(</w:delText>
        </w:r>
      </w:del>
      <w:hyperlink w:anchor="def-hyperplane">
        <w:del w:id="7127" w:author="PR Preview" w:date="2026-01-01T00:00:00Z">
          <w:r>
            <w:rPr>
              <w:rStyle w:val="Hyperlink"/>
            </w:rPr>
            <w:delText xml:space="preserve">Definition 41</w:delText>
          </w:r>
        </w:del>
      </w:hyperlink>
      <w:del w:id="7128" w:author="PR Preview" w:date="2026-01-01T00:00:00Z">
        <w:r>
          <w:delText xml:space="preserve">),</w:delText>
        </w:r>
      </w:del>
      <w:del w:id="7129" w:author="PR Preview" w:date="2026-01-01T00:00:00Z">
        <w:r>
          <w:delText xml:space="preserve"> </w:delText>
        </w:r>
      </w:del>
      <w:del w:id="7130" w:author="PR Preview" w:date="2026-01-01T00:00:00Z">
        <w:r>
          <w:delText xml:space="preserve">and the two species mostly fall in its two open half-spaces (</w:delText>
        </w:r>
      </w:del>
      <w:hyperlink w:anchor="def-half-space">
        <w:del w:id="7131" w:author="PR Preview" w:date="2026-01-01T00:00:00Z">
          <w:r>
            <w:rPr>
              <w:rStyle w:val="Hyperlink"/>
            </w:rPr>
            <w:delText xml:space="preserve">Definition 60</w:delText>
          </w:r>
        </w:del>
      </w:hyperlink>
      <w:del w:id="7132" w:author="PR Preview" w:date="2026-01-01T00:00:00Z">
        <w:r>
          <w:delText xml:space="preserve">).</w:delText>
        </w:r>
      </w:del>
      <w:del w:id="7133" w:author="PR Preview" w:date="2026-01-01T00:00:00Z">
        <w:r>
          <w:delText xml:space="preserve"> </w:delText>
        </w:r>
      </w:del>
      <w:hyperlink w:anchor="fig-half-space-iris">
        <w:del w:id="7134" w:author="PR Preview" w:date="2026-01-01T00:00:00Z">
          <w:r>
            <w:rPr>
              <w:rStyle w:val="Hyperlink"/>
            </w:rPr>
            <w:delText xml:space="preserve">Figure 1</w:delText>
          </w:r>
        </w:del>
      </w:hyperlink>
      <w:del w:id="7135" w:author="PR Preview" w:date="2026-01-01T00:00:00Z">
        <w:r>
          <w:delText xml:space="preserve"> </w:delText>
        </w:r>
      </w:del>
      <w:del w:id="7136" w:author="PR Preview" w:date="2026-01-01T00:00:00Z">
        <w:r>
          <w:delText xml:space="preserve">shows the line and the flowers.</w:delText>
        </w:r>
      </w:del>
    </w:p>
    <w:p>
      <w:pPr>
        <w:pStyle w:val="BodyText"/>
      </w:pPr>
      <w:ins w:id="7137" w:author="PR Preview" w:date="2026-01-01T00:00:00Z">
        <w:r>
          <w:rPr>
            <w:b/>
            <w:bCs/>
          </w:rPr>
          <w:t xml:space="preserve">Example 78 (Two iris species on either side of a line)</w:t>
        </w:r>
      </w:ins>
      <w:ins w:id="7138" w:author="PR Preview" w:date="2026-01-01T00:00:00Z">
        <w:r>
          <w:t xml:space="preserve"> </w:t>
        </w:r>
      </w:ins>
      <w:ins w:id="7139" w:author="PR Preview" w:date="2026-01-01T00:00:00Z">
        <w:r>
          <w:t xml:space="preserve">The</w:t>
        </w:r>
      </w:ins>
      <w:ins w:id="7140" w:author="PR Preview" w:date="2026-01-01T00:00:00Z">
        <w:r>
          <w:t xml:space="preserve"> </w:t>
        </w:r>
      </w:ins>
      <w:ins w:id="7141" w:author="PR Preview" w:date="2026-01-01T00:00:00Z">
        <w:r>
          <w:rPr>
            <w:rStyle w:val="VerbatimChar"/>
          </w:rPr>
          <w:t xml:space="preserve">iris</w:t>
        </w:r>
      </w:ins>
      <w:ins w:id="7142" w:author="PR Preview" w:date="2026-01-01T00:00:00Z">
        <w:r>
          <w:t xml:space="preserve"> </w:t>
        </w:r>
      </w:ins>
      <w:ins w:id="7143" w:author="PR Preview" w:date="2026-01-01T00:00:00Z">
        <w:r>
          <w:t xml:space="preserve">data set in R has the petal length and petal width, in centimeters, of 150 irises.</w:t>
        </w:r>
      </w:ins>
      <w:ins w:id="7144" w:author="PR Preview" w:date="2026-01-01T00:00:00Z">
        <w:r>
          <w:t xml:space="preserve"> </w:t>
        </w:r>
      </w:ins>
      <w:ins w:id="7145" w:author="PR Preview" w:date="2026-01-01T00:00:00Z">
        <w:r>
          <w:t xml:space="preserve">Take the 100 flowers of the species versicolor and virginica,</w:t>
        </w:r>
      </w:ins>
      <w:ins w:id="7146" w:author="PR Preview" w:date="2026-01-01T00:00:00Z">
        <w:r>
          <w:t xml:space="preserve"> </w:t>
        </w:r>
      </w:ins>
      <w:ins w:id="7147" w:author="PR Preview" w:date="2026-01-01T00:00:00Z">
        <w:r>
          <w:t xml:space="preserve">and let</w:t>
        </w:r>
      </w:ins>
      <w:ins w:id="7148" w:author="PR Preview" w:date="2026-01-01T00:00:00Z">
        <w:r>
          <w:t xml:space="preserve"> </w:t>
        </w:r>
      </w:ins>
      <w:ins w:id="7149" w:author="PR Preview" w:date="2026-01-01T00:00:00Z">
        <w:r>
          <w:t xml:space="preserve">$\mathord{\smash[b]{\underset{\raise.3ex\hbox{$\scriptstyle\sim$}}{x}}\vphantom{x}}= (x_1, x_2)$</w:t>
        </w:r>
      </w:ins>
      <w:ins w:id="7150" w:author="PR Preview" w:date="2026-01-01T00:00:00Z">
        <w:r>
          <w:t xml:space="preserve"> </w:t>
        </w:r>
      </w:ins>
      <w:ins w:id="7151" w:author="PR Preview" w:date="2026-01-01T00:00:00Z">
        <w:r>
          <w:t xml:space="preserve">be the petal length and petal width of one flower.</w:t>
        </w:r>
      </w:ins>
      <w:ins w:id="7152" w:author="PR Preview" w:date="2026-01-01T00:00:00Z">
        <w:r>
          <w:t xml:space="preserve"> </w:t>
        </w:r>
      </w:ins>
      <w:ins w:id="7153" w:author="PR Preview" w:date="2026-01-01T00:00:00Z">
        <w:r>
          <w:t xml:space="preserve">A logistic regression of the species on</w:t>
        </w:r>
      </w:ins>
      <w:ins w:id="7154" w:author="PR Preview" w:date="2026-01-01T00:00:00Z">
        <w:r>
          <w:t xml:space="preserve"> </w:t>
        </w:r>
      </w:ins>
      <w:ins w:id="7155" w:author="PR Preview" w:date="2026-01-01T00:00:00Z">
        <w:r>
          <w:t xml:space="preserve">$\mathord{\smash[b]{\underset{\raise.3ex\hbox{$\scriptstyle\sim$}}{x}}\vphantom{x}}$</w:t>
        </w:r>
      </w:ins>
      <w:ins w:id="7156" w:author="PR Preview" w:date="2026-01-01T00:00:00Z">
        <w:r>
          <w:t xml:space="preserve"> </w:t>
        </w:r>
      </w:ins>
      <w:ins w:id="7157" w:author="PR Preview" w:date="2026-01-01T00:00:00Z">
        <w:r>
          <w:t xml:space="preserve">gives a coefficient vector</w:t>
        </w:r>
      </w:ins>
      <w:ins w:id="7158" w:author="PR Preview" w:date="2026-01-01T00:00:00Z">
        <w:r>
          <w:t xml:space="preserve"> </w:t>
        </w:r>
      </w:ins>
      <w:ins w:id="7159" w:author="PR Preview" w:date="2026-01-01T00:00:00Z">
        <w:r>
          <w:t xml:space="preserve">$\mathord{\smash[b]{\underset{\raise.3ex\hbox{$\scriptstyle\sim$}}{w}}\vphantom{w}}$</w:t>
        </w:r>
      </w:ins>
      <w:ins w:id="7160" w:author="PR Preview" w:date="2026-01-01T00:00:00Z">
        <w:r>
          <w:t xml:space="preserve"> </w:t>
        </w:r>
      </w:ins>
      <w:ins w:id="7161" w:author="PR Preview" w:date="2026-01-01T00:00:00Z">
        <w:r>
          <w:t xml:space="preserve">and an intercept</w:t>
        </w:r>
      </w:ins>
      <w:ins w:id="7162" w:author="PR Preview" w:date="2026-01-01T00:00:00Z">
        <w:r>
          <w:t xml:space="preserve"> </w:t>
        </w:r>
      </w:ins>
      <m:oMath>
        <m:r>
          <m:t>b</m:t>
        </m:r>
      </m:oMath>
      <w:ins w:id="7163" w:author="PR Preview" w:date="2026-01-01T00:00:00Z">
        <w:r>
          <w:t xml:space="preserve">.</w:t>
        </w:r>
      </w:ins>
      <w:ins w:id="7164" w:author="PR Preview" w:date="2026-01-01T00:00:00Z">
        <w:r>
          <w:t xml:space="preserve"> </w:t>
        </w:r>
      </w:ins>
      <w:ins w:id="7165" w:author="PR Preview" w:date="2026-01-01T00:00:00Z">
        <w:r>
          <w:t xml:space="preserve">The line</w:t>
        </w:r>
      </w:ins>
      <w:ins w:id="7166" w:author="PR Preview" w:date="2026-01-01T00:00:00Z">
        <w:r>
          <w:t xml:space="preserve"> </w:t>
        </w:r>
      </w:ins>
      <w:ins w:id="7167" w:author="PR Preview" w:date="2026-01-01T00:00:00Z">
        <w:r>
          <w:t xml:space="preserve">$\mathord{\smash[b]{\underset{\raise.3ex\hbox{$\scriptstyle\sim$}}{w}}\vphantom{w}} \cdot \mathord{\smash[b]{\underset{\raise.3ex\hbox{$\scriptstyle\sim$}}{x}}\vphantom{x}} + b = 0$</w:t>
        </w:r>
      </w:ins>
      <w:ins w:id="7168" w:author="PR Preview" w:date="2026-01-01T00:00:00Z">
        <w:r>
          <w:t xml:space="preserve"> </w:t>
        </w:r>
      </w:ins>
      <w:ins w:id="7169" w:author="PR Preview" w:date="2026-01-01T00:00:00Z">
        <w:r>
          <w:t xml:space="preserve">is a hyperplane in</w:t>
        </w:r>
      </w:ins>
      <w:ins w:id="7170" w:author="PR Preview" w:date="2026-01-01T00:00:00Z">
        <w:r>
          <w:t xml:space="preserve"> </w:t>
        </w:r>
      </w:ins>
      <m:oMath>
        <m:sSup>
          <m:e>
            <m:r>
              <m:rPr>
                <m:scr m:val="double-struck"/>
                <m:sty m:val="p"/>
              </m:rPr>
              <m:t>R</m:t>
            </m:r>
          </m:e>
          <m:sup>
            <m:r>
              <m:t>2</m:t>
            </m:r>
          </m:sup>
        </m:sSup>
      </m:oMath>
      <w:ins w:id="7171" w:author="PR Preview" w:date="2026-01-01T00:00:00Z">
        <w:r>
          <w:t xml:space="preserve"> </w:t>
        </w:r>
      </w:ins>
      <w:ins w:id="7172" w:author="PR Preview" w:date="2026-01-01T00:00:00Z">
        <w:r>
          <w:t xml:space="preserve">(</w:t>
        </w:r>
      </w:ins>
      <w:hyperlink w:anchor="def-hyperplane">
        <w:ins w:id="7173" w:author="PR Preview" w:date="2026-01-01T00:00:00Z">
          <w:r>
            <w:rPr>
              <w:rStyle w:val="Hyperlink"/>
            </w:rPr>
            <w:t xml:space="preserve">Definition 41</w:t>
          </w:r>
        </w:ins>
      </w:hyperlink>
      <w:ins w:id="7174" w:author="PR Preview" w:date="2026-01-01T00:00:00Z">
        <w:r>
          <w:t xml:space="preserve">),</w:t>
        </w:r>
      </w:ins>
      <w:ins w:id="7175" w:author="PR Preview" w:date="2026-01-01T00:00:00Z">
        <w:r>
          <w:t xml:space="preserve"> </w:t>
        </w:r>
      </w:ins>
      <w:ins w:id="7176" w:author="PR Preview" w:date="2026-01-01T00:00:00Z">
        <w:r>
          <w:t xml:space="preserve">and the two species mostly fall in its two open half-spaces (</w:t>
        </w:r>
      </w:ins>
      <w:hyperlink w:anchor="def-half-space">
        <w:ins w:id="7177" w:author="PR Preview" w:date="2026-01-01T00:00:00Z">
          <w:r>
            <w:rPr>
              <w:rStyle w:val="Hyperlink"/>
            </w:rPr>
            <w:t xml:space="preserve">Definition 60</w:t>
          </w:r>
        </w:ins>
      </w:hyperlink>
      <w:ins w:id="7178" w:author="PR Preview" w:date="2026-01-01T00:00:00Z">
        <w:r>
          <w:t xml:space="preserve">).</w:t>
        </w:r>
      </w:ins>
      <w:ins w:id="7179" w:author="PR Preview" w:date="2026-01-01T00:00:00Z">
        <w:r>
          <w:t xml:space="preserve"> </w:t>
        </w:r>
      </w:ins>
      <w:hyperlink w:anchor="fig-half-space-iris">
        <w:ins w:id="7180" w:author="PR Preview" w:date="2026-01-01T00:00:00Z">
          <w:r>
            <w:rPr>
              <w:rStyle w:val="Hyperlink"/>
            </w:rPr>
            <w:t xml:space="preserve">Figure 1</w:t>
          </w:r>
        </w:ins>
      </w:hyperlink>
      <w:ins w:id="7181" w:author="PR Preview" w:date="2026-01-01T00:00:00Z">
        <w:r>
          <w:t xml:space="preserve"> </w:t>
        </w:r>
      </w:ins>
      <w:ins w:id="7182"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7183" w:author="PR Preview" w:date="2026-01-01T00:00:00Z">
        <w:r>
          <w:delText xml:space="preserve">The vector</w:delText>
        </w:r>
      </w:del>
      <w:del w:id="7184" w:author="PR Preview" w:date="2026-01-01T00:00:00Z">
        <w:r>
          <w:delText xml:space="preserve"> </w:delText>
        </w:r>
      </w:del>
      <w:del w:id="7185" w:author="PR Preview" w:date="2026-01-01T00:00:00Z">
        <w:r>
          <w:delText xml:space="preserve">$\mathord{\smash[b]{\underset{\raise.3ex\hbox{$\scriptstyle\sim$}}{w}}\vphantom{w}}$</w:delText>
        </w:r>
      </w:del>
      <w:del w:id="7186" w:author="PR Preview" w:date="2026-01-01T00:00:00Z">
        <w:r>
          <w:delText xml:space="preserve"> </w:delText>
        </w:r>
      </w:del>
      <w:del w:id="7187" w:author="PR Preview" w:date="2026-01-01T00:00:00Z">
        <w:r>
          <w:delText xml:space="preserve">points toward the virginica side,</w:delText>
        </w:r>
      </w:del>
      <w:del w:id="7188" w:author="PR Preview" w:date="2026-01-01T00:00:00Z">
        <w:r>
          <w:delText xml:space="preserve"> </w:delText>
        </w:r>
      </w:del>
      <w:del w:id="7189" w:author="PR Preview" w:date="2026-01-01T00:00:00Z">
        <w:r>
          <w:delText xml:space="preserve">so the positive half-space</w:delText>
        </w:r>
      </w:del>
      <w:del w:id="7190" w:author="PR Preview" w:date="2026-01-01T00:00:00Z">
        <w:r>
          <w:delText xml:space="preserve"> </w:delText>
        </w:r>
      </w:del>
      <m:oMath>
        <m:sSup>
          <m:e>
            <m:r>
              <m:rPr>
                <m:scr m:val="script"/>
                <m:sty m:val="p"/>
              </m:rPr>
              <m:t>H</m:t>
            </m:r>
          </m:e>
          <m:sup>
            <m:r>
              <m:rPr>
                <m:sty m:val="p"/>
              </m:rPr>
              <m:t>+</m:t>
            </m:r>
          </m:sup>
        </m:sSup>
      </m:oMath>
      <w:del w:id="7191" w:author="PR Preview" w:date="2026-01-01T00:00:00Z">
        <w:r>
          <w:delText xml:space="preserve"> </w:delText>
        </w:r>
      </w:del>
      <w:del w:id="7192" w:author="PR Preview" w:date="2026-01-01T00:00:00Z">
        <w:r>
          <w:delText xml:space="preserve">holds</w:delText>
        </w:r>
      </w:del>
      <w:del w:id="7193" w:author="PR Preview" w:date="2026-01-01T00:00:00Z">
        <w:r>
          <w:delText xml:space="preserve"> </w:delText>
        </w:r>
      </w:del>
      <w:del w:id="7194" w:author="PR Preview" w:date="2026-01-01T00:00:00Z">
        <w:r>
          <w:delText xml:space="preserve">50 of the 100 flowers,</w:delText>
        </w:r>
      </w:del>
      <w:del w:id="7195" w:author="PR Preview" w:date="2026-01-01T00:00:00Z">
        <w:r>
          <w:delText xml:space="preserve"> </w:delText>
        </w:r>
      </w:del>
      <w:del w:id="7196" w:author="PR Preview" w:date="2026-01-01T00:00:00Z">
        <w:r>
          <w:delText xml:space="preserve">and 47 of them are virginica.</w:delText>
        </w:r>
      </w:del>
      <w:del w:id="7197" w:author="PR Preview" w:date="2026-01-01T00:00:00Z">
        <w:r>
          <w:delText xml:space="preserve"> </w:delText>
        </w:r>
      </w:del>
      <w:del w:id="7198" w:author="PR Preview" w:date="2026-01-01T00:00:00Z">
        <w:r>
          <w:delText xml:space="preserve">The line is a set of dimension</w:delText>
        </w:r>
      </w:del>
      <w:del w:id="7199" w:author="PR Preview" w:date="2026-01-01T00:00:00Z">
        <w:r>
          <w:delText xml:space="preserve"> </w:delText>
        </w:r>
      </w:del>
      <m:oMath>
        <m:r>
          <m:t>p</m:t>
        </m:r>
        <m:r>
          <m:rPr>
            <m:sty m:val="p"/>
          </m:rPr>
          <m:t>−</m:t>
        </m:r>
        <m:r>
          <m:t>1</m:t>
        </m:r>
        <m:r>
          <m:rPr>
            <m:sty m:val="p"/>
          </m:rPr>
          <m:t>=</m:t>
        </m:r>
        <m:r>
          <m:t>1</m:t>
        </m:r>
      </m:oMath>
      <w:del w:id="7200" w:author="PR Preview" w:date="2026-01-01T00:00:00Z">
        <w:r>
          <w:delText xml:space="preserve">,</w:delText>
        </w:r>
      </w:del>
      <w:del w:id="7201" w:author="PR Preview" w:date="2026-01-01T00:00:00Z">
        <w:r>
          <w:delText xml:space="preserve"> </w:delText>
        </w:r>
      </w:del>
      <w:del w:id="7202" w:author="PR Preview" w:date="2026-01-01T00:00:00Z">
        <w:r>
          <w:delText xml:space="preserve">and each side is a region of the plane of dimension</w:delText>
        </w:r>
      </w:del>
      <w:del w:id="7203" w:author="PR Preview" w:date="2026-01-01T00:00:00Z">
        <w:r>
          <w:delText xml:space="preserve"> </w:delText>
        </w:r>
      </w:del>
      <m:oMath>
        <m:r>
          <m:t>p</m:t>
        </m:r>
        <m:r>
          <m:rPr>
            <m:sty m:val="p"/>
          </m:rPr>
          <m:t>=</m:t>
        </m:r>
        <m:r>
          <m:t>2</m:t>
        </m:r>
      </m:oMath>
      <w:del w:id="7204" w:author="PR Preview" w:date="2026-01-01T00:00:00Z">
        <w:r>
          <w:delText xml:space="preserve"> </w:delText>
        </w:r>
      </w:del>
      <w:del w:id="7205" w:author="PR Preview" w:date="2026-01-01T00:00:00Z">
        <w:r>
          <w:delText xml:space="preserve">(</w:delText>
        </w:r>
      </w:del>
      <w:hyperlink w:anchor="thm-half-space-dimension">
        <w:del w:id="7206" w:author="PR Preview" w:date="2026-01-01T00:00:00Z">
          <w:r>
            <w:rPr>
              <w:rStyle w:val="Hyperlink"/>
            </w:rPr>
            <w:delText xml:space="preserve">Theorem 46</w:delText>
          </w:r>
        </w:del>
      </w:hyperlink>
      <w:del w:id="7207" w:author="PR Preview" w:date="2026-01-01T00:00:00Z">
        <w:r>
          <w:delText xml:space="preserve">).</w:delText>
        </w:r>
      </w:del>
    </w:p>
    <w:p>
      <w:pPr>
        <w:pStyle w:val="BodyText"/>
      </w:pPr>
      <w:del w:id="7208" w:author="PR Preview" w:date="2026-01-01T00:00:00Z">
        <w:r>
          <w:rPr>
            <w:b/>
            <w:bCs/>
          </w:rPr>
          <w:delText xml:space="preserve">Exercise 7 (Which side of the plane?)</w:delText>
        </w:r>
      </w:del>
      <w:del w:id="7209" w:author="PR Preview" w:date="2026-01-01T00:00:00Z">
        <w:r>
          <w:delText xml:space="preserve"> </w:delText>
        </w:r>
      </w:del>
      <w:del w:id="7210" w:author="PR Preview" w:date="2026-01-01T00:00:00Z">
        <w:r>
          <w:delText xml:space="preserve">Let</w:delText>
        </w:r>
      </w:del>
      <w:del w:id="7211" w:author="PR Preview" w:date="2026-01-01T00:00:00Z">
        <w:r>
          <w:delText xml:space="preserve"> </w:delText>
        </w:r>
      </w:del>
      <m:oMath>
        <m:r>
          <m:rPr>
            <m:scr m:val="script"/>
            <m:sty m:val="p"/>
          </m:rPr>
          <m:t>H</m:t>
        </m:r>
      </m:oMath>
      <w:del w:id="7212" w:author="PR Preview" w:date="2026-01-01T00:00:00Z">
        <w:r>
          <w:delText xml:space="preserve"> </w:delText>
        </w:r>
      </w:del>
      <w:del w:id="7213" w:author="PR Preview" w:date="2026-01-01T00:00:00Z">
        <w:r>
          <w:delText xml:space="preserve">be the plane in</w:delText>
        </w:r>
      </w:del>
      <w:del w:id="7214" w:author="PR Preview" w:date="2026-01-01T00:00:00Z">
        <w:r>
          <w:delText xml:space="preserve"> </w:delText>
        </w:r>
      </w:del>
      <m:oMath>
        <m:sSup>
          <m:e>
            <m:r>
              <m:rPr>
                <m:scr m:val="double-struck"/>
                <m:sty m:val="p"/>
              </m:rPr>
              <m:t>R</m:t>
            </m:r>
          </m:e>
          <m:sup>
            <m:r>
              <m:t>3</m:t>
            </m:r>
          </m:sup>
        </m:sSup>
      </m:oMath>
      <w:del w:id="7215" w:author="PR Preview" w:date="2026-01-01T00:00:00Z">
        <w:r>
          <w:delText xml:space="preserve"> </w:delText>
        </w:r>
      </w:del>
      <w:del w:id="7216" w:author="PR Preview" w:date="2026-01-01T00:00:00Z">
        <w:r>
          <w:delText xml:space="preserve">with</w:delText>
        </w:r>
      </w:del>
      <w:del w:id="7217" w:author="PR Preview" w:date="2026-01-01T00:00:00Z">
        <w:r>
          <w:delText xml:space="preserve"> </w:delText>
        </w:r>
      </w:del>
      <w:del w:id="7218" w:author="PR Preview" w:date="2026-01-01T00:00:00Z">
        <w:r>
          <w:delText xml:space="preserve">$\mathord{\smash[b]{\underset{\raise.3ex\hbox{$\scriptstyle\sim$}}{w}}\vphantom{w}} = (1, 1, 1)$</w:delText>
        </w:r>
      </w:del>
      <w:del w:id="7219" w:author="PR Preview" w:date="2026-01-01T00:00:00Z">
        <w:r>
          <w:delText xml:space="preserve"> </w:delText>
        </w:r>
      </w:del>
      <w:del w:id="7220" w:author="PR Preview" w:date="2026-01-01T00:00:00Z">
        <w:r>
          <w:delText xml:space="preserve">and</w:delText>
        </w:r>
      </w:del>
      <w:del w:id="7221" w:author="PR Preview" w:date="2026-01-01T00:00:00Z">
        <w:r>
          <w:delText xml:space="preserve"> </w:delText>
        </w:r>
      </w:del>
      <m:oMath>
        <m:r>
          <m:t>b</m:t>
        </m:r>
        <m:r>
          <m:rPr>
            <m:sty m:val="p"/>
          </m:rPr>
          <m:t>=</m:t>
        </m:r>
        <m:r>
          <m:rPr>
            <m:sty m:val="p"/>
          </m:rPr>
          <m:t>−</m:t>
        </m:r>
        <m:r>
          <m:t>1</m:t>
        </m:r>
      </m:oMath>
      <w:del w:id="7222" w:author="PR Preview" w:date="2026-01-01T00:00:00Z">
        <w:r>
          <w:delText xml:space="preserve"> </w:delText>
        </w:r>
      </w:del>
      <w:del w:id="7223" w:author="PR Preview" w:date="2026-01-01T00:00:00Z">
        <w:r>
          <w:delText xml:space="preserve">(</w:delText>
        </w:r>
      </w:del>
      <w:hyperlink w:anchor="exm-hyperplane-subspace">
        <w:del w:id="7224" w:author="PR Preview" w:date="2026-01-01T00:00:00Z">
          <w:r>
            <w:rPr>
              <w:rStyle w:val="Hyperlink"/>
            </w:rPr>
            <w:delText xml:space="preserve">Example 76</w:delText>
          </w:r>
        </w:del>
      </w:hyperlink>
      <w:del w:id="7225" w:author="PR Preview" w:date="2026-01-01T00:00:00Z">
        <w:r>
          <w:delText xml:space="preserve">).</w:delText>
        </w:r>
      </w:del>
    </w:p>
    <w:p>
      <w:pPr>
        <w:pStyle w:val="FirstParagraph"/>
      </w:pPr>
      <w:ins w:id="7226" w:author="PR Preview" w:date="2026-01-01T00:00:00Z">
        <w:r>
          <w:t xml:space="preserve">The vector</w:t>
        </w:r>
      </w:ins>
      <w:ins w:id="7227" w:author="PR Preview" w:date="2026-01-01T00:00:00Z">
        <w:r>
          <w:t xml:space="preserve"> </w:t>
        </w:r>
      </w:ins>
      <w:ins w:id="7228" w:author="PR Preview" w:date="2026-01-01T00:00:00Z">
        <w:r>
          <w:t xml:space="preserve">$\mathord{\smash[b]{\underset{\raise.3ex\hbox{$\scriptstyle\sim$}}{w}}\vphantom{w}}$</w:t>
        </w:r>
      </w:ins>
      <w:ins w:id="7229" w:author="PR Preview" w:date="2026-01-01T00:00:00Z">
        <w:r>
          <w:t xml:space="preserve"> </w:t>
        </w:r>
      </w:ins>
      <w:ins w:id="7230" w:author="PR Preview" w:date="2026-01-01T00:00:00Z">
        <w:r>
          <w:t xml:space="preserve">points toward the virginica side,</w:t>
        </w:r>
      </w:ins>
      <w:ins w:id="7231" w:author="PR Preview" w:date="2026-01-01T00:00:00Z">
        <w:r>
          <w:t xml:space="preserve"> </w:t>
        </w:r>
      </w:ins>
      <w:ins w:id="7232" w:author="PR Preview" w:date="2026-01-01T00:00:00Z">
        <w:r>
          <w:t xml:space="preserve">so the positive half-space</w:t>
        </w:r>
      </w:ins>
      <w:ins w:id="7233" w:author="PR Preview" w:date="2026-01-01T00:00:00Z">
        <w:r>
          <w:t xml:space="preserve"> </w:t>
        </w:r>
      </w:ins>
      <m:oMath>
        <m:sSup>
          <m:e>
            <m:r>
              <m:rPr>
                <m:scr m:val="script"/>
                <m:sty m:val="p"/>
              </m:rPr>
              <m:t>H</m:t>
            </m:r>
          </m:e>
          <m:sup>
            <m:r>
              <m:rPr>
                <m:sty m:val="p"/>
              </m:rPr>
              <m:t>+</m:t>
            </m:r>
          </m:sup>
        </m:sSup>
      </m:oMath>
      <w:ins w:id="7234" w:author="PR Preview" w:date="2026-01-01T00:00:00Z">
        <w:r>
          <w:t xml:space="preserve"> </w:t>
        </w:r>
      </w:ins>
      <w:ins w:id="7235" w:author="PR Preview" w:date="2026-01-01T00:00:00Z">
        <w:r>
          <w:t xml:space="preserve">holds</w:t>
        </w:r>
      </w:ins>
      <w:ins w:id="7236" w:author="PR Preview" w:date="2026-01-01T00:00:00Z">
        <w:r>
          <w:t xml:space="preserve"> </w:t>
        </w:r>
      </w:ins>
      <w:ins w:id="7237" w:author="PR Preview" w:date="2026-01-01T00:00:00Z">
        <w:r>
          <w:t xml:space="preserve">50 of the 100 flowers,</w:t>
        </w:r>
      </w:ins>
      <w:ins w:id="7238" w:author="PR Preview" w:date="2026-01-01T00:00:00Z">
        <w:r>
          <w:t xml:space="preserve"> </w:t>
        </w:r>
      </w:ins>
      <w:ins w:id="7239" w:author="PR Preview" w:date="2026-01-01T00:00:00Z">
        <w:r>
          <w:t xml:space="preserve">and 47 of them are virginica.</w:t>
        </w:r>
      </w:ins>
      <w:ins w:id="7240" w:author="PR Preview" w:date="2026-01-01T00:00:00Z">
        <w:r>
          <w:t xml:space="preserve"> </w:t>
        </w:r>
      </w:ins>
      <w:ins w:id="7241" w:author="PR Preview" w:date="2026-01-01T00:00:00Z">
        <w:r>
          <w:t xml:space="preserve">The line is a set of dimension</w:t>
        </w:r>
      </w:ins>
      <w:ins w:id="7242" w:author="PR Preview" w:date="2026-01-01T00:00:00Z">
        <w:r>
          <w:t xml:space="preserve"> </w:t>
        </w:r>
      </w:ins>
      <m:oMath>
        <m:r>
          <m:t>p</m:t>
        </m:r>
        <m:r>
          <m:rPr>
            <m:sty m:val="p"/>
          </m:rPr>
          <m:t>−</m:t>
        </m:r>
        <m:r>
          <m:t>1</m:t>
        </m:r>
        <m:r>
          <m:rPr>
            <m:sty m:val="p"/>
          </m:rPr>
          <m:t>=</m:t>
        </m:r>
        <m:r>
          <m:t>1</m:t>
        </m:r>
      </m:oMath>
      <w:ins w:id="7243" w:author="PR Preview" w:date="2026-01-01T00:00:00Z">
        <w:r>
          <w:t xml:space="preserve">,</w:t>
        </w:r>
      </w:ins>
      <w:ins w:id="7244" w:author="PR Preview" w:date="2026-01-01T00:00:00Z">
        <w:r>
          <w:t xml:space="preserve"> </w:t>
        </w:r>
      </w:ins>
      <w:ins w:id="7245" w:author="PR Preview" w:date="2026-01-01T00:00:00Z">
        <w:r>
          <w:t xml:space="preserve">and each side is a region of the plane of dimension</w:t>
        </w:r>
      </w:ins>
      <w:ins w:id="7246" w:author="PR Preview" w:date="2026-01-01T00:00:00Z">
        <w:r>
          <w:t xml:space="preserve"> </w:t>
        </w:r>
      </w:ins>
      <m:oMath>
        <m:r>
          <m:t>p</m:t>
        </m:r>
        <m:r>
          <m:rPr>
            <m:sty m:val="p"/>
          </m:rPr>
          <m:t>=</m:t>
        </m:r>
        <m:r>
          <m:t>2</m:t>
        </m:r>
      </m:oMath>
      <w:ins w:id="7247" w:author="PR Preview" w:date="2026-01-01T00:00:00Z">
        <w:r>
          <w:t xml:space="preserve"> </w:t>
        </w:r>
      </w:ins>
      <w:ins w:id="7248" w:author="PR Preview" w:date="2026-01-01T00:00:00Z">
        <w:r>
          <w:t xml:space="preserve">(</w:t>
        </w:r>
      </w:ins>
      <w:hyperlink w:anchor="thm-half-space-dimension">
        <w:ins w:id="7249" w:author="PR Preview" w:date="2026-01-01T00:00:00Z">
          <w:r>
            <w:rPr>
              <w:rStyle w:val="Hyperlink"/>
            </w:rPr>
            <w:t xml:space="preserve">Theorem 45</w:t>
          </w:r>
        </w:ins>
      </w:hyperlink>
      <w:ins w:id="7250" w:author="PR Preview" w:date="2026-01-01T00:00:00Z">
        <w:r>
          <w:t xml:space="preserve">).</w:t>
        </w:r>
      </w:ins>
    </w:p>
    <w:bookmarkEnd w:id="298"/>
    <w:bookmarkStart w:id="299" w:name="exr-half-space-sides"/>
    <w:p>
      <w:pPr>
        <w:pStyle w:val="BodyText"/>
      </w:pPr>
      <w:ins w:id="7251" w:author="PR Preview" w:date="2026-01-01T00:00:00Z">
        <w:r>
          <w:rPr>
            <w:b/>
            <w:bCs/>
          </w:rPr>
          <w:t xml:space="preserve">Exercise 7 (Which side of the plane?)</w:t>
        </w:r>
      </w:ins>
      <w:ins w:id="7252" w:author="PR Preview" w:date="2026-01-01T00:00:00Z">
        <w:r>
          <w:t xml:space="preserve"> </w:t>
        </w:r>
      </w:ins>
      <w:ins w:id="7253" w:author="PR Preview" w:date="2026-01-01T00:00:00Z">
        <w:r>
          <w:t xml:space="preserve">Let</w:t>
        </w:r>
      </w:ins>
      <w:ins w:id="7254" w:author="PR Preview" w:date="2026-01-01T00:00:00Z">
        <w:r>
          <w:t xml:space="preserve"> </w:t>
        </w:r>
      </w:ins>
      <m:oMath>
        <m:r>
          <m:rPr>
            <m:scr m:val="script"/>
            <m:sty m:val="p"/>
          </m:rPr>
          <m:t>H</m:t>
        </m:r>
      </m:oMath>
      <w:ins w:id="7255" w:author="PR Preview" w:date="2026-01-01T00:00:00Z">
        <w:r>
          <w:t xml:space="preserve"> </w:t>
        </w:r>
      </w:ins>
      <w:ins w:id="7256" w:author="PR Preview" w:date="2026-01-01T00:00:00Z">
        <w:r>
          <w:t xml:space="preserve">be the plane in</w:t>
        </w:r>
      </w:ins>
      <w:ins w:id="7257" w:author="PR Preview" w:date="2026-01-01T00:00:00Z">
        <w:r>
          <w:t xml:space="preserve"> </w:t>
        </w:r>
      </w:ins>
      <m:oMath>
        <m:sSup>
          <m:e>
            <m:r>
              <m:rPr>
                <m:scr m:val="double-struck"/>
                <m:sty m:val="p"/>
              </m:rPr>
              <m:t>R</m:t>
            </m:r>
          </m:e>
          <m:sup>
            <m:r>
              <m:t>3</m:t>
            </m:r>
          </m:sup>
        </m:sSup>
      </m:oMath>
      <w:ins w:id="7258" w:author="PR Preview" w:date="2026-01-01T00:00:00Z">
        <w:r>
          <w:t xml:space="preserve"> </w:t>
        </w:r>
      </w:ins>
      <w:ins w:id="7259" w:author="PR Preview" w:date="2026-01-01T00:00:00Z">
        <w:r>
          <w:t xml:space="preserve">with</w:t>
        </w:r>
      </w:ins>
      <w:ins w:id="7260" w:author="PR Preview" w:date="2026-01-01T00:00:00Z">
        <w:r>
          <w:t xml:space="preserve"> </w:t>
        </w:r>
      </w:ins>
      <w:ins w:id="7261" w:author="PR Preview" w:date="2026-01-01T00:00:00Z">
        <w:r>
          <w:t xml:space="preserve">$\mathord{\smash[b]{\underset{\raise.3ex\hbox{$\scriptstyle\sim$}}{w}}\vphantom{w}} = (1, 1, 1)$</w:t>
        </w:r>
      </w:ins>
      <w:ins w:id="7262" w:author="PR Preview" w:date="2026-01-01T00:00:00Z">
        <w:r>
          <w:t xml:space="preserve"> </w:t>
        </w:r>
      </w:ins>
      <w:ins w:id="7263" w:author="PR Preview" w:date="2026-01-01T00:00:00Z">
        <w:r>
          <w:t xml:space="preserve">and</w:t>
        </w:r>
      </w:ins>
      <w:ins w:id="7264" w:author="PR Preview" w:date="2026-01-01T00:00:00Z">
        <w:r>
          <w:t xml:space="preserve"> </w:t>
        </w:r>
      </w:ins>
      <m:oMath>
        <m:r>
          <m:t>b</m:t>
        </m:r>
        <m:r>
          <m:rPr>
            <m:sty m:val="p"/>
          </m:rPr>
          <m:t>=</m:t>
        </m:r>
        <m:r>
          <m:rPr>
            <m:sty m:val="p"/>
          </m:rPr>
          <m:t>−</m:t>
        </m:r>
        <m:r>
          <m:t>1</m:t>
        </m:r>
      </m:oMath>
      <w:ins w:id="7265" w:author="PR Preview" w:date="2026-01-01T00:00:00Z">
        <w:r>
          <w:t xml:space="preserve"> </w:t>
        </w:r>
      </w:ins>
      <w:ins w:id="7266" w:author="PR Preview" w:date="2026-01-01T00:00:00Z">
        <w:r>
          <w:t xml:space="preserve">(</w:t>
        </w:r>
      </w:ins>
      <w:hyperlink w:anchor="exm-hyperplane-subspace">
        <w:ins w:id="7267" w:author="PR Preview" w:date="2026-01-01T00:00:00Z">
          <w:r>
            <w:rPr>
              <w:rStyle w:val="Hyperlink"/>
            </w:rPr>
            <w:t xml:space="preserve">Example 75</w:t>
          </w:r>
        </w:ins>
      </w:hyperlink>
      <w:ins w:id="7268" w:author="PR Preview" w:date="2026-01-01T00:00:00Z">
        <w:r>
          <w:t xml:space="preserve">).</w:t>
        </w:r>
      </w:ins>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del w:id="7269" w:author="PR Preview" w:date="2026-01-01T00:00:00Z">
        <w:r>
          <w:delText xml:space="preserve">State the dimension of</w:delText>
        </w:r>
      </w:del>
      <w:del w:id="7270" w:author="PR Preview" w:date="2026-01-01T00:00:00Z">
        <w:r>
          <w:delText xml:space="preserve"> </w:delText>
        </w:r>
      </w:del>
      <m:oMath>
        <m:r>
          <m:t>D</m:t>
        </m:r>
        <m:r>
          <m:rPr>
            <m:sty m:val="p"/>
          </m:rPr>
          <m:t>(</m:t>
        </m:r>
        <m:r>
          <m:rPr>
            <m:scr m:val="script"/>
            <m:sty m:val="p"/>
          </m:rPr>
          <m:t>H</m:t>
        </m:r>
        <m:r>
          <m:rPr>
            <m:sty m:val="p"/>
          </m:rPr>
          <m:t>)</m:t>
        </m:r>
      </m:oMath>
      <w:del w:id="7271" w:author="PR Preview" w:date="2026-01-01T00:00:00Z">
        <w:r>
          <w:delText xml:space="preserve"> </w:delText>
        </w:r>
      </w:del>
      <w:del w:id="7272" w:author="PR Preview" w:date="2026-01-01T00:00:00Z">
        <w:r>
          <w:delText xml:space="preserve">and of</w:delText>
        </w:r>
      </w:del>
      <w:del w:id="7273"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7274" w:author="PR Preview" w:date="2026-01-01T00:00:00Z">
        <w:r>
          <w:delText xml:space="preserve"> </w:delText>
        </w:r>
      </w:del>
      <w:del w:id="7275" w:author="PR Preview" w:date="2026-01-01T00:00:00Z">
        <w:r>
          <w:delText xml:space="preserve">(</w:delText>
        </w:r>
      </w:del>
      <w:hyperlink w:anchor="thm-half-space-dimension">
        <w:del w:id="7276" w:author="PR Preview" w:date="2026-01-01T00:00:00Z">
          <w:r>
            <w:rPr>
              <w:rStyle w:val="Hyperlink"/>
            </w:rPr>
            <w:delText xml:space="preserve">Theorem 46</w:delText>
          </w:r>
        </w:del>
      </w:hyperlink>
      <w:del w:id="7277" w:author="PR Preview" w:date="2026-01-01T00:00:00Z">
        <w:r>
          <w:delText xml:space="preserve">).</w:delText>
        </w:r>
      </w:del>
    </w:p>
    <w:p>
      <w:pPr>
        <w:pStyle w:val="Compact"/>
        <w:numPr>
          <w:ilvl w:val="0"/>
          <w:numId w:val="1033"/>
        </w:numPr>
      </w:pPr>
      <w:ins w:id="7278" w:author="PR Preview" w:date="2026-01-01T00:00:00Z">
        <w:r>
          <w:t xml:space="preserve">State the dimension of</w:t>
        </w:r>
      </w:ins>
      <w:ins w:id="7279" w:author="PR Preview" w:date="2026-01-01T00:00:00Z">
        <w:r>
          <w:t xml:space="preserve"> </w:t>
        </w:r>
      </w:ins>
      <m:oMath>
        <m:r>
          <m:t>D</m:t>
        </m:r>
        <m:r>
          <m:rPr>
            <m:sty m:val="p"/>
          </m:rPr>
          <m:t>(</m:t>
        </m:r>
        <m:r>
          <m:rPr>
            <m:scr m:val="script"/>
            <m:sty m:val="p"/>
          </m:rPr>
          <m:t>H</m:t>
        </m:r>
        <m:r>
          <m:rPr>
            <m:sty m:val="p"/>
          </m:rPr>
          <m:t>)</m:t>
        </m:r>
      </m:oMath>
      <w:ins w:id="7280" w:author="PR Preview" w:date="2026-01-01T00:00:00Z">
        <w:r>
          <w:t xml:space="preserve"> </w:t>
        </w:r>
      </w:ins>
      <w:ins w:id="7281" w:author="PR Preview" w:date="2026-01-01T00:00:00Z">
        <w:r>
          <w:t xml:space="preserve">and of</w:t>
        </w:r>
      </w:ins>
      <w:ins w:id="7282"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7283" w:author="PR Preview" w:date="2026-01-01T00:00:00Z">
        <w:r>
          <w:t xml:space="preserve"> </w:t>
        </w:r>
      </w:ins>
      <w:ins w:id="7284" w:author="PR Preview" w:date="2026-01-01T00:00:00Z">
        <w:r>
          <w:t xml:space="preserve">(</w:t>
        </w:r>
      </w:ins>
      <w:hyperlink w:anchor="thm-half-space-dimension">
        <w:ins w:id="7285" w:author="PR Preview" w:date="2026-01-01T00:00:00Z">
          <w:r>
            <w:rPr>
              <w:rStyle w:val="Hyperlink"/>
            </w:rPr>
            <w:t xml:space="preserve">Theorem 45</w:t>
          </w:r>
        </w:ins>
      </w:hyperlink>
      <w:ins w:id="7286" w:author="PR Preview" w:date="2026-01-01T00:00:00Z">
        <w:r>
          <w:t xml:space="preserve">).</w:t>
        </w:r>
      </w:ins>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del w:id="7287" w:author="PR Preview" w:date="2026-01-01T00:00:00Z">
        <w:r>
          <w:rPr>
            <w:b/>
            <w:bCs/>
          </w:rPr>
          <w:delText xml:space="preserve">Example 80 (A rank factorization of a rank-one matrix)</w:delText>
        </w:r>
      </w:del>
      <w:del w:id="7288" w:author="PR Preview" w:date="2026-01-01T00:00:00Z">
        <w:r>
          <w:delText xml:space="preserve"> </w:delText>
        </w:r>
      </w:del>
      <w:del w:id="7289" w:author="PR Preview" w:date="2026-01-01T00:00:00Z">
        <w:r>
          <w:delText xml:space="preserve">The matrix</w:delText>
        </w:r>
      </w:del>
      <w:del w:id="7290" w:author="PR Preview" w:date="2026-01-01T00:00:00Z">
        <w:r>
          <w:delText xml:space="preserve"> </w:delText>
        </w:r>
      </w:del>
      <m:oMath>
        <m:r>
          <m:rPr>
            <m:sty m:val="bi"/>
          </m:rPr>
          <m:t>A</m:t>
        </m:r>
      </m:oMath>
      <w:del w:id="7291" w:author="PR Preview" w:date="2026-01-01T00:00:00Z">
        <w:r>
          <w:delText xml:space="preserve"> </w:delText>
        </w:r>
      </w:del>
      <w:del w:id="7292" w:author="PR Preview" w:date="2026-01-01T00:00:00Z">
        <w:r>
          <w:delText xml:space="preserve">in</w:delText>
        </w:r>
      </w:del>
      <w:del w:id="7293" w:author="PR Preview" w:date="2026-01-01T00:00:00Z">
        <w:r>
          <w:delText xml:space="preserve"> </w:delText>
        </w:r>
      </w:del>
      <w:hyperlink w:anchor="exm-column-space">
        <w:del w:id="7294" w:author="PR Preview" w:date="2026-01-01T00:00:00Z">
          <w:r>
            <w:rPr>
              <w:rStyle w:val="Hyperlink"/>
            </w:rPr>
            <w:delText xml:space="preserve">Example 57</w:delText>
          </w:r>
        </w:del>
      </w:hyperlink>
      <w:del w:id="7295" w:author="PR Preview" w:date="2026-01-01T00:00:00Z">
        <w:r>
          <w:delText xml:space="preserve"> </w:delText>
        </w:r>
      </w:del>
      <w:del w:id="7296" w:author="PR Preview" w:date="2026-01-01T00:00:00Z">
        <w:r>
          <w:delText xml:space="preserve">has rank</w:delText>
        </w:r>
      </w:del>
      <w:del w:id="7297" w:author="PR Preview" w:date="2026-01-01T00:00:00Z">
        <w:r>
          <w:delText xml:space="preserve"> </w:delText>
        </w:r>
      </w:del>
      <m:oMath>
        <m:r>
          <m:t>1</m:t>
        </m:r>
      </m:oMath>
      <w:del w:id="7298" w:author="PR Preview" w:date="2026-01-01T00:00:00Z">
        <w:r>
          <w:delText xml:space="preserve"> </w:delText>
        </w:r>
      </w:del>
      <w:del w:id="7299" w:author="PR Preview" w:date="2026-01-01T00:00:00Z">
        <w:r>
          <w:delText xml:space="preserve">(</w:delText>
        </w:r>
      </w:del>
      <w:hyperlink w:anchor="exm-rank-dim">
        <w:del w:id="7300" w:author="PR Preview" w:date="2026-01-01T00:00:00Z">
          <w:r>
            <w:rPr>
              <w:rStyle w:val="Hyperlink"/>
            </w:rPr>
            <w:delText xml:space="preserve">Example 67</w:delText>
          </w:r>
        </w:del>
      </w:hyperlink>
      <w:del w:id="7301" w:author="PR Preview" w:date="2026-01-01T00:00:00Z">
        <w:r>
          <w:delText xml:space="preserve">), and</w:delText>
        </w:r>
      </w:del>
    </w:p>
    <w:p>
      <w:pPr>
        <w:pStyle w:val="FirstParagraph"/>
      </w:pPr>
      <w:ins w:id="7302" w:author="PR Preview" w:date="2026-01-01T00:00:00Z">
        <w:r>
          <w:rPr>
            <w:b/>
            <w:bCs/>
          </w:rPr>
          <w:t xml:space="preserve">Example 79 (A rank factorization of a rank-one matrix)</w:t>
        </w:r>
      </w:ins>
      <w:ins w:id="7303" w:author="PR Preview" w:date="2026-01-01T00:00:00Z">
        <w:r>
          <w:t xml:space="preserve"> </w:t>
        </w:r>
      </w:ins>
      <w:ins w:id="7304" w:author="PR Preview" w:date="2026-01-01T00:00:00Z">
        <w:r>
          <w:t xml:space="preserve">The matrix</w:t>
        </w:r>
      </w:ins>
      <w:ins w:id="7305" w:author="PR Preview" w:date="2026-01-01T00:00:00Z">
        <w:r>
          <w:t xml:space="preserve"> </w:t>
        </w:r>
      </w:ins>
      <m:oMath>
        <m:r>
          <m:rPr>
            <m:sty m:val="bi"/>
          </m:rPr>
          <m:t>A</m:t>
        </m:r>
      </m:oMath>
      <w:ins w:id="7306" w:author="PR Preview" w:date="2026-01-01T00:00:00Z">
        <w:r>
          <w:t xml:space="preserve"> </w:t>
        </w:r>
      </w:ins>
      <w:ins w:id="7307" w:author="PR Preview" w:date="2026-01-01T00:00:00Z">
        <w:r>
          <w:t xml:space="preserve">in</w:t>
        </w:r>
      </w:ins>
      <w:ins w:id="7308" w:author="PR Preview" w:date="2026-01-01T00:00:00Z">
        <w:r>
          <w:t xml:space="preserve"> </w:t>
        </w:r>
      </w:ins>
      <w:hyperlink w:anchor="exm-column-space">
        <w:ins w:id="7309" w:author="PR Preview" w:date="2026-01-01T00:00:00Z">
          <w:r>
            <w:rPr>
              <w:rStyle w:val="Hyperlink"/>
            </w:rPr>
            <w:t xml:space="preserve">Example 56</w:t>
          </w:r>
        </w:ins>
      </w:hyperlink>
      <w:ins w:id="7310" w:author="PR Preview" w:date="2026-01-01T00:00:00Z">
        <w:r>
          <w:t xml:space="preserve"> </w:t>
        </w:r>
      </w:ins>
      <w:ins w:id="7311" w:author="PR Preview" w:date="2026-01-01T00:00:00Z">
        <w:r>
          <w:t xml:space="preserve">has rank</w:t>
        </w:r>
      </w:ins>
      <w:ins w:id="7312" w:author="PR Preview" w:date="2026-01-01T00:00:00Z">
        <w:r>
          <w:t xml:space="preserve"> </w:t>
        </w:r>
      </w:ins>
      <m:oMath>
        <m:r>
          <m:t>1</m:t>
        </m:r>
      </m:oMath>
      <w:ins w:id="7313" w:author="PR Preview" w:date="2026-01-01T00:00:00Z">
        <w:r>
          <w:t xml:space="preserve"> </w:t>
        </w:r>
      </w:ins>
      <w:ins w:id="7314" w:author="PR Preview" w:date="2026-01-01T00:00:00Z">
        <w:r>
          <w:t xml:space="preserve">(</w:t>
        </w:r>
      </w:ins>
      <w:hyperlink w:anchor="exm-rank-dim">
        <w:ins w:id="7315" w:author="PR Preview" w:date="2026-01-01T00:00:00Z">
          <w:r>
            <w:rPr>
              <w:rStyle w:val="Hyperlink"/>
            </w:rPr>
            <w:t xml:space="preserve">Example 66</w:t>
          </w:r>
        </w:ins>
      </w:hyperlink>
      <w:ins w:id="7316"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del w:id="7317" w:author="PR Preview" w:date="2026-01-01T00:00:00Z">
        <w:r>
          <w:rPr>
            <w:b/>
            <w:bCs/>
          </w:rPr>
          <w:delText xml:space="preserve">Theorem 47 (Every nonzero matrix has a rank factorization)</w:delText>
        </w:r>
      </w:del>
      <w:del w:id="7318" w:author="PR Preview" w:date="2026-01-01T00:00:00Z">
        <w:r>
          <w:delText xml:space="preserve"> </w:delText>
        </w:r>
      </w:del>
      <w:del w:id="7319" w:author="PR Preview" w:date="2026-01-01T00:00:00Z">
        <w:r>
          <w:delText xml:space="preserve">Every</w:delText>
        </w:r>
      </w:del>
      <w:del w:id="7320" w:author="PR Preview" w:date="2026-01-01T00:00:00Z">
        <w:r>
          <w:delText xml:space="preserve"> </w:delText>
        </w:r>
      </w:del>
      <m:oMath>
        <m:r>
          <m:t>m</m:t>
        </m:r>
        <m:r>
          <m:rPr>
            <m:sty m:val="p"/>
          </m:rPr>
          <m:t>×</m:t>
        </m:r>
        <m:r>
          <m:t>n</m:t>
        </m:r>
      </m:oMath>
      <w:del w:id="7321" w:author="PR Preview" w:date="2026-01-01T00:00:00Z">
        <w:r>
          <w:delText xml:space="preserve"> </w:delText>
        </w:r>
      </w:del>
      <w:del w:id="7322" w:author="PR Preview" w:date="2026-01-01T00:00:00Z">
        <w:r>
          <w:delText xml:space="preserve">matrix</w:delText>
        </w:r>
      </w:del>
      <w:del w:id="7323" w:author="PR Preview" w:date="2026-01-01T00:00:00Z">
        <w:r>
          <w:delText xml:space="preserve"> </w:delText>
        </w:r>
      </w:del>
      <m:oMath>
        <m:r>
          <m:rPr>
            <m:sty m:val="bi"/>
          </m:rPr>
          <m:t>A</m:t>
        </m:r>
      </m:oMath>
      <w:del w:id="7324" w:author="PR Preview" w:date="2026-01-01T00:00:00Z">
        <w:r>
          <w:delText xml:space="preserve"> </w:delText>
        </w:r>
      </w:del>
      <w:del w:id="7325" w:author="PR Preview" w:date="2026-01-01T00:00:00Z">
        <w:r>
          <w:delText xml:space="preserve">with</w:delText>
        </w:r>
      </w:del>
      <w:del w:id="7326"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7327" w:author="PR Preview" w:date="2026-01-01T00:00:00Z">
        <w:r>
          <w:delText xml:space="preserve"> </w:delText>
        </w:r>
      </w:del>
      <w:del w:id="7328" w:author="PR Preview" w:date="2026-01-01T00:00:00Z">
        <w:r>
          <w:delText xml:space="preserve">has a rank factorization (</w:delText>
        </w:r>
      </w:del>
      <w:hyperlink w:anchor="def-rank-factorization">
        <w:del w:id="7329" w:author="PR Preview" w:date="2026-01-01T00:00:00Z">
          <w:r>
            <w:rPr>
              <w:rStyle w:val="Hyperlink"/>
            </w:rPr>
            <w:delText xml:space="preserve">Definition 62</w:delText>
          </w:r>
        </w:del>
      </w:hyperlink>
      <w:del w:id="7330" w:author="PR Preview" w:date="2026-01-01T00:00:00Z">
        <w:r>
          <w:delText xml:space="preserve">).</w:delText>
        </w:r>
      </w:del>
      <w:del w:id="7331" w:author="PR Preview" w:date="2026-01-01T00:00:00Z">
        <w:r>
          <w:delText xml:space="preserve"> </w:delText>
        </w:r>
      </w:del>
      <w:del w:id="7332" w:author="PR Preview" w:date="2026-01-01T00:00:00Z">
        <w:r>
          <w:delText xml:space="preserve">One is given by taking the columns of</w:delText>
        </w:r>
      </w:del>
      <w:del w:id="7333" w:author="PR Preview" w:date="2026-01-01T00:00:00Z">
        <w:r>
          <w:delText xml:space="preserve"> </w:delText>
        </w:r>
      </w:del>
      <m:oMath>
        <m:r>
          <m:rPr>
            <m:sty m:val="bi"/>
          </m:rPr>
          <m:t>C</m:t>
        </m:r>
      </m:oMath>
      <w:del w:id="7334" w:author="PR Preview" w:date="2026-01-01T00:00:00Z">
        <w:r>
          <w:delText xml:space="preserve"> </w:delText>
        </w:r>
      </w:del>
      <w:del w:id="7335" w:author="PR Preview" w:date="2026-01-01T00:00:00Z">
        <w:r>
          <w:delText xml:space="preserve">to be any basis of</w:delText>
        </w:r>
      </w:del>
      <w:del w:id="7336" w:author="PR Preview" w:date="2026-01-01T00:00:00Z">
        <w:r>
          <w:delText xml:space="preserve"> </w:delText>
        </w:r>
      </w:del>
      <m:oMath>
        <m:r>
          <m:rPr>
            <m:scr m:val="script"/>
            <m:sty m:val="p"/>
          </m:rPr>
          <m:t>C</m:t>
        </m:r>
        <m:r>
          <m:rPr>
            <m:sty m:val="p"/>
          </m:rPr>
          <m:t>(</m:t>
        </m:r>
        <m:r>
          <m:rPr>
            <m:sty m:val="bi"/>
          </m:rPr>
          <m:t>A</m:t>
        </m:r>
        <m:r>
          <m:rPr>
            <m:sty m:val="p"/>
          </m:rPr>
          <m:t>)</m:t>
        </m:r>
      </m:oMath>
      <w:del w:id="7337" w:author="PR Preview" w:date="2026-01-01T00:00:00Z">
        <w:r>
          <w:delText xml:space="preserve">.</w:delText>
        </w:r>
      </w:del>
    </w:p>
    <w:p>
      <w:pPr>
        <w:pStyle w:val="BodyText"/>
      </w:pPr>
      <w:del w:id="7338" w:author="PR Preview" w:date="2026-01-01T00:00:00Z">
        <w:r>
          <w:rPr>
            <w:i/>
            <w:iCs/>
          </w:rPr>
          <w:delText xml:space="preserve">Proof</w:delText>
        </w:r>
      </w:del>
      <w:del w:id="7339" w:author="PR Preview" w:date="2026-01-01T00:00:00Z">
        <w:r>
          <w:delText xml:space="preserve">. </w:delText>
        </w:r>
      </w:del>
      <m:oMath>
        <m:r>
          <m:rPr>
            <m:scr m:val="script"/>
            <m:sty m:val="p"/>
          </m:rPr>
          <m:t>C</m:t>
        </m:r>
        <m:r>
          <m:rPr>
            <m:sty m:val="p"/>
          </m:rPr>
          <m:t>(</m:t>
        </m:r>
        <m:r>
          <m:rPr>
            <m:sty m:val="bi"/>
          </m:rPr>
          <m:t>A</m:t>
        </m:r>
        <m:r>
          <m:rPr>
            <m:sty m:val="p"/>
          </m:rPr>
          <m:t>)</m:t>
        </m:r>
      </m:oMath>
      <w:del w:id="7340" w:author="PR Preview" w:date="2026-01-01T00:00:00Z">
        <w:r>
          <w:delText xml:space="preserve"> </w:delText>
        </w:r>
      </w:del>
      <w:del w:id="7341" w:author="PR Preview" w:date="2026-01-01T00:00:00Z">
        <w:r>
          <w:delText xml:space="preserve">has dimension</w:delText>
        </w:r>
      </w:del>
      <w:del w:id="7342" w:author="PR Preview" w:date="2026-01-01T00:00:00Z">
        <w:r>
          <w:delText xml:space="preserve"> </w:delText>
        </w:r>
      </w:del>
      <m:oMath>
        <m:r>
          <m:t>r</m:t>
        </m:r>
      </m:oMath>
      <w:del w:id="7343" w:author="PR Preview" w:date="2026-01-01T00:00:00Z">
        <w:r>
          <w:delText xml:space="preserve"> </w:delText>
        </w:r>
      </w:del>
      <w:del w:id="7344" w:author="PR Preview" w:date="2026-01-01T00:00:00Z">
        <w:r>
          <w:delText xml:space="preserve">(</w:delText>
        </w:r>
      </w:del>
      <w:hyperlink w:anchor="thm-rank-dim">
        <w:del w:id="7345" w:author="PR Preview" w:date="2026-01-01T00:00:00Z">
          <w:r>
            <w:rPr>
              <w:rStyle w:val="Hyperlink"/>
            </w:rPr>
            <w:delText xml:space="preserve">Theorem 39</w:delText>
          </w:r>
        </w:del>
      </w:hyperlink>
      <w:del w:id="7346" w:author="PR Preview" w:date="2026-01-01T00:00:00Z">
        <w:r>
          <w:delText xml:space="preserve">),</w:delText>
        </w:r>
      </w:del>
      <w:del w:id="7347" w:author="PR Preview" w:date="2026-01-01T00:00:00Z">
        <w:r>
          <w:delText xml:space="preserve"> </w:delText>
        </w:r>
      </w:del>
      <w:del w:id="7348" w:author="PR Preview" w:date="2026-01-01T00:00:00Z">
        <w:r>
          <w:delText xml:space="preserve">so it has a basis</w:delText>
        </w:r>
      </w:del>
      <w:del w:id="7349" w:author="PR Preview" w:date="2026-01-01T00:00:00Z">
        <w:r>
          <w:delText xml:space="preserve"> </w:delText>
        </w:r>
      </w:del>
      <w:del w:id="7350" w:author="PR Preview" w:date="2026-01-01T00:00:00Z">
        <w:r>
          <w:delText xml:space="preserve">$\mathord{\smash[b]{\underset{\raise.3ex\hbox{$\scriptstyle\sim$}}{c}}\vphantom{c}}_1, \ldots, \mathord{\smash[b]{\underset{\raise.3ex\hbox{$\scriptstyle\sim$}}{c}}\vphantom{c}}_r$</w:delText>
        </w:r>
      </w:del>
      <w:del w:id="7351" w:author="PR Preview" w:date="2026-01-01T00:00:00Z">
        <w:r>
          <w:delText xml:space="preserve"> </w:delText>
        </w:r>
      </w:del>
      <w:del w:id="7352" w:author="PR Preview" w:date="2026-01-01T00:00:00Z">
        <w:r>
          <w:delText xml:space="preserve">(</w:delText>
        </w:r>
      </w:del>
      <w:hyperlink w:anchor="thm-extend-basis">
        <w:del w:id="7353" w:author="PR Preview" w:date="2026-01-01T00:00:00Z">
          <w:r>
            <w:rPr>
              <w:rStyle w:val="Hyperlink"/>
            </w:rPr>
            <w:delText xml:space="preserve">Theorem 30</w:delText>
          </w:r>
        </w:del>
      </w:hyperlink>
      <w:del w:id="7354" w:author="PR Preview" w:date="2026-01-01T00:00:00Z">
        <w:r>
          <w:delText xml:space="preserve">);</w:delText>
        </w:r>
      </w:del>
      <w:del w:id="7355" w:author="PR Preview" w:date="2026-01-01T00:00:00Z">
        <w:r>
          <w:delText xml:space="preserve"> </w:delText>
        </w:r>
      </w:del>
      <w:del w:id="7356" w:author="PR Preview" w:date="2026-01-01T00:00:00Z">
        <w:r>
          <w:delText xml:space="preserve">let</w:delText>
        </w:r>
      </w:del>
      <w:del w:id="7357" w:author="PR Preview" w:date="2026-01-01T00:00:00Z">
        <w:r>
          <w:delText xml:space="preserve"> </w:delText>
        </w:r>
      </w:del>
      <m:oMath>
        <m:r>
          <m:rPr>
            <m:sty m:val="bi"/>
          </m:rPr>
          <m:t>C</m:t>
        </m:r>
      </m:oMath>
      <w:del w:id="7358" w:author="PR Preview" w:date="2026-01-01T00:00:00Z">
        <w:r>
          <w:delText xml:space="preserve"> </w:delText>
        </w:r>
      </w:del>
      <w:del w:id="7359" w:author="PR Preview" w:date="2026-01-01T00:00:00Z">
        <w:r>
          <w:delText xml:space="preserve">be the</w:delText>
        </w:r>
      </w:del>
      <w:del w:id="7360" w:author="PR Preview" w:date="2026-01-01T00:00:00Z">
        <w:r>
          <w:delText xml:space="preserve"> </w:delText>
        </w:r>
      </w:del>
      <m:oMath>
        <m:r>
          <m:t>m</m:t>
        </m:r>
        <m:r>
          <m:rPr>
            <m:sty m:val="p"/>
          </m:rPr>
          <m:t>×</m:t>
        </m:r>
        <m:r>
          <m:t>r</m:t>
        </m:r>
      </m:oMath>
      <w:del w:id="7361" w:author="PR Preview" w:date="2026-01-01T00:00:00Z">
        <w:r>
          <w:delText xml:space="preserve"> </w:delText>
        </w:r>
      </w:del>
      <w:del w:id="7362" w:author="PR Preview" w:date="2026-01-01T00:00:00Z">
        <w:r>
          <w:delText xml:space="preserve">matrix with these columns.</w:delText>
        </w:r>
      </w:del>
      <w:del w:id="7363" w:author="PR Preview" w:date="2026-01-01T00:00:00Z">
        <w:r>
          <w:delText xml:space="preserve"> </w:delText>
        </w:r>
      </w:del>
      <w:del w:id="7364" w:author="PR Preview" w:date="2026-01-01T00:00:00Z">
        <w:r>
          <w:delText xml:space="preserve">Each column</w:delText>
        </w:r>
      </w:del>
      <w:del w:id="7365" w:author="PR Preview" w:date="2026-01-01T00:00:00Z">
        <w:r>
          <w:delText xml:space="preserve"> </w:delText>
        </w:r>
      </w:del>
      <w:del w:id="7366" w:author="PR Preview" w:date="2026-01-01T00:00:00Z">
        <w:r>
          <w:delText xml:space="preserve">$\mathord{\smash[b]{\underset{\raise.3ex\hbox{$\scriptstyle\sim$}}{a}}\vphantom{a}}_j$</w:delText>
        </w:r>
      </w:del>
      <w:del w:id="7367" w:author="PR Preview" w:date="2026-01-01T00:00:00Z">
        <w:r>
          <w:delText xml:space="preserve"> </w:delText>
        </w:r>
      </w:del>
      <w:del w:id="7368" w:author="PR Preview" w:date="2026-01-01T00:00:00Z">
        <w:r>
          <w:delText xml:space="preserve">of</w:delText>
        </w:r>
      </w:del>
      <w:del w:id="7369" w:author="PR Preview" w:date="2026-01-01T00:00:00Z">
        <w:r>
          <w:delText xml:space="preserve"> </w:delText>
        </w:r>
      </w:del>
      <m:oMath>
        <m:r>
          <m:rPr>
            <m:sty m:val="bi"/>
          </m:rPr>
          <m:t>A</m:t>
        </m:r>
      </m:oMath>
      <w:del w:id="7370" w:author="PR Preview" w:date="2026-01-01T00:00:00Z">
        <w:r>
          <w:delText xml:space="preserve"> </w:delText>
        </w:r>
      </w:del>
      <w:del w:id="7371" w:author="PR Preview" w:date="2026-01-01T00:00:00Z">
        <w:r>
          <w:delText xml:space="preserve">is in</w:delText>
        </w:r>
      </w:del>
      <w:del w:id="7372" w:author="PR Preview" w:date="2026-01-01T00:00:00Z">
        <w:r>
          <w:delText xml:space="preserve"> </w:delText>
        </w:r>
      </w:del>
      <m:oMath>
        <m:r>
          <m:rPr>
            <m:scr m:val="script"/>
            <m:sty m:val="p"/>
          </m:rPr>
          <m:t>C</m:t>
        </m:r>
        <m:r>
          <m:rPr>
            <m:sty m:val="p"/>
          </m:rPr>
          <m:t>(</m:t>
        </m:r>
        <m:r>
          <m:rPr>
            <m:sty m:val="bi"/>
          </m:rPr>
          <m:t>A</m:t>
        </m:r>
        <m:r>
          <m:rPr>
            <m:sty m:val="p"/>
          </m:rPr>
          <m:t>)</m:t>
        </m:r>
      </m:oMath>
      <w:del w:id="7373" w:author="PR Preview" w:date="2026-01-01T00:00:00Z">
        <w:r>
          <w:delText xml:space="preserve">,</w:delText>
        </w:r>
      </w:del>
      <w:del w:id="7374" w:author="PR Preview" w:date="2026-01-01T00:00:00Z">
        <w:r>
          <w:delText xml:space="preserve"> </w:delText>
        </w:r>
      </w:del>
      <w:del w:id="7375" w:author="PR Preview" w:date="2026-01-01T00:00:00Z">
        <w:r>
          <w:delText xml:space="preserve">so</w:delText>
        </w:r>
      </w:del>
      <w:del w:id="7376" w:author="PR Preview" w:date="2026-01-01T00:00:00Z">
        <w:r>
          <w:delText xml:space="preserve"> </w:delText>
        </w:r>
      </w:del>
      <w:del w:id="7377" w:author="PR Preview" w:date="2026-01-01T00:00:00Z">
        <w:r>
          <w:delText xml:space="preserve">$\mathord{\smash[b]{\underset{\raise.3ex\hbox{$\scriptstyle\sim$}}{a}}\vphantom{a}}_j = r_{1j} \mathord{\smash[b]{\underset{\raise.3ex\hbox{$\scriptstyle\sim$}}{c}}\vphantom{c}}_1 + \cdots + r_{rj} \mathord{\smash[b]{\underset{\raise.3ex\hbox{$\scriptstyle\sim$}}{c}}\vphantom{c}}_r$</w:delText>
        </w:r>
      </w:del>
      <w:del w:id="7378" w:author="PR Preview" w:date="2026-01-01T00:00:00Z">
        <w:r>
          <w:delText xml:space="preserve"> </w:delText>
        </w:r>
      </w:del>
      <w:del w:id="7379" w:author="PR Preview" w:date="2026-01-01T00:00:00Z">
        <w:r>
          <w:delText xml:space="preserve">for some numbers</w:delText>
        </w:r>
      </w:del>
      <w:del w:id="7380" w:author="PR Preview" w:date="2026-01-01T00:00:00Z">
        <w:r>
          <w:delText xml:space="preserve"> </w:delText>
        </w:r>
      </w:del>
      <m:oMath>
        <m:sSub>
          <m:e>
            <m:r>
              <m:t>r</m:t>
            </m:r>
          </m:e>
          <m:sub>
            <m:r>
              <m:t>i</m:t>
            </m:r>
            <m:r>
              <m:t>j</m:t>
            </m:r>
          </m:sub>
        </m:sSub>
      </m:oMath>
      <w:del w:id="7381" w:author="PR Preview" w:date="2026-01-01T00:00:00Z">
        <w:r>
          <w:delText xml:space="preserve">,</w:delText>
        </w:r>
      </w:del>
      <w:del w:id="7382" w:author="PR Preview" w:date="2026-01-01T00:00:00Z">
        <w:r>
          <w:delText xml:space="preserve"> </w:delText>
        </w:r>
      </w:del>
      <w:del w:id="7383" w:author="PR Preview" w:date="2026-01-01T00:00:00Z">
        <w:r>
          <w:delText xml:space="preserve">because the basis spans</w:delText>
        </w:r>
      </w:del>
      <w:del w:id="7384" w:author="PR Preview" w:date="2026-01-01T00:00:00Z">
        <w:r>
          <w:delText xml:space="preserve"> </w:delText>
        </w:r>
      </w:del>
      <m:oMath>
        <m:r>
          <m:rPr>
            <m:scr m:val="script"/>
            <m:sty m:val="p"/>
          </m:rPr>
          <m:t>C</m:t>
        </m:r>
        <m:r>
          <m:rPr>
            <m:sty m:val="p"/>
          </m:rPr>
          <m:t>(</m:t>
        </m:r>
        <m:r>
          <m:rPr>
            <m:sty m:val="bi"/>
          </m:rPr>
          <m:t>A</m:t>
        </m:r>
        <m:r>
          <m:rPr>
            <m:sty m:val="p"/>
          </m:rPr>
          <m:t>)</m:t>
        </m:r>
      </m:oMath>
      <w:del w:id="7385" w:author="PR Preview" w:date="2026-01-01T00:00:00Z">
        <w:r>
          <w:delText xml:space="preserve">.</w:delText>
        </w:r>
      </w:del>
      <w:del w:id="7386" w:author="PR Preview" w:date="2026-01-01T00:00:00Z">
        <w:r>
          <w:delText xml:space="preserve"> </w:delText>
        </w:r>
      </w:del>
      <w:del w:id="7387" w:author="PR Preview" w:date="2026-01-01T00:00:00Z">
        <w:r>
          <w:delText xml:space="preserve">Let</w:delText>
        </w:r>
      </w:del>
      <w:del w:id="7388" w:author="PR Preview" w:date="2026-01-01T00:00:00Z">
        <w:r>
          <w:delText xml:space="preserve"> </w:delText>
        </w:r>
      </w:del>
      <m:oMath>
        <m:r>
          <m:rPr>
            <m:sty m:val="bi"/>
          </m:rPr>
          <m:t>R</m:t>
        </m:r>
      </m:oMath>
      <w:del w:id="7389" w:author="PR Preview" w:date="2026-01-01T00:00:00Z">
        <w:r>
          <w:delText xml:space="preserve"> </w:delText>
        </w:r>
      </w:del>
      <w:del w:id="7390" w:author="PR Preview" w:date="2026-01-01T00:00:00Z">
        <w:r>
          <w:delText xml:space="preserve">be the</w:delText>
        </w:r>
      </w:del>
      <w:del w:id="7391" w:author="PR Preview" w:date="2026-01-01T00:00:00Z">
        <w:r>
          <w:delText xml:space="preserve"> </w:delText>
        </w:r>
      </w:del>
      <m:oMath>
        <m:r>
          <m:t>r</m:t>
        </m:r>
        <m:r>
          <m:rPr>
            <m:sty m:val="p"/>
          </m:rPr>
          <m:t>×</m:t>
        </m:r>
        <m:r>
          <m:t>n</m:t>
        </m:r>
      </m:oMath>
      <w:del w:id="7392" w:author="PR Preview" w:date="2026-01-01T00:00:00Z">
        <w:r>
          <w:delText xml:space="preserve"> </w:delText>
        </w:r>
      </w:del>
      <w:del w:id="7393" w:author="PR Preview" w:date="2026-01-01T00:00:00Z">
        <w:r>
          <w:delText xml:space="preserve">matrix with entries</w:delText>
        </w:r>
      </w:del>
      <w:del w:id="7394" w:author="PR Preview" w:date="2026-01-01T00:00:00Z">
        <w:r>
          <w:delText xml:space="preserve"> </w:delText>
        </w:r>
      </w:del>
      <m:oMath>
        <m:sSub>
          <m:e>
            <m:r>
              <m:t>r</m:t>
            </m:r>
          </m:e>
          <m:sub>
            <m:r>
              <m:t>i</m:t>
            </m:r>
            <m:r>
              <m:t>j</m:t>
            </m:r>
          </m:sub>
        </m:sSub>
      </m:oMath>
      <w:del w:id="7395" w:author="PR Preview" w:date="2026-01-01T00:00:00Z">
        <w:r>
          <w:delText xml:space="preserve">,</w:delText>
        </w:r>
      </w:del>
      <w:del w:id="7396" w:author="PR Preview" w:date="2026-01-01T00:00:00Z">
        <w:r>
          <w:delText xml:space="preserve"> </w:delText>
        </w:r>
      </w:del>
      <w:del w:id="7397" w:author="PR Preview" w:date="2026-01-01T00:00:00Z">
        <w:r>
          <w:delText xml:space="preserve">whose column</w:delText>
        </w:r>
      </w:del>
      <w:del w:id="7398" w:author="PR Preview" w:date="2026-01-01T00:00:00Z">
        <w:r>
          <w:delText xml:space="preserve"> </w:delText>
        </w:r>
      </w:del>
      <m:oMath>
        <m:r>
          <m:t>j</m:t>
        </m:r>
      </m:oMath>
      <w:del w:id="7399" w:author="PR Preview" w:date="2026-01-01T00:00:00Z">
        <w:r>
          <w:delText xml:space="preserve"> </w:delText>
        </w:r>
      </w:del>
      <w:del w:id="7400" w:author="PR Preview" w:date="2026-01-01T00:00:00Z">
        <w:r>
          <w:delText xml:space="preserve">is</w:delText>
        </w:r>
      </w:del>
      <w:del w:id="7401" w:author="PR Preview" w:date="2026-01-01T00:00:00Z">
        <w:r>
          <w:delText xml:space="preserve"> </w:delText>
        </w:r>
      </w:del>
      <w:del w:id="7402" w:author="PR Preview" w:date="2026-01-01T00:00:00Z">
        <w:r>
          <w:delText xml:space="preserve">$\mathord{\smash[b]{\underset{\raise.3ex\hbox{$\scriptstyle\sim$}}{r}}\vphantom{r}}_j = (r_{1j}, \ldots, r_{rj})$</w:delText>
        </w:r>
      </w:del>
      <w:del w:id="7403" w:author="PR Preview" w:date="2026-01-01T00:00:00Z">
        <w:r>
          <w:delText xml:space="preserve">.</w:delText>
        </w:r>
      </w:del>
      <w:del w:id="7404" w:author="PR Preview" w:date="2026-01-01T00:00:00Z">
        <w:r>
          <w:delText xml:space="preserve"> </w:delText>
        </w:r>
      </w:del>
      <w:del w:id="7405" w:author="PR Preview" w:date="2026-01-01T00:00:00Z">
        <w:r>
          <w:delText xml:space="preserve">Then column</w:delText>
        </w:r>
      </w:del>
      <w:del w:id="7406" w:author="PR Preview" w:date="2026-01-01T00:00:00Z">
        <w:r>
          <w:delText xml:space="preserve"> </w:delText>
        </w:r>
      </w:del>
      <m:oMath>
        <m:r>
          <m:t>j</m:t>
        </m:r>
      </m:oMath>
      <w:del w:id="7407" w:author="PR Preview" w:date="2026-01-01T00:00:00Z">
        <w:r>
          <w:delText xml:space="preserve"> </w:delText>
        </w:r>
      </w:del>
      <w:del w:id="7408" w:author="PR Preview" w:date="2026-01-01T00:00:00Z">
        <w:r>
          <w:delText xml:space="preserve">of</w:delText>
        </w:r>
      </w:del>
      <w:del w:id="7409" w:author="PR Preview" w:date="2026-01-01T00:00:00Z">
        <w:r>
          <w:delText xml:space="preserve"> </w:delText>
        </w:r>
      </w:del>
      <m:oMath>
        <m:r>
          <m:rPr>
            <m:sty m:val="bi"/>
          </m:rPr>
          <m:t>C</m:t>
        </m:r>
        <m:r>
          <m:rPr>
            <m:sty m:val="bi"/>
          </m:rPr>
          <m:t>R</m:t>
        </m:r>
      </m:oMath>
      <w:del w:id="7410" w:author="PR Preview" w:date="2026-01-01T00:00:00Z">
        <w:r>
          <w:delText xml:space="preserve"> </w:delText>
        </w:r>
      </w:del>
      <w:del w:id="7411" w:author="PR Preview" w:date="2026-01-01T00:00:00Z">
        <w:r>
          <w:delText xml:space="preserve">is</w:delText>
        </w:r>
      </w:del>
    </w:p>
    <w:p>
      <w:pPr>
        <w:pStyle w:val="BodyText"/>
      </w:pPr>
      <w:del w:id="7412" w:author="PR Preview" w:date="2026-01-01T00:00:00Z">
        <w:r>
          <w:delTex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delText>
        </w:r>
      </w:del>
    </w:p>
    <w:p>
      <w:pPr>
        <w:pStyle w:val="BodyText"/>
      </w:pPr>
      <w:ins w:id="7413" w:author="PR Preview" w:date="2026-01-01T00:00:00Z">
        <w:r>
          <w:rPr>
            <w:b/>
            <w:bCs/>
          </w:rPr>
          <w:t xml:space="preserve">Theorem 46 (Every nonzero matrix has a rank factorization)</w:t>
        </w:r>
      </w:ins>
      <w:ins w:id="7414" w:author="PR Preview" w:date="2026-01-01T00:00:00Z">
        <w:r>
          <w:t xml:space="preserve"> </w:t>
        </w:r>
      </w:ins>
      <w:ins w:id="7415" w:author="PR Preview" w:date="2026-01-01T00:00:00Z">
        <w:r>
          <w:t xml:space="preserve">Every</w:t>
        </w:r>
      </w:ins>
      <w:ins w:id="7416" w:author="PR Preview" w:date="2026-01-01T00:00:00Z">
        <w:r>
          <w:t xml:space="preserve"> </w:t>
        </w:r>
      </w:ins>
      <m:oMath>
        <m:r>
          <m:t>m</m:t>
        </m:r>
        <m:r>
          <m:rPr>
            <m:sty m:val="p"/>
          </m:rPr>
          <m:t>×</m:t>
        </m:r>
        <m:r>
          <m:t>n</m:t>
        </m:r>
      </m:oMath>
      <w:ins w:id="7417" w:author="PR Preview" w:date="2026-01-01T00:00:00Z">
        <w:r>
          <w:t xml:space="preserve"> </w:t>
        </w:r>
      </w:ins>
      <w:ins w:id="7418" w:author="PR Preview" w:date="2026-01-01T00:00:00Z">
        <w:r>
          <w:t xml:space="preserve">matrix</w:t>
        </w:r>
      </w:ins>
      <w:ins w:id="7419" w:author="PR Preview" w:date="2026-01-01T00:00:00Z">
        <w:r>
          <w:t xml:space="preserve"> </w:t>
        </w:r>
      </w:ins>
      <m:oMath>
        <m:r>
          <m:rPr>
            <m:sty m:val="bi"/>
          </m:rPr>
          <m:t>A</m:t>
        </m:r>
      </m:oMath>
      <w:ins w:id="7420" w:author="PR Preview" w:date="2026-01-01T00:00:00Z">
        <w:r>
          <w:t xml:space="preserve"> </w:t>
        </w:r>
      </w:ins>
      <w:ins w:id="7421" w:author="PR Preview" w:date="2026-01-01T00:00:00Z">
        <w:r>
          <w:t xml:space="preserve">with</w:t>
        </w:r>
      </w:ins>
      <w:ins w:id="7422"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7423" w:author="PR Preview" w:date="2026-01-01T00:00:00Z">
        <w:r>
          <w:t xml:space="preserve"> </w:t>
        </w:r>
      </w:ins>
      <w:ins w:id="7424" w:author="PR Preview" w:date="2026-01-01T00:00:00Z">
        <w:r>
          <w:t xml:space="preserve">has a rank factorization (</w:t>
        </w:r>
      </w:ins>
      <w:hyperlink w:anchor="def-rank-factorization">
        <w:ins w:id="7425" w:author="PR Preview" w:date="2026-01-01T00:00:00Z">
          <w:r>
            <w:rPr>
              <w:rStyle w:val="Hyperlink"/>
            </w:rPr>
            <w:t xml:space="preserve">Definition 62</w:t>
          </w:r>
        </w:ins>
      </w:hyperlink>
      <w:ins w:id="7426" w:author="PR Preview" w:date="2026-01-01T00:00:00Z">
        <w:r>
          <w:t xml:space="preserve">).</w:t>
        </w:r>
      </w:ins>
      <w:ins w:id="7427" w:author="PR Preview" w:date="2026-01-01T00:00:00Z">
        <w:r>
          <w:t xml:space="preserve"> </w:t>
        </w:r>
      </w:ins>
      <w:ins w:id="7428" w:author="PR Preview" w:date="2026-01-01T00:00:00Z">
        <w:r>
          <w:t xml:space="preserve">One is given by taking the columns of</w:t>
        </w:r>
      </w:ins>
      <w:ins w:id="7429" w:author="PR Preview" w:date="2026-01-01T00:00:00Z">
        <w:r>
          <w:t xml:space="preserve"> </w:t>
        </w:r>
      </w:ins>
      <m:oMath>
        <m:r>
          <m:rPr>
            <m:sty m:val="bi"/>
          </m:rPr>
          <m:t>C</m:t>
        </m:r>
      </m:oMath>
      <w:ins w:id="7430" w:author="PR Preview" w:date="2026-01-01T00:00:00Z">
        <w:r>
          <w:t xml:space="preserve"> </w:t>
        </w:r>
      </w:ins>
      <w:ins w:id="7431" w:author="PR Preview" w:date="2026-01-01T00:00:00Z">
        <w:r>
          <w:t xml:space="preserve">to be any basis of</w:t>
        </w:r>
      </w:ins>
      <w:ins w:id="7432" w:author="PR Preview" w:date="2026-01-01T00:00:00Z">
        <w:r>
          <w:t xml:space="preserve"> </w:t>
        </w:r>
      </w:ins>
      <m:oMath>
        <m:r>
          <m:rPr>
            <m:scr m:val="script"/>
            <m:sty m:val="p"/>
          </m:rPr>
          <m:t>C</m:t>
        </m:r>
        <m:r>
          <m:rPr>
            <m:sty m:val="p"/>
          </m:rPr>
          <m:t>(</m:t>
        </m:r>
        <m:r>
          <m:rPr>
            <m:sty m:val="bi"/>
          </m:rPr>
          <m:t>A</m:t>
        </m:r>
        <m:r>
          <m:rPr>
            <m:sty m:val="p"/>
          </m:rPr>
          <m:t>)</m:t>
        </m:r>
      </m:oMath>
      <w:ins w:id="7433" w:author="PR Preview" w:date="2026-01-01T00:00:00Z">
        <w:r>
          <w:t xml:space="preserve">.</w:t>
        </w:r>
      </w:ins>
    </w:p>
    <w:bookmarkEnd w:id="303"/>
    <w:p>
      <w:pPr>
        <w:pStyle w:val="BodyText"/>
      </w:pPr>
      <w:ins w:id="7434" w:author="PR Preview" w:date="2026-01-01T00:00:00Z">
        <w:r>
          <w:rPr>
            <w:i/>
            <w:iCs/>
          </w:rPr>
          <w:t xml:space="preserve">Proof</w:t>
        </w:r>
      </w:ins>
      <w:ins w:id="7435" w:author="PR Preview" w:date="2026-01-01T00:00:00Z">
        <w:r>
          <w:t xml:space="preserve">. </w:t>
        </w:r>
      </w:ins>
      <m:oMath>
        <m:r>
          <m:rPr>
            <m:scr m:val="script"/>
            <m:sty m:val="p"/>
          </m:rPr>
          <m:t>C</m:t>
        </m:r>
        <m:r>
          <m:rPr>
            <m:sty m:val="p"/>
          </m:rPr>
          <m:t>(</m:t>
        </m:r>
        <m:r>
          <m:rPr>
            <m:sty m:val="bi"/>
          </m:rPr>
          <m:t>A</m:t>
        </m:r>
        <m:r>
          <m:rPr>
            <m:sty m:val="p"/>
          </m:rPr>
          <m:t>)</m:t>
        </m:r>
      </m:oMath>
      <w:ins w:id="7436" w:author="PR Preview" w:date="2026-01-01T00:00:00Z">
        <w:r>
          <w:t xml:space="preserve"> </w:t>
        </w:r>
      </w:ins>
      <w:ins w:id="7437" w:author="PR Preview" w:date="2026-01-01T00:00:00Z">
        <w:r>
          <w:t xml:space="preserve">has dimension</w:t>
        </w:r>
      </w:ins>
      <w:ins w:id="7438" w:author="PR Preview" w:date="2026-01-01T00:00:00Z">
        <w:r>
          <w:t xml:space="preserve"> </w:t>
        </w:r>
      </w:ins>
      <m:oMath>
        <m:r>
          <m:t>r</m:t>
        </m:r>
      </m:oMath>
      <w:ins w:id="7439" w:author="PR Preview" w:date="2026-01-01T00:00:00Z">
        <w:r>
          <w:t xml:space="preserve"> </w:t>
        </w:r>
      </w:ins>
      <w:ins w:id="7440" w:author="PR Preview" w:date="2026-01-01T00:00:00Z">
        <w:r>
          <w:t xml:space="preserve">(</w:t>
        </w:r>
      </w:ins>
      <w:hyperlink w:anchor="thm-rank-dim">
        <w:ins w:id="7441" w:author="PR Preview" w:date="2026-01-01T00:00:00Z">
          <w:r>
            <w:rPr>
              <w:rStyle w:val="Hyperlink"/>
            </w:rPr>
            <w:t xml:space="preserve">Theorem 38</w:t>
          </w:r>
        </w:ins>
      </w:hyperlink>
      <w:ins w:id="7442" w:author="PR Preview" w:date="2026-01-01T00:00:00Z">
        <w:r>
          <w:t xml:space="preserve">),</w:t>
        </w:r>
      </w:ins>
      <w:ins w:id="7443" w:author="PR Preview" w:date="2026-01-01T00:00:00Z">
        <w:r>
          <w:t xml:space="preserve"> </w:t>
        </w:r>
      </w:ins>
      <w:ins w:id="7444" w:author="PR Preview" w:date="2026-01-01T00:00:00Z">
        <w:r>
          <w:t xml:space="preserve">so it has a basis</w:t>
        </w:r>
      </w:ins>
      <w:ins w:id="7445" w:author="PR Preview" w:date="2026-01-01T00:00:00Z">
        <w:r>
          <w:t xml:space="preserve"> </w:t>
        </w:r>
      </w:ins>
      <w:ins w:id="7446" w:author="PR Preview" w:date="2026-01-01T00:00:00Z">
        <w:r>
          <w:t xml:space="preserve">$\mathord{\smash[b]{\underset{\raise.3ex\hbox{$\scriptstyle\sim$}}{c}}\vphantom{c}}_1, \ldots, \mathord{\smash[b]{\underset{\raise.3ex\hbox{$\scriptstyle\sim$}}{c}}\vphantom{c}}_r$</w:t>
        </w:r>
      </w:ins>
      <w:ins w:id="7447" w:author="PR Preview" w:date="2026-01-01T00:00:00Z">
        <w:r>
          <w:t xml:space="preserve"> </w:t>
        </w:r>
      </w:ins>
      <w:ins w:id="7448" w:author="PR Preview" w:date="2026-01-01T00:00:00Z">
        <w:r>
          <w:t xml:space="preserve">(</w:t>
        </w:r>
      </w:ins>
      <w:hyperlink w:anchor="thm-extend-basis">
        <w:ins w:id="7449" w:author="PR Preview" w:date="2026-01-01T00:00:00Z">
          <w:r>
            <w:rPr>
              <w:rStyle w:val="Hyperlink"/>
            </w:rPr>
            <w:t xml:space="preserve">Theorem 29</w:t>
          </w:r>
        </w:ins>
      </w:hyperlink>
      <w:ins w:id="7450" w:author="PR Preview" w:date="2026-01-01T00:00:00Z">
        <w:r>
          <w:t xml:space="preserve">);</w:t>
        </w:r>
      </w:ins>
      <w:ins w:id="7451" w:author="PR Preview" w:date="2026-01-01T00:00:00Z">
        <w:r>
          <w:t xml:space="preserve"> </w:t>
        </w:r>
      </w:ins>
      <w:ins w:id="7452" w:author="PR Preview" w:date="2026-01-01T00:00:00Z">
        <w:r>
          <w:t xml:space="preserve">let</w:t>
        </w:r>
      </w:ins>
      <w:ins w:id="7453" w:author="PR Preview" w:date="2026-01-01T00:00:00Z">
        <w:r>
          <w:t xml:space="preserve"> </w:t>
        </w:r>
      </w:ins>
      <m:oMath>
        <m:r>
          <m:rPr>
            <m:sty m:val="bi"/>
          </m:rPr>
          <m:t>C</m:t>
        </m:r>
      </m:oMath>
      <w:ins w:id="7454" w:author="PR Preview" w:date="2026-01-01T00:00:00Z">
        <w:r>
          <w:t xml:space="preserve"> </w:t>
        </w:r>
      </w:ins>
      <w:ins w:id="7455" w:author="PR Preview" w:date="2026-01-01T00:00:00Z">
        <w:r>
          <w:t xml:space="preserve">be the</w:t>
        </w:r>
      </w:ins>
      <w:ins w:id="7456" w:author="PR Preview" w:date="2026-01-01T00:00:00Z">
        <w:r>
          <w:t xml:space="preserve"> </w:t>
        </w:r>
      </w:ins>
      <m:oMath>
        <m:r>
          <m:t>m</m:t>
        </m:r>
        <m:r>
          <m:rPr>
            <m:sty m:val="p"/>
          </m:rPr>
          <m:t>×</m:t>
        </m:r>
        <m:r>
          <m:t>r</m:t>
        </m:r>
      </m:oMath>
      <w:ins w:id="7457" w:author="PR Preview" w:date="2026-01-01T00:00:00Z">
        <w:r>
          <w:t xml:space="preserve"> </w:t>
        </w:r>
      </w:ins>
      <w:ins w:id="7458" w:author="PR Preview" w:date="2026-01-01T00:00:00Z">
        <w:r>
          <w:t xml:space="preserve">matrix with these columns.</w:t>
        </w:r>
      </w:ins>
      <w:ins w:id="7459" w:author="PR Preview" w:date="2026-01-01T00:00:00Z">
        <w:r>
          <w:t xml:space="preserve"> </w:t>
        </w:r>
      </w:ins>
      <w:ins w:id="7460" w:author="PR Preview" w:date="2026-01-01T00:00:00Z">
        <w:r>
          <w:t xml:space="preserve">Each column</w:t>
        </w:r>
      </w:ins>
      <w:ins w:id="7461" w:author="PR Preview" w:date="2026-01-01T00:00:00Z">
        <w:r>
          <w:t xml:space="preserve"> </w:t>
        </w:r>
      </w:ins>
      <w:ins w:id="7462" w:author="PR Preview" w:date="2026-01-01T00:00:00Z">
        <w:r>
          <w:t xml:space="preserve">$\mathord{\smash[b]{\underset{\raise.3ex\hbox{$\scriptstyle\sim$}}{a}}\vphantom{a}}_j$</w:t>
        </w:r>
      </w:ins>
      <w:ins w:id="7463" w:author="PR Preview" w:date="2026-01-01T00:00:00Z">
        <w:r>
          <w:t xml:space="preserve"> </w:t>
        </w:r>
      </w:ins>
      <w:ins w:id="7464" w:author="PR Preview" w:date="2026-01-01T00:00:00Z">
        <w:r>
          <w:t xml:space="preserve">of</w:t>
        </w:r>
      </w:ins>
      <w:ins w:id="7465" w:author="PR Preview" w:date="2026-01-01T00:00:00Z">
        <w:r>
          <w:t xml:space="preserve"> </w:t>
        </w:r>
      </w:ins>
      <m:oMath>
        <m:r>
          <m:rPr>
            <m:sty m:val="bi"/>
          </m:rPr>
          <m:t>A</m:t>
        </m:r>
      </m:oMath>
      <w:ins w:id="7466" w:author="PR Preview" w:date="2026-01-01T00:00:00Z">
        <w:r>
          <w:t xml:space="preserve"> </w:t>
        </w:r>
      </w:ins>
      <w:ins w:id="7467" w:author="PR Preview" w:date="2026-01-01T00:00:00Z">
        <w:r>
          <w:t xml:space="preserve">is in</w:t>
        </w:r>
      </w:ins>
      <w:ins w:id="7468" w:author="PR Preview" w:date="2026-01-01T00:00:00Z">
        <w:r>
          <w:t xml:space="preserve"> </w:t>
        </w:r>
      </w:ins>
      <m:oMath>
        <m:r>
          <m:rPr>
            <m:scr m:val="script"/>
            <m:sty m:val="p"/>
          </m:rPr>
          <m:t>C</m:t>
        </m:r>
        <m:r>
          <m:rPr>
            <m:sty m:val="p"/>
          </m:rPr>
          <m:t>(</m:t>
        </m:r>
        <m:r>
          <m:rPr>
            <m:sty m:val="bi"/>
          </m:rPr>
          <m:t>A</m:t>
        </m:r>
        <m:r>
          <m:rPr>
            <m:sty m:val="p"/>
          </m:rPr>
          <m:t>)</m:t>
        </m:r>
      </m:oMath>
      <w:ins w:id="7469" w:author="PR Preview" w:date="2026-01-01T00:00:00Z">
        <w:r>
          <w:t xml:space="preserve">,</w:t>
        </w:r>
      </w:ins>
      <w:ins w:id="7470" w:author="PR Preview" w:date="2026-01-01T00:00:00Z">
        <w:r>
          <w:t xml:space="preserve"> </w:t>
        </w:r>
      </w:ins>
      <w:ins w:id="7471" w:author="PR Preview" w:date="2026-01-01T00:00:00Z">
        <w:r>
          <w:t xml:space="preserve">so</w:t>
        </w:r>
      </w:ins>
      <w:ins w:id="7472" w:author="PR Preview" w:date="2026-01-01T00:00:00Z">
        <w:r>
          <w:t xml:space="preserve"> </w:t>
        </w:r>
      </w:ins>
      <w:ins w:id="7473"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7474" w:author="PR Preview" w:date="2026-01-01T00:00:00Z">
        <w:r>
          <w:t xml:space="preserve"> </w:t>
        </w:r>
      </w:ins>
      <w:ins w:id="7475" w:author="PR Preview" w:date="2026-01-01T00:00:00Z">
        <w:r>
          <w:t xml:space="preserve">for some numbers</w:t>
        </w:r>
      </w:ins>
      <w:ins w:id="7476" w:author="PR Preview" w:date="2026-01-01T00:00:00Z">
        <w:r>
          <w:t xml:space="preserve"> </w:t>
        </w:r>
      </w:ins>
      <m:oMath>
        <m:sSub>
          <m:e>
            <m:r>
              <m:t>r</m:t>
            </m:r>
          </m:e>
          <m:sub>
            <m:r>
              <m:t>i</m:t>
            </m:r>
            <m:r>
              <m:t>j</m:t>
            </m:r>
          </m:sub>
        </m:sSub>
      </m:oMath>
      <w:ins w:id="7477" w:author="PR Preview" w:date="2026-01-01T00:00:00Z">
        <w:r>
          <w:t xml:space="preserve">,</w:t>
        </w:r>
      </w:ins>
      <w:ins w:id="7478" w:author="PR Preview" w:date="2026-01-01T00:00:00Z">
        <w:r>
          <w:t xml:space="preserve"> </w:t>
        </w:r>
      </w:ins>
      <w:ins w:id="7479" w:author="PR Preview" w:date="2026-01-01T00:00:00Z">
        <w:r>
          <w:t xml:space="preserve">because the basis spans</w:t>
        </w:r>
      </w:ins>
      <w:ins w:id="7480" w:author="PR Preview" w:date="2026-01-01T00:00:00Z">
        <w:r>
          <w:t xml:space="preserve"> </w:t>
        </w:r>
      </w:ins>
      <m:oMath>
        <m:r>
          <m:rPr>
            <m:scr m:val="script"/>
            <m:sty m:val="p"/>
          </m:rPr>
          <m:t>C</m:t>
        </m:r>
        <m:r>
          <m:rPr>
            <m:sty m:val="p"/>
          </m:rPr>
          <m:t>(</m:t>
        </m:r>
        <m:r>
          <m:rPr>
            <m:sty m:val="bi"/>
          </m:rPr>
          <m:t>A</m:t>
        </m:r>
        <m:r>
          <m:rPr>
            <m:sty m:val="p"/>
          </m:rPr>
          <m:t>)</m:t>
        </m:r>
      </m:oMath>
      <w:ins w:id="7481" w:author="PR Preview" w:date="2026-01-01T00:00:00Z">
        <w:r>
          <w:t xml:space="preserve">.</w:t>
        </w:r>
      </w:ins>
      <w:ins w:id="7482" w:author="PR Preview" w:date="2026-01-01T00:00:00Z">
        <w:r>
          <w:t xml:space="preserve"> </w:t>
        </w:r>
      </w:ins>
      <w:ins w:id="7483" w:author="PR Preview" w:date="2026-01-01T00:00:00Z">
        <w:r>
          <w:t xml:space="preserve">Let</w:t>
        </w:r>
      </w:ins>
      <w:ins w:id="7484" w:author="PR Preview" w:date="2026-01-01T00:00:00Z">
        <w:r>
          <w:t xml:space="preserve"> </w:t>
        </w:r>
      </w:ins>
      <m:oMath>
        <m:r>
          <m:rPr>
            <m:sty m:val="bi"/>
          </m:rPr>
          <m:t>R</m:t>
        </m:r>
      </m:oMath>
      <w:ins w:id="7485" w:author="PR Preview" w:date="2026-01-01T00:00:00Z">
        <w:r>
          <w:t xml:space="preserve"> </w:t>
        </w:r>
      </w:ins>
      <w:ins w:id="7486" w:author="PR Preview" w:date="2026-01-01T00:00:00Z">
        <w:r>
          <w:t xml:space="preserve">be the</w:t>
        </w:r>
      </w:ins>
      <w:ins w:id="7487" w:author="PR Preview" w:date="2026-01-01T00:00:00Z">
        <w:r>
          <w:t xml:space="preserve"> </w:t>
        </w:r>
      </w:ins>
      <m:oMath>
        <m:r>
          <m:t>r</m:t>
        </m:r>
        <m:r>
          <m:rPr>
            <m:sty m:val="p"/>
          </m:rPr>
          <m:t>×</m:t>
        </m:r>
        <m:r>
          <m:t>n</m:t>
        </m:r>
      </m:oMath>
      <w:ins w:id="7488" w:author="PR Preview" w:date="2026-01-01T00:00:00Z">
        <w:r>
          <w:t xml:space="preserve"> </w:t>
        </w:r>
      </w:ins>
      <w:ins w:id="7489" w:author="PR Preview" w:date="2026-01-01T00:00:00Z">
        <w:r>
          <w:t xml:space="preserve">matrix with entries</w:t>
        </w:r>
      </w:ins>
      <w:ins w:id="7490" w:author="PR Preview" w:date="2026-01-01T00:00:00Z">
        <w:r>
          <w:t xml:space="preserve"> </w:t>
        </w:r>
      </w:ins>
      <m:oMath>
        <m:sSub>
          <m:e>
            <m:r>
              <m:t>r</m:t>
            </m:r>
          </m:e>
          <m:sub>
            <m:r>
              <m:t>i</m:t>
            </m:r>
            <m:r>
              <m:t>j</m:t>
            </m:r>
          </m:sub>
        </m:sSub>
      </m:oMath>
      <w:ins w:id="7491" w:author="PR Preview" w:date="2026-01-01T00:00:00Z">
        <w:r>
          <w:t xml:space="preserve">,</w:t>
        </w:r>
      </w:ins>
      <w:ins w:id="7492" w:author="PR Preview" w:date="2026-01-01T00:00:00Z">
        <w:r>
          <w:t xml:space="preserve"> </w:t>
        </w:r>
      </w:ins>
      <w:ins w:id="7493" w:author="PR Preview" w:date="2026-01-01T00:00:00Z">
        <w:r>
          <w:t xml:space="preserve">whose column</w:t>
        </w:r>
      </w:ins>
      <w:ins w:id="7494" w:author="PR Preview" w:date="2026-01-01T00:00:00Z">
        <w:r>
          <w:t xml:space="preserve"> </w:t>
        </w:r>
      </w:ins>
      <m:oMath>
        <m:r>
          <m:t>j</m:t>
        </m:r>
      </m:oMath>
      <w:ins w:id="7495" w:author="PR Preview" w:date="2026-01-01T00:00:00Z">
        <w:r>
          <w:t xml:space="preserve"> </w:t>
        </w:r>
      </w:ins>
      <w:ins w:id="7496" w:author="PR Preview" w:date="2026-01-01T00:00:00Z">
        <w:r>
          <w:t xml:space="preserve">is</w:t>
        </w:r>
      </w:ins>
      <w:ins w:id="7497" w:author="PR Preview" w:date="2026-01-01T00:00:00Z">
        <w:r>
          <w:t xml:space="preserve"> </w:t>
        </w:r>
      </w:ins>
      <w:ins w:id="7498" w:author="PR Preview" w:date="2026-01-01T00:00:00Z">
        <w:r>
          <w:t xml:space="preserve">$\mathord{\smash[b]{\underset{\raise.3ex\hbox{$\scriptstyle\sim$}}{r}}\vphantom{r}}_j = (r_{1j}, \ldots, r_{rj})$</w:t>
        </w:r>
      </w:ins>
      <w:ins w:id="7499" w:author="PR Preview" w:date="2026-01-01T00:00:00Z">
        <w:r>
          <w:t xml:space="preserve">.</w:t>
        </w:r>
      </w:ins>
      <w:ins w:id="7500" w:author="PR Preview" w:date="2026-01-01T00:00:00Z">
        <w:r>
          <w:t xml:space="preserve"> </w:t>
        </w:r>
      </w:ins>
      <w:ins w:id="7501" w:author="PR Preview" w:date="2026-01-01T00:00:00Z">
        <w:r>
          <w:t xml:space="preserve">Then column</w:t>
        </w:r>
      </w:ins>
      <w:ins w:id="7502" w:author="PR Preview" w:date="2026-01-01T00:00:00Z">
        <w:r>
          <w:t xml:space="preserve"> </w:t>
        </w:r>
      </w:ins>
      <m:oMath>
        <m:r>
          <m:t>j</m:t>
        </m:r>
      </m:oMath>
      <w:ins w:id="7503" w:author="PR Preview" w:date="2026-01-01T00:00:00Z">
        <w:r>
          <w:t xml:space="preserve"> </w:t>
        </w:r>
      </w:ins>
      <w:ins w:id="7504" w:author="PR Preview" w:date="2026-01-01T00:00:00Z">
        <w:r>
          <w:t xml:space="preserve">of</w:t>
        </w:r>
      </w:ins>
      <w:ins w:id="7505" w:author="PR Preview" w:date="2026-01-01T00:00:00Z">
        <w:r>
          <w:t xml:space="preserve"> </w:t>
        </w:r>
      </w:ins>
      <m:oMath>
        <m:r>
          <m:rPr>
            <m:sty m:val="bi"/>
          </m:rPr>
          <m:t>C</m:t>
        </m:r>
        <m:r>
          <m:rPr>
            <m:sty m:val="bi"/>
          </m:rPr>
          <m:t>R</m:t>
        </m:r>
      </m:oMath>
      <w:ins w:id="7506" w:author="PR Preview" w:date="2026-01-01T00:00:00Z">
        <w:r>
          <w:t xml:space="preserve"> </w:t>
        </w:r>
      </w:ins>
      <w:ins w:id="7507" w:author="PR Preview" w:date="2026-01-01T00:00:00Z">
        <w:r>
          <w:t xml:space="preserve">is</w:t>
        </w:r>
      </w:ins>
    </w:p>
    <w:p>
      <w:pPr>
        <w:pStyle w:val="BodyText"/>
      </w:pPr>
      <w:ins w:id="7508"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del w:id="7509" w:author="PR Preview" w:date="2026-01-01T00:00:00Z">
        <w:r>
          <w:rPr>
            <w:b/>
            <w:bCs/>
          </w:rPr>
          <w:delText xml:space="preserve">Example 81 (Building a rank factorization from a basis)</w:delText>
        </w:r>
      </w:del>
      <w:del w:id="7510" w:author="PR Preview" w:date="2026-01-01T00:00:00Z">
        <w:r>
          <w:delText xml:space="preserve"> </w:delText>
        </w:r>
      </w:del>
      <w:del w:id="7511" w:author="PR Preview" w:date="2026-01-01T00:00:00Z">
        <w:r>
          <w:delText xml:space="preserve">For</w:delText>
        </w:r>
      </w:del>
      <w:del w:id="7512" w:author="PR Preview" w:date="2026-01-01T00:00:00Z">
        <w:r>
          <w:delText xml:space="preserve"> </w:delText>
        </w:r>
      </w:del>
      <m:oMath>
        <m:r>
          <m:rPr>
            <m:sty m:val="bi"/>
          </m:rPr>
          <m:t>A</m:t>
        </m:r>
      </m:oMath>
      <w:del w:id="7513" w:author="PR Preview" w:date="2026-01-01T00:00:00Z">
        <w:r>
          <w:delText xml:space="preserve"> </w:delText>
        </w:r>
      </w:del>
      <w:del w:id="7514" w:author="PR Preview" w:date="2026-01-01T00:00:00Z">
        <w:r>
          <w:delText xml:space="preserve">in</w:delText>
        </w:r>
      </w:del>
      <w:del w:id="7515" w:author="PR Preview" w:date="2026-01-01T00:00:00Z">
        <w:r>
          <w:delText xml:space="preserve"> </w:delText>
        </w:r>
      </w:del>
      <w:hyperlink w:anchor="exm-column-space">
        <w:del w:id="7516" w:author="PR Preview" w:date="2026-01-01T00:00:00Z">
          <w:r>
            <w:rPr>
              <w:rStyle w:val="Hyperlink"/>
            </w:rPr>
            <w:delText xml:space="preserve">Example 57</w:delText>
          </w:r>
        </w:del>
      </w:hyperlink>
      <w:del w:id="7517" w:author="PR Preview" w:date="2026-01-01T00:00:00Z">
        <w:r>
          <w:delText xml:space="preserve">,</w:delText>
        </w:r>
      </w:del>
      <w:del w:id="7518" w:author="PR Preview" w:date="2026-01-01T00:00:00Z">
        <w:r>
          <w:delText xml:space="preserve"> </w:delText>
        </w:r>
      </w:del>
      <m:oMath>
        <m:r>
          <m:rPr>
            <m:sty m:val="p"/>
          </m:rPr>
          <m:t>(</m:t>
        </m:r>
        <m:r>
          <m:t>1</m:t>
        </m:r>
        <m:r>
          <m:rPr>
            <m:sty m:val="p"/>
          </m:rPr>
          <m:t>,</m:t>
        </m:r>
        <m:r>
          <m:t>3</m:t>
        </m:r>
        <m:r>
          <m:rPr>
            <m:sty m:val="p"/>
          </m:rPr>
          <m:t>)</m:t>
        </m:r>
      </m:oMath>
      <w:del w:id="7519" w:author="PR Preview" w:date="2026-01-01T00:00:00Z">
        <w:r>
          <w:delText xml:space="preserve"> </w:delText>
        </w:r>
      </w:del>
      <w:del w:id="7520" w:author="PR Preview" w:date="2026-01-01T00:00:00Z">
        <w:r>
          <w:delText xml:space="preserve">spans</w:delText>
        </w:r>
      </w:del>
      <w:del w:id="7521" w:author="PR Preview" w:date="2026-01-01T00:00:00Z">
        <w:r>
          <w:delText xml:space="preserve"> </w:delText>
        </w:r>
      </w:del>
      <m:oMath>
        <m:r>
          <m:rPr>
            <m:scr m:val="script"/>
            <m:sty m:val="p"/>
          </m:rPr>
          <m:t>C</m:t>
        </m:r>
        <m:r>
          <m:rPr>
            <m:sty m:val="p"/>
          </m:rPr>
          <m:t>(</m:t>
        </m:r>
        <m:r>
          <m:rPr>
            <m:sty m:val="bi"/>
          </m:rPr>
          <m:t>A</m:t>
        </m:r>
        <m:r>
          <m:rPr>
            <m:sty m:val="p"/>
          </m:rPr>
          <m:t>)</m:t>
        </m:r>
      </m:oMath>
      <w:del w:id="7522" w:author="PR Preview" w:date="2026-01-01T00:00:00Z">
        <w:r>
          <w:delText xml:space="preserve"> </w:delText>
        </w:r>
      </w:del>
      <w:del w:id="7523" w:author="PR Preview" w:date="2026-01-01T00:00:00Z">
        <w:r>
          <w:delText xml:space="preserve">(1),</w:delText>
        </w:r>
      </w:del>
      <w:del w:id="7524" w:author="PR Preview" w:date="2026-01-01T00:00:00Z">
        <w:r>
          <w:delText xml:space="preserve"> </w:delText>
        </w:r>
      </w:del>
      <w:del w:id="7525" w:author="PR Preview" w:date="2026-01-01T00:00:00Z">
        <w:r>
          <w:delText xml:space="preserve">and it is linearly independent because it is nonzero</w:delText>
        </w:r>
      </w:del>
      <w:del w:id="7526" w:author="PR Preview" w:date="2026-01-01T00:00:00Z">
        <w:r>
          <w:delText xml:space="preserve"> </w:delText>
        </w:r>
      </w:del>
      <w:del w:id="7527" w:author="PR Preview" w:date="2026-01-01T00:00:00Z">
        <w:r>
          <w:delText xml:space="preserve">(</w:delText>
        </w:r>
      </w:del>
      <w:del w:id="7528" w:author="PR Preview" w:date="2026-01-01T00:00:00Z">
        <w:r>
          <w:delText xml:space="preserve">$c\,(1, 3) = \mathord{\smash[b]{\underset{\raise.3ex\hbox{$\scriptstyle\sim$}}{0}}\vphantom{0}}_2$</w:delText>
        </w:r>
      </w:del>
      <w:del w:id="7529" w:author="PR Preview" w:date="2026-01-01T00:00:00Z">
        <w:r>
          <w:delText xml:space="preserve"> </w:delText>
        </w:r>
      </w:del>
      <w:del w:id="7530" w:author="PR Preview" w:date="2026-01-01T00:00:00Z">
        <w:r>
          <w:delText xml:space="preserve">forces</w:delText>
        </w:r>
      </w:del>
      <w:del w:id="7531" w:author="PR Preview" w:date="2026-01-01T00:00:00Z">
        <w:r>
          <w:delText xml:space="preserve"> </w:delText>
        </w:r>
      </w:del>
      <m:oMath>
        <m:r>
          <m:t>c</m:t>
        </m:r>
        <m:r>
          <m:rPr>
            <m:sty m:val="p"/>
          </m:rPr>
          <m:t>=</m:t>
        </m:r>
        <m:r>
          <m:t>0</m:t>
        </m:r>
      </m:oMath>
      <w:del w:id="7532" w:author="PR Preview" w:date="2026-01-01T00:00:00Z">
        <w:r>
          <w:delText xml:space="preserve">),</w:delText>
        </w:r>
      </w:del>
      <w:del w:id="7533" w:author="PR Preview" w:date="2026-01-01T00:00:00Z">
        <w:r>
          <w:delText xml:space="preserve"> </w:delText>
        </w:r>
      </w:del>
      <w:del w:id="7534" w:author="PR Preview" w:date="2026-01-01T00:00:00Z">
        <w:r>
          <w:delText xml:space="preserve">so it is a basis of</w:delText>
        </w:r>
      </w:del>
      <w:del w:id="7535" w:author="PR Preview" w:date="2026-01-01T00:00:00Z">
        <w:r>
          <w:delText xml:space="preserve"> </w:delText>
        </w:r>
      </w:del>
      <m:oMath>
        <m:r>
          <m:rPr>
            <m:scr m:val="script"/>
            <m:sty m:val="p"/>
          </m:rPr>
          <m:t>C</m:t>
        </m:r>
        <m:r>
          <m:rPr>
            <m:sty m:val="p"/>
          </m:rPr>
          <m:t>(</m:t>
        </m:r>
        <m:r>
          <m:rPr>
            <m:sty m:val="bi"/>
          </m:rPr>
          <m:t>A</m:t>
        </m:r>
        <m:r>
          <m:rPr>
            <m:sty m:val="p"/>
          </m:rPr>
          <m:t>)</m:t>
        </m:r>
      </m:oMath>
      <w:del w:id="7536" w:author="PR Preview" w:date="2026-01-01T00:00:00Z">
        <w:r>
          <w:delText xml:space="preserve">.</w:delText>
        </w:r>
      </w:del>
      <w:del w:id="7537" w:author="PR Preview" w:date="2026-01-01T00:00:00Z">
        <w:r>
          <w:delText xml:space="preserve"> </w:delText>
        </w:r>
      </w:del>
      <w:del w:id="7538" w:author="PR Preview" w:date="2026-01-01T00:00:00Z">
        <w:r>
          <w:delText xml:space="preserve">The columns of</w:delText>
        </w:r>
      </w:del>
      <w:del w:id="7539" w:author="PR Preview" w:date="2026-01-01T00:00:00Z">
        <w:r>
          <w:delText xml:space="preserve"> </w:delText>
        </w:r>
      </w:del>
      <m:oMath>
        <m:r>
          <m:rPr>
            <m:sty m:val="bi"/>
          </m:rPr>
          <m:t>A</m:t>
        </m:r>
      </m:oMath>
      <w:del w:id="7540" w:author="PR Preview" w:date="2026-01-01T00:00:00Z">
        <w:r>
          <w:delText xml:space="preserve"> </w:delText>
        </w:r>
      </w:del>
      <w:del w:id="7541" w:author="PR Preview" w:date="2026-01-01T00:00:00Z">
        <w:r>
          <w:delText xml:space="preserve">are</w:delText>
        </w:r>
      </w:del>
      <w:del w:id="7542"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7543" w:author="PR Preview" w:date="2026-01-01T00:00:00Z">
        <w:r>
          <w:delText xml:space="preserve">,</w:delText>
        </w:r>
      </w:del>
      <w:del w:id="7544"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7545" w:author="PR Preview" w:date="2026-01-01T00:00:00Z">
        <w:r>
          <w:delText xml:space="preserve"> </w:delText>
        </w:r>
      </w:del>
      <w:del w:id="7546" w:author="PR Preview" w:date="2026-01-01T00:00:00Z">
        <w:r>
          <w:delText xml:space="preserve">and</w:delText>
        </w:r>
      </w:del>
      <w:del w:id="7547"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7548" w:author="PR Preview" w:date="2026-01-01T00:00:00Z">
        <w:r>
          <w:delText xml:space="preserve">,</w:delText>
        </w:r>
      </w:del>
      <w:del w:id="7549" w:author="PR Preview" w:date="2026-01-01T00:00:00Z">
        <w:r>
          <w:delText xml:space="preserve"> </w:delText>
        </w:r>
      </w:del>
      <w:del w:id="7550" w:author="PR Preview" w:date="2026-01-01T00:00:00Z">
        <w:r>
          <w:delText xml:space="preserve">so the construction in</w:delText>
        </w:r>
      </w:del>
      <w:del w:id="7551" w:author="PR Preview" w:date="2026-01-01T00:00:00Z">
        <w:r>
          <w:delText xml:space="preserve"> </w:delText>
        </w:r>
      </w:del>
      <w:hyperlink w:anchor="thm-rank-factorization">
        <w:del w:id="7552" w:author="PR Preview" w:date="2026-01-01T00:00:00Z">
          <w:r>
            <w:rPr>
              <w:rStyle w:val="Hyperlink"/>
            </w:rPr>
            <w:delText xml:space="preserve">Theorem 47</w:delText>
          </w:r>
        </w:del>
      </w:hyperlink>
      <w:del w:id="7553" w:author="PR Preview" w:date="2026-01-01T00:00:00Z">
        <w:r>
          <w:delText xml:space="preserve"> </w:delText>
        </w:r>
      </w:del>
      <w:del w:id="7554" w:author="PR Preview" w:date="2026-01-01T00:00:00Z">
        <w:r>
          <w:delText xml:space="preserve">gives</w:delText>
        </w:r>
      </w:del>
      <w:del w:id="7555"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7556" w:author="PR Preview" w:date="2026-01-01T00:00:00Z">
        <w:r>
          <w:delText xml:space="preserve"> </w:delText>
        </w:r>
      </w:del>
      <w:del w:id="7557" w:author="PR Preview" w:date="2026-01-01T00:00:00Z">
        <w:r>
          <w:delText xml:space="preserve">and</w:delText>
        </w:r>
      </w:del>
      <w:del w:id="755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7559" w:author="PR Preview" w:date="2026-01-01T00:00:00Z">
        <w:r>
          <w:delText xml:space="preserve">,</w:delText>
        </w:r>
      </w:del>
      <w:del w:id="7560" w:author="PR Preview" w:date="2026-01-01T00:00:00Z">
        <w:r>
          <w:delText xml:space="preserve"> </w:delText>
        </w:r>
      </w:del>
      <w:del w:id="7561" w:author="PR Preview" w:date="2026-01-01T00:00:00Z">
        <w:r>
          <w:delText xml:space="preserve">the factorization in</w:delText>
        </w:r>
      </w:del>
      <w:del w:id="7562" w:author="PR Preview" w:date="2026-01-01T00:00:00Z">
        <w:r>
          <w:delText xml:space="preserve"> </w:delText>
        </w:r>
      </w:del>
      <w:hyperlink w:anchor="exm-rank-factorization">
        <w:del w:id="7563" w:author="PR Preview" w:date="2026-01-01T00:00:00Z">
          <w:r>
            <w:rPr>
              <w:rStyle w:val="Hyperlink"/>
            </w:rPr>
            <w:delText xml:space="preserve">Example 80</w:delText>
          </w:r>
        </w:del>
      </w:hyperlink>
      <w:del w:id="7564" w:author="PR Preview" w:date="2026-01-01T00:00:00Z">
        <w:r>
          <w:delText xml:space="preserve">.</w:delText>
        </w:r>
      </w:del>
    </w:p>
    <w:p>
      <w:pPr>
        <w:pStyle w:val="BodyText"/>
      </w:pPr>
      <w:ins w:id="7565" w:author="PR Preview" w:date="2026-01-01T00:00:00Z">
        <w:r>
          <w:rPr>
            <w:b/>
            <w:bCs/>
          </w:rPr>
          <w:t xml:space="preserve">Example 80 (Building a rank factorization from a basis)</w:t>
        </w:r>
      </w:ins>
      <w:ins w:id="7566" w:author="PR Preview" w:date="2026-01-01T00:00:00Z">
        <w:r>
          <w:t xml:space="preserve"> </w:t>
        </w:r>
      </w:ins>
      <w:ins w:id="7567" w:author="PR Preview" w:date="2026-01-01T00:00:00Z">
        <w:r>
          <w:t xml:space="preserve">For</w:t>
        </w:r>
      </w:ins>
      <w:ins w:id="7568" w:author="PR Preview" w:date="2026-01-01T00:00:00Z">
        <w:r>
          <w:t xml:space="preserve"> </w:t>
        </w:r>
      </w:ins>
      <m:oMath>
        <m:r>
          <m:rPr>
            <m:sty m:val="bi"/>
          </m:rPr>
          <m:t>A</m:t>
        </m:r>
      </m:oMath>
      <w:ins w:id="7569" w:author="PR Preview" w:date="2026-01-01T00:00:00Z">
        <w:r>
          <w:t xml:space="preserve"> </w:t>
        </w:r>
      </w:ins>
      <w:ins w:id="7570" w:author="PR Preview" w:date="2026-01-01T00:00:00Z">
        <w:r>
          <w:t xml:space="preserve">in</w:t>
        </w:r>
      </w:ins>
      <w:ins w:id="7571" w:author="PR Preview" w:date="2026-01-01T00:00:00Z">
        <w:r>
          <w:t xml:space="preserve"> </w:t>
        </w:r>
      </w:ins>
      <w:hyperlink w:anchor="exm-column-space">
        <w:ins w:id="7572" w:author="PR Preview" w:date="2026-01-01T00:00:00Z">
          <w:r>
            <w:rPr>
              <w:rStyle w:val="Hyperlink"/>
            </w:rPr>
            <w:t xml:space="preserve">Example 56</w:t>
          </w:r>
        </w:ins>
      </w:hyperlink>
      <w:ins w:id="7573" w:author="PR Preview" w:date="2026-01-01T00:00:00Z">
        <w:r>
          <w:t xml:space="preserve">,</w:t>
        </w:r>
      </w:ins>
      <w:ins w:id="7574" w:author="PR Preview" w:date="2026-01-01T00:00:00Z">
        <w:r>
          <w:t xml:space="preserve"> </w:t>
        </w:r>
      </w:ins>
      <m:oMath>
        <m:r>
          <m:rPr>
            <m:sty m:val="p"/>
          </m:rPr>
          <m:t>(</m:t>
        </m:r>
        <m:r>
          <m:t>1</m:t>
        </m:r>
        <m:r>
          <m:rPr>
            <m:sty m:val="p"/>
          </m:rPr>
          <m:t>,</m:t>
        </m:r>
        <m:r>
          <m:t>3</m:t>
        </m:r>
        <m:r>
          <m:rPr>
            <m:sty m:val="p"/>
          </m:rPr>
          <m:t>)</m:t>
        </m:r>
      </m:oMath>
      <w:ins w:id="7575" w:author="PR Preview" w:date="2026-01-01T00:00:00Z">
        <w:r>
          <w:t xml:space="preserve"> </w:t>
        </w:r>
      </w:ins>
      <w:ins w:id="7576" w:author="PR Preview" w:date="2026-01-01T00:00:00Z">
        <w:r>
          <w:t xml:space="preserve">spans</w:t>
        </w:r>
      </w:ins>
      <w:ins w:id="7577" w:author="PR Preview" w:date="2026-01-01T00:00:00Z">
        <w:r>
          <w:t xml:space="preserve"> </w:t>
        </w:r>
      </w:ins>
      <m:oMath>
        <m:r>
          <m:rPr>
            <m:scr m:val="script"/>
            <m:sty m:val="p"/>
          </m:rPr>
          <m:t>C</m:t>
        </m:r>
        <m:r>
          <m:rPr>
            <m:sty m:val="p"/>
          </m:rPr>
          <m:t>(</m:t>
        </m:r>
        <m:r>
          <m:rPr>
            <m:sty m:val="bi"/>
          </m:rPr>
          <m:t>A</m:t>
        </m:r>
        <m:r>
          <m:rPr>
            <m:sty m:val="p"/>
          </m:rPr>
          <m:t>)</m:t>
        </m:r>
      </m:oMath>
      <w:ins w:id="7578" w:author="PR Preview" w:date="2026-01-01T00:00:00Z">
        <w:r>
          <w:t xml:space="preserve"> </w:t>
        </w:r>
      </w:ins>
      <w:ins w:id="7579" w:author="PR Preview" w:date="2026-01-01T00:00:00Z">
        <w:r>
          <w:t xml:space="preserve">(1),</w:t>
        </w:r>
      </w:ins>
      <w:ins w:id="7580" w:author="PR Preview" w:date="2026-01-01T00:00:00Z">
        <w:r>
          <w:t xml:space="preserve"> </w:t>
        </w:r>
      </w:ins>
      <w:ins w:id="7581" w:author="PR Preview" w:date="2026-01-01T00:00:00Z">
        <w:r>
          <w:t xml:space="preserve">and it is linearly independent because it is nonzero</w:t>
        </w:r>
      </w:ins>
      <w:ins w:id="7582" w:author="PR Preview" w:date="2026-01-01T00:00:00Z">
        <w:r>
          <w:t xml:space="preserve"> </w:t>
        </w:r>
      </w:ins>
      <w:ins w:id="7583" w:author="PR Preview" w:date="2026-01-01T00:00:00Z">
        <w:r>
          <w:t xml:space="preserve">(</w:t>
        </w:r>
      </w:ins>
      <w:ins w:id="7584" w:author="PR Preview" w:date="2026-01-01T00:00:00Z">
        <w:r>
          <w:t xml:space="preserve">$c\,(1, 3) = \mathord{\smash[b]{\underset{\raise.3ex\hbox{$\scriptstyle\sim$}}{0}}\vphantom{0}}_2$</w:t>
        </w:r>
      </w:ins>
      <w:ins w:id="7585" w:author="PR Preview" w:date="2026-01-01T00:00:00Z">
        <w:r>
          <w:t xml:space="preserve"> </w:t>
        </w:r>
      </w:ins>
      <w:ins w:id="7586" w:author="PR Preview" w:date="2026-01-01T00:00:00Z">
        <w:r>
          <w:t xml:space="preserve">forces</w:t>
        </w:r>
      </w:ins>
      <w:ins w:id="7587" w:author="PR Preview" w:date="2026-01-01T00:00:00Z">
        <w:r>
          <w:t xml:space="preserve"> </w:t>
        </w:r>
      </w:ins>
      <m:oMath>
        <m:r>
          <m:t>c</m:t>
        </m:r>
        <m:r>
          <m:rPr>
            <m:sty m:val="p"/>
          </m:rPr>
          <m:t>=</m:t>
        </m:r>
        <m:r>
          <m:t>0</m:t>
        </m:r>
      </m:oMath>
      <w:ins w:id="7588" w:author="PR Preview" w:date="2026-01-01T00:00:00Z">
        <w:r>
          <w:t xml:space="preserve">),</w:t>
        </w:r>
      </w:ins>
      <w:ins w:id="7589" w:author="PR Preview" w:date="2026-01-01T00:00:00Z">
        <w:r>
          <w:t xml:space="preserve"> </w:t>
        </w:r>
      </w:ins>
      <w:ins w:id="7590" w:author="PR Preview" w:date="2026-01-01T00:00:00Z">
        <w:r>
          <w:t xml:space="preserve">so it is a basis of</w:t>
        </w:r>
      </w:ins>
      <w:ins w:id="7591" w:author="PR Preview" w:date="2026-01-01T00:00:00Z">
        <w:r>
          <w:t xml:space="preserve"> </w:t>
        </w:r>
      </w:ins>
      <m:oMath>
        <m:r>
          <m:rPr>
            <m:scr m:val="script"/>
            <m:sty m:val="p"/>
          </m:rPr>
          <m:t>C</m:t>
        </m:r>
        <m:r>
          <m:rPr>
            <m:sty m:val="p"/>
          </m:rPr>
          <m:t>(</m:t>
        </m:r>
        <m:r>
          <m:rPr>
            <m:sty m:val="bi"/>
          </m:rPr>
          <m:t>A</m:t>
        </m:r>
        <m:r>
          <m:rPr>
            <m:sty m:val="p"/>
          </m:rPr>
          <m:t>)</m:t>
        </m:r>
      </m:oMath>
      <w:ins w:id="7592" w:author="PR Preview" w:date="2026-01-01T00:00:00Z">
        <w:r>
          <w:t xml:space="preserve">.</w:t>
        </w:r>
      </w:ins>
      <w:ins w:id="7593" w:author="PR Preview" w:date="2026-01-01T00:00:00Z">
        <w:r>
          <w:t xml:space="preserve"> </w:t>
        </w:r>
      </w:ins>
      <w:ins w:id="7594" w:author="PR Preview" w:date="2026-01-01T00:00:00Z">
        <w:r>
          <w:t xml:space="preserve">The columns of</w:t>
        </w:r>
      </w:ins>
      <w:ins w:id="7595" w:author="PR Preview" w:date="2026-01-01T00:00:00Z">
        <w:r>
          <w:t xml:space="preserve"> </w:t>
        </w:r>
      </w:ins>
      <m:oMath>
        <m:r>
          <m:rPr>
            <m:sty m:val="bi"/>
          </m:rPr>
          <m:t>A</m:t>
        </m:r>
      </m:oMath>
      <w:ins w:id="7596" w:author="PR Preview" w:date="2026-01-01T00:00:00Z">
        <w:r>
          <w:t xml:space="preserve"> </w:t>
        </w:r>
      </w:ins>
      <w:ins w:id="7597" w:author="PR Preview" w:date="2026-01-01T00:00:00Z">
        <w:r>
          <w:t xml:space="preserve">are</w:t>
        </w:r>
      </w:ins>
      <w:ins w:id="7598"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7599" w:author="PR Preview" w:date="2026-01-01T00:00:00Z">
        <w:r>
          <w:t xml:space="preserve">,</w:t>
        </w:r>
      </w:ins>
      <w:ins w:id="7600"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7601" w:author="PR Preview" w:date="2026-01-01T00:00:00Z">
        <w:r>
          <w:t xml:space="preserve"> </w:t>
        </w:r>
      </w:ins>
      <w:ins w:id="7602" w:author="PR Preview" w:date="2026-01-01T00:00:00Z">
        <w:r>
          <w:t xml:space="preserve">and</w:t>
        </w:r>
      </w:ins>
      <w:ins w:id="760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7604" w:author="PR Preview" w:date="2026-01-01T00:00:00Z">
        <w:r>
          <w:t xml:space="preserve">,</w:t>
        </w:r>
      </w:ins>
      <w:ins w:id="7605" w:author="PR Preview" w:date="2026-01-01T00:00:00Z">
        <w:r>
          <w:t xml:space="preserve"> </w:t>
        </w:r>
      </w:ins>
      <w:ins w:id="7606" w:author="PR Preview" w:date="2026-01-01T00:00:00Z">
        <w:r>
          <w:t xml:space="preserve">so the construction in</w:t>
        </w:r>
      </w:ins>
      <w:ins w:id="7607" w:author="PR Preview" w:date="2026-01-01T00:00:00Z">
        <w:r>
          <w:t xml:space="preserve"> </w:t>
        </w:r>
      </w:ins>
      <w:hyperlink w:anchor="thm-rank-factorization">
        <w:ins w:id="7608" w:author="PR Preview" w:date="2026-01-01T00:00:00Z">
          <w:r>
            <w:rPr>
              <w:rStyle w:val="Hyperlink"/>
            </w:rPr>
            <w:t xml:space="preserve">Theorem 46</w:t>
          </w:r>
        </w:ins>
      </w:hyperlink>
      <w:ins w:id="7609" w:author="PR Preview" w:date="2026-01-01T00:00:00Z">
        <w:r>
          <w:t xml:space="preserve"> </w:t>
        </w:r>
      </w:ins>
      <w:ins w:id="7610" w:author="PR Preview" w:date="2026-01-01T00:00:00Z">
        <w:r>
          <w:t xml:space="preserve">gives</w:t>
        </w:r>
      </w:ins>
      <w:ins w:id="7611"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7612" w:author="PR Preview" w:date="2026-01-01T00:00:00Z">
        <w:r>
          <w:t xml:space="preserve"> </w:t>
        </w:r>
      </w:ins>
      <w:ins w:id="7613" w:author="PR Preview" w:date="2026-01-01T00:00:00Z">
        <w:r>
          <w:t xml:space="preserve">and</w:t>
        </w:r>
      </w:ins>
      <w:ins w:id="7614"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7615" w:author="PR Preview" w:date="2026-01-01T00:00:00Z">
        <w:r>
          <w:t xml:space="preserve">,</w:t>
        </w:r>
      </w:ins>
      <w:ins w:id="7616" w:author="PR Preview" w:date="2026-01-01T00:00:00Z">
        <w:r>
          <w:t xml:space="preserve"> </w:t>
        </w:r>
      </w:ins>
      <w:ins w:id="7617" w:author="PR Preview" w:date="2026-01-01T00:00:00Z">
        <w:r>
          <w:t xml:space="preserve">the factorization in</w:t>
        </w:r>
      </w:ins>
      <w:ins w:id="7618" w:author="PR Preview" w:date="2026-01-01T00:00:00Z">
        <w:r>
          <w:t xml:space="preserve"> </w:t>
        </w:r>
      </w:ins>
      <w:hyperlink w:anchor="exm-rank-factorization">
        <w:ins w:id="7619" w:author="PR Preview" w:date="2026-01-01T00:00:00Z">
          <w:r>
            <w:rPr>
              <w:rStyle w:val="Hyperlink"/>
            </w:rPr>
            <w:t xml:space="preserve">Example 79</w:t>
          </w:r>
        </w:ins>
      </w:hyperlink>
      <w:ins w:id="7620" w:author="PR Preview" w:date="2026-01-01T00:00:00Z">
        <w:r>
          <w:t xml:space="preserve">.</w:t>
        </w:r>
      </w:ins>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del w:id="7621" w:author="PR Preview" w:date="2026-01-01T00:00:00Z">
        <w:r>
          <w:rPr>
            <w:b/>
            <w:bCs/>
          </w:rPr>
          <w:delText xml:space="preserve">Example 82 (Two lines sum to a plane)</w:delText>
        </w:r>
      </w:del>
      <w:del w:id="7622" w:author="PR Preview" w:date="2026-01-01T00:00:00Z">
        <w:r>
          <w:delText xml:space="preserve"> </w:delText>
        </w:r>
      </w:del>
      <w:del w:id="7623" w:author="PR Preview" w:date="2026-01-01T00:00:00Z">
        <w:r>
          <w:delText xml:space="preserve">Let</w:delText>
        </w:r>
      </w:del>
      <w:del w:id="7624"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7625" w:author="PR Preview" w:date="2026-01-01T00:00:00Z">
        <w:r>
          <w:delText xml:space="preserve"> </w:delText>
        </w:r>
      </w:del>
      <w:del w:id="7626" w:author="PR Preview" w:date="2026-01-01T00:00:00Z">
        <w:r>
          <w:delText xml:space="preserve">and</w:delText>
        </w:r>
      </w:del>
      <w:del w:id="7627"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7628" w:author="PR Preview" w:date="2026-01-01T00:00:00Z">
        <w:r>
          <w:delText xml:space="preserve">,</w:delText>
        </w:r>
      </w:del>
      <w:del w:id="7629" w:author="PR Preview" w:date="2026-01-01T00:00:00Z">
        <w:r>
          <w:delText xml:space="preserve"> </w:delText>
        </w:r>
      </w:del>
      <w:del w:id="7630" w:author="PR Preview" w:date="2026-01-01T00:00:00Z">
        <w:r>
          <w:delText xml:space="preserve">two lines in</w:delText>
        </w:r>
      </w:del>
      <w:del w:id="7631" w:author="PR Preview" w:date="2026-01-01T00:00:00Z">
        <w:r>
          <w:delText xml:space="preserve"> </w:delText>
        </w:r>
      </w:del>
      <m:oMath>
        <m:sSup>
          <m:e>
            <m:r>
              <m:rPr>
                <m:scr m:val="double-struck"/>
                <m:sty m:val="p"/>
              </m:rPr>
              <m:t>R</m:t>
            </m:r>
          </m:e>
          <m:sup>
            <m:r>
              <m:t>3</m:t>
            </m:r>
          </m:sup>
        </m:sSup>
      </m:oMath>
      <w:del w:id="7632" w:author="PR Preview" w:date="2026-01-01T00:00:00Z">
        <w:r>
          <w:delText xml:space="preserve">.</w:delText>
        </w:r>
      </w:del>
      <w:del w:id="7633" w:author="PR Preview" w:date="2026-01-01T00:00:00Z">
        <w:r>
          <w:delText xml:space="preserve"> </w:delText>
        </w:r>
      </w:del>
      <w:del w:id="7634" w:author="PR Preview" w:date="2026-01-01T00:00:00Z">
        <w:r>
          <w:delText xml:space="preserve">A vector of</w:delText>
        </w:r>
      </w:del>
      <w:del w:id="7635"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636" w:author="PR Preview" w:date="2026-01-01T00:00:00Z">
        <w:r>
          <w:delText xml:space="preserve"> </w:delText>
        </w:r>
      </w:del>
      <w:del w:id="7637" w:author="PR Preview" w:date="2026-01-01T00:00:00Z">
        <w:r>
          <w:delText xml:space="preserve">has the form</w:delText>
        </w:r>
      </w:del>
      <w:del w:id="7638"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7639" w:author="PR Preview" w:date="2026-01-01T00:00:00Z">
        <w:r>
          <w:delText xml:space="preserve">,</w:delText>
        </w:r>
      </w:del>
      <w:del w:id="7640" w:author="PR Preview" w:date="2026-01-01T00:00:00Z">
        <w:r>
          <w:delText xml:space="preserve"> </w:delText>
        </w:r>
      </w:del>
      <w:del w:id="7641" w:author="PR Preview" w:date="2026-01-01T00:00:00Z">
        <w:r>
          <w:delText xml:space="preserve">and</w:delText>
        </w:r>
      </w:del>
      <w:del w:id="7642" w:author="PR Preview" w:date="2026-01-01T00:00:00Z">
        <w:r>
          <w:delText xml:space="preserve"> </w:delText>
        </w:r>
      </w:del>
      <m:oMath>
        <m:r>
          <m:t>a</m:t>
        </m:r>
      </m:oMath>
      <w:del w:id="7643" w:author="PR Preview" w:date="2026-01-01T00:00:00Z">
        <w:r>
          <w:delText xml:space="preserve"> </w:delText>
        </w:r>
      </w:del>
      <w:del w:id="7644" w:author="PR Preview" w:date="2026-01-01T00:00:00Z">
        <w:r>
          <w:delText xml:space="preserve">and</w:delText>
        </w:r>
      </w:del>
      <w:del w:id="7645" w:author="PR Preview" w:date="2026-01-01T00:00:00Z">
        <w:r>
          <w:delText xml:space="preserve"> </w:delText>
        </w:r>
      </w:del>
      <m:oMath>
        <m:r>
          <m:t>b</m:t>
        </m:r>
      </m:oMath>
      <w:del w:id="7646" w:author="PR Preview" w:date="2026-01-01T00:00:00Z">
        <w:r>
          <w:delText xml:space="preserve"> </w:delText>
        </w:r>
      </w:del>
      <w:del w:id="7647" w:author="PR Preview" w:date="2026-01-01T00:00:00Z">
        <w:r>
          <w:delText xml:space="preserve">can be any numbers,</w:delText>
        </w:r>
      </w:del>
      <w:del w:id="7648" w:author="PR Preview" w:date="2026-01-01T00:00:00Z">
        <w:r>
          <w:delText xml:space="preserve"> </w:delText>
        </w:r>
      </w:del>
      <w:del w:id="7649" w:author="PR Preview" w:date="2026-01-01T00:00:00Z">
        <w:r>
          <w:delText xml:space="preserve">so</w:delText>
        </w:r>
      </w:del>
      <w:del w:id="765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7651" w:author="PR Preview" w:date="2026-01-01T00:00:00Z">
        <w:r>
          <w:delText xml:space="preserve">,</w:delText>
        </w:r>
      </w:del>
      <w:del w:id="7652" w:author="PR Preview" w:date="2026-01-01T00:00:00Z">
        <w:r>
          <w:delText xml:space="preserve"> </w:delText>
        </w:r>
      </w:del>
      <w:del w:id="7653" w:author="PR Preview" w:date="2026-01-01T00:00:00Z">
        <w:r>
          <w:delText xml:space="preserve">the plane</w:delText>
        </w:r>
      </w:del>
      <w:del w:id="7654" w:author="PR Preview" w:date="2026-01-01T00:00:00Z">
        <w:r>
          <w:delText xml:space="preserve"> </w:delText>
        </w:r>
      </w:del>
      <m:oMath>
        <m:r>
          <m:t>z</m:t>
        </m:r>
        <m:r>
          <m:rPr>
            <m:sty m:val="p"/>
          </m:rPr>
          <m:t>=</m:t>
        </m:r>
        <m:r>
          <m:t>0</m:t>
        </m:r>
      </m:oMath>
      <w:del w:id="7655" w:author="PR Preview" w:date="2026-01-01T00:00:00Z">
        <w:r>
          <w:delText xml:space="preserve">.</w:delText>
        </w:r>
      </w:del>
    </w:p>
    <w:p>
      <w:pPr>
        <w:pStyle w:val="BodyText"/>
      </w:pPr>
      <w:del w:id="7656" w:author="PR Preview" w:date="2026-01-01T00:00:00Z">
        <w:r>
          <w:rPr>
            <w:b/>
            <w:bCs/>
          </w:rPr>
          <w:delText xml:space="preserve">Example 83 (The sum is not the union)</w:delText>
        </w:r>
      </w:del>
      <w:del w:id="7657" w:author="PR Preview" w:date="2026-01-01T00:00:00Z">
        <w:r>
          <w:delText xml:space="preserve"> </w:delText>
        </w:r>
      </w:del>
      <w:del w:id="7658" w:author="PR Preview" w:date="2026-01-01T00:00:00Z">
        <w:r>
          <w:delText xml:space="preserve">For the two lines in</w:delText>
        </w:r>
      </w:del>
      <w:del w:id="7659" w:author="PR Preview" w:date="2026-01-01T00:00:00Z">
        <w:r>
          <w:delText xml:space="preserve"> </w:delText>
        </w:r>
      </w:del>
      <w:hyperlink w:anchor="exm-subspace-sum">
        <w:del w:id="7660" w:author="PR Preview" w:date="2026-01-01T00:00:00Z">
          <w:r>
            <w:rPr>
              <w:rStyle w:val="Hyperlink"/>
            </w:rPr>
            <w:delText xml:space="preserve">Example 82</w:delText>
          </w:r>
        </w:del>
      </w:hyperlink>
      <w:del w:id="7661" w:author="PR Preview" w:date="2026-01-01T00:00:00Z">
        <w:r>
          <w:delText xml:space="preserve">,</w:delText>
        </w:r>
      </w:del>
      <w:del w:id="7662" w:author="PR Preview" w:date="2026-01-01T00:00:00Z">
        <w:r>
          <w:delText xml:space="preserve"> </w:delText>
        </w:r>
      </w:del>
      <w:del w:id="7663" w:author="PR Preview" w:date="2026-01-01T00:00:00Z">
        <w:r>
          <w:delText xml:space="preserve">the union</w:delText>
        </w:r>
      </w:del>
      <w:del w:id="766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665" w:author="PR Preview" w:date="2026-01-01T00:00:00Z">
        <w:r>
          <w:delText xml:space="preserve"> </w:delText>
        </w:r>
      </w:del>
      <w:del w:id="7666" w:author="PR Preview" w:date="2026-01-01T00:00:00Z">
        <w:r>
          <w:delText xml:space="preserve">contains</w:delText>
        </w:r>
      </w:del>
      <w:del w:id="7667" w:author="PR Preview" w:date="2026-01-01T00:00:00Z">
        <w:r>
          <w:delText xml:space="preserve"> </w:delText>
        </w:r>
      </w:del>
      <m:oMath>
        <m:r>
          <m:rPr>
            <m:sty m:val="p"/>
          </m:rPr>
          <m:t>(</m:t>
        </m:r>
        <m:r>
          <m:t>1</m:t>
        </m:r>
        <m:r>
          <m:rPr>
            <m:sty m:val="p"/>
          </m:rPr>
          <m:t>,</m:t>
        </m:r>
        <m:r>
          <m:t>0</m:t>
        </m:r>
        <m:r>
          <m:rPr>
            <m:sty m:val="p"/>
          </m:rPr>
          <m:t>,</m:t>
        </m:r>
        <m:r>
          <m:t>0</m:t>
        </m:r>
        <m:r>
          <m:rPr>
            <m:sty m:val="p"/>
          </m:rPr>
          <m:t>)</m:t>
        </m:r>
      </m:oMath>
      <w:del w:id="7668" w:author="PR Preview" w:date="2026-01-01T00:00:00Z">
        <w:r>
          <w:delText xml:space="preserve"> </w:delText>
        </w:r>
      </w:del>
      <w:del w:id="7669" w:author="PR Preview" w:date="2026-01-01T00:00:00Z">
        <w:r>
          <w:delText xml:space="preserve">and</w:delText>
        </w:r>
      </w:del>
      <w:del w:id="7670" w:author="PR Preview" w:date="2026-01-01T00:00:00Z">
        <w:r>
          <w:delText xml:space="preserve"> </w:delText>
        </w:r>
      </w:del>
      <m:oMath>
        <m:r>
          <m:rPr>
            <m:sty m:val="p"/>
          </m:rPr>
          <m:t>(</m:t>
        </m:r>
        <m:r>
          <m:t>0</m:t>
        </m:r>
        <m:r>
          <m:rPr>
            <m:sty m:val="p"/>
          </m:rPr>
          <m:t>,</m:t>
        </m:r>
        <m:r>
          <m:t>1</m:t>
        </m:r>
        <m:r>
          <m:rPr>
            <m:sty m:val="p"/>
          </m:rPr>
          <m:t>,</m:t>
        </m:r>
        <m:r>
          <m:t>0</m:t>
        </m:r>
        <m:r>
          <m:rPr>
            <m:sty m:val="p"/>
          </m:rPr>
          <m:t>)</m:t>
        </m:r>
      </m:oMath>
      <w:del w:id="7671" w:author="PR Preview" w:date="2026-01-01T00:00:00Z">
        <w:r>
          <w:delText xml:space="preserve"> </w:delText>
        </w:r>
      </w:del>
      <w:del w:id="7672" w:author="PR Preview" w:date="2026-01-01T00:00:00Z">
        <w:r>
          <w:delText xml:space="preserve">but not their sum</w:delText>
        </w:r>
      </w:del>
      <w:del w:id="7673" w:author="PR Preview" w:date="2026-01-01T00:00:00Z">
        <w:r>
          <w:delText xml:space="preserve"> </w:delText>
        </w:r>
      </w:del>
      <m:oMath>
        <m:r>
          <m:rPr>
            <m:sty m:val="p"/>
          </m:rPr>
          <m:t>(</m:t>
        </m:r>
        <m:r>
          <m:t>1</m:t>
        </m:r>
        <m:r>
          <m:rPr>
            <m:sty m:val="p"/>
          </m:rPr>
          <m:t>,</m:t>
        </m:r>
        <m:r>
          <m:t>1</m:t>
        </m:r>
        <m:r>
          <m:rPr>
            <m:sty m:val="p"/>
          </m:rPr>
          <m:t>,</m:t>
        </m:r>
        <m:r>
          <m:t>0</m:t>
        </m:r>
        <m:r>
          <m:rPr>
            <m:sty m:val="p"/>
          </m:rPr>
          <m:t>)</m:t>
        </m:r>
      </m:oMath>
      <w:del w:id="7674" w:author="PR Preview" w:date="2026-01-01T00:00:00Z">
        <w:r>
          <w:delText xml:space="preserve">:</w:delText>
        </w:r>
      </w:del>
      <w:del w:id="7675" w:author="PR Preview" w:date="2026-01-01T00:00:00Z">
        <w:r>
          <w:delText xml:space="preserve"> </w:delText>
        </w:r>
      </w:del>
      <w:del w:id="7676" w:author="PR Preview" w:date="2026-01-01T00:00:00Z">
        <w:r>
          <w:delText xml:space="preserve">every multiple of</w:delText>
        </w:r>
      </w:del>
      <w:del w:id="7677" w:author="PR Preview" w:date="2026-01-01T00:00:00Z">
        <w:r>
          <w:delText xml:space="preserve"> </w:delText>
        </w:r>
      </w:del>
      <m:oMath>
        <m:r>
          <m:rPr>
            <m:sty m:val="p"/>
          </m:rPr>
          <m:t>(</m:t>
        </m:r>
        <m:r>
          <m:t>1</m:t>
        </m:r>
        <m:r>
          <m:rPr>
            <m:sty m:val="p"/>
          </m:rPr>
          <m:t>,</m:t>
        </m:r>
        <m:r>
          <m:t>0</m:t>
        </m:r>
        <m:r>
          <m:rPr>
            <m:sty m:val="p"/>
          </m:rPr>
          <m:t>,</m:t>
        </m:r>
        <m:r>
          <m:t>0</m:t>
        </m:r>
        <m:r>
          <m:rPr>
            <m:sty m:val="p"/>
          </m:rPr>
          <m:t>)</m:t>
        </m:r>
      </m:oMath>
      <w:del w:id="7678" w:author="PR Preview" w:date="2026-01-01T00:00:00Z">
        <w:r>
          <w:delText xml:space="preserve"> </w:delText>
        </w:r>
      </w:del>
      <w:del w:id="7679" w:author="PR Preview" w:date="2026-01-01T00:00:00Z">
        <w:r>
          <w:delText xml:space="preserve">has second entry</w:delText>
        </w:r>
      </w:del>
      <w:del w:id="7680" w:author="PR Preview" w:date="2026-01-01T00:00:00Z">
        <w:r>
          <w:delText xml:space="preserve"> </w:delText>
        </w:r>
      </w:del>
      <m:oMath>
        <m:r>
          <m:t>0</m:t>
        </m:r>
      </m:oMath>
      <w:del w:id="7681" w:author="PR Preview" w:date="2026-01-01T00:00:00Z">
        <w:r>
          <w:delText xml:space="preserve">,</w:delText>
        </w:r>
      </w:del>
      <w:del w:id="7682" w:author="PR Preview" w:date="2026-01-01T00:00:00Z">
        <w:r>
          <w:delText xml:space="preserve"> </w:delText>
        </w:r>
      </w:del>
      <w:del w:id="7683" w:author="PR Preview" w:date="2026-01-01T00:00:00Z">
        <w:r>
          <w:delText xml:space="preserve">and every multiple of</w:delText>
        </w:r>
      </w:del>
      <w:del w:id="7684" w:author="PR Preview" w:date="2026-01-01T00:00:00Z">
        <w:r>
          <w:delText xml:space="preserve"> </w:delText>
        </w:r>
      </w:del>
      <m:oMath>
        <m:r>
          <m:rPr>
            <m:sty m:val="p"/>
          </m:rPr>
          <m:t>(</m:t>
        </m:r>
        <m:r>
          <m:t>0</m:t>
        </m:r>
        <m:r>
          <m:rPr>
            <m:sty m:val="p"/>
          </m:rPr>
          <m:t>,</m:t>
        </m:r>
        <m:r>
          <m:t>1</m:t>
        </m:r>
        <m:r>
          <m:rPr>
            <m:sty m:val="p"/>
          </m:rPr>
          <m:t>,</m:t>
        </m:r>
        <m:r>
          <m:t>0</m:t>
        </m:r>
        <m:r>
          <m:rPr>
            <m:sty m:val="p"/>
          </m:rPr>
          <m:t>)</m:t>
        </m:r>
      </m:oMath>
      <w:del w:id="7685" w:author="PR Preview" w:date="2026-01-01T00:00:00Z">
        <w:r>
          <w:delText xml:space="preserve"> </w:delText>
        </w:r>
      </w:del>
      <w:del w:id="7686" w:author="PR Preview" w:date="2026-01-01T00:00:00Z">
        <w:r>
          <w:delText xml:space="preserve">has first entry</w:delText>
        </w:r>
      </w:del>
      <w:del w:id="7687" w:author="PR Preview" w:date="2026-01-01T00:00:00Z">
        <w:r>
          <w:delText xml:space="preserve"> </w:delText>
        </w:r>
      </w:del>
      <m:oMath>
        <m:r>
          <m:t>0</m:t>
        </m:r>
      </m:oMath>
      <w:del w:id="7688" w:author="PR Preview" w:date="2026-01-01T00:00:00Z">
        <w:r>
          <w:delText xml:space="preserve">.</w:delText>
        </w:r>
      </w:del>
      <w:del w:id="7689" w:author="PR Preview" w:date="2026-01-01T00:00:00Z">
        <w:r>
          <w:delText xml:space="preserve"> </w:delText>
        </w:r>
      </w:del>
      <w:del w:id="7690" w:author="PR Preview" w:date="2026-01-01T00:00:00Z">
        <w:r>
          <w:delText xml:space="preserve">So the union is not closed under addition and is not a subspace,</w:delText>
        </w:r>
      </w:del>
      <w:del w:id="7691" w:author="PR Preview" w:date="2026-01-01T00:00:00Z">
        <w:r>
          <w:delText xml:space="preserve"> </w:delText>
        </w:r>
      </w:del>
      <w:del w:id="7692" w:author="PR Preview" w:date="2026-01-01T00:00:00Z">
        <w:r>
          <w:delText xml:space="preserve">while the sum, the whole plane</w:delText>
        </w:r>
      </w:del>
      <w:del w:id="7693" w:author="PR Preview" w:date="2026-01-01T00:00:00Z">
        <w:r>
          <w:delText xml:space="preserve"> </w:delText>
        </w:r>
      </w:del>
      <m:oMath>
        <m:r>
          <m:t>z</m:t>
        </m:r>
        <m:r>
          <m:rPr>
            <m:sty m:val="p"/>
          </m:rPr>
          <m:t>=</m:t>
        </m:r>
        <m:r>
          <m:t>0</m:t>
        </m:r>
      </m:oMath>
      <w:del w:id="7694" w:author="PR Preview" w:date="2026-01-01T00:00:00Z">
        <w:r>
          <w:delText xml:space="preserve">, is.</w:delText>
        </w:r>
      </w:del>
    </w:p>
    <w:p>
      <w:pPr>
        <w:pStyle w:val="BodyText"/>
      </w:pPr>
      <w:del w:id="7695" w:author="PR Preview" w:date="2026-01-01T00:00:00Z">
        <w:r>
          <w:rPr>
            <w:b/>
            <w:bCs/>
          </w:rPr>
          <w:delText xml:space="preserve">Theorem 48 (Sums and intersections of subspaces are subspaces)</w:delText>
        </w:r>
      </w:del>
      <w:del w:id="7696" w:author="PR Preview" w:date="2026-01-01T00:00:00Z">
        <w:r>
          <w:delText xml:space="preserve"> </w:delText>
        </w:r>
      </w:del>
      <w:del w:id="7697" w:author="PR Preview" w:date="2026-01-01T00:00:00Z">
        <w:r>
          <w:delText xml:space="preserve">If</w:delText>
        </w:r>
      </w:del>
      <w:del w:id="7698" w:author="PR Preview" w:date="2026-01-01T00:00:00Z">
        <w:r>
          <w:delText xml:space="preserve"> </w:delText>
        </w:r>
      </w:del>
      <m:oMath>
        <m:sSub>
          <m:e>
            <m:r>
              <m:rPr>
                <m:scr m:val="script"/>
                <m:sty m:val="p"/>
              </m:rPr>
              <m:t>S</m:t>
            </m:r>
          </m:e>
          <m:sub>
            <m:r>
              <m:t>1</m:t>
            </m:r>
          </m:sub>
        </m:sSub>
      </m:oMath>
      <w:del w:id="7699" w:author="PR Preview" w:date="2026-01-01T00:00:00Z">
        <w:r>
          <w:delText xml:space="preserve"> </w:delText>
        </w:r>
      </w:del>
      <w:del w:id="7700" w:author="PR Preview" w:date="2026-01-01T00:00:00Z">
        <w:r>
          <w:delText xml:space="preserve">and</w:delText>
        </w:r>
      </w:del>
      <w:del w:id="7701" w:author="PR Preview" w:date="2026-01-01T00:00:00Z">
        <w:r>
          <w:delText xml:space="preserve"> </w:delText>
        </w:r>
      </w:del>
      <m:oMath>
        <m:sSub>
          <m:e>
            <m:r>
              <m:rPr>
                <m:scr m:val="script"/>
                <m:sty m:val="p"/>
              </m:rPr>
              <m:t>S</m:t>
            </m:r>
          </m:e>
          <m:sub>
            <m:r>
              <m:t>2</m:t>
            </m:r>
          </m:sub>
        </m:sSub>
      </m:oMath>
      <w:del w:id="7702" w:author="PR Preview" w:date="2026-01-01T00:00:00Z">
        <w:r>
          <w:delText xml:space="preserve"> </w:delText>
        </w:r>
      </w:del>
      <w:del w:id="7703" w:author="PR Preview" w:date="2026-01-01T00:00:00Z">
        <w:r>
          <w:delText xml:space="preserve">are subspaces of</w:delText>
        </w:r>
      </w:del>
      <w:del w:id="7704" w:author="PR Preview" w:date="2026-01-01T00:00:00Z">
        <w:r>
          <w:delText xml:space="preserve"> </w:delText>
        </w:r>
      </w:del>
      <m:oMath>
        <m:sSup>
          <m:e>
            <m:r>
              <m:rPr>
                <m:scr m:val="double-struck"/>
                <m:sty m:val="p"/>
              </m:rPr>
              <m:t>R</m:t>
            </m:r>
          </m:e>
          <m:sup>
            <m:r>
              <m:t>p</m:t>
            </m:r>
          </m:sup>
        </m:sSup>
      </m:oMath>
      <w:del w:id="7705" w:author="PR Preview" w:date="2026-01-01T00:00:00Z">
        <w:r>
          <w:delText xml:space="preserve"> </w:delText>
        </w:r>
      </w:del>
      <w:del w:id="7706" w:author="PR Preview" w:date="2026-01-01T00:00:00Z">
        <w:r>
          <w:delText xml:space="preserve">(</w:delText>
        </w:r>
      </w:del>
      <w:hyperlink w:anchor="def-subspace">
        <w:del w:id="7707" w:author="PR Preview" w:date="2026-01-01T00:00:00Z">
          <w:r>
            <w:rPr>
              <w:rStyle w:val="Hyperlink"/>
            </w:rPr>
            <w:delText xml:space="preserve">Definition 46</w:delText>
          </w:r>
        </w:del>
      </w:hyperlink>
      <w:del w:id="7708" w:author="PR Preview" w:date="2026-01-01T00:00:00Z">
        <w:r>
          <w:delText xml:space="preserve">),</w:delText>
        </w:r>
      </w:del>
      <w:del w:id="7709" w:author="PR Preview" w:date="2026-01-01T00:00:00Z">
        <w:r>
          <w:delText xml:space="preserve"> </w:delText>
        </w:r>
      </w:del>
      <w:del w:id="7710" w:author="PR Preview" w:date="2026-01-01T00:00:00Z">
        <w:r>
          <w:delText xml:space="preserve">then</w:delText>
        </w:r>
      </w:del>
      <w:del w:id="771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712" w:author="PR Preview" w:date="2026-01-01T00:00:00Z">
        <w:r>
          <w:delText xml:space="preserve"> </w:delText>
        </w:r>
      </w:del>
      <w:del w:id="7713" w:author="PR Preview" w:date="2026-01-01T00:00:00Z">
        <w:r>
          <w:delText xml:space="preserve">(</w:delText>
        </w:r>
      </w:del>
      <w:hyperlink w:anchor="def-subspace-sum">
        <w:del w:id="7714" w:author="PR Preview" w:date="2026-01-01T00:00:00Z">
          <w:r>
            <w:rPr>
              <w:rStyle w:val="Hyperlink"/>
            </w:rPr>
            <w:delText xml:space="preserve">Definition 63</w:delText>
          </w:r>
        </w:del>
      </w:hyperlink>
      <w:del w:id="7715" w:author="PR Preview" w:date="2026-01-01T00:00:00Z">
        <w:r>
          <w:delText xml:space="preserve">)</w:delText>
        </w:r>
      </w:del>
      <w:del w:id="7716" w:author="PR Preview" w:date="2026-01-01T00:00:00Z">
        <w:r>
          <w:delText xml:space="preserve"> </w:delText>
        </w:r>
      </w:del>
      <w:del w:id="7717" w:author="PR Preview" w:date="2026-01-01T00:00:00Z">
        <w:r>
          <w:delText xml:space="preserve">and</w:delText>
        </w:r>
      </w:del>
      <w:del w:id="771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719" w:author="PR Preview" w:date="2026-01-01T00:00:00Z">
        <w:r>
          <w:delText xml:space="preserve"> </w:delText>
        </w:r>
      </w:del>
      <w:del w:id="7720" w:author="PR Preview" w:date="2026-01-01T00:00:00Z">
        <w:r>
          <w:delText xml:space="preserve">are subspaces of</w:delText>
        </w:r>
      </w:del>
      <w:del w:id="7721" w:author="PR Preview" w:date="2026-01-01T00:00:00Z">
        <w:r>
          <w:delText xml:space="preserve"> </w:delText>
        </w:r>
      </w:del>
      <m:oMath>
        <m:sSup>
          <m:e>
            <m:r>
              <m:rPr>
                <m:scr m:val="double-struck"/>
                <m:sty m:val="p"/>
              </m:rPr>
              <m:t>R</m:t>
            </m:r>
          </m:e>
          <m:sup>
            <m:r>
              <m:t>p</m:t>
            </m:r>
          </m:sup>
        </m:sSup>
      </m:oMath>
      <w:del w:id="7722" w:author="PR Preview" w:date="2026-01-01T00:00:00Z">
        <w:r>
          <w:delText xml:space="preserve">.</w:delText>
        </w:r>
      </w:del>
    </w:p>
    <w:p>
      <w:pPr>
        <w:pStyle w:val="BodyText"/>
      </w:pPr>
      <w:del w:id="7723" w:author="PR Preview" w:date="2026-01-01T00:00:00Z">
        <w:r>
          <w:rPr>
            <w:i/>
            <w:iCs/>
          </w:rPr>
          <w:delText xml:space="preserve">Proof</w:delText>
        </w:r>
      </w:del>
      <w:del w:id="7724" w:author="PR Preview" w:date="2026-01-01T00:00:00Z">
        <w:r>
          <w:delText xml:space="preserve">. </w:delText>
        </w:r>
      </w:del>
      <w:del w:id="7725" w:author="PR Preview" w:date="2026-01-01T00:00:00Z">
        <w:r>
          <w:delText xml:space="preserve">Both</w:delText>
        </w:r>
      </w:del>
      <w:del w:id="7726" w:author="PR Preview" w:date="2026-01-01T00:00:00Z">
        <w:r>
          <w:delText xml:space="preserve"> </w:delText>
        </w:r>
      </w:del>
      <m:oMath>
        <m:sSub>
          <m:e>
            <m:r>
              <m:rPr>
                <m:scr m:val="script"/>
                <m:sty m:val="p"/>
              </m:rPr>
              <m:t>S</m:t>
            </m:r>
          </m:e>
          <m:sub>
            <m:r>
              <m:t>1</m:t>
            </m:r>
          </m:sub>
        </m:sSub>
      </m:oMath>
      <w:del w:id="7727" w:author="PR Preview" w:date="2026-01-01T00:00:00Z">
        <w:r>
          <w:delText xml:space="preserve"> </w:delText>
        </w:r>
      </w:del>
      <w:del w:id="7728" w:author="PR Preview" w:date="2026-01-01T00:00:00Z">
        <w:r>
          <w:delText xml:space="preserve">and</w:delText>
        </w:r>
      </w:del>
      <w:del w:id="7729" w:author="PR Preview" w:date="2026-01-01T00:00:00Z">
        <w:r>
          <w:delText xml:space="preserve"> </w:delText>
        </w:r>
      </w:del>
      <m:oMath>
        <m:sSub>
          <m:e>
            <m:r>
              <m:rPr>
                <m:scr m:val="script"/>
                <m:sty m:val="p"/>
              </m:rPr>
              <m:t>S</m:t>
            </m:r>
          </m:e>
          <m:sub>
            <m:r>
              <m:t>2</m:t>
            </m:r>
          </m:sub>
        </m:sSub>
      </m:oMath>
      <w:del w:id="7730" w:author="PR Preview" w:date="2026-01-01T00:00:00Z">
        <w:r>
          <w:delText xml:space="preserve"> </w:delText>
        </w:r>
      </w:del>
      <w:del w:id="7731" w:author="PR Preview" w:date="2026-01-01T00:00:00Z">
        <w:r>
          <w:delText xml:space="preserve">contain</w:delText>
        </w:r>
      </w:del>
      <w:del w:id="7732" w:author="PR Preview" w:date="2026-01-01T00:00:00Z">
        <w:r>
          <w:delText xml:space="preserve"> </w:delText>
        </w:r>
      </w:del>
      <w:del w:id="7733" w:author="PR Preview" w:date="2026-01-01T00:00:00Z">
        <w:r>
          <w:delText xml:space="preserve">$\mathord{\smash[b]{\underset{\raise.3ex\hbox{$\scriptstyle\sim$}}{0}}\vphantom{0}}$</w:delText>
        </w:r>
      </w:del>
      <w:del w:id="7734" w:author="PR Preview" w:date="2026-01-01T00:00:00Z">
        <w:r>
          <w:delText xml:space="preserve"> </w:delText>
        </w:r>
      </w:del>
      <w:del w:id="7735" w:author="PR Preview" w:date="2026-01-01T00:00:00Z">
        <w:r>
          <w:delText xml:space="preserve">(</w:delText>
        </w:r>
      </w:del>
      <w:hyperlink w:anchor="thm-subspace-zero">
        <w:del w:id="7736" w:author="PR Preview" w:date="2026-01-01T00:00:00Z">
          <w:r>
            <w:rPr>
              <w:rStyle w:val="Hyperlink"/>
            </w:rPr>
            <w:delText xml:space="preserve">Theorem 22</w:delText>
          </w:r>
        </w:del>
      </w:hyperlink>
      <w:del w:id="7737" w:author="PR Preview" w:date="2026-01-01T00:00:00Z">
        <w:r>
          <w:delText xml:space="preserve">).</w:delText>
        </w:r>
      </w:del>
    </w:p>
    <w:p>
      <w:pPr>
        <w:pStyle w:val="FirstParagraph"/>
      </w:pPr>
      <w:ins w:id="7738" w:author="PR Preview" w:date="2026-01-01T00:00:00Z">
        <w:r>
          <w:rPr>
            <w:b/>
            <w:bCs/>
          </w:rPr>
          <w:t xml:space="preserve">Example 81 (Two lines sum to a plane)</w:t>
        </w:r>
      </w:ins>
      <w:ins w:id="7739" w:author="PR Preview" w:date="2026-01-01T00:00:00Z">
        <w:r>
          <w:t xml:space="preserve"> </w:t>
        </w:r>
      </w:ins>
      <w:ins w:id="7740" w:author="PR Preview" w:date="2026-01-01T00:00:00Z">
        <w:r>
          <w:t xml:space="preserve">Let</w:t>
        </w:r>
      </w:ins>
      <w:ins w:id="7741"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7742" w:author="PR Preview" w:date="2026-01-01T00:00:00Z">
        <w:r>
          <w:t xml:space="preserve"> </w:t>
        </w:r>
      </w:ins>
      <w:ins w:id="7743" w:author="PR Preview" w:date="2026-01-01T00:00:00Z">
        <w:r>
          <w:t xml:space="preserve">and</w:t>
        </w:r>
      </w:ins>
      <w:ins w:id="7744"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7745" w:author="PR Preview" w:date="2026-01-01T00:00:00Z">
        <w:r>
          <w:t xml:space="preserve">,</w:t>
        </w:r>
      </w:ins>
      <w:ins w:id="7746" w:author="PR Preview" w:date="2026-01-01T00:00:00Z">
        <w:r>
          <w:t xml:space="preserve"> </w:t>
        </w:r>
      </w:ins>
      <w:ins w:id="7747" w:author="PR Preview" w:date="2026-01-01T00:00:00Z">
        <w:r>
          <w:t xml:space="preserve">two lines in</w:t>
        </w:r>
      </w:ins>
      <w:ins w:id="7748" w:author="PR Preview" w:date="2026-01-01T00:00:00Z">
        <w:r>
          <w:t xml:space="preserve"> </w:t>
        </w:r>
      </w:ins>
      <m:oMath>
        <m:sSup>
          <m:e>
            <m:r>
              <m:rPr>
                <m:scr m:val="double-struck"/>
                <m:sty m:val="p"/>
              </m:rPr>
              <m:t>R</m:t>
            </m:r>
          </m:e>
          <m:sup>
            <m:r>
              <m:t>3</m:t>
            </m:r>
          </m:sup>
        </m:sSup>
      </m:oMath>
      <w:ins w:id="7749" w:author="PR Preview" w:date="2026-01-01T00:00:00Z">
        <w:r>
          <w:t xml:space="preserve">.</w:t>
        </w:r>
      </w:ins>
      <w:ins w:id="7750" w:author="PR Preview" w:date="2026-01-01T00:00:00Z">
        <w:r>
          <w:t xml:space="preserve"> </w:t>
        </w:r>
      </w:ins>
      <w:ins w:id="7751" w:author="PR Preview" w:date="2026-01-01T00:00:00Z">
        <w:r>
          <w:t xml:space="preserve">A vector of</w:t>
        </w:r>
      </w:ins>
      <w:ins w:id="7752"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753" w:author="PR Preview" w:date="2026-01-01T00:00:00Z">
        <w:r>
          <w:t xml:space="preserve"> </w:t>
        </w:r>
      </w:ins>
      <w:ins w:id="7754" w:author="PR Preview" w:date="2026-01-01T00:00:00Z">
        <w:r>
          <w:t xml:space="preserve">has the form</w:t>
        </w:r>
      </w:ins>
      <w:ins w:id="7755"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7756" w:author="PR Preview" w:date="2026-01-01T00:00:00Z">
        <w:r>
          <w:t xml:space="preserve">,</w:t>
        </w:r>
      </w:ins>
      <w:ins w:id="7757" w:author="PR Preview" w:date="2026-01-01T00:00:00Z">
        <w:r>
          <w:t xml:space="preserve"> </w:t>
        </w:r>
      </w:ins>
      <w:ins w:id="7758" w:author="PR Preview" w:date="2026-01-01T00:00:00Z">
        <w:r>
          <w:t xml:space="preserve">and</w:t>
        </w:r>
      </w:ins>
      <w:ins w:id="7759" w:author="PR Preview" w:date="2026-01-01T00:00:00Z">
        <w:r>
          <w:t xml:space="preserve"> </w:t>
        </w:r>
      </w:ins>
      <m:oMath>
        <m:r>
          <m:t>a</m:t>
        </m:r>
      </m:oMath>
      <w:ins w:id="7760" w:author="PR Preview" w:date="2026-01-01T00:00:00Z">
        <w:r>
          <w:t xml:space="preserve"> </w:t>
        </w:r>
      </w:ins>
      <w:ins w:id="7761" w:author="PR Preview" w:date="2026-01-01T00:00:00Z">
        <w:r>
          <w:t xml:space="preserve">and</w:t>
        </w:r>
      </w:ins>
      <w:ins w:id="7762" w:author="PR Preview" w:date="2026-01-01T00:00:00Z">
        <w:r>
          <w:t xml:space="preserve"> </w:t>
        </w:r>
      </w:ins>
      <m:oMath>
        <m:r>
          <m:t>b</m:t>
        </m:r>
      </m:oMath>
      <w:ins w:id="7763" w:author="PR Preview" w:date="2026-01-01T00:00:00Z">
        <w:r>
          <w:t xml:space="preserve"> </w:t>
        </w:r>
      </w:ins>
      <w:ins w:id="7764" w:author="PR Preview" w:date="2026-01-01T00:00:00Z">
        <w:r>
          <w:t xml:space="preserve">can be any numbers,</w:t>
        </w:r>
      </w:ins>
      <w:ins w:id="7765" w:author="PR Preview" w:date="2026-01-01T00:00:00Z">
        <w:r>
          <w:t xml:space="preserve"> </w:t>
        </w:r>
      </w:ins>
      <w:ins w:id="7766" w:author="PR Preview" w:date="2026-01-01T00:00:00Z">
        <w:r>
          <w:t xml:space="preserve">so</w:t>
        </w:r>
      </w:ins>
      <w:ins w:id="7767"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7768" w:author="PR Preview" w:date="2026-01-01T00:00:00Z">
        <w:r>
          <w:t xml:space="preserve">,</w:t>
        </w:r>
      </w:ins>
      <w:ins w:id="7769" w:author="PR Preview" w:date="2026-01-01T00:00:00Z">
        <w:r>
          <w:t xml:space="preserve"> </w:t>
        </w:r>
      </w:ins>
      <w:ins w:id="7770" w:author="PR Preview" w:date="2026-01-01T00:00:00Z">
        <w:r>
          <w:t xml:space="preserve">the plane</w:t>
        </w:r>
      </w:ins>
      <w:ins w:id="7771" w:author="PR Preview" w:date="2026-01-01T00:00:00Z">
        <w:r>
          <w:t xml:space="preserve"> </w:t>
        </w:r>
      </w:ins>
      <m:oMath>
        <m:r>
          <m:t>z</m:t>
        </m:r>
        <m:r>
          <m:rPr>
            <m:sty m:val="p"/>
          </m:rPr>
          <m:t>=</m:t>
        </m:r>
        <m:r>
          <m:t>0</m:t>
        </m:r>
      </m:oMath>
      <w:ins w:id="7772" w:author="PR Preview" w:date="2026-01-01T00:00:00Z">
        <w:r>
          <w:t xml:space="preserve">.</w:t>
        </w:r>
      </w:ins>
    </w:p>
    <w:bookmarkEnd w:id="309"/>
    <w:bookmarkStart w:id="310" w:name="exm-sum-not-union"/>
    <w:p>
      <w:pPr>
        <w:pStyle w:val="BodyText"/>
      </w:pPr>
      <w:ins w:id="7773" w:author="PR Preview" w:date="2026-01-01T00:00:00Z">
        <w:r>
          <w:rPr>
            <w:b/>
            <w:bCs/>
          </w:rPr>
          <w:t xml:space="preserve">Example 82 (The sum is not the union)</w:t>
        </w:r>
      </w:ins>
      <w:ins w:id="7774" w:author="PR Preview" w:date="2026-01-01T00:00:00Z">
        <w:r>
          <w:t xml:space="preserve"> </w:t>
        </w:r>
      </w:ins>
      <w:ins w:id="7775" w:author="PR Preview" w:date="2026-01-01T00:00:00Z">
        <w:r>
          <w:t xml:space="preserve">For the two lines in</w:t>
        </w:r>
      </w:ins>
      <w:ins w:id="7776" w:author="PR Preview" w:date="2026-01-01T00:00:00Z">
        <w:r>
          <w:t xml:space="preserve"> </w:t>
        </w:r>
      </w:ins>
      <w:hyperlink w:anchor="exm-subspace-sum">
        <w:ins w:id="7777" w:author="PR Preview" w:date="2026-01-01T00:00:00Z">
          <w:r>
            <w:rPr>
              <w:rStyle w:val="Hyperlink"/>
            </w:rPr>
            <w:t xml:space="preserve">Example 81</w:t>
          </w:r>
        </w:ins>
      </w:hyperlink>
      <w:ins w:id="7778" w:author="PR Preview" w:date="2026-01-01T00:00:00Z">
        <w:r>
          <w:t xml:space="preserve">,</w:t>
        </w:r>
      </w:ins>
      <w:ins w:id="7779" w:author="PR Preview" w:date="2026-01-01T00:00:00Z">
        <w:r>
          <w:t xml:space="preserve"> </w:t>
        </w:r>
      </w:ins>
      <w:ins w:id="7780" w:author="PR Preview" w:date="2026-01-01T00:00:00Z">
        <w:r>
          <w:t xml:space="preserve">the union</w:t>
        </w:r>
      </w:ins>
      <w:ins w:id="778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782" w:author="PR Preview" w:date="2026-01-01T00:00:00Z">
        <w:r>
          <w:t xml:space="preserve"> </w:t>
        </w:r>
      </w:ins>
      <w:ins w:id="7783" w:author="PR Preview" w:date="2026-01-01T00:00:00Z">
        <w:r>
          <w:t xml:space="preserve">contains</w:t>
        </w:r>
      </w:ins>
      <w:ins w:id="7784" w:author="PR Preview" w:date="2026-01-01T00:00:00Z">
        <w:r>
          <w:t xml:space="preserve"> </w:t>
        </w:r>
      </w:ins>
      <m:oMath>
        <m:r>
          <m:rPr>
            <m:sty m:val="p"/>
          </m:rPr>
          <m:t>(</m:t>
        </m:r>
        <m:r>
          <m:t>1</m:t>
        </m:r>
        <m:r>
          <m:rPr>
            <m:sty m:val="p"/>
          </m:rPr>
          <m:t>,</m:t>
        </m:r>
        <m:r>
          <m:t>0</m:t>
        </m:r>
        <m:r>
          <m:rPr>
            <m:sty m:val="p"/>
          </m:rPr>
          <m:t>,</m:t>
        </m:r>
        <m:r>
          <m:t>0</m:t>
        </m:r>
        <m:r>
          <m:rPr>
            <m:sty m:val="p"/>
          </m:rPr>
          <m:t>)</m:t>
        </m:r>
      </m:oMath>
      <w:ins w:id="7785" w:author="PR Preview" w:date="2026-01-01T00:00:00Z">
        <w:r>
          <w:t xml:space="preserve"> </w:t>
        </w:r>
      </w:ins>
      <w:ins w:id="7786" w:author="PR Preview" w:date="2026-01-01T00:00:00Z">
        <w:r>
          <w:t xml:space="preserve">and</w:t>
        </w:r>
      </w:ins>
      <w:ins w:id="7787" w:author="PR Preview" w:date="2026-01-01T00:00:00Z">
        <w:r>
          <w:t xml:space="preserve"> </w:t>
        </w:r>
      </w:ins>
      <m:oMath>
        <m:r>
          <m:rPr>
            <m:sty m:val="p"/>
          </m:rPr>
          <m:t>(</m:t>
        </m:r>
        <m:r>
          <m:t>0</m:t>
        </m:r>
        <m:r>
          <m:rPr>
            <m:sty m:val="p"/>
          </m:rPr>
          <m:t>,</m:t>
        </m:r>
        <m:r>
          <m:t>1</m:t>
        </m:r>
        <m:r>
          <m:rPr>
            <m:sty m:val="p"/>
          </m:rPr>
          <m:t>,</m:t>
        </m:r>
        <m:r>
          <m:t>0</m:t>
        </m:r>
        <m:r>
          <m:rPr>
            <m:sty m:val="p"/>
          </m:rPr>
          <m:t>)</m:t>
        </m:r>
      </m:oMath>
      <w:ins w:id="7788" w:author="PR Preview" w:date="2026-01-01T00:00:00Z">
        <w:r>
          <w:t xml:space="preserve"> </w:t>
        </w:r>
      </w:ins>
      <w:ins w:id="7789" w:author="PR Preview" w:date="2026-01-01T00:00:00Z">
        <w:r>
          <w:t xml:space="preserve">but not their sum</w:t>
        </w:r>
      </w:ins>
      <w:ins w:id="7790" w:author="PR Preview" w:date="2026-01-01T00:00:00Z">
        <w:r>
          <w:t xml:space="preserve"> </w:t>
        </w:r>
      </w:ins>
      <m:oMath>
        <m:r>
          <m:rPr>
            <m:sty m:val="p"/>
          </m:rPr>
          <m:t>(</m:t>
        </m:r>
        <m:r>
          <m:t>1</m:t>
        </m:r>
        <m:r>
          <m:rPr>
            <m:sty m:val="p"/>
          </m:rPr>
          <m:t>,</m:t>
        </m:r>
        <m:r>
          <m:t>1</m:t>
        </m:r>
        <m:r>
          <m:rPr>
            <m:sty m:val="p"/>
          </m:rPr>
          <m:t>,</m:t>
        </m:r>
        <m:r>
          <m:t>0</m:t>
        </m:r>
        <m:r>
          <m:rPr>
            <m:sty m:val="p"/>
          </m:rPr>
          <m:t>)</m:t>
        </m:r>
      </m:oMath>
      <w:ins w:id="7791" w:author="PR Preview" w:date="2026-01-01T00:00:00Z">
        <w:r>
          <w:t xml:space="preserve">:</w:t>
        </w:r>
      </w:ins>
      <w:ins w:id="7792" w:author="PR Preview" w:date="2026-01-01T00:00:00Z">
        <w:r>
          <w:t xml:space="preserve"> </w:t>
        </w:r>
      </w:ins>
      <w:ins w:id="7793" w:author="PR Preview" w:date="2026-01-01T00:00:00Z">
        <w:r>
          <w:t xml:space="preserve">every multiple of</w:t>
        </w:r>
      </w:ins>
      <w:ins w:id="7794" w:author="PR Preview" w:date="2026-01-01T00:00:00Z">
        <w:r>
          <w:t xml:space="preserve"> </w:t>
        </w:r>
      </w:ins>
      <m:oMath>
        <m:r>
          <m:rPr>
            <m:sty m:val="p"/>
          </m:rPr>
          <m:t>(</m:t>
        </m:r>
        <m:r>
          <m:t>1</m:t>
        </m:r>
        <m:r>
          <m:rPr>
            <m:sty m:val="p"/>
          </m:rPr>
          <m:t>,</m:t>
        </m:r>
        <m:r>
          <m:t>0</m:t>
        </m:r>
        <m:r>
          <m:rPr>
            <m:sty m:val="p"/>
          </m:rPr>
          <m:t>,</m:t>
        </m:r>
        <m:r>
          <m:t>0</m:t>
        </m:r>
        <m:r>
          <m:rPr>
            <m:sty m:val="p"/>
          </m:rPr>
          <m:t>)</m:t>
        </m:r>
      </m:oMath>
      <w:ins w:id="7795" w:author="PR Preview" w:date="2026-01-01T00:00:00Z">
        <w:r>
          <w:t xml:space="preserve"> </w:t>
        </w:r>
      </w:ins>
      <w:ins w:id="7796" w:author="PR Preview" w:date="2026-01-01T00:00:00Z">
        <w:r>
          <w:t xml:space="preserve">has second entry</w:t>
        </w:r>
      </w:ins>
      <w:ins w:id="7797" w:author="PR Preview" w:date="2026-01-01T00:00:00Z">
        <w:r>
          <w:t xml:space="preserve"> </w:t>
        </w:r>
      </w:ins>
      <m:oMath>
        <m:r>
          <m:t>0</m:t>
        </m:r>
      </m:oMath>
      <w:ins w:id="7798" w:author="PR Preview" w:date="2026-01-01T00:00:00Z">
        <w:r>
          <w:t xml:space="preserve">,</w:t>
        </w:r>
      </w:ins>
      <w:ins w:id="7799" w:author="PR Preview" w:date="2026-01-01T00:00:00Z">
        <w:r>
          <w:t xml:space="preserve"> </w:t>
        </w:r>
      </w:ins>
      <w:ins w:id="7800" w:author="PR Preview" w:date="2026-01-01T00:00:00Z">
        <w:r>
          <w:t xml:space="preserve">and every multiple of</w:t>
        </w:r>
      </w:ins>
      <w:ins w:id="7801" w:author="PR Preview" w:date="2026-01-01T00:00:00Z">
        <w:r>
          <w:t xml:space="preserve"> </w:t>
        </w:r>
      </w:ins>
      <m:oMath>
        <m:r>
          <m:rPr>
            <m:sty m:val="p"/>
          </m:rPr>
          <m:t>(</m:t>
        </m:r>
        <m:r>
          <m:t>0</m:t>
        </m:r>
        <m:r>
          <m:rPr>
            <m:sty m:val="p"/>
          </m:rPr>
          <m:t>,</m:t>
        </m:r>
        <m:r>
          <m:t>1</m:t>
        </m:r>
        <m:r>
          <m:rPr>
            <m:sty m:val="p"/>
          </m:rPr>
          <m:t>,</m:t>
        </m:r>
        <m:r>
          <m:t>0</m:t>
        </m:r>
        <m:r>
          <m:rPr>
            <m:sty m:val="p"/>
          </m:rPr>
          <m:t>)</m:t>
        </m:r>
      </m:oMath>
      <w:ins w:id="7802" w:author="PR Preview" w:date="2026-01-01T00:00:00Z">
        <w:r>
          <w:t xml:space="preserve"> </w:t>
        </w:r>
      </w:ins>
      <w:ins w:id="7803" w:author="PR Preview" w:date="2026-01-01T00:00:00Z">
        <w:r>
          <w:t xml:space="preserve">has first entry</w:t>
        </w:r>
      </w:ins>
      <w:ins w:id="7804" w:author="PR Preview" w:date="2026-01-01T00:00:00Z">
        <w:r>
          <w:t xml:space="preserve"> </w:t>
        </w:r>
      </w:ins>
      <m:oMath>
        <m:r>
          <m:t>0</m:t>
        </m:r>
      </m:oMath>
      <w:ins w:id="7805" w:author="PR Preview" w:date="2026-01-01T00:00:00Z">
        <w:r>
          <w:t xml:space="preserve">.</w:t>
        </w:r>
      </w:ins>
      <w:ins w:id="7806" w:author="PR Preview" w:date="2026-01-01T00:00:00Z">
        <w:r>
          <w:t xml:space="preserve"> </w:t>
        </w:r>
      </w:ins>
      <w:ins w:id="7807" w:author="PR Preview" w:date="2026-01-01T00:00:00Z">
        <w:r>
          <w:t xml:space="preserve">So the union is not closed under addition and is not a subspace,</w:t>
        </w:r>
      </w:ins>
      <w:ins w:id="7808" w:author="PR Preview" w:date="2026-01-01T00:00:00Z">
        <w:r>
          <w:t xml:space="preserve"> </w:t>
        </w:r>
      </w:ins>
      <w:ins w:id="7809" w:author="PR Preview" w:date="2026-01-01T00:00:00Z">
        <w:r>
          <w:t xml:space="preserve">while the sum, the whole plane</w:t>
        </w:r>
      </w:ins>
      <w:ins w:id="7810" w:author="PR Preview" w:date="2026-01-01T00:00:00Z">
        <w:r>
          <w:t xml:space="preserve"> </w:t>
        </w:r>
      </w:ins>
      <m:oMath>
        <m:r>
          <m:t>z</m:t>
        </m:r>
        <m:r>
          <m:rPr>
            <m:sty m:val="p"/>
          </m:rPr>
          <m:t>=</m:t>
        </m:r>
        <m:r>
          <m:t>0</m:t>
        </m:r>
      </m:oMath>
      <w:ins w:id="7811" w:author="PR Preview" w:date="2026-01-01T00:00:00Z">
        <w:r>
          <w:t xml:space="preserve">, is.</w:t>
        </w:r>
      </w:ins>
    </w:p>
    <w:bookmarkEnd w:id="310"/>
    <w:bookmarkStart w:id="311" w:name="thm-sum-intersection-subspace"/>
    <w:p>
      <w:pPr>
        <w:pStyle w:val="BodyText"/>
      </w:pPr>
      <w:ins w:id="7812" w:author="PR Preview" w:date="2026-01-01T00:00:00Z">
        <w:r>
          <w:rPr>
            <w:b/>
            <w:bCs/>
          </w:rPr>
          <w:t xml:space="preserve">Theorem 47 (Sums and intersections of subspaces are subspaces)</w:t>
        </w:r>
      </w:ins>
      <w:ins w:id="7813" w:author="PR Preview" w:date="2026-01-01T00:00:00Z">
        <w:r>
          <w:t xml:space="preserve"> </w:t>
        </w:r>
      </w:ins>
      <w:ins w:id="7814" w:author="PR Preview" w:date="2026-01-01T00:00:00Z">
        <w:r>
          <w:t xml:space="preserve">If</w:t>
        </w:r>
      </w:ins>
      <w:ins w:id="7815" w:author="PR Preview" w:date="2026-01-01T00:00:00Z">
        <w:r>
          <w:t xml:space="preserve"> </w:t>
        </w:r>
      </w:ins>
      <m:oMath>
        <m:sSub>
          <m:e>
            <m:r>
              <m:rPr>
                <m:scr m:val="script"/>
                <m:sty m:val="p"/>
              </m:rPr>
              <m:t>S</m:t>
            </m:r>
          </m:e>
          <m:sub>
            <m:r>
              <m:t>1</m:t>
            </m:r>
          </m:sub>
        </m:sSub>
      </m:oMath>
      <w:ins w:id="7816" w:author="PR Preview" w:date="2026-01-01T00:00:00Z">
        <w:r>
          <w:t xml:space="preserve"> </w:t>
        </w:r>
      </w:ins>
      <w:ins w:id="7817" w:author="PR Preview" w:date="2026-01-01T00:00:00Z">
        <w:r>
          <w:t xml:space="preserve">and</w:t>
        </w:r>
      </w:ins>
      <w:ins w:id="7818" w:author="PR Preview" w:date="2026-01-01T00:00:00Z">
        <w:r>
          <w:t xml:space="preserve"> </w:t>
        </w:r>
      </w:ins>
      <m:oMath>
        <m:sSub>
          <m:e>
            <m:r>
              <m:rPr>
                <m:scr m:val="script"/>
                <m:sty m:val="p"/>
              </m:rPr>
              <m:t>S</m:t>
            </m:r>
          </m:e>
          <m:sub>
            <m:r>
              <m:t>2</m:t>
            </m:r>
          </m:sub>
        </m:sSub>
      </m:oMath>
      <w:ins w:id="7819" w:author="PR Preview" w:date="2026-01-01T00:00:00Z">
        <w:r>
          <w:t xml:space="preserve"> </w:t>
        </w:r>
      </w:ins>
      <w:ins w:id="7820" w:author="PR Preview" w:date="2026-01-01T00:00:00Z">
        <w:r>
          <w:t xml:space="preserve">are subspaces of</w:t>
        </w:r>
      </w:ins>
      <w:ins w:id="7821" w:author="PR Preview" w:date="2026-01-01T00:00:00Z">
        <w:r>
          <w:t xml:space="preserve"> </w:t>
        </w:r>
      </w:ins>
      <m:oMath>
        <m:sSup>
          <m:e>
            <m:r>
              <m:rPr>
                <m:scr m:val="double-struck"/>
                <m:sty m:val="p"/>
              </m:rPr>
              <m:t>R</m:t>
            </m:r>
          </m:e>
          <m:sup>
            <m:r>
              <m:t>p</m:t>
            </m:r>
          </m:sup>
        </m:sSup>
      </m:oMath>
      <w:ins w:id="7822" w:author="PR Preview" w:date="2026-01-01T00:00:00Z">
        <w:r>
          <w:t xml:space="preserve"> </w:t>
        </w:r>
      </w:ins>
      <w:ins w:id="7823" w:author="PR Preview" w:date="2026-01-01T00:00:00Z">
        <w:r>
          <w:t xml:space="preserve">(</w:t>
        </w:r>
      </w:ins>
      <w:hyperlink w:anchor="def-subspace">
        <w:ins w:id="7824" w:author="PR Preview" w:date="2026-01-01T00:00:00Z">
          <w:r>
            <w:rPr>
              <w:rStyle w:val="Hyperlink"/>
            </w:rPr>
            <w:t xml:space="preserve">Definition 46</w:t>
          </w:r>
        </w:ins>
      </w:hyperlink>
      <w:ins w:id="7825" w:author="PR Preview" w:date="2026-01-01T00:00:00Z">
        <w:r>
          <w:t xml:space="preserve">),</w:t>
        </w:r>
      </w:ins>
      <w:ins w:id="7826" w:author="PR Preview" w:date="2026-01-01T00:00:00Z">
        <w:r>
          <w:t xml:space="preserve"> </w:t>
        </w:r>
      </w:ins>
      <w:ins w:id="7827" w:author="PR Preview" w:date="2026-01-01T00:00:00Z">
        <w:r>
          <w:t xml:space="preserve">then</w:t>
        </w:r>
      </w:ins>
      <w:ins w:id="782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829" w:author="PR Preview" w:date="2026-01-01T00:00:00Z">
        <w:r>
          <w:t xml:space="preserve"> </w:t>
        </w:r>
      </w:ins>
      <w:ins w:id="7830" w:author="PR Preview" w:date="2026-01-01T00:00:00Z">
        <w:r>
          <w:t xml:space="preserve">(</w:t>
        </w:r>
      </w:ins>
      <w:hyperlink w:anchor="def-subspace-sum">
        <w:ins w:id="7831" w:author="PR Preview" w:date="2026-01-01T00:00:00Z">
          <w:r>
            <w:rPr>
              <w:rStyle w:val="Hyperlink"/>
            </w:rPr>
            <w:t xml:space="preserve">Definition 63</w:t>
          </w:r>
        </w:ins>
      </w:hyperlink>
      <w:ins w:id="7832" w:author="PR Preview" w:date="2026-01-01T00:00:00Z">
        <w:r>
          <w:t xml:space="preserve">)</w:t>
        </w:r>
      </w:ins>
      <w:ins w:id="7833" w:author="PR Preview" w:date="2026-01-01T00:00:00Z">
        <w:r>
          <w:t xml:space="preserve"> </w:t>
        </w:r>
      </w:ins>
      <w:ins w:id="7834" w:author="PR Preview" w:date="2026-01-01T00:00:00Z">
        <w:r>
          <w:t xml:space="preserve">and</w:t>
        </w:r>
      </w:ins>
      <w:ins w:id="783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836" w:author="PR Preview" w:date="2026-01-01T00:00:00Z">
        <w:r>
          <w:t xml:space="preserve"> </w:t>
        </w:r>
      </w:ins>
      <w:ins w:id="7837" w:author="PR Preview" w:date="2026-01-01T00:00:00Z">
        <w:r>
          <w:t xml:space="preserve">are subspaces of</w:t>
        </w:r>
      </w:ins>
      <w:ins w:id="7838" w:author="PR Preview" w:date="2026-01-01T00:00:00Z">
        <w:r>
          <w:t xml:space="preserve"> </w:t>
        </w:r>
      </w:ins>
      <m:oMath>
        <m:sSup>
          <m:e>
            <m:r>
              <m:rPr>
                <m:scr m:val="double-struck"/>
                <m:sty m:val="p"/>
              </m:rPr>
              <m:t>R</m:t>
            </m:r>
          </m:e>
          <m:sup>
            <m:r>
              <m:t>p</m:t>
            </m:r>
          </m:sup>
        </m:sSup>
      </m:oMath>
      <w:ins w:id="7839" w:author="PR Preview" w:date="2026-01-01T00:00:00Z">
        <w:r>
          <w:t xml:space="preserve">.</w:t>
        </w:r>
      </w:ins>
    </w:p>
    <w:bookmarkEnd w:id="311"/>
    <w:p>
      <w:pPr>
        <w:pStyle w:val="BodyText"/>
      </w:pPr>
      <w:ins w:id="7840" w:author="PR Preview" w:date="2026-01-01T00:00:00Z">
        <w:r>
          <w:rPr>
            <w:i/>
            <w:iCs/>
          </w:rPr>
          <w:t xml:space="preserve">Proof</w:t>
        </w:r>
      </w:ins>
      <w:ins w:id="7841" w:author="PR Preview" w:date="2026-01-01T00:00:00Z">
        <w:r>
          <w:t xml:space="preserve">. </w:t>
        </w:r>
      </w:ins>
      <w:ins w:id="7842" w:author="PR Preview" w:date="2026-01-01T00:00:00Z">
        <w:r>
          <w:t xml:space="preserve">Both</w:t>
        </w:r>
      </w:ins>
      <w:ins w:id="7843" w:author="PR Preview" w:date="2026-01-01T00:00:00Z">
        <w:r>
          <w:t xml:space="preserve"> </w:t>
        </w:r>
      </w:ins>
      <m:oMath>
        <m:sSub>
          <m:e>
            <m:r>
              <m:rPr>
                <m:scr m:val="script"/>
                <m:sty m:val="p"/>
              </m:rPr>
              <m:t>S</m:t>
            </m:r>
          </m:e>
          <m:sub>
            <m:r>
              <m:t>1</m:t>
            </m:r>
          </m:sub>
        </m:sSub>
      </m:oMath>
      <w:ins w:id="7844" w:author="PR Preview" w:date="2026-01-01T00:00:00Z">
        <w:r>
          <w:t xml:space="preserve"> </w:t>
        </w:r>
      </w:ins>
      <w:ins w:id="7845" w:author="PR Preview" w:date="2026-01-01T00:00:00Z">
        <w:r>
          <w:t xml:space="preserve">and</w:t>
        </w:r>
      </w:ins>
      <w:ins w:id="7846" w:author="PR Preview" w:date="2026-01-01T00:00:00Z">
        <w:r>
          <w:t xml:space="preserve"> </w:t>
        </w:r>
      </w:ins>
      <m:oMath>
        <m:sSub>
          <m:e>
            <m:r>
              <m:rPr>
                <m:scr m:val="script"/>
                <m:sty m:val="p"/>
              </m:rPr>
              <m:t>S</m:t>
            </m:r>
          </m:e>
          <m:sub>
            <m:r>
              <m:t>2</m:t>
            </m:r>
          </m:sub>
        </m:sSub>
      </m:oMath>
      <w:ins w:id="7847" w:author="PR Preview" w:date="2026-01-01T00:00:00Z">
        <w:r>
          <w:t xml:space="preserve"> </w:t>
        </w:r>
      </w:ins>
      <w:ins w:id="7848" w:author="PR Preview" w:date="2026-01-01T00:00:00Z">
        <w:r>
          <w:t xml:space="preserve">contain</w:t>
        </w:r>
      </w:ins>
      <w:ins w:id="7849" w:author="PR Preview" w:date="2026-01-01T00:00:00Z">
        <w:r>
          <w:t xml:space="preserve"> </w:t>
        </w:r>
      </w:ins>
      <w:ins w:id="7850" w:author="PR Preview" w:date="2026-01-01T00:00:00Z">
        <w:r>
          <w:t xml:space="preserve">$\mathord{\smash[b]{\underset{\raise.3ex\hbox{$\scriptstyle\sim$}}{0}}\vphantom{0}}$</w:t>
        </w:r>
      </w:ins>
      <w:ins w:id="7851" w:author="PR Preview" w:date="2026-01-01T00:00:00Z">
        <w:r>
          <w:t xml:space="preserve"> </w:t>
        </w:r>
      </w:ins>
      <w:ins w:id="7852" w:author="PR Preview" w:date="2026-01-01T00:00:00Z">
        <w:r>
          <w:t xml:space="preserve">(</w:t>
        </w:r>
      </w:ins>
      <w:hyperlink w:anchor="thm-subspace-zero">
        <w:ins w:id="7853" w:author="PR Preview" w:date="2026-01-01T00:00:00Z">
          <w:r>
            <w:rPr>
              <w:rStyle w:val="Hyperlink"/>
            </w:rPr>
            <w:t xml:space="preserve">Theorem 21</w:t>
          </w:r>
        </w:ins>
      </w:hyperlink>
      <w:ins w:id="7854" w:author="PR Preview" w:date="2026-01-01T00:00:00Z">
        <w:r>
          <w:t xml:space="preserve">).</w:t>
        </w:r>
      </w:ins>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del w:id="7855" w:author="PR Preview" w:date="2026-01-01T00:00:00Z">
        <w:r>
          <w:rPr>
            <w:b/>
            <w:bCs/>
          </w:rPr>
          <w:delText xml:space="preserve">Example 84 (Two planes in</w:delText>
        </w:r>
      </w:del>
      <w:del w:id="7856" w:author="PR Preview" w:date="2026-01-01T00:00:00Z">
        <w:r>
          <w:rPr>
            <w:b/>
            <w:bCs/>
          </w:rPr>
          <w:delText xml:space="preserve"> </w:delText>
        </w:r>
      </w:del>
      <m:oMath>
        <m:sSup>
          <m:e>
            <m:r>
              <m:rPr>
                <m:scr m:val="double-struck"/>
                <m:sty m:val="p"/>
              </m:rPr>
              <m:t>R</m:t>
            </m:r>
          </m:e>
          <m:sup>
            <m:r>
              <m:t>3</m:t>
            </m:r>
          </m:sup>
        </m:sSup>
      </m:oMath>
      <w:del w:id="7857" w:author="PR Preview" w:date="2026-01-01T00:00:00Z">
        <w:r>
          <w:rPr>
            <w:b/>
            <w:bCs/>
          </w:rPr>
          <w:delText xml:space="preserve">)</w:delText>
        </w:r>
      </w:del>
      <w:del w:id="7858" w:author="PR Preview" w:date="2026-01-01T00:00:00Z">
        <w:r>
          <w:delText xml:space="preserve"> </w:delText>
        </w:r>
      </w:del>
      <w:del w:id="7859" w:author="PR Preview" w:date="2026-01-01T00:00:00Z">
        <w:r>
          <w:delText xml:space="preserve">Let</w:delText>
        </w:r>
      </w:del>
      <w:del w:id="7860"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7861" w:author="PR Preview" w:date="2026-01-01T00:00:00Z">
        <w:r>
          <w:delText xml:space="preserve">,</w:delText>
        </w:r>
      </w:del>
      <w:del w:id="7862" w:author="PR Preview" w:date="2026-01-01T00:00:00Z">
        <w:r>
          <w:delText xml:space="preserve"> </w:delText>
        </w:r>
      </w:del>
      <w:del w:id="7863" w:author="PR Preview" w:date="2026-01-01T00:00:00Z">
        <w:r>
          <w:delText xml:space="preserve">the plane</w:delText>
        </w:r>
      </w:del>
      <w:del w:id="7864" w:author="PR Preview" w:date="2026-01-01T00:00:00Z">
        <w:r>
          <w:delText xml:space="preserve"> </w:delText>
        </w:r>
      </w:del>
      <m:oMath>
        <m:r>
          <m:t>z</m:t>
        </m:r>
        <m:r>
          <m:rPr>
            <m:sty m:val="p"/>
          </m:rPr>
          <m:t>=</m:t>
        </m:r>
        <m:r>
          <m:t>0</m:t>
        </m:r>
      </m:oMath>
      <w:del w:id="7865" w:author="PR Preview" w:date="2026-01-01T00:00:00Z">
        <w:r>
          <w:delText xml:space="preserve">,</w:delText>
        </w:r>
      </w:del>
      <w:del w:id="7866" w:author="PR Preview" w:date="2026-01-01T00:00:00Z">
        <w:r>
          <w:delText xml:space="preserve"> </w:delText>
        </w:r>
      </w:del>
      <w:del w:id="7867" w:author="PR Preview" w:date="2026-01-01T00:00:00Z">
        <w:r>
          <w:delText xml:space="preserve">and</w:delText>
        </w:r>
      </w:del>
      <w:del w:id="7868"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7869" w:author="PR Preview" w:date="2026-01-01T00:00:00Z">
        <w:r>
          <w:delText xml:space="preserve">,</w:delText>
        </w:r>
      </w:del>
      <w:del w:id="7870" w:author="PR Preview" w:date="2026-01-01T00:00:00Z">
        <w:r>
          <w:delText xml:space="preserve"> </w:delText>
        </w:r>
      </w:del>
      <w:del w:id="7871" w:author="PR Preview" w:date="2026-01-01T00:00:00Z">
        <w:r>
          <w:delText xml:space="preserve">the plane</w:delText>
        </w:r>
      </w:del>
      <w:del w:id="7872" w:author="PR Preview" w:date="2026-01-01T00:00:00Z">
        <w:r>
          <w:delText xml:space="preserve"> </w:delText>
        </w:r>
      </w:del>
      <m:oMath>
        <m:r>
          <m:t>x</m:t>
        </m:r>
        <m:r>
          <m:rPr>
            <m:sty m:val="p"/>
          </m:rPr>
          <m:t>=</m:t>
        </m:r>
        <m:r>
          <m:t>0</m:t>
        </m:r>
      </m:oMath>
      <w:del w:id="7873" w:author="PR Preview" w:date="2026-01-01T00:00:00Z">
        <w:r>
          <w:delText xml:space="preserve">.</w:delText>
        </w:r>
      </w:del>
    </w:p>
    <w:p>
      <w:pPr>
        <w:pStyle w:val="BodyText"/>
      </w:pPr>
      <w:ins w:id="7874" w:author="PR Preview" w:date="2026-01-01T00:00:00Z">
        <w:r>
          <w:rPr>
            <w:b/>
            <w:bCs/>
          </w:rPr>
          <w:t xml:space="preserve">Example 83 (Two planes in</w:t>
        </w:r>
      </w:ins>
      <w:ins w:id="7875" w:author="PR Preview" w:date="2026-01-01T00:00:00Z">
        <w:r>
          <w:rPr>
            <w:b/>
            <w:bCs/>
          </w:rPr>
          <w:t xml:space="preserve"> </w:t>
        </w:r>
      </w:ins>
      <m:oMath>
        <m:sSup>
          <m:e>
            <m:r>
              <m:rPr>
                <m:scr m:val="double-struck"/>
                <m:sty m:val="p"/>
              </m:rPr>
              <m:t>R</m:t>
            </m:r>
          </m:e>
          <m:sup>
            <m:r>
              <m:t>3</m:t>
            </m:r>
          </m:sup>
        </m:sSup>
      </m:oMath>
      <w:ins w:id="7876" w:author="PR Preview" w:date="2026-01-01T00:00:00Z">
        <w:r>
          <w:rPr>
            <w:b/>
            <w:bCs/>
          </w:rPr>
          <w:t xml:space="preserve">)</w:t>
        </w:r>
      </w:ins>
      <w:ins w:id="7877" w:author="PR Preview" w:date="2026-01-01T00:00:00Z">
        <w:r>
          <w:t xml:space="preserve"> </w:t>
        </w:r>
      </w:ins>
      <w:ins w:id="7878" w:author="PR Preview" w:date="2026-01-01T00:00:00Z">
        <w:r>
          <w:t xml:space="preserve">Let</w:t>
        </w:r>
      </w:ins>
      <w:ins w:id="7879"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7880" w:author="PR Preview" w:date="2026-01-01T00:00:00Z">
        <w:r>
          <w:t xml:space="preserve">,</w:t>
        </w:r>
      </w:ins>
      <w:ins w:id="7881" w:author="PR Preview" w:date="2026-01-01T00:00:00Z">
        <w:r>
          <w:t xml:space="preserve"> </w:t>
        </w:r>
      </w:ins>
      <w:ins w:id="7882" w:author="PR Preview" w:date="2026-01-01T00:00:00Z">
        <w:r>
          <w:t xml:space="preserve">the plane</w:t>
        </w:r>
      </w:ins>
      <w:ins w:id="7883" w:author="PR Preview" w:date="2026-01-01T00:00:00Z">
        <w:r>
          <w:t xml:space="preserve"> </w:t>
        </w:r>
      </w:ins>
      <m:oMath>
        <m:r>
          <m:t>z</m:t>
        </m:r>
        <m:r>
          <m:rPr>
            <m:sty m:val="p"/>
          </m:rPr>
          <m:t>=</m:t>
        </m:r>
        <m:r>
          <m:t>0</m:t>
        </m:r>
      </m:oMath>
      <w:ins w:id="7884" w:author="PR Preview" w:date="2026-01-01T00:00:00Z">
        <w:r>
          <w:t xml:space="preserve">,</w:t>
        </w:r>
      </w:ins>
      <w:ins w:id="7885" w:author="PR Preview" w:date="2026-01-01T00:00:00Z">
        <w:r>
          <w:t xml:space="preserve"> </w:t>
        </w:r>
      </w:ins>
      <w:ins w:id="7886" w:author="PR Preview" w:date="2026-01-01T00:00:00Z">
        <w:r>
          <w:t xml:space="preserve">and</w:t>
        </w:r>
      </w:ins>
      <w:ins w:id="7887"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7888" w:author="PR Preview" w:date="2026-01-01T00:00:00Z">
        <w:r>
          <w:t xml:space="preserve">,</w:t>
        </w:r>
      </w:ins>
      <w:ins w:id="7889" w:author="PR Preview" w:date="2026-01-01T00:00:00Z">
        <w:r>
          <w:t xml:space="preserve"> </w:t>
        </w:r>
      </w:ins>
      <w:ins w:id="7890" w:author="PR Preview" w:date="2026-01-01T00:00:00Z">
        <w:r>
          <w:t xml:space="preserve">the plane</w:t>
        </w:r>
      </w:ins>
      <w:ins w:id="7891" w:author="PR Preview" w:date="2026-01-01T00:00:00Z">
        <w:r>
          <w:t xml:space="preserve"> </w:t>
        </w:r>
      </w:ins>
      <m:oMath>
        <m:r>
          <m:t>x</m:t>
        </m:r>
        <m:r>
          <m:rPr>
            <m:sty m:val="p"/>
          </m:rPr>
          <m:t>=</m:t>
        </m:r>
        <m:r>
          <m:t>0</m:t>
        </m:r>
      </m:oMath>
      <w:ins w:id="7892" w:author="PR Preview" w:date="2026-01-01T00:00:00Z">
        <w:r>
          <w:t xml:space="preserve">.</w:t>
        </w:r>
      </w:ins>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del w:id="7893" w:author="PR Preview" w:date="2026-01-01T00:00:00Z">
        <w:r>
          <w:rPr>
            <w:b/>
            <w:bCs/>
          </w:rPr>
          <w:delText xml:space="preserve">Theorem 49 (The dimension of a sum of subspaces)</w:delText>
        </w:r>
      </w:del>
      <w:del w:id="7894" w:author="PR Preview" w:date="2026-01-01T00:00:00Z">
        <w:r>
          <w:delText xml:space="preserve"> </w:delText>
        </w:r>
      </w:del>
      <w:del w:id="7895" w:author="PR Preview" w:date="2026-01-01T00:00:00Z">
        <w:r>
          <w:delText xml:space="preserve">If</w:delText>
        </w:r>
      </w:del>
      <w:del w:id="7896" w:author="PR Preview" w:date="2026-01-01T00:00:00Z">
        <w:r>
          <w:delText xml:space="preserve"> </w:delText>
        </w:r>
      </w:del>
      <m:oMath>
        <m:sSub>
          <m:e>
            <m:r>
              <m:rPr>
                <m:scr m:val="script"/>
                <m:sty m:val="p"/>
              </m:rPr>
              <m:t>S</m:t>
            </m:r>
          </m:e>
          <m:sub>
            <m:r>
              <m:t>1</m:t>
            </m:r>
          </m:sub>
        </m:sSub>
      </m:oMath>
      <w:del w:id="7897" w:author="PR Preview" w:date="2026-01-01T00:00:00Z">
        <w:r>
          <w:delText xml:space="preserve"> </w:delText>
        </w:r>
      </w:del>
      <w:del w:id="7898" w:author="PR Preview" w:date="2026-01-01T00:00:00Z">
        <w:r>
          <w:delText xml:space="preserve">and</w:delText>
        </w:r>
      </w:del>
      <w:del w:id="7899" w:author="PR Preview" w:date="2026-01-01T00:00:00Z">
        <w:r>
          <w:delText xml:space="preserve"> </w:delText>
        </w:r>
      </w:del>
      <m:oMath>
        <m:sSub>
          <m:e>
            <m:r>
              <m:rPr>
                <m:scr m:val="script"/>
                <m:sty m:val="p"/>
              </m:rPr>
              <m:t>S</m:t>
            </m:r>
          </m:e>
          <m:sub>
            <m:r>
              <m:t>2</m:t>
            </m:r>
          </m:sub>
        </m:sSub>
      </m:oMath>
      <w:del w:id="7900" w:author="PR Preview" w:date="2026-01-01T00:00:00Z">
        <w:r>
          <w:delText xml:space="preserve"> </w:delText>
        </w:r>
      </w:del>
      <w:del w:id="7901" w:author="PR Preview" w:date="2026-01-01T00:00:00Z">
        <w:r>
          <w:delText xml:space="preserve">are subspaces of</w:delText>
        </w:r>
      </w:del>
      <w:del w:id="7902" w:author="PR Preview" w:date="2026-01-01T00:00:00Z">
        <w:r>
          <w:delText xml:space="preserve"> </w:delText>
        </w:r>
      </w:del>
      <m:oMath>
        <m:sSup>
          <m:e>
            <m:r>
              <m:rPr>
                <m:scr m:val="double-struck"/>
                <m:sty m:val="p"/>
              </m:rPr>
              <m:t>R</m:t>
            </m:r>
          </m:e>
          <m:sup>
            <m:r>
              <m:t>p</m:t>
            </m:r>
          </m:sup>
        </m:sSup>
      </m:oMath>
      <w:del w:id="7903"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7904" w:author="PR Preview" w:date="2026-01-01T00:00:00Z">
        <w:r>
          <w:rPr>
            <w:i/>
            <w:iCs/>
          </w:rPr>
          <w:delText xml:space="preserve">Proof</w:delText>
        </w:r>
      </w:del>
      <w:del w:id="7905" w:author="PR Preview" w:date="2026-01-01T00:00:00Z">
        <w:r>
          <w:delText xml:space="preserve">. </w:delText>
        </w:r>
      </w:del>
      <w:del w:id="7906" w:author="PR Preview" w:date="2026-01-01T00:00:00Z">
        <w:r>
          <w:delText xml:space="preserve">All three sets in the formula are subspaces</w:delText>
        </w:r>
      </w:del>
      <w:del w:id="7907" w:author="PR Preview" w:date="2026-01-01T00:00:00Z">
        <w:r>
          <w:delText xml:space="preserve"> </w:delText>
        </w:r>
      </w:del>
      <w:del w:id="7908" w:author="PR Preview" w:date="2026-01-01T00:00:00Z">
        <w:r>
          <w:delText xml:space="preserve">(</w:delText>
        </w:r>
      </w:del>
      <w:hyperlink w:anchor="thm-sum-intersection-subspace">
        <w:del w:id="7909" w:author="PR Preview" w:date="2026-01-01T00:00:00Z">
          <w:r>
            <w:rPr>
              <w:rStyle w:val="Hyperlink"/>
            </w:rPr>
            <w:delText xml:space="preserve">Theorem 48</w:delText>
          </w:r>
        </w:del>
      </w:hyperlink>
      <w:del w:id="7910" w:author="PR Preview" w:date="2026-01-01T00:00:00Z">
        <w:r>
          <w:delText xml:space="preserve">),</w:delText>
        </w:r>
      </w:del>
      <w:del w:id="7911" w:author="PR Preview" w:date="2026-01-01T00:00:00Z">
        <w:r>
          <w:delText xml:space="preserve"> </w:delText>
        </w:r>
      </w:del>
      <w:del w:id="7912" w:author="PR Preview" w:date="2026-01-01T00:00:00Z">
        <w:r>
          <w:delText xml:space="preserve">so each has a dimension (</w:delText>
        </w:r>
      </w:del>
      <w:hyperlink w:anchor="def-dimension">
        <w:del w:id="7913" w:author="PR Preview" w:date="2026-01-01T00:00:00Z">
          <w:r>
            <w:rPr>
              <w:rStyle w:val="Hyperlink"/>
            </w:rPr>
            <w:delText xml:space="preserve">Definition 51</w:delText>
          </w:r>
        </w:del>
      </w:hyperlink>
      <w:del w:id="7914" w:author="PR Preview" w:date="2026-01-01T00:00:00Z">
        <w:r>
          <w:delText xml:space="preserve">).</w:delText>
        </w:r>
      </w:del>
      <w:del w:id="7915" w:author="PR Preview" w:date="2026-01-01T00:00:00Z">
        <w:r>
          <w:delText xml:space="preserve"> </w:delText>
        </w:r>
      </w:del>
      <w:del w:id="7916" w:author="PR Preview" w:date="2026-01-01T00:00:00Z">
        <w:r>
          <w:delText xml:space="preserve">Let</w:delText>
        </w:r>
      </w:del>
      <w:del w:id="7917"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7918" w:author="PR Preview" w:date="2026-01-01T00:00:00Z">
        <w:r>
          <w:delText xml:space="preserve">,</w:delText>
        </w:r>
      </w:del>
      <w:del w:id="7919"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7920" w:author="PR Preview" w:date="2026-01-01T00:00:00Z">
        <w:r>
          <w:delText xml:space="preserve"> </w:delText>
        </w:r>
      </w:del>
      <w:del w:id="7921" w:author="PR Preview" w:date="2026-01-01T00:00:00Z">
        <w:r>
          <w:delText xml:space="preserve">and</w:delText>
        </w:r>
      </w:del>
      <w:del w:id="7922"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7923" w:author="PR Preview" w:date="2026-01-01T00:00:00Z">
        <w:r>
          <w:delText xml:space="preserve">.</w:delText>
        </w:r>
      </w:del>
    </w:p>
    <w:p>
      <w:pPr>
        <w:pStyle w:val="BodyText"/>
      </w:pPr>
      <w:del w:id="7924" w:author="PR Preview" w:date="2026-01-01T00:00:00Z">
        <w:r>
          <w:rPr>
            <w:b/>
            <w:bCs/>
          </w:rPr>
          <w:delText xml:space="preserve">Build a list.</w:delText>
        </w:r>
      </w:del>
      <w:del w:id="7925" w:author="PR Preview" w:date="2026-01-01T00:00:00Z">
        <w:r>
          <w:delText xml:space="preserve"> </w:delText>
        </w:r>
      </w:del>
      <w:del w:id="7926" w:author="PR Preview" w:date="2026-01-01T00:00:00Z">
        <w:r>
          <w:delText xml:space="preserve">Choose a basis</w:delText>
        </w:r>
      </w:del>
      <w:del w:id="7927" w:author="PR Preview" w:date="2026-01-01T00:00:00Z">
        <w:r>
          <w:delText xml:space="preserve"> </w:delText>
        </w:r>
      </w:del>
      <w:del w:id="7928" w:author="PR Preview" w:date="2026-01-01T00:00:00Z">
        <w:r>
          <w:delText xml:space="preserve">$\mathord{\smash[b]{\underset{\raise.3ex\hbox{$\scriptstyle\sim$}}{z}}\vphantom{z}}_1, \ldots, \mathord{\smash[b]{\underset{\raise.3ex\hbox{$\scriptstyle\sim$}}{z}}\vphantom{z}}_k$</w:delText>
        </w:r>
      </w:del>
      <w:del w:id="7929" w:author="PR Preview" w:date="2026-01-01T00:00:00Z">
        <w:r>
          <w:delText xml:space="preserve"> </w:delText>
        </w:r>
      </w:del>
      <w:del w:id="7930" w:author="PR Preview" w:date="2026-01-01T00:00:00Z">
        <w:r>
          <w:delText xml:space="preserve">of</w:delText>
        </w:r>
      </w:del>
      <w:del w:id="793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932" w:author="PR Preview" w:date="2026-01-01T00:00:00Z">
        <w:r>
          <w:delText xml:space="preserve"> </w:delText>
        </w:r>
      </w:del>
      <w:del w:id="7933" w:author="PR Preview" w:date="2026-01-01T00:00:00Z">
        <w:r>
          <w:delText xml:space="preserve">(</w:delText>
        </w:r>
      </w:del>
      <w:hyperlink w:anchor="thm-extend-basis">
        <w:del w:id="7934" w:author="PR Preview" w:date="2026-01-01T00:00:00Z">
          <w:r>
            <w:rPr>
              <w:rStyle w:val="Hyperlink"/>
            </w:rPr>
            <w:delText xml:space="preserve">Theorem 30</w:delText>
          </w:r>
        </w:del>
      </w:hyperlink>
      <w:del w:id="7935" w:author="PR Preview" w:date="2026-01-01T00:00:00Z">
        <w:r>
          <w:delText xml:space="preserve">).</w:delText>
        </w:r>
      </w:del>
      <w:del w:id="7936" w:author="PR Preview" w:date="2026-01-01T00:00:00Z">
        <w:r>
          <w:delText xml:space="preserve"> </w:delText>
        </w:r>
      </w:del>
      <w:del w:id="7937" w:author="PR Preview" w:date="2026-01-01T00:00:00Z">
        <w:r>
          <w:delText xml:space="preserve">These vectors are linearly independent and lie in</w:delText>
        </w:r>
      </w:del>
      <w:del w:id="7938" w:author="PR Preview" w:date="2026-01-01T00:00:00Z">
        <w:r>
          <w:delText xml:space="preserve"> </w:delText>
        </w:r>
      </w:del>
      <m:oMath>
        <m:sSub>
          <m:e>
            <m:r>
              <m:rPr>
                <m:scr m:val="script"/>
                <m:sty m:val="p"/>
              </m:rPr>
              <m:t>S</m:t>
            </m:r>
          </m:e>
          <m:sub>
            <m:r>
              <m:t>1</m:t>
            </m:r>
          </m:sub>
        </m:sSub>
      </m:oMath>
      <w:del w:id="7939" w:author="PR Preview" w:date="2026-01-01T00:00:00Z">
        <w:r>
          <w:delText xml:space="preserve">,</w:delText>
        </w:r>
      </w:del>
      <w:del w:id="7940" w:author="PR Preview" w:date="2026-01-01T00:00:00Z">
        <w:r>
          <w:delText xml:space="preserve"> </w:delText>
        </w:r>
      </w:del>
      <w:del w:id="7941" w:author="PR Preview" w:date="2026-01-01T00:00:00Z">
        <w:r>
          <w:delText xml:space="preserve">so</w:delText>
        </w:r>
      </w:del>
      <w:del w:id="7942" w:author="PR Preview" w:date="2026-01-01T00:00:00Z">
        <w:r>
          <w:delText xml:space="preserve"> </w:delText>
        </w:r>
      </w:del>
      <w:hyperlink w:anchor="thm-extend-basis">
        <w:del w:id="7943" w:author="PR Preview" w:date="2026-01-01T00:00:00Z">
          <w:r>
            <w:rPr>
              <w:rStyle w:val="Hyperlink"/>
            </w:rPr>
            <w:delText xml:space="preserve">Theorem 30</w:delText>
          </w:r>
        </w:del>
      </w:hyperlink>
      <w:del w:id="7944" w:author="PR Preview" w:date="2026-01-01T00:00:00Z">
        <w:r>
          <w:delText xml:space="preserve"> </w:delText>
        </w:r>
      </w:del>
      <w:del w:id="7945" w:author="PR Preview" w:date="2026-01-01T00:00:00Z">
        <w:r>
          <w:delText xml:space="preserve">extends them to a basis</w:delText>
        </w:r>
      </w:del>
      <w:del w:id="7946" w:author="PR Preview" w:date="2026-01-01T00:00:00Z">
        <w:r>
          <w:delText xml:space="preserve"> </w:delText>
        </w:r>
      </w:del>
      <w:del w:id="7947" w:author="PR Preview" w:date="2026-01-01T00:00:00Z">
        <w:r>
          <w:delText xml:space="preserve">$\mathord{\smash[b]{\underset{\raise.3ex\hbox{$\scriptstyle\sim$}}{z}}\vphantom{z}}_1, \ldots, \mathord{\smash[b]{\underset{\raise.3ex\hbox{$\scriptstyle\sim$}}{z}}\vphantom{z}}_k, \mathord{\smash[b]{\underset{\raise.3ex\hbox{$\scriptstyle\sim$}}{x}}\vphantom{x}}_1, \ldots, \mathord{\smash[b]{\underset{\raise.3ex\hbox{$\scriptstyle\sim$}}{x}}\vphantom{x}}_{d_1 - k}$</w:delText>
        </w:r>
      </w:del>
      <w:del w:id="7948" w:author="PR Preview" w:date="2026-01-01T00:00:00Z">
        <w:r>
          <w:delText xml:space="preserve"> </w:delText>
        </w:r>
      </w:del>
      <w:del w:id="7949" w:author="PR Preview" w:date="2026-01-01T00:00:00Z">
        <w:r>
          <w:delText xml:space="preserve">of</w:delText>
        </w:r>
      </w:del>
      <w:del w:id="7950" w:author="PR Preview" w:date="2026-01-01T00:00:00Z">
        <w:r>
          <w:delText xml:space="preserve"> </w:delText>
        </w:r>
      </w:del>
      <m:oMath>
        <m:sSub>
          <m:e>
            <m:r>
              <m:rPr>
                <m:scr m:val="script"/>
                <m:sty m:val="p"/>
              </m:rPr>
              <m:t>S</m:t>
            </m:r>
          </m:e>
          <m:sub>
            <m:r>
              <m:t>1</m:t>
            </m:r>
          </m:sub>
        </m:sSub>
      </m:oMath>
      <w:del w:id="7951" w:author="PR Preview" w:date="2026-01-01T00:00:00Z">
        <w:r>
          <w:delText xml:space="preserve">,</w:delText>
        </w:r>
      </w:del>
      <w:del w:id="7952" w:author="PR Preview" w:date="2026-01-01T00:00:00Z">
        <w:r>
          <w:delText xml:space="preserve"> </w:delText>
        </w:r>
      </w:del>
      <w:del w:id="7953" w:author="PR Preview" w:date="2026-01-01T00:00:00Z">
        <w:r>
          <w:delText xml:space="preserve">which has</w:delText>
        </w:r>
      </w:del>
      <w:del w:id="7954" w:author="PR Preview" w:date="2026-01-01T00:00:00Z">
        <w:r>
          <w:delText xml:space="preserve"> </w:delText>
        </w:r>
      </w:del>
      <m:oMath>
        <m:sSub>
          <m:e>
            <m:r>
              <m:t>d</m:t>
            </m:r>
          </m:e>
          <m:sub>
            <m:r>
              <m:t>1</m:t>
            </m:r>
          </m:sub>
        </m:sSub>
      </m:oMath>
      <w:del w:id="7955" w:author="PR Preview" w:date="2026-01-01T00:00:00Z">
        <w:r>
          <w:delText xml:space="preserve"> </w:delText>
        </w:r>
      </w:del>
      <w:del w:id="7956" w:author="PR Preview" w:date="2026-01-01T00:00:00Z">
        <w:r>
          <w:delText xml:space="preserve">vectors (</w:delText>
        </w:r>
      </w:del>
      <w:hyperlink w:anchor="thm-basis-size">
        <w:del w:id="7957" w:author="PR Preview" w:date="2026-01-01T00:00:00Z">
          <w:r>
            <w:rPr>
              <w:rStyle w:val="Hyperlink"/>
            </w:rPr>
            <w:delText xml:space="preserve">Theorem 28</w:delText>
          </w:r>
        </w:del>
      </w:hyperlink>
      <w:del w:id="7958" w:author="PR Preview" w:date="2026-01-01T00:00:00Z">
        <w:r>
          <w:delText xml:space="preserve">).</w:delText>
        </w:r>
      </w:del>
      <w:del w:id="7959" w:author="PR Preview" w:date="2026-01-01T00:00:00Z">
        <w:r>
          <w:delText xml:space="preserve"> </w:delText>
        </w:r>
      </w:del>
      <w:del w:id="7960" w:author="PR Preview" w:date="2026-01-01T00:00:00Z">
        <w:r>
          <w:delText xml:space="preserve">In the same way, extend them to a basis</w:delText>
        </w:r>
      </w:del>
      <w:del w:id="7961" w:author="PR Preview" w:date="2026-01-01T00:00:00Z">
        <w:r>
          <w:delText xml:space="preserve"> </w:delText>
        </w:r>
      </w:del>
      <w:del w:id="7962" w:author="PR Preview" w:date="2026-01-01T00:00:00Z">
        <w:r>
          <w:delText xml:space="preserve">$\mathord{\smash[b]{\underset{\raise.3ex\hbox{$\scriptstyle\sim$}}{z}}\vphantom{z}}_1, \ldots, \mathord{\smash[b]{\underset{\raise.3ex\hbox{$\scriptstyle\sim$}}{z}}\vphantom{z}}_k, \mathord{\smash[b]{\underset{\raise.3ex\hbox{$\scriptstyle\sim$}}{y}}\vphantom{y}}_1, \ldots, \mathord{\smash[b]{\underset{\raise.3ex\hbox{$\scriptstyle\sim$}}{y}}\vphantom{y}}_{d_2 - k}$</w:delText>
        </w:r>
      </w:del>
      <w:del w:id="7963" w:author="PR Preview" w:date="2026-01-01T00:00:00Z">
        <w:r>
          <w:delText xml:space="preserve"> </w:delText>
        </w:r>
      </w:del>
      <w:del w:id="7964" w:author="PR Preview" w:date="2026-01-01T00:00:00Z">
        <w:r>
          <w:delText xml:space="preserve">of</w:delText>
        </w:r>
      </w:del>
      <w:del w:id="7965" w:author="PR Preview" w:date="2026-01-01T00:00:00Z">
        <w:r>
          <w:delText xml:space="preserve"> </w:delText>
        </w:r>
      </w:del>
      <m:oMath>
        <m:sSub>
          <m:e>
            <m:r>
              <m:rPr>
                <m:scr m:val="script"/>
                <m:sty m:val="p"/>
              </m:rPr>
              <m:t>S</m:t>
            </m:r>
          </m:e>
          <m:sub>
            <m:r>
              <m:t>2</m:t>
            </m:r>
          </m:sub>
        </m:sSub>
      </m:oMath>
      <w:del w:id="7966" w:author="PR Preview" w:date="2026-01-01T00:00:00Z">
        <w:r>
          <w:delText xml:space="preserve">.</w:delText>
        </w:r>
      </w:del>
      <w:del w:id="7967" w:author="PR Preview" w:date="2026-01-01T00:00:00Z">
        <w:r>
          <w:delText xml:space="preserve"> </w:delText>
        </w:r>
      </w:del>
      <w:del w:id="7968" w:author="PR Preview" w:date="2026-01-01T00:00:00Z">
        <w:r>
          <w:delText xml:space="preserve">We show that the</w:delText>
        </w:r>
      </w:del>
      <w:del w:id="7969" w:author="PR Preview" w:date="2026-01-01T00:00:00Z">
        <w:r>
          <w:delText xml:space="preserve"> </w:delText>
        </w:r>
      </w:del>
      <w:del w:id="7970" w:author="PR Preview" w:date="2026-01-01T00:00:00Z">
        <w:r>
          <w:delText xml:space="preserve">$\mathord{\smash[b]{\underset{\raise.3ex\hbox{$\scriptstyle\sim$}}{z}}\vphantom{z}}$</w:delText>
        </w:r>
      </w:del>
      <w:del w:id="7971" w:author="PR Preview" w:date="2026-01-01T00:00:00Z">
        <w:r>
          <w:delText xml:space="preserve">’s,</w:delText>
        </w:r>
      </w:del>
      <w:del w:id="7972" w:author="PR Preview" w:date="2026-01-01T00:00:00Z">
        <w:r>
          <w:delText xml:space="preserve"> </w:delText>
        </w:r>
      </w:del>
      <w:del w:id="7973" w:author="PR Preview" w:date="2026-01-01T00:00:00Z">
        <w:r>
          <w:delText xml:space="preserve">$\mathord{\smash[b]{\underset{\raise.3ex\hbox{$\scriptstyle\sim$}}{x}}\vphantom{x}}$</w:delText>
        </w:r>
      </w:del>
      <w:del w:id="7974" w:author="PR Preview" w:date="2026-01-01T00:00:00Z">
        <w:r>
          <w:delText xml:space="preserve">’s and</w:delText>
        </w:r>
      </w:del>
      <w:del w:id="7975" w:author="PR Preview" w:date="2026-01-01T00:00:00Z">
        <w:r>
          <w:delText xml:space="preserve"> </w:delText>
        </w:r>
      </w:del>
      <w:del w:id="7976" w:author="PR Preview" w:date="2026-01-01T00:00:00Z">
        <w:r>
          <w:delText xml:space="preserve">$\mathord{\smash[b]{\underset{\raise.3ex\hbox{$\scriptstyle\sim$}}{y}}\vphantom{y}}$</w:delText>
        </w:r>
      </w:del>
      <w:del w:id="7977" w:author="PR Preview" w:date="2026-01-01T00:00:00Z">
        <w:r>
          <w:delText xml:space="preserve">’s together,</w:delText>
        </w:r>
      </w:del>
      <w:del w:id="7978"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7979" w:author="PR Preview" w:date="2026-01-01T00:00:00Z">
        <w:r>
          <w:delText xml:space="preserve"> </w:delText>
        </w:r>
      </w:del>
      <w:del w:id="7980" w:author="PR Preview" w:date="2026-01-01T00:00:00Z">
        <w:r>
          <w:delText xml:space="preserve">vectors,</w:delText>
        </w:r>
      </w:del>
      <w:del w:id="7981" w:author="PR Preview" w:date="2026-01-01T00:00:00Z">
        <w:r>
          <w:delText xml:space="preserve"> </w:delText>
        </w:r>
      </w:del>
      <w:del w:id="7982" w:author="PR Preview" w:date="2026-01-01T00:00:00Z">
        <w:r>
          <w:delText xml:space="preserve">are a basis of</w:delText>
        </w:r>
      </w:del>
      <w:del w:id="798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984" w:author="PR Preview" w:date="2026-01-01T00:00:00Z">
        <w:r>
          <w:delText xml:space="preserve"> </w:delText>
        </w:r>
      </w:del>
      <w:del w:id="7985" w:author="PR Preview" w:date="2026-01-01T00:00:00Z">
        <w:r>
          <w:delText xml:space="preserve">(</w:delText>
        </w:r>
      </w:del>
      <w:hyperlink w:anchor="def-basis">
        <w:del w:id="7986" w:author="PR Preview" w:date="2026-01-01T00:00:00Z">
          <w:r>
            <w:rPr>
              <w:rStyle w:val="Hyperlink"/>
            </w:rPr>
            <w:delText xml:space="preserve">Definition 48</w:delText>
          </w:r>
        </w:del>
      </w:hyperlink>
      <w:del w:id="7987" w:author="PR Preview" w:date="2026-01-01T00:00:00Z">
        <w:r>
          <w:delText xml:space="preserve">).</w:delText>
        </w:r>
      </w:del>
    </w:p>
    <w:p>
      <w:pPr>
        <w:pStyle w:val="FirstParagraph"/>
      </w:pPr>
      <w:ins w:id="7988" w:author="PR Preview" w:date="2026-01-01T00:00:00Z">
        <w:r>
          <w:rPr>
            <w:b/>
            <w:bCs/>
          </w:rPr>
          <w:t xml:space="preserve">Theorem 48 (The dimension of a sum of subspaces)</w:t>
        </w:r>
      </w:ins>
      <w:ins w:id="7989" w:author="PR Preview" w:date="2026-01-01T00:00:00Z">
        <w:r>
          <w:t xml:space="preserve"> </w:t>
        </w:r>
      </w:ins>
      <w:ins w:id="7990" w:author="PR Preview" w:date="2026-01-01T00:00:00Z">
        <w:r>
          <w:t xml:space="preserve">If</w:t>
        </w:r>
      </w:ins>
      <w:ins w:id="7991" w:author="PR Preview" w:date="2026-01-01T00:00:00Z">
        <w:r>
          <w:t xml:space="preserve"> </w:t>
        </w:r>
      </w:ins>
      <m:oMath>
        <m:sSub>
          <m:e>
            <m:r>
              <m:rPr>
                <m:scr m:val="script"/>
                <m:sty m:val="p"/>
              </m:rPr>
              <m:t>S</m:t>
            </m:r>
          </m:e>
          <m:sub>
            <m:r>
              <m:t>1</m:t>
            </m:r>
          </m:sub>
        </m:sSub>
      </m:oMath>
      <w:ins w:id="7992" w:author="PR Preview" w:date="2026-01-01T00:00:00Z">
        <w:r>
          <w:t xml:space="preserve"> </w:t>
        </w:r>
      </w:ins>
      <w:ins w:id="7993" w:author="PR Preview" w:date="2026-01-01T00:00:00Z">
        <w:r>
          <w:t xml:space="preserve">and</w:t>
        </w:r>
      </w:ins>
      <w:ins w:id="7994" w:author="PR Preview" w:date="2026-01-01T00:00:00Z">
        <w:r>
          <w:t xml:space="preserve"> </w:t>
        </w:r>
      </w:ins>
      <m:oMath>
        <m:sSub>
          <m:e>
            <m:r>
              <m:rPr>
                <m:scr m:val="script"/>
                <m:sty m:val="p"/>
              </m:rPr>
              <m:t>S</m:t>
            </m:r>
          </m:e>
          <m:sub>
            <m:r>
              <m:t>2</m:t>
            </m:r>
          </m:sub>
        </m:sSub>
      </m:oMath>
      <w:ins w:id="7995" w:author="PR Preview" w:date="2026-01-01T00:00:00Z">
        <w:r>
          <w:t xml:space="preserve"> </w:t>
        </w:r>
      </w:ins>
      <w:ins w:id="7996" w:author="PR Preview" w:date="2026-01-01T00:00:00Z">
        <w:r>
          <w:t xml:space="preserve">are subspaces of</w:t>
        </w:r>
      </w:ins>
      <w:ins w:id="7997" w:author="PR Preview" w:date="2026-01-01T00:00:00Z">
        <w:r>
          <w:t xml:space="preserve"> </w:t>
        </w:r>
      </w:ins>
      <m:oMath>
        <m:sSup>
          <m:e>
            <m:r>
              <m:rPr>
                <m:scr m:val="double-struck"/>
                <m:sty m:val="p"/>
              </m:rPr>
              <m:t>R</m:t>
            </m:r>
          </m:e>
          <m:sup>
            <m:r>
              <m:t>p</m:t>
            </m:r>
          </m:sup>
        </m:sSup>
      </m:oMath>
      <w:ins w:id="7998"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ins w:id="7999" w:author="PR Preview" w:date="2026-01-01T00:00:00Z">
        <w:r>
          <w:rPr>
            <w:i/>
            <w:iCs/>
          </w:rPr>
          <w:t xml:space="preserve">Proof</w:t>
        </w:r>
      </w:ins>
      <w:ins w:id="8000" w:author="PR Preview" w:date="2026-01-01T00:00:00Z">
        <w:r>
          <w:t xml:space="preserve">. </w:t>
        </w:r>
      </w:ins>
      <w:ins w:id="8001" w:author="PR Preview" w:date="2026-01-01T00:00:00Z">
        <w:r>
          <w:t xml:space="preserve">All three sets in the formula are subspaces</w:t>
        </w:r>
      </w:ins>
      <w:ins w:id="8002" w:author="PR Preview" w:date="2026-01-01T00:00:00Z">
        <w:r>
          <w:t xml:space="preserve"> </w:t>
        </w:r>
      </w:ins>
      <w:ins w:id="8003" w:author="PR Preview" w:date="2026-01-01T00:00:00Z">
        <w:r>
          <w:t xml:space="preserve">(</w:t>
        </w:r>
      </w:ins>
      <w:hyperlink w:anchor="thm-sum-intersection-subspace">
        <w:ins w:id="8004" w:author="PR Preview" w:date="2026-01-01T00:00:00Z">
          <w:r>
            <w:rPr>
              <w:rStyle w:val="Hyperlink"/>
            </w:rPr>
            <w:t xml:space="preserve">Theorem 47</w:t>
          </w:r>
        </w:ins>
      </w:hyperlink>
      <w:ins w:id="8005" w:author="PR Preview" w:date="2026-01-01T00:00:00Z">
        <w:r>
          <w:t xml:space="preserve">),</w:t>
        </w:r>
      </w:ins>
      <w:ins w:id="8006" w:author="PR Preview" w:date="2026-01-01T00:00:00Z">
        <w:r>
          <w:t xml:space="preserve"> </w:t>
        </w:r>
      </w:ins>
      <w:ins w:id="8007" w:author="PR Preview" w:date="2026-01-01T00:00:00Z">
        <w:r>
          <w:t xml:space="preserve">so each has a dimension (</w:t>
        </w:r>
      </w:ins>
      <w:hyperlink w:anchor="def-dimension">
        <w:ins w:id="8008" w:author="PR Preview" w:date="2026-01-01T00:00:00Z">
          <w:r>
            <w:rPr>
              <w:rStyle w:val="Hyperlink"/>
            </w:rPr>
            <w:t xml:space="preserve">Definition 51</w:t>
          </w:r>
        </w:ins>
      </w:hyperlink>
      <w:ins w:id="8009" w:author="PR Preview" w:date="2026-01-01T00:00:00Z">
        <w:r>
          <w:t xml:space="preserve">).</w:t>
        </w:r>
      </w:ins>
      <w:ins w:id="8010" w:author="PR Preview" w:date="2026-01-01T00:00:00Z">
        <w:r>
          <w:t xml:space="preserve"> </w:t>
        </w:r>
      </w:ins>
      <w:ins w:id="8011" w:author="PR Preview" w:date="2026-01-01T00:00:00Z">
        <w:r>
          <w:t xml:space="preserve">Let</w:t>
        </w:r>
      </w:ins>
      <w:ins w:id="8012"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8013" w:author="PR Preview" w:date="2026-01-01T00:00:00Z">
        <w:r>
          <w:t xml:space="preserve">,</w:t>
        </w:r>
      </w:ins>
      <w:ins w:id="8014"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8015" w:author="PR Preview" w:date="2026-01-01T00:00:00Z">
        <w:r>
          <w:t xml:space="preserve"> </w:t>
        </w:r>
      </w:ins>
      <w:ins w:id="8016" w:author="PR Preview" w:date="2026-01-01T00:00:00Z">
        <w:r>
          <w:t xml:space="preserve">and</w:t>
        </w:r>
      </w:ins>
      <w:ins w:id="8017"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8018" w:author="PR Preview" w:date="2026-01-01T00:00:00Z">
        <w:r>
          <w:t xml:space="preserve">.</w:t>
        </w:r>
      </w:ins>
    </w:p>
    <w:p>
      <w:pPr>
        <w:pStyle w:val="BodyText"/>
      </w:pPr>
      <w:ins w:id="8019" w:author="PR Preview" w:date="2026-01-01T00:00:00Z">
        <w:r>
          <w:rPr>
            <w:b/>
            <w:bCs/>
          </w:rPr>
          <w:t xml:space="preserve">Build a list.</w:t>
        </w:r>
      </w:ins>
      <w:ins w:id="8020" w:author="PR Preview" w:date="2026-01-01T00:00:00Z">
        <w:r>
          <w:t xml:space="preserve"> </w:t>
        </w:r>
      </w:ins>
      <w:ins w:id="8021" w:author="PR Preview" w:date="2026-01-01T00:00:00Z">
        <w:r>
          <w:t xml:space="preserve">Choose a basis</w:t>
        </w:r>
      </w:ins>
      <w:ins w:id="8022" w:author="PR Preview" w:date="2026-01-01T00:00:00Z">
        <w:r>
          <w:t xml:space="preserve"> </w:t>
        </w:r>
      </w:ins>
      <w:ins w:id="8023" w:author="PR Preview" w:date="2026-01-01T00:00:00Z">
        <w:r>
          <w:t xml:space="preserve">$\mathord{\smash[b]{\underset{\raise.3ex\hbox{$\scriptstyle\sim$}}{z}}\vphantom{z}}_1, \ldots, \mathord{\smash[b]{\underset{\raise.3ex\hbox{$\scriptstyle\sim$}}{z}}\vphantom{z}}_k$</w:t>
        </w:r>
      </w:ins>
      <w:ins w:id="8024" w:author="PR Preview" w:date="2026-01-01T00:00:00Z">
        <w:r>
          <w:t xml:space="preserve"> </w:t>
        </w:r>
      </w:ins>
      <w:ins w:id="8025" w:author="PR Preview" w:date="2026-01-01T00:00:00Z">
        <w:r>
          <w:t xml:space="preserve">of</w:t>
        </w:r>
      </w:ins>
      <w:ins w:id="8026"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8027" w:author="PR Preview" w:date="2026-01-01T00:00:00Z">
        <w:r>
          <w:t xml:space="preserve"> </w:t>
        </w:r>
      </w:ins>
      <w:ins w:id="8028" w:author="PR Preview" w:date="2026-01-01T00:00:00Z">
        <w:r>
          <w:t xml:space="preserve">(</w:t>
        </w:r>
      </w:ins>
      <w:hyperlink w:anchor="thm-extend-basis">
        <w:ins w:id="8029" w:author="PR Preview" w:date="2026-01-01T00:00:00Z">
          <w:r>
            <w:rPr>
              <w:rStyle w:val="Hyperlink"/>
            </w:rPr>
            <w:t xml:space="preserve">Theorem 29</w:t>
          </w:r>
        </w:ins>
      </w:hyperlink>
      <w:ins w:id="8030" w:author="PR Preview" w:date="2026-01-01T00:00:00Z">
        <w:r>
          <w:t xml:space="preserve">).</w:t>
        </w:r>
      </w:ins>
      <w:ins w:id="8031" w:author="PR Preview" w:date="2026-01-01T00:00:00Z">
        <w:r>
          <w:t xml:space="preserve"> </w:t>
        </w:r>
      </w:ins>
      <w:ins w:id="8032" w:author="PR Preview" w:date="2026-01-01T00:00:00Z">
        <w:r>
          <w:t xml:space="preserve">These vectors are linearly independent and lie in</w:t>
        </w:r>
      </w:ins>
      <w:ins w:id="8033" w:author="PR Preview" w:date="2026-01-01T00:00:00Z">
        <w:r>
          <w:t xml:space="preserve"> </w:t>
        </w:r>
      </w:ins>
      <m:oMath>
        <m:sSub>
          <m:e>
            <m:r>
              <m:rPr>
                <m:scr m:val="script"/>
                <m:sty m:val="p"/>
              </m:rPr>
              <m:t>S</m:t>
            </m:r>
          </m:e>
          <m:sub>
            <m:r>
              <m:t>1</m:t>
            </m:r>
          </m:sub>
        </m:sSub>
      </m:oMath>
      <w:ins w:id="8034" w:author="PR Preview" w:date="2026-01-01T00:00:00Z">
        <w:r>
          <w:t xml:space="preserve">,</w:t>
        </w:r>
      </w:ins>
      <w:ins w:id="8035" w:author="PR Preview" w:date="2026-01-01T00:00:00Z">
        <w:r>
          <w:t xml:space="preserve"> </w:t>
        </w:r>
      </w:ins>
      <w:ins w:id="8036" w:author="PR Preview" w:date="2026-01-01T00:00:00Z">
        <w:r>
          <w:t xml:space="preserve">so</w:t>
        </w:r>
      </w:ins>
      <w:ins w:id="8037" w:author="PR Preview" w:date="2026-01-01T00:00:00Z">
        <w:r>
          <w:t xml:space="preserve"> </w:t>
        </w:r>
      </w:ins>
      <w:hyperlink w:anchor="thm-extend-basis">
        <w:ins w:id="8038" w:author="PR Preview" w:date="2026-01-01T00:00:00Z">
          <w:r>
            <w:rPr>
              <w:rStyle w:val="Hyperlink"/>
            </w:rPr>
            <w:t xml:space="preserve">Theorem 29</w:t>
          </w:r>
        </w:ins>
      </w:hyperlink>
      <w:ins w:id="8039" w:author="PR Preview" w:date="2026-01-01T00:00:00Z">
        <w:r>
          <w:t xml:space="preserve"> </w:t>
        </w:r>
      </w:ins>
      <w:ins w:id="8040" w:author="PR Preview" w:date="2026-01-01T00:00:00Z">
        <w:r>
          <w:t xml:space="preserve">extends them to a basis</w:t>
        </w:r>
      </w:ins>
      <w:ins w:id="8041" w:author="PR Preview" w:date="2026-01-01T00:00:00Z">
        <w:r>
          <w:t xml:space="preserve"> </w:t>
        </w:r>
      </w:ins>
      <w:ins w:id="8042"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8043" w:author="PR Preview" w:date="2026-01-01T00:00:00Z">
        <w:r>
          <w:t xml:space="preserve"> </w:t>
        </w:r>
      </w:ins>
      <w:ins w:id="8044" w:author="PR Preview" w:date="2026-01-01T00:00:00Z">
        <w:r>
          <w:t xml:space="preserve">of</w:t>
        </w:r>
      </w:ins>
      <w:ins w:id="8045" w:author="PR Preview" w:date="2026-01-01T00:00:00Z">
        <w:r>
          <w:t xml:space="preserve"> </w:t>
        </w:r>
      </w:ins>
      <m:oMath>
        <m:sSub>
          <m:e>
            <m:r>
              <m:rPr>
                <m:scr m:val="script"/>
                <m:sty m:val="p"/>
              </m:rPr>
              <m:t>S</m:t>
            </m:r>
          </m:e>
          <m:sub>
            <m:r>
              <m:t>1</m:t>
            </m:r>
          </m:sub>
        </m:sSub>
      </m:oMath>
      <w:ins w:id="8046" w:author="PR Preview" w:date="2026-01-01T00:00:00Z">
        <w:r>
          <w:t xml:space="preserve">,</w:t>
        </w:r>
      </w:ins>
      <w:ins w:id="8047" w:author="PR Preview" w:date="2026-01-01T00:00:00Z">
        <w:r>
          <w:t xml:space="preserve"> </w:t>
        </w:r>
      </w:ins>
      <w:ins w:id="8048" w:author="PR Preview" w:date="2026-01-01T00:00:00Z">
        <w:r>
          <w:t xml:space="preserve">which has</w:t>
        </w:r>
      </w:ins>
      <w:ins w:id="8049" w:author="PR Preview" w:date="2026-01-01T00:00:00Z">
        <w:r>
          <w:t xml:space="preserve"> </w:t>
        </w:r>
      </w:ins>
      <m:oMath>
        <m:sSub>
          <m:e>
            <m:r>
              <m:t>d</m:t>
            </m:r>
          </m:e>
          <m:sub>
            <m:r>
              <m:t>1</m:t>
            </m:r>
          </m:sub>
        </m:sSub>
      </m:oMath>
      <w:ins w:id="8050" w:author="PR Preview" w:date="2026-01-01T00:00:00Z">
        <w:r>
          <w:t xml:space="preserve"> </w:t>
        </w:r>
      </w:ins>
      <w:ins w:id="8051" w:author="PR Preview" w:date="2026-01-01T00:00:00Z">
        <w:r>
          <w:t xml:space="preserve">vectors (</w:t>
        </w:r>
      </w:ins>
      <w:hyperlink w:anchor="thm-basis-size">
        <w:ins w:id="8052" w:author="PR Preview" w:date="2026-01-01T00:00:00Z">
          <w:r>
            <w:rPr>
              <w:rStyle w:val="Hyperlink"/>
            </w:rPr>
            <w:t xml:space="preserve">Theorem 27</w:t>
          </w:r>
        </w:ins>
      </w:hyperlink>
      <w:ins w:id="8053" w:author="PR Preview" w:date="2026-01-01T00:00:00Z">
        <w:r>
          <w:t xml:space="preserve">).</w:t>
        </w:r>
      </w:ins>
      <w:ins w:id="8054" w:author="PR Preview" w:date="2026-01-01T00:00:00Z">
        <w:r>
          <w:t xml:space="preserve"> </w:t>
        </w:r>
      </w:ins>
      <w:ins w:id="8055" w:author="PR Preview" w:date="2026-01-01T00:00:00Z">
        <w:r>
          <w:t xml:space="preserve">In the same way, extend them to a basis</w:t>
        </w:r>
      </w:ins>
      <w:ins w:id="8056" w:author="PR Preview" w:date="2026-01-01T00:00:00Z">
        <w:r>
          <w:t xml:space="preserve"> </w:t>
        </w:r>
      </w:ins>
      <w:ins w:id="8057"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8058" w:author="PR Preview" w:date="2026-01-01T00:00:00Z">
        <w:r>
          <w:t xml:space="preserve"> </w:t>
        </w:r>
      </w:ins>
      <w:ins w:id="8059" w:author="PR Preview" w:date="2026-01-01T00:00:00Z">
        <w:r>
          <w:t xml:space="preserve">of</w:t>
        </w:r>
      </w:ins>
      <w:ins w:id="8060" w:author="PR Preview" w:date="2026-01-01T00:00:00Z">
        <w:r>
          <w:t xml:space="preserve"> </w:t>
        </w:r>
      </w:ins>
      <m:oMath>
        <m:sSub>
          <m:e>
            <m:r>
              <m:rPr>
                <m:scr m:val="script"/>
                <m:sty m:val="p"/>
              </m:rPr>
              <m:t>S</m:t>
            </m:r>
          </m:e>
          <m:sub>
            <m:r>
              <m:t>2</m:t>
            </m:r>
          </m:sub>
        </m:sSub>
      </m:oMath>
      <w:ins w:id="8061" w:author="PR Preview" w:date="2026-01-01T00:00:00Z">
        <w:r>
          <w:t xml:space="preserve">.</w:t>
        </w:r>
      </w:ins>
      <w:ins w:id="8062" w:author="PR Preview" w:date="2026-01-01T00:00:00Z">
        <w:r>
          <w:t xml:space="preserve"> </w:t>
        </w:r>
      </w:ins>
      <w:ins w:id="8063" w:author="PR Preview" w:date="2026-01-01T00:00:00Z">
        <w:r>
          <w:t xml:space="preserve">We show that the</w:t>
        </w:r>
      </w:ins>
      <w:ins w:id="8064" w:author="PR Preview" w:date="2026-01-01T00:00:00Z">
        <w:r>
          <w:t xml:space="preserve"> </w:t>
        </w:r>
      </w:ins>
      <w:ins w:id="8065" w:author="PR Preview" w:date="2026-01-01T00:00:00Z">
        <w:r>
          <w:t xml:space="preserve">$\mathord{\smash[b]{\underset{\raise.3ex\hbox{$\scriptstyle\sim$}}{z}}\vphantom{z}}$</w:t>
        </w:r>
      </w:ins>
      <w:ins w:id="8066" w:author="PR Preview" w:date="2026-01-01T00:00:00Z">
        <w:r>
          <w:t xml:space="preserve">’s,</w:t>
        </w:r>
      </w:ins>
      <w:ins w:id="8067" w:author="PR Preview" w:date="2026-01-01T00:00:00Z">
        <w:r>
          <w:t xml:space="preserve"> </w:t>
        </w:r>
      </w:ins>
      <w:ins w:id="8068" w:author="PR Preview" w:date="2026-01-01T00:00:00Z">
        <w:r>
          <w:t xml:space="preserve">$\mathord{\smash[b]{\underset{\raise.3ex\hbox{$\scriptstyle\sim$}}{x}}\vphantom{x}}$</w:t>
        </w:r>
      </w:ins>
      <w:ins w:id="8069" w:author="PR Preview" w:date="2026-01-01T00:00:00Z">
        <w:r>
          <w:t xml:space="preserve">’s and</w:t>
        </w:r>
      </w:ins>
      <w:ins w:id="8070" w:author="PR Preview" w:date="2026-01-01T00:00:00Z">
        <w:r>
          <w:t xml:space="preserve"> </w:t>
        </w:r>
      </w:ins>
      <w:ins w:id="8071" w:author="PR Preview" w:date="2026-01-01T00:00:00Z">
        <w:r>
          <w:t xml:space="preserve">$\mathord{\smash[b]{\underset{\raise.3ex\hbox{$\scriptstyle\sim$}}{y}}\vphantom{y}}$</w:t>
        </w:r>
      </w:ins>
      <w:ins w:id="8072" w:author="PR Preview" w:date="2026-01-01T00:00:00Z">
        <w:r>
          <w:t xml:space="preserve">’s together,</w:t>
        </w:r>
      </w:ins>
      <w:ins w:id="8073"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8074" w:author="PR Preview" w:date="2026-01-01T00:00:00Z">
        <w:r>
          <w:t xml:space="preserve"> </w:t>
        </w:r>
      </w:ins>
      <w:ins w:id="8075" w:author="PR Preview" w:date="2026-01-01T00:00:00Z">
        <w:r>
          <w:t xml:space="preserve">vectors,</w:t>
        </w:r>
      </w:ins>
      <w:ins w:id="8076" w:author="PR Preview" w:date="2026-01-01T00:00:00Z">
        <w:r>
          <w:t xml:space="preserve"> </w:t>
        </w:r>
      </w:ins>
      <w:ins w:id="8077" w:author="PR Preview" w:date="2026-01-01T00:00:00Z">
        <w:r>
          <w:t xml:space="preserve">are a basis of</w:t>
        </w:r>
      </w:ins>
      <w:ins w:id="807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8079" w:author="PR Preview" w:date="2026-01-01T00:00:00Z">
        <w:r>
          <w:t xml:space="preserve"> </w:t>
        </w:r>
      </w:ins>
      <w:ins w:id="8080" w:author="PR Preview" w:date="2026-01-01T00:00:00Z">
        <w:r>
          <w:t xml:space="preserve">(</w:t>
        </w:r>
      </w:ins>
      <w:hyperlink w:anchor="def-basis">
        <w:ins w:id="8081" w:author="PR Preview" w:date="2026-01-01T00:00:00Z">
          <w:r>
            <w:rPr>
              <w:rStyle w:val="Hyperlink"/>
            </w:rPr>
            <w:t xml:space="preserve">Definition 48</w:t>
          </w:r>
        </w:ins>
      </w:hyperlink>
      <w:ins w:id="8082" w:author="PR Preview" w:date="2026-01-01T00:00:00Z">
        <w:r>
          <w:t xml:space="preserve">).</w:t>
        </w:r>
      </w:ins>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del w:id="8083" w:author="PR Preview" w:date="2026-01-01T00:00:00Z">
        <w:r>
          <w:rPr>
            <w:b/>
            <w:bCs/>
          </w:rPr>
          <w:delText xml:space="preserve">Example 85 (Two planes in</w:delText>
        </w:r>
      </w:del>
      <w:del w:id="8084" w:author="PR Preview" w:date="2026-01-01T00:00:00Z">
        <w:r>
          <w:rPr>
            <w:b/>
            <w:bCs/>
          </w:rPr>
          <w:delText xml:space="preserve"> </w:delText>
        </w:r>
      </w:del>
      <m:oMath>
        <m:sSup>
          <m:e>
            <m:r>
              <m:rPr>
                <m:scr m:val="double-struck"/>
                <m:sty m:val="p"/>
              </m:rPr>
              <m:t>R</m:t>
            </m:r>
          </m:e>
          <m:sup>
            <m:r>
              <m:t>3</m:t>
            </m:r>
          </m:sup>
        </m:sSup>
      </m:oMath>
      <w:del w:id="8085" w:author="PR Preview" w:date="2026-01-01T00:00:00Z">
        <w:r>
          <w:rPr>
            <w:b/>
            <w:bCs/>
          </w:rPr>
          <w:delText xml:space="preserve">, by dimension)</w:delText>
        </w:r>
      </w:del>
      <w:del w:id="8086" w:author="PR Preview" w:date="2026-01-01T00:00:00Z">
        <w:r>
          <w:delText xml:space="preserve"> </w:delText>
        </w:r>
      </w:del>
      <w:del w:id="8087" w:author="PR Preview" w:date="2026-01-01T00:00:00Z">
        <w:r>
          <w:delText xml:space="preserve">For the planes</w:delText>
        </w:r>
      </w:del>
      <w:del w:id="8088" w:author="PR Preview" w:date="2026-01-01T00:00:00Z">
        <w:r>
          <w:delText xml:space="preserve"> </w:delText>
        </w:r>
      </w:del>
      <m:oMath>
        <m:r>
          <m:t>z</m:t>
        </m:r>
        <m:r>
          <m:rPr>
            <m:sty m:val="p"/>
          </m:rPr>
          <m:t>=</m:t>
        </m:r>
        <m:r>
          <m:t>0</m:t>
        </m:r>
      </m:oMath>
      <w:del w:id="8089" w:author="PR Preview" w:date="2026-01-01T00:00:00Z">
        <w:r>
          <w:delText xml:space="preserve"> </w:delText>
        </w:r>
      </w:del>
      <w:del w:id="8090" w:author="PR Preview" w:date="2026-01-01T00:00:00Z">
        <w:r>
          <w:delText xml:space="preserve">and</w:delText>
        </w:r>
      </w:del>
      <w:del w:id="8091" w:author="PR Preview" w:date="2026-01-01T00:00:00Z">
        <w:r>
          <w:delText xml:space="preserve"> </w:delText>
        </w:r>
      </w:del>
      <m:oMath>
        <m:r>
          <m:t>x</m:t>
        </m:r>
        <m:r>
          <m:rPr>
            <m:sty m:val="p"/>
          </m:rPr>
          <m:t>=</m:t>
        </m:r>
        <m:r>
          <m:t>0</m:t>
        </m:r>
      </m:oMath>
      <w:del w:id="8092" w:author="PR Preview" w:date="2026-01-01T00:00:00Z">
        <w:r>
          <w:delText xml:space="preserve"> </w:delText>
        </w:r>
      </w:del>
      <w:del w:id="8093" w:author="PR Preview" w:date="2026-01-01T00:00:00Z">
        <w:r>
          <w:delText xml:space="preserve">in</w:delText>
        </w:r>
      </w:del>
      <w:del w:id="8094" w:author="PR Preview" w:date="2026-01-01T00:00:00Z">
        <w:r>
          <w:delText xml:space="preserve"> </w:delText>
        </w:r>
      </w:del>
      <w:hyperlink w:anchor="exm-sum-intersection-subspace">
        <w:del w:id="8095" w:author="PR Preview" w:date="2026-01-01T00:00:00Z">
          <w:r>
            <w:rPr>
              <w:rStyle w:val="Hyperlink"/>
            </w:rPr>
            <w:delText xml:space="preserve">Example 84</w:delText>
          </w:r>
        </w:del>
      </w:hyperlink>
      <w:del w:id="8096" w:author="PR Preview" w:date="2026-01-01T00:00:00Z">
        <w:r>
          <w:delText xml:space="preserve">,</w:delText>
        </w:r>
      </w:del>
      <w:del w:id="8097" w:author="PR Preview" w:date="2026-01-01T00:00:00Z">
        <w:r>
          <w:delText xml:space="preserve"> </w:delText>
        </w:r>
      </w:del>
      <w:del w:id="8098" w:author="PR Preview" w:date="2026-01-01T00:00:00Z">
        <w:r>
          <w:delText xml:space="preserve">each has dimension</w:delText>
        </w:r>
      </w:del>
      <w:del w:id="8099" w:author="PR Preview" w:date="2026-01-01T00:00:00Z">
        <w:r>
          <w:delText xml:space="preserve"> </w:delText>
        </w:r>
      </w:del>
      <m:oMath>
        <m:r>
          <m:t>2</m:t>
        </m:r>
      </m:oMath>
      <w:del w:id="8100" w:author="PR Preview" w:date="2026-01-01T00:00:00Z">
        <w:r>
          <w:delText xml:space="preserve">:</w:delText>
        </w:r>
      </w:del>
      <w:del w:id="8101" w:author="PR Preview" w:date="2026-01-01T00:00:00Z">
        <w:r>
          <w:delText xml:space="preserve"> </w:delText>
        </w:r>
      </w:del>
      <w:del w:id="8102" w:author="PR Preview" w:date="2026-01-01T00:00:00Z">
        <w:r>
          <w:delText xml:space="preserve">the plane</w:delText>
        </w:r>
      </w:del>
      <w:del w:id="8103" w:author="PR Preview" w:date="2026-01-01T00:00:00Z">
        <w:r>
          <w:delText xml:space="preserve"> </w:delText>
        </w:r>
      </w:del>
      <m:oMath>
        <m:r>
          <m:t>z</m:t>
        </m:r>
        <m:r>
          <m:rPr>
            <m:sty m:val="p"/>
          </m:rPr>
          <m:t>=</m:t>
        </m:r>
        <m:r>
          <m:t>0</m:t>
        </m:r>
      </m:oMath>
      <w:del w:id="8104" w:author="PR Preview" w:date="2026-01-01T00:00:00Z">
        <w:r>
          <w:delText xml:space="preserve"> </w:delText>
        </w:r>
      </w:del>
      <w:del w:id="8105" w:author="PR Preview" w:date="2026-01-01T00:00:00Z">
        <w:r>
          <w:delText xml:space="preserve">has basis</w:delText>
        </w:r>
      </w:del>
      <w:del w:id="8106"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8107" w:author="PR Preview" w:date="2026-01-01T00:00:00Z">
        <w:r>
          <w:delText xml:space="preserve"> </w:delText>
        </w:r>
      </w:del>
      <w:del w:id="8108" w:author="PR Preview" w:date="2026-01-01T00:00:00Z">
        <w:r>
          <w:delText xml:space="preserve">(</w:delText>
        </w:r>
      </w:del>
      <w:hyperlink w:anchor="exm-dimension">
        <w:del w:id="8109" w:author="PR Preview" w:date="2026-01-01T00:00:00Z">
          <w:r>
            <w:rPr>
              <w:rStyle w:val="Hyperlink"/>
            </w:rPr>
            <w:delText xml:space="preserve">Example 51</w:delText>
          </w:r>
        </w:del>
      </w:hyperlink>
      <w:del w:id="8110" w:author="PR Preview" w:date="2026-01-01T00:00:00Z">
        <w:r>
          <w:delText xml:space="preserve">),</w:delText>
        </w:r>
      </w:del>
      <w:del w:id="8111" w:author="PR Preview" w:date="2026-01-01T00:00:00Z">
        <w:r>
          <w:delText xml:space="preserve"> </w:delText>
        </w:r>
      </w:del>
      <w:del w:id="8112" w:author="PR Preview" w:date="2026-01-01T00:00:00Z">
        <w:r>
          <w:delText xml:space="preserve">and the plane</w:delText>
        </w:r>
      </w:del>
      <w:del w:id="8113" w:author="PR Preview" w:date="2026-01-01T00:00:00Z">
        <w:r>
          <w:delText xml:space="preserve"> </w:delText>
        </w:r>
      </w:del>
      <m:oMath>
        <m:r>
          <m:t>x</m:t>
        </m:r>
        <m:r>
          <m:rPr>
            <m:sty m:val="p"/>
          </m:rPr>
          <m:t>=</m:t>
        </m:r>
        <m:r>
          <m:t>0</m:t>
        </m:r>
      </m:oMath>
      <w:del w:id="8114" w:author="PR Preview" w:date="2026-01-01T00:00:00Z">
        <w:r>
          <w:delText xml:space="preserve"> </w:delText>
        </w:r>
      </w:del>
      <w:del w:id="8115" w:author="PR Preview" w:date="2026-01-01T00:00:00Z">
        <w:r>
          <w:delText xml:space="preserve">has basis</w:delText>
        </w:r>
      </w:del>
      <w:del w:id="8116"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8117" w:author="PR Preview" w:date="2026-01-01T00:00:00Z">
        <w:r>
          <w:delText xml:space="preserve"> </w:delText>
        </w:r>
      </w:del>
      <w:del w:id="8118" w:author="PR Preview" w:date="2026-01-01T00:00:00Z">
        <w:r>
          <w:delText xml:space="preserve">by the same argument.</w:delText>
        </w:r>
      </w:del>
      <w:del w:id="8119" w:author="PR Preview" w:date="2026-01-01T00:00:00Z">
        <w:r>
          <w:delText xml:space="preserve"> </w:delText>
        </w:r>
      </w:del>
      <w:del w:id="8120" w:author="PR Preview" w:date="2026-01-01T00:00:00Z">
        <w:r>
          <w:delText xml:space="preserve">Their intersection, the</w:delText>
        </w:r>
      </w:del>
      <w:del w:id="8121" w:author="PR Preview" w:date="2026-01-01T00:00:00Z">
        <w:r>
          <w:delText xml:space="preserve"> </w:delText>
        </w:r>
      </w:del>
      <m:oMath>
        <m:r>
          <m:t>y</m:t>
        </m:r>
      </m:oMath>
      <w:del w:id="8122" w:author="PR Preview" w:date="2026-01-01T00:00:00Z">
        <w:r>
          <w:delText xml:space="preserve">-axis</w:delText>
        </w:r>
      </w:del>
      <w:del w:id="8123"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8124" w:author="PR Preview" w:date="2026-01-01T00:00:00Z">
        <w:r>
          <w:delText xml:space="preserve">,</w:delText>
        </w:r>
      </w:del>
      <w:del w:id="8125" w:author="PR Preview" w:date="2026-01-01T00:00:00Z">
        <w:r>
          <w:delText xml:space="preserve"> </w:delText>
        </w:r>
      </w:del>
      <w:del w:id="8126" w:author="PR Preview" w:date="2026-01-01T00:00:00Z">
        <w:r>
          <w:delText xml:space="preserve">has dimension</w:delText>
        </w:r>
      </w:del>
      <w:del w:id="8127" w:author="PR Preview" w:date="2026-01-01T00:00:00Z">
        <w:r>
          <w:delText xml:space="preserve"> </w:delText>
        </w:r>
      </w:del>
      <m:oMath>
        <m:r>
          <m:t>1</m:t>
        </m:r>
      </m:oMath>
      <w:del w:id="8128" w:author="PR Preview" w:date="2026-01-01T00:00:00Z">
        <w:r>
          <w:delText xml:space="preserve">,</w:delText>
        </w:r>
      </w:del>
      <w:del w:id="8129" w:author="PR Preview" w:date="2026-01-01T00:00:00Z">
        <w:r>
          <w:delText xml:space="preserve"> </w:delText>
        </w:r>
      </w:del>
      <w:del w:id="8130" w:author="PR Preview" w:date="2026-01-01T00:00:00Z">
        <w:r>
          <w:delText xml:space="preserve">because the single nonzero vector</w:delText>
        </w:r>
      </w:del>
      <w:del w:id="8131" w:author="PR Preview" w:date="2026-01-01T00:00:00Z">
        <w:r>
          <w:delText xml:space="preserve"> </w:delText>
        </w:r>
      </w:del>
      <m:oMath>
        <m:r>
          <m:rPr>
            <m:sty m:val="p"/>
          </m:rPr>
          <m:t>(</m:t>
        </m:r>
        <m:r>
          <m:t>0</m:t>
        </m:r>
        <m:r>
          <m:rPr>
            <m:sty m:val="p"/>
          </m:rPr>
          <m:t>,</m:t>
        </m:r>
        <m:r>
          <m:t>1</m:t>
        </m:r>
        <m:r>
          <m:rPr>
            <m:sty m:val="p"/>
          </m:rPr>
          <m:t>,</m:t>
        </m:r>
        <m:r>
          <m:t>0</m:t>
        </m:r>
        <m:r>
          <m:rPr>
            <m:sty m:val="p"/>
          </m:rPr>
          <m:t>)</m:t>
        </m:r>
      </m:oMath>
      <w:del w:id="8132" w:author="PR Preview" w:date="2026-01-01T00:00:00Z">
        <w:r>
          <w:delText xml:space="preserve"> </w:delText>
        </w:r>
      </w:del>
      <w:del w:id="8133" w:author="PR Preview" w:date="2026-01-01T00:00:00Z">
        <w:r>
          <w:delText xml:space="preserve">is linearly independent</w:delText>
        </w:r>
      </w:del>
      <w:del w:id="8134" w:author="PR Preview" w:date="2026-01-01T00:00:00Z">
        <w:r>
          <w:delText xml:space="preserve"> </w:delText>
        </w:r>
      </w:del>
      <w:del w:id="8135"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8136" w:author="PR Preview" w:date="2026-01-01T00:00:00Z">
        <w:r>
          <w:delText xml:space="preserve"> </w:delText>
        </w:r>
      </w:del>
      <w:del w:id="8137" w:author="PR Preview" w:date="2026-01-01T00:00:00Z">
        <w:r>
          <w:delText xml:space="preserve">is</w:delText>
        </w:r>
      </w:del>
      <w:del w:id="8138" w:author="PR Preview" w:date="2026-01-01T00:00:00Z">
        <w:r>
          <w:delText xml:space="preserve"> </w:delText>
        </w:r>
      </w:del>
      <w:del w:id="8139" w:author="PR Preview" w:date="2026-01-01T00:00:00Z">
        <w:r>
          <w:delText xml:space="preserve">$\mathord{\smash[b]{\underset{\raise.3ex\hbox{$\scriptstyle\sim$}}{0}}\vphantom{0}}$</w:delText>
        </w:r>
      </w:del>
      <w:del w:id="8140" w:author="PR Preview" w:date="2026-01-01T00:00:00Z">
        <w:r>
          <w:delText xml:space="preserve"> </w:delText>
        </w:r>
      </w:del>
      <w:del w:id="8141" w:author="PR Preview" w:date="2026-01-01T00:00:00Z">
        <w:r>
          <w:delText xml:space="preserve">only if</w:delText>
        </w:r>
      </w:del>
      <w:del w:id="8142" w:author="PR Preview" w:date="2026-01-01T00:00:00Z">
        <w:r>
          <w:delText xml:space="preserve"> </w:delText>
        </w:r>
      </w:del>
      <m:oMath>
        <m:r>
          <m:t>c</m:t>
        </m:r>
        <m:r>
          <m:rPr>
            <m:sty m:val="p"/>
          </m:rPr>
          <m:t>=</m:t>
        </m:r>
        <m:r>
          <m:t>0</m:t>
        </m:r>
      </m:oMath>
      <w:del w:id="8143" w:author="PR Preview" w:date="2026-01-01T00:00:00Z">
        <w:r>
          <w:delText xml:space="preserve">)</w:delText>
        </w:r>
      </w:del>
      <w:del w:id="8144" w:author="PR Preview" w:date="2026-01-01T00:00:00Z">
        <w:r>
          <w:delText xml:space="preserve"> </w:delText>
        </w:r>
      </w:del>
      <w:del w:id="8145" w:author="PR Preview" w:date="2026-01-01T00:00:00Z">
        <w:r>
          <w:delText xml:space="preserve">and so is a basis of it.</w:delText>
        </w:r>
      </w:del>
      <w:del w:id="8146" w:author="PR Preview" w:date="2026-01-01T00:00:00Z">
        <w:r>
          <w:delText xml:space="preserve"> </w:delText>
        </w:r>
      </w:del>
      <w:hyperlink w:anchor="thm-dim-sum">
        <w:del w:id="8147" w:author="PR Preview" w:date="2026-01-01T00:00:00Z">
          <w:r>
            <w:rPr>
              <w:rStyle w:val="Hyperlink"/>
            </w:rPr>
            <w:delText xml:space="preserve">Theorem 49</w:delText>
          </w:r>
        </w:del>
      </w:hyperlink>
      <w:del w:id="8148" w:author="PR Preview" w:date="2026-01-01T00:00:00Z">
        <w:r>
          <w:delText xml:space="preserve"> </w:delText>
        </w:r>
      </w:del>
      <w:del w:id="8149"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8150" w:author="PR Preview" w:date="2026-01-01T00:00:00Z">
        <w:r>
          <w:delText xml:space="preserve">which agrees with</w:delText>
        </w:r>
      </w:del>
      <w:del w:id="815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8152" w:author="PR Preview" w:date="2026-01-01T00:00:00Z">
        <w:r>
          <w:delText xml:space="preserve"> </w:delText>
        </w:r>
      </w:del>
      <w:del w:id="8153" w:author="PR Preview" w:date="2026-01-01T00:00:00Z">
        <w:r>
          <w:delText xml:space="preserve">(</w:delText>
        </w:r>
      </w:del>
      <w:hyperlink w:anchor="exm-sum-intersection-subspace">
        <w:del w:id="8154" w:author="PR Preview" w:date="2026-01-01T00:00:00Z">
          <w:r>
            <w:rPr>
              <w:rStyle w:val="Hyperlink"/>
            </w:rPr>
            <w:delText xml:space="preserve">Example 84</w:delText>
          </w:r>
        </w:del>
      </w:hyperlink>
      <w:del w:id="8155" w:author="PR Preview" w:date="2026-01-01T00:00:00Z">
        <w:r>
          <w:delText xml:space="preserve">)</w:delText>
        </w:r>
      </w:del>
      <w:del w:id="8156" w:author="PR Preview" w:date="2026-01-01T00:00:00Z">
        <w:r>
          <w:delText xml:space="preserve"> </w:delText>
        </w:r>
      </w:del>
      <w:del w:id="8157" w:author="PR Preview" w:date="2026-01-01T00:00:00Z">
        <w:r>
          <w:delText xml:space="preserve">and</w:delText>
        </w:r>
      </w:del>
      <w:del w:id="8158"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8159" w:author="PR Preview" w:date="2026-01-01T00:00:00Z">
        <w:r>
          <w:delText xml:space="preserve"> </w:delText>
        </w:r>
      </w:del>
      <w:del w:id="8160" w:author="PR Preview" w:date="2026-01-01T00:00:00Z">
        <w:r>
          <w:delText xml:space="preserve">(</w:delText>
        </w:r>
      </w:del>
      <w:hyperlink w:anchor="exm-dimension">
        <w:del w:id="8161" w:author="PR Preview" w:date="2026-01-01T00:00:00Z">
          <w:r>
            <w:rPr>
              <w:rStyle w:val="Hyperlink"/>
            </w:rPr>
            <w:delText xml:space="preserve">Example 51</w:delText>
          </w:r>
        </w:del>
      </w:hyperlink>
      <w:del w:id="8162" w:author="PR Preview" w:date="2026-01-01T00:00:00Z">
        <w:r>
          <w:delText xml:space="preserve">).</w:delText>
        </w:r>
      </w:del>
    </w:p>
    <w:p>
      <w:pPr>
        <w:pStyle w:val="BodyText"/>
      </w:pPr>
      <w:ins w:id="8163" w:author="PR Preview" w:date="2026-01-01T00:00:00Z">
        <w:r>
          <w:rPr>
            <w:b/>
            <w:bCs/>
          </w:rPr>
          <w:t xml:space="preserve">Example 84 (Two planes in</w:t>
        </w:r>
      </w:ins>
      <w:ins w:id="8164" w:author="PR Preview" w:date="2026-01-01T00:00:00Z">
        <w:r>
          <w:rPr>
            <w:b/>
            <w:bCs/>
          </w:rPr>
          <w:t xml:space="preserve"> </w:t>
        </w:r>
      </w:ins>
      <m:oMath>
        <m:sSup>
          <m:e>
            <m:r>
              <m:rPr>
                <m:scr m:val="double-struck"/>
                <m:sty m:val="p"/>
              </m:rPr>
              <m:t>R</m:t>
            </m:r>
          </m:e>
          <m:sup>
            <m:r>
              <m:t>3</m:t>
            </m:r>
          </m:sup>
        </m:sSup>
      </m:oMath>
      <w:ins w:id="8165" w:author="PR Preview" w:date="2026-01-01T00:00:00Z">
        <w:r>
          <w:rPr>
            <w:b/>
            <w:bCs/>
          </w:rPr>
          <w:t xml:space="preserve">, by dimension)</w:t>
        </w:r>
      </w:ins>
      <w:ins w:id="8166" w:author="PR Preview" w:date="2026-01-01T00:00:00Z">
        <w:r>
          <w:t xml:space="preserve"> </w:t>
        </w:r>
      </w:ins>
      <w:ins w:id="8167" w:author="PR Preview" w:date="2026-01-01T00:00:00Z">
        <w:r>
          <w:t xml:space="preserve">For the planes</w:t>
        </w:r>
      </w:ins>
      <w:ins w:id="8168" w:author="PR Preview" w:date="2026-01-01T00:00:00Z">
        <w:r>
          <w:t xml:space="preserve"> </w:t>
        </w:r>
      </w:ins>
      <m:oMath>
        <m:r>
          <m:t>z</m:t>
        </m:r>
        <m:r>
          <m:rPr>
            <m:sty m:val="p"/>
          </m:rPr>
          <m:t>=</m:t>
        </m:r>
        <m:r>
          <m:t>0</m:t>
        </m:r>
      </m:oMath>
      <w:ins w:id="8169" w:author="PR Preview" w:date="2026-01-01T00:00:00Z">
        <w:r>
          <w:t xml:space="preserve"> </w:t>
        </w:r>
      </w:ins>
      <w:ins w:id="8170" w:author="PR Preview" w:date="2026-01-01T00:00:00Z">
        <w:r>
          <w:t xml:space="preserve">and</w:t>
        </w:r>
      </w:ins>
      <w:ins w:id="8171" w:author="PR Preview" w:date="2026-01-01T00:00:00Z">
        <w:r>
          <w:t xml:space="preserve"> </w:t>
        </w:r>
      </w:ins>
      <m:oMath>
        <m:r>
          <m:t>x</m:t>
        </m:r>
        <m:r>
          <m:rPr>
            <m:sty m:val="p"/>
          </m:rPr>
          <m:t>=</m:t>
        </m:r>
        <m:r>
          <m:t>0</m:t>
        </m:r>
      </m:oMath>
      <w:ins w:id="8172" w:author="PR Preview" w:date="2026-01-01T00:00:00Z">
        <w:r>
          <w:t xml:space="preserve"> </w:t>
        </w:r>
      </w:ins>
      <w:ins w:id="8173" w:author="PR Preview" w:date="2026-01-01T00:00:00Z">
        <w:r>
          <w:t xml:space="preserve">in</w:t>
        </w:r>
      </w:ins>
      <w:ins w:id="8174" w:author="PR Preview" w:date="2026-01-01T00:00:00Z">
        <w:r>
          <w:t xml:space="preserve"> </w:t>
        </w:r>
      </w:ins>
      <w:hyperlink w:anchor="exm-sum-intersection-subspace">
        <w:ins w:id="8175" w:author="PR Preview" w:date="2026-01-01T00:00:00Z">
          <w:r>
            <w:rPr>
              <w:rStyle w:val="Hyperlink"/>
            </w:rPr>
            <w:t xml:space="preserve">Example 83</w:t>
          </w:r>
        </w:ins>
      </w:hyperlink>
      <w:ins w:id="8176" w:author="PR Preview" w:date="2026-01-01T00:00:00Z">
        <w:r>
          <w:t xml:space="preserve">,</w:t>
        </w:r>
      </w:ins>
      <w:ins w:id="8177" w:author="PR Preview" w:date="2026-01-01T00:00:00Z">
        <w:r>
          <w:t xml:space="preserve"> </w:t>
        </w:r>
      </w:ins>
      <w:ins w:id="8178" w:author="PR Preview" w:date="2026-01-01T00:00:00Z">
        <w:r>
          <w:t xml:space="preserve">each has dimension</w:t>
        </w:r>
      </w:ins>
      <w:ins w:id="8179" w:author="PR Preview" w:date="2026-01-01T00:00:00Z">
        <w:r>
          <w:t xml:space="preserve"> </w:t>
        </w:r>
      </w:ins>
      <m:oMath>
        <m:r>
          <m:t>2</m:t>
        </m:r>
      </m:oMath>
      <w:ins w:id="8180" w:author="PR Preview" w:date="2026-01-01T00:00:00Z">
        <w:r>
          <w:t xml:space="preserve">:</w:t>
        </w:r>
      </w:ins>
      <w:ins w:id="8181" w:author="PR Preview" w:date="2026-01-01T00:00:00Z">
        <w:r>
          <w:t xml:space="preserve"> </w:t>
        </w:r>
      </w:ins>
      <w:ins w:id="8182" w:author="PR Preview" w:date="2026-01-01T00:00:00Z">
        <w:r>
          <w:t xml:space="preserve">the plane</w:t>
        </w:r>
      </w:ins>
      <w:ins w:id="8183" w:author="PR Preview" w:date="2026-01-01T00:00:00Z">
        <w:r>
          <w:t xml:space="preserve"> </w:t>
        </w:r>
      </w:ins>
      <m:oMath>
        <m:r>
          <m:t>z</m:t>
        </m:r>
        <m:r>
          <m:rPr>
            <m:sty m:val="p"/>
          </m:rPr>
          <m:t>=</m:t>
        </m:r>
        <m:r>
          <m:t>0</m:t>
        </m:r>
      </m:oMath>
      <w:ins w:id="8184" w:author="PR Preview" w:date="2026-01-01T00:00:00Z">
        <w:r>
          <w:t xml:space="preserve"> </w:t>
        </w:r>
      </w:ins>
      <w:ins w:id="8185" w:author="PR Preview" w:date="2026-01-01T00:00:00Z">
        <w:r>
          <w:t xml:space="preserve">has basis</w:t>
        </w:r>
      </w:ins>
      <w:ins w:id="8186"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8187" w:author="PR Preview" w:date="2026-01-01T00:00:00Z">
        <w:r>
          <w:t xml:space="preserve"> </w:t>
        </w:r>
      </w:ins>
      <w:ins w:id="8188" w:author="PR Preview" w:date="2026-01-01T00:00:00Z">
        <w:r>
          <w:t xml:space="preserve">(</w:t>
        </w:r>
      </w:ins>
      <w:hyperlink w:anchor="exm-dimension">
        <w:ins w:id="8189" w:author="PR Preview" w:date="2026-01-01T00:00:00Z">
          <w:r>
            <w:rPr>
              <w:rStyle w:val="Hyperlink"/>
            </w:rPr>
            <w:t xml:space="preserve">Example 50</w:t>
          </w:r>
        </w:ins>
      </w:hyperlink>
      <w:ins w:id="8190" w:author="PR Preview" w:date="2026-01-01T00:00:00Z">
        <w:r>
          <w:t xml:space="preserve">),</w:t>
        </w:r>
      </w:ins>
      <w:ins w:id="8191" w:author="PR Preview" w:date="2026-01-01T00:00:00Z">
        <w:r>
          <w:t xml:space="preserve"> </w:t>
        </w:r>
      </w:ins>
      <w:ins w:id="8192" w:author="PR Preview" w:date="2026-01-01T00:00:00Z">
        <w:r>
          <w:t xml:space="preserve">and the plane</w:t>
        </w:r>
      </w:ins>
      <w:ins w:id="8193" w:author="PR Preview" w:date="2026-01-01T00:00:00Z">
        <w:r>
          <w:t xml:space="preserve"> </w:t>
        </w:r>
      </w:ins>
      <m:oMath>
        <m:r>
          <m:t>x</m:t>
        </m:r>
        <m:r>
          <m:rPr>
            <m:sty m:val="p"/>
          </m:rPr>
          <m:t>=</m:t>
        </m:r>
        <m:r>
          <m:t>0</m:t>
        </m:r>
      </m:oMath>
      <w:ins w:id="8194" w:author="PR Preview" w:date="2026-01-01T00:00:00Z">
        <w:r>
          <w:t xml:space="preserve"> </w:t>
        </w:r>
      </w:ins>
      <w:ins w:id="8195" w:author="PR Preview" w:date="2026-01-01T00:00:00Z">
        <w:r>
          <w:t xml:space="preserve">has basis</w:t>
        </w:r>
      </w:ins>
      <w:ins w:id="8196"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8197" w:author="PR Preview" w:date="2026-01-01T00:00:00Z">
        <w:r>
          <w:t xml:space="preserve"> </w:t>
        </w:r>
      </w:ins>
      <w:ins w:id="8198" w:author="PR Preview" w:date="2026-01-01T00:00:00Z">
        <w:r>
          <w:t xml:space="preserve">by the same argument.</w:t>
        </w:r>
      </w:ins>
      <w:ins w:id="8199" w:author="PR Preview" w:date="2026-01-01T00:00:00Z">
        <w:r>
          <w:t xml:space="preserve"> </w:t>
        </w:r>
      </w:ins>
      <w:ins w:id="8200" w:author="PR Preview" w:date="2026-01-01T00:00:00Z">
        <w:r>
          <w:t xml:space="preserve">Their intersection, the</w:t>
        </w:r>
      </w:ins>
      <w:ins w:id="8201" w:author="PR Preview" w:date="2026-01-01T00:00:00Z">
        <w:r>
          <w:t xml:space="preserve"> </w:t>
        </w:r>
      </w:ins>
      <m:oMath>
        <m:r>
          <m:t>y</m:t>
        </m:r>
      </m:oMath>
      <w:ins w:id="8202" w:author="PR Preview" w:date="2026-01-01T00:00:00Z">
        <w:r>
          <w:t xml:space="preserve">-axis</w:t>
        </w:r>
      </w:ins>
      <w:ins w:id="8203"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8204" w:author="PR Preview" w:date="2026-01-01T00:00:00Z">
        <w:r>
          <w:t xml:space="preserve">,</w:t>
        </w:r>
      </w:ins>
      <w:ins w:id="8205" w:author="PR Preview" w:date="2026-01-01T00:00:00Z">
        <w:r>
          <w:t xml:space="preserve"> </w:t>
        </w:r>
      </w:ins>
      <w:ins w:id="8206" w:author="PR Preview" w:date="2026-01-01T00:00:00Z">
        <w:r>
          <w:t xml:space="preserve">has dimension</w:t>
        </w:r>
      </w:ins>
      <w:ins w:id="8207" w:author="PR Preview" w:date="2026-01-01T00:00:00Z">
        <w:r>
          <w:t xml:space="preserve"> </w:t>
        </w:r>
      </w:ins>
      <m:oMath>
        <m:r>
          <m:t>1</m:t>
        </m:r>
      </m:oMath>
      <w:ins w:id="8208" w:author="PR Preview" w:date="2026-01-01T00:00:00Z">
        <w:r>
          <w:t xml:space="preserve">,</w:t>
        </w:r>
      </w:ins>
      <w:ins w:id="8209" w:author="PR Preview" w:date="2026-01-01T00:00:00Z">
        <w:r>
          <w:t xml:space="preserve"> </w:t>
        </w:r>
      </w:ins>
      <w:ins w:id="8210" w:author="PR Preview" w:date="2026-01-01T00:00:00Z">
        <w:r>
          <w:t xml:space="preserve">because the single nonzero vector</w:t>
        </w:r>
      </w:ins>
      <w:ins w:id="8211" w:author="PR Preview" w:date="2026-01-01T00:00:00Z">
        <w:r>
          <w:t xml:space="preserve"> </w:t>
        </w:r>
      </w:ins>
      <m:oMath>
        <m:r>
          <m:rPr>
            <m:sty m:val="p"/>
          </m:rPr>
          <m:t>(</m:t>
        </m:r>
        <m:r>
          <m:t>0</m:t>
        </m:r>
        <m:r>
          <m:rPr>
            <m:sty m:val="p"/>
          </m:rPr>
          <m:t>,</m:t>
        </m:r>
        <m:r>
          <m:t>1</m:t>
        </m:r>
        <m:r>
          <m:rPr>
            <m:sty m:val="p"/>
          </m:rPr>
          <m:t>,</m:t>
        </m:r>
        <m:r>
          <m:t>0</m:t>
        </m:r>
        <m:r>
          <m:rPr>
            <m:sty m:val="p"/>
          </m:rPr>
          <m:t>)</m:t>
        </m:r>
      </m:oMath>
      <w:ins w:id="8212" w:author="PR Preview" w:date="2026-01-01T00:00:00Z">
        <w:r>
          <w:t xml:space="preserve"> </w:t>
        </w:r>
      </w:ins>
      <w:ins w:id="8213" w:author="PR Preview" w:date="2026-01-01T00:00:00Z">
        <w:r>
          <w:t xml:space="preserve">is linearly independent</w:t>
        </w:r>
      </w:ins>
      <w:ins w:id="8214" w:author="PR Preview" w:date="2026-01-01T00:00:00Z">
        <w:r>
          <w:t xml:space="preserve"> </w:t>
        </w:r>
      </w:ins>
      <w:ins w:id="8215"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8216" w:author="PR Preview" w:date="2026-01-01T00:00:00Z">
        <w:r>
          <w:t xml:space="preserve"> </w:t>
        </w:r>
      </w:ins>
      <w:ins w:id="8217" w:author="PR Preview" w:date="2026-01-01T00:00:00Z">
        <w:r>
          <w:t xml:space="preserve">is</w:t>
        </w:r>
      </w:ins>
      <w:ins w:id="8218" w:author="PR Preview" w:date="2026-01-01T00:00:00Z">
        <w:r>
          <w:t xml:space="preserve"> </w:t>
        </w:r>
      </w:ins>
      <w:ins w:id="8219" w:author="PR Preview" w:date="2026-01-01T00:00:00Z">
        <w:r>
          <w:t xml:space="preserve">$\mathord{\smash[b]{\underset{\raise.3ex\hbox{$\scriptstyle\sim$}}{0}}\vphantom{0}}$</w:t>
        </w:r>
      </w:ins>
      <w:ins w:id="8220" w:author="PR Preview" w:date="2026-01-01T00:00:00Z">
        <w:r>
          <w:t xml:space="preserve"> </w:t>
        </w:r>
      </w:ins>
      <w:ins w:id="8221" w:author="PR Preview" w:date="2026-01-01T00:00:00Z">
        <w:r>
          <w:t xml:space="preserve">only if</w:t>
        </w:r>
      </w:ins>
      <w:ins w:id="8222" w:author="PR Preview" w:date="2026-01-01T00:00:00Z">
        <w:r>
          <w:t xml:space="preserve"> </w:t>
        </w:r>
      </w:ins>
      <m:oMath>
        <m:r>
          <m:t>c</m:t>
        </m:r>
        <m:r>
          <m:rPr>
            <m:sty m:val="p"/>
          </m:rPr>
          <m:t>=</m:t>
        </m:r>
        <m:r>
          <m:t>0</m:t>
        </m:r>
      </m:oMath>
      <w:ins w:id="8223" w:author="PR Preview" w:date="2026-01-01T00:00:00Z">
        <w:r>
          <w:t xml:space="preserve">)</w:t>
        </w:r>
      </w:ins>
      <w:ins w:id="8224" w:author="PR Preview" w:date="2026-01-01T00:00:00Z">
        <w:r>
          <w:t xml:space="preserve"> </w:t>
        </w:r>
      </w:ins>
      <w:ins w:id="8225" w:author="PR Preview" w:date="2026-01-01T00:00:00Z">
        <w:r>
          <w:t xml:space="preserve">and so is a basis of it.</w:t>
        </w:r>
      </w:ins>
      <w:ins w:id="8226" w:author="PR Preview" w:date="2026-01-01T00:00:00Z">
        <w:r>
          <w:t xml:space="preserve"> </w:t>
        </w:r>
      </w:ins>
      <w:hyperlink w:anchor="thm-dim-sum">
        <w:ins w:id="8227" w:author="PR Preview" w:date="2026-01-01T00:00:00Z">
          <w:r>
            <w:rPr>
              <w:rStyle w:val="Hyperlink"/>
            </w:rPr>
            <w:t xml:space="preserve">Theorem 48</w:t>
          </w:r>
        </w:ins>
      </w:hyperlink>
      <w:ins w:id="8228" w:author="PR Preview" w:date="2026-01-01T00:00:00Z">
        <w:r>
          <w:t xml:space="preserve"> </w:t>
        </w:r>
      </w:ins>
      <w:ins w:id="8229"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8230" w:author="PR Preview" w:date="2026-01-01T00:00:00Z">
        <w:r>
          <w:t xml:space="preserve">which agrees with</w:t>
        </w:r>
      </w:ins>
      <w:ins w:id="823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8232" w:author="PR Preview" w:date="2026-01-01T00:00:00Z">
        <w:r>
          <w:t xml:space="preserve"> </w:t>
        </w:r>
      </w:ins>
      <w:ins w:id="8233" w:author="PR Preview" w:date="2026-01-01T00:00:00Z">
        <w:r>
          <w:t xml:space="preserve">(</w:t>
        </w:r>
      </w:ins>
      <w:hyperlink w:anchor="exm-sum-intersection-subspace">
        <w:ins w:id="8234" w:author="PR Preview" w:date="2026-01-01T00:00:00Z">
          <w:r>
            <w:rPr>
              <w:rStyle w:val="Hyperlink"/>
            </w:rPr>
            <w:t xml:space="preserve">Example 83</w:t>
          </w:r>
        </w:ins>
      </w:hyperlink>
      <w:ins w:id="8235" w:author="PR Preview" w:date="2026-01-01T00:00:00Z">
        <w:r>
          <w:t xml:space="preserve">)</w:t>
        </w:r>
      </w:ins>
      <w:ins w:id="8236" w:author="PR Preview" w:date="2026-01-01T00:00:00Z">
        <w:r>
          <w:t xml:space="preserve"> </w:t>
        </w:r>
      </w:ins>
      <w:ins w:id="8237" w:author="PR Preview" w:date="2026-01-01T00:00:00Z">
        <w:r>
          <w:t xml:space="preserve">and</w:t>
        </w:r>
      </w:ins>
      <w:ins w:id="8238"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8239" w:author="PR Preview" w:date="2026-01-01T00:00:00Z">
        <w:r>
          <w:t xml:space="preserve"> </w:t>
        </w:r>
      </w:ins>
      <w:ins w:id="8240" w:author="PR Preview" w:date="2026-01-01T00:00:00Z">
        <w:r>
          <w:t xml:space="preserve">(</w:t>
        </w:r>
      </w:ins>
      <w:hyperlink w:anchor="exm-dimension">
        <w:ins w:id="8241" w:author="PR Preview" w:date="2026-01-01T00:00:00Z">
          <w:r>
            <w:rPr>
              <w:rStyle w:val="Hyperlink"/>
            </w:rPr>
            <w:t xml:space="preserve">Example 50</w:t>
          </w:r>
        </w:ins>
      </w:hyperlink>
      <w:ins w:id="8242" w:author="PR Preview" w:date="2026-01-01T00:00:00Z">
        <w:r>
          <w:t xml:space="preserve">).</w:t>
        </w:r>
      </w:ins>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del w:id="8243" w:author="PR Preview" w:date="2026-01-01T00:00:00Z">
        <w:r>
          <w:rPr>
            <w:i/>
            <w:iCs/>
          </w:rPr>
          <w:delText xml:space="preserve">Proof</w:delText>
        </w:r>
      </w:del>
      <w:del w:id="8244" w:author="PR Preview" w:date="2026-01-01T00:00:00Z">
        <w:r>
          <w:delText xml:space="preserve">. </w:delText>
        </w:r>
      </w:del>
      <w:del w:id="8245" w:author="PR Preview" w:date="2026-01-01T00:00:00Z">
        <w:r>
          <w:delText xml:space="preserve">By</w:delText>
        </w:r>
      </w:del>
      <w:del w:id="8246" w:author="PR Preview" w:date="2026-01-01T00:00:00Z">
        <w:r>
          <w:delText xml:space="preserve"> </w:delText>
        </w:r>
      </w:del>
      <w:hyperlink w:anchor="thm-dim-sum">
        <w:del w:id="8247" w:author="PR Preview" w:date="2026-01-01T00:00:00Z">
          <w:r>
            <w:rPr>
              <w:rStyle w:val="Hyperlink"/>
            </w:rPr>
            <w:delText xml:space="preserve">Theorem 49</w:delText>
          </w:r>
        </w:del>
      </w:hyperlink>
      <w:del w:id="8248" w:author="PR Preview" w:date="2026-01-01T00:00:00Z">
        <w:r>
          <w:delText xml:space="preserve">, the two sides differ by</w:delText>
        </w:r>
      </w:del>
      <w:del w:id="8249"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8250" w:author="PR Preview" w:date="2026-01-01T00:00:00Z">
        <w:r>
          <w:delText xml:space="preserve">.</w:delText>
        </w:r>
      </w:del>
      <w:del w:id="8251" w:author="PR Preview" w:date="2026-01-01T00:00:00Z">
        <w:r>
          <w:delText xml:space="preserve"> </w:delText>
        </w:r>
      </w:del>
      <w:del w:id="8252" w:author="PR Preview" w:date="2026-01-01T00:00:00Z">
        <w:r>
          <w:delText xml:space="preserve">That dimension is</w:delText>
        </w:r>
      </w:del>
      <w:del w:id="8253" w:author="PR Preview" w:date="2026-01-01T00:00:00Z">
        <w:r>
          <w:delText xml:space="preserve"> </w:delText>
        </w:r>
      </w:del>
      <m:oMath>
        <m:r>
          <m:t>0</m:t>
        </m:r>
      </m:oMath>
      <w:del w:id="8254" w:author="PR Preview" w:date="2026-01-01T00:00:00Z">
        <w:r>
          <w:delText xml:space="preserve"> </w:delText>
        </w:r>
      </w:del>
      <w:del w:id="8255" w:author="PR Preview" w:date="2026-01-01T00:00:00Z">
        <w:r>
          <w:delText xml:space="preserve">exactly when a basis of the intersection is the empty list,</w:delText>
        </w:r>
      </w:del>
      <w:del w:id="8256" w:author="PR Preview" w:date="2026-01-01T00:00:00Z">
        <w:r>
          <w:delText xml:space="preserve"> </w:delText>
        </w:r>
      </w:del>
      <w:del w:id="8257" w:author="PR Preview" w:date="2026-01-01T00:00:00Z">
        <w:r>
          <w:delText xml:space="preserve">that is, when the intersection is the span of the empty list,</w:delText>
        </w:r>
      </w:del>
      <w:del w:id="8258" w:author="PR Preview" w:date="2026-01-01T00:00:00Z">
        <w:r>
          <w:delText xml:space="preserve"> </w:delText>
        </w:r>
      </w:del>
      <w:del w:id="8259" w:author="PR Preview" w:date="2026-01-01T00:00:00Z">
        <w:r>
          <w:delText xml:space="preserve">$\mathopen{}\left\{\mathord{\smash[b]{\underset{\raise.3ex\hbox{$\scriptstyle\sim$}}{0}}\vphantom{0}}\right\}\mathclose{}$</w:delText>
        </w:r>
      </w:del>
      <w:del w:id="8260" w:author="PR Preview" w:date="2026-01-01T00:00:00Z">
        <w:r>
          <w:delText xml:space="preserve"> </w:delText>
        </w:r>
      </w:del>
      <w:del w:id="8261" w:author="PR Preview" w:date="2026-01-01T00:00:00Z">
        <w:r>
          <w:delText xml:space="preserve">(</w:delText>
        </w:r>
      </w:del>
      <w:hyperlink w:anchor="def-span">
        <w:del w:id="8262" w:author="PR Preview" w:date="2026-01-01T00:00:00Z">
          <w:r>
            <w:rPr>
              <w:rStyle w:val="Hyperlink"/>
            </w:rPr>
            <w:delText xml:space="preserve">Definition 47</w:delText>
          </w:r>
        </w:del>
      </w:hyperlink>
      <w:del w:id="8263" w:author="PR Preview" w:date="2026-01-01T00:00:00Z">
        <w:r>
          <w:delText xml:space="preserve">,</w:delText>
        </w:r>
      </w:del>
      <w:del w:id="8264" w:author="PR Preview" w:date="2026-01-01T00:00:00Z">
        <w:r>
          <w:delText xml:space="preserve"> </w:delText>
        </w:r>
      </w:del>
      <w:hyperlink w:anchor="exm-dimension">
        <w:del w:id="8265" w:author="PR Preview" w:date="2026-01-01T00:00:00Z">
          <w:r>
            <w:rPr>
              <w:rStyle w:val="Hyperlink"/>
            </w:rPr>
            <w:delText xml:space="preserve">Example 51</w:delText>
          </w:r>
        </w:del>
      </w:hyperlink>
      <w:del w:id="8266" w:author="PR Preview" w:date="2026-01-01T00:00:00Z">
        <w:r>
          <w:delText xml:space="preserve">).</w:delText>
        </w:r>
      </w:del>
    </w:p>
    <w:p>
      <w:pPr>
        <w:pStyle w:val="BodyText"/>
      </w:pPr>
      <w:del w:id="8267" w:author="PR Preview" w:date="2026-01-01T00:00:00Z">
        <w:r>
          <w:rPr>
            <w:b/>
            <w:bCs/>
          </w:rPr>
          <w:delText xml:space="preserve">Example 86 (Equality and strict inequality)</w:delText>
        </w:r>
      </w:del>
      <w:del w:id="8268" w:author="PR Preview" w:date="2026-01-01T00:00:00Z">
        <w:r>
          <w:delText xml:space="preserve"> </w:delText>
        </w:r>
      </w:del>
      <w:del w:id="8269" w:author="PR Preview" w:date="2026-01-01T00:00:00Z">
        <w:r>
          <w:delText xml:space="preserve"> </w:delText>
        </w:r>
      </w:del>
    </w:p>
    <w:p>
      <w:pPr>
        <w:numPr>
          <w:ilvl w:val="0"/>
          <w:numId w:val="1037"/>
        </w:numPr>
      </w:pPr>
      <w:del w:id="8270" w:author="PR Preview" w:date="2026-01-01T00:00:00Z">
        <w:r>
          <w:delText xml:space="preserve">For the lines</w:delText>
        </w:r>
      </w:del>
      <w:del w:id="8271"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8272" w:author="PR Preview" w:date="2026-01-01T00:00:00Z">
        <w:r>
          <w:delText xml:space="preserve"> </w:delText>
        </w:r>
      </w:del>
      <w:del w:id="8273" w:author="PR Preview" w:date="2026-01-01T00:00:00Z">
        <w:r>
          <w:delText xml:space="preserve">and</w:delText>
        </w:r>
      </w:del>
      <w:del w:id="8274"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8275" w:author="PR Preview" w:date="2026-01-01T00:00:00Z">
        <w:r>
          <w:delText xml:space="preserve"> </w:delText>
        </w:r>
      </w:del>
      <w:del w:id="8276" w:author="PR Preview" w:date="2026-01-01T00:00:00Z">
        <w:r>
          <w:delText xml:space="preserve">in</w:delText>
        </w:r>
      </w:del>
      <w:del w:id="8277" w:author="PR Preview" w:date="2026-01-01T00:00:00Z">
        <w:r>
          <w:delText xml:space="preserve"> </w:delText>
        </w:r>
      </w:del>
      <w:hyperlink w:anchor="exm-subspace-sum">
        <w:del w:id="8278" w:author="PR Preview" w:date="2026-01-01T00:00:00Z">
          <w:r>
            <w:rPr>
              <w:rStyle w:val="Hyperlink"/>
            </w:rPr>
            <w:delText xml:space="preserve">Example 82</w:delText>
          </w:r>
        </w:del>
      </w:hyperlink>
      <w:del w:id="8279" w:author="PR Preview" w:date="2026-01-01T00:00:00Z">
        <w:r>
          <w:delText xml:space="preserve">,</w:delText>
        </w:r>
      </w:del>
      <w:del w:id="8280" w:author="PR Preview" w:date="2026-01-01T00:00:00Z">
        <w:r>
          <w:delText xml:space="preserve"> </w:delText>
        </w:r>
      </w:del>
      <w:del w:id="8281" w:author="PR Preview" w:date="2026-01-01T00:00:00Z">
        <w:r>
          <w:delText xml:space="preserve">a common vector satisfies</w:delText>
        </w:r>
      </w:del>
      <w:del w:id="8282"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8283" w:author="PR Preview" w:date="2026-01-01T00:00:00Z">
        <w:r>
          <w:delText xml:space="preserve">,</w:delText>
        </w:r>
      </w:del>
      <w:del w:id="8284" w:author="PR Preview" w:date="2026-01-01T00:00:00Z">
        <w:r>
          <w:delText xml:space="preserve"> </w:delText>
        </w:r>
      </w:del>
      <w:del w:id="8285" w:author="PR Preview" w:date="2026-01-01T00:00:00Z">
        <w:r>
          <w:delText xml:space="preserve">so</w:delText>
        </w:r>
      </w:del>
      <w:del w:id="8286" w:author="PR Preview" w:date="2026-01-01T00:00:00Z">
        <w:r>
          <w:delText xml:space="preserve"> </w:delText>
        </w:r>
      </w:del>
      <w:del w:id="8287" w:author="PR Preview" w:date="2026-01-01T00:00:00Z">
        <w:r>
          <w:delText xml:space="preserve">$(a, -b, 0) = \mathord{\smash[b]{\underset{\raise.3ex\hbox{$\scriptstyle\sim$}}{0}}\vphantom{0}}$</w:delText>
        </w:r>
      </w:del>
      <w:del w:id="8288" w:author="PR Preview" w:date="2026-01-01T00:00:00Z">
        <w:r>
          <w:delText xml:space="preserve"> </w:delText>
        </w:r>
      </w:del>
      <w:del w:id="8289" w:author="PR Preview" w:date="2026-01-01T00:00:00Z">
        <w:r>
          <w:delText xml:space="preserve">and</w:delText>
        </w:r>
      </w:del>
    </w:p>
    <w:p>
      <w:pPr>
        <w:pStyle w:val="BodyText"/>
      </w:pPr>
      <w:ins w:id="8290" w:author="PR Preview" w:date="2026-01-01T00:00:00Z">
        <w:r>
          <w:rPr>
            <w:i/>
            <w:iCs/>
          </w:rPr>
          <w:t xml:space="preserve">Proof</w:t>
        </w:r>
      </w:ins>
      <w:ins w:id="8291" w:author="PR Preview" w:date="2026-01-01T00:00:00Z">
        <w:r>
          <w:t xml:space="preserve">. </w:t>
        </w:r>
      </w:ins>
      <w:ins w:id="8292" w:author="PR Preview" w:date="2026-01-01T00:00:00Z">
        <w:r>
          <w:t xml:space="preserve">By</w:t>
        </w:r>
      </w:ins>
      <w:ins w:id="8293" w:author="PR Preview" w:date="2026-01-01T00:00:00Z">
        <w:r>
          <w:t xml:space="preserve"> </w:t>
        </w:r>
      </w:ins>
      <w:hyperlink w:anchor="thm-dim-sum">
        <w:ins w:id="8294" w:author="PR Preview" w:date="2026-01-01T00:00:00Z">
          <w:r>
            <w:rPr>
              <w:rStyle w:val="Hyperlink"/>
            </w:rPr>
            <w:t xml:space="preserve">Theorem 48</w:t>
          </w:r>
        </w:ins>
      </w:hyperlink>
      <w:ins w:id="8295" w:author="PR Preview" w:date="2026-01-01T00:00:00Z">
        <w:r>
          <w:t xml:space="preserve">, the two sides differ by</w:t>
        </w:r>
      </w:ins>
      <w:ins w:id="8296"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8297" w:author="PR Preview" w:date="2026-01-01T00:00:00Z">
        <w:r>
          <w:t xml:space="preserve">.</w:t>
        </w:r>
      </w:ins>
      <w:ins w:id="8298" w:author="PR Preview" w:date="2026-01-01T00:00:00Z">
        <w:r>
          <w:t xml:space="preserve"> </w:t>
        </w:r>
      </w:ins>
      <w:ins w:id="8299" w:author="PR Preview" w:date="2026-01-01T00:00:00Z">
        <w:r>
          <w:t xml:space="preserve">That dimension is</w:t>
        </w:r>
      </w:ins>
      <w:ins w:id="8300" w:author="PR Preview" w:date="2026-01-01T00:00:00Z">
        <w:r>
          <w:t xml:space="preserve"> </w:t>
        </w:r>
      </w:ins>
      <m:oMath>
        <m:r>
          <m:t>0</m:t>
        </m:r>
      </m:oMath>
      <w:ins w:id="8301" w:author="PR Preview" w:date="2026-01-01T00:00:00Z">
        <w:r>
          <w:t xml:space="preserve"> </w:t>
        </w:r>
      </w:ins>
      <w:ins w:id="8302" w:author="PR Preview" w:date="2026-01-01T00:00:00Z">
        <w:r>
          <w:t xml:space="preserve">exactly when a basis of the intersection is the empty list,</w:t>
        </w:r>
      </w:ins>
      <w:ins w:id="8303" w:author="PR Preview" w:date="2026-01-01T00:00:00Z">
        <w:r>
          <w:t xml:space="preserve"> </w:t>
        </w:r>
      </w:ins>
      <w:ins w:id="8304" w:author="PR Preview" w:date="2026-01-01T00:00:00Z">
        <w:r>
          <w:t xml:space="preserve">that is, when the intersection is the span of the empty list,</w:t>
        </w:r>
      </w:ins>
      <w:ins w:id="8305" w:author="PR Preview" w:date="2026-01-01T00:00:00Z">
        <w:r>
          <w:t xml:space="preserve"> </w:t>
        </w:r>
      </w:ins>
      <w:ins w:id="8306" w:author="PR Preview" w:date="2026-01-01T00:00:00Z">
        <w:r>
          <w:t xml:space="preserve">$\mathopen{}\left\{\mathord{\smash[b]{\underset{\raise.3ex\hbox{$\scriptstyle\sim$}}{0}}\vphantom{0}}\right\}\mathclose{}$</w:t>
        </w:r>
      </w:ins>
      <w:ins w:id="8307" w:author="PR Preview" w:date="2026-01-01T00:00:00Z">
        <w:r>
          <w:t xml:space="preserve"> </w:t>
        </w:r>
      </w:ins>
      <w:ins w:id="8308" w:author="PR Preview" w:date="2026-01-01T00:00:00Z">
        <w:r>
          <w:t xml:space="preserve">(</w:t>
        </w:r>
      </w:ins>
      <w:hyperlink w:anchor="def-span">
        <w:ins w:id="8309" w:author="PR Preview" w:date="2026-01-01T00:00:00Z">
          <w:r>
            <w:rPr>
              <w:rStyle w:val="Hyperlink"/>
            </w:rPr>
            <w:t xml:space="preserve">Definition 47</w:t>
          </w:r>
        </w:ins>
      </w:hyperlink>
      <w:ins w:id="8310" w:author="PR Preview" w:date="2026-01-01T00:00:00Z">
        <w:r>
          <w:t xml:space="preserve">,</w:t>
        </w:r>
      </w:ins>
      <w:ins w:id="8311" w:author="PR Preview" w:date="2026-01-01T00:00:00Z">
        <w:r>
          <w:t xml:space="preserve"> </w:t>
        </w:r>
      </w:ins>
      <w:hyperlink w:anchor="exm-dimension">
        <w:ins w:id="8312" w:author="PR Preview" w:date="2026-01-01T00:00:00Z">
          <w:r>
            <w:rPr>
              <w:rStyle w:val="Hyperlink"/>
            </w:rPr>
            <w:t xml:space="preserve">Example 50</w:t>
          </w:r>
        </w:ins>
      </w:hyperlink>
      <w:ins w:id="8313" w:author="PR Preview" w:date="2026-01-01T00:00:00Z">
        <w:r>
          <w:t xml:space="preserve">).</w:t>
        </w:r>
      </w:ins>
    </w:p>
    <w:bookmarkStart w:id="317" w:name="exm-dim-subadditive"/>
    <w:p>
      <w:pPr>
        <w:pStyle w:val="BodyText"/>
      </w:pPr>
      <w:ins w:id="8314" w:author="PR Preview" w:date="2026-01-01T00:00:00Z">
        <w:r>
          <w:rPr>
            <w:b/>
            <w:bCs/>
          </w:rPr>
          <w:t xml:space="preserve">Example 85 (Equality and strict inequality)</w:t>
        </w:r>
      </w:ins>
      <w:ins w:id="8315" w:author="PR Preview" w:date="2026-01-01T00:00:00Z">
        <w:r>
          <w:t xml:space="preserve"> </w:t>
        </w:r>
      </w:ins>
      <w:ins w:id="8316" w:author="PR Preview" w:date="2026-01-01T00:00:00Z">
        <w:r>
          <w:t xml:space="preserve"> </w:t>
        </w:r>
      </w:ins>
    </w:p>
    <w:p>
      <w:pPr>
        <w:numPr>
          <w:ilvl w:val="0"/>
          <w:numId w:val="1037"/>
        </w:numPr>
      </w:pPr>
      <w:ins w:id="8317" w:author="PR Preview" w:date="2026-01-01T00:00:00Z">
        <w:r>
          <w:t xml:space="preserve">For the lines</w:t>
        </w:r>
      </w:ins>
      <w:ins w:id="8318"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8319" w:author="PR Preview" w:date="2026-01-01T00:00:00Z">
        <w:r>
          <w:t xml:space="preserve"> </w:t>
        </w:r>
      </w:ins>
      <w:ins w:id="8320" w:author="PR Preview" w:date="2026-01-01T00:00:00Z">
        <w:r>
          <w:t xml:space="preserve">and</w:t>
        </w:r>
      </w:ins>
      <w:ins w:id="8321"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8322" w:author="PR Preview" w:date="2026-01-01T00:00:00Z">
        <w:r>
          <w:t xml:space="preserve"> </w:t>
        </w:r>
      </w:ins>
      <w:ins w:id="8323" w:author="PR Preview" w:date="2026-01-01T00:00:00Z">
        <w:r>
          <w:t xml:space="preserve">in</w:t>
        </w:r>
      </w:ins>
      <w:ins w:id="8324" w:author="PR Preview" w:date="2026-01-01T00:00:00Z">
        <w:r>
          <w:t xml:space="preserve"> </w:t>
        </w:r>
      </w:ins>
      <w:hyperlink w:anchor="exm-subspace-sum">
        <w:ins w:id="8325" w:author="PR Preview" w:date="2026-01-01T00:00:00Z">
          <w:r>
            <w:rPr>
              <w:rStyle w:val="Hyperlink"/>
            </w:rPr>
            <w:t xml:space="preserve">Example 81</w:t>
          </w:r>
        </w:ins>
      </w:hyperlink>
      <w:ins w:id="8326" w:author="PR Preview" w:date="2026-01-01T00:00:00Z">
        <w:r>
          <w:t xml:space="preserve">,</w:t>
        </w:r>
      </w:ins>
      <w:ins w:id="8327" w:author="PR Preview" w:date="2026-01-01T00:00:00Z">
        <w:r>
          <w:t xml:space="preserve"> </w:t>
        </w:r>
      </w:ins>
      <w:ins w:id="8328" w:author="PR Preview" w:date="2026-01-01T00:00:00Z">
        <w:r>
          <w:t xml:space="preserve">a common vector satisfies</w:t>
        </w:r>
      </w:ins>
      <w:ins w:id="8329"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8330" w:author="PR Preview" w:date="2026-01-01T00:00:00Z">
        <w:r>
          <w:t xml:space="preserve">,</w:t>
        </w:r>
      </w:ins>
      <w:ins w:id="8331" w:author="PR Preview" w:date="2026-01-01T00:00:00Z">
        <w:r>
          <w:t xml:space="preserve"> </w:t>
        </w:r>
      </w:ins>
      <w:ins w:id="8332" w:author="PR Preview" w:date="2026-01-01T00:00:00Z">
        <w:r>
          <w:t xml:space="preserve">so</w:t>
        </w:r>
      </w:ins>
      <w:ins w:id="8333" w:author="PR Preview" w:date="2026-01-01T00:00:00Z">
        <w:r>
          <w:t xml:space="preserve"> </w:t>
        </w:r>
      </w:ins>
      <w:ins w:id="8334" w:author="PR Preview" w:date="2026-01-01T00:00:00Z">
        <w:r>
          <w:t xml:space="preserve">$(a, -b, 0) = \mathord{\smash[b]{\underset{\raise.3ex\hbox{$\scriptstyle\sim$}}{0}}\vphantom{0}}$</w:t>
        </w:r>
      </w:ins>
      <w:ins w:id="8335" w:author="PR Preview" w:date="2026-01-01T00:00:00Z">
        <w:r>
          <w:t xml:space="preserve"> </w:t>
        </w:r>
      </w:ins>
      <w:ins w:id="8336"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8337" w:author="PR Preview" w:date="2026-01-01T00:00:00Z">
        <w:r>
          <w:delText xml:space="preserve">the sum is the plane</w:delText>
        </w:r>
      </w:del>
      <w:del w:id="8338" w:author="PR Preview" w:date="2026-01-01T00:00:00Z">
        <w:r>
          <w:delText xml:space="preserve"> </w:delText>
        </w:r>
      </w:del>
      <m:oMath>
        <m:r>
          <m:t>z</m:t>
        </m:r>
        <m:r>
          <m:rPr>
            <m:sty m:val="p"/>
          </m:rPr>
          <m:t>=</m:t>
        </m:r>
        <m:r>
          <m:t>0</m:t>
        </m:r>
      </m:oMath>
      <w:del w:id="8339" w:author="PR Preview" w:date="2026-01-01T00:00:00Z">
        <w:r>
          <w:delText xml:space="preserve"> </w:delText>
        </w:r>
      </w:del>
      <w:del w:id="8340" w:author="PR Preview" w:date="2026-01-01T00:00:00Z">
        <w:r>
          <w:delText xml:space="preserve">(</w:delText>
        </w:r>
      </w:del>
      <w:hyperlink w:anchor="exm-subspace-sum">
        <w:del w:id="8341" w:author="PR Preview" w:date="2026-01-01T00:00:00Z">
          <w:r>
            <w:rPr>
              <w:rStyle w:val="Hyperlink"/>
            </w:rPr>
            <w:delText xml:space="preserve">Example 82</w:delText>
          </w:r>
        </w:del>
      </w:hyperlink>
      <w:del w:id="8342" w:author="PR Preview" w:date="2026-01-01T00:00:00Z">
        <w:r>
          <w:delText xml:space="preserve">),</w:delText>
        </w:r>
      </w:del>
      <w:del w:id="8343" w:author="PR Preview" w:date="2026-01-01T00:00:00Z">
        <w:r>
          <w:delText xml:space="preserve"> </w:delText>
        </w:r>
      </w:del>
      <w:del w:id="8344" w:author="PR Preview" w:date="2026-01-01T00:00:00Z">
        <w:r>
          <w:delText xml:space="preserve">which has dimension</w:delText>
        </w:r>
      </w:del>
      <w:del w:id="8345" w:author="PR Preview" w:date="2026-01-01T00:00:00Z">
        <w:r>
          <w:delText xml:space="preserve"> </w:delText>
        </w:r>
      </w:del>
      <m:oMath>
        <m:r>
          <m:t>2</m:t>
        </m:r>
      </m:oMath>
      <w:del w:id="8346" w:author="PR Preview" w:date="2026-01-01T00:00:00Z">
        <w:r>
          <w:delText xml:space="preserve"> </w:delText>
        </w:r>
      </w:del>
      <w:del w:id="8347" w:author="PR Preview" w:date="2026-01-01T00:00:00Z">
        <w:r>
          <w:delText xml:space="preserve">(</w:delText>
        </w:r>
      </w:del>
      <w:hyperlink w:anchor="exm-dimension">
        <w:del w:id="8348" w:author="PR Preview" w:date="2026-01-01T00:00:00Z">
          <w:r>
            <w:rPr>
              <w:rStyle w:val="Hyperlink"/>
            </w:rPr>
            <w:delText xml:space="preserve">Example 51</w:delText>
          </w:r>
        </w:del>
      </w:hyperlink>
      <w:del w:id="8349" w:author="PR Preview" w:date="2026-01-01T00:00:00Z">
        <w:r>
          <w:delText xml:space="preserve">),</w:delText>
        </w:r>
      </w:del>
      <w:del w:id="8350" w:author="PR Preview" w:date="2026-01-01T00:00:00Z">
        <w:r>
          <w:delText xml:space="preserve"> </w:delText>
        </w:r>
      </w:del>
      <w:del w:id="8351" w:author="PR Preview" w:date="2026-01-01T00:00:00Z">
        <w:r>
          <w:delText xml:space="preserve">and each line has dimension</w:delText>
        </w:r>
      </w:del>
      <w:del w:id="8352" w:author="PR Preview" w:date="2026-01-01T00:00:00Z">
        <w:r>
          <w:delText xml:space="preserve"> </w:delText>
        </w:r>
      </w:del>
      <m:oMath>
        <m:r>
          <m:t>1</m:t>
        </m:r>
      </m:oMath>
      <w:del w:id="8353" w:author="PR Preview" w:date="2026-01-01T00:00:00Z">
        <w:r>
          <w:delText xml:space="preserve">, with its spanning vector as a basis.</w:delText>
        </w:r>
      </w:del>
    </w:p>
    <w:p>
      <w:pPr>
        <w:numPr>
          <w:ilvl w:val="0"/>
          <w:numId w:val="1000"/>
        </w:numPr>
      </w:pPr>
      <w:ins w:id="8354" w:author="PR Preview" w:date="2026-01-01T00:00:00Z">
        <w:r>
          <w:t xml:space="preserve">the sum is the plane</w:t>
        </w:r>
      </w:ins>
      <w:ins w:id="8355" w:author="PR Preview" w:date="2026-01-01T00:00:00Z">
        <w:r>
          <w:t xml:space="preserve"> </w:t>
        </w:r>
      </w:ins>
      <m:oMath>
        <m:r>
          <m:t>z</m:t>
        </m:r>
        <m:r>
          <m:rPr>
            <m:sty m:val="p"/>
          </m:rPr>
          <m:t>=</m:t>
        </m:r>
        <m:r>
          <m:t>0</m:t>
        </m:r>
      </m:oMath>
      <w:ins w:id="8356" w:author="PR Preview" w:date="2026-01-01T00:00:00Z">
        <w:r>
          <w:t xml:space="preserve"> </w:t>
        </w:r>
      </w:ins>
      <w:ins w:id="8357" w:author="PR Preview" w:date="2026-01-01T00:00:00Z">
        <w:r>
          <w:t xml:space="preserve">(</w:t>
        </w:r>
      </w:ins>
      <w:hyperlink w:anchor="exm-subspace-sum">
        <w:ins w:id="8358" w:author="PR Preview" w:date="2026-01-01T00:00:00Z">
          <w:r>
            <w:rPr>
              <w:rStyle w:val="Hyperlink"/>
            </w:rPr>
            <w:t xml:space="preserve">Example 81</w:t>
          </w:r>
        </w:ins>
      </w:hyperlink>
      <w:ins w:id="8359" w:author="PR Preview" w:date="2026-01-01T00:00:00Z">
        <w:r>
          <w:t xml:space="preserve">),</w:t>
        </w:r>
      </w:ins>
      <w:ins w:id="8360" w:author="PR Preview" w:date="2026-01-01T00:00:00Z">
        <w:r>
          <w:t xml:space="preserve"> </w:t>
        </w:r>
      </w:ins>
      <w:ins w:id="8361" w:author="PR Preview" w:date="2026-01-01T00:00:00Z">
        <w:r>
          <w:t xml:space="preserve">which has dimension</w:t>
        </w:r>
      </w:ins>
      <w:ins w:id="8362" w:author="PR Preview" w:date="2026-01-01T00:00:00Z">
        <w:r>
          <w:t xml:space="preserve"> </w:t>
        </w:r>
      </w:ins>
      <m:oMath>
        <m:r>
          <m:t>2</m:t>
        </m:r>
      </m:oMath>
      <w:ins w:id="8363" w:author="PR Preview" w:date="2026-01-01T00:00:00Z">
        <w:r>
          <w:t xml:space="preserve"> </w:t>
        </w:r>
      </w:ins>
      <w:ins w:id="8364" w:author="PR Preview" w:date="2026-01-01T00:00:00Z">
        <w:r>
          <w:t xml:space="preserve">(</w:t>
        </w:r>
      </w:ins>
      <w:hyperlink w:anchor="exm-dimension">
        <w:ins w:id="8365" w:author="PR Preview" w:date="2026-01-01T00:00:00Z">
          <w:r>
            <w:rPr>
              <w:rStyle w:val="Hyperlink"/>
            </w:rPr>
            <w:t xml:space="preserve">Example 50</w:t>
          </w:r>
        </w:ins>
      </w:hyperlink>
      <w:ins w:id="8366" w:author="PR Preview" w:date="2026-01-01T00:00:00Z">
        <w:r>
          <w:t xml:space="preserve">),</w:t>
        </w:r>
      </w:ins>
      <w:ins w:id="8367" w:author="PR Preview" w:date="2026-01-01T00:00:00Z">
        <w:r>
          <w:t xml:space="preserve"> </w:t>
        </w:r>
      </w:ins>
      <w:ins w:id="8368" w:author="PR Preview" w:date="2026-01-01T00:00:00Z">
        <w:r>
          <w:t xml:space="preserve">and each line has dimension</w:t>
        </w:r>
      </w:ins>
      <w:ins w:id="8369" w:author="PR Preview" w:date="2026-01-01T00:00:00Z">
        <w:r>
          <w:t xml:space="preserve"> </w:t>
        </w:r>
      </w:ins>
      <m:oMath>
        <m:r>
          <m:t>1</m:t>
        </m:r>
      </m:oMath>
      <w:ins w:id="8370" w:author="PR Preview" w:date="2026-01-01T00:00:00Z">
        <w:r>
          <w:t xml:space="preserve">, with its spanning vector as a basis.</w:t>
        </w:r>
      </w:ins>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del w:id="8371" w:author="PR Preview" w:date="2026-01-01T00:00:00Z">
        <w:r>
          <w:rPr>
            <w:b/>
            <w:bCs/>
          </w:rPr>
          <w:delText xml:space="preserve">Theorem 50 (Rank is subadditive)</w:delText>
        </w:r>
      </w:del>
      <w:del w:id="8372" w:author="PR Preview" w:date="2026-01-01T00:00:00Z">
        <w:r>
          <w:delText xml:space="preserve"> </w:delText>
        </w:r>
      </w:del>
      <w:del w:id="8373" w:author="PR Preview" w:date="2026-01-01T00:00:00Z">
        <w:r>
          <w:delText xml:space="preserve">For</w:delText>
        </w:r>
      </w:del>
      <w:del w:id="8374" w:author="PR Preview" w:date="2026-01-01T00:00:00Z">
        <w:r>
          <w:delText xml:space="preserve"> </w:delText>
        </w:r>
      </w:del>
      <m:oMath>
        <m:r>
          <m:t>m</m:t>
        </m:r>
        <m:r>
          <m:rPr>
            <m:sty m:val="p"/>
          </m:rPr>
          <m:t>×</m:t>
        </m:r>
        <m:r>
          <m:t>n</m:t>
        </m:r>
      </m:oMath>
      <w:del w:id="8375" w:author="PR Preview" w:date="2026-01-01T00:00:00Z">
        <w:r>
          <w:delText xml:space="preserve"> </w:delText>
        </w:r>
      </w:del>
      <w:del w:id="8376" w:author="PR Preview" w:date="2026-01-01T00:00:00Z">
        <w:r>
          <w:delText xml:space="preserve">matrices</w:delText>
        </w:r>
      </w:del>
      <w:del w:id="8377" w:author="PR Preview" w:date="2026-01-01T00:00:00Z">
        <w:r>
          <w:delText xml:space="preserve"> </w:delText>
        </w:r>
      </w:del>
      <m:oMath>
        <m:r>
          <m:rPr>
            <m:sty m:val="bi"/>
          </m:rPr>
          <m:t>A</m:t>
        </m:r>
      </m:oMath>
      <w:del w:id="8378" w:author="PR Preview" w:date="2026-01-01T00:00:00Z">
        <w:r>
          <w:delText xml:space="preserve"> </w:delText>
        </w:r>
      </w:del>
      <w:del w:id="8379" w:author="PR Preview" w:date="2026-01-01T00:00:00Z">
        <w:r>
          <w:delText xml:space="preserve">and</w:delText>
        </w:r>
      </w:del>
      <w:del w:id="8380" w:author="PR Preview" w:date="2026-01-01T00:00:00Z">
        <w:r>
          <w:delText xml:space="preserve"> </w:delText>
        </w:r>
      </w:del>
      <m:oMath>
        <m:r>
          <m:rPr>
            <m:sty m:val="bi"/>
          </m:rPr>
          <m:t>B</m:t>
        </m:r>
      </m:oMath>
      <w:del w:id="8381" w:author="PR Preview" w:date="2026-01-01T00:00:00Z">
        <w:r>
          <w:delText xml:space="preserve">,</w:delText>
        </w:r>
      </w:del>
    </w:p>
    <w:p>
      <w:pPr>
        <w:pStyle w:val="FirstParagraph"/>
      </w:pPr>
      <w:ins w:id="8382" w:author="PR Preview" w:date="2026-01-01T00:00:00Z">
        <w:r>
          <w:rPr>
            <w:b/>
            <w:bCs/>
          </w:rPr>
          <w:t xml:space="preserve">Theorem 49 (Rank is subadditive)</w:t>
        </w:r>
      </w:ins>
      <w:ins w:id="8383" w:author="PR Preview" w:date="2026-01-01T00:00:00Z">
        <w:r>
          <w:t xml:space="preserve"> </w:t>
        </w:r>
      </w:ins>
      <w:ins w:id="8384" w:author="PR Preview" w:date="2026-01-01T00:00:00Z">
        <w:r>
          <w:t xml:space="preserve">For</w:t>
        </w:r>
      </w:ins>
      <w:ins w:id="8385" w:author="PR Preview" w:date="2026-01-01T00:00:00Z">
        <w:r>
          <w:t xml:space="preserve"> </w:t>
        </w:r>
      </w:ins>
      <m:oMath>
        <m:r>
          <m:t>m</m:t>
        </m:r>
        <m:r>
          <m:rPr>
            <m:sty m:val="p"/>
          </m:rPr>
          <m:t>×</m:t>
        </m:r>
        <m:r>
          <m:t>n</m:t>
        </m:r>
      </m:oMath>
      <w:ins w:id="8386" w:author="PR Preview" w:date="2026-01-01T00:00:00Z">
        <w:r>
          <w:t xml:space="preserve"> </w:t>
        </w:r>
      </w:ins>
      <w:ins w:id="8387" w:author="PR Preview" w:date="2026-01-01T00:00:00Z">
        <w:r>
          <w:t xml:space="preserve">matrices</w:t>
        </w:r>
      </w:ins>
      <w:ins w:id="8388" w:author="PR Preview" w:date="2026-01-01T00:00:00Z">
        <w:r>
          <w:t xml:space="preserve"> </w:t>
        </w:r>
      </w:ins>
      <m:oMath>
        <m:r>
          <m:rPr>
            <m:sty m:val="bi"/>
          </m:rPr>
          <m:t>A</m:t>
        </m:r>
      </m:oMath>
      <w:ins w:id="8389" w:author="PR Preview" w:date="2026-01-01T00:00:00Z">
        <w:r>
          <w:t xml:space="preserve"> </w:t>
        </w:r>
      </w:ins>
      <w:ins w:id="8390" w:author="PR Preview" w:date="2026-01-01T00:00:00Z">
        <w:r>
          <w:t xml:space="preserve">and</w:t>
        </w:r>
      </w:ins>
      <w:ins w:id="8391" w:author="PR Preview" w:date="2026-01-01T00:00:00Z">
        <w:r>
          <w:t xml:space="preserve"> </w:t>
        </w:r>
      </w:ins>
      <m:oMath>
        <m:r>
          <m:rPr>
            <m:sty m:val="bi"/>
          </m:rPr>
          <m:t>B</m:t>
        </m:r>
      </m:oMath>
      <w:ins w:id="8392"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del w:id="8393" w:author="PR Preview" w:date="2026-01-01T00:00:00Z">
        <w:r>
          <w:rPr>
            <w:b/>
            <w:bCs/>
          </w:rPr>
          <w:delText xml:space="preserve">Compare dimensions.</w:delText>
        </w:r>
      </w:del>
      <w:del w:id="8394" w:author="PR Preview" w:date="2026-01-01T00:00:00Z">
        <w:r>
          <w:delText xml:space="preserve"> </w:delText>
        </w:r>
      </w:del>
      <w:del w:id="8395" w:author="PR Preview" w:date="2026-01-01T00:00:00Z">
        <w:r>
          <w:delText xml:space="preserve">All the sets involved are subspaces of</w:delText>
        </w:r>
      </w:del>
      <w:del w:id="8396" w:author="PR Preview" w:date="2026-01-01T00:00:00Z">
        <w:r>
          <w:delText xml:space="preserve"> </w:delText>
        </w:r>
      </w:del>
      <m:oMath>
        <m:sSup>
          <m:e>
            <m:r>
              <m:rPr>
                <m:scr m:val="double-struck"/>
                <m:sty m:val="p"/>
              </m:rPr>
              <m:t>R</m:t>
            </m:r>
          </m:e>
          <m:sup>
            <m:r>
              <m:t>m</m:t>
            </m:r>
          </m:sup>
        </m:sSup>
      </m:oMath>
      <w:del w:id="8397" w:author="PR Preview" w:date="2026-01-01T00:00:00Z">
        <w:r>
          <w:delText xml:space="preserve"> </w:delText>
        </w:r>
      </w:del>
      <w:del w:id="8398" w:author="PR Preview" w:date="2026-01-01T00:00:00Z">
        <w:r>
          <w:delText xml:space="preserve">(</w:delText>
        </w:r>
      </w:del>
      <w:hyperlink w:anchor="thm-column-space-span">
        <w:del w:id="8399" w:author="PR Preview" w:date="2026-01-01T00:00:00Z">
          <w:r>
            <w:rPr>
              <w:rStyle w:val="Hyperlink"/>
            </w:rPr>
            <w:delText xml:space="preserve">Theorem 33</w:delText>
          </w:r>
        </w:del>
      </w:hyperlink>
      <w:del w:id="8400" w:author="PR Preview" w:date="2026-01-01T00:00:00Z">
        <w:r>
          <w:delText xml:space="preserve">,</w:delText>
        </w:r>
      </w:del>
      <w:del w:id="8401" w:author="PR Preview" w:date="2026-01-01T00:00:00Z">
        <w:r>
          <w:delText xml:space="preserve"> </w:delText>
        </w:r>
      </w:del>
      <w:hyperlink w:anchor="thm-sum-intersection-subspace">
        <w:del w:id="8402" w:author="PR Preview" w:date="2026-01-01T00:00:00Z">
          <w:r>
            <w:rPr>
              <w:rStyle w:val="Hyperlink"/>
            </w:rPr>
            <w:delText xml:space="preserve">Theorem 48</w:delText>
          </w:r>
        </w:del>
      </w:hyperlink>
      <w:del w:id="8403"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w:del w:id="8404" w:author="PR Preview" w:date="2026-01-01T00:00:00Z">
        <w:r>
          <w:rPr>
            <w:b/>
            <w:bCs/>
          </w:rPr>
          <w:delText xml:space="preserve">Example 87 (Subadditivity with equality and without)</w:delText>
        </w:r>
      </w:del>
      <w:del w:id="8405" w:author="PR Preview" w:date="2026-01-01T00:00:00Z">
        <w:r>
          <w:delText xml:space="preserve"> </w:delText>
        </w:r>
      </w:del>
      <w:del w:id="8406" w:author="PR Preview" w:date="2026-01-01T00:00:00Z">
        <w:r>
          <w:delText xml:space="preserve">Let</w:delText>
        </w:r>
      </w:del>
      <w:del w:id="84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408" w:author="PR Preview" w:date="2026-01-01T00:00:00Z">
        <w:r>
          <w:delText xml:space="preserve"> </w:delText>
        </w:r>
      </w:del>
      <w:del w:id="8409" w:author="PR Preview" w:date="2026-01-01T00:00:00Z">
        <w:r>
          <w:delText xml:space="preserve">and</w:delText>
        </w:r>
      </w:del>
      <w:del w:id="841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8411" w:author="PR Preview" w:date="2026-01-01T00:00:00Z">
        <w:r>
          <w:delText xml:space="preserve">.</w:delText>
        </w:r>
      </w:del>
      <w:del w:id="8412" w:author="PR Preview" w:date="2026-01-01T00:00:00Z">
        <w:r>
          <w:delText xml:space="preserve"> </w:delText>
        </w:r>
      </w:del>
      <w:del w:id="8413" w:author="PR Preview" w:date="2026-01-01T00:00:00Z">
        <w:r>
          <w:delText xml:space="preserve">Each has one nonzero column and one zero column.</w:delText>
        </w:r>
      </w:del>
      <w:del w:id="8414" w:author="PR Preview" w:date="2026-01-01T00:00:00Z">
        <w:r>
          <w:delText xml:space="preserve"> </w:delText>
        </w:r>
      </w:del>
      <w:del w:id="8415" w:author="PR Preview" w:date="2026-01-01T00:00:00Z">
        <w:r>
          <w:delText xml:space="preserve">The nonzero column on its own is linearly independent</w:delText>
        </w:r>
      </w:del>
      <w:del w:id="8416" w:author="PR Preview" w:date="2026-01-01T00:00:00Z">
        <w:r>
          <w:delText xml:space="preserve"> </w:delText>
        </w:r>
      </w:del>
      <w:del w:id="8417" w:author="PR Preview" w:date="2026-01-01T00:00:00Z">
        <w:r>
          <w:delText xml:space="preserve">(</w:delText>
        </w:r>
      </w:del>
      <w:del w:id="8418" w:author="PR Preview" w:date="2026-01-01T00:00:00Z">
        <w:r>
          <w:delText xml:space="preserve">$c\,\mathord{\smash[b]{\underset{\raise.3ex\hbox{$\scriptstyle\sim$}}{v}}\vphantom{v}} = \mathord{\smash[b]{\underset{\raise.3ex\hbox{$\scriptstyle\sim$}}{0}}\vphantom{0}}_2$</w:delText>
        </w:r>
      </w:del>
      <w:del w:id="8419" w:author="PR Preview" w:date="2026-01-01T00:00:00Z">
        <w:r>
          <w:delText xml:space="preserve"> </w:delText>
        </w:r>
      </w:del>
      <w:del w:id="8420" w:author="PR Preview" w:date="2026-01-01T00:00:00Z">
        <w:r>
          <w:delText xml:space="preserve">with</w:delText>
        </w:r>
      </w:del>
      <w:del w:id="8421" w:author="PR Preview" w:date="2026-01-01T00:00:00Z">
        <w:r>
          <w:delText xml:space="preserve"> </w:delText>
        </w:r>
      </w:del>
      <w:del w:id="8422" w:author="PR Preview" w:date="2026-01-01T00:00:00Z">
        <w:r>
          <w:delText xml:space="preserve">$\mathord{\smash[b]{\underset{\raise.3ex\hbox{$\scriptstyle\sim$}}{v}}\vphantom{v}} \ne \mathord{\smash[b]{\underset{\raise.3ex\hbox{$\scriptstyle\sim$}}{0}}\vphantom{0}}_2$</w:delText>
        </w:r>
      </w:del>
      <w:del w:id="8423" w:author="PR Preview" w:date="2026-01-01T00:00:00Z">
        <w:r>
          <w:delText xml:space="preserve"> </w:delText>
        </w:r>
      </w:del>
      <w:del w:id="8424" w:author="PR Preview" w:date="2026-01-01T00:00:00Z">
        <w:r>
          <w:delText xml:space="preserve">forces</w:delText>
        </w:r>
      </w:del>
      <w:del w:id="8425" w:author="PR Preview" w:date="2026-01-01T00:00:00Z">
        <w:r>
          <w:delText xml:space="preserve"> </w:delText>
        </w:r>
      </w:del>
      <m:oMath>
        <m:r>
          <m:t>c</m:t>
        </m:r>
        <m:r>
          <m:rPr>
            <m:sty m:val="p"/>
          </m:rPr>
          <m:t>=</m:t>
        </m:r>
        <m:r>
          <m:t>0</m:t>
        </m:r>
      </m:oMath>
      <w:del w:id="8426" w:author="PR Preview" w:date="2026-01-01T00:00:00Z">
        <w:r>
          <w:delText xml:space="preserve">),</w:delText>
        </w:r>
      </w:del>
      <w:del w:id="8427" w:author="PR Preview" w:date="2026-01-01T00:00:00Z">
        <w:r>
          <w:delText xml:space="preserve"> </w:delText>
        </w:r>
      </w:del>
      <w:del w:id="8428" w:author="PR Preview" w:date="2026-01-01T00:00:00Z">
        <w:r>
          <w:delText xml:space="preserve">and the two columns together are not,</w:delText>
        </w:r>
      </w:del>
      <w:del w:id="8429" w:author="PR Preview" w:date="2026-01-01T00:00:00Z">
        <w:r>
          <w:delText xml:space="preserve"> </w:delText>
        </w:r>
      </w:del>
      <w:del w:id="8430" w:author="PR Preview" w:date="2026-01-01T00:00:00Z">
        <w:r>
          <w:delText xml:space="preserve">since</w:delText>
        </w:r>
      </w:del>
      <w:del w:id="8431" w:author="PR Preview" w:date="2026-01-01T00:00:00Z">
        <w:r>
          <w:delText xml:space="preserve"> </w:delText>
        </w:r>
      </w:del>
      <m:oMath>
        <m:r>
          <m:t>1</m:t>
        </m:r>
      </m:oMath>
      <w:del w:id="8432" w:author="PR Preview" w:date="2026-01-01T00:00:00Z">
        <w:r>
          <w:delText xml:space="preserve"> </w:delText>
        </w:r>
      </w:del>
      <w:del w:id="8433" w:author="PR Preview" w:date="2026-01-01T00:00:00Z">
        <w:r>
          <w:delText xml:space="preserve">times the zero column is</w:delText>
        </w:r>
      </w:del>
      <w:del w:id="8434" w:author="PR Preview" w:date="2026-01-01T00:00:00Z">
        <w:r>
          <w:delText xml:space="preserve"> </w:delText>
        </w:r>
      </w:del>
      <w:del w:id="8435" w:author="PR Preview" w:date="2026-01-01T00:00:00Z">
        <w:r>
          <w:delText xml:space="preserve">$\mathord{\smash[b]{\underset{\raise.3ex\hbox{$\scriptstyle\sim$}}{0}}\vphantom{0}}_2$</w:delText>
        </w:r>
      </w:del>
      <w:del w:id="8436" w:author="PR Preview" w:date="2026-01-01T00:00:00Z">
        <w:r>
          <w:delText xml:space="preserve">;</w:delText>
        </w:r>
      </w:del>
      <w:del w:id="8437" w:author="PR Preview" w:date="2026-01-01T00:00:00Z">
        <w:r>
          <w:delText xml:space="preserve"> </w:delText>
        </w:r>
      </w:del>
      <w:del w:id="8438" w:author="PR Preview" w:date="2026-01-01T00:00:00Z">
        <w:r>
          <w:delText xml:space="preserve">so each matrix has rank</w:delText>
        </w:r>
      </w:del>
      <w:del w:id="8439" w:author="PR Preview" w:date="2026-01-01T00:00:00Z">
        <w:r>
          <w:delText xml:space="preserve"> </w:delText>
        </w:r>
      </w:del>
      <m:oMath>
        <m:r>
          <m:t>1</m:t>
        </m:r>
      </m:oMath>
      <w:del w:id="8440" w:author="PR Preview" w:date="2026-01-01T00:00:00Z">
        <w:r>
          <w:delText xml:space="preserve"> </w:delText>
        </w:r>
      </w:del>
      <w:del w:id="8441" w:author="PR Preview" w:date="2026-01-01T00:00:00Z">
        <w:r>
          <w:delText xml:space="preserve">(</w:delText>
        </w:r>
      </w:del>
      <w:hyperlink w:anchor="def-rank">
        <w:del w:id="8442" w:author="PR Preview" w:date="2026-01-01T00:00:00Z">
          <w:r>
            <w:rPr>
              <w:rStyle w:val="Hyperlink"/>
            </w:rPr>
            <w:delText xml:space="preserve">Definition 44</w:delText>
          </w:r>
        </w:del>
      </w:hyperlink>
      <w:del w:id="8443" w:author="PR Preview" w:date="2026-01-01T00:00:00Z">
        <w:r>
          <w:delText xml:space="preserve">).</w:delText>
        </w:r>
      </w:del>
      <w:del w:id="8444" w:author="PR Preview" w:date="2026-01-01T00:00:00Z">
        <w:r>
          <w:delText xml:space="preserve"> </w:delText>
        </w:r>
      </w:del>
      <w:del w:id="8445" w:author="PR Preview" w:date="2026-01-01T00:00:00Z">
        <w:r>
          <w:delText xml:space="preserve">By the same argument,</w:delText>
        </w:r>
      </w:del>
      <w:del w:id="8446" w:author="PR Preview" w:date="2026-01-01T00:00:00Z">
        <w:r>
          <w:delText xml:space="preserve"> </w:delText>
        </w:r>
      </w:del>
      <m:oMath>
        <m:r>
          <m:rPr>
            <m:sty m:val="p"/>
          </m:rPr>
          <m:t>−</m:t>
        </m:r>
        <m:r>
          <m:rPr>
            <m:sty m:val="bi"/>
          </m:rPr>
          <m:t>A</m:t>
        </m:r>
      </m:oMath>
      <w:del w:id="8447" w:author="PR Preview" w:date="2026-01-01T00:00:00Z">
        <w:r>
          <w:delText xml:space="preserve"> </w:delText>
        </w:r>
      </w:del>
      <w:del w:id="8448" w:author="PR Preview" w:date="2026-01-01T00:00:00Z">
        <w:r>
          <w:delText xml:space="preserve">has rank</w:delText>
        </w:r>
      </w:del>
      <w:del w:id="8449" w:author="PR Preview" w:date="2026-01-01T00:00:00Z">
        <w:r>
          <w:delText xml:space="preserve"> </w:delText>
        </w:r>
      </w:del>
      <m:oMath>
        <m:r>
          <m:t>1</m:t>
        </m:r>
      </m:oMath>
      <w:del w:id="8450" w:author="PR Preview" w:date="2026-01-01T00:00:00Z">
        <w:r>
          <w:delText xml:space="preserve">.</w:delText>
        </w:r>
      </w:del>
    </w:p>
    <w:p>
      <w:pPr>
        <w:pStyle w:val="Compact"/>
        <w:numPr>
          <w:ilvl w:val="0"/>
          <w:numId w:val="1038"/>
        </w:numPr>
      </w:pPr>
      <m:oMath>
        <m:r>
          <m:rPr>
            <m:sty m:val="bi"/>
          </m:rPr>
          <m:t>A</m:t>
        </m:r>
        <m:r>
          <m:rPr>
            <m:sty m:val="p"/>
          </m:rPr>
          <m:t>+</m:t>
        </m:r>
        <m:r>
          <m:rPr>
            <m:sty m:val="bi"/>
          </m:rPr>
          <m:t>B</m:t>
        </m:r>
      </m:oMath>
      <w:del w:id="8451" w:author="PR Preview" w:date="2026-01-01T00:00:00Z">
        <w:r>
          <w:delText xml:space="preserve"> </w:delText>
        </w:r>
      </w:del>
      <w:del w:id="8452" w:author="PR Preview" w:date="2026-01-01T00:00:00Z">
        <w:r>
          <w:delText xml:space="preserve">is the</w:delText>
        </w:r>
      </w:del>
      <w:del w:id="8453" w:author="PR Preview" w:date="2026-01-01T00:00:00Z">
        <w:r>
          <w:delText xml:space="preserve"> </w:delText>
        </w:r>
      </w:del>
      <m:oMath>
        <m:r>
          <m:t>2</m:t>
        </m:r>
        <m:r>
          <m:rPr>
            <m:sty m:val="p"/>
          </m:rPr>
          <m:t>×</m:t>
        </m:r>
        <m:r>
          <m:t>2</m:t>
        </m:r>
      </m:oMath>
      <w:del w:id="8454" w:author="PR Preview" w:date="2026-01-01T00:00:00Z">
        <w:r>
          <w:delText xml:space="preserve"> </w:delText>
        </w:r>
      </w:del>
      <w:del w:id="8455" w:author="PR Preview" w:date="2026-01-01T00:00:00Z">
        <w:r>
          <w:delText xml:space="preserve">identity matrix, which has rank</w:delText>
        </w:r>
      </w:del>
      <w:del w:id="8456" w:author="PR Preview" w:date="2026-01-01T00:00:00Z">
        <w:r>
          <w:delText xml:space="preserve"> </w:delText>
        </w:r>
      </w:del>
      <m:oMath>
        <m:r>
          <m:t>2</m:t>
        </m:r>
      </m:oMath>
      <w:del w:id="8457" w:author="PR Preview" w:date="2026-01-01T00:00:00Z">
        <w:r>
          <w:delText xml:space="preserve"> </w:delText>
        </w:r>
      </w:del>
      <w:del w:id="8458" w:author="PR Preview" w:date="2026-01-01T00:00:00Z">
        <w:r>
          <w:delText xml:space="preserve">(</w:delText>
        </w:r>
      </w:del>
      <w:hyperlink w:anchor="exm-rank-nullity">
        <w:del w:id="8459" w:author="PR Preview" w:date="2026-01-01T00:00:00Z">
          <w:r>
            <w:rPr>
              <w:rStyle w:val="Hyperlink"/>
            </w:rPr>
            <w:delText xml:space="preserve">Example 69</w:delText>
          </w:r>
        </w:del>
      </w:hyperlink>
      <w:del w:id="8460" w:author="PR Preview" w:date="2026-01-01T00:00:00Z">
        <w:r>
          <w:delText xml:space="preserve">),</w:delText>
        </w:r>
      </w:del>
      <w:del w:id="8461" w:author="PR Preview" w:date="2026-01-01T00:00:00Z">
        <w:r>
          <w:delText xml:space="preserve"> </w:delText>
        </w:r>
      </w:del>
      <w:del w:id="8462" w:author="PR Preview" w:date="2026-01-01T00:00:00Z">
        <w:r>
          <w:delText xml:space="preserve">so the bound</w:delText>
        </w:r>
      </w:del>
      <w:del w:id="8463" w:author="PR Preview" w:date="2026-01-01T00:00:00Z">
        <w:r>
          <w:delText xml:space="preserve"> </w:delText>
        </w:r>
      </w:del>
      <m:oMath>
        <m:r>
          <m:t>2</m:t>
        </m:r>
        <m:r>
          <m:rPr>
            <m:sty m:val="p"/>
          </m:rPr>
          <m:t>≤</m:t>
        </m:r>
        <m:r>
          <m:t>1</m:t>
        </m:r>
        <m:r>
          <m:rPr>
            <m:sty m:val="p"/>
          </m:rPr>
          <m:t>+</m:t>
        </m:r>
        <m:r>
          <m:t>1</m:t>
        </m:r>
      </m:oMath>
      <w:del w:id="8464" w:author="PR Preview" w:date="2026-01-01T00:00:00Z">
        <w:r>
          <w:delText xml:space="preserve"> </w:delText>
        </w:r>
      </w:del>
      <w:del w:id="8465" w:author="PR Preview" w:date="2026-01-01T00:00:00Z">
        <w:r>
          <w:delText xml:space="preserve">holds with equality.</w:delText>
        </w:r>
      </w:del>
    </w:p>
    <w:p>
      <w:pPr>
        <w:pStyle w:val="BodyText"/>
      </w:pPr>
      <w:ins w:id="8466" w:author="PR Preview" w:date="2026-01-01T00:00:00Z">
        <w:r>
          <w:rPr>
            <w:b/>
            <w:bCs/>
          </w:rPr>
          <w:t xml:space="preserve">Compare dimensions.</w:t>
        </w:r>
      </w:ins>
      <w:ins w:id="8467" w:author="PR Preview" w:date="2026-01-01T00:00:00Z">
        <w:r>
          <w:t xml:space="preserve"> </w:t>
        </w:r>
      </w:ins>
      <w:ins w:id="8468" w:author="PR Preview" w:date="2026-01-01T00:00:00Z">
        <w:r>
          <w:t xml:space="preserve">All the sets involved are subspaces of</w:t>
        </w:r>
      </w:ins>
      <w:ins w:id="8469" w:author="PR Preview" w:date="2026-01-01T00:00:00Z">
        <w:r>
          <w:t xml:space="preserve"> </w:t>
        </w:r>
      </w:ins>
      <m:oMath>
        <m:sSup>
          <m:e>
            <m:r>
              <m:rPr>
                <m:scr m:val="double-struck"/>
                <m:sty m:val="p"/>
              </m:rPr>
              <m:t>R</m:t>
            </m:r>
          </m:e>
          <m:sup>
            <m:r>
              <m:t>m</m:t>
            </m:r>
          </m:sup>
        </m:sSup>
      </m:oMath>
      <w:ins w:id="8470" w:author="PR Preview" w:date="2026-01-01T00:00:00Z">
        <w:r>
          <w:t xml:space="preserve"> </w:t>
        </w:r>
      </w:ins>
      <w:ins w:id="8471" w:author="PR Preview" w:date="2026-01-01T00:00:00Z">
        <w:r>
          <w:t xml:space="preserve">(</w:t>
        </w:r>
      </w:ins>
      <w:hyperlink w:anchor="thm-column-space-span">
        <w:ins w:id="8472" w:author="PR Preview" w:date="2026-01-01T00:00:00Z">
          <w:r>
            <w:rPr>
              <w:rStyle w:val="Hyperlink"/>
            </w:rPr>
            <w:t xml:space="preserve">Theorem 32</w:t>
          </w:r>
        </w:ins>
      </w:hyperlink>
      <w:ins w:id="8473" w:author="PR Preview" w:date="2026-01-01T00:00:00Z">
        <w:r>
          <w:t xml:space="preserve">,</w:t>
        </w:r>
      </w:ins>
      <w:ins w:id="8474" w:author="PR Preview" w:date="2026-01-01T00:00:00Z">
        <w:r>
          <w:t xml:space="preserve"> </w:t>
        </w:r>
      </w:ins>
      <w:hyperlink w:anchor="thm-sum-intersection-subspace">
        <w:ins w:id="8475" w:author="PR Preview" w:date="2026-01-01T00:00:00Z">
          <w:r>
            <w:rPr>
              <w:rStyle w:val="Hyperlink"/>
            </w:rPr>
            <w:t xml:space="preserve">Theorem 47</w:t>
          </w:r>
        </w:ins>
      </w:hyperlink>
      <w:ins w:id="8476"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ins w:id="8477" w:author="PR Preview" w:date="2026-01-01T00:00:00Z">
        <w:r>
          <w:rPr>
            <w:b/>
            <w:bCs/>
          </w:rPr>
          <w:t xml:space="preserve">Example 86 (Subadditivity with equality and without)</w:t>
        </w:r>
      </w:ins>
      <w:ins w:id="8478" w:author="PR Preview" w:date="2026-01-01T00:00:00Z">
        <w:r>
          <w:t xml:space="preserve"> </w:t>
        </w:r>
      </w:ins>
      <w:ins w:id="8479" w:author="PR Preview" w:date="2026-01-01T00:00:00Z">
        <w:r>
          <w:t xml:space="preserve">Let</w:t>
        </w:r>
      </w:ins>
      <w:ins w:id="84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481" w:author="PR Preview" w:date="2026-01-01T00:00:00Z">
        <w:r>
          <w:t xml:space="preserve"> </w:t>
        </w:r>
      </w:ins>
      <w:ins w:id="8482" w:author="PR Preview" w:date="2026-01-01T00:00:00Z">
        <w:r>
          <w:t xml:space="preserve">and</w:t>
        </w:r>
      </w:ins>
      <w:ins w:id="848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8484" w:author="PR Preview" w:date="2026-01-01T00:00:00Z">
        <w:r>
          <w:t xml:space="preserve">.</w:t>
        </w:r>
      </w:ins>
      <w:ins w:id="8485" w:author="PR Preview" w:date="2026-01-01T00:00:00Z">
        <w:r>
          <w:t xml:space="preserve"> </w:t>
        </w:r>
      </w:ins>
      <w:ins w:id="8486" w:author="PR Preview" w:date="2026-01-01T00:00:00Z">
        <w:r>
          <w:t xml:space="preserve">Each has one nonzero column and one zero column.</w:t>
        </w:r>
      </w:ins>
      <w:ins w:id="8487" w:author="PR Preview" w:date="2026-01-01T00:00:00Z">
        <w:r>
          <w:t xml:space="preserve"> </w:t>
        </w:r>
      </w:ins>
      <w:ins w:id="8488" w:author="PR Preview" w:date="2026-01-01T00:00:00Z">
        <w:r>
          <w:t xml:space="preserve">The nonzero column on its own is linearly independent</w:t>
        </w:r>
      </w:ins>
      <w:ins w:id="8489" w:author="PR Preview" w:date="2026-01-01T00:00:00Z">
        <w:r>
          <w:t xml:space="preserve"> </w:t>
        </w:r>
      </w:ins>
      <w:ins w:id="8490" w:author="PR Preview" w:date="2026-01-01T00:00:00Z">
        <w:r>
          <w:t xml:space="preserve">(</w:t>
        </w:r>
      </w:ins>
      <w:ins w:id="8491" w:author="PR Preview" w:date="2026-01-01T00:00:00Z">
        <w:r>
          <w:t xml:space="preserve">$c\,\mathord{\smash[b]{\underset{\raise.3ex\hbox{$\scriptstyle\sim$}}{v}}\vphantom{v}} = \mathord{\smash[b]{\underset{\raise.3ex\hbox{$\scriptstyle\sim$}}{0}}\vphantom{0}}_2$</w:t>
        </w:r>
      </w:ins>
      <w:ins w:id="8492" w:author="PR Preview" w:date="2026-01-01T00:00:00Z">
        <w:r>
          <w:t xml:space="preserve"> </w:t>
        </w:r>
      </w:ins>
      <w:ins w:id="8493" w:author="PR Preview" w:date="2026-01-01T00:00:00Z">
        <w:r>
          <w:t xml:space="preserve">with</w:t>
        </w:r>
      </w:ins>
      <w:ins w:id="8494" w:author="PR Preview" w:date="2026-01-01T00:00:00Z">
        <w:r>
          <w:t xml:space="preserve"> </w:t>
        </w:r>
      </w:ins>
      <w:ins w:id="8495" w:author="PR Preview" w:date="2026-01-01T00:00:00Z">
        <w:r>
          <w:t xml:space="preserve">$\mathord{\smash[b]{\underset{\raise.3ex\hbox{$\scriptstyle\sim$}}{v}}\vphantom{v}} \ne \mathord{\smash[b]{\underset{\raise.3ex\hbox{$\scriptstyle\sim$}}{0}}\vphantom{0}}_2$</w:t>
        </w:r>
      </w:ins>
      <w:ins w:id="8496" w:author="PR Preview" w:date="2026-01-01T00:00:00Z">
        <w:r>
          <w:t xml:space="preserve"> </w:t>
        </w:r>
      </w:ins>
      <w:ins w:id="8497" w:author="PR Preview" w:date="2026-01-01T00:00:00Z">
        <w:r>
          <w:t xml:space="preserve">forces</w:t>
        </w:r>
      </w:ins>
      <w:ins w:id="8498" w:author="PR Preview" w:date="2026-01-01T00:00:00Z">
        <w:r>
          <w:t xml:space="preserve"> </w:t>
        </w:r>
      </w:ins>
      <m:oMath>
        <m:r>
          <m:t>c</m:t>
        </m:r>
        <m:r>
          <m:rPr>
            <m:sty m:val="p"/>
          </m:rPr>
          <m:t>=</m:t>
        </m:r>
        <m:r>
          <m:t>0</m:t>
        </m:r>
      </m:oMath>
      <w:ins w:id="8499" w:author="PR Preview" w:date="2026-01-01T00:00:00Z">
        <w:r>
          <w:t xml:space="preserve">),</w:t>
        </w:r>
      </w:ins>
      <w:ins w:id="8500" w:author="PR Preview" w:date="2026-01-01T00:00:00Z">
        <w:r>
          <w:t xml:space="preserve"> </w:t>
        </w:r>
      </w:ins>
      <w:ins w:id="8501" w:author="PR Preview" w:date="2026-01-01T00:00:00Z">
        <w:r>
          <w:t xml:space="preserve">and the two columns together are not,</w:t>
        </w:r>
      </w:ins>
      <w:ins w:id="8502" w:author="PR Preview" w:date="2026-01-01T00:00:00Z">
        <w:r>
          <w:t xml:space="preserve"> </w:t>
        </w:r>
      </w:ins>
      <w:ins w:id="8503" w:author="PR Preview" w:date="2026-01-01T00:00:00Z">
        <w:r>
          <w:t xml:space="preserve">since</w:t>
        </w:r>
      </w:ins>
      <w:ins w:id="8504" w:author="PR Preview" w:date="2026-01-01T00:00:00Z">
        <w:r>
          <w:t xml:space="preserve"> </w:t>
        </w:r>
      </w:ins>
      <m:oMath>
        <m:r>
          <m:t>1</m:t>
        </m:r>
      </m:oMath>
      <w:ins w:id="8505" w:author="PR Preview" w:date="2026-01-01T00:00:00Z">
        <w:r>
          <w:t xml:space="preserve"> </w:t>
        </w:r>
      </w:ins>
      <w:ins w:id="8506" w:author="PR Preview" w:date="2026-01-01T00:00:00Z">
        <w:r>
          <w:t xml:space="preserve">times the zero column is</w:t>
        </w:r>
      </w:ins>
      <w:ins w:id="8507" w:author="PR Preview" w:date="2026-01-01T00:00:00Z">
        <w:r>
          <w:t xml:space="preserve"> </w:t>
        </w:r>
      </w:ins>
      <w:ins w:id="8508" w:author="PR Preview" w:date="2026-01-01T00:00:00Z">
        <w:r>
          <w:t xml:space="preserve">$\mathord{\smash[b]{\underset{\raise.3ex\hbox{$\scriptstyle\sim$}}{0}}\vphantom{0}}_2$</w:t>
        </w:r>
      </w:ins>
      <w:ins w:id="8509" w:author="PR Preview" w:date="2026-01-01T00:00:00Z">
        <w:r>
          <w:t xml:space="preserve">;</w:t>
        </w:r>
      </w:ins>
      <w:ins w:id="8510" w:author="PR Preview" w:date="2026-01-01T00:00:00Z">
        <w:r>
          <w:t xml:space="preserve"> </w:t>
        </w:r>
      </w:ins>
      <w:ins w:id="8511" w:author="PR Preview" w:date="2026-01-01T00:00:00Z">
        <w:r>
          <w:t xml:space="preserve">so each matrix has rank</w:t>
        </w:r>
      </w:ins>
      <w:ins w:id="8512" w:author="PR Preview" w:date="2026-01-01T00:00:00Z">
        <w:r>
          <w:t xml:space="preserve"> </w:t>
        </w:r>
      </w:ins>
      <m:oMath>
        <m:r>
          <m:t>1</m:t>
        </m:r>
      </m:oMath>
      <w:ins w:id="8513" w:author="PR Preview" w:date="2026-01-01T00:00:00Z">
        <w:r>
          <w:t xml:space="preserve"> </w:t>
        </w:r>
      </w:ins>
      <w:ins w:id="8514" w:author="PR Preview" w:date="2026-01-01T00:00:00Z">
        <w:r>
          <w:t xml:space="preserve">(</w:t>
        </w:r>
      </w:ins>
      <w:hyperlink w:anchor="def-rank">
        <w:ins w:id="8515" w:author="PR Preview" w:date="2026-01-01T00:00:00Z">
          <w:r>
            <w:rPr>
              <w:rStyle w:val="Hyperlink"/>
            </w:rPr>
            <w:t xml:space="preserve">Definition 44</w:t>
          </w:r>
        </w:ins>
      </w:hyperlink>
      <w:ins w:id="8516" w:author="PR Preview" w:date="2026-01-01T00:00:00Z">
        <w:r>
          <w:t xml:space="preserve">).</w:t>
        </w:r>
      </w:ins>
      <w:ins w:id="8517" w:author="PR Preview" w:date="2026-01-01T00:00:00Z">
        <w:r>
          <w:t xml:space="preserve"> </w:t>
        </w:r>
      </w:ins>
      <w:ins w:id="8518" w:author="PR Preview" w:date="2026-01-01T00:00:00Z">
        <w:r>
          <w:t xml:space="preserve">By the same argument,</w:t>
        </w:r>
      </w:ins>
      <w:ins w:id="8519" w:author="PR Preview" w:date="2026-01-01T00:00:00Z">
        <w:r>
          <w:t xml:space="preserve"> </w:t>
        </w:r>
      </w:ins>
      <m:oMath>
        <m:r>
          <m:rPr>
            <m:sty m:val="p"/>
          </m:rPr>
          <m:t>−</m:t>
        </m:r>
        <m:r>
          <m:rPr>
            <m:sty m:val="bi"/>
          </m:rPr>
          <m:t>A</m:t>
        </m:r>
      </m:oMath>
      <w:ins w:id="8520" w:author="PR Preview" w:date="2026-01-01T00:00:00Z">
        <w:r>
          <w:t xml:space="preserve"> </w:t>
        </w:r>
      </w:ins>
      <w:ins w:id="8521" w:author="PR Preview" w:date="2026-01-01T00:00:00Z">
        <w:r>
          <w:t xml:space="preserve">has rank</w:t>
        </w:r>
      </w:ins>
      <w:ins w:id="8522" w:author="PR Preview" w:date="2026-01-01T00:00:00Z">
        <w:r>
          <w:t xml:space="preserve"> </w:t>
        </w:r>
      </w:ins>
      <m:oMath>
        <m:r>
          <m:t>1</m:t>
        </m:r>
      </m:oMath>
      <w:ins w:id="8523" w:author="PR Preview" w:date="2026-01-01T00:00:00Z">
        <w:r>
          <w:t xml:space="preserve">.</w:t>
        </w:r>
      </w:ins>
    </w:p>
    <w:p>
      <w:pPr>
        <w:pStyle w:val="Compact"/>
        <w:numPr>
          <w:ilvl w:val="0"/>
          <w:numId w:val="1038"/>
        </w:numPr>
      </w:pPr>
      <m:oMath>
        <m:r>
          <m:rPr>
            <m:sty m:val="bi"/>
          </m:rPr>
          <m:t>A</m:t>
        </m:r>
        <m:r>
          <m:rPr>
            <m:sty m:val="p"/>
          </m:rPr>
          <m:t>+</m:t>
        </m:r>
        <m:r>
          <m:rPr>
            <m:sty m:val="bi"/>
          </m:rPr>
          <m:t>B</m:t>
        </m:r>
      </m:oMath>
      <w:ins w:id="8524" w:author="PR Preview" w:date="2026-01-01T00:00:00Z">
        <w:r>
          <w:t xml:space="preserve"> </w:t>
        </w:r>
      </w:ins>
      <w:ins w:id="8525" w:author="PR Preview" w:date="2026-01-01T00:00:00Z">
        <w:r>
          <w:t xml:space="preserve">is the</w:t>
        </w:r>
      </w:ins>
      <w:ins w:id="8526" w:author="PR Preview" w:date="2026-01-01T00:00:00Z">
        <w:r>
          <w:t xml:space="preserve"> </w:t>
        </w:r>
      </w:ins>
      <m:oMath>
        <m:r>
          <m:t>2</m:t>
        </m:r>
        <m:r>
          <m:rPr>
            <m:sty m:val="p"/>
          </m:rPr>
          <m:t>×</m:t>
        </m:r>
        <m:r>
          <m:t>2</m:t>
        </m:r>
      </m:oMath>
      <w:ins w:id="8527" w:author="PR Preview" w:date="2026-01-01T00:00:00Z">
        <w:r>
          <w:t xml:space="preserve"> </w:t>
        </w:r>
      </w:ins>
      <w:ins w:id="8528" w:author="PR Preview" w:date="2026-01-01T00:00:00Z">
        <w:r>
          <w:t xml:space="preserve">identity matrix, which has rank</w:t>
        </w:r>
      </w:ins>
      <w:ins w:id="8529" w:author="PR Preview" w:date="2026-01-01T00:00:00Z">
        <w:r>
          <w:t xml:space="preserve"> </w:t>
        </w:r>
      </w:ins>
      <m:oMath>
        <m:r>
          <m:t>2</m:t>
        </m:r>
      </m:oMath>
      <w:ins w:id="8530" w:author="PR Preview" w:date="2026-01-01T00:00:00Z">
        <w:r>
          <w:t xml:space="preserve"> </w:t>
        </w:r>
      </w:ins>
      <w:ins w:id="8531" w:author="PR Preview" w:date="2026-01-01T00:00:00Z">
        <w:r>
          <w:t xml:space="preserve">(</w:t>
        </w:r>
      </w:ins>
      <w:hyperlink w:anchor="exm-rank-nullity">
        <w:ins w:id="8532" w:author="PR Preview" w:date="2026-01-01T00:00:00Z">
          <w:r>
            <w:rPr>
              <w:rStyle w:val="Hyperlink"/>
            </w:rPr>
            <w:t xml:space="preserve">Example 68</w:t>
          </w:r>
        </w:ins>
      </w:hyperlink>
      <w:ins w:id="8533" w:author="PR Preview" w:date="2026-01-01T00:00:00Z">
        <w:r>
          <w:t xml:space="preserve">),</w:t>
        </w:r>
      </w:ins>
      <w:ins w:id="8534" w:author="PR Preview" w:date="2026-01-01T00:00:00Z">
        <w:r>
          <w:t xml:space="preserve"> </w:t>
        </w:r>
      </w:ins>
      <w:ins w:id="8535" w:author="PR Preview" w:date="2026-01-01T00:00:00Z">
        <w:r>
          <w:t xml:space="preserve">so the bound</w:t>
        </w:r>
      </w:ins>
      <w:ins w:id="8536" w:author="PR Preview" w:date="2026-01-01T00:00:00Z">
        <w:r>
          <w:t xml:space="preserve"> </w:t>
        </w:r>
      </w:ins>
      <m:oMath>
        <m:r>
          <m:t>2</m:t>
        </m:r>
        <m:r>
          <m:rPr>
            <m:sty m:val="p"/>
          </m:rPr>
          <m:t>≤</m:t>
        </m:r>
        <m:r>
          <m:t>1</m:t>
        </m:r>
        <m:r>
          <m:rPr>
            <m:sty m:val="p"/>
          </m:rPr>
          <m:t>+</m:t>
        </m:r>
        <m:r>
          <m:t>1</m:t>
        </m:r>
      </m:oMath>
      <w:ins w:id="8537" w:author="PR Preview" w:date="2026-01-01T00:00:00Z">
        <w:r>
          <w:t xml:space="preserve"> </w:t>
        </w:r>
      </w:ins>
      <w:ins w:id="8538" w:author="PR Preview" w:date="2026-01-01T00:00:00Z">
        <w:r>
          <w:t xml:space="preserve">holds with equality.</w:t>
        </w:r>
      </w:ins>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del w:id="8539" w:author="PR Preview" w:date="2026-01-01T00:00:00Z">
        <w:r>
          <w:rPr>
            <w:b/>
            <w:bCs/>
          </w:rPr>
          <w:delText xml:space="preserve">Example 88 (</w:delText>
        </w:r>
      </w:del>
      <m:oMath>
        <m:sSup>
          <m:e>
            <m:r>
              <m:rPr>
                <m:scr m:val="double-struck"/>
                <m:sty m:val="p"/>
              </m:rPr>
              <m:t>R</m:t>
            </m:r>
          </m:e>
          <m:sup>
            <m:r>
              <m:t>3</m:t>
            </m:r>
          </m:sup>
        </m:sSup>
      </m:oMath>
      <w:del w:id="8540" w:author="PR Preview" w:date="2026-01-01T00:00:00Z">
        <w:r>
          <w:rPr>
            <w:b/>
            <w:bCs/>
          </w:rPr>
          <w:delText xml:space="preserve"> </w:delText>
        </w:r>
      </w:del>
      <w:del w:id="8541" w:author="PR Preview" w:date="2026-01-01T00:00:00Z">
        <w:r>
          <w:rPr>
            <w:b/>
            <w:bCs/>
          </w:rPr>
          <w:delText xml:space="preserve">is a plane plus a line)</w:delText>
        </w:r>
      </w:del>
      <w:del w:id="8542" w:author="PR Preview" w:date="2026-01-01T00:00:00Z">
        <w:r>
          <w:delText xml:space="preserve"> </w:delText>
        </w:r>
      </w:del>
      <w:del w:id="8543" w:author="PR Preview" w:date="2026-01-01T00:00:00Z">
        <w:r>
          <w:delText xml:space="preserve">Let</w:delText>
        </w:r>
      </w:del>
      <w:del w:id="8544"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8545" w:author="PR Preview" w:date="2026-01-01T00:00:00Z">
        <w:r>
          <w:delText xml:space="preserve">, the plane</w:delText>
        </w:r>
      </w:del>
      <w:del w:id="8546" w:author="PR Preview" w:date="2026-01-01T00:00:00Z">
        <w:r>
          <w:delText xml:space="preserve"> </w:delText>
        </w:r>
      </w:del>
      <m:oMath>
        <m:r>
          <m:t>z</m:t>
        </m:r>
        <m:r>
          <m:rPr>
            <m:sty m:val="p"/>
          </m:rPr>
          <m:t>=</m:t>
        </m:r>
        <m:r>
          <m:t>0</m:t>
        </m:r>
      </m:oMath>
      <w:del w:id="8547" w:author="PR Preview" w:date="2026-01-01T00:00:00Z">
        <w:r>
          <w:delText xml:space="preserve">,</w:delText>
        </w:r>
      </w:del>
      <w:del w:id="8548" w:author="PR Preview" w:date="2026-01-01T00:00:00Z">
        <w:r>
          <w:delText xml:space="preserve"> </w:delText>
        </w:r>
      </w:del>
      <w:del w:id="8549" w:author="PR Preview" w:date="2026-01-01T00:00:00Z">
        <w:r>
          <w:delText xml:space="preserve">and</w:delText>
        </w:r>
      </w:del>
      <w:del w:id="8550"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8551" w:author="PR Preview" w:date="2026-01-01T00:00:00Z">
        <w:r>
          <w:delText xml:space="preserve">, the</w:delText>
        </w:r>
      </w:del>
      <w:del w:id="8552" w:author="PR Preview" w:date="2026-01-01T00:00:00Z">
        <w:r>
          <w:delText xml:space="preserve"> </w:delText>
        </w:r>
      </w:del>
      <m:oMath>
        <m:r>
          <m:t>z</m:t>
        </m:r>
      </m:oMath>
      <w:del w:id="8553" w:author="PR Preview" w:date="2026-01-01T00:00:00Z">
        <w:r>
          <w:delText xml:space="preserve">-axis.</w:delText>
        </w:r>
      </w:del>
    </w:p>
    <w:p>
      <w:pPr>
        <w:pStyle w:val="BodyText"/>
      </w:pPr>
      <w:ins w:id="8554" w:author="PR Preview" w:date="2026-01-01T00:00:00Z">
        <w:r>
          <w:rPr>
            <w:b/>
            <w:bCs/>
          </w:rPr>
          <w:t xml:space="preserve">Example 87 (</w:t>
        </w:r>
      </w:ins>
      <m:oMath>
        <m:sSup>
          <m:e>
            <m:r>
              <m:rPr>
                <m:scr m:val="double-struck"/>
                <m:sty m:val="p"/>
              </m:rPr>
              <m:t>R</m:t>
            </m:r>
          </m:e>
          <m:sup>
            <m:r>
              <m:t>3</m:t>
            </m:r>
          </m:sup>
        </m:sSup>
      </m:oMath>
      <w:ins w:id="8555" w:author="PR Preview" w:date="2026-01-01T00:00:00Z">
        <w:r>
          <w:rPr>
            <w:b/>
            <w:bCs/>
          </w:rPr>
          <w:t xml:space="preserve"> </w:t>
        </w:r>
      </w:ins>
      <w:ins w:id="8556" w:author="PR Preview" w:date="2026-01-01T00:00:00Z">
        <w:r>
          <w:rPr>
            <w:b/>
            <w:bCs/>
          </w:rPr>
          <w:t xml:space="preserve">is a plane plus a line)</w:t>
        </w:r>
      </w:ins>
      <w:ins w:id="8557" w:author="PR Preview" w:date="2026-01-01T00:00:00Z">
        <w:r>
          <w:t xml:space="preserve"> </w:t>
        </w:r>
      </w:ins>
      <w:ins w:id="8558" w:author="PR Preview" w:date="2026-01-01T00:00:00Z">
        <w:r>
          <w:t xml:space="preserve">Let</w:t>
        </w:r>
      </w:ins>
      <w:ins w:id="8559"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8560" w:author="PR Preview" w:date="2026-01-01T00:00:00Z">
        <w:r>
          <w:t xml:space="preserve">, the plane</w:t>
        </w:r>
      </w:ins>
      <w:ins w:id="8561" w:author="PR Preview" w:date="2026-01-01T00:00:00Z">
        <w:r>
          <w:t xml:space="preserve"> </w:t>
        </w:r>
      </w:ins>
      <m:oMath>
        <m:r>
          <m:t>z</m:t>
        </m:r>
        <m:r>
          <m:rPr>
            <m:sty m:val="p"/>
          </m:rPr>
          <m:t>=</m:t>
        </m:r>
        <m:r>
          <m:t>0</m:t>
        </m:r>
      </m:oMath>
      <w:ins w:id="8562" w:author="PR Preview" w:date="2026-01-01T00:00:00Z">
        <w:r>
          <w:t xml:space="preserve">,</w:t>
        </w:r>
      </w:ins>
      <w:ins w:id="8563" w:author="PR Preview" w:date="2026-01-01T00:00:00Z">
        <w:r>
          <w:t xml:space="preserve"> </w:t>
        </w:r>
      </w:ins>
      <w:ins w:id="8564" w:author="PR Preview" w:date="2026-01-01T00:00:00Z">
        <w:r>
          <w:t xml:space="preserve">and</w:t>
        </w:r>
      </w:ins>
      <w:ins w:id="8565"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8566" w:author="PR Preview" w:date="2026-01-01T00:00:00Z">
        <w:r>
          <w:t xml:space="preserve">, the</w:t>
        </w:r>
      </w:ins>
      <w:ins w:id="8567" w:author="PR Preview" w:date="2026-01-01T00:00:00Z">
        <w:r>
          <w:t xml:space="preserve"> </w:t>
        </w:r>
      </w:ins>
      <m:oMath>
        <m:r>
          <m:t>z</m:t>
        </m:r>
      </m:oMath>
      <w:ins w:id="8568" w:author="PR Preview" w:date="2026-01-01T00:00:00Z">
        <w:r>
          <w:t xml:space="preserve">-axis.</w:t>
        </w:r>
      </w:ins>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del w:id="8569" w:author="PR Preview" w:date="2026-01-01T00:00:00Z">
        <w:r>
          <w:rPr>
            <w:b/>
            <w:bCs/>
          </w:rPr>
          <w:delText xml:space="preserve">Example 89 (Two planes that sum to</w:delText>
        </w:r>
      </w:del>
      <w:del w:id="8570" w:author="PR Preview" w:date="2026-01-01T00:00:00Z">
        <w:r>
          <w:rPr>
            <w:b/>
            <w:bCs/>
          </w:rPr>
          <w:delText xml:space="preserve"> </w:delText>
        </w:r>
      </w:del>
      <m:oMath>
        <m:sSup>
          <m:e>
            <m:r>
              <m:rPr>
                <m:scr m:val="double-struck"/>
                <m:sty m:val="p"/>
              </m:rPr>
              <m:t>R</m:t>
            </m:r>
          </m:e>
          <m:sup>
            <m:r>
              <m:t>3</m:t>
            </m:r>
          </m:sup>
        </m:sSup>
      </m:oMath>
      <w:del w:id="8571" w:author="PR Preview" w:date="2026-01-01T00:00:00Z">
        <w:r>
          <w:rPr>
            <w:b/>
            <w:bCs/>
          </w:rPr>
          <w:delText xml:space="preserve"> </w:delText>
        </w:r>
      </w:del>
      <w:del w:id="8572" w:author="PR Preview" w:date="2026-01-01T00:00:00Z">
        <w:r>
          <w:rPr>
            <w:b/>
            <w:bCs/>
          </w:rPr>
          <w:delText xml:space="preserve">but not directly)</w:delText>
        </w:r>
      </w:del>
      <w:del w:id="8573" w:author="PR Preview" w:date="2026-01-01T00:00:00Z">
        <w:r>
          <w:delText xml:space="preserve"> </w:delText>
        </w:r>
      </w:del>
      <w:del w:id="8574" w:author="PR Preview" w:date="2026-01-01T00:00:00Z">
        <w:r>
          <w:delText xml:space="preserve">The planes</w:delText>
        </w:r>
      </w:del>
      <w:del w:id="8575" w:author="PR Preview" w:date="2026-01-01T00:00:00Z">
        <w:r>
          <w:delText xml:space="preserve"> </w:delText>
        </w:r>
      </w:del>
      <m:oMath>
        <m:r>
          <m:t>z</m:t>
        </m:r>
        <m:r>
          <m:rPr>
            <m:sty m:val="p"/>
          </m:rPr>
          <m:t>=</m:t>
        </m:r>
        <m:r>
          <m:t>0</m:t>
        </m:r>
      </m:oMath>
      <w:del w:id="8576" w:author="PR Preview" w:date="2026-01-01T00:00:00Z">
        <w:r>
          <w:delText xml:space="preserve"> </w:delText>
        </w:r>
      </w:del>
      <w:del w:id="8577" w:author="PR Preview" w:date="2026-01-01T00:00:00Z">
        <w:r>
          <w:delText xml:space="preserve">and</w:delText>
        </w:r>
      </w:del>
      <w:del w:id="8578" w:author="PR Preview" w:date="2026-01-01T00:00:00Z">
        <w:r>
          <w:delText xml:space="preserve"> </w:delText>
        </w:r>
      </w:del>
      <m:oMath>
        <m:r>
          <m:t>x</m:t>
        </m:r>
        <m:r>
          <m:rPr>
            <m:sty m:val="p"/>
          </m:rPr>
          <m:t>=</m:t>
        </m:r>
        <m:r>
          <m:t>0</m:t>
        </m:r>
      </m:oMath>
      <w:del w:id="8579" w:author="PR Preview" w:date="2026-01-01T00:00:00Z">
        <w:r>
          <w:delText xml:space="preserve"> </w:delText>
        </w:r>
      </w:del>
      <w:del w:id="8580" w:author="PR Preview" w:date="2026-01-01T00:00:00Z">
        <w:r>
          <w:delText xml:space="preserve">sum to</w:delText>
        </w:r>
      </w:del>
      <w:del w:id="8581" w:author="PR Preview" w:date="2026-01-01T00:00:00Z">
        <w:r>
          <w:delText xml:space="preserve"> </w:delText>
        </w:r>
      </w:del>
      <m:oMath>
        <m:sSup>
          <m:e>
            <m:r>
              <m:rPr>
                <m:scr m:val="double-struck"/>
                <m:sty m:val="p"/>
              </m:rPr>
              <m:t>R</m:t>
            </m:r>
          </m:e>
          <m:sup>
            <m:r>
              <m:t>3</m:t>
            </m:r>
          </m:sup>
        </m:sSup>
      </m:oMath>
      <w:del w:id="8582" w:author="PR Preview" w:date="2026-01-01T00:00:00Z">
        <w:r>
          <w:delText xml:space="preserve"> </w:delText>
        </w:r>
      </w:del>
      <w:del w:id="8583" w:author="PR Preview" w:date="2026-01-01T00:00:00Z">
        <w:r>
          <w:delText xml:space="preserve">(</w:delText>
        </w:r>
      </w:del>
      <w:hyperlink w:anchor="exm-sum-intersection-subspace">
        <w:del w:id="8584" w:author="PR Preview" w:date="2026-01-01T00:00:00Z">
          <w:r>
            <w:rPr>
              <w:rStyle w:val="Hyperlink"/>
            </w:rPr>
            <w:delText xml:space="preserve">Example 84</w:delText>
          </w:r>
        </w:del>
      </w:hyperlink>
      <w:del w:id="8585" w:author="PR Preview" w:date="2026-01-01T00:00:00Z">
        <w:r>
          <w:delText xml:space="preserve">),</w:delText>
        </w:r>
      </w:del>
      <w:del w:id="8586" w:author="PR Preview" w:date="2026-01-01T00:00:00Z">
        <w:r>
          <w:delText xml:space="preserve"> </w:delText>
        </w:r>
      </w:del>
      <w:del w:id="8587" w:author="PR Preview" w:date="2026-01-01T00:00:00Z">
        <w:r>
          <w:delText xml:space="preserve">but they share the</w:delText>
        </w:r>
      </w:del>
      <w:del w:id="8588" w:author="PR Preview" w:date="2026-01-01T00:00:00Z">
        <w:r>
          <w:delText xml:space="preserve"> </w:delText>
        </w:r>
      </w:del>
      <m:oMath>
        <m:r>
          <m:t>y</m:t>
        </m:r>
      </m:oMath>
      <w:del w:id="8589" w:author="PR Preview" w:date="2026-01-01T00:00:00Z">
        <w:r>
          <w:delText xml:space="preserve">-axis,</w:delText>
        </w:r>
      </w:del>
      <w:del w:id="8590" w:author="PR Preview" w:date="2026-01-01T00:00:00Z">
        <w:r>
          <w:delText xml:space="preserve"> </w:delText>
        </w:r>
      </w:del>
      <w:del w:id="8591" w:author="PR Preview" w:date="2026-01-01T00:00:00Z">
        <w:r>
          <w:delText xml:space="preserve">so they are not complementary,</w:delText>
        </w:r>
      </w:del>
      <w:del w:id="8592" w:author="PR Preview" w:date="2026-01-01T00:00:00Z">
        <w:r>
          <w:delText xml:space="preserve"> </w:delText>
        </w:r>
      </w:del>
      <w:del w:id="8593" w:author="PR Preview" w:date="2026-01-01T00:00:00Z">
        <w:r>
          <w:delText xml:space="preserve">and</w:delText>
        </w:r>
      </w:del>
      <w:del w:id="8594" w:author="PR Preview" w:date="2026-01-01T00:00:00Z">
        <w:r>
          <w:delText xml:space="preserve"> </w:delText>
        </w:r>
      </w:del>
      <m:oMath>
        <m:sSup>
          <m:e>
            <m:r>
              <m:rPr>
                <m:scr m:val="double-struck"/>
                <m:sty m:val="p"/>
              </m:rPr>
              <m:t>R</m:t>
            </m:r>
          </m:e>
          <m:sup>
            <m:r>
              <m:t>3</m:t>
            </m:r>
          </m:sup>
        </m:sSup>
      </m:oMath>
      <w:del w:id="8595" w:author="PR Preview" w:date="2026-01-01T00:00:00Z">
        <w:r>
          <w:delText xml:space="preserve"> </w:delText>
        </w:r>
      </w:del>
      <w:del w:id="8596" w:author="PR Preview" w:date="2026-01-01T00:00:00Z">
        <w:r>
          <w:delText xml:space="preserve">is not their direct sum.</w:delText>
        </w:r>
      </w:del>
      <w:del w:id="8597" w:author="PR Preview" w:date="2026-01-01T00:00:00Z">
        <w:r>
          <w:delText xml:space="preserve"> </w:delText>
        </w:r>
      </w:del>
      <w:del w:id="8598" w:author="PR Preview" w:date="2026-01-01T00:00:00Z">
        <w:r>
          <w:delText xml:space="preserve">The shared line shows up as more than one way to split a vector:</w:delText>
        </w:r>
      </w:del>
    </w:p>
    <w:p>
      <w:pPr>
        <w:pStyle w:val="BodyText"/>
      </w:pPr>
      <w:ins w:id="8599" w:author="PR Preview" w:date="2026-01-01T00:00:00Z">
        <w:r>
          <w:rPr>
            <w:b/>
            <w:bCs/>
          </w:rPr>
          <w:t xml:space="preserve">Example 88 (Two planes that sum to</w:t>
        </w:r>
      </w:ins>
      <w:ins w:id="8600" w:author="PR Preview" w:date="2026-01-01T00:00:00Z">
        <w:r>
          <w:rPr>
            <w:b/>
            <w:bCs/>
          </w:rPr>
          <w:t xml:space="preserve"> </w:t>
        </w:r>
      </w:ins>
      <m:oMath>
        <m:sSup>
          <m:e>
            <m:r>
              <m:rPr>
                <m:scr m:val="double-struck"/>
                <m:sty m:val="p"/>
              </m:rPr>
              <m:t>R</m:t>
            </m:r>
          </m:e>
          <m:sup>
            <m:r>
              <m:t>3</m:t>
            </m:r>
          </m:sup>
        </m:sSup>
      </m:oMath>
      <w:ins w:id="8601" w:author="PR Preview" w:date="2026-01-01T00:00:00Z">
        <w:r>
          <w:rPr>
            <w:b/>
            <w:bCs/>
          </w:rPr>
          <w:t xml:space="preserve"> </w:t>
        </w:r>
      </w:ins>
      <w:ins w:id="8602" w:author="PR Preview" w:date="2026-01-01T00:00:00Z">
        <w:r>
          <w:rPr>
            <w:b/>
            <w:bCs/>
          </w:rPr>
          <w:t xml:space="preserve">but not directly)</w:t>
        </w:r>
      </w:ins>
      <w:ins w:id="8603" w:author="PR Preview" w:date="2026-01-01T00:00:00Z">
        <w:r>
          <w:t xml:space="preserve"> </w:t>
        </w:r>
      </w:ins>
      <w:ins w:id="8604" w:author="PR Preview" w:date="2026-01-01T00:00:00Z">
        <w:r>
          <w:t xml:space="preserve">The planes</w:t>
        </w:r>
      </w:ins>
      <w:ins w:id="8605" w:author="PR Preview" w:date="2026-01-01T00:00:00Z">
        <w:r>
          <w:t xml:space="preserve"> </w:t>
        </w:r>
      </w:ins>
      <m:oMath>
        <m:r>
          <m:t>z</m:t>
        </m:r>
        <m:r>
          <m:rPr>
            <m:sty m:val="p"/>
          </m:rPr>
          <m:t>=</m:t>
        </m:r>
        <m:r>
          <m:t>0</m:t>
        </m:r>
      </m:oMath>
      <w:ins w:id="8606" w:author="PR Preview" w:date="2026-01-01T00:00:00Z">
        <w:r>
          <w:t xml:space="preserve"> </w:t>
        </w:r>
      </w:ins>
      <w:ins w:id="8607" w:author="PR Preview" w:date="2026-01-01T00:00:00Z">
        <w:r>
          <w:t xml:space="preserve">and</w:t>
        </w:r>
      </w:ins>
      <w:ins w:id="8608" w:author="PR Preview" w:date="2026-01-01T00:00:00Z">
        <w:r>
          <w:t xml:space="preserve"> </w:t>
        </w:r>
      </w:ins>
      <m:oMath>
        <m:r>
          <m:t>x</m:t>
        </m:r>
        <m:r>
          <m:rPr>
            <m:sty m:val="p"/>
          </m:rPr>
          <m:t>=</m:t>
        </m:r>
        <m:r>
          <m:t>0</m:t>
        </m:r>
      </m:oMath>
      <w:ins w:id="8609" w:author="PR Preview" w:date="2026-01-01T00:00:00Z">
        <w:r>
          <w:t xml:space="preserve"> </w:t>
        </w:r>
      </w:ins>
      <w:ins w:id="8610" w:author="PR Preview" w:date="2026-01-01T00:00:00Z">
        <w:r>
          <w:t xml:space="preserve">sum to</w:t>
        </w:r>
      </w:ins>
      <w:ins w:id="8611" w:author="PR Preview" w:date="2026-01-01T00:00:00Z">
        <w:r>
          <w:t xml:space="preserve"> </w:t>
        </w:r>
      </w:ins>
      <m:oMath>
        <m:sSup>
          <m:e>
            <m:r>
              <m:rPr>
                <m:scr m:val="double-struck"/>
                <m:sty m:val="p"/>
              </m:rPr>
              <m:t>R</m:t>
            </m:r>
          </m:e>
          <m:sup>
            <m:r>
              <m:t>3</m:t>
            </m:r>
          </m:sup>
        </m:sSup>
      </m:oMath>
      <w:ins w:id="8612" w:author="PR Preview" w:date="2026-01-01T00:00:00Z">
        <w:r>
          <w:t xml:space="preserve"> </w:t>
        </w:r>
      </w:ins>
      <w:ins w:id="8613" w:author="PR Preview" w:date="2026-01-01T00:00:00Z">
        <w:r>
          <w:t xml:space="preserve">(</w:t>
        </w:r>
      </w:ins>
      <w:hyperlink w:anchor="exm-sum-intersection-subspace">
        <w:ins w:id="8614" w:author="PR Preview" w:date="2026-01-01T00:00:00Z">
          <w:r>
            <w:rPr>
              <w:rStyle w:val="Hyperlink"/>
            </w:rPr>
            <w:t xml:space="preserve">Example 83</w:t>
          </w:r>
        </w:ins>
      </w:hyperlink>
      <w:ins w:id="8615" w:author="PR Preview" w:date="2026-01-01T00:00:00Z">
        <w:r>
          <w:t xml:space="preserve">),</w:t>
        </w:r>
      </w:ins>
      <w:ins w:id="8616" w:author="PR Preview" w:date="2026-01-01T00:00:00Z">
        <w:r>
          <w:t xml:space="preserve"> </w:t>
        </w:r>
      </w:ins>
      <w:ins w:id="8617" w:author="PR Preview" w:date="2026-01-01T00:00:00Z">
        <w:r>
          <w:t xml:space="preserve">but they share the</w:t>
        </w:r>
      </w:ins>
      <w:ins w:id="8618" w:author="PR Preview" w:date="2026-01-01T00:00:00Z">
        <w:r>
          <w:t xml:space="preserve"> </w:t>
        </w:r>
      </w:ins>
      <m:oMath>
        <m:r>
          <m:t>y</m:t>
        </m:r>
      </m:oMath>
      <w:ins w:id="8619" w:author="PR Preview" w:date="2026-01-01T00:00:00Z">
        <w:r>
          <w:t xml:space="preserve">-axis,</w:t>
        </w:r>
      </w:ins>
      <w:ins w:id="8620" w:author="PR Preview" w:date="2026-01-01T00:00:00Z">
        <w:r>
          <w:t xml:space="preserve"> </w:t>
        </w:r>
      </w:ins>
      <w:ins w:id="8621" w:author="PR Preview" w:date="2026-01-01T00:00:00Z">
        <w:r>
          <w:t xml:space="preserve">so they are not complementary,</w:t>
        </w:r>
      </w:ins>
      <w:ins w:id="8622" w:author="PR Preview" w:date="2026-01-01T00:00:00Z">
        <w:r>
          <w:t xml:space="preserve"> </w:t>
        </w:r>
      </w:ins>
      <w:ins w:id="8623" w:author="PR Preview" w:date="2026-01-01T00:00:00Z">
        <w:r>
          <w:t xml:space="preserve">and</w:t>
        </w:r>
      </w:ins>
      <w:ins w:id="8624" w:author="PR Preview" w:date="2026-01-01T00:00:00Z">
        <w:r>
          <w:t xml:space="preserve"> </w:t>
        </w:r>
      </w:ins>
      <m:oMath>
        <m:sSup>
          <m:e>
            <m:r>
              <m:rPr>
                <m:scr m:val="double-struck"/>
                <m:sty m:val="p"/>
              </m:rPr>
              <m:t>R</m:t>
            </m:r>
          </m:e>
          <m:sup>
            <m:r>
              <m:t>3</m:t>
            </m:r>
          </m:sup>
        </m:sSup>
      </m:oMath>
      <w:ins w:id="8625" w:author="PR Preview" w:date="2026-01-01T00:00:00Z">
        <w:r>
          <w:t xml:space="preserve"> </w:t>
        </w:r>
      </w:ins>
      <w:ins w:id="8626" w:author="PR Preview" w:date="2026-01-01T00:00:00Z">
        <w:r>
          <w:t xml:space="preserve">is not their direct sum.</w:t>
        </w:r>
      </w:ins>
      <w:ins w:id="8627" w:author="PR Preview" w:date="2026-01-01T00:00:00Z">
        <w:r>
          <w:t xml:space="preserve"> </w:t>
        </w:r>
      </w:ins>
      <w:ins w:id="8628" w:author="PR Preview" w:date="2026-01-01T00:00:00Z">
        <w:r>
          <w:t xml:space="preserve">The shared line shows up as more than one way to split a vector:</w:t>
        </w:r>
      </w:ins>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del w:id="8629" w:author="PR Preview" w:date="2026-01-01T00:00:00Z">
        <w:r>
          <w:rPr>
            <w:b/>
            <w:bCs/>
          </w:rPr>
          <w:delText xml:space="preserve">Theorem 51 (Three ways to recognize a direct sum)</w:delText>
        </w:r>
      </w:del>
      <w:del w:id="8630" w:author="PR Preview" w:date="2026-01-01T00:00:00Z">
        <w:r>
          <w:delText xml:space="preserve"> </w:delText>
        </w:r>
      </w:del>
      <w:del w:id="8631" w:author="PR Preview" w:date="2026-01-01T00:00:00Z">
        <w:r>
          <w:delText xml:space="preserve">Let</w:delText>
        </w:r>
      </w:del>
      <w:del w:id="8632" w:author="PR Preview" w:date="2026-01-01T00:00:00Z">
        <w:r>
          <w:delText xml:space="preserve"> </w:delText>
        </w:r>
      </w:del>
      <m:oMath>
        <m:sSub>
          <m:e>
            <m:r>
              <m:rPr>
                <m:scr m:val="script"/>
                <m:sty m:val="p"/>
              </m:rPr>
              <m:t>S</m:t>
            </m:r>
          </m:e>
          <m:sub>
            <m:r>
              <m:t>1</m:t>
            </m:r>
          </m:sub>
        </m:sSub>
      </m:oMath>
      <w:del w:id="8633" w:author="PR Preview" w:date="2026-01-01T00:00:00Z">
        <w:r>
          <w:delText xml:space="preserve"> </w:delText>
        </w:r>
      </w:del>
      <w:del w:id="8634" w:author="PR Preview" w:date="2026-01-01T00:00:00Z">
        <w:r>
          <w:delText xml:space="preserve">and</w:delText>
        </w:r>
      </w:del>
      <w:del w:id="8635" w:author="PR Preview" w:date="2026-01-01T00:00:00Z">
        <w:r>
          <w:delText xml:space="preserve"> </w:delText>
        </w:r>
      </w:del>
      <m:oMath>
        <m:sSub>
          <m:e>
            <m:r>
              <m:rPr>
                <m:scr m:val="script"/>
                <m:sty m:val="p"/>
              </m:rPr>
              <m:t>S</m:t>
            </m:r>
          </m:e>
          <m:sub>
            <m:r>
              <m:t>2</m:t>
            </m:r>
          </m:sub>
        </m:sSub>
      </m:oMath>
      <w:del w:id="8636" w:author="PR Preview" w:date="2026-01-01T00:00:00Z">
        <w:r>
          <w:delText xml:space="preserve"> </w:delText>
        </w:r>
      </w:del>
      <w:del w:id="8637" w:author="PR Preview" w:date="2026-01-01T00:00:00Z">
        <w:r>
          <w:delText xml:space="preserve">be subspaces of</w:delText>
        </w:r>
      </w:del>
      <w:del w:id="8638" w:author="PR Preview" w:date="2026-01-01T00:00:00Z">
        <w:r>
          <w:delText xml:space="preserve"> </w:delText>
        </w:r>
      </w:del>
      <m:oMath>
        <m:sSup>
          <m:e>
            <m:r>
              <m:rPr>
                <m:scr m:val="double-struck"/>
                <m:sty m:val="p"/>
              </m:rPr>
              <m:t>R</m:t>
            </m:r>
          </m:e>
          <m:sup>
            <m:r>
              <m:t>p</m:t>
            </m:r>
          </m:sup>
        </m:sSup>
      </m:oMath>
      <w:del w:id="8639" w:author="PR Preview" w:date="2026-01-01T00:00:00Z">
        <w:r>
          <w:delText xml:space="preserve">,</w:delText>
        </w:r>
      </w:del>
      <w:del w:id="8640" w:author="PR Preview" w:date="2026-01-01T00:00:00Z">
        <w:r>
          <w:delText xml:space="preserve"> </w:delText>
        </w:r>
      </w:del>
      <w:del w:id="8641" w:author="PR Preview" w:date="2026-01-01T00:00:00Z">
        <w:r>
          <w:delText xml:space="preserve">and let</w:delText>
        </w:r>
      </w:del>
      <w:del w:id="8642"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8643" w:author="PR Preview" w:date="2026-01-01T00:00:00Z">
        <w:r>
          <w:delText xml:space="preserve">.</w:delText>
        </w:r>
      </w:del>
      <w:del w:id="8644" w:author="PR Preview" w:date="2026-01-01T00:00:00Z">
        <w:r>
          <w:delText xml:space="preserve"> </w:delText>
        </w:r>
      </w:del>
      <w:del w:id="8645" w:author="PR Preview" w:date="2026-01-01T00:00:00Z">
        <w:r>
          <w:delText xml:space="preserve">The following statements are equivalent:</w:delText>
        </w:r>
      </w:del>
    </w:p>
    <w:p>
      <w:pPr>
        <w:pStyle w:val="BodyText"/>
      </w:pPr>
      <w:ins w:id="8646" w:author="PR Preview" w:date="2026-01-01T00:00:00Z">
        <w:r>
          <w:rPr>
            <w:b/>
            <w:bCs/>
          </w:rPr>
          <w:t xml:space="preserve">Theorem 50 (Three ways to recognize a direct sum)</w:t>
        </w:r>
      </w:ins>
      <w:ins w:id="8647" w:author="PR Preview" w:date="2026-01-01T00:00:00Z">
        <w:r>
          <w:t xml:space="preserve"> </w:t>
        </w:r>
      </w:ins>
      <w:ins w:id="8648" w:author="PR Preview" w:date="2026-01-01T00:00:00Z">
        <w:r>
          <w:t xml:space="preserve">Let</w:t>
        </w:r>
      </w:ins>
      <w:ins w:id="8649" w:author="PR Preview" w:date="2026-01-01T00:00:00Z">
        <w:r>
          <w:t xml:space="preserve"> </w:t>
        </w:r>
      </w:ins>
      <m:oMath>
        <m:sSub>
          <m:e>
            <m:r>
              <m:rPr>
                <m:scr m:val="script"/>
                <m:sty m:val="p"/>
              </m:rPr>
              <m:t>S</m:t>
            </m:r>
          </m:e>
          <m:sub>
            <m:r>
              <m:t>1</m:t>
            </m:r>
          </m:sub>
        </m:sSub>
      </m:oMath>
      <w:ins w:id="8650" w:author="PR Preview" w:date="2026-01-01T00:00:00Z">
        <w:r>
          <w:t xml:space="preserve"> </w:t>
        </w:r>
      </w:ins>
      <w:ins w:id="8651" w:author="PR Preview" w:date="2026-01-01T00:00:00Z">
        <w:r>
          <w:t xml:space="preserve">and</w:t>
        </w:r>
      </w:ins>
      <w:ins w:id="8652" w:author="PR Preview" w:date="2026-01-01T00:00:00Z">
        <w:r>
          <w:t xml:space="preserve"> </w:t>
        </w:r>
      </w:ins>
      <m:oMath>
        <m:sSub>
          <m:e>
            <m:r>
              <m:rPr>
                <m:scr m:val="script"/>
                <m:sty m:val="p"/>
              </m:rPr>
              <m:t>S</m:t>
            </m:r>
          </m:e>
          <m:sub>
            <m:r>
              <m:t>2</m:t>
            </m:r>
          </m:sub>
        </m:sSub>
      </m:oMath>
      <w:ins w:id="8653" w:author="PR Preview" w:date="2026-01-01T00:00:00Z">
        <w:r>
          <w:t xml:space="preserve"> </w:t>
        </w:r>
      </w:ins>
      <w:ins w:id="8654" w:author="PR Preview" w:date="2026-01-01T00:00:00Z">
        <w:r>
          <w:t xml:space="preserve">be subspaces of</w:t>
        </w:r>
      </w:ins>
      <w:ins w:id="8655" w:author="PR Preview" w:date="2026-01-01T00:00:00Z">
        <w:r>
          <w:t xml:space="preserve"> </w:t>
        </w:r>
      </w:ins>
      <m:oMath>
        <m:sSup>
          <m:e>
            <m:r>
              <m:rPr>
                <m:scr m:val="double-struck"/>
                <m:sty m:val="p"/>
              </m:rPr>
              <m:t>R</m:t>
            </m:r>
          </m:e>
          <m:sup>
            <m:r>
              <m:t>p</m:t>
            </m:r>
          </m:sup>
        </m:sSup>
      </m:oMath>
      <w:ins w:id="8656" w:author="PR Preview" w:date="2026-01-01T00:00:00Z">
        <w:r>
          <w:t xml:space="preserve">,</w:t>
        </w:r>
      </w:ins>
      <w:ins w:id="8657" w:author="PR Preview" w:date="2026-01-01T00:00:00Z">
        <w:r>
          <w:t xml:space="preserve"> </w:t>
        </w:r>
      </w:ins>
      <w:ins w:id="8658" w:author="PR Preview" w:date="2026-01-01T00:00:00Z">
        <w:r>
          <w:t xml:space="preserve">and let</w:t>
        </w:r>
      </w:ins>
      <w:ins w:id="8659"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8660" w:author="PR Preview" w:date="2026-01-01T00:00:00Z">
        <w:r>
          <w:t xml:space="preserve">.</w:t>
        </w:r>
      </w:ins>
      <w:ins w:id="8661" w:author="PR Preview" w:date="2026-01-01T00:00:00Z">
        <w:r>
          <w:t xml:space="preserve"> </w:t>
        </w:r>
      </w:ins>
      <w:ins w:id="8662" w:author="PR Preview" w:date="2026-01-01T00:00:00Z">
        <w:r>
          <w:t xml:space="preserve">The following statements are equivalent:</w:t>
        </w:r>
      </w:ins>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del w:id="8663" w:author="PR Preview" w:date="2026-01-01T00:00:00Z">
        <w:r>
          <w:rPr>
            <w:b/>
            <w:bCs/>
          </w:rPr>
          <w:delText xml:space="preserve">3 implies 1.</w:delText>
        </w:r>
      </w:del>
      <w:del w:id="8664" w:author="PR Preview" w:date="2026-01-01T00:00:00Z">
        <w:r>
          <w:delText xml:space="preserve"> </w:delText>
        </w:r>
      </w:del>
      <w:del w:id="8665" w:author="PR Preview" w:date="2026-01-01T00:00:00Z">
        <w:r>
          <w:delText xml:space="preserve">Take any</w:delText>
        </w:r>
      </w:del>
      <w:del w:id="8666" w:author="PR Preview" w:date="2026-01-01T00:00:00Z">
        <w:r>
          <w:delText xml:space="preserve"> </w:delText>
        </w:r>
      </w:del>
      <w:del w:id="8667" w:author="PR Preview" w:date="2026-01-01T00:00:00Z">
        <w:r>
          <w:delText xml:space="preserve">$\mathord{\smash[b]{\underset{\raise.3ex\hbox{$\scriptstyle\sim$}}{x}}\vphantom{x}} \in \mathcal{S}_1 \cap \mathcal{S}_2$</w:delText>
        </w:r>
      </w:del>
      <w:del w:id="8668" w:author="PR Preview" w:date="2026-01-01T00:00:00Z">
        <w:r>
          <w:delText xml:space="preserve">.</w:delText>
        </w:r>
      </w:del>
      <w:del w:id="8669" w:author="PR Preview" w:date="2026-01-01T00:00:00Z">
        <w:r>
          <w:delText xml:space="preserve"> </w:delText>
        </w:r>
      </w:del>
      <w:del w:id="8670" w:author="PR Preview" w:date="2026-01-01T00:00:00Z">
        <w:r>
          <w:delText xml:space="preserve">Then</w:delText>
        </w:r>
      </w:del>
      <w:del w:id="8671" w:author="PR Preview" w:date="2026-01-01T00:00:00Z">
        <w:r>
          <w:delText xml:space="preserve"> </w:delText>
        </w:r>
      </w:del>
      <w:del w:id="8672" w:author="PR Preview" w:date="2026-01-01T00:00:00Z">
        <w:r>
          <w:delText xml:space="preserve">$\mathord{\smash[b]{\underset{\raise.3ex\hbox{$\scriptstyle\sim$}}{x}}\vphantom{x}} = \mathord{\smash[b]{\underset{\raise.3ex\hbox{$\scriptstyle\sim$}}{x}}\vphantom{x}} + \mathord{\smash[b]{\underset{\raise.3ex\hbox{$\scriptstyle\sim$}}{0}}\vphantom{0}}$</w:delText>
        </w:r>
      </w:del>
      <w:del w:id="8673" w:author="PR Preview" w:date="2026-01-01T00:00:00Z">
        <w:r>
          <w:delText xml:space="preserve">, with</w:delText>
        </w:r>
      </w:del>
      <w:del w:id="8674" w:author="PR Preview" w:date="2026-01-01T00:00:00Z">
        <w:r>
          <w:delText xml:space="preserve"> </w:delText>
        </w:r>
      </w:del>
      <w:del w:id="8675" w:author="PR Preview" w:date="2026-01-01T00:00:00Z">
        <w:r>
          <w:delText xml:space="preserve">$\mathord{\smash[b]{\underset{\raise.3ex\hbox{$\scriptstyle\sim$}}{x}}\vphantom{x}} \in \mathcal{S}_1$</w:delText>
        </w:r>
      </w:del>
      <w:del w:id="8676" w:author="PR Preview" w:date="2026-01-01T00:00:00Z">
        <w:r>
          <w:delText xml:space="preserve"> </w:delText>
        </w:r>
      </w:del>
      <w:del w:id="8677" w:author="PR Preview" w:date="2026-01-01T00:00:00Z">
        <w:r>
          <w:delText xml:space="preserve">and</w:delText>
        </w:r>
      </w:del>
      <w:del w:id="8678" w:author="PR Preview" w:date="2026-01-01T00:00:00Z">
        <w:r>
          <w:delText xml:space="preserve"> </w:delText>
        </w:r>
      </w:del>
      <w:del w:id="8679" w:author="PR Preview" w:date="2026-01-01T00:00:00Z">
        <w:r>
          <w:delText xml:space="preserve">$\mathord{\smash[b]{\underset{\raise.3ex\hbox{$\scriptstyle\sim$}}{0}}\vphantom{0}}\in \mathcal{S}_2$</w:delText>
        </w:r>
      </w:del>
      <w:del w:id="8680" w:author="PR Preview" w:date="2026-01-01T00:00:00Z">
        <w:r>
          <w:delText xml:space="preserve">,</w:delText>
        </w:r>
      </w:del>
      <w:del w:id="8681" w:author="PR Preview" w:date="2026-01-01T00:00:00Z">
        <w:r>
          <w:delText xml:space="preserve"> </w:delText>
        </w:r>
      </w:del>
      <w:del w:id="8682" w:author="PR Preview" w:date="2026-01-01T00:00:00Z">
        <w:r>
          <w:delText xml:space="preserve">and</w:delText>
        </w:r>
      </w:del>
      <w:del w:id="8683" w:author="PR Preview" w:date="2026-01-01T00:00:00Z">
        <w:r>
          <w:delText xml:space="preserve"> </w:delText>
        </w:r>
      </w:del>
      <w:del w:id="8684" w:author="PR Preview" w:date="2026-01-01T00:00:00Z">
        <w:r>
          <w:delText xml:space="preserve">$\mathord{\smash[b]{\underset{\raise.3ex\hbox{$\scriptstyle\sim$}}{x}}\vphantom{x}} = \mathord{\smash[b]{\underset{\raise.3ex\hbox{$\scriptstyle\sim$}}{0}}\vphantom{0}}+ \mathord{\smash[b]{\underset{\raise.3ex\hbox{$\scriptstyle\sim$}}{x}}\vphantom{x}}$</w:delText>
        </w:r>
      </w:del>
      <w:del w:id="8685" w:author="PR Preview" w:date="2026-01-01T00:00:00Z">
        <w:r>
          <w:delText xml:space="preserve">, with</w:delText>
        </w:r>
      </w:del>
      <w:del w:id="8686" w:author="PR Preview" w:date="2026-01-01T00:00:00Z">
        <w:r>
          <w:delText xml:space="preserve"> </w:delText>
        </w:r>
      </w:del>
      <w:del w:id="8687" w:author="PR Preview" w:date="2026-01-01T00:00:00Z">
        <w:r>
          <w:delText xml:space="preserve">$\mathord{\smash[b]{\underset{\raise.3ex\hbox{$\scriptstyle\sim$}}{0}}\vphantom{0}}\in \mathcal{S}_1$</w:delText>
        </w:r>
      </w:del>
      <w:del w:id="8688" w:author="PR Preview" w:date="2026-01-01T00:00:00Z">
        <w:r>
          <w:delText xml:space="preserve"> </w:delText>
        </w:r>
      </w:del>
      <w:del w:id="8689" w:author="PR Preview" w:date="2026-01-01T00:00:00Z">
        <w:r>
          <w:delText xml:space="preserve">and</w:delText>
        </w:r>
      </w:del>
      <w:del w:id="8690" w:author="PR Preview" w:date="2026-01-01T00:00:00Z">
        <w:r>
          <w:delText xml:space="preserve"> </w:delText>
        </w:r>
      </w:del>
      <w:del w:id="8691" w:author="PR Preview" w:date="2026-01-01T00:00:00Z">
        <w:r>
          <w:delText xml:space="preserve">$\mathord{\smash[b]{\underset{\raise.3ex\hbox{$\scriptstyle\sim$}}{x}}\vphantom{x}} \in \mathcal{S}_2$</w:delText>
        </w:r>
      </w:del>
      <w:del w:id="8692" w:author="PR Preview" w:date="2026-01-01T00:00:00Z">
        <w:r>
          <w:delText xml:space="preserve"> </w:delText>
        </w:r>
      </w:del>
      <w:del w:id="8693" w:author="PR Preview" w:date="2026-01-01T00:00:00Z">
        <w:r>
          <w:delText xml:space="preserve">(</w:delText>
        </w:r>
      </w:del>
      <w:hyperlink w:anchor="thm-subspace-zero">
        <w:del w:id="8694" w:author="PR Preview" w:date="2026-01-01T00:00:00Z">
          <w:r>
            <w:rPr>
              <w:rStyle w:val="Hyperlink"/>
            </w:rPr>
            <w:delText xml:space="preserve">Theorem 22</w:delText>
          </w:r>
        </w:del>
      </w:hyperlink>
      <w:del w:id="8695" w:author="PR Preview" w:date="2026-01-01T00:00:00Z">
        <w:r>
          <w:delText xml:space="preserve">).</w:delText>
        </w:r>
      </w:del>
      <w:del w:id="8696" w:author="PR Preview" w:date="2026-01-01T00:00:00Z">
        <w:r>
          <w:delText xml:space="preserve"> </w:delText>
        </w:r>
      </w:del>
      <w:del w:id="8697" w:author="PR Preview" w:date="2026-01-01T00:00:00Z">
        <w:r>
          <w:delText xml:space="preserve">By statement 3 these two expressions are the same,</w:delText>
        </w:r>
      </w:del>
      <w:del w:id="8698" w:author="PR Preview" w:date="2026-01-01T00:00:00Z">
        <w:r>
          <w:delText xml:space="preserve"> </w:delText>
        </w:r>
      </w:del>
      <w:del w:id="8699" w:author="PR Preview" w:date="2026-01-01T00:00:00Z">
        <w:r>
          <w:delText xml:space="preserve">so</w:delText>
        </w:r>
      </w:del>
      <w:del w:id="8700" w:author="PR Preview" w:date="2026-01-01T00:00:00Z">
        <w:r>
          <w:delText xml:space="preserve"> </w:delText>
        </w:r>
      </w:del>
      <w:del w:id="8701" w:author="PR Preview" w:date="2026-01-01T00:00:00Z">
        <w:r>
          <w:delText xml:space="preserve">$\mathord{\smash[b]{\underset{\raise.3ex\hbox{$\scriptstyle\sim$}}{x}}\vphantom{x}} = \mathord{\smash[b]{\underset{\raise.3ex\hbox{$\scriptstyle\sim$}}{0}}\vphantom{0}}$</w:delText>
        </w:r>
      </w:del>
      <w:del w:id="8702" w:author="PR Preview" w:date="2026-01-01T00:00:00Z">
        <w:r>
          <w:delText xml:space="preserve">,</w:delText>
        </w:r>
      </w:del>
      <w:del w:id="8703" w:author="PR Preview" w:date="2026-01-01T00:00:00Z">
        <w:r>
          <w:delText xml:space="preserve"> </w:delText>
        </w:r>
      </w:del>
      <w:del w:id="8704" w:author="PR Preview" w:date="2026-01-01T00:00:00Z">
        <w:r>
          <w:delText xml:space="preserve">and</w:delText>
        </w:r>
      </w:del>
      <w:del w:id="8705" w:author="PR Preview" w:date="2026-01-01T00:00:00Z">
        <w:r>
          <w:delText xml:space="preserve"> </w:delText>
        </w:r>
      </w:del>
      <w:del w:id="8706" w:author="PR Preview" w:date="2026-01-01T00:00:00Z">
        <w:r>
          <w:delText xml:space="preserve">$\mathcal{S}_1 \cap \mathcal{S}_2 = \mathopen{}\left\{\mathord{\smash[b]{\underset{\raise.3ex\hbox{$\scriptstyle\sim$}}{0}}\vphantom{0}}\right\}\mathclose{}$</w:delText>
        </w:r>
      </w:del>
      <w:del w:id="8707" w:author="PR Preview" w:date="2026-01-01T00:00:00Z">
        <w:r>
          <w:delText xml:space="preserve">.</w:delText>
        </w:r>
      </w:del>
    </w:p>
    <w:p>
      <w:pPr>
        <w:pStyle w:val="BodyText"/>
      </w:pPr>
      <w:del w:id="8708" w:author="PR Preview" w:date="2026-01-01T00:00:00Z">
        <w:r>
          <w:rPr>
            <w:b/>
            <w:bCs/>
          </w:rPr>
          <w:delText xml:space="preserve">Example 90 (Checking the three statements)</w:delText>
        </w:r>
      </w:del>
      <w:del w:id="8709" w:author="PR Preview" w:date="2026-01-01T00:00:00Z">
        <w:r>
          <w:delText xml:space="preserve"> </w:delText>
        </w:r>
      </w:del>
      <w:del w:id="8710" w:author="PR Preview" w:date="2026-01-01T00:00:00Z">
        <w:r>
          <w:delText xml:space="preserve">For the plane</w:delText>
        </w:r>
      </w:del>
      <w:del w:id="8711" w:author="PR Preview" w:date="2026-01-01T00:00:00Z">
        <w:r>
          <w:delText xml:space="preserve"> </w:delText>
        </w:r>
      </w:del>
      <m:oMath>
        <m:r>
          <m:t>z</m:t>
        </m:r>
        <m:r>
          <m:rPr>
            <m:sty m:val="p"/>
          </m:rPr>
          <m:t>=</m:t>
        </m:r>
        <m:r>
          <m:t>0</m:t>
        </m:r>
      </m:oMath>
      <w:del w:id="8712" w:author="PR Preview" w:date="2026-01-01T00:00:00Z">
        <w:r>
          <w:delText xml:space="preserve"> </w:delText>
        </w:r>
      </w:del>
      <w:del w:id="8713" w:author="PR Preview" w:date="2026-01-01T00:00:00Z">
        <w:r>
          <w:delText xml:space="preserve">and the</w:delText>
        </w:r>
      </w:del>
      <w:del w:id="8714" w:author="PR Preview" w:date="2026-01-01T00:00:00Z">
        <w:r>
          <w:delText xml:space="preserve"> </w:delText>
        </w:r>
      </w:del>
      <m:oMath>
        <m:r>
          <m:t>z</m:t>
        </m:r>
      </m:oMath>
      <w:del w:id="8715" w:author="PR Preview" w:date="2026-01-01T00:00:00Z">
        <w:r>
          <w:delText xml:space="preserve">-axis in</w:delText>
        </w:r>
      </w:del>
      <w:del w:id="8716" w:author="PR Preview" w:date="2026-01-01T00:00:00Z">
        <w:r>
          <w:delText xml:space="preserve"> </w:delText>
        </w:r>
      </w:del>
      <w:hyperlink w:anchor="exm-direct-sum">
        <w:del w:id="8717" w:author="PR Preview" w:date="2026-01-01T00:00:00Z">
          <w:r>
            <w:rPr>
              <w:rStyle w:val="Hyperlink"/>
            </w:rPr>
            <w:delText xml:space="preserve">Example 88</w:delText>
          </w:r>
        </w:del>
      </w:hyperlink>
      <w:del w:id="8718" w:author="PR Preview" w:date="2026-01-01T00:00:00Z">
        <w:r>
          <w:delText xml:space="preserve">:</w:delText>
        </w:r>
      </w:del>
    </w:p>
    <w:p>
      <w:pPr>
        <w:pStyle w:val="BodyText"/>
      </w:pPr>
      <w:ins w:id="8719" w:author="PR Preview" w:date="2026-01-01T00:00:00Z">
        <w:r>
          <w:rPr>
            <w:b/>
            <w:bCs/>
          </w:rPr>
          <w:t xml:space="preserve">3 implies 1.</w:t>
        </w:r>
      </w:ins>
      <w:ins w:id="8720" w:author="PR Preview" w:date="2026-01-01T00:00:00Z">
        <w:r>
          <w:t xml:space="preserve"> </w:t>
        </w:r>
      </w:ins>
      <w:ins w:id="8721" w:author="PR Preview" w:date="2026-01-01T00:00:00Z">
        <w:r>
          <w:t xml:space="preserve">Take any</w:t>
        </w:r>
      </w:ins>
      <w:ins w:id="8722" w:author="PR Preview" w:date="2026-01-01T00:00:00Z">
        <w:r>
          <w:t xml:space="preserve"> </w:t>
        </w:r>
      </w:ins>
      <w:ins w:id="8723" w:author="PR Preview" w:date="2026-01-01T00:00:00Z">
        <w:r>
          <w:t xml:space="preserve">$\mathord{\smash[b]{\underset{\raise.3ex\hbox{$\scriptstyle\sim$}}{x}}\vphantom{x}} \in \mathcal{S}_1 \cap \mathcal{S}_2$</w:t>
        </w:r>
      </w:ins>
      <w:ins w:id="8724" w:author="PR Preview" w:date="2026-01-01T00:00:00Z">
        <w:r>
          <w:t xml:space="preserve">.</w:t>
        </w:r>
      </w:ins>
      <w:ins w:id="8725" w:author="PR Preview" w:date="2026-01-01T00:00:00Z">
        <w:r>
          <w:t xml:space="preserve"> </w:t>
        </w:r>
      </w:ins>
      <w:ins w:id="8726" w:author="PR Preview" w:date="2026-01-01T00:00:00Z">
        <w:r>
          <w:t xml:space="preserve">Then</w:t>
        </w:r>
      </w:ins>
      <w:ins w:id="8727" w:author="PR Preview" w:date="2026-01-01T00:00:00Z">
        <w:r>
          <w:t xml:space="preserve"> </w:t>
        </w:r>
      </w:ins>
      <w:ins w:id="8728" w:author="PR Preview" w:date="2026-01-01T00:00:00Z">
        <w:r>
          <w:t xml:space="preserve">$\mathord{\smash[b]{\underset{\raise.3ex\hbox{$\scriptstyle\sim$}}{x}}\vphantom{x}} = \mathord{\smash[b]{\underset{\raise.3ex\hbox{$\scriptstyle\sim$}}{x}}\vphantom{x}} + \mathord{\smash[b]{\underset{\raise.3ex\hbox{$\scriptstyle\sim$}}{0}}\vphantom{0}}$</w:t>
        </w:r>
      </w:ins>
      <w:ins w:id="8729" w:author="PR Preview" w:date="2026-01-01T00:00:00Z">
        <w:r>
          <w:t xml:space="preserve">, with</w:t>
        </w:r>
      </w:ins>
      <w:ins w:id="8730" w:author="PR Preview" w:date="2026-01-01T00:00:00Z">
        <w:r>
          <w:t xml:space="preserve"> </w:t>
        </w:r>
      </w:ins>
      <w:ins w:id="8731" w:author="PR Preview" w:date="2026-01-01T00:00:00Z">
        <w:r>
          <w:t xml:space="preserve">$\mathord{\smash[b]{\underset{\raise.3ex\hbox{$\scriptstyle\sim$}}{x}}\vphantom{x}} \in \mathcal{S}_1$</w:t>
        </w:r>
      </w:ins>
      <w:ins w:id="8732" w:author="PR Preview" w:date="2026-01-01T00:00:00Z">
        <w:r>
          <w:t xml:space="preserve"> </w:t>
        </w:r>
      </w:ins>
      <w:ins w:id="8733" w:author="PR Preview" w:date="2026-01-01T00:00:00Z">
        <w:r>
          <w:t xml:space="preserve">and</w:t>
        </w:r>
      </w:ins>
      <w:ins w:id="8734" w:author="PR Preview" w:date="2026-01-01T00:00:00Z">
        <w:r>
          <w:t xml:space="preserve"> </w:t>
        </w:r>
      </w:ins>
      <w:ins w:id="8735" w:author="PR Preview" w:date="2026-01-01T00:00:00Z">
        <w:r>
          <w:t xml:space="preserve">$\mathord{\smash[b]{\underset{\raise.3ex\hbox{$\scriptstyle\sim$}}{0}}\vphantom{0}}\in \mathcal{S}_2$</w:t>
        </w:r>
      </w:ins>
      <w:ins w:id="8736" w:author="PR Preview" w:date="2026-01-01T00:00:00Z">
        <w:r>
          <w:t xml:space="preserve">,</w:t>
        </w:r>
      </w:ins>
      <w:ins w:id="8737" w:author="PR Preview" w:date="2026-01-01T00:00:00Z">
        <w:r>
          <w:t xml:space="preserve"> </w:t>
        </w:r>
      </w:ins>
      <w:ins w:id="8738" w:author="PR Preview" w:date="2026-01-01T00:00:00Z">
        <w:r>
          <w:t xml:space="preserve">and</w:t>
        </w:r>
      </w:ins>
      <w:ins w:id="8739" w:author="PR Preview" w:date="2026-01-01T00:00:00Z">
        <w:r>
          <w:t xml:space="preserve"> </w:t>
        </w:r>
      </w:ins>
      <w:ins w:id="8740" w:author="PR Preview" w:date="2026-01-01T00:00:00Z">
        <w:r>
          <w:t xml:space="preserve">$\mathord{\smash[b]{\underset{\raise.3ex\hbox{$\scriptstyle\sim$}}{x}}\vphantom{x}} = \mathord{\smash[b]{\underset{\raise.3ex\hbox{$\scriptstyle\sim$}}{0}}\vphantom{0}}+ \mathord{\smash[b]{\underset{\raise.3ex\hbox{$\scriptstyle\sim$}}{x}}\vphantom{x}}$</w:t>
        </w:r>
      </w:ins>
      <w:ins w:id="8741" w:author="PR Preview" w:date="2026-01-01T00:00:00Z">
        <w:r>
          <w:t xml:space="preserve">, with</w:t>
        </w:r>
      </w:ins>
      <w:ins w:id="8742" w:author="PR Preview" w:date="2026-01-01T00:00:00Z">
        <w:r>
          <w:t xml:space="preserve"> </w:t>
        </w:r>
      </w:ins>
      <w:ins w:id="8743" w:author="PR Preview" w:date="2026-01-01T00:00:00Z">
        <w:r>
          <w:t xml:space="preserve">$\mathord{\smash[b]{\underset{\raise.3ex\hbox{$\scriptstyle\sim$}}{0}}\vphantom{0}}\in \mathcal{S}_1$</w:t>
        </w:r>
      </w:ins>
      <w:ins w:id="8744" w:author="PR Preview" w:date="2026-01-01T00:00:00Z">
        <w:r>
          <w:t xml:space="preserve"> </w:t>
        </w:r>
      </w:ins>
      <w:ins w:id="8745" w:author="PR Preview" w:date="2026-01-01T00:00:00Z">
        <w:r>
          <w:t xml:space="preserve">and</w:t>
        </w:r>
      </w:ins>
      <w:ins w:id="8746" w:author="PR Preview" w:date="2026-01-01T00:00:00Z">
        <w:r>
          <w:t xml:space="preserve"> </w:t>
        </w:r>
      </w:ins>
      <w:ins w:id="8747" w:author="PR Preview" w:date="2026-01-01T00:00:00Z">
        <w:r>
          <w:t xml:space="preserve">$\mathord{\smash[b]{\underset{\raise.3ex\hbox{$\scriptstyle\sim$}}{x}}\vphantom{x}} \in \mathcal{S}_2$</w:t>
        </w:r>
      </w:ins>
      <w:ins w:id="8748" w:author="PR Preview" w:date="2026-01-01T00:00:00Z">
        <w:r>
          <w:t xml:space="preserve"> </w:t>
        </w:r>
      </w:ins>
      <w:ins w:id="8749" w:author="PR Preview" w:date="2026-01-01T00:00:00Z">
        <w:r>
          <w:t xml:space="preserve">(</w:t>
        </w:r>
      </w:ins>
      <w:hyperlink w:anchor="thm-subspace-zero">
        <w:ins w:id="8750" w:author="PR Preview" w:date="2026-01-01T00:00:00Z">
          <w:r>
            <w:rPr>
              <w:rStyle w:val="Hyperlink"/>
            </w:rPr>
            <w:t xml:space="preserve">Theorem 21</w:t>
          </w:r>
        </w:ins>
      </w:hyperlink>
      <w:ins w:id="8751" w:author="PR Preview" w:date="2026-01-01T00:00:00Z">
        <w:r>
          <w:t xml:space="preserve">).</w:t>
        </w:r>
      </w:ins>
      <w:ins w:id="8752" w:author="PR Preview" w:date="2026-01-01T00:00:00Z">
        <w:r>
          <w:t xml:space="preserve"> </w:t>
        </w:r>
      </w:ins>
      <w:ins w:id="8753" w:author="PR Preview" w:date="2026-01-01T00:00:00Z">
        <w:r>
          <w:t xml:space="preserve">By statement 3 these two expressions are the same,</w:t>
        </w:r>
      </w:ins>
      <w:ins w:id="8754" w:author="PR Preview" w:date="2026-01-01T00:00:00Z">
        <w:r>
          <w:t xml:space="preserve"> </w:t>
        </w:r>
      </w:ins>
      <w:ins w:id="8755" w:author="PR Preview" w:date="2026-01-01T00:00:00Z">
        <w:r>
          <w:t xml:space="preserve">so</w:t>
        </w:r>
      </w:ins>
      <w:ins w:id="8756" w:author="PR Preview" w:date="2026-01-01T00:00:00Z">
        <w:r>
          <w:t xml:space="preserve"> </w:t>
        </w:r>
      </w:ins>
      <w:ins w:id="8757" w:author="PR Preview" w:date="2026-01-01T00:00:00Z">
        <w:r>
          <w:t xml:space="preserve">$\mathord{\smash[b]{\underset{\raise.3ex\hbox{$\scriptstyle\sim$}}{x}}\vphantom{x}} = \mathord{\smash[b]{\underset{\raise.3ex\hbox{$\scriptstyle\sim$}}{0}}\vphantom{0}}$</w:t>
        </w:r>
      </w:ins>
      <w:ins w:id="8758" w:author="PR Preview" w:date="2026-01-01T00:00:00Z">
        <w:r>
          <w:t xml:space="preserve">,</w:t>
        </w:r>
      </w:ins>
      <w:ins w:id="8759" w:author="PR Preview" w:date="2026-01-01T00:00:00Z">
        <w:r>
          <w:t xml:space="preserve"> </w:t>
        </w:r>
      </w:ins>
      <w:ins w:id="8760" w:author="PR Preview" w:date="2026-01-01T00:00:00Z">
        <w:r>
          <w:t xml:space="preserve">and</w:t>
        </w:r>
      </w:ins>
      <w:ins w:id="8761" w:author="PR Preview" w:date="2026-01-01T00:00:00Z">
        <w:r>
          <w:t xml:space="preserve"> </w:t>
        </w:r>
      </w:ins>
      <w:ins w:id="8762" w:author="PR Preview" w:date="2026-01-01T00:00:00Z">
        <w:r>
          <w:t xml:space="preserve">$\mathcal{S}_1 \cap \mathcal{S}_2 = \mathopen{}\left\{\mathord{\smash[b]{\underset{\raise.3ex\hbox{$\scriptstyle\sim$}}{0}}\vphantom{0}}\right\}\mathclose{}$</w:t>
        </w:r>
      </w:ins>
      <w:ins w:id="8763" w:author="PR Preview" w:date="2026-01-01T00:00:00Z">
        <w:r>
          <w:t xml:space="preserve">.</w:t>
        </w:r>
      </w:ins>
    </w:p>
    <w:bookmarkStart w:id="325" w:name="exm-direct-sum-equiv"/>
    <w:p>
      <w:pPr>
        <w:pStyle w:val="BodyText"/>
      </w:pPr>
      <w:ins w:id="8764" w:author="PR Preview" w:date="2026-01-01T00:00:00Z">
        <w:r>
          <w:rPr>
            <w:b/>
            <w:bCs/>
          </w:rPr>
          <w:t xml:space="preserve">Example 89 (Checking the three statements)</w:t>
        </w:r>
      </w:ins>
      <w:ins w:id="8765" w:author="PR Preview" w:date="2026-01-01T00:00:00Z">
        <w:r>
          <w:t xml:space="preserve"> </w:t>
        </w:r>
      </w:ins>
      <w:ins w:id="8766" w:author="PR Preview" w:date="2026-01-01T00:00:00Z">
        <w:r>
          <w:t xml:space="preserve">For the plane</w:t>
        </w:r>
      </w:ins>
      <w:ins w:id="8767" w:author="PR Preview" w:date="2026-01-01T00:00:00Z">
        <w:r>
          <w:t xml:space="preserve"> </w:t>
        </w:r>
      </w:ins>
      <m:oMath>
        <m:r>
          <m:t>z</m:t>
        </m:r>
        <m:r>
          <m:rPr>
            <m:sty m:val="p"/>
          </m:rPr>
          <m:t>=</m:t>
        </m:r>
        <m:r>
          <m:t>0</m:t>
        </m:r>
      </m:oMath>
      <w:ins w:id="8768" w:author="PR Preview" w:date="2026-01-01T00:00:00Z">
        <w:r>
          <w:t xml:space="preserve"> </w:t>
        </w:r>
      </w:ins>
      <w:ins w:id="8769" w:author="PR Preview" w:date="2026-01-01T00:00:00Z">
        <w:r>
          <w:t xml:space="preserve">and the</w:t>
        </w:r>
      </w:ins>
      <w:ins w:id="8770" w:author="PR Preview" w:date="2026-01-01T00:00:00Z">
        <w:r>
          <w:t xml:space="preserve"> </w:t>
        </w:r>
      </w:ins>
      <m:oMath>
        <m:r>
          <m:t>z</m:t>
        </m:r>
      </m:oMath>
      <w:ins w:id="8771" w:author="PR Preview" w:date="2026-01-01T00:00:00Z">
        <w:r>
          <w:t xml:space="preserve">-axis in</w:t>
        </w:r>
      </w:ins>
      <w:ins w:id="8772" w:author="PR Preview" w:date="2026-01-01T00:00:00Z">
        <w:r>
          <w:t xml:space="preserve"> </w:t>
        </w:r>
      </w:ins>
      <w:hyperlink w:anchor="exm-direct-sum">
        <w:ins w:id="8773" w:author="PR Preview" w:date="2026-01-01T00:00:00Z">
          <w:r>
            <w:rPr>
              <w:rStyle w:val="Hyperlink"/>
            </w:rPr>
            <w:t xml:space="preserve">Example 87</w:t>
          </w:r>
        </w:ins>
      </w:hyperlink>
      <w:ins w:id="8774" w:author="PR Preview" w:date="2026-01-01T00:00:00Z">
        <w:r>
          <w:t xml:space="preserve">:</w:t>
        </w:r>
      </w:ins>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del w:id="8775" w:author="PR Preview" w:date="2026-01-01T00:00:00Z">
        <w:r>
          <w:delText xml:space="preserve">since the plane has dimension</w:delText>
        </w:r>
      </w:del>
      <w:del w:id="8776" w:author="PR Preview" w:date="2026-01-01T00:00:00Z">
        <w:r>
          <w:delText xml:space="preserve"> </w:delText>
        </w:r>
      </w:del>
      <m:oMath>
        <m:r>
          <m:t>2</m:t>
        </m:r>
      </m:oMath>
      <w:del w:id="8777" w:author="PR Preview" w:date="2026-01-01T00:00:00Z">
        <w:r>
          <w:delText xml:space="preserve"> </w:delText>
        </w:r>
      </w:del>
      <w:del w:id="8778" w:author="PR Preview" w:date="2026-01-01T00:00:00Z">
        <w:r>
          <w:delText xml:space="preserve">(</w:delText>
        </w:r>
      </w:del>
      <w:hyperlink w:anchor="exm-dimension">
        <w:del w:id="8779" w:author="PR Preview" w:date="2026-01-01T00:00:00Z">
          <w:r>
            <w:rPr>
              <w:rStyle w:val="Hyperlink"/>
            </w:rPr>
            <w:delText xml:space="preserve">Example 51</w:delText>
          </w:r>
        </w:del>
      </w:hyperlink>
      <w:del w:id="8780" w:author="PR Preview" w:date="2026-01-01T00:00:00Z">
        <w:r>
          <w:delText xml:space="preserve">),</w:delText>
        </w:r>
      </w:del>
      <w:del w:id="8781" w:author="PR Preview" w:date="2026-01-01T00:00:00Z">
        <w:r>
          <w:delText xml:space="preserve"> </w:delText>
        </w:r>
      </w:del>
      <w:del w:id="8782" w:author="PR Preview" w:date="2026-01-01T00:00:00Z">
        <w:r>
          <w:delText xml:space="preserve">the</w:delText>
        </w:r>
      </w:del>
      <w:del w:id="8783" w:author="PR Preview" w:date="2026-01-01T00:00:00Z">
        <w:r>
          <w:delText xml:space="preserve"> </w:delText>
        </w:r>
      </w:del>
      <m:oMath>
        <m:r>
          <m:t>z</m:t>
        </m:r>
      </m:oMath>
      <w:del w:id="8784" w:author="PR Preview" w:date="2026-01-01T00:00:00Z">
        <w:r>
          <w:delText xml:space="preserve">-axis has the single nonzero vector</w:delText>
        </w:r>
      </w:del>
      <w:del w:id="8785" w:author="PR Preview" w:date="2026-01-01T00:00:00Z">
        <w:r>
          <w:delText xml:space="preserve"> </w:delText>
        </w:r>
      </w:del>
      <m:oMath>
        <m:r>
          <m:rPr>
            <m:sty m:val="p"/>
          </m:rPr>
          <m:t>(</m:t>
        </m:r>
        <m:r>
          <m:t>0</m:t>
        </m:r>
        <m:r>
          <m:rPr>
            <m:sty m:val="p"/>
          </m:rPr>
          <m:t>,</m:t>
        </m:r>
        <m:r>
          <m:t>0</m:t>
        </m:r>
        <m:r>
          <m:rPr>
            <m:sty m:val="p"/>
          </m:rPr>
          <m:t>,</m:t>
        </m:r>
        <m:r>
          <m:t>1</m:t>
        </m:r>
        <m:r>
          <m:rPr>
            <m:sty m:val="p"/>
          </m:rPr>
          <m:t>)</m:t>
        </m:r>
      </m:oMath>
      <w:del w:id="8786" w:author="PR Preview" w:date="2026-01-01T00:00:00Z">
        <w:r>
          <w:delText xml:space="preserve"> </w:delText>
        </w:r>
      </w:del>
      <w:del w:id="8787" w:author="PR Preview" w:date="2026-01-01T00:00:00Z">
        <w:r>
          <w:delText xml:space="preserve">as a basis,</w:delText>
        </w:r>
      </w:del>
      <w:del w:id="8788" w:author="PR Preview" w:date="2026-01-01T00:00:00Z">
        <w:r>
          <w:delText xml:space="preserve"> </w:delText>
        </w:r>
      </w:del>
      <w:del w:id="8789" w:author="PR Preview" w:date="2026-01-01T00:00:00Z">
        <w:r>
          <w:delText xml:space="preserve">and</w:delText>
        </w:r>
      </w:del>
      <w:del w:id="8790"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8791" w:author="PR Preview" w:date="2026-01-01T00:00:00Z">
        <w:r>
          <w:delText xml:space="preserve"> </w:delText>
        </w:r>
      </w:del>
      <w:del w:id="8792" w:author="PR Preview" w:date="2026-01-01T00:00:00Z">
        <w:r>
          <w:delText xml:space="preserve">(</w:delText>
        </w:r>
      </w:del>
      <w:hyperlink w:anchor="exm-dimension">
        <w:del w:id="8793" w:author="PR Preview" w:date="2026-01-01T00:00:00Z">
          <w:r>
            <w:rPr>
              <w:rStyle w:val="Hyperlink"/>
            </w:rPr>
            <w:delText xml:space="preserve">Example 51</w:delText>
          </w:r>
        </w:del>
      </w:hyperlink>
      <w:del w:id="8794" w:author="PR Preview" w:date="2026-01-01T00:00:00Z">
        <w:r>
          <w:delText xml:space="preserve">);</w:delText>
        </w:r>
      </w:del>
    </w:p>
    <w:p>
      <w:pPr>
        <w:numPr>
          <w:ilvl w:val="0"/>
          <w:numId w:val="1000"/>
        </w:numPr>
      </w:pPr>
      <w:ins w:id="8795" w:author="PR Preview" w:date="2026-01-01T00:00:00Z">
        <w:r>
          <w:t xml:space="preserve">since the plane has dimension</w:t>
        </w:r>
      </w:ins>
      <w:ins w:id="8796" w:author="PR Preview" w:date="2026-01-01T00:00:00Z">
        <w:r>
          <w:t xml:space="preserve"> </w:t>
        </w:r>
      </w:ins>
      <m:oMath>
        <m:r>
          <m:t>2</m:t>
        </m:r>
      </m:oMath>
      <w:ins w:id="8797" w:author="PR Preview" w:date="2026-01-01T00:00:00Z">
        <w:r>
          <w:t xml:space="preserve"> </w:t>
        </w:r>
      </w:ins>
      <w:ins w:id="8798" w:author="PR Preview" w:date="2026-01-01T00:00:00Z">
        <w:r>
          <w:t xml:space="preserve">(</w:t>
        </w:r>
      </w:ins>
      <w:hyperlink w:anchor="exm-dimension">
        <w:ins w:id="8799" w:author="PR Preview" w:date="2026-01-01T00:00:00Z">
          <w:r>
            <w:rPr>
              <w:rStyle w:val="Hyperlink"/>
            </w:rPr>
            <w:t xml:space="preserve">Example 50</w:t>
          </w:r>
        </w:ins>
      </w:hyperlink>
      <w:ins w:id="8800" w:author="PR Preview" w:date="2026-01-01T00:00:00Z">
        <w:r>
          <w:t xml:space="preserve">),</w:t>
        </w:r>
      </w:ins>
      <w:ins w:id="8801" w:author="PR Preview" w:date="2026-01-01T00:00:00Z">
        <w:r>
          <w:t xml:space="preserve"> </w:t>
        </w:r>
      </w:ins>
      <w:ins w:id="8802" w:author="PR Preview" w:date="2026-01-01T00:00:00Z">
        <w:r>
          <w:t xml:space="preserve">the</w:t>
        </w:r>
      </w:ins>
      <w:ins w:id="8803" w:author="PR Preview" w:date="2026-01-01T00:00:00Z">
        <w:r>
          <w:t xml:space="preserve"> </w:t>
        </w:r>
      </w:ins>
      <m:oMath>
        <m:r>
          <m:t>z</m:t>
        </m:r>
      </m:oMath>
      <w:ins w:id="8804" w:author="PR Preview" w:date="2026-01-01T00:00:00Z">
        <w:r>
          <w:t xml:space="preserve">-axis has the single nonzero vector</w:t>
        </w:r>
      </w:ins>
      <w:ins w:id="8805" w:author="PR Preview" w:date="2026-01-01T00:00:00Z">
        <w:r>
          <w:t xml:space="preserve"> </w:t>
        </w:r>
      </w:ins>
      <m:oMath>
        <m:r>
          <m:rPr>
            <m:sty m:val="p"/>
          </m:rPr>
          <m:t>(</m:t>
        </m:r>
        <m:r>
          <m:t>0</m:t>
        </m:r>
        <m:r>
          <m:rPr>
            <m:sty m:val="p"/>
          </m:rPr>
          <m:t>,</m:t>
        </m:r>
        <m:r>
          <m:t>0</m:t>
        </m:r>
        <m:r>
          <m:rPr>
            <m:sty m:val="p"/>
          </m:rPr>
          <m:t>,</m:t>
        </m:r>
        <m:r>
          <m:t>1</m:t>
        </m:r>
        <m:r>
          <m:rPr>
            <m:sty m:val="p"/>
          </m:rPr>
          <m:t>)</m:t>
        </m:r>
      </m:oMath>
      <w:ins w:id="8806" w:author="PR Preview" w:date="2026-01-01T00:00:00Z">
        <w:r>
          <w:t xml:space="preserve"> </w:t>
        </w:r>
      </w:ins>
      <w:ins w:id="8807" w:author="PR Preview" w:date="2026-01-01T00:00:00Z">
        <w:r>
          <w:t xml:space="preserve">as a basis,</w:t>
        </w:r>
      </w:ins>
      <w:ins w:id="8808" w:author="PR Preview" w:date="2026-01-01T00:00:00Z">
        <w:r>
          <w:t xml:space="preserve"> </w:t>
        </w:r>
      </w:ins>
      <w:ins w:id="8809" w:author="PR Preview" w:date="2026-01-01T00:00:00Z">
        <w:r>
          <w:t xml:space="preserve">and</w:t>
        </w:r>
      </w:ins>
      <w:ins w:id="8810"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8811" w:author="PR Preview" w:date="2026-01-01T00:00:00Z">
        <w:r>
          <w:t xml:space="preserve"> </w:t>
        </w:r>
      </w:ins>
      <w:ins w:id="8812" w:author="PR Preview" w:date="2026-01-01T00:00:00Z">
        <w:r>
          <w:t xml:space="preserve">(</w:t>
        </w:r>
      </w:ins>
      <w:hyperlink w:anchor="exm-dimension">
        <w:ins w:id="8813" w:author="PR Preview" w:date="2026-01-01T00:00:00Z">
          <w:r>
            <w:rPr>
              <w:rStyle w:val="Hyperlink"/>
            </w:rPr>
            <w:t xml:space="preserve">Example 50</w:t>
          </w:r>
        </w:ins>
      </w:hyperlink>
      <w:ins w:id="8814" w:author="PR Preview" w:date="2026-01-01T00:00:00Z">
        <w:r>
          <w:t xml:space="preserve">);</w:t>
        </w:r>
      </w:ins>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8815" w:author="PR Preview" w:date="2026-01-01T00:00:00Z">
        <w:r>
          <w:delText xml:space="preserve">For the planes</w:delText>
        </w:r>
      </w:del>
      <w:del w:id="8816" w:author="PR Preview" w:date="2026-01-01T00:00:00Z">
        <w:r>
          <w:delText xml:space="preserve"> </w:delText>
        </w:r>
      </w:del>
      <m:oMath>
        <m:r>
          <m:t>z</m:t>
        </m:r>
        <m:r>
          <m:rPr>
            <m:sty m:val="p"/>
          </m:rPr>
          <m:t>=</m:t>
        </m:r>
        <m:r>
          <m:t>0</m:t>
        </m:r>
      </m:oMath>
      <w:del w:id="8817" w:author="PR Preview" w:date="2026-01-01T00:00:00Z">
        <w:r>
          <w:delText xml:space="preserve"> </w:delText>
        </w:r>
      </w:del>
      <w:del w:id="8818" w:author="PR Preview" w:date="2026-01-01T00:00:00Z">
        <w:r>
          <w:delText xml:space="preserve">and</w:delText>
        </w:r>
      </w:del>
      <w:del w:id="8819" w:author="PR Preview" w:date="2026-01-01T00:00:00Z">
        <w:r>
          <w:delText xml:space="preserve"> </w:delText>
        </w:r>
      </w:del>
      <m:oMath>
        <m:r>
          <m:t>x</m:t>
        </m:r>
        <m:r>
          <m:rPr>
            <m:sty m:val="p"/>
          </m:rPr>
          <m:t>=</m:t>
        </m:r>
        <m:r>
          <m:t>0</m:t>
        </m:r>
      </m:oMath>
      <w:del w:id="8820" w:author="PR Preview" w:date="2026-01-01T00:00:00Z">
        <w:r>
          <w:delText xml:space="preserve"> </w:delText>
        </w:r>
      </w:del>
      <w:del w:id="8821" w:author="PR Preview" w:date="2026-01-01T00:00:00Z">
        <w:r>
          <w:delText xml:space="preserve">in</w:delText>
        </w:r>
      </w:del>
      <w:del w:id="8822" w:author="PR Preview" w:date="2026-01-01T00:00:00Z">
        <w:r>
          <w:delText xml:space="preserve"> </w:delText>
        </w:r>
      </w:del>
      <w:hyperlink w:anchor="exm-not-direct-sum">
        <w:del w:id="8823" w:author="PR Preview" w:date="2026-01-01T00:00:00Z">
          <w:r>
            <w:rPr>
              <w:rStyle w:val="Hyperlink"/>
            </w:rPr>
            <w:delText xml:space="preserve">Example 89</w:delText>
          </w:r>
        </w:del>
      </w:hyperlink>
      <w:del w:id="8824" w:author="PR Preview" w:date="2026-01-01T00:00:00Z">
        <w:r>
          <w:delText xml:space="preserve">,</w:delText>
        </w:r>
      </w:del>
      <w:del w:id="8825" w:author="PR Preview" w:date="2026-01-01T00:00:00Z">
        <w:r>
          <w:delText xml:space="preserve"> </w:delText>
        </w:r>
      </w:del>
      <w:del w:id="8826"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8827" w:author="PR Preview" w:date="2026-01-01T00:00:00Z">
        <w:r>
          <w:delText xml:space="preserve">(</w:delText>
        </w:r>
      </w:del>
      <w:hyperlink w:anchor="exm-dim-sum">
        <w:del w:id="8828" w:author="PR Preview" w:date="2026-01-01T00:00:00Z">
          <w:r>
            <w:rPr>
              <w:rStyle w:val="Hyperlink"/>
            </w:rPr>
            <w:delText xml:space="preserve">Example 85</w:delText>
          </w:r>
        </w:del>
      </w:hyperlink>
      <w:del w:id="8829" w:author="PR Preview" w:date="2026-01-01T00:00:00Z">
        <w:r>
          <w:delText xml:space="preserve">),</w:delText>
        </w:r>
      </w:del>
      <w:del w:id="8830" w:author="PR Preview" w:date="2026-01-01T00:00:00Z">
        <w:r>
          <w:delText xml:space="preserve"> </w:delText>
        </w:r>
      </w:del>
      <w:del w:id="8831" w:author="PR Preview" w:date="2026-01-01T00:00:00Z">
        <w:r>
          <w:delText xml:space="preserve">and</w:delText>
        </w:r>
      </w:del>
      <w:del w:id="8832" w:author="PR Preview" w:date="2026-01-01T00:00:00Z">
        <w:r>
          <w:delText xml:space="preserve"> </w:delText>
        </w:r>
      </w:del>
      <m:oMath>
        <m:r>
          <m:rPr>
            <m:sty m:val="p"/>
          </m:rPr>
          <m:t>(</m:t>
        </m:r>
        <m:r>
          <m:t>0</m:t>
        </m:r>
        <m:r>
          <m:rPr>
            <m:sty m:val="p"/>
          </m:rPr>
          <m:t>,</m:t>
        </m:r>
        <m:r>
          <m:t>1</m:t>
        </m:r>
        <m:r>
          <m:rPr>
            <m:sty m:val="p"/>
          </m:rPr>
          <m:t>,</m:t>
        </m:r>
        <m:r>
          <m:t>0</m:t>
        </m:r>
        <m:r>
          <m:rPr>
            <m:sty m:val="p"/>
          </m:rPr>
          <m:t>)</m:t>
        </m:r>
      </m:oMath>
      <w:del w:id="8833" w:author="PR Preview" w:date="2026-01-01T00:00:00Z">
        <w:r>
          <w:delText xml:space="preserve"> </w:delText>
        </w:r>
      </w:del>
      <w:del w:id="8834" w:author="PR Preview" w:date="2026-01-01T00:00:00Z">
        <w:r>
          <w:delText xml:space="preserve">splits in two ways.</w:delText>
        </w:r>
      </w:del>
    </w:p>
    <w:p>
      <w:pPr>
        <w:pStyle w:val="BodyText"/>
      </w:pPr>
      <w:del w:id="8835" w:author="PR Preview" w:date="2026-01-01T00:00:00Z">
        <w:r>
          <w:rPr>
            <w:b/>
            <w:bCs/>
          </w:rPr>
          <w:delText xml:space="preserve">Definition 66 (Projection onto a subspace along a complement)</w:delText>
        </w:r>
      </w:del>
      <w:del w:id="8836" w:author="PR Preview" w:date="2026-01-01T00:00:00Z">
        <w:r>
          <w:delText xml:space="preserve"> </w:delText>
        </w:r>
      </w:del>
      <w:del w:id="8837" w:author="PR Preview" w:date="2026-01-01T00:00:00Z">
        <w:r>
          <w:delText xml:space="preserve">Let</w:delText>
        </w:r>
      </w:del>
      <w:del w:id="8838" w:author="PR Preview" w:date="2026-01-01T00:00:00Z">
        <w:r>
          <w:delText xml:space="preserve"> </w:delText>
        </w:r>
      </w:del>
      <m:oMath>
        <m:r>
          <m:rPr>
            <m:scr m:val="script"/>
            <m:sty m:val="p"/>
          </m:rPr>
          <m:t>S</m:t>
        </m:r>
      </m:oMath>
      <w:del w:id="8839" w:author="PR Preview" w:date="2026-01-01T00:00:00Z">
        <w:r>
          <w:delText xml:space="preserve"> </w:delText>
        </w:r>
      </w:del>
      <w:del w:id="8840" w:author="PR Preview" w:date="2026-01-01T00:00:00Z">
        <w:r>
          <w:delText xml:space="preserve">and</w:delText>
        </w:r>
      </w:del>
      <w:del w:id="8841" w:author="PR Preview" w:date="2026-01-01T00:00:00Z">
        <w:r>
          <w:delText xml:space="preserve"> </w:delText>
        </w:r>
      </w:del>
      <m:oMath>
        <m:r>
          <m:rPr>
            <m:scr m:val="script"/>
            <m:sty m:val="p"/>
          </m:rPr>
          <m:t>T</m:t>
        </m:r>
      </m:oMath>
      <w:del w:id="8842" w:author="PR Preview" w:date="2026-01-01T00:00:00Z">
        <w:r>
          <w:delText xml:space="preserve"> </w:delText>
        </w:r>
      </w:del>
      <w:del w:id="8843" w:author="PR Preview" w:date="2026-01-01T00:00:00Z">
        <w:r>
          <w:delText xml:space="preserve">be subspaces of</w:delText>
        </w:r>
      </w:del>
      <w:del w:id="8844" w:author="PR Preview" w:date="2026-01-01T00:00:00Z">
        <w:r>
          <w:delText xml:space="preserve"> </w:delText>
        </w:r>
      </w:del>
      <m:oMath>
        <m:sSup>
          <m:e>
            <m:r>
              <m:rPr>
                <m:scr m:val="double-struck"/>
                <m:sty m:val="p"/>
              </m:rPr>
              <m:t>R</m:t>
            </m:r>
          </m:e>
          <m:sup>
            <m:r>
              <m:t>p</m:t>
            </m:r>
          </m:sup>
        </m:sSup>
      </m:oMath>
      <w:del w:id="8845" w:author="PR Preview" w:date="2026-01-01T00:00:00Z">
        <w:r>
          <w:delText xml:space="preserve"> </w:delText>
        </w:r>
      </w:del>
      <w:del w:id="8846" w:author="PR Preview" w:date="2026-01-01T00:00:00Z">
        <w:r>
          <w:delText xml:space="preserve">with</w:delText>
        </w:r>
      </w:del>
      <w:del w:id="8847"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8848" w:author="PR Preview" w:date="2026-01-01T00:00:00Z">
        <w:r>
          <w:delText xml:space="preserve"> </w:delText>
        </w:r>
      </w:del>
      <w:del w:id="8849" w:author="PR Preview" w:date="2026-01-01T00:00:00Z">
        <w:r>
          <w:delText xml:space="preserve">(</w:delText>
        </w:r>
      </w:del>
      <w:hyperlink w:anchor="def-direct-sum">
        <w:del w:id="8850" w:author="PR Preview" w:date="2026-01-01T00:00:00Z">
          <w:r>
            <w:rPr>
              <w:rStyle w:val="Hyperlink"/>
            </w:rPr>
            <w:delText xml:space="preserve">Definition 65</w:delText>
          </w:r>
        </w:del>
      </w:hyperlink>
      <w:del w:id="8851" w:author="PR Preview" w:date="2026-01-01T00:00:00Z">
        <w:r>
          <w:delText xml:space="preserve">),</w:delText>
        </w:r>
      </w:del>
      <w:del w:id="8852" w:author="PR Preview" w:date="2026-01-01T00:00:00Z">
        <w:r>
          <w:delText xml:space="preserve"> </w:delText>
        </w:r>
      </w:del>
      <w:del w:id="8853" w:author="PR Preview" w:date="2026-01-01T00:00:00Z">
        <w:r>
          <w:delText xml:space="preserve">and let</w:delText>
        </w:r>
      </w:del>
      <w:del w:id="8854" w:author="PR Preview" w:date="2026-01-01T00:00:00Z">
        <w:r>
          <w:delText xml:space="preserve"> </w:delText>
        </w:r>
      </w:del>
      <w:del w:id="8855" w:author="PR Preview" w:date="2026-01-01T00:00:00Z">
        <w:r>
          <w:delText xml:space="preserve">$\mathord{\smash[b]{\underset{\raise.3ex\hbox{$\scriptstyle\sim$}}{y}}\vphantom{y}} \in \mathbb{R}^p$</w:delText>
        </w:r>
      </w:del>
      <w:del w:id="8856" w:author="PR Preview" w:date="2026-01-01T00:00:00Z">
        <w:r>
          <w:delText xml:space="preserve">.</w:delText>
        </w:r>
      </w:del>
      <w:del w:id="8857" w:author="PR Preview" w:date="2026-01-01T00:00:00Z">
        <w:r>
          <w:delText xml:space="preserve"> </w:delText>
        </w:r>
      </w:del>
      <w:del w:id="8858" w:author="PR Preview" w:date="2026-01-01T00:00:00Z">
        <w:r>
          <w:delText xml:space="preserve">By</w:delText>
        </w:r>
      </w:del>
      <w:del w:id="8859" w:author="PR Preview" w:date="2026-01-01T00:00:00Z">
        <w:r>
          <w:delText xml:space="preserve"> </w:delText>
        </w:r>
      </w:del>
      <w:hyperlink w:anchor="thm-direct-sum-equiv">
        <w:del w:id="8860" w:author="PR Preview" w:date="2026-01-01T00:00:00Z">
          <w:r>
            <w:rPr>
              <w:rStyle w:val="Hyperlink"/>
            </w:rPr>
            <w:delText xml:space="preserve">Theorem 51</w:delText>
          </w:r>
        </w:del>
      </w:hyperlink>
      <w:del w:id="8861" w:author="PR Preview" w:date="2026-01-01T00:00:00Z">
        <w:r>
          <w:delText xml:space="preserve">,</w:delText>
        </w:r>
      </w:del>
      <w:del w:id="8862" w:author="PR Preview" w:date="2026-01-01T00:00:00Z">
        <w:r>
          <w:delText xml:space="preserve"> </w:delText>
        </w:r>
      </w:del>
      <w:del w:id="8863" w:author="PR Preview" w:date="2026-01-01T00:00:00Z">
        <w:r>
          <w:delText xml:space="preserve">$\mathord{\smash[b]{\underset{\raise.3ex\hbox{$\scriptstyle\sim$}}{y}}\vphantom{y}} = \mathord{\smash[b]{\underset{\raise.3ex\hbox{$\scriptstyle\sim$}}{u}}\vphantom{u}} + \mathord{\smash[b]{\underset{\raise.3ex\hbox{$\scriptstyle\sim$}}{v}}\vphantom{v}}$</w:delText>
        </w:r>
      </w:del>
      <w:del w:id="8864" w:author="PR Preview" w:date="2026-01-01T00:00:00Z">
        <w:r>
          <w:delText xml:space="preserve"> </w:delText>
        </w:r>
      </w:del>
      <w:del w:id="8865" w:author="PR Preview" w:date="2026-01-01T00:00:00Z">
        <w:r>
          <w:delText xml:space="preserve">for exactly one</w:delText>
        </w:r>
      </w:del>
      <w:del w:id="8866" w:author="PR Preview" w:date="2026-01-01T00:00:00Z">
        <w:r>
          <w:delText xml:space="preserve"> </w:delText>
        </w:r>
      </w:del>
      <w:del w:id="8867" w:author="PR Preview" w:date="2026-01-01T00:00:00Z">
        <w:r>
          <w:delText xml:space="preserve">$\mathord{\smash[b]{\underset{\raise.3ex\hbox{$\scriptstyle\sim$}}{u}}\vphantom{u}} \in \mathcal{S}$</w:delText>
        </w:r>
      </w:del>
      <w:del w:id="8868" w:author="PR Preview" w:date="2026-01-01T00:00:00Z">
        <w:r>
          <w:delText xml:space="preserve"> </w:delText>
        </w:r>
      </w:del>
      <w:del w:id="8869" w:author="PR Preview" w:date="2026-01-01T00:00:00Z">
        <w:r>
          <w:delText xml:space="preserve">and</w:delText>
        </w:r>
      </w:del>
      <w:del w:id="8870" w:author="PR Preview" w:date="2026-01-01T00:00:00Z">
        <w:r>
          <w:delText xml:space="preserve"> </w:delText>
        </w:r>
      </w:del>
      <w:del w:id="8871" w:author="PR Preview" w:date="2026-01-01T00:00:00Z">
        <w:r>
          <w:delText xml:space="preserve">$\mathord{\smash[b]{\underset{\raise.3ex\hbox{$\scriptstyle\sim$}}{v}}\vphantom{v}} \in \mathcal{T}$</w:delText>
        </w:r>
      </w:del>
      <w:del w:id="8872" w:author="PR Preview" w:date="2026-01-01T00:00:00Z">
        <w:r>
          <w:delText xml:space="preserve">.</w:delText>
        </w:r>
      </w:del>
      <w:del w:id="8873" w:author="PR Preview" w:date="2026-01-01T00:00:00Z">
        <w:r>
          <w:delText xml:space="preserve"> </w:delText>
        </w:r>
      </w:del>
      <w:del w:id="8874" w:author="PR Preview" w:date="2026-01-01T00:00:00Z">
        <w:r>
          <w:delText xml:space="preserve">The vector</w:delText>
        </w:r>
      </w:del>
      <w:del w:id="8875" w:author="PR Preview" w:date="2026-01-01T00:00:00Z">
        <w:r>
          <w:delText xml:space="preserve"> </w:delText>
        </w:r>
      </w:del>
      <w:del w:id="8876" w:author="PR Preview" w:date="2026-01-01T00:00:00Z">
        <w:r>
          <w:delText xml:space="preserve">$\mathord{\smash[b]{\underset{\raise.3ex\hbox{$\scriptstyle\sim$}}{u}}\vphantom{u}}$</w:delText>
        </w:r>
      </w:del>
      <w:del w:id="8877" w:author="PR Preview" w:date="2026-01-01T00:00:00Z">
        <w:r>
          <w:delText xml:space="preserve"> </w:delText>
        </w:r>
      </w:del>
      <w:del w:id="8878" w:author="PR Preview" w:date="2026-01-01T00:00:00Z">
        <w:r>
          <w:delText xml:space="preserve">is the</w:delText>
        </w:r>
      </w:del>
      <w:del w:id="8879" w:author="PR Preview" w:date="2026-01-01T00:00:00Z">
        <w:r>
          <w:delText xml:space="preserve"> </w:delText>
        </w:r>
      </w:del>
      <w:del w:id="8880" w:author="PR Preview" w:date="2026-01-01T00:00:00Z">
        <w:r>
          <w:rPr>
            <w:b/>
            <w:bCs/>
          </w:rPr>
          <w:delText xml:space="preserve">projection</w:delText>
        </w:r>
      </w:del>
      <w:del w:id="8881" w:author="PR Preview" w:date="2026-01-01T00:00:00Z">
        <w:r>
          <w:delText xml:space="preserve"> </w:delText>
        </w:r>
      </w:del>
      <w:del w:id="8882" w:author="PR Preview" w:date="2026-01-01T00:00:00Z">
        <w:r>
          <w:delText xml:space="preserve">[46]</w:delText>
        </w:r>
      </w:del>
      <w:del w:id="8883" w:author="PR Preview" w:date="2026-01-01T00:00:00Z">
        <w:r>
          <w:delText xml:space="preserve"> </w:delText>
        </w:r>
      </w:del>
      <w:del w:id="8884" w:author="PR Preview" w:date="2026-01-01T00:00:00Z">
        <w:r>
          <w:delText xml:space="preserve">of</w:delText>
        </w:r>
      </w:del>
      <w:del w:id="8885" w:author="PR Preview" w:date="2026-01-01T00:00:00Z">
        <w:r>
          <w:delText xml:space="preserve"> </w:delText>
        </w:r>
      </w:del>
      <w:del w:id="8886" w:author="PR Preview" w:date="2026-01-01T00:00:00Z">
        <w:r>
          <w:delText xml:space="preserve">$\mathord{\smash[b]{\underset{\raise.3ex\hbox{$\scriptstyle\sim$}}{y}}\vphantom{y}}$</w:delText>
        </w:r>
      </w:del>
      <w:del w:id="8887" w:author="PR Preview" w:date="2026-01-01T00:00:00Z">
        <w:r>
          <w:delText xml:space="preserve"> </w:delText>
        </w:r>
      </w:del>
      <w:del w:id="8888" w:author="PR Preview" w:date="2026-01-01T00:00:00Z">
        <w:r>
          <w:delText xml:space="preserve">onto</w:delText>
        </w:r>
      </w:del>
      <w:del w:id="8889" w:author="PR Preview" w:date="2026-01-01T00:00:00Z">
        <w:r>
          <w:delText xml:space="preserve"> </w:delText>
        </w:r>
      </w:del>
      <m:oMath>
        <m:r>
          <m:rPr>
            <m:scr m:val="script"/>
            <m:sty m:val="p"/>
          </m:rPr>
          <m:t>S</m:t>
        </m:r>
      </m:oMath>
      <w:del w:id="8890" w:author="PR Preview" w:date="2026-01-01T00:00:00Z">
        <w:r>
          <w:delText xml:space="preserve"> </w:delText>
        </w:r>
      </w:del>
      <w:del w:id="8891" w:author="PR Preview" w:date="2026-01-01T00:00:00Z">
        <w:r>
          <w:delText xml:space="preserve">along</w:delText>
        </w:r>
      </w:del>
      <w:del w:id="8892" w:author="PR Preview" w:date="2026-01-01T00:00:00Z">
        <w:r>
          <w:delText xml:space="preserve"> </w:delText>
        </w:r>
      </w:del>
      <m:oMath>
        <m:r>
          <m:rPr>
            <m:scr m:val="script"/>
            <m:sty m:val="p"/>
          </m:rPr>
          <m:t>T</m:t>
        </m:r>
      </m:oMath>
      <w:del w:id="8893" w:author="PR Preview" w:date="2026-01-01T00:00:00Z">
        <w:r>
          <w:delText xml:space="preserve"> </w:delText>
        </w:r>
      </w:del>
      <w:del w:id="8894" w:author="PR Preview" w:date="2026-01-01T00:00:00Z">
        <w:r>
          <w:delText xml:space="preserve">[47], Definition 6.3, p. 163</w:delText>
        </w:r>
      </w:del>
      <w:del w:id="8895" w:author="PR Preview" w:date="2026-01-01T00:00:00Z">
        <w:r>
          <w:delText xml:space="preserve">.</w:delText>
        </w:r>
      </w:del>
    </w:p>
    <w:p>
      <w:pPr>
        <w:pStyle w:val="BodyText"/>
      </w:pPr>
      <w:del w:id="8896" w:author="PR Preview" w:date="2026-01-01T00:00:00Z">
        <w:r>
          <w:rPr>
            <w:b/>
            <w:bCs/>
          </w:rPr>
          <w:delText xml:space="preserve">Example 91 (The projection depends on the complement)</w:delText>
        </w:r>
      </w:del>
      <w:del w:id="8897" w:author="PR Preview" w:date="2026-01-01T00:00:00Z">
        <w:r>
          <w:delText xml:space="preserve"> </w:delText>
        </w:r>
      </w:del>
      <w:del w:id="8898" w:author="PR Preview" w:date="2026-01-01T00:00:00Z">
        <w:r>
          <w:delText xml:space="preserve">Let</w:delText>
        </w:r>
      </w:del>
      <w:del w:id="8899"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8900" w:author="PR Preview" w:date="2026-01-01T00:00:00Z">
        <w:r>
          <w:delText xml:space="preserve">, the horizontal axis in</w:delText>
        </w:r>
      </w:del>
      <w:del w:id="8901" w:author="PR Preview" w:date="2026-01-01T00:00:00Z">
        <w:r>
          <w:delText xml:space="preserve"> </w:delText>
        </w:r>
      </w:del>
      <m:oMath>
        <m:sSup>
          <m:e>
            <m:r>
              <m:rPr>
                <m:scr m:val="double-struck"/>
                <m:sty m:val="p"/>
              </m:rPr>
              <m:t>R</m:t>
            </m:r>
          </m:e>
          <m:sup>
            <m:r>
              <m:t>2</m:t>
            </m:r>
          </m:sup>
        </m:sSup>
      </m:oMath>
      <w:del w:id="8902" w:author="PR Preview" w:date="2026-01-01T00:00:00Z">
        <w:r>
          <w:delText xml:space="preserve">,</w:delText>
        </w:r>
      </w:del>
      <w:del w:id="8903" w:author="PR Preview" w:date="2026-01-01T00:00:00Z">
        <w:r>
          <w:delText xml:space="preserve"> </w:delText>
        </w:r>
      </w:del>
      <w:del w:id="8904" w:author="PR Preview" w:date="2026-01-01T00:00:00Z">
        <w:r>
          <w:delText xml:space="preserve">and let</w:delText>
        </w:r>
      </w:del>
      <w:del w:id="8905" w:author="PR Preview" w:date="2026-01-01T00:00:00Z">
        <w:r>
          <w:delText xml:space="preserve"> </w:delText>
        </w:r>
      </w:del>
      <w:del w:id="8906" w:author="PR Preview" w:date="2026-01-01T00:00:00Z">
        <w:r>
          <w:delText xml:space="preserve">$\mathord{\smash[b]{\underset{\raise.3ex\hbox{$\scriptstyle\sim$}}{y}}\vphantom{y}} = (3, 2)$</w:delText>
        </w:r>
      </w:del>
      <w:del w:id="8907" w:author="PR Preview" w:date="2026-01-01T00:00:00Z">
        <w:r>
          <w:delText xml:space="preserve">.</w:delText>
        </w:r>
      </w:del>
    </w:p>
    <w:p>
      <w:pPr>
        <w:pStyle w:val="FirstParagraph"/>
      </w:pPr>
      <w:ins w:id="8908" w:author="PR Preview" w:date="2026-01-01T00:00:00Z">
        <w:r>
          <w:t xml:space="preserve">For the planes</w:t>
        </w:r>
      </w:ins>
      <w:ins w:id="8909" w:author="PR Preview" w:date="2026-01-01T00:00:00Z">
        <w:r>
          <w:t xml:space="preserve"> </w:t>
        </w:r>
      </w:ins>
      <m:oMath>
        <m:r>
          <m:t>z</m:t>
        </m:r>
        <m:r>
          <m:rPr>
            <m:sty m:val="p"/>
          </m:rPr>
          <m:t>=</m:t>
        </m:r>
        <m:r>
          <m:t>0</m:t>
        </m:r>
      </m:oMath>
      <w:ins w:id="8910" w:author="PR Preview" w:date="2026-01-01T00:00:00Z">
        <w:r>
          <w:t xml:space="preserve"> </w:t>
        </w:r>
      </w:ins>
      <w:ins w:id="8911" w:author="PR Preview" w:date="2026-01-01T00:00:00Z">
        <w:r>
          <w:t xml:space="preserve">and</w:t>
        </w:r>
      </w:ins>
      <w:ins w:id="8912" w:author="PR Preview" w:date="2026-01-01T00:00:00Z">
        <w:r>
          <w:t xml:space="preserve"> </w:t>
        </w:r>
      </w:ins>
      <m:oMath>
        <m:r>
          <m:t>x</m:t>
        </m:r>
        <m:r>
          <m:rPr>
            <m:sty m:val="p"/>
          </m:rPr>
          <m:t>=</m:t>
        </m:r>
        <m:r>
          <m:t>0</m:t>
        </m:r>
      </m:oMath>
      <w:ins w:id="8913" w:author="PR Preview" w:date="2026-01-01T00:00:00Z">
        <w:r>
          <w:t xml:space="preserve"> </w:t>
        </w:r>
      </w:ins>
      <w:ins w:id="8914" w:author="PR Preview" w:date="2026-01-01T00:00:00Z">
        <w:r>
          <w:t xml:space="preserve">in</w:t>
        </w:r>
      </w:ins>
      <w:ins w:id="8915" w:author="PR Preview" w:date="2026-01-01T00:00:00Z">
        <w:r>
          <w:t xml:space="preserve"> </w:t>
        </w:r>
      </w:ins>
      <w:hyperlink w:anchor="exm-not-direct-sum">
        <w:ins w:id="8916" w:author="PR Preview" w:date="2026-01-01T00:00:00Z">
          <w:r>
            <w:rPr>
              <w:rStyle w:val="Hyperlink"/>
            </w:rPr>
            <w:t xml:space="preserve">Example 88</w:t>
          </w:r>
        </w:ins>
      </w:hyperlink>
      <w:ins w:id="8917" w:author="PR Preview" w:date="2026-01-01T00:00:00Z">
        <w:r>
          <w:t xml:space="preserve">,</w:t>
        </w:r>
      </w:ins>
      <w:ins w:id="8918" w:author="PR Preview" w:date="2026-01-01T00:00:00Z">
        <w:r>
          <w:t xml:space="preserve"> </w:t>
        </w:r>
      </w:ins>
      <w:ins w:id="8919"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8920" w:author="PR Preview" w:date="2026-01-01T00:00:00Z">
        <w:r>
          <w:t xml:space="preserve">(</w:t>
        </w:r>
      </w:ins>
      <w:hyperlink w:anchor="exm-dim-sum">
        <w:ins w:id="8921" w:author="PR Preview" w:date="2026-01-01T00:00:00Z">
          <w:r>
            <w:rPr>
              <w:rStyle w:val="Hyperlink"/>
            </w:rPr>
            <w:t xml:space="preserve">Example 84</w:t>
          </w:r>
        </w:ins>
      </w:hyperlink>
      <w:ins w:id="8922" w:author="PR Preview" w:date="2026-01-01T00:00:00Z">
        <w:r>
          <w:t xml:space="preserve">),</w:t>
        </w:r>
      </w:ins>
      <w:ins w:id="8923" w:author="PR Preview" w:date="2026-01-01T00:00:00Z">
        <w:r>
          <w:t xml:space="preserve"> </w:t>
        </w:r>
      </w:ins>
      <w:ins w:id="8924" w:author="PR Preview" w:date="2026-01-01T00:00:00Z">
        <w:r>
          <w:t xml:space="preserve">and</w:t>
        </w:r>
      </w:ins>
      <w:ins w:id="8925" w:author="PR Preview" w:date="2026-01-01T00:00:00Z">
        <w:r>
          <w:t xml:space="preserve"> </w:t>
        </w:r>
      </w:ins>
      <m:oMath>
        <m:r>
          <m:rPr>
            <m:sty m:val="p"/>
          </m:rPr>
          <m:t>(</m:t>
        </m:r>
        <m:r>
          <m:t>0</m:t>
        </m:r>
        <m:r>
          <m:rPr>
            <m:sty m:val="p"/>
          </m:rPr>
          <m:t>,</m:t>
        </m:r>
        <m:r>
          <m:t>1</m:t>
        </m:r>
        <m:r>
          <m:rPr>
            <m:sty m:val="p"/>
          </m:rPr>
          <m:t>,</m:t>
        </m:r>
        <m:r>
          <m:t>0</m:t>
        </m:r>
        <m:r>
          <m:rPr>
            <m:sty m:val="p"/>
          </m:rPr>
          <m:t>)</m:t>
        </m:r>
      </m:oMath>
      <w:ins w:id="8926" w:author="PR Preview" w:date="2026-01-01T00:00:00Z">
        <w:r>
          <w:t xml:space="preserve"> </w:t>
        </w:r>
      </w:ins>
      <w:ins w:id="8927" w:author="PR Preview" w:date="2026-01-01T00:00:00Z">
        <w:r>
          <w:t xml:space="preserve">splits in two ways.</w:t>
        </w:r>
      </w:ins>
    </w:p>
    <w:bookmarkEnd w:id="325"/>
    <w:bookmarkStart w:id="326" w:name="def-projection"/>
    <w:p>
      <w:pPr>
        <w:pStyle w:val="BodyText"/>
      </w:pPr>
      <w:ins w:id="8928" w:author="PR Preview" w:date="2026-01-01T00:00:00Z">
        <w:r>
          <w:rPr>
            <w:b/>
            <w:bCs/>
          </w:rPr>
          <w:t xml:space="preserve">Definition 66 (Projection onto a subspace along a complement)</w:t>
        </w:r>
      </w:ins>
      <w:ins w:id="8929" w:author="PR Preview" w:date="2026-01-01T00:00:00Z">
        <w:r>
          <w:t xml:space="preserve"> </w:t>
        </w:r>
      </w:ins>
      <w:ins w:id="8930" w:author="PR Preview" w:date="2026-01-01T00:00:00Z">
        <w:r>
          <w:t xml:space="preserve">Let</w:t>
        </w:r>
      </w:ins>
      <w:ins w:id="8931" w:author="PR Preview" w:date="2026-01-01T00:00:00Z">
        <w:r>
          <w:t xml:space="preserve"> </w:t>
        </w:r>
      </w:ins>
      <m:oMath>
        <m:r>
          <m:rPr>
            <m:scr m:val="script"/>
            <m:sty m:val="p"/>
          </m:rPr>
          <m:t>S</m:t>
        </m:r>
      </m:oMath>
      <w:ins w:id="8932" w:author="PR Preview" w:date="2026-01-01T00:00:00Z">
        <w:r>
          <w:t xml:space="preserve"> </w:t>
        </w:r>
      </w:ins>
      <w:ins w:id="8933" w:author="PR Preview" w:date="2026-01-01T00:00:00Z">
        <w:r>
          <w:t xml:space="preserve">and</w:t>
        </w:r>
      </w:ins>
      <w:ins w:id="8934" w:author="PR Preview" w:date="2026-01-01T00:00:00Z">
        <w:r>
          <w:t xml:space="preserve"> </w:t>
        </w:r>
      </w:ins>
      <m:oMath>
        <m:r>
          <m:rPr>
            <m:scr m:val="script"/>
            <m:sty m:val="p"/>
          </m:rPr>
          <m:t>T</m:t>
        </m:r>
      </m:oMath>
      <w:ins w:id="8935" w:author="PR Preview" w:date="2026-01-01T00:00:00Z">
        <w:r>
          <w:t xml:space="preserve"> </w:t>
        </w:r>
      </w:ins>
      <w:ins w:id="8936" w:author="PR Preview" w:date="2026-01-01T00:00:00Z">
        <w:r>
          <w:t xml:space="preserve">be subspaces of</w:t>
        </w:r>
      </w:ins>
      <w:ins w:id="8937" w:author="PR Preview" w:date="2026-01-01T00:00:00Z">
        <w:r>
          <w:t xml:space="preserve"> </w:t>
        </w:r>
      </w:ins>
      <m:oMath>
        <m:sSup>
          <m:e>
            <m:r>
              <m:rPr>
                <m:scr m:val="double-struck"/>
                <m:sty m:val="p"/>
              </m:rPr>
              <m:t>R</m:t>
            </m:r>
          </m:e>
          <m:sup>
            <m:r>
              <m:t>p</m:t>
            </m:r>
          </m:sup>
        </m:sSup>
      </m:oMath>
      <w:ins w:id="8938" w:author="PR Preview" w:date="2026-01-01T00:00:00Z">
        <w:r>
          <w:t xml:space="preserve"> </w:t>
        </w:r>
      </w:ins>
      <w:ins w:id="8939" w:author="PR Preview" w:date="2026-01-01T00:00:00Z">
        <w:r>
          <w:t xml:space="preserve">with</w:t>
        </w:r>
      </w:ins>
      <w:ins w:id="8940"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8941" w:author="PR Preview" w:date="2026-01-01T00:00:00Z">
        <w:r>
          <w:t xml:space="preserve"> </w:t>
        </w:r>
      </w:ins>
      <w:ins w:id="8942" w:author="PR Preview" w:date="2026-01-01T00:00:00Z">
        <w:r>
          <w:t xml:space="preserve">(</w:t>
        </w:r>
      </w:ins>
      <w:hyperlink w:anchor="def-direct-sum">
        <w:ins w:id="8943" w:author="PR Preview" w:date="2026-01-01T00:00:00Z">
          <w:r>
            <w:rPr>
              <w:rStyle w:val="Hyperlink"/>
            </w:rPr>
            <w:t xml:space="preserve">Definition 65</w:t>
          </w:r>
        </w:ins>
      </w:hyperlink>
      <w:ins w:id="8944" w:author="PR Preview" w:date="2026-01-01T00:00:00Z">
        <w:r>
          <w:t xml:space="preserve">),</w:t>
        </w:r>
      </w:ins>
      <w:ins w:id="8945" w:author="PR Preview" w:date="2026-01-01T00:00:00Z">
        <w:r>
          <w:t xml:space="preserve"> </w:t>
        </w:r>
      </w:ins>
      <w:ins w:id="8946" w:author="PR Preview" w:date="2026-01-01T00:00:00Z">
        <w:r>
          <w:t xml:space="preserve">and let</w:t>
        </w:r>
      </w:ins>
      <w:ins w:id="8947" w:author="PR Preview" w:date="2026-01-01T00:00:00Z">
        <w:r>
          <w:t xml:space="preserve"> </w:t>
        </w:r>
      </w:ins>
      <w:ins w:id="8948" w:author="PR Preview" w:date="2026-01-01T00:00:00Z">
        <w:r>
          <w:t xml:space="preserve">$\mathord{\smash[b]{\underset{\raise.3ex\hbox{$\scriptstyle\sim$}}{y}}\vphantom{y}} \in \mathbb{R}^p$</w:t>
        </w:r>
      </w:ins>
      <w:ins w:id="8949" w:author="PR Preview" w:date="2026-01-01T00:00:00Z">
        <w:r>
          <w:t xml:space="preserve">.</w:t>
        </w:r>
      </w:ins>
      <w:ins w:id="8950" w:author="PR Preview" w:date="2026-01-01T00:00:00Z">
        <w:r>
          <w:t xml:space="preserve"> </w:t>
        </w:r>
      </w:ins>
      <w:ins w:id="8951" w:author="PR Preview" w:date="2026-01-01T00:00:00Z">
        <w:r>
          <w:t xml:space="preserve">By</w:t>
        </w:r>
      </w:ins>
      <w:ins w:id="8952" w:author="PR Preview" w:date="2026-01-01T00:00:00Z">
        <w:r>
          <w:t xml:space="preserve"> </w:t>
        </w:r>
      </w:ins>
      <w:hyperlink w:anchor="thm-direct-sum-equiv">
        <w:ins w:id="8953" w:author="PR Preview" w:date="2026-01-01T00:00:00Z">
          <w:r>
            <w:rPr>
              <w:rStyle w:val="Hyperlink"/>
            </w:rPr>
            <w:t xml:space="preserve">Theorem 50</w:t>
          </w:r>
        </w:ins>
      </w:hyperlink>
      <w:ins w:id="8954" w:author="PR Preview" w:date="2026-01-01T00:00:00Z">
        <w:r>
          <w:t xml:space="preserve">,</w:t>
        </w:r>
      </w:ins>
      <w:ins w:id="8955" w:author="PR Preview" w:date="2026-01-01T00:00:00Z">
        <w:r>
          <w:t xml:space="preserve"> </w:t>
        </w:r>
      </w:ins>
      <w:ins w:id="8956" w:author="PR Preview" w:date="2026-01-01T00:00:00Z">
        <w:r>
          <w:t xml:space="preserve">$\mathord{\smash[b]{\underset{\raise.3ex\hbox{$\scriptstyle\sim$}}{y}}\vphantom{y}} = \mathord{\smash[b]{\underset{\raise.3ex\hbox{$\scriptstyle\sim$}}{u}}\vphantom{u}} + \mathord{\smash[b]{\underset{\raise.3ex\hbox{$\scriptstyle\sim$}}{v}}\vphantom{v}}$</w:t>
        </w:r>
      </w:ins>
      <w:ins w:id="8957" w:author="PR Preview" w:date="2026-01-01T00:00:00Z">
        <w:r>
          <w:t xml:space="preserve"> </w:t>
        </w:r>
      </w:ins>
      <w:ins w:id="8958" w:author="PR Preview" w:date="2026-01-01T00:00:00Z">
        <w:r>
          <w:t xml:space="preserve">for exactly one</w:t>
        </w:r>
      </w:ins>
      <w:ins w:id="8959" w:author="PR Preview" w:date="2026-01-01T00:00:00Z">
        <w:r>
          <w:t xml:space="preserve"> </w:t>
        </w:r>
      </w:ins>
      <w:ins w:id="8960" w:author="PR Preview" w:date="2026-01-01T00:00:00Z">
        <w:r>
          <w:t xml:space="preserve">$\mathord{\smash[b]{\underset{\raise.3ex\hbox{$\scriptstyle\sim$}}{u}}\vphantom{u}} \in \mathcal{S}$</w:t>
        </w:r>
      </w:ins>
      <w:ins w:id="8961" w:author="PR Preview" w:date="2026-01-01T00:00:00Z">
        <w:r>
          <w:t xml:space="preserve"> </w:t>
        </w:r>
      </w:ins>
      <w:ins w:id="8962" w:author="PR Preview" w:date="2026-01-01T00:00:00Z">
        <w:r>
          <w:t xml:space="preserve">and</w:t>
        </w:r>
      </w:ins>
      <w:ins w:id="8963" w:author="PR Preview" w:date="2026-01-01T00:00:00Z">
        <w:r>
          <w:t xml:space="preserve"> </w:t>
        </w:r>
      </w:ins>
      <w:ins w:id="8964" w:author="PR Preview" w:date="2026-01-01T00:00:00Z">
        <w:r>
          <w:t xml:space="preserve">$\mathord{\smash[b]{\underset{\raise.3ex\hbox{$\scriptstyle\sim$}}{v}}\vphantom{v}} \in \mathcal{T}$</w:t>
        </w:r>
      </w:ins>
      <w:ins w:id="8965" w:author="PR Preview" w:date="2026-01-01T00:00:00Z">
        <w:r>
          <w:t xml:space="preserve">.</w:t>
        </w:r>
      </w:ins>
      <w:ins w:id="8966" w:author="PR Preview" w:date="2026-01-01T00:00:00Z">
        <w:r>
          <w:t xml:space="preserve"> </w:t>
        </w:r>
      </w:ins>
      <w:ins w:id="8967" w:author="PR Preview" w:date="2026-01-01T00:00:00Z">
        <w:r>
          <w:t xml:space="preserve">The vector</w:t>
        </w:r>
      </w:ins>
      <w:ins w:id="8968" w:author="PR Preview" w:date="2026-01-01T00:00:00Z">
        <w:r>
          <w:t xml:space="preserve"> </w:t>
        </w:r>
      </w:ins>
      <w:ins w:id="8969" w:author="PR Preview" w:date="2026-01-01T00:00:00Z">
        <w:r>
          <w:t xml:space="preserve">$\mathord{\smash[b]{\underset{\raise.3ex\hbox{$\scriptstyle\sim$}}{u}}\vphantom{u}}$</w:t>
        </w:r>
      </w:ins>
      <w:ins w:id="8970" w:author="PR Preview" w:date="2026-01-01T00:00:00Z">
        <w:r>
          <w:t xml:space="preserve"> </w:t>
        </w:r>
      </w:ins>
      <w:ins w:id="8971" w:author="PR Preview" w:date="2026-01-01T00:00:00Z">
        <w:r>
          <w:t xml:space="preserve">is the</w:t>
        </w:r>
      </w:ins>
      <w:ins w:id="8972" w:author="PR Preview" w:date="2026-01-01T00:00:00Z">
        <w:r>
          <w:t xml:space="preserve"> </w:t>
        </w:r>
      </w:ins>
      <w:ins w:id="8973" w:author="PR Preview" w:date="2026-01-01T00:00:00Z">
        <w:r>
          <w:rPr>
            <w:b/>
            <w:bCs/>
          </w:rPr>
          <w:t xml:space="preserve">projection</w:t>
        </w:r>
      </w:ins>
      <w:ins w:id="8974" w:author="PR Preview" w:date="2026-01-01T00:00:00Z">
        <w:r>
          <w:t xml:space="preserve"> </w:t>
        </w:r>
      </w:ins>
      <w:ins w:id="8975" w:author="PR Preview" w:date="2026-01-01T00:00:00Z">
        <w:r>
          <w:t xml:space="preserve">[46]</w:t>
        </w:r>
      </w:ins>
      <w:ins w:id="8976" w:author="PR Preview" w:date="2026-01-01T00:00:00Z">
        <w:r>
          <w:t xml:space="preserve"> </w:t>
        </w:r>
      </w:ins>
      <w:ins w:id="8977" w:author="PR Preview" w:date="2026-01-01T00:00:00Z">
        <w:r>
          <w:t xml:space="preserve">of</w:t>
        </w:r>
      </w:ins>
      <w:ins w:id="8978" w:author="PR Preview" w:date="2026-01-01T00:00:00Z">
        <w:r>
          <w:t xml:space="preserve"> </w:t>
        </w:r>
      </w:ins>
      <w:ins w:id="8979" w:author="PR Preview" w:date="2026-01-01T00:00:00Z">
        <w:r>
          <w:t xml:space="preserve">$\mathord{\smash[b]{\underset{\raise.3ex\hbox{$\scriptstyle\sim$}}{y}}\vphantom{y}}$</w:t>
        </w:r>
      </w:ins>
      <w:ins w:id="8980" w:author="PR Preview" w:date="2026-01-01T00:00:00Z">
        <w:r>
          <w:t xml:space="preserve"> </w:t>
        </w:r>
      </w:ins>
      <w:ins w:id="8981" w:author="PR Preview" w:date="2026-01-01T00:00:00Z">
        <w:r>
          <w:t xml:space="preserve">onto</w:t>
        </w:r>
      </w:ins>
      <w:ins w:id="8982" w:author="PR Preview" w:date="2026-01-01T00:00:00Z">
        <w:r>
          <w:t xml:space="preserve"> </w:t>
        </w:r>
      </w:ins>
      <m:oMath>
        <m:r>
          <m:rPr>
            <m:scr m:val="script"/>
            <m:sty m:val="p"/>
          </m:rPr>
          <m:t>S</m:t>
        </m:r>
      </m:oMath>
      <w:ins w:id="8983" w:author="PR Preview" w:date="2026-01-01T00:00:00Z">
        <w:r>
          <w:t xml:space="preserve"> </w:t>
        </w:r>
      </w:ins>
      <w:ins w:id="8984" w:author="PR Preview" w:date="2026-01-01T00:00:00Z">
        <w:r>
          <w:t xml:space="preserve">along</w:t>
        </w:r>
      </w:ins>
      <w:ins w:id="8985" w:author="PR Preview" w:date="2026-01-01T00:00:00Z">
        <w:r>
          <w:t xml:space="preserve"> </w:t>
        </w:r>
      </w:ins>
      <m:oMath>
        <m:r>
          <m:rPr>
            <m:scr m:val="script"/>
            <m:sty m:val="p"/>
          </m:rPr>
          <m:t>T</m:t>
        </m:r>
      </m:oMath>
      <w:ins w:id="8986" w:author="PR Preview" w:date="2026-01-01T00:00:00Z">
        <w:r>
          <w:t xml:space="preserve"> </w:t>
        </w:r>
      </w:ins>
      <w:ins w:id="8987" w:author="PR Preview" w:date="2026-01-01T00:00:00Z">
        <w:r>
          <w:t xml:space="preserve">[47], Definition 6.3, p. 163</w:t>
        </w:r>
      </w:ins>
      <w:ins w:id="8988" w:author="PR Preview" w:date="2026-01-01T00:00:00Z">
        <w:r>
          <w:t xml:space="preserve">.</w:t>
        </w:r>
      </w:ins>
    </w:p>
    <w:bookmarkEnd w:id="326"/>
    <w:bookmarkStart w:id="327" w:name="exm-projection"/>
    <w:p>
      <w:pPr>
        <w:pStyle w:val="BodyText"/>
      </w:pPr>
      <w:ins w:id="8989" w:author="PR Preview" w:date="2026-01-01T00:00:00Z">
        <w:r>
          <w:rPr>
            <w:b/>
            <w:bCs/>
          </w:rPr>
          <w:t xml:space="preserve">Example 90 (The projection depends on the complement)</w:t>
        </w:r>
      </w:ins>
      <w:ins w:id="8990" w:author="PR Preview" w:date="2026-01-01T00:00:00Z">
        <w:r>
          <w:t xml:space="preserve"> </w:t>
        </w:r>
      </w:ins>
      <w:ins w:id="8991" w:author="PR Preview" w:date="2026-01-01T00:00:00Z">
        <w:r>
          <w:t xml:space="preserve">Let</w:t>
        </w:r>
      </w:ins>
      <w:ins w:id="899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8993" w:author="PR Preview" w:date="2026-01-01T00:00:00Z">
        <w:r>
          <w:t xml:space="preserve">, the horizontal axis in</w:t>
        </w:r>
      </w:ins>
      <w:ins w:id="8994" w:author="PR Preview" w:date="2026-01-01T00:00:00Z">
        <w:r>
          <w:t xml:space="preserve"> </w:t>
        </w:r>
      </w:ins>
      <m:oMath>
        <m:sSup>
          <m:e>
            <m:r>
              <m:rPr>
                <m:scr m:val="double-struck"/>
                <m:sty m:val="p"/>
              </m:rPr>
              <m:t>R</m:t>
            </m:r>
          </m:e>
          <m:sup>
            <m:r>
              <m:t>2</m:t>
            </m:r>
          </m:sup>
        </m:sSup>
      </m:oMath>
      <w:ins w:id="8995" w:author="PR Preview" w:date="2026-01-01T00:00:00Z">
        <w:r>
          <w:t xml:space="preserve">,</w:t>
        </w:r>
      </w:ins>
      <w:ins w:id="8996" w:author="PR Preview" w:date="2026-01-01T00:00:00Z">
        <w:r>
          <w:t xml:space="preserve"> </w:t>
        </w:r>
      </w:ins>
      <w:ins w:id="8997" w:author="PR Preview" w:date="2026-01-01T00:00:00Z">
        <w:r>
          <w:t xml:space="preserve">and let</w:t>
        </w:r>
      </w:ins>
      <w:ins w:id="8998" w:author="PR Preview" w:date="2026-01-01T00:00:00Z">
        <w:r>
          <w:t xml:space="preserve"> </w:t>
        </w:r>
      </w:ins>
      <w:ins w:id="8999" w:author="PR Preview" w:date="2026-01-01T00:00:00Z">
        <w:r>
          <w:t xml:space="preserve">$\mathord{\smash[b]{\underset{\raise.3ex\hbox{$\scriptstyle\sim$}}{y}}\vphantom{y}} = (3, 2)$</w:t>
        </w:r>
      </w:ins>
      <w:ins w:id="9000" w:author="PR Preview" w:date="2026-01-01T00:00:00Z">
        <w:r>
          <w:t xml:space="preserve">.</w:t>
        </w:r>
      </w:ins>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9001" w:author="PR Preview" w:date="2026-01-01T00:00:00Z">
        <w:r>
          <w:delText xml:space="preserve">(</w:delText>
        </w:r>
      </w:del>
      <w:hyperlink w:anchor="def-direct-sum">
        <w:del w:id="9002" w:author="PR Preview" w:date="2026-01-01T00:00:00Z">
          <w:r>
            <w:rPr>
              <w:rStyle w:val="Hyperlink"/>
            </w:rPr>
            <w:delText xml:space="preserve">Definition 65</w:delText>
          </w:r>
        </w:del>
      </w:hyperlink>
      <w:del w:id="9003" w:author="PR Preview" w:date="2026-01-01T00:00:00Z">
        <w:r>
          <w:delText xml:space="preserve">,</w:delText>
        </w:r>
      </w:del>
      <w:del w:id="9004" w:author="PR Preview" w:date="2026-01-01T00:00:00Z">
        <w:r>
          <w:delText xml:space="preserve"> </w:delText>
        </w:r>
      </w:del>
      <w:hyperlink w:anchor="thm-direct-sum-equiv">
        <w:del w:id="9005" w:author="PR Preview" w:date="2026-01-01T00:00:00Z">
          <w:r>
            <w:rPr>
              <w:rStyle w:val="Hyperlink"/>
            </w:rPr>
            <w:delText xml:space="preserve">Theorem 51</w:delText>
          </w:r>
        </w:del>
      </w:hyperlink>
      <w:del w:id="9006" w:author="PR Preview" w:date="2026-01-01T00:00:00Z">
        <w:r>
          <w:delText xml:space="preserve">).</w:delText>
        </w:r>
      </w:del>
      <w:del w:id="9007" w:author="PR Preview" w:date="2026-01-01T00:00:00Z">
        <w:r>
          <w:delText xml:space="preserve"> </w:delText>
        </w:r>
      </w:del>
      <w:del w:id="9008" w:author="PR Preview" w:date="2026-01-01T00:00:00Z">
        <w:r>
          <w:delText xml:space="preserve">The same vector has a different projection onto the same subspace</w:delText>
        </w:r>
      </w:del>
      <w:del w:id="9009" w:author="PR Preview" w:date="2026-01-01T00:00:00Z">
        <w:r>
          <w:delText xml:space="preserve"> </w:delText>
        </w:r>
      </w:del>
      <w:del w:id="9010" w:author="PR Preview" w:date="2026-01-01T00:00:00Z">
        <w:r>
          <w:delText xml:space="preserve">when the complement changes.</w:delText>
        </w:r>
      </w:del>
    </w:p>
    <w:p>
      <w:pPr>
        <w:pStyle w:val="FirstParagraph"/>
      </w:pPr>
      <w:ins w:id="9011" w:author="PR Preview" w:date="2026-01-01T00:00:00Z">
        <w:r>
          <w:t xml:space="preserve">(</w:t>
        </w:r>
      </w:ins>
      <w:hyperlink w:anchor="def-direct-sum">
        <w:ins w:id="9012" w:author="PR Preview" w:date="2026-01-01T00:00:00Z">
          <w:r>
            <w:rPr>
              <w:rStyle w:val="Hyperlink"/>
            </w:rPr>
            <w:t xml:space="preserve">Definition 65</w:t>
          </w:r>
        </w:ins>
      </w:hyperlink>
      <w:ins w:id="9013" w:author="PR Preview" w:date="2026-01-01T00:00:00Z">
        <w:r>
          <w:t xml:space="preserve">,</w:t>
        </w:r>
      </w:ins>
      <w:ins w:id="9014" w:author="PR Preview" w:date="2026-01-01T00:00:00Z">
        <w:r>
          <w:t xml:space="preserve"> </w:t>
        </w:r>
      </w:ins>
      <w:hyperlink w:anchor="thm-direct-sum-equiv">
        <w:ins w:id="9015" w:author="PR Preview" w:date="2026-01-01T00:00:00Z">
          <w:r>
            <w:rPr>
              <w:rStyle w:val="Hyperlink"/>
            </w:rPr>
            <w:t xml:space="preserve">Theorem 50</w:t>
          </w:r>
        </w:ins>
      </w:hyperlink>
      <w:ins w:id="9016" w:author="PR Preview" w:date="2026-01-01T00:00:00Z">
        <w:r>
          <w:t xml:space="preserve">).</w:t>
        </w:r>
      </w:ins>
      <w:ins w:id="9017" w:author="PR Preview" w:date="2026-01-01T00:00:00Z">
        <w:r>
          <w:t xml:space="preserve"> </w:t>
        </w:r>
      </w:ins>
      <w:ins w:id="9018" w:author="PR Preview" w:date="2026-01-01T00:00:00Z">
        <w:r>
          <w:t xml:space="preserve">The same vector has a different projection onto the same subspace</w:t>
        </w:r>
      </w:ins>
      <w:ins w:id="9019" w:author="PR Preview" w:date="2026-01-01T00:00:00Z">
        <w:r>
          <w:t xml:space="preserve"> </w:t>
        </w:r>
      </w:ins>
      <w:ins w:id="9020" w:author="PR Preview" w:date="2026-01-01T00:00:00Z">
        <w:r>
          <w:t xml:space="preserve">when the complement changes.</w:t>
        </w:r>
      </w:ins>
    </w:p>
    <w:bookmarkEnd w:id="327"/>
    <w:bookmarkEnd w:id="328"/>
    <w:bookmarkStart w:id="343" w:name="sec-orthogonal-complements"/>
    <w:p>
      <w:pPr>
        <w:pStyle w:val="Heading2"/>
      </w:pPr>
      <w:r>
        <w:t xml:space="preserve">8 Orthogonal complements</w:t>
      </w:r>
    </w:p>
    <w:bookmarkStart w:id="329" w:name="thm-dot-linear"/>
    <w:p>
      <w:pPr>
        <w:pStyle w:val="FirstParagraph"/>
      </w:pPr>
      <w:del w:id="9021" w:author="PR Preview" w:date="2026-01-01T00:00:00Z">
        <w:r>
          <w:rPr>
            <w:b/>
            <w:bCs/>
          </w:rPr>
          <w:delText xml:space="preserve">Theorem 52 (The dot product is linear in each slot)</w:delText>
        </w:r>
      </w:del>
      <w:del w:id="9022" w:author="PR Preview" w:date="2026-01-01T00:00:00Z">
        <w:r>
          <w:delText xml:space="preserve"> </w:delText>
        </w:r>
      </w:del>
      <w:del w:id="9023" w:author="PR Preview" w:date="2026-01-01T00:00:00Z">
        <w:r>
          <w:delText xml:space="preserve">For vectors</w:delText>
        </w:r>
      </w:del>
      <w:del w:id="9024" w:author="PR Preview" w:date="2026-01-01T00:00:00Z">
        <w:r>
          <w:delText xml:space="preserve"> </w:delText>
        </w:r>
      </w:del>
      <w:del w:id="9025" w:author="PR Preview" w:date="2026-01-01T00:00:00Z">
        <w:r>
          <w:delText xml:space="preserve">$\mathord{\smash[b]{\underset{\raise.3ex\hbox{$\scriptstyle\sim$}}{x}}\vphantom{x}}, \mathord{\smash[b]{\underset{\raise.3ex\hbox{$\scriptstyle\sim$}}{u}}\vphantom{u}}, \mathord{\smash[b]{\underset{\raise.3ex\hbox{$\scriptstyle\sim$}}{w}}\vphantom{w}} \in \mathbb{R}^p$</w:delText>
        </w:r>
      </w:del>
      <w:del w:id="9026" w:author="PR Preview" w:date="2026-01-01T00:00:00Z">
        <w:r>
          <w:delText xml:space="preserve"> </w:delText>
        </w:r>
      </w:del>
      <w:del w:id="9027" w:author="PR Preview" w:date="2026-01-01T00:00:00Z">
        <w:r>
          <w:delText xml:space="preserve">and numbers</w:delText>
        </w:r>
      </w:del>
      <w:del w:id="9028" w:author="PR Preview" w:date="2026-01-01T00:00:00Z">
        <w:r>
          <w:delText xml:space="preserve"> </w:delText>
        </w:r>
      </w:del>
      <m:oMath>
        <m:r>
          <m:t>a</m:t>
        </m:r>
        <m:r>
          <m:rPr>
            <m:sty m:val="p"/>
          </m:rPr>
          <m:t>,</m:t>
        </m:r>
        <m:r>
          <m:t>b</m:t>
        </m:r>
      </m:oMath>
      <w:del w:id="9029" w:author="PR Preview" w:date="2026-01-01T00:00:00Z">
        <w:r>
          <w:delText xml:space="preserve">,</w:delText>
        </w:r>
      </w:del>
    </w:p>
    <w:p>
      <w:pPr>
        <w:pStyle w:val="FirstParagraph"/>
      </w:pPr>
      <w:ins w:id="9030" w:author="PR Preview" w:date="2026-01-01T00:00:00Z">
        <w:r>
          <w:rPr>
            <w:b/>
            <w:bCs/>
          </w:rPr>
          <w:t xml:space="preserve">Theorem 51 (The dot product is linear in each slot)</w:t>
        </w:r>
      </w:ins>
      <w:ins w:id="9031" w:author="PR Preview" w:date="2026-01-01T00:00:00Z">
        <w:r>
          <w:t xml:space="preserve"> </w:t>
        </w:r>
      </w:ins>
      <w:ins w:id="9032" w:author="PR Preview" w:date="2026-01-01T00:00:00Z">
        <w:r>
          <w:t xml:space="preserve">For vectors</w:t>
        </w:r>
      </w:ins>
      <w:ins w:id="9033" w:author="PR Preview" w:date="2026-01-01T00:00:00Z">
        <w:r>
          <w:t xml:space="preserve"> </w:t>
        </w:r>
      </w:ins>
      <w:ins w:id="9034" w:author="PR Preview" w:date="2026-01-01T00:00:00Z">
        <w:r>
          <w:t xml:space="preserve">$\mathord{\smash[b]{\underset{\raise.3ex\hbox{$\scriptstyle\sim$}}{x}}\vphantom{x}}, \mathord{\smash[b]{\underset{\raise.3ex\hbox{$\scriptstyle\sim$}}{u}}\vphantom{u}}, \mathord{\smash[b]{\underset{\raise.3ex\hbox{$\scriptstyle\sim$}}{w}}\vphantom{w}} \in \mathbb{R}^p$</w:t>
        </w:r>
      </w:ins>
      <w:ins w:id="9035" w:author="PR Preview" w:date="2026-01-01T00:00:00Z">
        <w:r>
          <w:t xml:space="preserve"> </w:t>
        </w:r>
      </w:ins>
      <w:ins w:id="9036" w:author="PR Preview" w:date="2026-01-01T00:00:00Z">
        <w:r>
          <w:t xml:space="preserve">and numbers</w:t>
        </w:r>
      </w:ins>
      <w:ins w:id="9037" w:author="PR Preview" w:date="2026-01-01T00:00:00Z">
        <w:r>
          <w:t xml:space="preserve"> </w:t>
        </w:r>
      </w:ins>
      <m:oMath>
        <m:r>
          <m:t>a</m:t>
        </m:r>
        <m:r>
          <m:rPr>
            <m:sty m:val="p"/>
          </m:rPr>
          <m:t>,</m:t>
        </m:r>
        <m:r>
          <m:t>b</m:t>
        </m:r>
      </m:oMath>
      <w:ins w:id="9038" w:author="PR Preview" w:date="2026-01-01T00:00:00Z">
        <w:r>
          <w:t xml:space="preserve">,</w:t>
        </w:r>
      </w:ins>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del w:id="9039" w:author="PR Preview" w:date="2026-01-01T00:00:00Z">
        <w:r>
          <w:rPr>
            <w:b/>
            <w:bCs/>
          </w:rPr>
          <w:delText xml:space="preserve">Example 92 (Splitting a dot product)</w:delText>
        </w:r>
      </w:del>
      <w:del w:id="9040" w:author="PR Preview" w:date="2026-01-01T00:00:00Z">
        <w:r>
          <w:delText xml:space="preserve"> </w:delText>
        </w:r>
      </w:del>
      <w:del w:id="9041" w:author="PR Preview" w:date="2026-01-01T00:00:00Z">
        <w:r>
          <w:delText xml:space="preserve">Let</w:delText>
        </w:r>
      </w:del>
      <w:del w:id="9042" w:author="PR Preview" w:date="2026-01-01T00:00:00Z">
        <w:r>
          <w:delText xml:space="preserve"> </w:delText>
        </w:r>
      </w:del>
      <w:del w:id="9043" w:author="PR Preview" w:date="2026-01-01T00:00:00Z">
        <w:r>
          <w:delText xml:space="preserve">$\mathord{\smash[b]{\underset{\raise.3ex\hbox{$\scriptstyle\sim$}}{x}}\vphantom{x}} = (1, 2)$</w:delText>
        </w:r>
      </w:del>
      <w:del w:id="9044" w:author="PR Preview" w:date="2026-01-01T00:00:00Z">
        <w:r>
          <w:delText xml:space="preserve">,</w:delText>
        </w:r>
      </w:del>
      <w:del w:id="9045" w:author="PR Preview" w:date="2026-01-01T00:00:00Z">
        <w:r>
          <w:delText xml:space="preserve"> </w:delText>
        </w:r>
      </w:del>
      <w:del w:id="9046" w:author="PR Preview" w:date="2026-01-01T00:00:00Z">
        <w:r>
          <w:delText xml:space="preserve">$\mathord{\smash[b]{\underset{\raise.3ex\hbox{$\scriptstyle\sim$}}{u}}\vphantom{u}} = (3, 0)$</w:delText>
        </w:r>
      </w:del>
      <w:del w:id="9047" w:author="PR Preview" w:date="2026-01-01T00:00:00Z">
        <w:r>
          <w:delText xml:space="preserve">,</w:delText>
        </w:r>
      </w:del>
      <w:del w:id="9048" w:author="PR Preview" w:date="2026-01-01T00:00:00Z">
        <w:r>
          <w:delText xml:space="preserve"> </w:delText>
        </w:r>
      </w:del>
      <w:del w:id="9049" w:author="PR Preview" w:date="2026-01-01T00:00:00Z">
        <w:r>
          <w:delText xml:space="preserve">$\mathord{\smash[b]{\underset{\raise.3ex\hbox{$\scriptstyle\sim$}}{w}}\vphantom{w}} = (0, 1)$</w:delText>
        </w:r>
      </w:del>
      <w:del w:id="9050" w:author="PR Preview" w:date="2026-01-01T00:00:00Z">
        <w:r>
          <w:delText xml:space="preserve">,</w:delText>
        </w:r>
      </w:del>
      <w:del w:id="9051" w:author="PR Preview" w:date="2026-01-01T00:00:00Z">
        <w:r>
          <w:delText xml:space="preserve"> </w:delText>
        </w:r>
      </w:del>
      <m:oMath>
        <m:r>
          <m:t>a</m:t>
        </m:r>
        <m:r>
          <m:rPr>
            <m:sty m:val="p"/>
          </m:rPr>
          <m:t>=</m:t>
        </m:r>
        <m:r>
          <m:t>2</m:t>
        </m:r>
      </m:oMath>
      <w:del w:id="9052" w:author="PR Preview" w:date="2026-01-01T00:00:00Z">
        <w:r>
          <w:delText xml:space="preserve"> </w:delText>
        </w:r>
      </w:del>
      <w:del w:id="9053" w:author="PR Preview" w:date="2026-01-01T00:00:00Z">
        <w:r>
          <w:delText xml:space="preserve">and</w:delText>
        </w:r>
      </w:del>
      <w:del w:id="9054" w:author="PR Preview" w:date="2026-01-01T00:00:00Z">
        <w:r>
          <w:delText xml:space="preserve"> </w:delText>
        </w:r>
      </w:del>
      <m:oMath>
        <m:r>
          <m:t>b</m:t>
        </m:r>
        <m:r>
          <m:rPr>
            <m:sty m:val="p"/>
          </m:rPr>
          <m:t>=</m:t>
        </m:r>
        <m:r>
          <m:rPr>
            <m:sty m:val="p"/>
          </m:rPr>
          <m:t>−</m:t>
        </m:r>
        <m:r>
          <m:t>1</m:t>
        </m:r>
      </m:oMath>
      <w:del w:id="9055" w:author="PR Preview" w:date="2026-01-01T00:00:00Z">
        <w:r>
          <w:delText xml:space="preserve">.</w:delText>
        </w:r>
      </w:del>
      <w:del w:id="9056" w:author="PR Preview" w:date="2026-01-01T00:00:00Z">
        <w:r>
          <w:delText xml:space="preserve"> </w:delText>
        </w:r>
      </w:del>
      <w:del w:id="9057" w:author="PR Preview" w:date="2026-01-01T00:00:00Z">
        <w:r>
          <w:delText xml:space="preserve">Directly,</w:delText>
        </w:r>
      </w:del>
      <w:del w:id="9058" w:author="PR Preview" w:date="2026-01-01T00:00:00Z">
        <w:r>
          <w:delText xml:space="preserve"> </w:delText>
        </w:r>
      </w:del>
      <w:del w:id="9059" w:author="PR Preview" w:date="2026-01-01T00:00:00Z">
        <w:r>
          <w:delText xml:space="preserve">$a\,\mathord{\smash[b]{\underset{\raise.3ex\hbox{$\scriptstyle\sim$}}{u}}\vphantom{u}} + b\,\mathord{\smash[b]{\underset{\raise.3ex\hbox{$\scriptstyle\sim$}}{w}}\vphantom{w}} = (6, -1)$</w:delText>
        </w:r>
      </w:del>
      <w:del w:id="9060" w:author="PR Preview" w:date="2026-01-01T00:00:00Z">
        <w:r>
          <w:delText xml:space="preserve"> </w:delText>
        </w:r>
      </w:del>
      <w:del w:id="9061" w:author="PR Preview" w:date="2026-01-01T00:00:00Z">
        <w:r>
          <w:delText xml:space="preserve">and</w:delText>
        </w:r>
      </w:del>
    </w:p>
    <w:p>
      <w:pPr>
        <w:pStyle w:val="BodyText"/>
      </w:pPr>
      <w:ins w:id="9062" w:author="PR Preview" w:date="2026-01-01T00:00:00Z">
        <w:r>
          <w:rPr>
            <w:b/>
            <w:bCs/>
          </w:rPr>
          <w:t xml:space="preserve">Example 91 (Splitting a dot product)</w:t>
        </w:r>
      </w:ins>
      <w:ins w:id="9063" w:author="PR Preview" w:date="2026-01-01T00:00:00Z">
        <w:r>
          <w:t xml:space="preserve"> </w:t>
        </w:r>
      </w:ins>
      <w:ins w:id="9064" w:author="PR Preview" w:date="2026-01-01T00:00:00Z">
        <w:r>
          <w:t xml:space="preserve">Let</w:t>
        </w:r>
      </w:ins>
      <w:ins w:id="9065" w:author="PR Preview" w:date="2026-01-01T00:00:00Z">
        <w:r>
          <w:t xml:space="preserve"> </w:t>
        </w:r>
      </w:ins>
      <w:ins w:id="9066" w:author="PR Preview" w:date="2026-01-01T00:00:00Z">
        <w:r>
          <w:t xml:space="preserve">$\mathord{\smash[b]{\underset{\raise.3ex\hbox{$\scriptstyle\sim$}}{x}}\vphantom{x}} = (1, 2)$</w:t>
        </w:r>
      </w:ins>
      <w:ins w:id="9067" w:author="PR Preview" w:date="2026-01-01T00:00:00Z">
        <w:r>
          <w:t xml:space="preserve">,</w:t>
        </w:r>
      </w:ins>
      <w:ins w:id="9068" w:author="PR Preview" w:date="2026-01-01T00:00:00Z">
        <w:r>
          <w:t xml:space="preserve"> </w:t>
        </w:r>
      </w:ins>
      <w:ins w:id="9069" w:author="PR Preview" w:date="2026-01-01T00:00:00Z">
        <w:r>
          <w:t xml:space="preserve">$\mathord{\smash[b]{\underset{\raise.3ex\hbox{$\scriptstyle\sim$}}{u}}\vphantom{u}} = (3, 0)$</w:t>
        </w:r>
      </w:ins>
      <w:ins w:id="9070" w:author="PR Preview" w:date="2026-01-01T00:00:00Z">
        <w:r>
          <w:t xml:space="preserve">,</w:t>
        </w:r>
      </w:ins>
      <w:ins w:id="9071" w:author="PR Preview" w:date="2026-01-01T00:00:00Z">
        <w:r>
          <w:t xml:space="preserve"> </w:t>
        </w:r>
      </w:ins>
      <w:ins w:id="9072" w:author="PR Preview" w:date="2026-01-01T00:00:00Z">
        <w:r>
          <w:t xml:space="preserve">$\mathord{\smash[b]{\underset{\raise.3ex\hbox{$\scriptstyle\sim$}}{w}}\vphantom{w}} = (0, 1)$</w:t>
        </w:r>
      </w:ins>
      <w:ins w:id="9073" w:author="PR Preview" w:date="2026-01-01T00:00:00Z">
        <w:r>
          <w:t xml:space="preserve">,</w:t>
        </w:r>
      </w:ins>
      <w:ins w:id="9074" w:author="PR Preview" w:date="2026-01-01T00:00:00Z">
        <w:r>
          <w:t xml:space="preserve"> </w:t>
        </w:r>
      </w:ins>
      <m:oMath>
        <m:r>
          <m:t>a</m:t>
        </m:r>
        <m:r>
          <m:rPr>
            <m:sty m:val="p"/>
          </m:rPr>
          <m:t>=</m:t>
        </m:r>
        <m:r>
          <m:t>2</m:t>
        </m:r>
      </m:oMath>
      <w:ins w:id="9075" w:author="PR Preview" w:date="2026-01-01T00:00:00Z">
        <w:r>
          <w:t xml:space="preserve"> </w:t>
        </w:r>
      </w:ins>
      <w:ins w:id="9076" w:author="PR Preview" w:date="2026-01-01T00:00:00Z">
        <w:r>
          <w:t xml:space="preserve">and</w:t>
        </w:r>
      </w:ins>
      <w:ins w:id="9077" w:author="PR Preview" w:date="2026-01-01T00:00:00Z">
        <w:r>
          <w:t xml:space="preserve"> </w:t>
        </w:r>
      </w:ins>
      <m:oMath>
        <m:r>
          <m:t>b</m:t>
        </m:r>
        <m:r>
          <m:rPr>
            <m:sty m:val="p"/>
          </m:rPr>
          <m:t>=</m:t>
        </m:r>
        <m:r>
          <m:rPr>
            <m:sty m:val="p"/>
          </m:rPr>
          <m:t>−</m:t>
        </m:r>
        <m:r>
          <m:t>1</m:t>
        </m:r>
      </m:oMath>
      <w:ins w:id="9078" w:author="PR Preview" w:date="2026-01-01T00:00:00Z">
        <w:r>
          <w:t xml:space="preserve">.</w:t>
        </w:r>
      </w:ins>
      <w:ins w:id="9079" w:author="PR Preview" w:date="2026-01-01T00:00:00Z">
        <w:r>
          <w:t xml:space="preserve"> </w:t>
        </w:r>
      </w:ins>
      <w:ins w:id="9080" w:author="PR Preview" w:date="2026-01-01T00:00:00Z">
        <w:r>
          <w:t xml:space="preserve">Directly,</w:t>
        </w:r>
      </w:ins>
      <w:ins w:id="9081" w:author="PR Preview" w:date="2026-01-01T00:00:00Z">
        <w:r>
          <w:t xml:space="preserve"> </w:t>
        </w:r>
      </w:ins>
      <w:ins w:id="9082" w:author="PR Preview" w:date="2026-01-01T00:00:00Z">
        <w:r>
          <w:t xml:space="preserve">$a\,\mathord{\smash[b]{\underset{\raise.3ex\hbox{$\scriptstyle\sim$}}{u}}\vphantom{u}} + b\,\mathord{\smash[b]{\underset{\raise.3ex\hbox{$\scriptstyle\sim$}}{w}}\vphantom{w}} = (6, -1)$</w:t>
        </w:r>
      </w:ins>
      <w:ins w:id="9083" w:author="PR Preview" w:date="2026-01-01T00:00:00Z">
        <w:r>
          <w:t xml:space="preserve"> </w:t>
        </w:r>
      </w:ins>
      <w:ins w:id="9084" w:author="PR Preview" w:date="2026-01-01T00:00:00Z">
        <w:r>
          <w:t xml:space="preserve">and</w:t>
        </w:r>
      </w:ins>
    </w:p>
    <w:p>
      <w:pPr>
        <w:pStyle w:val="BodyText"/>
      </w:pPr>
      <w:r>
        <w:t xml:space="preserve">$$
    \begin{aligned}
    \mathord{\smash[b]{\underset{\raise.3ex\hbox{$\scriptstyle\sim$}}{x}}\vphantom{x}} \cdot (6, -1) &amp;= 6 - 2 \\
    &amp;= 4.
    \end{aligned}
    $$</w:t>
      </w:r>
    </w:p>
    <w:p>
      <w:pPr>
        <w:pStyle w:val="FirstParagraph"/>
      </w:pPr>
      <w:del w:id="9085" w:author="PR Preview" w:date="2026-01-01T00:00:00Z">
        <w:r>
          <w:delText xml:space="preserve">By</w:delText>
        </w:r>
      </w:del>
      <w:del w:id="9086" w:author="PR Preview" w:date="2026-01-01T00:00:00Z">
        <w:r>
          <w:delText xml:space="preserve"> </w:delText>
        </w:r>
      </w:del>
      <w:hyperlink w:anchor="thm-dot-linear">
        <w:del w:id="9087" w:author="PR Preview" w:date="2026-01-01T00:00:00Z">
          <w:r>
            <w:rPr>
              <w:rStyle w:val="Hyperlink"/>
            </w:rPr>
            <w:delText xml:space="preserve">Theorem 52</w:delText>
          </w:r>
        </w:del>
      </w:hyperlink>
      <w:del w:id="9088" w:author="PR Preview" w:date="2026-01-01T00:00:00Z">
        <w:r>
          <w:delText xml:space="preserve">,</w:delText>
        </w:r>
      </w:del>
    </w:p>
    <w:p>
      <w:pPr>
        <w:pStyle w:val="FirstParagraph"/>
      </w:pPr>
      <w:ins w:id="9089" w:author="PR Preview" w:date="2026-01-01T00:00:00Z">
        <w:r>
          <w:t xml:space="preserve">By</w:t>
        </w:r>
      </w:ins>
      <w:ins w:id="9090" w:author="PR Preview" w:date="2026-01-01T00:00:00Z">
        <w:r>
          <w:t xml:space="preserve"> </w:t>
        </w:r>
      </w:ins>
      <w:hyperlink w:anchor="thm-dot-linear">
        <w:ins w:id="9091" w:author="PR Preview" w:date="2026-01-01T00:00:00Z">
          <w:r>
            <w:rPr>
              <w:rStyle w:val="Hyperlink"/>
            </w:rPr>
            <w:t xml:space="preserve">Theorem 51</w:t>
          </w:r>
        </w:ins>
      </w:hyperlink>
      <w:ins w:id="9092" w:author="PR Preview" w:date="2026-01-01T00:00:00Z">
        <w:r>
          <w:t xml:space="preserve">,</w:t>
        </w:r>
      </w:ins>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del w:id="9093" w:author="PR Preview" w:date="2026-01-01T00:00:00Z">
        <w:r>
          <w:rPr>
            <w:b/>
            <w:bCs/>
          </w:rPr>
          <w:delText xml:space="preserve">Example 93 (Orthogonal complements in</w:delText>
        </w:r>
      </w:del>
      <w:del w:id="9094" w:author="PR Preview" w:date="2026-01-01T00:00:00Z">
        <w:r>
          <w:rPr>
            <w:b/>
            <w:bCs/>
          </w:rPr>
          <w:delText xml:space="preserve"> </w:delText>
        </w:r>
      </w:del>
      <m:oMath>
        <m:sSup>
          <m:e>
            <m:r>
              <m:rPr>
                <m:scr m:val="double-struck"/>
                <m:sty m:val="p"/>
              </m:rPr>
              <m:t>R</m:t>
            </m:r>
          </m:e>
          <m:sup>
            <m:r>
              <m:t>3</m:t>
            </m:r>
          </m:sup>
        </m:sSup>
      </m:oMath>
      <w:del w:id="9095" w:author="PR Preview" w:date="2026-01-01T00:00:00Z">
        <w:r>
          <w:rPr>
            <w:b/>
            <w:bCs/>
          </w:rPr>
          <w:delText xml:space="preserve">)</w:delText>
        </w:r>
      </w:del>
      <w:del w:id="9096" w:author="PR Preview" w:date="2026-01-01T00:00:00Z">
        <w:r>
          <w:delText xml:space="preserve"> </w:delText>
        </w:r>
      </w:del>
      <w:del w:id="9097" w:author="PR Preview" w:date="2026-01-01T00:00:00Z">
        <w:r>
          <w:delText xml:space="preserve"> </w:delText>
        </w:r>
      </w:del>
    </w:p>
    <w:p>
      <w:pPr>
        <w:pStyle w:val="BodyText"/>
      </w:pPr>
      <w:ins w:id="9098" w:author="PR Preview" w:date="2026-01-01T00:00:00Z">
        <w:r>
          <w:rPr>
            <w:b/>
            <w:bCs/>
          </w:rPr>
          <w:t xml:space="preserve">Example 92 (Orthogonal complements in</w:t>
        </w:r>
      </w:ins>
      <w:ins w:id="9099" w:author="PR Preview" w:date="2026-01-01T00:00:00Z">
        <w:r>
          <w:rPr>
            <w:b/>
            <w:bCs/>
          </w:rPr>
          <w:t xml:space="preserve"> </w:t>
        </w:r>
      </w:ins>
      <m:oMath>
        <m:sSup>
          <m:e>
            <m:r>
              <m:rPr>
                <m:scr m:val="double-struck"/>
                <m:sty m:val="p"/>
              </m:rPr>
              <m:t>R</m:t>
            </m:r>
          </m:e>
          <m:sup>
            <m:r>
              <m:t>3</m:t>
            </m:r>
          </m:sup>
        </m:sSup>
      </m:oMath>
      <w:ins w:id="9100" w:author="PR Preview" w:date="2026-01-01T00:00:00Z">
        <w:r>
          <w:rPr>
            <w:b/>
            <w:bCs/>
          </w:rPr>
          <w:t xml:space="preserve">)</w:t>
        </w:r>
      </w:ins>
      <w:ins w:id="9101" w:author="PR Preview" w:date="2026-01-01T00:00:00Z">
        <w:r>
          <w:t xml:space="preserve"> </w:t>
        </w:r>
      </w:ins>
      <w:ins w:id="9102" w:author="PR Preview" w:date="2026-01-01T00:00:00Z">
        <w:r>
          <w:t xml:space="preserve"> </w:t>
        </w:r>
      </w:ins>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del w:id="9103" w:author="PR Preview" w:date="2026-01-01T00:00:00Z">
        <w:r>
          <w:rPr>
            <w:b/>
            <w:bCs/>
          </w:rPr>
          <w:delText xml:space="preserve">Theorem 53 (An orthogonal complement is a subspace)</w:delText>
        </w:r>
      </w:del>
      <w:del w:id="9104" w:author="PR Preview" w:date="2026-01-01T00:00:00Z">
        <w:r>
          <w:delText xml:space="preserve"> </w:delText>
        </w:r>
      </w:del>
      <w:del w:id="9105" w:author="PR Preview" w:date="2026-01-01T00:00:00Z">
        <w:r>
          <w:delText xml:space="preserve">For any set</w:delText>
        </w:r>
      </w:del>
      <w:del w:id="9106" w:author="PR Preview" w:date="2026-01-01T00:00:00Z">
        <w:r>
          <w:delText xml:space="preserve"> </w:delText>
        </w:r>
      </w:del>
      <m:oMath>
        <m:r>
          <m:rPr>
            <m:scr m:val="script"/>
            <m:sty m:val="p"/>
          </m:rPr>
          <m:t>X</m:t>
        </m:r>
      </m:oMath>
      <w:del w:id="9107" w:author="PR Preview" w:date="2026-01-01T00:00:00Z">
        <w:r>
          <w:delText xml:space="preserve"> </w:delText>
        </w:r>
      </w:del>
      <w:del w:id="9108" w:author="PR Preview" w:date="2026-01-01T00:00:00Z">
        <w:r>
          <w:delText xml:space="preserve">of vectors in</w:delText>
        </w:r>
      </w:del>
      <w:del w:id="9109" w:author="PR Preview" w:date="2026-01-01T00:00:00Z">
        <w:r>
          <w:delText xml:space="preserve"> </w:delText>
        </w:r>
      </w:del>
      <m:oMath>
        <m:sSup>
          <m:e>
            <m:r>
              <m:rPr>
                <m:scr m:val="double-struck"/>
                <m:sty m:val="p"/>
              </m:rPr>
              <m:t>R</m:t>
            </m:r>
          </m:e>
          <m:sup>
            <m:r>
              <m:t>p</m:t>
            </m:r>
          </m:sup>
        </m:sSup>
      </m:oMath>
      <w:del w:id="9110" w:author="PR Preview" w:date="2026-01-01T00:00:00Z">
        <w:r>
          <w:delText xml:space="preserve">,</w:delText>
        </w:r>
      </w:del>
      <w:del w:id="9111" w:author="PR Preview" w:date="2026-01-01T00:00:00Z">
        <w:r>
          <w:delText xml:space="preserve"> </w:delText>
        </w:r>
      </w:del>
      <m:oMath>
        <m:sSup>
          <m:e>
            <m:r>
              <m:rPr>
                <m:scr m:val="script"/>
                <m:sty m:val="p"/>
              </m:rPr>
              <m:t>X</m:t>
            </m:r>
          </m:e>
          <m:sup>
            <m:r>
              <m:rPr>
                <m:sty m:val="p"/>
              </m:rPr>
              <m:t>⟂</m:t>
            </m:r>
          </m:sup>
        </m:sSup>
      </m:oMath>
      <w:del w:id="9112" w:author="PR Preview" w:date="2026-01-01T00:00:00Z">
        <w:r>
          <w:delText xml:space="preserve"> </w:delText>
        </w:r>
      </w:del>
      <w:del w:id="9113" w:author="PR Preview" w:date="2026-01-01T00:00:00Z">
        <w:r>
          <w:delText xml:space="preserve">(</w:delText>
        </w:r>
      </w:del>
      <w:hyperlink w:anchor="def-orthogonal-complement">
        <w:del w:id="9114" w:author="PR Preview" w:date="2026-01-01T00:00:00Z">
          <w:r>
            <w:rPr>
              <w:rStyle w:val="Hyperlink"/>
            </w:rPr>
            <w:delText xml:space="preserve">Definition 67</w:delText>
          </w:r>
        </w:del>
      </w:hyperlink>
      <w:del w:id="9115" w:author="PR Preview" w:date="2026-01-01T00:00:00Z">
        <w:r>
          <w:delText xml:space="preserve">)</w:delText>
        </w:r>
      </w:del>
      <w:del w:id="9116" w:author="PR Preview" w:date="2026-01-01T00:00:00Z">
        <w:r>
          <w:delText xml:space="preserve"> </w:delText>
        </w:r>
      </w:del>
      <w:del w:id="9117" w:author="PR Preview" w:date="2026-01-01T00:00:00Z">
        <w:r>
          <w:delText xml:space="preserve">is a subspace of</w:delText>
        </w:r>
      </w:del>
      <w:del w:id="9118" w:author="PR Preview" w:date="2026-01-01T00:00:00Z">
        <w:r>
          <w:delText xml:space="preserve"> </w:delText>
        </w:r>
      </w:del>
      <m:oMath>
        <m:sSup>
          <m:e>
            <m:r>
              <m:rPr>
                <m:scr m:val="double-struck"/>
                <m:sty m:val="p"/>
              </m:rPr>
              <m:t>R</m:t>
            </m:r>
          </m:e>
          <m:sup>
            <m:r>
              <m:t>p</m:t>
            </m:r>
          </m:sup>
        </m:sSup>
      </m:oMath>
      <w:del w:id="9119" w:author="PR Preview" w:date="2026-01-01T00:00:00Z">
        <w:r>
          <w:delText xml:space="preserve"> </w:delText>
        </w:r>
      </w:del>
      <w:del w:id="9120" w:author="PR Preview" w:date="2026-01-01T00:00:00Z">
        <w:r>
          <w:delText xml:space="preserve">(</w:delText>
        </w:r>
      </w:del>
      <w:hyperlink w:anchor="def-subspace">
        <w:del w:id="9121" w:author="PR Preview" w:date="2026-01-01T00:00:00Z">
          <w:r>
            <w:rPr>
              <w:rStyle w:val="Hyperlink"/>
            </w:rPr>
            <w:delText xml:space="preserve">Definition 46</w:delText>
          </w:r>
        </w:del>
      </w:hyperlink>
      <w:del w:id="9122" w:author="PR Preview" w:date="2026-01-01T00:00:00Z">
        <w:r>
          <w:delText xml:space="preserve">).</w:delText>
        </w:r>
      </w:del>
    </w:p>
    <w:p>
      <w:pPr>
        <w:pStyle w:val="BodyText"/>
      </w:pPr>
      <w:ins w:id="9123" w:author="PR Preview" w:date="2026-01-01T00:00:00Z">
        <w:r>
          <w:rPr>
            <w:b/>
            <w:bCs/>
          </w:rPr>
          <w:t xml:space="preserve">Theorem 52 (An orthogonal complement is a subspace)</w:t>
        </w:r>
      </w:ins>
      <w:ins w:id="9124" w:author="PR Preview" w:date="2026-01-01T00:00:00Z">
        <w:r>
          <w:t xml:space="preserve"> </w:t>
        </w:r>
      </w:ins>
      <w:ins w:id="9125" w:author="PR Preview" w:date="2026-01-01T00:00:00Z">
        <w:r>
          <w:t xml:space="preserve">For any set</w:t>
        </w:r>
      </w:ins>
      <w:ins w:id="9126" w:author="PR Preview" w:date="2026-01-01T00:00:00Z">
        <w:r>
          <w:t xml:space="preserve"> </w:t>
        </w:r>
      </w:ins>
      <m:oMath>
        <m:r>
          <m:rPr>
            <m:scr m:val="script"/>
            <m:sty m:val="p"/>
          </m:rPr>
          <m:t>X</m:t>
        </m:r>
      </m:oMath>
      <w:ins w:id="9127" w:author="PR Preview" w:date="2026-01-01T00:00:00Z">
        <w:r>
          <w:t xml:space="preserve"> </w:t>
        </w:r>
      </w:ins>
      <w:ins w:id="9128" w:author="PR Preview" w:date="2026-01-01T00:00:00Z">
        <w:r>
          <w:t xml:space="preserve">of vectors in</w:t>
        </w:r>
      </w:ins>
      <w:ins w:id="9129" w:author="PR Preview" w:date="2026-01-01T00:00:00Z">
        <w:r>
          <w:t xml:space="preserve"> </w:t>
        </w:r>
      </w:ins>
      <m:oMath>
        <m:sSup>
          <m:e>
            <m:r>
              <m:rPr>
                <m:scr m:val="double-struck"/>
                <m:sty m:val="p"/>
              </m:rPr>
              <m:t>R</m:t>
            </m:r>
          </m:e>
          <m:sup>
            <m:r>
              <m:t>p</m:t>
            </m:r>
          </m:sup>
        </m:sSup>
      </m:oMath>
      <w:ins w:id="9130" w:author="PR Preview" w:date="2026-01-01T00:00:00Z">
        <w:r>
          <w:t xml:space="preserve">,</w:t>
        </w:r>
      </w:ins>
      <w:ins w:id="9131" w:author="PR Preview" w:date="2026-01-01T00:00:00Z">
        <w:r>
          <w:t xml:space="preserve"> </w:t>
        </w:r>
      </w:ins>
      <m:oMath>
        <m:sSup>
          <m:e>
            <m:r>
              <m:rPr>
                <m:scr m:val="script"/>
                <m:sty m:val="p"/>
              </m:rPr>
              <m:t>X</m:t>
            </m:r>
          </m:e>
          <m:sup>
            <m:r>
              <m:rPr>
                <m:sty m:val="p"/>
              </m:rPr>
              <m:t>⟂</m:t>
            </m:r>
          </m:sup>
        </m:sSup>
      </m:oMath>
      <w:ins w:id="9132" w:author="PR Preview" w:date="2026-01-01T00:00:00Z">
        <w:r>
          <w:t xml:space="preserve"> </w:t>
        </w:r>
      </w:ins>
      <w:ins w:id="9133" w:author="PR Preview" w:date="2026-01-01T00:00:00Z">
        <w:r>
          <w:t xml:space="preserve">(</w:t>
        </w:r>
      </w:ins>
      <w:hyperlink w:anchor="def-orthogonal-complement">
        <w:ins w:id="9134" w:author="PR Preview" w:date="2026-01-01T00:00:00Z">
          <w:r>
            <w:rPr>
              <w:rStyle w:val="Hyperlink"/>
            </w:rPr>
            <w:t xml:space="preserve">Definition 67</w:t>
          </w:r>
        </w:ins>
      </w:hyperlink>
      <w:ins w:id="9135" w:author="PR Preview" w:date="2026-01-01T00:00:00Z">
        <w:r>
          <w:t xml:space="preserve">)</w:t>
        </w:r>
      </w:ins>
      <w:ins w:id="9136" w:author="PR Preview" w:date="2026-01-01T00:00:00Z">
        <w:r>
          <w:t xml:space="preserve"> </w:t>
        </w:r>
      </w:ins>
      <w:ins w:id="9137" w:author="PR Preview" w:date="2026-01-01T00:00:00Z">
        <w:r>
          <w:t xml:space="preserve">is a subspace of</w:t>
        </w:r>
      </w:ins>
      <w:ins w:id="9138" w:author="PR Preview" w:date="2026-01-01T00:00:00Z">
        <w:r>
          <w:t xml:space="preserve"> </w:t>
        </w:r>
      </w:ins>
      <m:oMath>
        <m:sSup>
          <m:e>
            <m:r>
              <m:rPr>
                <m:scr m:val="double-struck"/>
                <m:sty m:val="p"/>
              </m:rPr>
              <m:t>R</m:t>
            </m:r>
          </m:e>
          <m:sup>
            <m:r>
              <m:t>p</m:t>
            </m:r>
          </m:sup>
        </m:sSup>
      </m:oMath>
      <w:ins w:id="9139" w:author="PR Preview" w:date="2026-01-01T00:00:00Z">
        <w:r>
          <w:t xml:space="preserve"> </w:t>
        </w:r>
      </w:ins>
      <w:ins w:id="9140" w:author="PR Preview" w:date="2026-01-01T00:00:00Z">
        <w:r>
          <w:t xml:space="preserve">(</w:t>
        </w:r>
      </w:ins>
      <w:hyperlink w:anchor="def-subspace">
        <w:ins w:id="9141" w:author="PR Preview" w:date="2026-01-01T00:00:00Z">
          <w:r>
            <w:rPr>
              <w:rStyle w:val="Hyperlink"/>
            </w:rPr>
            <w:t xml:space="preserve">Definition 46</w:t>
          </w:r>
        </w:ins>
      </w:hyperlink>
      <w:ins w:id="9142" w:author="PR Preview" w:date="2026-01-01T00:00:00Z">
        <w:r>
          <w:t xml:space="preserve">).</w:t>
        </w:r>
      </w:ins>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del w:id="9143" w:author="PR Preview" w:date="2026-01-01T00:00:00Z">
        <w:r>
          <w:delTex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delText>
        </w:r>
      </w:del>
    </w:p>
    <w:p>
      <w:pPr>
        <w:pStyle w:val="BodyText"/>
      </w:pPr>
      <w:ins w:id="9144"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w:del w:id="9145" w:author="PR Preview" w:date="2026-01-01T00:00:00Z">
        <w:r>
          <w:delTex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delText>
        </w:r>
      </w:del>
    </w:p>
    <w:p>
      <w:pPr>
        <w:pStyle w:val="BodyText"/>
      </w:pPr>
      <w:ins w:id="9146"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ins>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del w:id="9147" w:author="PR Preview" w:date="2026-01-01T00:00:00Z">
        <w:r>
          <w:rPr>
            <w:b/>
            <w:bCs/>
          </w:rPr>
          <w:delText xml:space="preserve">Example 94 (The complement of a single vector is a line)</w:delText>
        </w:r>
      </w:del>
      <w:del w:id="9148" w:author="PR Preview" w:date="2026-01-01T00:00:00Z">
        <w:r>
          <w:delText xml:space="preserve"> </w:delText>
        </w:r>
      </w:del>
      <w:del w:id="9149" w:author="PR Preview" w:date="2026-01-01T00:00:00Z">
        <w:r>
          <w:delText xml:space="preserve">The one-element set</w:delText>
        </w:r>
      </w:del>
      <w:del w:id="9150"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9151" w:author="PR Preview" w:date="2026-01-01T00:00:00Z">
        <w:r>
          <w:delText xml:space="preserve"> </w:delText>
        </w:r>
      </w:del>
      <w:del w:id="9152" w:author="PR Preview" w:date="2026-01-01T00:00:00Z">
        <w:r>
          <w:delText xml:space="preserve">in</w:delText>
        </w:r>
      </w:del>
      <w:del w:id="9153" w:author="PR Preview" w:date="2026-01-01T00:00:00Z">
        <w:r>
          <w:delText xml:space="preserve"> </w:delText>
        </w:r>
      </w:del>
      <m:oMath>
        <m:sSup>
          <m:e>
            <m:r>
              <m:rPr>
                <m:scr m:val="double-struck"/>
                <m:sty m:val="p"/>
              </m:rPr>
              <m:t>R</m:t>
            </m:r>
          </m:e>
          <m:sup>
            <m:r>
              <m:t>2</m:t>
            </m:r>
          </m:sup>
        </m:sSup>
      </m:oMath>
      <w:del w:id="9154" w:author="PR Preview" w:date="2026-01-01T00:00:00Z">
        <w:r>
          <w:delText xml:space="preserve"> </w:delText>
        </w:r>
      </w:del>
      <w:del w:id="9155" w:author="PR Preview" w:date="2026-01-01T00:00:00Z">
        <w:r>
          <w:delText xml:space="preserve">is not a subspace:</w:delText>
        </w:r>
      </w:del>
      <w:del w:id="9156"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9157" w:author="PR Preview" w:date="2026-01-01T00:00:00Z">
        <w:r>
          <w:delText xml:space="preserve"> </w:delText>
        </w:r>
      </w:del>
      <w:del w:id="9158" w:author="PR Preview" w:date="2026-01-01T00:00:00Z">
        <w:r>
          <w:delText xml:space="preserve">is not in it.</w:delText>
        </w:r>
      </w:del>
      <w:del w:id="9159" w:author="PR Preview" w:date="2026-01-01T00:00:00Z">
        <w:r>
          <w:delText xml:space="preserve"> </w:delText>
        </w:r>
      </w:del>
      <w:del w:id="9160" w:author="PR Preview" w:date="2026-01-01T00:00:00Z">
        <w:r>
          <w:delText xml:space="preserve">Its orthogonal complement is</w:delText>
        </w:r>
      </w:del>
    </w:p>
    <w:p>
      <w:pPr>
        <w:pStyle w:val="BodyText"/>
      </w:pPr>
      <w:ins w:id="9161" w:author="PR Preview" w:date="2026-01-01T00:00:00Z">
        <w:r>
          <w:rPr>
            <w:b/>
            <w:bCs/>
          </w:rPr>
          <w:t xml:space="preserve">Example 93 (The complement of a single vector is a line)</w:t>
        </w:r>
      </w:ins>
      <w:ins w:id="9162" w:author="PR Preview" w:date="2026-01-01T00:00:00Z">
        <w:r>
          <w:t xml:space="preserve"> </w:t>
        </w:r>
      </w:ins>
      <w:ins w:id="9163" w:author="PR Preview" w:date="2026-01-01T00:00:00Z">
        <w:r>
          <w:t xml:space="preserve">The one-element set</w:t>
        </w:r>
      </w:ins>
      <w:ins w:id="9164"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9165" w:author="PR Preview" w:date="2026-01-01T00:00:00Z">
        <w:r>
          <w:t xml:space="preserve"> </w:t>
        </w:r>
      </w:ins>
      <w:ins w:id="9166" w:author="PR Preview" w:date="2026-01-01T00:00:00Z">
        <w:r>
          <w:t xml:space="preserve">in</w:t>
        </w:r>
      </w:ins>
      <w:ins w:id="9167" w:author="PR Preview" w:date="2026-01-01T00:00:00Z">
        <w:r>
          <w:t xml:space="preserve"> </w:t>
        </w:r>
      </w:ins>
      <m:oMath>
        <m:sSup>
          <m:e>
            <m:r>
              <m:rPr>
                <m:scr m:val="double-struck"/>
                <m:sty m:val="p"/>
              </m:rPr>
              <m:t>R</m:t>
            </m:r>
          </m:e>
          <m:sup>
            <m:r>
              <m:t>2</m:t>
            </m:r>
          </m:sup>
        </m:sSup>
      </m:oMath>
      <w:ins w:id="9168" w:author="PR Preview" w:date="2026-01-01T00:00:00Z">
        <w:r>
          <w:t xml:space="preserve"> </w:t>
        </w:r>
      </w:ins>
      <w:ins w:id="9169" w:author="PR Preview" w:date="2026-01-01T00:00:00Z">
        <w:r>
          <w:t xml:space="preserve">is not a subspace:</w:t>
        </w:r>
      </w:ins>
      <w:ins w:id="9170"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9171" w:author="PR Preview" w:date="2026-01-01T00:00:00Z">
        <w:r>
          <w:t xml:space="preserve"> </w:t>
        </w:r>
      </w:ins>
      <w:ins w:id="9172" w:author="PR Preview" w:date="2026-01-01T00:00:00Z">
        <w:r>
          <w:t xml:space="preserve">is not in it.</w:t>
        </w:r>
      </w:ins>
      <w:ins w:id="9173" w:author="PR Preview" w:date="2026-01-01T00:00:00Z">
        <w:r>
          <w:t xml:space="preserve"> </w:t>
        </w:r>
      </w:ins>
      <w:ins w:id="9174" w:author="PR Preview" w:date="2026-01-01T00:00:00Z">
        <w:r>
          <w:t xml:space="preserve">Its orthogonal complement is</w:t>
        </w:r>
      </w:ins>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del w:id="9175" w:author="PR Preview" w:date="2026-01-01T00:00:00Z">
        <w:r>
          <w:delText xml:space="preserve">That set is</w:delText>
        </w:r>
      </w:del>
      <w:del w:id="9176"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9177" w:author="PR Preview" w:date="2026-01-01T00:00:00Z">
        <w:r>
          <w:delText xml:space="preserve">,</w:delText>
        </w:r>
      </w:del>
      <w:del w:id="9178" w:author="PR Preview" w:date="2026-01-01T00:00:00Z">
        <w:r>
          <w:delText xml:space="preserve"> </w:delText>
        </w:r>
      </w:del>
      <w:del w:id="9179" w:author="PR Preview" w:date="2026-01-01T00:00:00Z">
        <w:r>
          <w:delText xml:space="preserve">a subspace by</w:delText>
        </w:r>
      </w:del>
      <w:del w:id="9180" w:author="PR Preview" w:date="2026-01-01T00:00:00Z">
        <w:r>
          <w:delText xml:space="preserve"> </w:delText>
        </w:r>
      </w:del>
      <w:hyperlink w:anchor="thm-span-subspace">
        <w:del w:id="9181" w:author="PR Preview" w:date="2026-01-01T00:00:00Z">
          <w:r>
            <w:rPr>
              <w:rStyle w:val="Hyperlink"/>
            </w:rPr>
            <w:delText xml:space="preserve">Theorem 23</w:delText>
          </w:r>
        </w:del>
      </w:hyperlink>
      <w:del w:id="9182" w:author="PR Preview" w:date="2026-01-01T00:00:00Z">
        <w:r>
          <w:delText xml:space="preserve">,</w:delText>
        </w:r>
      </w:del>
      <w:del w:id="9183" w:author="PR Preview" w:date="2026-01-01T00:00:00Z">
        <w:r>
          <w:delText xml:space="preserve"> </w:delText>
        </w:r>
      </w:del>
      <w:del w:id="9184" w:author="PR Preview" w:date="2026-01-01T00:00:00Z">
        <w:r>
          <w:delText xml:space="preserve">as</w:delText>
        </w:r>
      </w:del>
      <w:del w:id="9185" w:author="PR Preview" w:date="2026-01-01T00:00:00Z">
        <w:r>
          <w:delText xml:space="preserve"> </w:delText>
        </w:r>
      </w:del>
      <w:hyperlink w:anchor="thm-orthogonal-complement-subspace">
        <w:del w:id="9186" w:author="PR Preview" w:date="2026-01-01T00:00:00Z">
          <w:r>
            <w:rPr>
              <w:rStyle w:val="Hyperlink"/>
            </w:rPr>
            <w:delText xml:space="preserve">Theorem 53</w:delText>
          </w:r>
        </w:del>
      </w:hyperlink>
      <w:del w:id="9187" w:author="PR Preview" w:date="2026-01-01T00:00:00Z">
        <w:r>
          <w:delText xml:space="preserve"> </w:delText>
        </w:r>
      </w:del>
      <w:del w:id="9188" w:author="PR Preview" w:date="2026-01-01T00:00:00Z">
        <w:r>
          <w:delText xml:space="preserve">says it must be.</w:delText>
        </w:r>
      </w:del>
      <w:del w:id="9189" w:author="PR Preview" w:date="2026-01-01T00:00:00Z">
        <w:r>
          <w:delText xml:space="preserve"> </w:delText>
        </w:r>
      </w:del>
      <w:del w:id="9190" w:author="PR Preview" w:date="2026-01-01T00:00:00Z">
        <w:r>
          <w:delText xml:space="preserve">It contains</w:delText>
        </w:r>
      </w:del>
      <w:del w:id="9191" w:author="PR Preview" w:date="2026-01-01T00:00:00Z">
        <w:r>
          <w:delText xml:space="preserve"> </w:delText>
        </w:r>
      </w:del>
      <m:oMath>
        <m:r>
          <m:rPr>
            <m:sty m:val="p"/>
          </m:rPr>
          <m:t>(</m:t>
        </m:r>
        <m:r>
          <m:rPr>
            <m:sty m:val="p"/>
          </m:rPr>
          <m:t>−</m:t>
        </m:r>
        <m:r>
          <m:t>2</m:t>
        </m:r>
        <m:r>
          <m:rPr>
            <m:sty m:val="p"/>
          </m:rPr>
          <m:t>,</m:t>
        </m:r>
        <m:r>
          <m:t>1</m:t>
        </m:r>
        <m:r>
          <m:rPr>
            <m:sty m:val="p"/>
          </m:rPr>
          <m:t>)</m:t>
        </m:r>
      </m:oMath>
      <w:del w:id="9192" w:author="PR Preview" w:date="2026-01-01T00:00:00Z">
        <w:r>
          <w:delText xml:space="preserve">, the vector</w:delText>
        </w:r>
      </w:del>
      <w:del w:id="9193" w:author="PR Preview" w:date="2026-01-01T00:00:00Z">
        <w:r>
          <w:delText xml:space="preserve"> </w:delText>
        </w:r>
      </w:del>
      <w:hyperlink w:anchor="rem-orthogonal-perpendicular">
        <w:del w:id="9194" w:author="PR Preview" w:date="2026-01-01T00:00:00Z">
          <w:r>
            <w:rPr>
              <w:rStyle w:val="Hyperlink"/>
            </w:rPr>
            <w:delText xml:space="preserve">Remark 9</w:delText>
          </w:r>
        </w:del>
      </w:hyperlink>
      <w:del w:id="9195" w:author="PR Preview" w:date="2026-01-01T00:00:00Z">
        <w:r>
          <w:delText xml:space="preserve"> </w:delText>
        </w:r>
      </w:del>
      <w:del w:id="9196" w:author="PR Preview" w:date="2026-01-01T00:00:00Z">
        <w:r>
          <w:delText xml:space="preserve">found perpendicular to</w:delText>
        </w:r>
      </w:del>
      <w:del w:id="9197" w:author="PR Preview" w:date="2026-01-01T00:00:00Z">
        <w:r>
          <w:delText xml:space="preserve"> </w:delText>
        </w:r>
      </w:del>
      <m:oMath>
        <m:r>
          <m:rPr>
            <m:sty m:val="p"/>
          </m:rPr>
          <m:t>(</m:t>
        </m:r>
        <m:r>
          <m:t>1</m:t>
        </m:r>
        <m:r>
          <m:rPr>
            <m:sty m:val="p"/>
          </m:rPr>
          <m:t>,</m:t>
        </m:r>
        <m:r>
          <m:t>2</m:t>
        </m:r>
        <m:r>
          <m:rPr>
            <m:sty m:val="p"/>
          </m:rPr>
          <m:t>)</m:t>
        </m:r>
      </m:oMath>
      <w:del w:id="9198" w:author="PR Preview" w:date="2026-01-01T00:00:00Z">
        <w:r>
          <w:delText xml:space="preserve">.</w:delText>
        </w:r>
      </w:del>
    </w:p>
    <w:p>
      <w:pPr>
        <w:pStyle w:val="BodyText"/>
      </w:pPr>
      <w:del w:id="9199" w:author="PR Preview" w:date="2026-01-01T00:00:00Z">
        <w:r>
          <w:rPr>
            <w:b/>
            <w:bCs/>
          </w:rPr>
          <w:delText xml:space="preserve">Theorem 54 (The orthogonal complement of a column space is a null space)</w:delText>
        </w:r>
      </w:del>
      <w:del w:id="9200" w:author="PR Preview" w:date="2026-01-01T00:00:00Z">
        <w:r>
          <w:delText xml:space="preserve"> </w:delText>
        </w:r>
      </w:del>
      <w:del w:id="9201" w:author="PR Preview" w:date="2026-01-01T00:00:00Z">
        <w:r>
          <w:delText xml:space="preserve">For any</w:delText>
        </w:r>
      </w:del>
      <w:del w:id="9202" w:author="PR Preview" w:date="2026-01-01T00:00:00Z">
        <w:r>
          <w:delText xml:space="preserve"> </w:delText>
        </w:r>
      </w:del>
      <m:oMath>
        <m:r>
          <m:t>m</m:t>
        </m:r>
        <m:r>
          <m:rPr>
            <m:sty m:val="p"/>
          </m:rPr>
          <m:t>×</m:t>
        </m:r>
        <m:r>
          <m:t>n</m:t>
        </m:r>
      </m:oMath>
      <w:del w:id="9203" w:author="PR Preview" w:date="2026-01-01T00:00:00Z">
        <w:r>
          <w:delText xml:space="preserve"> </w:delText>
        </w:r>
      </w:del>
      <w:del w:id="9204" w:author="PR Preview" w:date="2026-01-01T00:00:00Z">
        <w:r>
          <w:delText xml:space="preserve">matrix</w:delText>
        </w:r>
      </w:del>
      <w:del w:id="9205" w:author="PR Preview" w:date="2026-01-01T00:00:00Z">
        <w:r>
          <w:delText xml:space="preserve"> </w:delText>
        </w:r>
      </w:del>
      <m:oMath>
        <m:r>
          <m:rPr>
            <m:sty m:val="bi"/>
          </m:rPr>
          <m:t>A</m:t>
        </m:r>
      </m:oMath>
      <w:del w:id="9206" w:author="PR Preview" w:date="2026-01-01T00:00:00Z">
        <w:r>
          <w:delText xml:space="preserve">,</w:delText>
        </w:r>
      </w:del>
    </w:p>
    <w:p>
      <w:pPr>
        <w:pStyle w:val="FirstParagraph"/>
      </w:pPr>
      <w:ins w:id="9207" w:author="PR Preview" w:date="2026-01-01T00:00:00Z">
        <w:r>
          <w:t xml:space="preserve">That set is</w:t>
        </w:r>
      </w:ins>
      <w:ins w:id="9208"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9209" w:author="PR Preview" w:date="2026-01-01T00:00:00Z">
        <w:r>
          <w:t xml:space="preserve">,</w:t>
        </w:r>
      </w:ins>
      <w:ins w:id="9210" w:author="PR Preview" w:date="2026-01-01T00:00:00Z">
        <w:r>
          <w:t xml:space="preserve"> </w:t>
        </w:r>
      </w:ins>
      <w:ins w:id="9211" w:author="PR Preview" w:date="2026-01-01T00:00:00Z">
        <w:r>
          <w:t xml:space="preserve">a subspace by</w:t>
        </w:r>
      </w:ins>
      <w:ins w:id="9212" w:author="PR Preview" w:date="2026-01-01T00:00:00Z">
        <w:r>
          <w:t xml:space="preserve"> </w:t>
        </w:r>
      </w:ins>
      <w:hyperlink w:anchor="thm-span-subspace">
        <w:ins w:id="9213" w:author="PR Preview" w:date="2026-01-01T00:00:00Z">
          <w:r>
            <w:rPr>
              <w:rStyle w:val="Hyperlink"/>
            </w:rPr>
            <w:t xml:space="preserve">Theorem 22</w:t>
          </w:r>
        </w:ins>
      </w:hyperlink>
      <w:ins w:id="9214" w:author="PR Preview" w:date="2026-01-01T00:00:00Z">
        <w:r>
          <w:t xml:space="preserve">,</w:t>
        </w:r>
      </w:ins>
      <w:ins w:id="9215" w:author="PR Preview" w:date="2026-01-01T00:00:00Z">
        <w:r>
          <w:t xml:space="preserve"> </w:t>
        </w:r>
      </w:ins>
      <w:ins w:id="9216" w:author="PR Preview" w:date="2026-01-01T00:00:00Z">
        <w:r>
          <w:t xml:space="preserve">as</w:t>
        </w:r>
      </w:ins>
      <w:ins w:id="9217" w:author="PR Preview" w:date="2026-01-01T00:00:00Z">
        <w:r>
          <w:t xml:space="preserve"> </w:t>
        </w:r>
      </w:ins>
      <w:hyperlink w:anchor="thm-orthogonal-complement-subspace">
        <w:ins w:id="9218" w:author="PR Preview" w:date="2026-01-01T00:00:00Z">
          <w:r>
            <w:rPr>
              <w:rStyle w:val="Hyperlink"/>
            </w:rPr>
            <w:t xml:space="preserve">Theorem 52</w:t>
          </w:r>
        </w:ins>
      </w:hyperlink>
      <w:ins w:id="9219" w:author="PR Preview" w:date="2026-01-01T00:00:00Z">
        <w:r>
          <w:t xml:space="preserve"> </w:t>
        </w:r>
      </w:ins>
      <w:ins w:id="9220" w:author="PR Preview" w:date="2026-01-01T00:00:00Z">
        <w:r>
          <w:t xml:space="preserve">says it must be.</w:t>
        </w:r>
      </w:ins>
      <w:ins w:id="9221" w:author="PR Preview" w:date="2026-01-01T00:00:00Z">
        <w:r>
          <w:t xml:space="preserve"> </w:t>
        </w:r>
      </w:ins>
      <w:ins w:id="9222" w:author="PR Preview" w:date="2026-01-01T00:00:00Z">
        <w:r>
          <w:t xml:space="preserve">It contains</w:t>
        </w:r>
      </w:ins>
      <w:ins w:id="9223" w:author="PR Preview" w:date="2026-01-01T00:00:00Z">
        <w:r>
          <w:t xml:space="preserve"> </w:t>
        </w:r>
      </w:ins>
      <m:oMath>
        <m:r>
          <m:rPr>
            <m:sty m:val="p"/>
          </m:rPr>
          <m:t>(</m:t>
        </m:r>
        <m:r>
          <m:rPr>
            <m:sty m:val="p"/>
          </m:rPr>
          <m:t>−</m:t>
        </m:r>
        <m:r>
          <m:t>2</m:t>
        </m:r>
        <m:r>
          <m:rPr>
            <m:sty m:val="p"/>
          </m:rPr>
          <m:t>,</m:t>
        </m:r>
        <m:r>
          <m:t>1</m:t>
        </m:r>
        <m:r>
          <m:rPr>
            <m:sty m:val="p"/>
          </m:rPr>
          <m:t>)</m:t>
        </m:r>
      </m:oMath>
      <w:ins w:id="9224" w:author="PR Preview" w:date="2026-01-01T00:00:00Z">
        <w:r>
          <w:t xml:space="preserve">, the vector</w:t>
        </w:r>
      </w:ins>
      <w:ins w:id="9225" w:author="PR Preview" w:date="2026-01-01T00:00:00Z">
        <w:r>
          <w:t xml:space="preserve"> </w:t>
        </w:r>
      </w:ins>
      <w:hyperlink w:anchor="rem-orthogonal-perpendicular">
        <w:ins w:id="9226" w:author="PR Preview" w:date="2026-01-01T00:00:00Z">
          <w:r>
            <w:rPr>
              <w:rStyle w:val="Hyperlink"/>
            </w:rPr>
            <w:t xml:space="preserve">Remark 9</w:t>
          </w:r>
        </w:ins>
      </w:hyperlink>
      <w:ins w:id="9227" w:author="PR Preview" w:date="2026-01-01T00:00:00Z">
        <w:r>
          <w:t xml:space="preserve"> </w:t>
        </w:r>
      </w:ins>
      <w:ins w:id="9228" w:author="PR Preview" w:date="2026-01-01T00:00:00Z">
        <w:r>
          <w:t xml:space="preserve">found perpendicular to</w:t>
        </w:r>
      </w:ins>
      <w:ins w:id="9229" w:author="PR Preview" w:date="2026-01-01T00:00:00Z">
        <w:r>
          <w:t xml:space="preserve"> </w:t>
        </w:r>
      </w:ins>
      <m:oMath>
        <m:r>
          <m:rPr>
            <m:sty m:val="p"/>
          </m:rPr>
          <m:t>(</m:t>
        </m:r>
        <m:r>
          <m:t>1</m:t>
        </m:r>
        <m:r>
          <m:rPr>
            <m:sty m:val="p"/>
          </m:rPr>
          <m:t>,</m:t>
        </m:r>
        <m:r>
          <m:t>2</m:t>
        </m:r>
        <m:r>
          <m:rPr>
            <m:sty m:val="p"/>
          </m:rPr>
          <m:t>)</m:t>
        </m:r>
      </m:oMath>
      <w:ins w:id="9230" w:author="PR Preview" w:date="2026-01-01T00:00:00Z">
        <w:r>
          <w:t xml:space="preserve">.</w:t>
        </w:r>
      </w:ins>
    </w:p>
    <w:bookmarkEnd w:id="335"/>
    <w:bookmarkStart w:id="336" w:name="thm-complement-null-space"/>
    <w:p>
      <w:pPr>
        <w:pStyle w:val="BodyText"/>
      </w:pPr>
      <w:ins w:id="9231" w:author="PR Preview" w:date="2026-01-01T00:00:00Z">
        <w:r>
          <w:rPr>
            <w:b/>
            <w:bCs/>
          </w:rPr>
          <w:t xml:space="preserve">Theorem 53 (The orthogonal complement of a column space is a null space)</w:t>
        </w:r>
      </w:ins>
      <w:ins w:id="9232" w:author="PR Preview" w:date="2026-01-01T00:00:00Z">
        <w:r>
          <w:t xml:space="preserve"> </w:t>
        </w:r>
      </w:ins>
      <w:ins w:id="9233" w:author="PR Preview" w:date="2026-01-01T00:00:00Z">
        <w:r>
          <w:t xml:space="preserve">For any</w:t>
        </w:r>
      </w:ins>
      <w:ins w:id="9234" w:author="PR Preview" w:date="2026-01-01T00:00:00Z">
        <w:r>
          <w:t xml:space="preserve"> </w:t>
        </w:r>
      </w:ins>
      <m:oMath>
        <m:r>
          <m:t>m</m:t>
        </m:r>
        <m:r>
          <m:rPr>
            <m:sty m:val="p"/>
          </m:rPr>
          <m:t>×</m:t>
        </m:r>
        <m:r>
          <m:t>n</m:t>
        </m:r>
      </m:oMath>
      <w:ins w:id="9235" w:author="PR Preview" w:date="2026-01-01T00:00:00Z">
        <w:r>
          <w:t xml:space="preserve"> </w:t>
        </w:r>
      </w:ins>
      <w:ins w:id="9236" w:author="PR Preview" w:date="2026-01-01T00:00:00Z">
        <w:r>
          <w:t xml:space="preserve">matrix</w:t>
        </w:r>
      </w:ins>
      <w:ins w:id="9237" w:author="PR Preview" w:date="2026-01-01T00:00:00Z">
        <w:r>
          <w:t xml:space="preserve"> </w:t>
        </w:r>
      </w:ins>
      <m:oMath>
        <m:r>
          <m:rPr>
            <m:sty m:val="bi"/>
          </m:rPr>
          <m:t>A</m:t>
        </m:r>
      </m:oMath>
      <w:ins w:id="9238"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9239" w:author="PR Preview" w:date="2026-01-01T00:00:00Z">
        <w:r>
          <w:rPr>
            <w:b/>
            <w:bCs/>
          </w:rPr>
          <w:delText xml:space="preserve">.</w:delText>
        </w:r>
      </w:del>
      <w:del w:id="9240" w:author="PR Preview" w:date="2026-01-01T00:00:00Z">
        <w:r>
          <w:delText xml:space="preserve"> </w:delText>
        </w:r>
      </w:del>
      <w:del w:id="9241" w:author="PR Preview" w:date="2026-01-01T00:00:00Z">
        <w:r>
          <w:delText xml:space="preserve">Each column</w:delText>
        </w:r>
      </w:del>
      <w:del w:id="9242" w:author="PR Preview" w:date="2026-01-01T00:00:00Z">
        <w:r>
          <w:delText xml:space="preserve"> </w:delText>
        </w:r>
      </w:del>
      <w:del w:id="9243" w:author="PR Preview" w:date="2026-01-01T00:00:00Z">
        <w:r>
          <w:delText xml:space="preserve">$\mathord{\smash[b]{\underset{\raise.3ex\hbox{$\scriptstyle\sim$}}{a}}\vphantom{a}}_j$</w:delText>
        </w:r>
      </w:del>
      <w:del w:id="9244" w:author="PR Preview" w:date="2026-01-01T00:00:00Z">
        <w:r>
          <w:delText xml:space="preserve"> </w:delText>
        </w:r>
      </w:del>
      <w:del w:id="9245" w:author="PR Preview" w:date="2026-01-01T00:00:00Z">
        <w:r>
          <w:delText xml:space="preserve">is in</w:delText>
        </w:r>
      </w:del>
      <w:del w:id="9246" w:author="PR Preview" w:date="2026-01-01T00:00:00Z">
        <w:r>
          <w:delText xml:space="preserve"> </w:delText>
        </w:r>
      </w:del>
      <m:oMath>
        <m:r>
          <m:rPr>
            <m:scr m:val="script"/>
            <m:sty m:val="p"/>
          </m:rPr>
          <m:t>C</m:t>
        </m:r>
        <m:r>
          <m:rPr>
            <m:sty m:val="p"/>
          </m:rPr>
          <m:t>(</m:t>
        </m:r>
        <m:r>
          <m:rPr>
            <m:sty m:val="bi"/>
          </m:rPr>
          <m:t>A</m:t>
        </m:r>
        <m:r>
          <m:rPr>
            <m:sty m:val="p"/>
          </m:rPr>
          <m:t>)</m:t>
        </m:r>
      </m:oMath>
      <w:del w:id="9247" w:author="PR Preview" w:date="2026-01-01T00:00:00Z">
        <w:r>
          <w:delText xml:space="preserve"> </w:delText>
        </w:r>
      </w:del>
      <w:del w:id="9248" w:author="PR Preview" w:date="2026-01-01T00:00:00Z">
        <w:r>
          <w:delText xml:space="preserve">(</w:delText>
        </w:r>
      </w:del>
      <w:hyperlink w:anchor="thm-column-space-span">
        <w:del w:id="9249" w:author="PR Preview" w:date="2026-01-01T00:00:00Z">
          <w:r>
            <w:rPr>
              <w:rStyle w:val="Hyperlink"/>
            </w:rPr>
            <w:delText xml:space="preserve">Theorem 33</w:delText>
          </w:r>
        </w:del>
      </w:hyperlink>
      <w:del w:id="9250" w:author="PR Preview" w:date="2026-01-01T00:00:00Z">
        <w:r>
          <w:delText xml:space="preserve">),</w:delText>
        </w:r>
      </w:del>
      <w:del w:id="9251" w:author="PR Preview" w:date="2026-01-01T00:00:00Z">
        <w:r>
          <w:delText xml:space="preserve"> </w:delText>
        </w:r>
      </w:del>
      <w:del w:id="9252" w:author="PR Preview" w:date="2026-01-01T00:00:00Z">
        <w:r>
          <w:delText xml:space="preserve">so a vector orthogonal to all of</w:delText>
        </w:r>
      </w:del>
      <w:del w:id="9253" w:author="PR Preview" w:date="2026-01-01T00:00:00Z">
        <w:r>
          <w:delText xml:space="preserve"> </w:delText>
        </w:r>
      </w:del>
      <m:oMath>
        <m:r>
          <m:rPr>
            <m:scr m:val="script"/>
            <m:sty m:val="p"/>
          </m:rPr>
          <m:t>C</m:t>
        </m:r>
        <m:r>
          <m:rPr>
            <m:sty m:val="p"/>
          </m:rPr>
          <m:t>(</m:t>
        </m:r>
        <m:r>
          <m:rPr>
            <m:sty m:val="bi"/>
          </m:rPr>
          <m:t>A</m:t>
        </m:r>
        <m:r>
          <m:rPr>
            <m:sty m:val="p"/>
          </m:rPr>
          <m:t>)</m:t>
        </m:r>
      </m:oMath>
      <w:del w:id="9254" w:author="PR Preview" w:date="2026-01-01T00:00:00Z">
        <w:r>
          <w:delText xml:space="preserve"> </w:delText>
        </w:r>
      </w:del>
      <w:del w:id="9255" w:author="PR Preview" w:date="2026-01-01T00:00:00Z">
        <w:r>
          <w:delText xml:space="preserve">is orthogonal to every column.</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9256" w:author="PR Preview" w:date="2026-01-01T00:00:00Z">
        <w:r>
          <w:rPr>
            <w:b/>
            <w:bCs/>
          </w:rPr>
          <w:t xml:space="preserve">.</w:t>
        </w:r>
      </w:ins>
      <w:ins w:id="9257" w:author="PR Preview" w:date="2026-01-01T00:00:00Z">
        <w:r>
          <w:t xml:space="preserve"> </w:t>
        </w:r>
      </w:ins>
      <w:ins w:id="9258" w:author="PR Preview" w:date="2026-01-01T00:00:00Z">
        <w:r>
          <w:t xml:space="preserve">Each column</w:t>
        </w:r>
      </w:ins>
      <w:ins w:id="9259" w:author="PR Preview" w:date="2026-01-01T00:00:00Z">
        <w:r>
          <w:t xml:space="preserve"> </w:t>
        </w:r>
      </w:ins>
      <w:ins w:id="9260" w:author="PR Preview" w:date="2026-01-01T00:00:00Z">
        <w:r>
          <w:t xml:space="preserve">$\mathord{\smash[b]{\underset{\raise.3ex\hbox{$\scriptstyle\sim$}}{a}}\vphantom{a}}_j$</w:t>
        </w:r>
      </w:ins>
      <w:ins w:id="9261" w:author="PR Preview" w:date="2026-01-01T00:00:00Z">
        <w:r>
          <w:t xml:space="preserve"> </w:t>
        </w:r>
      </w:ins>
      <w:ins w:id="9262" w:author="PR Preview" w:date="2026-01-01T00:00:00Z">
        <w:r>
          <w:t xml:space="preserve">is in</w:t>
        </w:r>
      </w:ins>
      <w:ins w:id="9263" w:author="PR Preview" w:date="2026-01-01T00:00:00Z">
        <w:r>
          <w:t xml:space="preserve"> </w:t>
        </w:r>
      </w:ins>
      <m:oMath>
        <m:r>
          <m:rPr>
            <m:scr m:val="script"/>
            <m:sty m:val="p"/>
          </m:rPr>
          <m:t>C</m:t>
        </m:r>
        <m:r>
          <m:rPr>
            <m:sty m:val="p"/>
          </m:rPr>
          <m:t>(</m:t>
        </m:r>
        <m:r>
          <m:rPr>
            <m:sty m:val="bi"/>
          </m:rPr>
          <m:t>A</m:t>
        </m:r>
        <m:r>
          <m:rPr>
            <m:sty m:val="p"/>
          </m:rPr>
          <m:t>)</m:t>
        </m:r>
      </m:oMath>
      <w:ins w:id="9264" w:author="PR Preview" w:date="2026-01-01T00:00:00Z">
        <w:r>
          <w:t xml:space="preserve"> </w:t>
        </w:r>
      </w:ins>
      <w:ins w:id="9265" w:author="PR Preview" w:date="2026-01-01T00:00:00Z">
        <w:r>
          <w:t xml:space="preserve">(</w:t>
        </w:r>
      </w:ins>
      <w:hyperlink w:anchor="thm-column-space-span">
        <w:ins w:id="9266" w:author="PR Preview" w:date="2026-01-01T00:00:00Z">
          <w:r>
            <w:rPr>
              <w:rStyle w:val="Hyperlink"/>
            </w:rPr>
            <w:t xml:space="preserve">Theorem 32</w:t>
          </w:r>
        </w:ins>
      </w:hyperlink>
      <w:ins w:id="9267" w:author="PR Preview" w:date="2026-01-01T00:00:00Z">
        <w:r>
          <w:t xml:space="preserve">),</w:t>
        </w:r>
      </w:ins>
      <w:ins w:id="9268" w:author="PR Preview" w:date="2026-01-01T00:00:00Z">
        <w:r>
          <w:t xml:space="preserve"> </w:t>
        </w:r>
      </w:ins>
      <w:ins w:id="9269" w:author="PR Preview" w:date="2026-01-01T00:00:00Z">
        <w:r>
          <w:t xml:space="preserve">so a vector orthogonal to all of</w:t>
        </w:r>
      </w:ins>
      <w:ins w:id="9270" w:author="PR Preview" w:date="2026-01-01T00:00:00Z">
        <w:r>
          <w:t xml:space="preserve"> </w:t>
        </w:r>
      </w:ins>
      <m:oMath>
        <m:r>
          <m:rPr>
            <m:scr m:val="script"/>
            <m:sty m:val="p"/>
          </m:rPr>
          <m:t>C</m:t>
        </m:r>
        <m:r>
          <m:rPr>
            <m:sty m:val="p"/>
          </m:rPr>
          <m:t>(</m:t>
        </m:r>
        <m:r>
          <m:rPr>
            <m:sty m:val="bi"/>
          </m:rPr>
          <m:t>A</m:t>
        </m:r>
        <m:r>
          <m:rPr>
            <m:sty m:val="p"/>
          </m:rPr>
          <m:t>)</m:t>
        </m:r>
      </m:oMath>
      <w:ins w:id="9271" w:author="PR Preview" w:date="2026-01-01T00:00:00Z">
        <w:r>
          <w:t xml:space="preserve"> </w:t>
        </w:r>
      </w:ins>
      <w:ins w:id="9272"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del w:id="9273" w:author="PR Preview" w:date="2026-01-01T00:00:00Z">
        <w:r>
          <w:rPr>
            <w:b/>
            <w:bCs/>
          </w:rPr>
          <w:delText xml:space="preserve">Example 95 (The complement of the column space in</w:delText>
        </w:r>
      </w:del>
      <w:del w:id="9274" w:author="PR Preview" w:date="2026-01-01T00:00:00Z">
        <w:r>
          <w:rPr>
            <w:b/>
            <w:bCs/>
          </w:rPr>
          <w:delText xml:space="preserve"> </w:delText>
        </w:r>
      </w:del>
      <w:hyperlink w:anchor="exm-column-space">
        <w:del w:id="9275" w:author="PR Preview" w:date="2026-01-01T00:00:00Z">
          <w:r>
            <w:rPr>
              <w:rStyle w:val="Hyperlink"/>
              <w:b/>
              <w:bCs/>
            </w:rPr>
            <w:delText xml:space="preserve">Example 57</w:delText>
          </w:r>
        </w:del>
      </w:hyperlink>
      <w:del w:id="9276" w:author="PR Preview" w:date="2026-01-01T00:00:00Z">
        <w:r>
          <w:rPr>
            <w:b/>
            <w:bCs/>
          </w:rPr>
          <w:delText xml:space="preserve">)</w:delText>
        </w:r>
      </w:del>
      <w:del w:id="9277" w:author="PR Preview" w:date="2026-01-01T00:00:00Z">
        <w:r>
          <w:delText xml:space="preserve"> </w:delText>
        </w:r>
      </w:del>
      <w:del w:id="9278" w:author="PR Preview" w:date="2026-01-01T00:00:00Z">
        <w:r>
          <w:delText xml:space="preserve">For</w:delText>
        </w:r>
      </w:del>
      <w:del w:id="9279" w:author="PR Preview" w:date="2026-01-01T00:00:00Z">
        <w:r>
          <w:delText xml:space="preserve"> </w:delText>
        </w:r>
      </w:del>
      <m:oMath>
        <m:r>
          <m:rPr>
            <m:sty m:val="bi"/>
          </m:rPr>
          <m:t>A</m:t>
        </m:r>
      </m:oMath>
      <w:del w:id="9280" w:author="PR Preview" w:date="2026-01-01T00:00:00Z">
        <w:r>
          <w:delText xml:space="preserve"> </w:delText>
        </w:r>
      </w:del>
      <w:del w:id="9281" w:author="PR Preview" w:date="2026-01-01T00:00:00Z">
        <w:r>
          <w:delText xml:space="preserve">in</w:delText>
        </w:r>
      </w:del>
      <w:del w:id="9282" w:author="PR Preview" w:date="2026-01-01T00:00:00Z">
        <w:r>
          <w:delText xml:space="preserve"> </w:delText>
        </w:r>
      </w:del>
      <w:hyperlink w:anchor="exm-column-space">
        <w:del w:id="9283" w:author="PR Preview" w:date="2026-01-01T00:00:00Z">
          <w:r>
            <w:rPr>
              <w:rStyle w:val="Hyperlink"/>
            </w:rPr>
            <w:delText xml:space="preserve">Example 57</w:delText>
          </w:r>
        </w:del>
      </w:hyperlink>
      <w:del w:id="9284" w:author="PR Preview" w:date="2026-01-01T00:00:00Z">
        <w:r>
          <w:delText xml:space="preserve">,</w:delText>
        </w:r>
      </w:del>
      <w:del w:id="9285"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9286" w:author="PR Preview" w:date="2026-01-01T00:00:00Z">
        <w:r>
          <w:delText xml:space="preserve"> </w:delText>
        </w:r>
      </w:del>
      <w:del w:id="9287" w:author="PR Preview" w:date="2026-01-01T00:00:00Z">
        <w:r>
          <w:delText xml:space="preserve">(1).</w:delText>
        </w:r>
      </w:del>
      <w:del w:id="9288" w:author="PR Preview" w:date="2026-01-01T00:00:00Z">
        <w:r>
          <w:delText xml:space="preserve"> </w:delText>
        </w:r>
      </w:del>
      <w:hyperlink w:anchor="exm-null-space">
        <w:del w:id="9289" w:author="PR Preview" w:date="2026-01-01T00:00:00Z">
          <w:r>
            <w:rPr>
              <w:rStyle w:val="Hyperlink"/>
            </w:rPr>
            <w:delText xml:space="preserve">Example 59</w:delText>
          </w:r>
        </w:del>
      </w:hyperlink>
      <w:del w:id="9290" w:author="PR Preview" w:date="2026-01-01T00:00:00Z">
        <w:r>
          <w:delText xml:space="preserve"> </w:delText>
        </w:r>
      </w:del>
      <w:del w:id="9291" w:author="PR Preview" w:date="2026-01-01T00:00:00Z">
        <w:r>
          <w:delText xml:space="preserve">found</w:delText>
        </w:r>
      </w:del>
      <w:del w:id="9292"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9293" w:author="PR Preview" w:date="2026-01-01T00:00:00Z">
        <w:r>
          <w:delText xml:space="preserve">,</w:delText>
        </w:r>
      </w:del>
      <w:del w:id="9294" w:author="PR Preview" w:date="2026-01-01T00:00:00Z">
        <w:r>
          <w:delText xml:space="preserve"> </w:delText>
        </w:r>
      </w:del>
      <w:del w:id="9295" w:author="PR Preview" w:date="2026-01-01T00:00:00Z">
        <w:r>
          <w:delText xml:space="preserve">so by</w:delText>
        </w:r>
      </w:del>
      <w:del w:id="9296" w:author="PR Preview" w:date="2026-01-01T00:00:00Z">
        <w:r>
          <w:delText xml:space="preserve"> </w:delText>
        </w:r>
      </w:del>
      <w:hyperlink w:anchor="thm-complement-null-space">
        <w:del w:id="9297" w:author="PR Preview" w:date="2026-01-01T00:00:00Z">
          <w:r>
            <w:rPr>
              <w:rStyle w:val="Hyperlink"/>
            </w:rPr>
            <w:delText xml:space="preserve">Theorem 54</w:delText>
          </w:r>
        </w:del>
      </w:hyperlink>
      <w:del w:id="9298" w:author="PR Preview" w:date="2026-01-01T00:00:00Z">
        <w:r>
          <w:delText xml:space="preserve"> </w:delText>
        </w:r>
      </w:del>
      <w:del w:id="9299" w:author="PR Preview" w:date="2026-01-01T00:00:00Z">
        <w:r>
          <w:delText xml:space="preserve">this line is</w:delText>
        </w:r>
      </w:del>
      <w:del w:id="9300"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9301" w:author="PR Preview" w:date="2026-01-01T00:00:00Z">
        <w:r>
          <w:delText xml:space="preserve">.</w:delText>
        </w:r>
      </w:del>
      <w:del w:id="9302" w:author="PR Preview" w:date="2026-01-01T00:00:00Z">
        <w:r>
          <w:delText xml:space="preserve"> </w:delText>
        </w:r>
      </w:del>
      <w:del w:id="9303" w:author="PR Preview" w:date="2026-01-01T00:00:00Z">
        <w:r>
          <w:delText xml:space="preserve">Directly, for any</w:delText>
        </w:r>
      </w:del>
      <w:del w:id="9304" w:author="PR Preview" w:date="2026-01-01T00:00:00Z">
        <w:r>
          <w:delText xml:space="preserve"> </w:delText>
        </w:r>
      </w:del>
      <m:oMath>
        <m:r>
          <m:t>c</m:t>
        </m:r>
      </m:oMath>
      <w:del w:id="9305"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306" w:author="PR Preview" w:date="2026-01-01T00:00:00Z">
        <w:r>
          <w:rPr>
            <w:b/>
            <w:bCs/>
          </w:rPr>
          <w:delText xml:space="preserve">Theorem 55 (A subspace and its orthogonal complement make up the whole space)</w:delText>
        </w:r>
      </w:del>
      <w:del w:id="9307" w:author="PR Preview" w:date="2026-01-01T00:00:00Z">
        <w:r>
          <w:delText xml:space="preserve"> </w:delText>
        </w:r>
      </w:del>
      <w:del w:id="9308" w:author="PR Preview" w:date="2026-01-01T00:00:00Z">
        <w:r>
          <w:delText xml:space="preserve">Let</w:delText>
        </w:r>
      </w:del>
      <w:del w:id="9309" w:author="PR Preview" w:date="2026-01-01T00:00:00Z">
        <w:r>
          <w:delText xml:space="preserve"> </w:delText>
        </w:r>
      </w:del>
      <m:oMath>
        <m:r>
          <m:rPr>
            <m:scr m:val="script"/>
            <m:sty m:val="p"/>
          </m:rPr>
          <m:t>S</m:t>
        </m:r>
      </m:oMath>
      <w:del w:id="9310" w:author="PR Preview" w:date="2026-01-01T00:00:00Z">
        <w:r>
          <w:delText xml:space="preserve"> </w:delText>
        </w:r>
      </w:del>
      <w:del w:id="9311" w:author="PR Preview" w:date="2026-01-01T00:00:00Z">
        <w:r>
          <w:delText xml:space="preserve">be a subspace of</w:delText>
        </w:r>
      </w:del>
      <w:del w:id="9312" w:author="PR Preview" w:date="2026-01-01T00:00:00Z">
        <w:r>
          <w:delText xml:space="preserve"> </w:delText>
        </w:r>
      </w:del>
      <m:oMath>
        <m:sSup>
          <m:e>
            <m:r>
              <m:rPr>
                <m:scr m:val="double-struck"/>
                <m:sty m:val="p"/>
              </m:rPr>
              <m:t>R</m:t>
            </m:r>
          </m:e>
          <m:sup>
            <m:r>
              <m:t>p</m:t>
            </m:r>
          </m:sup>
        </m:sSup>
      </m:oMath>
      <w:del w:id="9313" w:author="PR Preview" w:date="2026-01-01T00:00:00Z">
        <w:r>
          <w:delText xml:space="preserve">. Then</w:delText>
        </w:r>
      </w:del>
    </w:p>
    <w:p>
      <w:pPr>
        <w:pStyle w:val="BodyText"/>
      </w:pPr>
      <w:ins w:id="9314" w:author="PR Preview" w:date="2026-01-01T00:00:00Z">
        <w:r>
          <w:rPr>
            <w:b/>
            <w:bCs/>
          </w:rPr>
          <w:t xml:space="preserve">Example 94 (The complement of the column space in</w:t>
        </w:r>
      </w:ins>
      <w:ins w:id="9315" w:author="PR Preview" w:date="2026-01-01T00:00:00Z">
        <w:r>
          <w:rPr>
            <w:b/>
            <w:bCs/>
          </w:rPr>
          <w:t xml:space="preserve"> </w:t>
        </w:r>
      </w:ins>
      <w:hyperlink w:anchor="exm-column-space">
        <w:ins w:id="9316" w:author="PR Preview" w:date="2026-01-01T00:00:00Z">
          <w:r>
            <w:rPr>
              <w:rStyle w:val="Hyperlink"/>
              <w:b/>
              <w:bCs/>
            </w:rPr>
            <w:t xml:space="preserve">Example 56</w:t>
          </w:r>
        </w:ins>
      </w:hyperlink>
      <w:ins w:id="9317" w:author="PR Preview" w:date="2026-01-01T00:00:00Z">
        <w:r>
          <w:rPr>
            <w:b/>
            <w:bCs/>
          </w:rPr>
          <w:t xml:space="preserve">)</w:t>
        </w:r>
      </w:ins>
      <w:ins w:id="9318" w:author="PR Preview" w:date="2026-01-01T00:00:00Z">
        <w:r>
          <w:t xml:space="preserve"> </w:t>
        </w:r>
      </w:ins>
      <w:ins w:id="9319" w:author="PR Preview" w:date="2026-01-01T00:00:00Z">
        <w:r>
          <w:t xml:space="preserve">For</w:t>
        </w:r>
      </w:ins>
      <w:ins w:id="9320" w:author="PR Preview" w:date="2026-01-01T00:00:00Z">
        <w:r>
          <w:t xml:space="preserve"> </w:t>
        </w:r>
      </w:ins>
      <m:oMath>
        <m:r>
          <m:rPr>
            <m:sty m:val="bi"/>
          </m:rPr>
          <m:t>A</m:t>
        </m:r>
      </m:oMath>
      <w:ins w:id="9321" w:author="PR Preview" w:date="2026-01-01T00:00:00Z">
        <w:r>
          <w:t xml:space="preserve"> </w:t>
        </w:r>
      </w:ins>
      <w:ins w:id="9322" w:author="PR Preview" w:date="2026-01-01T00:00:00Z">
        <w:r>
          <w:t xml:space="preserve">in</w:t>
        </w:r>
      </w:ins>
      <w:ins w:id="9323" w:author="PR Preview" w:date="2026-01-01T00:00:00Z">
        <w:r>
          <w:t xml:space="preserve"> </w:t>
        </w:r>
      </w:ins>
      <w:hyperlink w:anchor="exm-column-space">
        <w:ins w:id="9324" w:author="PR Preview" w:date="2026-01-01T00:00:00Z">
          <w:r>
            <w:rPr>
              <w:rStyle w:val="Hyperlink"/>
            </w:rPr>
            <w:t xml:space="preserve">Example 56</w:t>
          </w:r>
        </w:ins>
      </w:hyperlink>
      <w:ins w:id="9325" w:author="PR Preview" w:date="2026-01-01T00:00:00Z">
        <w:r>
          <w:t xml:space="preserve">,</w:t>
        </w:r>
      </w:ins>
      <w:ins w:id="9326"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9327" w:author="PR Preview" w:date="2026-01-01T00:00:00Z">
        <w:r>
          <w:t xml:space="preserve"> </w:t>
        </w:r>
      </w:ins>
      <w:ins w:id="9328" w:author="PR Preview" w:date="2026-01-01T00:00:00Z">
        <w:r>
          <w:t xml:space="preserve">(1).</w:t>
        </w:r>
      </w:ins>
      <w:ins w:id="9329" w:author="PR Preview" w:date="2026-01-01T00:00:00Z">
        <w:r>
          <w:t xml:space="preserve"> </w:t>
        </w:r>
      </w:ins>
      <w:hyperlink w:anchor="exm-null-space">
        <w:ins w:id="9330" w:author="PR Preview" w:date="2026-01-01T00:00:00Z">
          <w:r>
            <w:rPr>
              <w:rStyle w:val="Hyperlink"/>
            </w:rPr>
            <w:t xml:space="preserve">Example 58</w:t>
          </w:r>
        </w:ins>
      </w:hyperlink>
      <w:ins w:id="9331" w:author="PR Preview" w:date="2026-01-01T00:00:00Z">
        <w:r>
          <w:t xml:space="preserve"> </w:t>
        </w:r>
      </w:ins>
      <w:ins w:id="9332" w:author="PR Preview" w:date="2026-01-01T00:00:00Z">
        <w:r>
          <w:t xml:space="preserve">found</w:t>
        </w:r>
      </w:ins>
      <w:ins w:id="9333"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9334" w:author="PR Preview" w:date="2026-01-01T00:00:00Z">
        <w:r>
          <w:t xml:space="preserve">,</w:t>
        </w:r>
      </w:ins>
      <w:ins w:id="9335" w:author="PR Preview" w:date="2026-01-01T00:00:00Z">
        <w:r>
          <w:t xml:space="preserve"> </w:t>
        </w:r>
      </w:ins>
      <w:ins w:id="9336" w:author="PR Preview" w:date="2026-01-01T00:00:00Z">
        <w:r>
          <w:t xml:space="preserve">so by</w:t>
        </w:r>
      </w:ins>
      <w:ins w:id="9337" w:author="PR Preview" w:date="2026-01-01T00:00:00Z">
        <w:r>
          <w:t xml:space="preserve"> </w:t>
        </w:r>
      </w:ins>
      <w:hyperlink w:anchor="thm-complement-null-space">
        <w:ins w:id="9338" w:author="PR Preview" w:date="2026-01-01T00:00:00Z">
          <w:r>
            <w:rPr>
              <w:rStyle w:val="Hyperlink"/>
            </w:rPr>
            <w:t xml:space="preserve">Theorem 53</w:t>
          </w:r>
        </w:ins>
      </w:hyperlink>
      <w:ins w:id="9339" w:author="PR Preview" w:date="2026-01-01T00:00:00Z">
        <w:r>
          <w:t xml:space="preserve"> </w:t>
        </w:r>
      </w:ins>
      <w:ins w:id="9340" w:author="PR Preview" w:date="2026-01-01T00:00:00Z">
        <w:r>
          <w:t xml:space="preserve">this line is</w:t>
        </w:r>
      </w:ins>
      <w:ins w:id="9341"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9342" w:author="PR Preview" w:date="2026-01-01T00:00:00Z">
        <w:r>
          <w:t xml:space="preserve">.</w:t>
        </w:r>
      </w:ins>
      <w:ins w:id="9343" w:author="PR Preview" w:date="2026-01-01T00:00:00Z">
        <w:r>
          <w:t xml:space="preserve"> </w:t>
        </w:r>
      </w:ins>
      <w:ins w:id="9344" w:author="PR Preview" w:date="2026-01-01T00:00:00Z">
        <w:r>
          <w:t xml:space="preserve">Directly, for any</w:t>
        </w:r>
      </w:ins>
      <w:ins w:id="9345" w:author="PR Preview" w:date="2026-01-01T00:00:00Z">
        <w:r>
          <w:t xml:space="preserve"> </w:t>
        </w:r>
      </w:ins>
      <m:oMath>
        <m:r>
          <m:t>c</m:t>
        </m:r>
      </m:oMath>
      <w:ins w:id="9346"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ins w:id="9347" w:author="PR Preview" w:date="2026-01-01T00:00:00Z">
        <w:r>
          <w:rPr>
            <w:b/>
            <w:bCs/>
          </w:rPr>
          <w:t xml:space="preserve">Theorem 54 (A subspace and its orthogonal complement make up the whole space)</w:t>
        </w:r>
      </w:ins>
      <w:ins w:id="9348" w:author="PR Preview" w:date="2026-01-01T00:00:00Z">
        <w:r>
          <w:t xml:space="preserve"> </w:t>
        </w:r>
      </w:ins>
      <w:ins w:id="9349" w:author="PR Preview" w:date="2026-01-01T00:00:00Z">
        <w:r>
          <w:t xml:space="preserve">Let</w:t>
        </w:r>
      </w:ins>
      <w:ins w:id="9350" w:author="PR Preview" w:date="2026-01-01T00:00:00Z">
        <w:r>
          <w:t xml:space="preserve"> </w:t>
        </w:r>
      </w:ins>
      <m:oMath>
        <m:r>
          <m:rPr>
            <m:scr m:val="script"/>
            <m:sty m:val="p"/>
          </m:rPr>
          <m:t>S</m:t>
        </m:r>
      </m:oMath>
      <w:ins w:id="9351" w:author="PR Preview" w:date="2026-01-01T00:00:00Z">
        <w:r>
          <w:t xml:space="preserve"> </w:t>
        </w:r>
      </w:ins>
      <w:ins w:id="9352" w:author="PR Preview" w:date="2026-01-01T00:00:00Z">
        <w:r>
          <w:t xml:space="preserve">be a subspace of</w:t>
        </w:r>
      </w:ins>
      <w:ins w:id="9353" w:author="PR Preview" w:date="2026-01-01T00:00:00Z">
        <w:r>
          <w:t xml:space="preserve"> </w:t>
        </w:r>
      </w:ins>
      <m:oMath>
        <m:sSup>
          <m:e>
            <m:r>
              <m:rPr>
                <m:scr m:val="double-struck"/>
                <m:sty m:val="p"/>
              </m:rPr>
              <m:t>R</m:t>
            </m:r>
          </m:e>
          <m:sup>
            <m:r>
              <m:t>p</m:t>
            </m:r>
          </m:sup>
        </m:sSup>
      </m:oMath>
      <w:ins w:id="9354" w:author="PR Preview" w:date="2026-01-01T00:00:00Z">
        <w:r>
          <w:t xml:space="preserve">. Then</w:t>
        </w:r>
      </w:ins>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del w:id="9355" w:author="PR Preview" w:date="2026-01-01T00:00:00Z">
        <w:r>
          <w:delText xml:space="preserve">So every</w:delText>
        </w:r>
      </w:del>
      <w:del w:id="9356" w:author="PR Preview" w:date="2026-01-01T00:00:00Z">
        <w:r>
          <w:delText xml:space="preserve"> </w:delText>
        </w:r>
      </w:del>
      <w:del w:id="9357" w:author="PR Preview" w:date="2026-01-01T00:00:00Z">
        <w:r>
          <w:delText xml:space="preserve">$\mathord{\smash[b]{\underset{\raise.3ex\hbox{$\scriptstyle\sim$}}{y}}\vphantom{y}} \in \mathbb{R}^p$</w:delText>
        </w:r>
      </w:del>
      <w:del w:id="9358" w:author="PR Preview" w:date="2026-01-01T00:00:00Z">
        <w:r>
          <w:delText xml:space="preserve"> </w:delText>
        </w:r>
      </w:del>
      <w:del w:id="9359" w:author="PR Preview" w:date="2026-01-01T00:00:00Z">
        <w:r>
          <w:delText xml:space="preserve">can be written as</w:delText>
        </w:r>
      </w:del>
      <w:del w:id="9360" w:author="PR Preview" w:date="2026-01-01T00:00:00Z">
        <w:r>
          <w:delText xml:space="preserve"> </w:delText>
        </w:r>
      </w:del>
      <w:del w:id="9361" w:author="PR Preview" w:date="2026-01-01T00:00:00Z">
        <w:r>
          <w:delText xml:space="preserve">$\mathord{\smash[b]{\underset{\raise.3ex\hbox{$\scriptstyle\sim$}}{y}}\vphantom{y}} = \mathord{\smash[b]{\underset{\raise.3ex\hbox{$\scriptstyle\sim$}}{u}}\vphantom{u}} + \mathord{\smash[b]{\underset{\raise.3ex\hbox{$\scriptstyle\sim$}}{v}}\vphantom{v}}$</w:delText>
        </w:r>
      </w:del>
      <w:del w:id="9362" w:author="PR Preview" w:date="2026-01-01T00:00:00Z">
        <w:r>
          <w:delText xml:space="preserve"> </w:delText>
        </w:r>
      </w:del>
      <w:del w:id="9363" w:author="PR Preview" w:date="2026-01-01T00:00:00Z">
        <w:r>
          <w:delText xml:space="preserve">with</w:delText>
        </w:r>
      </w:del>
      <w:del w:id="9364" w:author="PR Preview" w:date="2026-01-01T00:00:00Z">
        <w:r>
          <w:delText xml:space="preserve"> </w:delText>
        </w:r>
      </w:del>
      <w:del w:id="9365" w:author="PR Preview" w:date="2026-01-01T00:00:00Z">
        <w:r>
          <w:delText xml:space="preserve">$\mathord{\smash[b]{\underset{\raise.3ex\hbox{$\scriptstyle\sim$}}{u}}\vphantom{u}} \in \mathcal{S}$</w:delText>
        </w:r>
      </w:del>
      <w:del w:id="9366" w:author="PR Preview" w:date="2026-01-01T00:00:00Z">
        <w:r>
          <w:delText xml:space="preserve"> </w:delText>
        </w:r>
      </w:del>
      <w:del w:id="9367" w:author="PR Preview" w:date="2026-01-01T00:00:00Z">
        <w:r>
          <w:delText xml:space="preserve">and</w:delText>
        </w:r>
      </w:del>
      <w:del w:id="9368" w:author="PR Preview" w:date="2026-01-01T00:00:00Z">
        <w:r>
          <w:delText xml:space="preserve"> </w:delText>
        </w:r>
      </w:del>
      <w:del w:id="9369" w:author="PR Preview" w:date="2026-01-01T00:00:00Z">
        <w:r>
          <w:delText xml:space="preserve">$\mathord{\smash[b]{\underset{\raise.3ex\hbox{$\scriptstyle\sim$}}{v}}\vphantom{v}} \in \mathcal{S}^\perp$</w:delText>
        </w:r>
      </w:del>
      <w:del w:id="9370" w:author="PR Preview" w:date="2026-01-01T00:00:00Z">
        <w:r>
          <w:delText xml:space="preserve"> </w:delText>
        </w:r>
      </w:del>
      <w:del w:id="9371" w:author="PR Preview" w:date="2026-01-01T00:00:00Z">
        <w:r>
          <w:delText xml:space="preserve">in only one way (</w:delText>
        </w:r>
      </w:del>
      <w:hyperlink w:anchor="thm-direct-sum-equiv">
        <w:del w:id="9372" w:author="PR Preview" w:date="2026-01-01T00:00:00Z">
          <w:r>
            <w:rPr>
              <w:rStyle w:val="Hyperlink"/>
            </w:rPr>
            <w:delText xml:space="preserve">Theorem 51</w:delText>
          </w:r>
        </w:del>
      </w:hyperlink>
      <w:del w:id="9373" w:author="PR Preview" w:date="2026-01-01T00:00:00Z">
        <w:r>
          <w:delText xml:space="preserve">).</w:delText>
        </w:r>
      </w:del>
    </w:p>
    <w:p>
      <w:pPr>
        <w:pStyle w:val="BodyText"/>
      </w:pPr>
      <w:del w:id="9374" w:author="PR Preview" w:date="2026-01-01T00:00:00Z">
        <w:r>
          <w:rPr>
            <w:i/>
            <w:iCs/>
          </w:rPr>
          <w:delText xml:space="preserve">Proof</w:delText>
        </w:r>
      </w:del>
      <w:del w:id="9375" w:author="PR Preview" w:date="2026-01-01T00:00:00Z">
        <w:r>
          <w:delText xml:space="preserve">. </w:delText>
        </w:r>
      </w:del>
      <m:oMath>
        <m:sSup>
          <m:e>
            <m:r>
              <m:rPr>
                <m:scr m:val="script"/>
                <m:sty m:val="p"/>
              </m:rPr>
              <m:t>S</m:t>
            </m:r>
          </m:e>
          <m:sup>
            <m:r>
              <m:rPr>
                <m:sty m:val="p"/>
              </m:rPr>
              <m:t>⟂</m:t>
            </m:r>
          </m:sup>
        </m:sSup>
      </m:oMath>
      <w:del w:id="9376" w:author="PR Preview" w:date="2026-01-01T00:00:00Z">
        <w:r>
          <w:delText xml:space="preserve"> </w:delText>
        </w:r>
      </w:del>
      <w:del w:id="9377" w:author="PR Preview" w:date="2026-01-01T00:00:00Z">
        <w:r>
          <w:delText xml:space="preserve">is a subspace (</w:delText>
        </w:r>
      </w:del>
      <w:hyperlink w:anchor="thm-orthogonal-complement-subspace">
        <w:del w:id="9378" w:author="PR Preview" w:date="2026-01-01T00:00:00Z">
          <w:r>
            <w:rPr>
              <w:rStyle w:val="Hyperlink"/>
            </w:rPr>
            <w:delText xml:space="preserve">Theorem 53</w:delText>
          </w:r>
        </w:del>
      </w:hyperlink>
      <w:del w:id="9379" w:author="PR Preview" w:date="2026-01-01T00:00:00Z">
        <w:r>
          <w:delText xml:space="preserve">),</w:delText>
        </w:r>
      </w:del>
      <w:del w:id="9380" w:author="PR Preview" w:date="2026-01-01T00:00:00Z">
        <w:r>
          <w:delText xml:space="preserve"> </w:delText>
        </w:r>
      </w:del>
      <w:del w:id="9381" w:author="PR Preview" w:date="2026-01-01T00:00:00Z">
        <w:r>
          <w:delText xml:space="preserve">so it has a dimension (</w:delText>
        </w:r>
      </w:del>
      <w:hyperlink w:anchor="def-dimension">
        <w:del w:id="9382" w:author="PR Preview" w:date="2026-01-01T00:00:00Z">
          <w:r>
            <w:rPr>
              <w:rStyle w:val="Hyperlink"/>
            </w:rPr>
            <w:delText xml:space="preserve">Definition 51</w:delText>
          </w:r>
        </w:del>
      </w:hyperlink>
      <w:del w:id="9383" w:author="PR Preview" w:date="2026-01-01T00:00:00Z">
        <w:r>
          <w:delText xml:space="preserve">).</w:delText>
        </w:r>
      </w:del>
    </w:p>
    <w:p>
      <w:pPr>
        <w:pStyle w:val="BodyText"/>
      </w:pPr>
      <w:del w:id="9384" w:author="PR Preview" w:date="2026-01-01T00:00:00Z">
        <w:r>
          <w:rPr>
            <w:b/>
            <w:bCs/>
          </w:rPr>
          <w:delText xml:space="preserve">Part 1.</w:delText>
        </w:r>
      </w:del>
      <w:del w:id="9385" w:author="PR Preview" w:date="2026-01-01T00:00:00Z">
        <w:r>
          <w:delText xml:space="preserve"> </w:delText>
        </w:r>
      </w:del>
      <w:del w:id="9386" w:author="PR Preview" w:date="2026-01-01T00:00:00Z">
        <w:r>
          <w:delText xml:space="preserve">Both</w:delText>
        </w:r>
      </w:del>
      <w:del w:id="9387" w:author="PR Preview" w:date="2026-01-01T00:00:00Z">
        <w:r>
          <w:delText xml:space="preserve"> </w:delText>
        </w:r>
      </w:del>
      <m:oMath>
        <m:r>
          <m:rPr>
            <m:scr m:val="script"/>
            <m:sty m:val="p"/>
          </m:rPr>
          <m:t>S</m:t>
        </m:r>
      </m:oMath>
      <w:del w:id="9388" w:author="PR Preview" w:date="2026-01-01T00:00:00Z">
        <w:r>
          <w:delText xml:space="preserve"> </w:delText>
        </w:r>
      </w:del>
      <w:del w:id="9389" w:author="PR Preview" w:date="2026-01-01T00:00:00Z">
        <w:r>
          <w:delText xml:space="preserve">and</w:delText>
        </w:r>
      </w:del>
      <w:del w:id="9390" w:author="PR Preview" w:date="2026-01-01T00:00:00Z">
        <w:r>
          <w:delText xml:space="preserve"> </w:delText>
        </w:r>
      </w:del>
      <m:oMath>
        <m:sSup>
          <m:e>
            <m:r>
              <m:rPr>
                <m:scr m:val="script"/>
                <m:sty m:val="p"/>
              </m:rPr>
              <m:t>S</m:t>
            </m:r>
          </m:e>
          <m:sup>
            <m:r>
              <m:rPr>
                <m:sty m:val="p"/>
              </m:rPr>
              <m:t>⟂</m:t>
            </m:r>
          </m:sup>
        </m:sSup>
      </m:oMath>
      <w:del w:id="9391" w:author="PR Preview" w:date="2026-01-01T00:00:00Z">
        <w:r>
          <w:delText xml:space="preserve"> </w:delText>
        </w:r>
      </w:del>
      <w:del w:id="9392" w:author="PR Preview" w:date="2026-01-01T00:00:00Z">
        <w:r>
          <w:delText xml:space="preserve">contain</w:delText>
        </w:r>
      </w:del>
      <w:del w:id="9393" w:author="PR Preview" w:date="2026-01-01T00:00:00Z">
        <w:r>
          <w:delText xml:space="preserve"> </w:delText>
        </w:r>
      </w:del>
      <w:del w:id="9394" w:author="PR Preview" w:date="2026-01-01T00:00:00Z">
        <w:r>
          <w:delText xml:space="preserve">$\mathord{\smash[b]{\underset{\raise.3ex\hbox{$\scriptstyle\sim$}}{0}}\vphantom{0}}$</w:delText>
        </w:r>
      </w:del>
      <w:del w:id="9395" w:author="PR Preview" w:date="2026-01-01T00:00:00Z">
        <w:r>
          <w:delText xml:space="preserve"> </w:delText>
        </w:r>
      </w:del>
      <w:del w:id="9396" w:author="PR Preview" w:date="2026-01-01T00:00:00Z">
        <w:r>
          <w:delText xml:space="preserve">(</w:delText>
        </w:r>
      </w:del>
      <w:hyperlink w:anchor="thm-subspace-zero">
        <w:del w:id="9397" w:author="PR Preview" w:date="2026-01-01T00:00:00Z">
          <w:r>
            <w:rPr>
              <w:rStyle w:val="Hyperlink"/>
            </w:rPr>
            <w:delText xml:space="preserve">Theorem 22</w:delText>
          </w:r>
        </w:del>
      </w:hyperlink>
      <w:del w:id="9398" w:author="PR Preview" w:date="2026-01-01T00:00:00Z">
        <w:r>
          <w:delText xml:space="preserve">).</w:delText>
        </w:r>
      </w:del>
      <w:del w:id="9399" w:author="PR Preview" w:date="2026-01-01T00:00:00Z">
        <w:r>
          <w:delText xml:space="preserve"> </w:delText>
        </w:r>
      </w:del>
      <w:del w:id="9400" w:author="PR Preview" w:date="2026-01-01T00:00:00Z">
        <w:r>
          <w:delText xml:space="preserve">If</w:delText>
        </w:r>
      </w:del>
      <w:del w:id="9401" w:author="PR Preview" w:date="2026-01-01T00:00:00Z">
        <w:r>
          <w:delText xml:space="preserve"> </w:delText>
        </w:r>
      </w:del>
      <w:del w:id="9402" w:author="PR Preview" w:date="2026-01-01T00:00:00Z">
        <w:r>
          <w:delText xml:space="preserve">$\mathord{\smash[b]{\underset{\raise.3ex\hbox{$\scriptstyle\sim$}}{x}}\vphantom{x}}$</w:delText>
        </w:r>
      </w:del>
      <w:del w:id="9403" w:author="PR Preview" w:date="2026-01-01T00:00:00Z">
        <w:r>
          <w:delText xml:space="preserve"> </w:delText>
        </w:r>
      </w:del>
      <w:del w:id="9404" w:author="PR Preview" w:date="2026-01-01T00:00:00Z">
        <w:r>
          <w:delText xml:space="preserve">is in both,</w:delText>
        </w:r>
      </w:del>
      <w:del w:id="9405" w:author="PR Preview" w:date="2026-01-01T00:00:00Z">
        <w:r>
          <w:delText xml:space="preserve"> </w:delText>
        </w:r>
      </w:del>
      <w:del w:id="9406" w:author="PR Preview" w:date="2026-01-01T00:00:00Z">
        <w:r>
          <w:delText xml:space="preserve">then</w:delText>
        </w:r>
      </w:del>
      <w:del w:id="9407" w:author="PR Preview" w:date="2026-01-01T00:00:00Z">
        <w:r>
          <w:delText xml:space="preserve"> </w:delText>
        </w:r>
      </w:del>
      <w:del w:id="9408" w:author="PR Preview" w:date="2026-01-01T00:00:00Z">
        <w:r>
          <w:delText xml:space="preserve">$\mathord{\smash[b]{\underset{\raise.3ex\hbox{$\scriptstyle\sim$}}{x}}\vphantom{x}}$</w:delText>
        </w:r>
      </w:del>
      <w:del w:id="9409" w:author="PR Preview" w:date="2026-01-01T00:00:00Z">
        <w:r>
          <w:delText xml:space="preserve"> </w:delText>
        </w:r>
      </w:del>
      <w:del w:id="9410" w:author="PR Preview" w:date="2026-01-01T00:00:00Z">
        <w:r>
          <w:delText xml:space="preserve">is orthogonal to every vector of</w:delText>
        </w:r>
      </w:del>
      <w:del w:id="9411" w:author="PR Preview" w:date="2026-01-01T00:00:00Z">
        <w:r>
          <w:delText xml:space="preserve"> </w:delText>
        </w:r>
      </w:del>
      <m:oMath>
        <m:r>
          <m:rPr>
            <m:scr m:val="script"/>
            <m:sty m:val="p"/>
          </m:rPr>
          <m:t>S</m:t>
        </m:r>
      </m:oMath>
      <w:del w:id="9412" w:author="PR Preview" w:date="2026-01-01T00:00:00Z">
        <w:r>
          <w:delText xml:space="preserve">,</w:delText>
        </w:r>
      </w:del>
      <w:del w:id="9413" w:author="PR Preview" w:date="2026-01-01T00:00:00Z">
        <w:r>
          <w:delText xml:space="preserve"> </w:delText>
        </w:r>
      </w:del>
      <w:del w:id="9414" w:author="PR Preview" w:date="2026-01-01T00:00:00Z">
        <w:r>
          <w:delText xml:space="preserve">$\mathord{\smash[b]{\underset{\raise.3ex\hbox{$\scriptstyle\sim$}}{x}}\vphantom{x}}$</w:delText>
        </w:r>
      </w:del>
      <w:del w:id="9415" w:author="PR Preview" w:date="2026-01-01T00:00:00Z">
        <w:r>
          <w:delText xml:space="preserve"> </w:delText>
        </w:r>
      </w:del>
      <w:del w:id="9416" w:author="PR Preview" w:date="2026-01-01T00:00:00Z">
        <w:r>
          <w:delText xml:space="preserve">itself included,</w:delText>
        </w:r>
      </w:del>
      <w:del w:id="9417" w:author="PR Preview" w:date="2026-01-01T00:00:00Z">
        <w:r>
          <w:delText xml:space="preserve"> </w:delText>
        </w:r>
      </w:del>
      <w:del w:id="9418" w:author="PR Preview" w:date="2026-01-01T00:00:00Z">
        <w:r>
          <w:delText xml:space="preserve">so</w:delText>
        </w:r>
      </w:del>
    </w:p>
    <w:p>
      <w:pPr>
        <w:pStyle w:val="FirstParagraph"/>
      </w:pPr>
      <w:ins w:id="9419" w:author="PR Preview" w:date="2026-01-01T00:00:00Z">
        <w:r>
          <w:t xml:space="preserve">So every</w:t>
        </w:r>
      </w:ins>
      <w:ins w:id="9420" w:author="PR Preview" w:date="2026-01-01T00:00:00Z">
        <w:r>
          <w:t xml:space="preserve"> </w:t>
        </w:r>
      </w:ins>
      <w:ins w:id="9421" w:author="PR Preview" w:date="2026-01-01T00:00:00Z">
        <w:r>
          <w:t xml:space="preserve">$\mathord{\smash[b]{\underset{\raise.3ex\hbox{$\scriptstyle\sim$}}{y}}\vphantom{y}} \in \mathbb{R}^p$</w:t>
        </w:r>
      </w:ins>
      <w:ins w:id="9422" w:author="PR Preview" w:date="2026-01-01T00:00:00Z">
        <w:r>
          <w:t xml:space="preserve"> </w:t>
        </w:r>
      </w:ins>
      <w:ins w:id="9423" w:author="PR Preview" w:date="2026-01-01T00:00:00Z">
        <w:r>
          <w:t xml:space="preserve">can be written as</w:t>
        </w:r>
      </w:ins>
      <w:ins w:id="9424" w:author="PR Preview" w:date="2026-01-01T00:00:00Z">
        <w:r>
          <w:t xml:space="preserve"> </w:t>
        </w:r>
      </w:ins>
      <w:ins w:id="9425" w:author="PR Preview" w:date="2026-01-01T00:00:00Z">
        <w:r>
          <w:t xml:space="preserve">$\mathord{\smash[b]{\underset{\raise.3ex\hbox{$\scriptstyle\sim$}}{y}}\vphantom{y}} = \mathord{\smash[b]{\underset{\raise.3ex\hbox{$\scriptstyle\sim$}}{u}}\vphantom{u}} + \mathord{\smash[b]{\underset{\raise.3ex\hbox{$\scriptstyle\sim$}}{v}}\vphantom{v}}$</w:t>
        </w:r>
      </w:ins>
      <w:ins w:id="9426" w:author="PR Preview" w:date="2026-01-01T00:00:00Z">
        <w:r>
          <w:t xml:space="preserve"> </w:t>
        </w:r>
      </w:ins>
      <w:ins w:id="9427" w:author="PR Preview" w:date="2026-01-01T00:00:00Z">
        <w:r>
          <w:t xml:space="preserve">with</w:t>
        </w:r>
      </w:ins>
      <w:ins w:id="9428" w:author="PR Preview" w:date="2026-01-01T00:00:00Z">
        <w:r>
          <w:t xml:space="preserve"> </w:t>
        </w:r>
      </w:ins>
      <w:ins w:id="9429" w:author="PR Preview" w:date="2026-01-01T00:00:00Z">
        <w:r>
          <w:t xml:space="preserve">$\mathord{\smash[b]{\underset{\raise.3ex\hbox{$\scriptstyle\sim$}}{u}}\vphantom{u}} \in \mathcal{S}$</w:t>
        </w:r>
      </w:ins>
      <w:ins w:id="9430" w:author="PR Preview" w:date="2026-01-01T00:00:00Z">
        <w:r>
          <w:t xml:space="preserve"> </w:t>
        </w:r>
      </w:ins>
      <w:ins w:id="9431" w:author="PR Preview" w:date="2026-01-01T00:00:00Z">
        <w:r>
          <w:t xml:space="preserve">and</w:t>
        </w:r>
      </w:ins>
      <w:ins w:id="9432" w:author="PR Preview" w:date="2026-01-01T00:00:00Z">
        <w:r>
          <w:t xml:space="preserve"> </w:t>
        </w:r>
      </w:ins>
      <w:ins w:id="9433" w:author="PR Preview" w:date="2026-01-01T00:00:00Z">
        <w:r>
          <w:t xml:space="preserve">$\mathord{\smash[b]{\underset{\raise.3ex\hbox{$\scriptstyle\sim$}}{v}}\vphantom{v}} \in \mathcal{S}^\perp$</w:t>
        </w:r>
      </w:ins>
      <w:ins w:id="9434" w:author="PR Preview" w:date="2026-01-01T00:00:00Z">
        <w:r>
          <w:t xml:space="preserve"> </w:t>
        </w:r>
      </w:ins>
      <w:ins w:id="9435" w:author="PR Preview" w:date="2026-01-01T00:00:00Z">
        <w:r>
          <w:t xml:space="preserve">in only one way (</w:t>
        </w:r>
      </w:ins>
      <w:hyperlink w:anchor="thm-direct-sum-equiv">
        <w:ins w:id="9436" w:author="PR Preview" w:date="2026-01-01T00:00:00Z">
          <w:r>
            <w:rPr>
              <w:rStyle w:val="Hyperlink"/>
            </w:rPr>
            <w:t xml:space="preserve">Theorem 50</w:t>
          </w:r>
        </w:ins>
      </w:hyperlink>
      <w:ins w:id="9437" w:author="PR Preview" w:date="2026-01-01T00:00:00Z">
        <w:r>
          <w:t xml:space="preserve">).</w:t>
        </w:r>
      </w:ins>
    </w:p>
    <w:bookmarkEnd w:id="338"/>
    <w:p>
      <w:pPr>
        <w:pStyle w:val="BodyText"/>
      </w:pPr>
      <w:ins w:id="9438" w:author="PR Preview" w:date="2026-01-01T00:00:00Z">
        <w:r>
          <w:rPr>
            <w:i/>
            <w:iCs/>
          </w:rPr>
          <w:t xml:space="preserve">Proof</w:t>
        </w:r>
      </w:ins>
      <w:ins w:id="9439" w:author="PR Preview" w:date="2026-01-01T00:00:00Z">
        <w:r>
          <w:t xml:space="preserve">. </w:t>
        </w:r>
      </w:ins>
      <m:oMath>
        <m:sSup>
          <m:e>
            <m:r>
              <m:rPr>
                <m:scr m:val="script"/>
                <m:sty m:val="p"/>
              </m:rPr>
              <m:t>S</m:t>
            </m:r>
          </m:e>
          <m:sup>
            <m:r>
              <m:rPr>
                <m:sty m:val="p"/>
              </m:rPr>
              <m:t>⟂</m:t>
            </m:r>
          </m:sup>
        </m:sSup>
      </m:oMath>
      <w:ins w:id="9440" w:author="PR Preview" w:date="2026-01-01T00:00:00Z">
        <w:r>
          <w:t xml:space="preserve"> </w:t>
        </w:r>
      </w:ins>
      <w:ins w:id="9441" w:author="PR Preview" w:date="2026-01-01T00:00:00Z">
        <w:r>
          <w:t xml:space="preserve">is a subspace (</w:t>
        </w:r>
      </w:ins>
      <w:hyperlink w:anchor="thm-orthogonal-complement-subspace">
        <w:ins w:id="9442" w:author="PR Preview" w:date="2026-01-01T00:00:00Z">
          <w:r>
            <w:rPr>
              <w:rStyle w:val="Hyperlink"/>
            </w:rPr>
            <w:t xml:space="preserve">Theorem 52</w:t>
          </w:r>
        </w:ins>
      </w:hyperlink>
      <w:ins w:id="9443" w:author="PR Preview" w:date="2026-01-01T00:00:00Z">
        <w:r>
          <w:t xml:space="preserve">),</w:t>
        </w:r>
      </w:ins>
      <w:ins w:id="9444" w:author="PR Preview" w:date="2026-01-01T00:00:00Z">
        <w:r>
          <w:t xml:space="preserve"> </w:t>
        </w:r>
      </w:ins>
      <w:ins w:id="9445" w:author="PR Preview" w:date="2026-01-01T00:00:00Z">
        <w:r>
          <w:t xml:space="preserve">so it has a dimension (</w:t>
        </w:r>
      </w:ins>
      <w:hyperlink w:anchor="def-dimension">
        <w:ins w:id="9446" w:author="PR Preview" w:date="2026-01-01T00:00:00Z">
          <w:r>
            <w:rPr>
              <w:rStyle w:val="Hyperlink"/>
            </w:rPr>
            <w:t xml:space="preserve">Definition 51</w:t>
          </w:r>
        </w:ins>
      </w:hyperlink>
      <w:ins w:id="9447" w:author="PR Preview" w:date="2026-01-01T00:00:00Z">
        <w:r>
          <w:t xml:space="preserve">).</w:t>
        </w:r>
      </w:ins>
    </w:p>
    <w:p>
      <w:pPr>
        <w:pStyle w:val="BodyText"/>
      </w:pPr>
      <w:ins w:id="9448" w:author="PR Preview" w:date="2026-01-01T00:00:00Z">
        <w:r>
          <w:rPr>
            <w:b/>
            <w:bCs/>
          </w:rPr>
          <w:t xml:space="preserve">Part 1.</w:t>
        </w:r>
      </w:ins>
      <w:ins w:id="9449" w:author="PR Preview" w:date="2026-01-01T00:00:00Z">
        <w:r>
          <w:t xml:space="preserve"> </w:t>
        </w:r>
      </w:ins>
      <w:ins w:id="9450" w:author="PR Preview" w:date="2026-01-01T00:00:00Z">
        <w:r>
          <w:t xml:space="preserve">Both</w:t>
        </w:r>
      </w:ins>
      <w:ins w:id="9451" w:author="PR Preview" w:date="2026-01-01T00:00:00Z">
        <w:r>
          <w:t xml:space="preserve"> </w:t>
        </w:r>
      </w:ins>
      <m:oMath>
        <m:r>
          <m:rPr>
            <m:scr m:val="script"/>
            <m:sty m:val="p"/>
          </m:rPr>
          <m:t>S</m:t>
        </m:r>
      </m:oMath>
      <w:ins w:id="9452" w:author="PR Preview" w:date="2026-01-01T00:00:00Z">
        <w:r>
          <w:t xml:space="preserve"> </w:t>
        </w:r>
      </w:ins>
      <w:ins w:id="9453" w:author="PR Preview" w:date="2026-01-01T00:00:00Z">
        <w:r>
          <w:t xml:space="preserve">and</w:t>
        </w:r>
      </w:ins>
      <w:ins w:id="9454" w:author="PR Preview" w:date="2026-01-01T00:00:00Z">
        <w:r>
          <w:t xml:space="preserve"> </w:t>
        </w:r>
      </w:ins>
      <m:oMath>
        <m:sSup>
          <m:e>
            <m:r>
              <m:rPr>
                <m:scr m:val="script"/>
                <m:sty m:val="p"/>
              </m:rPr>
              <m:t>S</m:t>
            </m:r>
          </m:e>
          <m:sup>
            <m:r>
              <m:rPr>
                <m:sty m:val="p"/>
              </m:rPr>
              <m:t>⟂</m:t>
            </m:r>
          </m:sup>
        </m:sSup>
      </m:oMath>
      <w:ins w:id="9455" w:author="PR Preview" w:date="2026-01-01T00:00:00Z">
        <w:r>
          <w:t xml:space="preserve"> </w:t>
        </w:r>
      </w:ins>
      <w:ins w:id="9456" w:author="PR Preview" w:date="2026-01-01T00:00:00Z">
        <w:r>
          <w:t xml:space="preserve">contain</w:t>
        </w:r>
      </w:ins>
      <w:ins w:id="9457" w:author="PR Preview" w:date="2026-01-01T00:00:00Z">
        <w:r>
          <w:t xml:space="preserve"> </w:t>
        </w:r>
      </w:ins>
      <w:ins w:id="9458" w:author="PR Preview" w:date="2026-01-01T00:00:00Z">
        <w:r>
          <w:t xml:space="preserve">$\mathord{\smash[b]{\underset{\raise.3ex\hbox{$\scriptstyle\sim$}}{0}}\vphantom{0}}$</w:t>
        </w:r>
      </w:ins>
      <w:ins w:id="9459" w:author="PR Preview" w:date="2026-01-01T00:00:00Z">
        <w:r>
          <w:t xml:space="preserve"> </w:t>
        </w:r>
      </w:ins>
      <w:ins w:id="9460" w:author="PR Preview" w:date="2026-01-01T00:00:00Z">
        <w:r>
          <w:t xml:space="preserve">(</w:t>
        </w:r>
      </w:ins>
      <w:hyperlink w:anchor="thm-subspace-zero">
        <w:ins w:id="9461" w:author="PR Preview" w:date="2026-01-01T00:00:00Z">
          <w:r>
            <w:rPr>
              <w:rStyle w:val="Hyperlink"/>
            </w:rPr>
            <w:t xml:space="preserve">Theorem 21</w:t>
          </w:r>
        </w:ins>
      </w:hyperlink>
      <w:ins w:id="9462" w:author="PR Preview" w:date="2026-01-01T00:00:00Z">
        <w:r>
          <w:t xml:space="preserve">).</w:t>
        </w:r>
      </w:ins>
      <w:ins w:id="9463" w:author="PR Preview" w:date="2026-01-01T00:00:00Z">
        <w:r>
          <w:t xml:space="preserve"> </w:t>
        </w:r>
      </w:ins>
      <w:ins w:id="9464" w:author="PR Preview" w:date="2026-01-01T00:00:00Z">
        <w:r>
          <w:t xml:space="preserve">If</w:t>
        </w:r>
      </w:ins>
      <w:ins w:id="9465" w:author="PR Preview" w:date="2026-01-01T00:00:00Z">
        <w:r>
          <w:t xml:space="preserve"> </w:t>
        </w:r>
      </w:ins>
      <w:ins w:id="9466" w:author="PR Preview" w:date="2026-01-01T00:00:00Z">
        <w:r>
          <w:t xml:space="preserve">$\mathord{\smash[b]{\underset{\raise.3ex\hbox{$\scriptstyle\sim$}}{x}}\vphantom{x}}$</w:t>
        </w:r>
      </w:ins>
      <w:ins w:id="9467" w:author="PR Preview" w:date="2026-01-01T00:00:00Z">
        <w:r>
          <w:t xml:space="preserve"> </w:t>
        </w:r>
      </w:ins>
      <w:ins w:id="9468" w:author="PR Preview" w:date="2026-01-01T00:00:00Z">
        <w:r>
          <w:t xml:space="preserve">is in both,</w:t>
        </w:r>
      </w:ins>
      <w:ins w:id="9469" w:author="PR Preview" w:date="2026-01-01T00:00:00Z">
        <w:r>
          <w:t xml:space="preserve"> </w:t>
        </w:r>
      </w:ins>
      <w:ins w:id="9470" w:author="PR Preview" w:date="2026-01-01T00:00:00Z">
        <w:r>
          <w:t xml:space="preserve">then</w:t>
        </w:r>
      </w:ins>
      <w:ins w:id="9471" w:author="PR Preview" w:date="2026-01-01T00:00:00Z">
        <w:r>
          <w:t xml:space="preserve"> </w:t>
        </w:r>
      </w:ins>
      <w:ins w:id="9472" w:author="PR Preview" w:date="2026-01-01T00:00:00Z">
        <w:r>
          <w:t xml:space="preserve">$\mathord{\smash[b]{\underset{\raise.3ex\hbox{$\scriptstyle\sim$}}{x}}\vphantom{x}}$</w:t>
        </w:r>
      </w:ins>
      <w:ins w:id="9473" w:author="PR Preview" w:date="2026-01-01T00:00:00Z">
        <w:r>
          <w:t xml:space="preserve"> </w:t>
        </w:r>
      </w:ins>
      <w:ins w:id="9474" w:author="PR Preview" w:date="2026-01-01T00:00:00Z">
        <w:r>
          <w:t xml:space="preserve">is orthogonal to every vector of</w:t>
        </w:r>
      </w:ins>
      <w:ins w:id="9475" w:author="PR Preview" w:date="2026-01-01T00:00:00Z">
        <w:r>
          <w:t xml:space="preserve"> </w:t>
        </w:r>
      </w:ins>
      <m:oMath>
        <m:r>
          <m:rPr>
            <m:scr m:val="script"/>
            <m:sty m:val="p"/>
          </m:rPr>
          <m:t>S</m:t>
        </m:r>
      </m:oMath>
      <w:ins w:id="9476" w:author="PR Preview" w:date="2026-01-01T00:00:00Z">
        <w:r>
          <w:t xml:space="preserve">,</w:t>
        </w:r>
      </w:ins>
      <w:ins w:id="9477" w:author="PR Preview" w:date="2026-01-01T00:00:00Z">
        <w:r>
          <w:t xml:space="preserve"> </w:t>
        </w:r>
      </w:ins>
      <w:ins w:id="9478" w:author="PR Preview" w:date="2026-01-01T00:00:00Z">
        <w:r>
          <w:t xml:space="preserve">$\mathord{\smash[b]{\underset{\raise.3ex\hbox{$\scriptstyle\sim$}}{x}}\vphantom{x}}$</w:t>
        </w:r>
      </w:ins>
      <w:ins w:id="9479" w:author="PR Preview" w:date="2026-01-01T00:00:00Z">
        <w:r>
          <w:t xml:space="preserve"> </w:t>
        </w:r>
      </w:ins>
      <w:ins w:id="9480" w:author="PR Preview" w:date="2026-01-01T00:00:00Z">
        <w:r>
          <w:t xml:space="preserve">itself included,</w:t>
        </w:r>
      </w:ins>
      <w:ins w:id="9481" w:author="PR Preview" w:date="2026-01-01T00:00:00Z">
        <w:r>
          <w:t xml:space="preserve"> </w:t>
        </w:r>
      </w:ins>
      <w:ins w:id="9482" w:author="PR Preview" w:date="2026-01-01T00:00:00Z">
        <w:r>
          <w:t xml:space="preserve">so</w:t>
        </w:r>
      </w:ins>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9483" w:author="PR Preview" w:date="2026-01-01T00:00:00Z">
        <w:r>
          <w:rPr>
            <w:b/>
            <w:bCs/>
          </w:rPr>
          <w:delText xml:space="preserve">Part 2.</w:delText>
        </w:r>
      </w:del>
      <w:del w:id="9484" w:author="PR Preview" w:date="2026-01-01T00:00:00Z">
        <w:r>
          <w:delText xml:space="preserve"> </w:delText>
        </w:r>
      </w:del>
      <w:del w:id="9485" w:author="PR Preview" w:date="2026-01-01T00:00:00Z">
        <w:r>
          <w:delText xml:space="preserve">Let</w:delText>
        </w:r>
      </w:del>
      <w:del w:id="9486"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9487" w:author="PR Preview" w:date="2026-01-01T00:00:00Z">
        <w:r>
          <w:delText xml:space="preserve">.</w:delText>
        </w:r>
      </w:del>
      <w:del w:id="9488" w:author="PR Preview" w:date="2026-01-01T00:00:00Z">
        <w:r>
          <w:delText xml:space="preserve"> </w:delText>
        </w:r>
      </w:del>
      <w:del w:id="9489" w:author="PR Preview" w:date="2026-01-01T00:00:00Z">
        <w:r>
          <w:delText xml:space="preserve">If</w:delText>
        </w:r>
      </w:del>
      <w:del w:id="9490" w:author="PR Preview" w:date="2026-01-01T00:00:00Z">
        <w:r>
          <w:delText xml:space="preserve"> </w:delText>
        </w:r>
      </w:del>
      <m:oMath>
        <m:r>
          <m:t>d</m:t>
        </m:r>
        <m:r>
          <m:rPr>
            <m:sty m:val="p"/>
          </m:rPr>
          <m:t>=</m:t>
        </m:r>
        <m:r>
          <m:t>0</m:t>
        </m:r>
      </m:oMath>
      <w:del w:id="9491" w:author="PR Preview" w:date="2026-01-01T00:00:00Z">
        <w:r>
          <w:delText xml:space="preserve">, then</w:delText>
        </w:r>
      </w:del>
      <w:del w:id="9492" w:author="PR Preview" w:date="2026-01-01T00:00:00Z">
        <w:r>
          <w:delText xml:space="preserve"> </w:delText>
        </w:r>
      </w:del>
      <m:oMath>
        <m:r>
          <m:rPr>
            <m:scr m:val="script"/>
            <m:sty m:val="p"/>
          </m:rPr>
          <m:t>S</m:t>
        </m:r>
      </m:oMath>
      <w:del w:id="9493" w:author="PR Preview" w:date="2026-01-01T00:00:00Z">
        <w:r>
          <w:delText xml:space="preserve"> </w:delText>
        </w:r>
      </w:del>
      <w:del w:id="9494" w:author="PR Preview" w:date="2026-01-01T00:00:00Z">
        <w:r>
          <w:delText xml:space="preserve">has a basis (</w:delText>
        </w:r>
      </w:del>
      <w:hyperlink w:anchor="thm-extend-basis">
        <w:del w:id="9495" w:author="PR Preview" w:date="2026-01-01T00:00:00Z">
          <w:r>
            <w:rPr>
              <w:rStyle w:val="Hyperlink"/>
            </w:rPr>
            <w:delText xml:space="preserve">Theorem 30</w:delText>
          </w:r>
        </w:del>
      </w:hyperlink>
      <w:del w:id="9496" w:author="PR Preview" w:date="2026-01-01T00:00:00Z">
        <w:r>
          <w:delText xml:space="preserve">)</w:delText>
        </w:r>
      </w:del>
      <w:del w:id="9497" w:author="PR Preview" w:date="2026-01-01T00:00:00Z">
        <w:r>
          <w:delText xml:space="preserve"> </w:delText>
        </w:r>
      </w:del>
      <w:del w:id="9498" w:author="PR Preview" w:date="2026-01-01T00:00:00Z">
        <w:r>
          <w:delText xml:space="preserve">with</w:delText>
        </w:r>
      </w:del>
      <w:del w:id="9499" w:author="PR Preview" w:date="2026-01-01T00:00:00Z">
        <w:r>
          <w:delText xml:space="preserve"> </w:delText>
        </w:r>
      </w:del>
      <m:oMath>
        <m:r>
          <m:t>0</m:t>
        </m:r>
      </m:oMath>
      <w:del w:id="9500" w:author="PR Preview" w:date="2026-01-01T00:00:00Z">
        <w:r>
          <w:delText xml:space="preserve"> </w:delText>
        </w:r>
      </w:del>
      <w:del w:id="9501" w:author="PR Preview" w:date="2026-01-01T00:00:00Z">
        <w:r>
          <w:delText xml:space="preserve">vectors (</w:delText>
        </w:r>
      </w:del>
      <w:hyperlink w:anchor="def-dimension">
        <w:del w:id="9502" w:author="PR Preview" w:date="2026-01-01T00:00:00Z">
          <w:r>
            <w:rPr>
              <w:rStyle w:val="Hyperlink"/>
            </w:rPr>
            <w:delText xml:space="preserve">Definition 51</w:delText>
          </w:r>
        </w:del>
      </w:hyperlink>
      <w:del w:id="9503" w:author="PR Preview" w:date="2026-01-01T00:00:00Z">
        <w:r>
          <w:delText xml:space="preserve">), the empty list,</w:delText>
        </w:r>
      </w:del>
      <w:del w:id="9504" w:author="PR Preview" w:date="2026-01-01T00:00:00Z">
        <w:r>
          <w:delText xml:space="preserve"> </w:delText>
        </w:r>
      </w:del>
      <w:del w:id="9505" w:author="PR Preview" w:date="2026-01-01T00:00:00Z">
        <w:r>
          <w:delText xml:space="preserve">whose span is</w:delText>
        </w:r>
      </w:del>
      <w:del w:id="9506" w:author="PR Preview" w:date="2026-01-01T00:00:00Z">
        <w:r>
          <w:delText xml:space="preserve"> </w:delText>
        </w:r>
      </w:del>
      <w:del w:id="9507" w:author="PR Preview" w:date="2026-01-01T00:00:00Z">
        <w:r>
          <w:delText xml:space="preserve">$\mathopen{}\left\{\mathord{\smash[b]{\underset{\raise.3ex\hbox{$\scriptstyle\sim$}}{0}}\vphantom{0}}\right\}\mathclose{}$</w:delText>
        </w:r>
      </w:del>
      <w:del w:id="9508" w:author="PR Preview" w:date="2026-01-01T00:00:00Z">
        <w:r>
          <w:delText xml:space="preserve"> </w:delText>
        </w:r>
      </w:del>
      <w:del w:id="9509" w:author="PR Preview" w:date="2026-01-01T00:00:00Z">
        <w:r>
          <w:delText xml:space="preserve">(</w:delText>
        </w:r>
      </w:del>
      <w:hyperlink w:anchor="def-span">
        <w:del w:id="9510" w:author="PR Preview" w:date="2026-01-01T00:00:00Z">
          <w:r>
            <w:rPr>
              <w:rStyle w:val="Hyperlink"/>
            </w:rPr>
            <w:delText xml:space="preserve">Definition 47</w:delText>
          </w:r>
        </w:del>
      </w:hyperlink>
      <w:del w:id="9511" w:author="PR Preview" w:date="2026-01-01T00:00:00Z">
        <w:r>
          <w:delText xml:space="preserve">);</w:delText>
        </w:r>
      </w:del>
      <w:del w:id="9512" w:author="PR Preview" w:date="2026-01-01T00:00:00Z">
        <w:r>
          <w:delText xml:space="preserve"> </w:delText>
        </w:r>
      </w:del>
      <w:del w:id="9513" w:author="PR Preview" w:date="2026-01-01T00:00:00Z">
        <w:r>
          <w:delText xml:space="preserve">so</w:delText>
        </w:r>
      </w:del>
      <w:del w:id="9514" w:author="PR Preview" w:date="2026-01-01T00:00:00Z">
        <w:r>
          <w:delText xml:space="preserve"> </w:delText>
        </w:r>
      </w:del>
      <w:del w:id="9515" w:author="PR Preview" w:date="2026-01-01T00:00:00Z">
        <w:r>
          <w:delText xml:space="preserve">$\mathcal{S} = \mathopen{}\left\{\mathord{\smash[b]{\underset{\raise.3ex\hbox{$\scriptstyle\sim$}}{0}}\vphantom{0}}\right\}\mathclose{}$</w:delText>
        </w:r>
      </w:del>
      <w:del w:id="9516" w:author="PR Preview" w:date="2026-01-01T00:00:00Z">
        <w:r>
          <w:delText xml:space="preserve">,</w:delText>
        </w:r>
      </w:del>
      <w:del w:id="9517"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9518" w:author="PR Preview" w:date="2026-01-01T00:00:00Z">
        <w:r>
          <w:delText xml:space="preserve"> </w:delText>
        </w:r>
      </w:del>
      <w:del w:id="9519" w:author="PR Preview" w:date="2026-01-01T00:00:00Z">
        <w:r>
          <w:delText xml:space="preserve">(every</w:delText>
        </w:r>
      </w:del>
      <w:del w:id="9520" w:author="PR Preview" w:date="2026-01-01T00:00:00Z">
        <w:r>
          <w:delText xml:space="preserve"> </w:delText>
        </w:r>
      </w:del>
      <w:del w:id="9521" w:author="PR Preview" w:date="2026-01-01T00:00:00Z">
        <w:r>
          <w:delText xml:space="preserve">$\mathord{\smash[b]{\underset{\raise.3ex\hbox{$\scriptstyle\sim$}}{u}}\vphantom{u}}$</w:delText>
        </w:r>
      </w:del>
      <w:del w:id="9522" w:author="PR Preview" w:date="2026-01-01T00:00:00Z">
        <w:r>
          <w:delText xml:space="preserve"> </w:delText>
        </w:r>
      </w:del>
      <w:del w:id="9523" w:author="PR Preview" w:date="2026-01-01T00:00:00Z">
        <w:r>
          <w:delText xml:space="preserve">satisfies</w:delText>
        </w:r>
      </w:del>
      <w:del w:id="9524" w:author="PR Preview" w:date="2026-01-01T00:00:00Z">
        <w:r>
          <w:delText xml:space="preserve"> </w:delText>
        </w:r>
      </w:del>
      <w:del w:id="9525" w:author="PR Preview" w:date="2026-01-01T00:00:00Z">
        <w:r>
          <w:delText xml:space="preserve">$\mathord{\smash[b]{\underset{\raise.3ex\hbox{$\scriptstyle\sim$}}{0}}\vphantom{0}}\cdot \mathord{\smash[b]{\underset{\raise.3ex\hbox{$\scriptstyle\sim$}}{u}}\vphantom{u}} = 0$</w:delText>
        </w:r>
      </w:del>
      <w:del w:id="9526" w:author="PR Preview" w:date="2026-01-01T00:00:00Z">
        <w:r>
          <w:delText xml:space="preserve">),</w:delText>
        </w:r>
      </w:del>
      <w:del w:id="9527" w:author="PR Preview" w:date="2026-01-01T00:00:00Z">
        <w:r>
          <w:delText xml:space="preserve"> </w:delText>
        </w:r>
      </w:del>
      <w:del w:id="9528" w:author="PR Preview" w:date="2026-01-01T00:00:00Z">
        <w:r>
          <w:delText xml:space="preserve">and</w:delText>
        </w:r>
      </w:del>
      <w:del w:id="9529" w:author="PR Preview" w:date="2026-01-01T00:00:00Z">
        <w:r>
          <w:delText xml:space="preserve"> </w:delText>
        </w:r>
      </w:del>
      <m:oMath>
        <m:r>
          <m:t>0</m:t>
        </m:r>
        <m:r>
          <m:rPr>
            <m:sty m:val="p"/>
          </m:rPr>
          <m:t>+</m:t>
        </m:r>
        <m:r>
          <m:t>p</m:t>
        </m:r>
        <m:r>
          <m:rPr>
            <m:sty m:val="p"/>
          </m:rPr>
          <m:t>=</m:t>
        </m:r>
        <m:r>
          <m:t>p</m:t>
        </m:r>
      </m:oMath>
      <w:del w:id="9530" w:author="PR Preview" w:date="2026-01-01T00:00:00Z">
        <w:r>
          <w:delText xml:space="preserve"> </w:delText>
        </w:r>
      </w:del>
      <w:del w:id="9531" w:author="PR Preview" w:date="2026-01-01T00:00:00Z">
        <w:r>
          <w:delText xml:space="preserve">(</w:delText>
        </w:r>
      </w:del>
      <w:hyperlink w:anchor="exm-dimension">
        <w:del w:id="9532" w:author="PR Preview" w:date="2026-01-01T00:00:00Z">
          <w:r>
            <w:rPr>
              <w:rStyle w:val="Hyperlink"/>
            </w:rPr>
            <w:delText xml:space="preserve">Example 51</w:delText>
          </w:r>
        </w:del>
      </w:hyperlink>
      <w:del w:id="9533" w:author="PR Preview" w:date="2026-01-01T00:00:00Z">
        <w:r>
          <w:delText xml:space="preserve">).</w:delText>
        </w:r>
      </w:del>
      <w:del w:id="9534" w:author="PR Preview" w:date="2026-01-01T00:00:00Z">
        <w:r>
          <w:delText xml:space="preserve"> </w:delText>
        </w:r>
      </w:del>
      <w:del w:id="9535" w:author="PR Preview" w:date="2026-01-01T00:00:00Z">
        <w:r>
          <w:delText xml:space="preserve">If</w:delText>
        </w:r>
      </w:del>
      <w:del w:id="9536" w:author="PR Preview" w:date="2026-01-01T00:00:00Z">
        <w:r>
          <w:delText xml:space="preserve"> </w:delText>
        </w:r>
      </w:del>
      <m:oMath>
        <m:r>
          <m:t>d</m:t>
        </m:r>
        <m:r>
          <m:rPr>
            <m:sty m:val="p"/>
          </m:rPr>
          <m:t>≥</m:t>
        </m:r>
        <m:r>
          <m:t>1</m:t>
        </m:r>
      </m:oMath>
      <w:del w:id="9537" w:author="PR Preview" w:date="2026-01-01T00:00:00Z">
        <w:r>
          <w:delText xml:space="preserve">, choose a basis</w:delText>
        </w:r>
      </w:del>
      <w:del w:id="9538" w:author="PR Preview" w:date="2026-01-01T00:00:00Z">
        <w:r>
          <w:delText xml:space="preserve"> </w:delText>
        </w:r>
      </w:del>
      <w:del w:id="9539" w:author="PR Preview" w:date="2026-01-01T00:00:00Z">
        <w:r>
          <w:delText xml:space="preserve">$\mathord{\smash[b]{\underset{\raise.3ex\hbox{$\scriptstyle\sim$}}{a}}\vphantom{a}}_1, \ldots, \mathord{\smash[b]{\underset{\raise.3ex\hbox{$\scriptstyle\sim$}}{a}}\vphantom{a}}_d$</w:delText>
        </w:r>
      </w:del>
      <w:del w:id="9540" w:author="PR Preview" w:date="2026-01-01T00:00:00Z">
        <w:r>
          <w:delText xml:space="preserve"> </w:delText>
        </w:r>
      </w:del>
      <w:del w:id="9541" w:author="PR Preview" w:date="2026-01-01T00:00:00Z">
        <w:r>
          <w:delText xml:space="preserve">of</w:delText>
        </w:r>
      </w:del>
      <w:del w:id="9542" w:author="PR Preview" w:date="2026-01-01T00:00:00Z">
        <w:r>
          <w:delText xml:space="preserve"> </w:delText>
        </w:r>
      </w:del>
      <m:oMath>
        <m:r>
          <m:rPr>
            <m:scr m:val="script"/>
            <m:sty m:val="p"/>
          </m:rPr>
          <m:t>S</m:t>
        </m:r>
      </m:oMath>
      <w:del w:id="9543" w:author="PR Preview" w:date="2026-01-01T00:00:00Z">
        <w:r>
          <w:delText xml:space="preserve"> </w:delText>
        </w:r>
      </w:del>
      <w:del w:id="9544" w:author="PR Preview" w:date="2026-01-01T00:00:00Z">
        <w:r>
          <w:delText xml:space="preserve">(</w:delText>
        </w:r>
      </w:del>
      <w:hyperlink w:anchor="thm-extend-basis">
        <w:del w:id="9545" w:author="PR Preview" w:date="2026-01-01T00:00:00Z">
          <w:r>
            <w:rPr>
              <w:rStyle w:val="Hyperlink"/>
            </w:rPr>
            <w:delText xml:space="preserve">Theorem 30</w:delText>
          </w:r>
        </w:del>
      </w:hyperlink>
      <w:del w:id="9546" w:author="PR Preview" w:date="2026-01-01T00:00:00Z">
        <w:r>
          <w:delText xml:space="preserve">),</w:delText>
        </w:r>
      </w:del>
      <w:del w:id="9547" w:author="PR Preview" w:date="2026-01-01T00:00:00Z">
        <w:r>
          <w:delText xml:space="preserve"> </w:delText>
        </w:r>
      </w:del>
      <w:del w:id="9548" w:author="PR Preview" w:date="2026-01-01T00:00:00Z">
        <w:r>
          <w:delText xml:space="preserve">and let</w:delText>
        </w:r>
      </w:del>
      <w:del w:id="9549" w:author="PR Preview" w:date="2026-01-01T00:00:00Z">
        <w:r>
          <w:delText xml:space="preserve"> </w:delText>
        </w:r>
      </w:del>
      <m:oMath>
        <m:r>
          <m:rPr>
            <m:sty m:val="bi"/>
          </m:rPr>
          <m:t>A</m:t>
        </m:r>
      </m:oMath>
      <w:del w:id="9550" w:author="PR Preview" w:date="2026-01-01T00:00:00Z">
        <w:r>
          <w:delText xml:space="preserve"> </w:delText>
        </w:r>
      </w:del>
      <w:del w:id="9551" w:author="PR Preview" w:date="2026-01-01T00:00:00Z">
        <w:r>
          <w:delText xml:space="preserve">be the</w:delText>
        </w:r>
      </w:del>
      <w:del w:id="9552" w:author="PR Preview" w:date="2026-01-01T00:00:00Z">
        <w:r>
          <w:delText xml:space="preserve"> </w:delText>
        </w:r>
      </w:del>
      <m:oMath>
        <m:r>
          <m:t>p</m:t>
        </m:r>
        <m:r>
          <m:rPr>
            <m:sty m:val="p"/>
          </m:rPr>
          <m:t>×</m:t>
        </m:r>
        <m:r>
          <m:t>d</m:t>
        </m:r>
      </m:oMath>
      <w:del w:id="9553" w:author="PR Preview" w:date="2026-01-01T00:00:00Z">
        <w:r>
          <w:delText xml:space="preserve"> </w:delText>
        </w:r>
      </w:del>
      <w:del w:id="9554" w:author="PR Preview" w:date="2026-01-01T00:00:00Z">
        <w:r>
          <w:delText xml:space="preserve">matrix with these columns.</w:delText>
        </w:r>
      </w:del>
      <w:del w:id="9555" w:author="PR Preview" w:date="2026-01-01T00:00:00Z">
        <w:r>
          <w:delText xml:space="preserve"> </w:delText>
        </w:r>
      </w:del>
      <w:del w:id="9556" w:author="PR Preview" w:date="2026-01-01T00:00:00Z">
        <w:r>
          <w:delText xml:space="preserve">The basis spans</w:delText>
        </w:r>
      </w:del>
      <w:del w:id="9557" w:author="PR Preview" w:date="2026-01-01T00:00:00Z">
        <w:r>
          <w:delText xml:space="preserve"> </w:delText>
        </w:r>
      </w:del>
      <m:oMath>
        <m:r>
          <m:rPr>
            <m:scr m:val="script"/>
            <m:sty m:val="p"/>
          </m:rPr>
          <m:t>S</m:t>
        </m:r>
      </m:oMath>
      <w:del w:id="9558" w:author="PR Preview" w:date="2026-01-01T00:00:00Z">
        <w:r>
          <w:delText xml:space="preserve">,</w:delText>
        </w:r>
      </w:del>
      <w:del w:id="9559" w:author="PR Preview" w:date="2026-01-01T00:00:00Z">
        <w:r>
          <w:delText xml:space="preserve"> </w:delText>
        </w:r>
      </w:del>
      <w:del w:id="9560" w:author="PR Preview" w:date="2026-01-01T00:00:00Z">
        <w:r>
          <w:delText xml:space="preserve">so</w:delText>
        </w:r>
      </w:del>
      <w:del w:id="9561"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9562" w:author="PR Preview" w:date="2026-01-01T00:00:00Z">
        <w:r>
          <w:delText xml:space="preserve"> </w:delText>
        </w:r>
      </w:del>
      <w:del w:id="9563" w:author="PR Preview" w:date="2026-01-01T00:00:00Z">
        <w:r>
          <w:delText xml:space="preserve">(</w:delText>
        </w:r>
      </w:del>
      <w:hyperlink w:anchor="thm-column-space-span">
        <w:del w:id="9564" w:author="PR Preview" w:date="2026-01-01T00:00:00Z">
          <w:r>
            <w:rPr>
              <w:rStyle w:val="Hyperlink"/>
            </w:rPr>
            <w:delText xml:space="preserve">Theorem 33</w:delText>
          </w:r>
        </w:del>
      </w:hyperlink>
      <w:del w:id="9565" w:author="PR Preview" w:date="2026-01-01T00:00:00Z">
        <w:r>
          <w:delText xml:space="preserve">),</w:delText>
        </w:r>
      </w:del>
      <w:del w:id="9566" w:author="PR Preview" w:date="2026-01-01T00:00:00Z">
        <w:r>
          <w:delText xml:space="preserve"> </w:delText>
        </w:r>
      </w:del>
      <w:del w:id="9567" w:author="PR Preview" w:date="2026-01-01T00:00:00Z">
        <w:r>
          <w:delText xml:space="preserve">and</w:delText>
        </w:r>
      </w:del>
      <w:del w:id="9568"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9569" w:author="PR Preview" w:date="2026-01-01T00:00:00Z">
        <w:r>
          <w:delText xml:space="preserve"> </w:delText>
        </w:r>
      </w:del>
      <w:del w:id="9570" w:author="PR Preview" w:date="2026-01-01T00:00:00Z">
        <w:r>
          <w:delText xml:space="preserve">(</w:delText>
        </w:r>
      </w:del>
      <w:hyperlink w:anchor="thm-complement-null-space">
        <w:del w:id="9571" w:author="PR Preview" w:date="2026-01-01T00:00:00Z">
          <w:r>
            <w:rPr>
              <w:rStyle w:val="Hyperlink"/>
            </w:rPr>
            <w:delText xml:space="preserve">Theorem 54</w:delText>
          </w:r>
        </w:del>
      </w:hyperlink>
      <w:del w:id="9572" w:author="PR Preview" w:date="2026-01-01T00:00:00Z">
        <w:r>
          <w:delText xml:space="preserve">).</w:delText>
        </w:r>
      </w:del>
      <w:del w:id="9573" w:author="PR Preview" w:date="2026-01-01T00:00:00Z">
        <w:r>
          <w:delText xml:space="preserve"> </w:delText>
        </w:r>
      </w:del>
      <m:oMath>
        <m:sSup>
          <m:e>
            <m:r>
              <m:rPr>
                <m:sty m:val="bi"/>
              </m:rPr>
              <m:t>A</m:t>
            </m:r>
          </m:e>
          <m:sup>
            <m:r>
              <m:rPr>
                <m:sty m:val="p"/>
              </m:rPr>
              <m:t>⊤</m:t>
            </m:r>
          </m:sup>
        </m:sSup>
      </m:oMath>
      <w:del w:id="9574" w:author="PR Preview" w:date="2026-01-01T00:00:00Z">
        <w:r>
          <w:delText xml:space="preserve"> </w:delText>
        </w:r>
      </w:del>
      <w:del w:id="9575" w:author="PR Preview" w:date="2026-01-01T00:00:00Z">
        <w:r>
          <w:delText xml:space="preserve">is</w:delText>
        </w:r>
      </w:del>
      <w:del w:id="9576" w:author="PR Preview" w:date="2026-01-01T00:00:00Z">
        <w:r>
          <w:delText xml:space="preserve"> </w:delText>
        </w:r>
      </w:del>
      <m:oMath>
        <m:r>
          <m:t>d</m:t>
        </m:r>
        <m:r>
          <m:rPr>
            <m:sty m:val="p"/>
          </m:rPr>
          <m:t>×</m:t>
        </m:r>
        <m:r>
          <m:t>p</m:t>
        </m:r>
      </m:oMath>
      <w:del w:id="9577"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9578" w:author="PR Preview" w:date="2026-01-01T00:00:00Z">
        <w:r>
          <w:rPr>
            <w:b/>
            <w:bCs/>
          </w:rPr>
          <w:delText xml:space="preserve">Part 3.</w:delText>
        </w:r>
      </w:del>
      <w:del w:id="957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9580" w:author="PR Preview" w:date="2026-01-01T00:00:00Z">
        <w:r>
          <w:delText xml:space="preserve"> </w:delText>
        </w:r>
      </w:del>
      <w:del w:id="9581" w:author="PR Preview" w:date="2026-01-01T00:00:00Z">
        <w:r>
          <w:delText xml:space="preserve">is a subspace of</w:delText>
        </w:r>
      </w:del>
      <w:del w:id="9582" w:author="PR Preview" w:date="2026-01-01T00:00:00Z">
        <w:r>
          <w:delText xml:space="preserve"> </w:delText>
        </w:r>
      </w:del>
      <m:oMath>
        <m:sSup>
          <m:e>
            <m:r>
              <m:rPr>
                <m:scr m:val="double-struck"/>
                <m:sty m:val="p"/>
              </m:rPr>
              <m:t>R</m:t>
            </m:r>
          </m:e>
          <m:sup>
            <m:r>
              <m:t>p</m:t>
            </m:r>
          </m:sup>
        </m:sSup>
      </m:oMath>
      <w:del w:id="9583" w:author="PR Preview" w:date="2026-01-01T00:00:00Z">
        <w:r>
          <w:delText xml:space="preserve"> </w:delText>
        </w:r>
      </w:del>
      <w:del w:id="9584" w:author="PR Preview" w:date="2026-01-01T00:00:00Z">
        <w:r>
          <w:delText xml:space="preserve">(</w:delText>
        </w:r>
      </w:del>
      <w:hyperlink w:anchor="thm-sum-intersection-subspace">
        <w:del w:id="9585" w:author="PR Preview" w:date="2026-01-01T00:00:00Z">
          <w:r>
            <w:rPr>
              <w:rStyle w:val="Hyperlink"/>
            </w:rPr>
            <w:delText xml:space="preserve">Theorem 48</w:delText>
          </w:r>
        </w:del>
      </w:hyperlink>
      <w:del w:id="9586" w:author="PR Preview" w:date="2026-01-01T00:00:00Z">
        <w:r>
          <w:delText xml:space="preserve">), and</w:delText>
        </w:r>
      </w:del>
    </w:p>
    <w:p>
      <w:pPr>
        <w:pStyle w:val="BodyText"/>
      </w:pPr>
      <w:del w:id="9587" w:author="PR Preview" w:date="2026-01-01T00:00:00Z">
        <w:r>
          <w:delTex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delText>
        </w:r>
      </w:del>
    </w:p>
    <w:p>
      <w:pPr>
        <w:pStyle w:val="FirstParagraph"/>
      </w:pPr>
      <w:del w:id="9588" w:author="PR Preview" w:date="2026-01-01T00:00:00Z">
        <w:r>
          <w:delText xml:space="preserve">Since</w:delText>
        </w:r>
      </w:del>
      <w:del w:id="958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9590" w:author="PR Preview" w:date="2026-01-01T00:00:00Z">
        <w:r>
          <w:delText xml:space="preserve">,</w:delText>
        </w:r>
      </w:del>
      <w:del w:id="9591" w:author="PR Preview" w:date="2026-01-01T00:00:00Z">
        <w:r>
          <w:delText xml:space="preserve"> </w:delText>
        </w:r>
      </w:del>
      <m:oMath>
        <m:sSup>
          <m:e>
            <m:r>
              <m:rPr>
                <m:scr m:val="double-struck"/>
                <m:sty m:val="p"/>
              </m:rPr>
              <m:t>R</m:t>
            </m:r>
          </m:e>
          <m:sup>
            <m:r>
              <m:t>p</m:t>
            </m:r>
          </m:sup>
        </m:sSup>
      </m:oMath>
      <w:del w:id="9592" w:author="PR Preview" w:date="2026-01-01T00:00:00Z">
        <w:r>
          <w:delText xml:space="preserve"> </w:delText>
        </w:r>
      </w:del>
      <w:del w:id="9593" w:author="PR Preview" w:date="2026-01-01T00:00:00Z">
        <w:r>
          <w:delText xml:space="preserve">is a subspace (</w:delText>
        </w:r>
      </w:del>
      <w:hyperlink w:anchor="exm-subspace">
        <w:del w:id="9594" w:author="PR Preview" w:date="2026-01-01T00:00:00Z">
          <w:r>
            <w:rPr>
              <w:rStyle w:val="Hyperlink"/>
            </w:rPr>
            <w:delText xml:space="preserve">Example 38</w:delText>
          </w:r>
        </w:del>
      </w:hyperlink>
      <w:del w:id="9595" w:author="PR Preview" w:date="2026-01-01T00:00:00Z">
        <w:r>
          <w:delText xml:space="preserve">)</w:delText>
        </w:r>
      </w:del>
      <w:del w:id="9596" w:author="PR Preview" w:date="2026-01-01T00:00:00Z">
        <w:r>
          <w:delText xml:space="preserve"> </w:delText>
        </w:r>
      </w:del>
      <w:del w:id="9597" w:author="PR Preview" w:date="2026-01-01T00:00:00Z">
        <w:r>
          <w:delText xml:space="preserve">and</w:delText>
        </w:r>
      </w:del>
      <w:del w:id="9598"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9599" w:author="PR Preview" w:date="2026-01-01T00:00:00Z">
        <w:r>
          <w:delText xml:space="preserve"> </w:delText>
        </w:r>
      </w:del>
      <w:del w:id="9600" w:author="PR Preview" w:date="2026-01-01T00:00:00Z">
        <w:r>
          <w:delText xml:space="preserve">(</w:delText>
        </w:r>
      </w:del>
      <w:hyperlink w:anchor="exm-dimension">
        <w:del w:id="9601" w:author="PR Preview" w:date="2026-01-01T00:00:00Z">
          <w:r>
            <w:rPr>
              <w:rStyle w:val="Hyperlink"/>
            </w:rPr>
            <w:delText xml:space="preserve">Example 51</w:delText>
          </w:r>
        </w:del>
      </w:hyperlink>
      <w:del w:id="9602" w:author="PR Preview" w:date="2026-01-01T00:00:00Z">
        <w:r>
          <w:delText xml:space="preserve">),</w:delText>
        </w:r>
      </w:del>
      <w:del w:id="9603" w:author="PR Preview" w:date="2026-01-01T00:00:00Z">
        <w:r>
          <w:delText xml:space="preserve"> </w:delText>
        </w:r>
      </w:del>
      <w:hyperlink w:anchor="thm-subspace-equal-dim">
        <w:del w:id="9604" w:author="PR Preview" w:date="2026-01-01T00:00:00Z">
          <w:r>
            <w:rPr>
              <w:rStyle w:val="Hyperlink"/>
            </w:rPr>
            <w:delText xml:space="preserve">Theorem 32</w:delText>
          </w:r>
        </w:del>
      </w:hyperlink>
      <w:del w:id="9605" w:author="PR Preview" w:date="2026-01-01T00:00:00Z">
        <w:r>
          <w:delText xml:space="preserve"> </w:delText>
        </w:r>
      </w:del>
      <w:del w:id="9606" w:author="PR Preview" w:date="2026-01-01T00:00:00Z">
        <w:r>
          <w:delText xml:space="preserve">gives</w:delText>
        </w:r>
      </w:del>
      <w:del w:id="9607"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9608" w:author="PR Preview" w:date="2026-01-01T00:00:00Z">
        <w:r>
          <w:delText xml:space="preserve">.</w:delText>
        </w:r>
      </w:del>
      <w:del w:id="9609" w:author="PR Preview" w:date="2026-01-01T00:00:00Z">
        <w:r>
          <w:delText xml:space="preserve"> </w:delText>
        </w:r>
      </w:del>
      <w:del w:id="9610" w:author="PR Preview" w:date="2026-01-01T00:00:00Z">
        <w:r>
          <w:delText xml:space="preserve">Together with part 1,</w:delText>
        </w:r>
      </w:del>
      <w:del w:id="9611"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9612" w:author="PR Preview" w:date="2026-01-01T00:00:00Z">
        <w:r>
          <w:delText xml:space="preserve">.</w:delText>
        </w:r>
      </w:del>
      <w:del w:id="9613" w:author="PR Preview" w:date="2026-01-01T00:00:00Z">
        <w:r>
          <w:delText xml:space="preserve"> </w:delText>
        </w:r>
      </w:del>
      <w:del w:id="9614" w:author="PR Preview" w:date="2026-01-01T00:00:00Z">
        <w:r>
          <w:delText xml:space="preserve">The uniqueness of the split then follows from</w:delText>
        </w:r>
      </w:del>
      <w:del w:id="9615" w:author="PR Preview" w:date="2026-01-01T00:00:00Z">
        <w:r>
          <w:delText xml:space="preserve"> </w:delText>
        </w:r>
      </w:del>
      <w:hyperlink w:anchor="thm-direct-sum-equiv">
        <w:del w:id="9616" w:author="PR Preview" w:date="2026-01-01T00:00:00Z">
          <w:r>
            <w:rPr>
              <w:rStyle w:val="Hyperlink"/>
            </w:rPr>
            <w:delText xml:space="preserve">Theorem 51</w:delText>
          </w:r>
        </w:del>
      </w:hyperlink>
      <w:del w:id="9617" w:author="PR Preview" w:date="2026-01-01T00:00:00Z">
        <w:r>
          <w:delText xml:space="preserve"> </w:delText>
        </w:r>
      </w:del>
      <w:del w:id="9618" w:author="PR Preview" w:date="2026-01-01T00:00:00Z">
        <w:r>
          <w:delText xml:space="preserve">(statement 1 implies statement 3).</w:delText>
        </w:r>
      </w:del>
    </w:p>
    <w:p>
      <w:pPr>
        <w:pStyle w:val="BodyText"/>
      </w:pPr>
      <w:del w:id="9619" w:author="PR Preview" w:date="2026-01-01T00:00:00Z">
        <w:r>
          <w:rPr>
            <w:b/>
            <w:bCs/>
          </w:rPr>
          <w:delText xml:space="preserve">Example 96 (Splitting a vector of</w:delText>
        </w:r>
      </w:del>
      <w:del w:id="9620" w:author="PR Preview" w:date="2026-01-01T00:00:00Z">
        <w:r>
          <w:rPr>
            <w:b/>
            <w:bCs/>
          </w:rPr>
          <w:delText xml:space="preserve"> </w:delText>
        </w:r>
      </w:del>
      <m:oMath>
        <m:sSup>
          <m:e>
            <m:r>
              <m:rPr>
                <m:scr m:val="double-struck"/>
                <m:sty m:val="p"/>
              </m:rPr>
              <m:t>R</m:t>
            </m:r>
          </m:e>
          <m:sup>
            <m:r>
              <m:t>3</m:t>
            </m:r>
          </m:sup>
        </m:sSup>
      </m:oMath>
      <w:del w:id="9621" w:author="PR Preview" w:date="2026-01-01T00:00:00Z">
        <w:r>
          <w:rPr>
            <w:b/>
            <w:bCs/>
          </w:rPr>
          <w:delText xml:space="preserve"> </w:delText>
        </w:r>
      </w:del>
      <w:del w:id="9622" w:author="PR Preview" w:date="2026-01-01T00:00:00Z">
        <w:r>
          <w:rPr>
            <w:b/>
            <w:bCs/>
          </w:rPr>
          <w:delText xml:space="preserve">along a line and its complement)</w:delText>
        </w:r>
      </w:del>
      <w:del w:id="9623" w:author="PR Preview" w:date="2026-01-01T00:00:00Z">
        <w:r>
          <w:delText xml:space="preserve"> </w:delText>
        </w:r>
      </w:del>
      <w:del w:id="9624" w:author="PR Preview" w:date="2026-01-01T00:00:00Z">
        <w:r>
          <w:delText xml:space="preserve">Let</w:delText>
        </w:r>
      </w:del>
      <w:del w:id="962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626" w:author="PR Preview" w:date="2026-01-01T00:00:00Z">
        <w:r>
          <w:delText xml:space="preserve"> </w:delText>
        </w:r>
      </w:del>
      <w:del w:id="9627" w:author="PR Preview" w:date="2026-01-01T00:00:00Z">
        <w:r>
          <w:delText xml:space="preserve">in</w:delText>
        </w:r>
      </w:del>
      <w:del w:id="9628" w:author="PR Preview" w:date="2026-01-01T00:00:00Z">
        <w:r>
          <w:delText xml:space="preserve"> </w:delText>
        </w:r>
      </w:del>
      <m:oMath>
        <m:sSup>
          <m:e>
            <m:r>
              <m:rPr>
                <m:scr m:val="double-struck"/>
                <m:sty m:val="p"/>
              </m:rPr>
              <m:t>R</m:t>
            </m:r>
          </m:e>
          <m:sup>
            <m:r>
              <m:t>3</m:t>
            </m:r>
          </m:sup>
        </m:sSup>
      </m:oMath>
      <w:del w:id="9629" w:author="PR Preview" w:date="2026-01-01T00:00:00Z">
        <w:r>
          <w:delText xml:space="preserve">.</w:delText>
        </w:r>
      </w:del>
      <w:del w:id="9630" w:author="PR Preview" w:date="2026-01-01T00:00:00Z">
        <w:r>
          <w:delText xml:space="preserve"> </w:delText>
        </w:r>
      </w:del>
      <w:del w:id="9631" w:author="PR Preview" w:date="2026-01-01T00:00:00Z">
        <w:r>
          <w:delText xml:space="preserve">A single nonzero vector is linearly independent</w:delText>
        </w:r>
      </w:del>
      <w:del w:id="9632" w:author="PR Preview" w:date="2026-01-01T00:00:00Z">
        <w:r>
          <w:delText xml:space="preserve"> </w:delText>
        </w:r>
      </w:del>
      <w:del w:id="9633" w:author="PR Preview" w:date="2026-01-01T00:00:00Z">
        <w:r>
          <w:delText xml:space="preserve">(</w:delText>
        </w:r>
      </w:del>
      <w:del w:id="9634" w:author="PR Preview" w:date="2026-01-01T00:00:00Z">
        <w:r>
          <w:delText xml:space="preserve">$c\,\mathord{\smash[b]{\underset{\raise.3ex\hbox{$\scriptstyle\sim$}}{v}}\vphantom{v}} = \mathord{\smash[b]{\underset{\raise.3ex\hbox{$\scriptstyle\sim$}}{0}}\vphantom{0}}$</w:delText>
        </w:r>
      </w:del>
      <w:del w:id="9635" w:author="PR Preview" w:date="2026-01-01T00:00:00Z">
        <w:r>
          <w:delText xml:space="preserve"> </w:delText>
        </w:r>
      </w:del>
      <w:del w:id="9636" w:author="PR Preview" w:date="2026-01-01T00:00:00Z">
        <w:r>
          <w:delText xml:space="preserve">with</w:delText>
        </w:r>
      </w:del>
      <w:del w:id="9637" w:author="PR Preview" w:date="2026-01-01T00:00:00Z">
        <w:r>
          <w:delText xml:space="preserve"> </w:delText>
        </w:r>
      </w:del>
      <w:del w:id="9638" w:author="PR Preview" w:date="2026-01-01T00:00:00Z">
        <w:r>
          <w:delText xml:space="preserve">$\mathord{\smash[b]{\underset{\raise.3ex\hbox{$\scriptstyle\sim$}}{v}}\vphantom{v}} \ne \mathord{\smash[b]{\underset{\raise.3ex\hbox{$\scriptstyle\sim$}}{0}}\vphantom{0}}$</w:delText>
        </w:r>
      </w:del>
      <w:del w:id="9639" w:author="PR Preview" w:date="2026-01-01T00:00:00Z">
        <w:r>
          <w:delText xml:space="preserve"> </w:delText>
        </w:r>
      </w:del>
      <w:del w:id="9640" w:author="PR Preview" w:date="2026-01-01T00:00:00Z">
        <w:r>
          <w:delText xml:space="preserve">forces</w:delText>
        </w:r>
      </w:del>
      <w:del w:id="9641" w:author="PR Preview" w:date="2026-01-01T00:00:00Z">
        <w:r>
          <w:delText xml:space="preserve"> </w:delText>
        </w:r>
      </w:del>
      <m:oMath>
        <m:r>
          <m:t>c</m:t>
        </m:r>
        <m:r>
          <m:rPr>
            <m:sty m:val="p"/>
          </m:rPr>
          <m:t>=</m:t>
        </m:r>
        <m:r>
          <m:t>0</m:t>
        </m:r>
      </m:oMath>
      <w:del w:id="9642" w:author="PR Preview" w:date="2026-01-01T00:00:00Z">
        <w:r>
          <w:delText xml:space="preserve">),</w:delText>
        </w:r>
      </w:del>
      <w:del w:id="9643" w:author="PR Preview" w:date="2026-01-01T00:00:00Z">
        <w:r>
          <w:delText xml:space="preserve"> </w:delText>
        </w:r>
      </w:del>
      <w:del w:id="9644" w:author="PR Preview" w:date="2026-01-01T00:00:00Z">
        <w:r>
          <w:delText xml:space="preserve">so</w:delText>
        </w:r>
      </w:del>
      <w:del w:id="9645" w:author="PR Preview" w:date="2026-01-01T00:00:00Z">
        <w:r>
          <w:delText xml:space="preserve"> </w:delText>
        </w:r>
      </w:del>
      <m:oMath>
        <m:r>
          <m:rPr>
            <m:sty m:val="p"/>
          </m:rPr>
          <m:t>(</m:t>
        </m:r>
        <m:r>
          <m:t>1</m:t>
        </m:r>
        <m:r>
          <m:rPr>
            <m:sty m:val="p"/>
          </m:rPr>
          <m:t>,</m:t>
        </m:r>
        <m:r>
          <m:t>1</m:t>
        </m:r>
        <m:r>
          <m:rPr>
            <m:sty m:val="p"/>
          </m:rPr>
          <m:t>,</m:t>
        </m:r>
        <m:r>
          <m:t>0</m:t>
        </m:r>
        <m:r>
          <m:rPr>
            <m:sty m:val="p"/>
          </m:rPr>
          <m:t>)</m:t>
        </m:r>
      </m:oMath>
      <w:del w:id="9646" w:author="PR Preview" w:date="2026-01-01T00:00:00Z">
        <w:r>
          <w:delText xml:space="preserve"> </w:delText>
        </w:r>
      </w:del>
      <w:del w:id="9647" w:author="PR Preview" w:date="2026-01-01T00:00:00Z">
        <w:r>
          <w:delText xml:space="preserve">is a basis of</w:delText>
        </w:r>
      </w:del>
      <w:del w:id="9648" w:author="PR Preview" w:date="2026-01-01T00:00:00Z">
        <w:r>
          <w:delText xml:space="preserve"> </w:delText>
        </w:r>
      </w:del>
      <m:oMath>
        <m:r>
          <m:rPr>
            <m:scr m:val="script"/>
            <m:sty m:val="p"/>
          </m:rPr>
          <m:t>S</m:t>
        </m:r>
      </m:oMath>
      <w:del w:id="9649" w:author="PR Preview" w:date="2026-01-01T00:00:00Z">
        <w:r>
          <w:delText xml:space="preserve"> </w:delText>
        </w:r>
      </w:del>
      <w:del w:id="9650" w:author="PR Preview" w:date="2026-01-01T00:00:00Z">
        <w:r>
          <w:delText xml:space="preserve">and</w:delText>
        </w:r>
      </w:del>
      <w:del w:id="9651"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9652" w:author="PR Preview" w:date="2026-01-01T00:00:00Z">
        <w:r>
          <w:delText xml:space="preserve">.</w:delText>
        </w:r>
      </w:del>
      <w:del w:id="9653" w:author="PR Preview" w:date="2026-01-01T00:00:00Z">
        <w:r>
          <w:delText xml:space="preserve"> </w:delText>
        </w:r>
      </w:del>
      <w:del w:id="9654" w:author="PR Preview" w:date="2026-01-01T00:00:00Z">
        <w:r>
          <w:delText xml:space="preserve">A vector</w:delText>
        </w:r>
      </w:del>
      <w:del w:id="9655" w:author="PR Preview" w:date="2026-01-01T00:00:00Z">
        <w:r>
          <w:delText xml:space="preserve"> </w:delText>
        </w:r>
      </w:del>
      <w:del w:id="9656" w:author="PR Preview" w:date="2026-01-01T00:00:00Z">
        <w:r>
          <w:delText xml:space="preserve">$\mathord{\smash[b]{\underset{\raise.3ex\hbox{$\scriptstyle\sim$}}{u}}\vphantom{u}}$</w:delText>
        </w:r>
      </w:del>
      <w:del w:id="9657" w:author="PR Preview" w:date="2026-01-01T00:00:00Z">
        <w:r>
          <w:delText xml:space="preserve"> </w:delText>
        </w:r>
      </w:del>
      <w:del w:id="9658" w:author="PR Preview" w:date="2026-01-01T00:00:00Z">
        <w:r>
          <w:delText xml:space="preserve">is in</w:delText>
        </w:r>
      </w:del>
      <w:del w:id="9659" w:author="PR Preview" w:date="2026-01-01T00:00:00Z">
        <w:r>
          <w:delText xml:space="preserve"> </w:delText>
        </w:r>
      </w:del>
      <m:oMath>
        <m:sSup>
          <m:e>
            <m:r>
              <m:rPr>
                <m:scr m:val="script"/>
                <m:sty m:val="p"/>
              </m:rPr>
              <m:t>S</m:t>
            </m:r>
          </m:e>
          <m:sup>
            <m:r>
              <m:rPr>
                <m:sty m:val="p"/>
              </m:rPr>
              <m:t>⟂</m:t>
            </m:r>
          </m:sup>
        </m:sSup>
      </m:oMath>
      <w:del w:id="9660" w:author="PR Preview" w:date="2026-01-01T00:00:00Z">
        <w:r>
          <w:delText xml:space="preserve"> </w:delText>
        </w:r>
      </w:del>
      <w:del w:id="9661" w:author="PR Preview" w:date="2026-01-01T00:00:00Z">
        <w:r>
          <w:delText xml:space="preserve">exactly when</w:delText>
        </w:r>
      </w:del>
      <w:del w:id="9662"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9663" w:author="PR Preview" w:date="2026-01-01T00:00:00Z">
        <w:r>
          <w:delText xml:space="preserve">:</w:delText>
        </w:r>
      </w:del>
      <w:del w:id="9664" w:author="PR Preview" w:date="2026-01-01T00:00:00Z">
        <w:r>
          <w:delText xml:space="preserve"> </w:delText>
        </w:r>
      </w:del>
      <w:del w:id="9665" w:author="PR Preview" w:date="2026-01-01T00:00:00Z">
        <w:r>
          <w:delText xml:space="preserve">that condition says</w:delText>
        </w:r>
      </w:del>
      <w:del w:id="9666" w:author="PR Preview" w:date="2026-01-01T00:00:00Z">
        <w:r>
          <w:delText xml:space="preserve"> </w:delText>
        </w:r>
      </w:del>
      <w:del w:id="9667" w:author="PR Preview" w:date="2026-01-01T00:00:00Z">
        <w:r>
          <w:delText xml:space="preserve">$(1, 1, 0) \cdot \mathord{\smash[b]{\underset{\raise.3ex\hbox{$\scriptstyle\sim$}}{u}}\vphantom{u}} = 0$</w:delText>
        </w:r>
      </w:del>
      <w:del w:id="9668" w:author="PR Preview" w:date="2026-01-01T00:00:00Z">
        <w:r>
          <w:delText xml:space="preserve">,</w:delText>
        </w:r>
      </w:del>
      <w:del w:id="9669" w:author="PR Preview" w:date="2026-01-01T00:00:00Z">
        <w:r>
          <w:delText xml:space="preserve"> </w:delText>
        </w:r>
      </w:del>
      <w:del w:id="9670" w:author="PR Preview" w:date="2026-01-01T00:00:00Z">
        <w:r>
          <w:delText xml:space="preserve">and then</w:delText>
        </w:r>
      </w:del>
    </w:p>
    <w:p>
      <w:pPr>
        <w:pStyle w:val="BodyText"/>
      </w:pPr>
      <w:ins w:id="9671" w:author="PR Preview" w:date="2026-01-01T00:00:00Z">
        <w:r>
          <w:rPr>
            <w:b/>
            <w:bCs/>
          </w:rPr>
          <w:t xml:space="preserve">Part 2.</w:t>
        </w:r>
      </w:ins>
      <w:ins w:id="9672" w:author="PR Preview" w:date="2026-01-01T00:00:00Z">
        <w:r>
          <w:t xml:space="preserve"> </w:t>
        </w:r>
      </w:ins>
      <w:ins w:id="9673" w:author="PR Preview" w:date="2026-01-01T00:00:00Z">
        <w:r>
          <w:t xml:space="preserve">Let</w:t>
        </w:r>
      </w:ins>
      <w:ins w:id="9674"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9675" w:author="PR Preview" w:date="2026-01-01T00:00:00Z">
        <w:r>
          <w:t xml:space="preserve">.</w:t>
        </w:r>
      </w:ins>
      <w:ins w:id="9676" w:author="PR Preview" w:date="2026-01-01T00:00:00Z">
        <w:r>
          <w:t xml:space="preserve"> </w:t>
        </w:r>
      </w:ins>
      <w:ins w:id="9677" w:author="PR Preview" w:date="2026-01-01T00:00:00Z">
        <w:r>
          <w:t xml:space="preserve">If</w:t>
        </w:r>
      </w:ins>
      <w:ins w:id="9678" w:author="PR Preview" w:date="2026-01-01T00:00:00Z">
        <w:r>
          <w:t xml:space="preserve"> </w:t>
        </w:r>
      </w:ins>
      <m:oMath>
        <m:r>
          <m:t>d</m:t>
        </m:r>
        <m:r>
          <m:rPr>
            <m:sty m:val="p"/>
          </m:rPr>
          <m:t>=</m:t>
        </m:r>
        <m:r>
          <m:t>0</m:t>
        </m:r>
      </m:oMath>
      <w:ins w:id="9679" w:author="PR Preview" w:date="2026-01-01T00:00:00Z">
        <w:r>
          <w:t xml:space="preserve">, then</w:t>
        </w:r>
      </w:ins>
      <w:ins w:id="9680" w:author="PR Preview" w:date="2026-01-01T00:00:00Z">
        <w:r>
          <w:t xml:space="preserve"> </w:t>
        </w:r>
      </w:ins>
      <m:oMath>
        <m:r>
          <m:rPr>
            <m:scr m:val="script"/>
            <m:sty m:val="p"/>
          </m:rPr>
          <m:t>S</m:t>
        </m:r>
      </m:oMath>
      <w:ins w:id="9681" w:author="PR Preview" w:date="2026-01-01T00:00:00Z">
        <w:r>
          <w:t xml:space="preserve"> </w:t>
        </w:r>
      </w:ins>
      <w:ins w:id="9682" w:author="PR Preview" w:date="2026-01-01T00:00:00Z">
        <w:r>
          <w:t xml:space="preserve">has a basis (</w:t>
        </w:r>
      </w:ins>
      <w:hyperlink w:anchor="thm-extend-basis">
        <w:ins w:id="9683" w:author="PR Preview" w:date="2026-01-01T00:00:00Z">
          <w:r>
            <w:rPr>
              <w:rStyle w:val="Hyperlink"/>
            </w:rPr>
            <w:t xml:space="preserve">Theorem 29</w:t>
          </w:r>
        </w:ins>
      </w:hyperlink>
      <w:ins w:id="9684" w:author="PR Preview" w:date="2026-01-01T00:00:00Z">
        <w:r>
          <w:t xml:space="preserve">)</w:t>
        </w:r>
      </w:ins>
      <w:ins w:id="9685" w:author="PR Preview" w:date="2026-01-01T00:00:00Z">
        <w:r>
          <w:t xml:space="preserve"> </w:t>
        </w:r>
      </w:ins>
      <w:ins w:id="9686" w:author="PR Preview" w:date="2026-01-01T00:00:00Z">
        <w:r>
          <w:t xml:space="preserve">with</w:t>
        </w:r>
      </w:ins>
      <w:ins w:id="9687" w:author="PR Preview" w:date="2026-01-01T00:00:00Z">
        <w:r>
          <w:t xml:space="preserve"> </w:t>
        </w:r>
      </w:ins>
      <m:oMath>
        <m:r>
          <m:t>0</m:t>
        </m:r>
      </m:oMath>
      <w:ins w:id="9688" w:author="PR Preview" w:date="2026-01-01T00:00:00Z">
        <w:r>
          <w:t xml:space="preserve"> </w:t>
        </w:r>
      </w:ins>
      <w:ins w:id="9689" w:author="PR Preview" w:date="2026-01-01T00:00:00Z">
        <w:r>
          <w:t xml:space="preserve">vectors (</w:t>
        </w:r>
      </w:ins>
      <w:hyperlink w:anchor="def-dimension">
        <w:ins w:id="9690" w:author="PR Preview" w:date="2026-01-01T00:00:00Z">
          <w:r>
            <w:rPr>
              <w:rStyle w:val="Hyperlink"/>
            </w:rPr>
            <w:t xml:space="preserve">Definition 51</w:t>
          </w:r>
        </w:ins>
      </w:hyperlink>
      <w:ins w:id="9691" w:author="PR Preview" w:date="2026-01-01T00:00:00Z">
        <w:r>
          <w:t xml:space="preserve">), the empty list,</w:t>
        </w:r>
      </w:ins>
      <w:ins w:id="9692" w:author="PR Preview" w:date="2026-01-01T00:00:00Z">
        <w:r>
          <w:t xml:space="preserve"> </w:t>
        </w:r>
      </w:ins>
      <w:ins w:id="9693" w:author="PR Preview" w:date="2026-01-01T00:00:00Z">
        <w:r>
          <w:t xml:space="preserve">whose span is</w:t>
        </w:r>
      </w:ins>
      <w:ins w:id="9694" w:author="PR Preview" w:date="2026-01-01T00:00:00Z">
        <w:r>
          <w:t xml:space="preserve"> </w:t>
        </w:r>
      </w:ins>
      <w:ins w:id="9695" w:author="PR Preview" w:date="2026-01-01T00:00:00Z">
        <w:r>
          <w:t xml:space="preserve">$\mathopen{}\left\{\mathord{\smash[b]{\underset{\raise.3ex\hbox{$\scriptstyle\sim$}}{0}}\vphantom{0}}\right\}\mathclose{}$</w:t>
        </w:r>
      </w:ins>
      <w:ins w:id="9696" w:author="PR Preview" w:date="2026-01-01T00:00:00Z">
        <w:r>
          <w:t xml:space="preserve"> </w:t>
        </w:r>
      </w:ins>
      <w:ins w:id="9697" w:author="PR Preview" w:date="2026-01-01T00:00:00Z">
        <w:r>
          <w:t xml:space="preserve">(</w:t>
        </w:r>
      </w:ins>
      <w:hyperlink w:anchor="def-span">
        <w:ins w:id="9698" w:author="PR Preview" w:date="2026-01-01T00:00:00Z">
          <w:r>
            <w:rPr>
              <w:rStyle w:val="Hyperlink"/>
            </w:rPr>
            <w:t xml:space="preserve">Definition 47</w:t>
          </w:r>
        </w:ins>
      </w:hyperlink>
      <w:ins w:id="9699" w:author="PR Preview" w:date="2026-01-01T00:00:00Z">
        <w:r>
          <w:t xml:space="preserve">);</w:t>
        </w:r>
      </w:ins>
      <w:ins w:id="9700" w:author="PR Preview" w:date="2026-01-01T00:00:00Z">
        <w:r>
          <w:t xml:space="preserve"> </w:t>
        </w:r>
      </w:ins>
      <w:ins w:id="9701" w:author="PR Preview" w:date="2026-01-01T00:00:00Z">
        <w:r>
          <w:t xml:space="preserve">so</w:t>
        </w:r>
      </w:ins>
      <w:ins w:id="9702" w:author="PR Preview" w:date="2026-01-01T00:00:00Z">
        <w:r>
          <w:t xml:space="preserve"> </w:t>
        </w:r>
      </w:ins>
      <w:ins w:id="9703" w:author="PR Preview" w:date="2026-01-01T00:00:00Z">
        <w:r>
          <w:t xml:space="preserve">$\mathcal{S} = \mathopen{}\left\{\mathord{\smash[b]{\underset{\raise.3ex\hbox{$\scriptstyle\sim$}}{0}}\vphantom{0}}\right\}\mathclose{}$</w:t>
        </w:r>
      </w:ins>
      <w:ins w:id="9704" w:author="PR Preview" w:date="2026-01-01T00:00:00Z">
        <w:r>
          <w:t xml:space="preserve">,</w:t>
        </w:r>
      </w:ins>
      <w:ins w:id="9705"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9706" w:author="PR Preview" w:date="2026-01-01T00:00:00Z">
        <w:r>
          <w:t xml:space="preserve"> </w:t>
        </w:r>
      </w:ins>
      <w:ins w:id="9707" w:author="PR Preview" w:date="2026-01-01T00:00:00Z">
        <w:r>
          <w:t xml:space="preserve">(every</w:t>
        </w:r>
      </w:ins>
      <w:ins w:id="9708" w:author="PR Preview" w:date="2026-01-01T00:00:00Z">
        <w:r>
          <w:t xml:space="preserve"> </w:t>
        </w:r>
      </w:ins>
      <w:ins w:id="9709" w:author="PR Preview" w:date="2026-01-01T00:00:00Z">
        <w:r>
          <w:t xml:space="preserve">$\mathord{\smash[b]{\underset{\raise.3ex\hbox{$\scriptstyle\sim$}}{u}}\vphantom{u}}$</w:t>
        </w:r>
      </w:ins>
      <w:ins w:id="9710" w:author="PR Preview" w:date="2026-01-01T00:00:00Z">
        <w:r>
          <w:t xml:space="preserve"> </w:t>
        </w:r>
      </w:ins>
      <w:ins w:id="9711" w:author="PR Preview" w:date="2026-01-01T00:00:00Z">
        <w:r>
          <w:t xml:space="preserve">satisfies</w:t>
        </w:r>
      </w:ins>
      <w:ins w:id="9712" w:author="PR Preview" w:date="2026-01-01T00:00:00Z">
        <w:r>
          <w:t xml:space="preserve"> </w:t>
        </w:r>
      </w:ins>
      <w:ins w:id="9713" w:author="PR Preview" w:date="2026-01-01T00:00:00Z">
        <w:r>
          <w:t xml:space="preserve">$\mathord{\smash[b]{\underset{\raise.3ex\hbox{$\scriptstyle\sim$}}{0}}\vphantom{0}}\cdot \mathord{\smash[b]{\underset{\raise.3ex\hbox{$\scriptstyle\sim$}}{u}}\vphantom{u}} = 0$</w:t>
        </w:r>
      </w:ins>
      <w:ins w:id="9714" w:author="PR Preview" w:date="2026-01-01T00:00:00Z">
        <w:r>
          <w:t xml:space="preserve">),</w:t>
        </w:r>
      </w:ins>
      <w:ins w:id="9715" w:author="PR Preview" w:date="2026-01-01T00:00:00Z">
        <w:r>
          <w:t xml:space="preserve"> </w:t>
        </w:r>
      </w:ins>
      <w:ins w:id="9716" w:author="PR Preview" w:date="2026-01-01T00:00:00Z">
        <w:r>
          <w:t xml:space="preserve">and</w:t>
        </w:r>
      </w:ins>
      <w:ins w:id="9717" w:author="PR Preview" w:date="2026-01-01T00:00:00Z">
        <w:r>
          <w:t xml:space="preserve"> </w:t>
        </w:r>
      </w:ins>
      <m:oMath>
        <m:r>
          <m:t>0</m:t>
        </m:r>
        <m:r>
          <m:rPr>
            <m:sty m:val="p"/>
          </m:rPr>
          <m:t>+</m:t>
        </m:r>
        <m:r>
          <m:t>p</m:t>
        </m:r>
        <m:r>
          <m:rPr>
            <m:sty m:val="p"/>
          </m:rPr>
          <m:t>=</m:t>
        </m:r>
        <m:r>
          <m:t>p</m:t>
        </m:r>
      </m:oMath>
      <w:ins w:id="9718" w:author="PR Preview" w:date="2026-01-01T00:00:00Z">
        <w:r>
          <w:t xml:space="preserve"> </w:t>
        </w:r>
      </w:ins>
      <w:ins w:id="9719" w:author="PR Preview" w:date="2026-01-01T00:00:00Z">
        <w:r>
          <w:t xml:space="preserve">(</w:t>
        </w:r>
      </w:ins>
      <w:hyperlink w:anchor="exm-dimension">
        <w:ins w:id="9720" w:author="PR Preview" w:date="2026-01-01T00:00:00Z">
          <w:r>
            <w:rPr>
              <w:rStyle w:val="Hyperlink"/>
            </w:rPr>
            <w:t xml:space="preserve">Example 50</w:t>
          </w:r>
        </w:ins>
      </w:hyperlink>
      <w:ins w:id="9721" w:author="PR Preview" w:date="2026-01-01T00:00:00Z">
        <w:r>
          <w:t xml:space="preserve">).</w:t>
        </w:r>
      </w:ins>
      <w:ins w:id="9722" w:author="PR Preview" w:date="2026-01-01T00:00:00Z">
        <w:r>
          <w:t xml:space="preserve"> </w:t>
        </w:r>
      </w:ins>
      <w:ins w:id="9723" w:author="PR Preview" w:date="2026-01-01T00:00:00Z">
        <w:r>
          <w:t xml:space="preserve">If</w:t>
        </w:r>
      </w:ins>
      <w:ins w:id="9724" w:author="PR Preview" w:date="2026-01-01T00:00:00Z">
        <w:r>
          <w:t xml:space="preserve"> </w:t>
        </w:r>
      </w:ins>
      <m:oMath>
        <m:r>
          <m:t>d</m:t>
        </m:r>
        <m:r>
          <m:rPr>
            <m:sty m:val="p"/>
          </m:rPr>
          <m:t>≥</m:t>
        </m:r>
        <m:r>
          <m:t>1</m:t>
        </m:r>
      </m:oMath>
      <w:ins w:id="9725" w:author="PR Preview" w:date="2026-01-01T00:00:00Z">
        <w:r>
          <w:t xml:space="preserve">, choose a basis</w:t>
        </w:r>
      </w:ins>
      <w:ins w:id="9726" w:author="PR Preview" w:date="2026-01-01T00:00:00Z">
        <w:r>
          <w:t xml:space="preserve"> </w:t>
        </w:r>
      </w:ins>
      <w:ins w:id="9727" w:author="PR Preview" w:date="2026-01-01T00:00:00Z">
        <w:r>
          <w:t xml:space="preserve">$\mathord{\smash[b]{\underset{\raise.3ex\hbox{$\scriptstyle\sim$}}{a}}\vphantom{a}}_1, \ldots, \mathord{\smash[b]{\underset{\raise.3ex\hbox{$\scriptstyle\sim$}}{a}}\vphantom{a}}_d$</w:t>
        </w:r>
      </w:ins>
      <w:ins w:id="9728" w:author="PR Preview" w:date="2026-01-01T00:00:00Z">
        <w:r>
          <w:t xml:space="preserve"> </w:t>
        </w:r>
      </w:ins>
      <w:ins w:id="9729" w:author="PR Preview" w:date="2026-01-01T00:00:00Z">
        <w:r>
          <w:t xml:space="preserve">of</w:t>
        </w:r>
      </w:ins>
      <w:ins w:id="9730" w:author="PR Preview" w:date="2026-01-01T00:00:00Z">
        <w:r>
          <w:t xml:space="preserve"> </w:t>
        </w:r>
      </w:ins>
      <m:oMath>
        <m:r>
          <m:rPr>
            <m:scr m:val="script"/>
            <m:sty m:val="p"/>
          </m:rPr>
          <m:t>S</m:t>
        </m:r>
      </m:oMath>
      <w:ins w:id="9731" w:author="PR Preview" w:date="2026-01-01T00:00:00Z">
        <w:r>
          <w:t xml:space="preserve"> </w:t>
        </w:r>
      </w:ins>
      <w:ins w:id="9732" w:author="PR Preview" w:date="2026-01-01T00:00:00Z">
        <w:r>
          <w:t xml:space="preserve">(</w:t>
        </w:r>
      </w:ins>
      <w:hyperlink w:anchor="thm-extend-basis">
        <w:ins w:id="9733" w:author="PR Preview" w:date="2026-01-01T00:00:00Z">
          <w:r>
            <w:rPr>
              <w:rStyle w:val="Hyperlink"/>
            </w:rPr>
            <w:t xml:space="preserve">Theorem 29</w:t>
          </w:r>
        </w:ins>
      </w:hyperlink>
      <w:ins w:id="9734" w:author="PR Preview" w:date="2026-01-01T00:00:00Z">
        <w:r>
          <w:t xml:space="preserve">),</w:t>
        </w:r>
      </w:ins>
      <w:ins w:id="9735" w:author="PR Preview" w:date="2026-01-01T00:00:00Z">
        <w:r>
          <w:t xml:space="preserve"> </w:t>
        </w:r>
      </w:ins>
      <w:ins w:id="9736" w:author="PR Preview" w:date="2026-01-01T00:00:00Z">
        <w:r>
          <w:t xml:space="preserve">and let</w:t>
        </w:r>
      </w:ins>
      <w:ins w:id="9737" w:author="PR Preview" w:date="2026-01-01T00:00:00Z">
        <w:r>
          <w:t xml:space="preserve"> </w:t>
        </w:r>
      </w:ins>
      <m:oMath>
        <m:r>
          <m:rPr>
            <m:sty m:val="bi"/>
          </m:rPr>
          <m:t>A</m:t>
        </m:r>
      </m:oMath>
      <w:ins w:id="9738" w:author="PR Preview" w:date="2026-01-01T00:00:00Z">
        <w:r>
          <w:t xml:space="preserve"> </w:t>
        </w:r>
      </w:ins>
      <w:ins w:id="9739" w:author="PR Preview" w:date="2026-01-01T00:00:00Z">
        <w:r>
          <w:t xml:space="preserve">be the</w:t>
        </w:r>
      </w:ins>
      <w:ins w:id="9740" w:author="PR Preview" w:date="2026-01-01T00:00:00Z">
        <w:r>
          <w:t xml:space="preserve"> </w:t>
        </w:r>
      </w:ins>
      <m:oMath>
        <m:r>
          <m:t>p</m:t>
        </m:r>
        <m:r>
          <m:rPr>
            <m:sty m:val="p"/>
          </m:rPr>
          <m:t>×</m:t>
        </m:r>
        <m:r>
          <m:t>d</m:t>
        </m:r>
      </m:oMath>
      <w:ins w:id="9741" w:author="PR Preview" w:date="2026-01-01T00:00:00Z">
        <w:r>
          <w:t xml:space="preserve"> </w:t>
        </w:r>
      </w:ins>
      <w:ins w:id="9742" w:author="PR Preview" w:date="2026-01-01T00:00:00Z">
        <w:r>
          <w:t xml:space="preserve">matrix with these columns.</w:t>
        </w:r>
      </w:ins>
      <w:ins w:id="9743" w:author="PR Preview" w:date="2026-01-01T00:00:00Z">
        <w:r>
          <w:t xml:space="preserve"> </w:t>
        </w:r>
      </w:ins>
      <w:ins w:id="9744" w:author="PR Preview" w:date="2026-01-01T00:00:00Z">
        <w:r>
          <w:t xml:space="preserve">The basis spans</w:t>
        </w:r>
      </w:ins>
      <w:ins w:id="9745" w:author="PR Preview" w:date="2026-01-01T00:00:00Z">
        <w:r>
          <w:t xml:space="preserve"> </w:t>
        </w:r>
      </w:ins>
      <m:oMath>
        <m:r>
          <m:rPr>
            <m:scr m:val="script"/>
            <m:sty m:val="p"/>
          </m:rPr>
          <m:t>S</m:t>
        </m:r>
      </m:oMath>
      <w:ins w:id="9746" w:author="PR Preview" w:date="2026-01-01T00:00:00Z">
        <w:r>
          <w:t xml:space="preserve">,</w:t>
        </w:r>
      </w:ins>
      <w:ins w:id="9747" w:author="PR Preview" w:date="2026-01-01T00:00:00Z">
        <w:r>
          <w:t xml:space="preserve"> </w:t>
        </w:r>
      </w:ins>
      <w:ins w:id="9748" w:author="PR Preview" w:date="2026-01-01T00:00:00Z">
        <w:r>
          <w:t xml:space="preserve">so</w:t>
        </w:r>
      </w:ins>
      <w:ins w:id="9749"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9750" w:author="PR Preview" w:date="2026-01-01T00:00:00Z">
        <w:r>
          <w:t xml:space="preserve"> </w:t>
        </w:r>
      </w:ins>
      <w:ins w:id="9751" w:author="PR Preview" w:date="2026-01-01T00:00:00Z">
        <w:r>
          <w:t xml:space="preserve">(</w:t>
        </w:r>
      </w:ins>
      <w:hyperlink w:anchor="thm-column-space-span">
        <w:ins w:id="9752" w:author="PR Preview" w:date="2026-01-01T00:00:00Z">
          <w:r>
            <w:rPr>
              <w:rStyle w:val="Hyperlink"/>
            </w:rPr>
            <w:t xml:space="preserve">Theorem 32</w:t>
          </w:r>
        </w:ins>
      </w:hyperlink>
      <w:ins w:id="9753" w:author="PR Preview" w:date="2026-01-01T00:00:00Z">
        <w:r>
          <w:t xml:space="preserve">),</w:t>
        </w:r>
      </w:ins>
      <w:ins w:id="9754" w:author="PR Preview" w:date="2026-01-01T00:00:00Z">
        <w:r>
          <w:t xml:space="preserve"> </w:t>
        </w:r>
      </w:ins>
      <w:ins w:id="9755" w:author="PR Preview" w:date="2026-01-01T00:00:00Z">
        <w:r>
          <w:t xml:space="preserve">and</w:t>
        </w:r>
      </w:ins>
      <w:ins w:id="9756"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9757" w:author="PR Preview" w:date="2026-01-01T00:00:00Z">
        <w:r>
          <w:t xml:space="preserve"> </w:t>
        </w:r>
      </w:ins>
      <w:ins w:id="9758" w:author="PR Preview" w:date="2026-01-01T00:00:00Z">
        <w:r>
          <w:t xml:space="preserve">(</w:t>
        </w:r>
      </w:ins>
      <w:hyperlink w:anchor="thm-complement-null-space">
        <w:ins w:id="9759" w:author="PR Preview" w:date="2026-01-01T00:00:00Z">
          <w:r>
            <w:rPr>
              <w:rStyle w:val="Hyperlink"/>
            </w:rPr>
            <w:t xml:space="preserve">Theorem 53</w:t>
          </w:r>
        </w:ins>
      </w:hyperlink>
      <w:ins w:id="9760" w:author="PR Preview" w:date="2026-01-01T00:00:00Z">
        <w:r>
          <w:t xml:space="preserve">).</w:t>
        </w:r>
      </w:ins>
      <w:ins w:id="9761" w:author="PR Preview" w:date="2026-01-01T00:00:00Z">
        <w:r>
          <w:t xml:space="preserve"> </w:t>
        </w:r>
      </w:ins>
      <m:oMath>
        <m:sSup>
          <m:e>
            <m:r>
              <m:rPr>
                <m:sty m:val="bi"/>
              </m:rPr>
              <m:t>A</m:t>
            </m:r>
          </m:e>
          <m:sup>
            <m:r>
              <m:rPr>
                <m:sty m:val="p"/>
              </m:rPr>
              <m:t>⊤</m:t>
            </m:r>
          </m:sup>
        </m:sSup>
      </m:oMath>
      <w:ins w:id="9762" w:author="PR Preview" w:date="2026-01-01T00:00:00Z">
        <w:r>
          <w:t xml:space="preserve"> </w:t>
        </w:r>
      </w:ins>
      <w:ins w:id="9763" w:author="PR Preview" w:date="2026-01-01T00:00:00Z">
        <w:r>
          <w:t xml:space="preserve">is</w:t>
        </w:r>
      </w:ins>
      <w:ins w:id="9764" w:author="PR Preview" w:date="2026-01-01T00:00:00Z">
        <w:r>
          <w:t xml:space="preserve"> </w:t>
        </w:r>
      </w:ins>
      <m:oMath>
        <m:r>
          <m:t>d</m:t>
        </m:r>
        <m:r>
          <m:rPr>
            <m:sty m:val="p"/>
          </m:rPr>
          <m:t>×</m:t>
        </m:r>
        <m:r>
          <m:t>p</m:t>
        </m:r>
      </m:oMath>
      <w:ins w:id="9765"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9766" w:author="PR Preview" w:date="2026-01-01T00:00:00Z">
        <w:r>
          <w:rPr>
            <w:b/>
            <w:bCs/>
          </w:rPr>
          <w:t xml:space="preserve">Part 3.</w:t>
        </w:r>
      </w:ins>
      <w:ins w:id="9767"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9768" w:author="PR Preview" w:date="2026-01-01T00:00:00Z">
        <w:r>
          <w:t xml:space="preserve"> </w:t>
        </w:r>
      </w:ins>
      <w:ins w:id="9769" w:author="PR Preview" w:date="2026-01-01T00:00:00Z">
        <w:r>
          <w:t xml:space="preserve">is a subspace of</w:t>
        </w:r>
      </w:ins>
      <w:ins w:id="9770" w:author="PR Preview" w:date="2026-01-01T00:00:00Z">
        <w:r>
          <w:t xml:space="preserve"> </w:t>
        </w:r>
      </w:ins>
      <m:oMath>
        <m:sSup>
          <m:e>
            <m:r>
              <m:rPr>
                <m:scr m:val="double-struck"/>
                <m:sty m:val="p"/>
              </m:rPr>
              <m:t>R</m:t>
            </m:r>
          </m:e>
          <m:sup>
            <m:r>
              <m:t>p</m:t>
            </m:r>
          </m:sup>
        </m:sSup>
      </m:oMath>
      <w:ins w:id="9771" w:author="PR Preview" w:date="2026-01-01T00:00:00Z">
        <w:r>
          <w:t xml:space="preserve"> </w:t>
        </w:r>
      </w:ins>
      <w:ins w:id="9772" w:author="PR Preview" w:date="2026-01-01T00:00:00Z">
        <w:r>
          <w:t xml:space="preserve">(</w:t>
        </w:r>
      </w:ins>
      <w:hyperlink w:anchor="thm-sum-intersection-subspace">
        <w:ins w:id="9773" w:author="PR Preview" w:date="2026-01-01T00:00:00Z">
          <w:r>
            <w:rPr>
              <w:rStyle w:val="Hyperlink"/>
            </w:rPr>
            <w:t xml:space="preserve">Theorem 47</w:t>
          </w:r>
        </w:ins>
      </w:hyperlink>
      <w:ins w:id="9774" w:author="PR Preview" w:date="2026-01-01T00:00:00Z">
        <w:r>
          <w:t xml:space="preserve">), and</w:t>
        </w:r>
      </w:ins>
    </w:p>
    <w:p>
      <w:pPr>
        <w:pStyle w:val="BodyText"/>
      </w:pPr>
      <w:ins w:id="9775" w:author="PR Preview" w:date="2026-01-01T00:00:00Z">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ins>
    </w:p>
    <w:p>
      <w:pPr>
        <w:pStyle w:val="FirstParagraph"/>
      </w:pPr>
      <w:ins w:id="9776" w:author="PR Preview" w:date="2026-01-01T00:00:00Z">
        <w:r>
          <w:t xml:space="preserve">Since</w:t>
        </w:r>
      </w:ins>
      <w:ins w:id="9777"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9778" w:author="PR Preview" w:date="2026-01-01T00:00:00Z">
        <w:r>
          <w:t xml:space="preserve">,</w:t>
        </w:r>
      </w:ins>
      <w:ins w:id="9779" w:author="PR Preview" w:date="2026-01-01T00:00:00Z">
        <w:r>
          <w:t xml:space="preserve"> </w:t>
        </w:r>
      </w:ins>
      <m:oMath>
        <m:sSup>
          <m:e>
            <m:r>
              <m:rPr>
                <m:scr m:val="double-struck"/>
                <m:sty m:val="p"/>
              </m:rPr>
              <m:t>R</m:t>
            </m:r>
          </m:e>
          <m:sup>
            <m:r>
              <m:t>p</m:t>
            </m:r>
          </m:sup>
        </m:sSup>
      </m:oMath>
      <w:ins w:id="9780" w:author="PR Preview" w:date="2026-01-01T00:00:00Z">
        <w:r>
          <w:t xml:space="preserve"> </w:t>
        </w:r>
      </w:ins>
      <w:ins w:id="9781" w:author="PR Preview" w:date="2026-01-01T00:00:00Z">
        <w:r>
          <w:t xml:space="preserve">is a subspace (</w:t>
        </w:r>
      </w:ins>
      <w:hyperlink w:anchor="exm-subspace">
        <w:ins w:id="9782" w:author="PR Preview" w:date="2026-01-01T00:00:00Z">
          <w:r>
            <w:rPr>
              <w:rStyle w:val="Hyperlink"/>
            </w:rPr>
            <w:t xml:space="preserve">Example 37</w:t>
          </w:r>
        </w:ins>
      </w:hyperlink>
      <w:ins w:id="9783" w:author="PR Preview" w:date="2026-01-01T00:00:00Z">
        <w:r>
          <w:t xml:space="preserve">)</w:t>
        </w:r>
      </w:ins>
      <w:ins w:id="9784" w:author="PR Preview" w:date="2026-01-01T00:00:00Z">
        <w:r>
          <w:t xml:space="preserve"> </w:t>
        </w:r>
      </w:ins>
      <w:ins w:id="9785" w:author="PR Preview" w:date="2026-01-01T00:00:00Z">
        <w:r>
          <w:t xml:space="preserve">and</w:t>
        </w:r>
      </w:ins>
      <w:ins w:id="9786"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9787" w:author="PR Preview" w:date="2026-01-01T00:00:00Z">
        <w:r>
          <w:t xml:space="preserve"> </w:t>
        </w:r>
      </w:ins>
      <w:ins w:id="9788" w:author="PR Preview" w:date="2026-01-01T00:00:00Z">
        <w:r>
          <w:t xml:space="preserve">(</w:t>
        </w:r>
      </w:ins>
      <w:hyperlink w:anchor="exm-dimension">
        <w:ins w:id="9789" w:author="PR Preview" w:date="2026-01-01T00:00:00Z">
          <w:r>
            <w:rPr>
              <w:rStyle w:val="Hyperlink"/>
            </w:rPr>
            <w:t xml:space="preserve">Example 50</w:t>
          </w:r>
        </w:ins>
      </w:hyperlink>
      <w:ins w:id="9790" w:author="PR Preview" w:date="2026-01-01T00:00:00Z">
        <w:r>
          <w:t xml:space="preserve">),</w:t>
        </w:r>
      </w:ins>
      <w:ins w:id="9791" w:author="PR Preview" w:date="2026-01-01T00:00:00Z">
        <w:r>
          <w:t xml:space="preserve"> </w:t>
        </w:r>
      </w:ins>
      <w:hyperlink w:anchor="thm-subspace-equal-dim">
        <w:ins w:id="9792" w:author="PR Preview" w:date="2026-01-01T00:00:00Z">
          <w:r>
            <w:rPr>
              <w:rStyle w:val="Hyperlink"/>
            </w:rPr>
            <w:t xml:space="preserve">Theorem 31</w:t>
          </w:r>
        </w:ins>
      </w:hyperlink>
      <w:ins w:id="9793" w:author="PR Preview" w:date="2026-01-01T00:00:00Z">
        <w:r>
          <w:t xml:space="preserve"> </w:t>
        </w:r>
      </w:ins>
      <w:ins w:id="9794" w:author="PR Preview" w:date="2026-01-01T00:00:00Z">
        <w:r>
          <w:t xml:space="preserve">gives</w:t>
        </w:r>
      </w:ins>
      <w:ins w:id="9795"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9796" w:author="PR Preview" w:date="2026-01-01T00:00:00Z">
        <w:r>
          <w:t xml:space="preserve">.</w:t>
        </w:r>
      </w:ins>
      <w:ins w:id="9797" w:author="PR Preview" w:date="2026-01-01T00:00:00Z">
        <w:r>
          <w:t xml:space="preserve"> </w:t>
        </w:r>
      </w:ins>
      <w:ins w:id="9798" w:author="PR Preview" w:date="2026-01-01T00:00:00Z">
        <w:r>
          <w:t xml:space="preserve">Together with part 1,</w:t>
        </w:r>
      </w:ins>
      <w:ins w:id="9799"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9800" w:author="PR Preview" w:date="2026-01-01T00:00:00Z">
        <w:r>
          <w:t xml:space="preserve">.</w:t>
        </w:r>
      </w:ins>
      <w:ins w:id="9801" w:author="PR Preview" w:date="2026-01-01T00:00:00Z">
        <w:r>
          <w:t xml:space="preserve"> </w:t>
        </w:r>
      </w:ins>
      <w:ins w:id="9802" w:author="PR Preview" w:date="2026-01-01T00:00:00Z">
        <w:r>
          <w:t xml:space="preserve">The uniqueness of the split then follows from</w:t>
        </w:r>
      </w:ins>
      <w:ins w:id="9803" w:author="PR Preview" w:date="2026-01-01T00:00:00Z">
        <w:r>
          <w:t xml:space="preserve"> </w:t>
        </w:r>
      </w:ins>
      <w:hyperlink w:anchor="thm-direct-sum-equiv">
        <w:ins w:id="9804" w:author="PR Preview" w:date="2026-01-01T00:00:00Z">
          <w:r>
            <w:rPr>
              <w:rStyle w:val="Hyperlink"/>
            </w:rPr>
            <w:t xml:space="preserve">Theorem 50</w:t>
          </w:r>
        </w:ins>
      </w:hyperlink>
      <w:ins w:id="9805" w:author="PR Preview" w:date="2026-01-01T00:00:00Z">
        <w:r>
          <w:t xml:space="preserve"> </w:t>
        </w:r>
      </w:ins>
      <w:ins w:id="9806" w:author="PR Preview" w:date="2026-01-01T00:00:00Z">
        <w:r>
          <w:t xml:space="preserve">(statement 1 implies statement 3).</w:t>
        </w:r>
      </w:ins>
    </w:p>
    <w:bookmarkStart w:id="339" w:name="exm-orthogonal-direct-sum"/>
    <w:p>
      <w:pPr>
        <w:pStyle w:val="BodyText"/>
      </w:pPr>
      <w:ins w:id="9807" w:author="PR Preview" w:date="2026-01-01T00:00:00Z">
        <w:r>
          <w:rPr>
            <w:b/>
            <w:bCs/>
          </w:rPr>
          <w:t xml:space="preserve">Example 95 (Splitting a vector of</w:t>
        </w:r>
      </w:ins>
      <w:ins w:id="9808" w:author="PR Preview" w:date="2026-01-01T00:00:00Z">
        <w:r>
          <w:rPr>
            <w:b/>
            <w:bCs/>
          </w:rPr>
          <w:t xml:space="preserve"> </w:t>
        </w:r>
      </w:ins>
      <m:oMath>
        <m:sSup>
          <m:e>
            <m:r>
              <m:rPr>
                <m:scr m:val="double-struck"/>
                <m:sty m:val="p"/>
              </m:rPr>
              <m:t>R</m:t>
            </m:r>
          </m:e>
          <m:sup>
            <m:r>
              <m:t>3</m:t>
            </m:r>
          </m:sup>
        </m:sSup>
      </m:oMath>
      <w:ins w:id="9809" w:author="PR Preview" w:date="2026-01-01T00:00:00Z">
        <w:r>
          <w:rPr>
            <w:b/>
            <w:bCs/>
          </w:rPr>
          <w:t xml:space="preserve"> </w:t>
        </w:r>
      </w:ins>
      <w:ins w:id="9810" w:author="PR Preview" w:date="2026-01-01T00:00:00Z">
        <w:r>
          <w:rPr>
            <w:b/>
            <w:bCs/>
          </w:rPr>
          <w:t xml:space="preserve">along a line and its complement)</w:t>
        </w:r>
      </w:ins>
      <w:ins w:id="9811" w:author="PR Preview" w:date="2026-01-01T00:00:00Z">
        <w:r>
          <w:t xml:space="preserve"> </w:t>
        </w:r>
      </w:ins>
      <w:ins w:id="9812" w:author="PR Preview" w:date="2026-01-01T00:00:00Z">
        <w:r>
          <w:t xml:space="preserve">Let</w:t>
        </w:r>
      </w:ins>
      <w:ins w:id="981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814" w:author="PR Preview" w:date="2026-01-01T00:00:00Z">
        <w:r>
          <w:t xml:space="preserve"> </w:t>
        </w:r>
      </w:ins>
      <w:ins w:id="9815" w:author="PR Preview" w:date="2026-01-01T00:00:00Z">
        <w:r>
          <w:t xml:space="preserve">in</w:t>
        </w:r>
      </w:ins>
      <w:ins w:id="9816" w:author="PR Preview" w:date="2026-01-01T00:00:00Z">
        <w:r>
          <w:t xml:space="preserve"> </w:t>
        </w:r>
      </w:ins>
      <m:oMath>
        <m:sSup>
          <m:e>
            <m:r>
              <m:rPr>
                <m:scr m:val="double-struck"/>
                <m:sty m:val="p"/>
              </m:rPr>
              <m:t>R</m:t>
            </m:r>
          </m:e>
          <m:sup>
            <m:r>
              <m:t>3</m:t>
            </m:r>
          </m:sup>
        </m:sSup>
      </m:oMath>
      <w:ins w:id="9817" w:author="PR Preview" w:date="2026-01-01T00:00:00Z">
        <w:r>
          <w:t xml:space="preserve">.</w:t>
        </w:r>
      </w:ins>
      <w:ins w:id="9818" w:author="PR Preview" w:date="2026-01-01T00:00:00Z">
        <w:r>
          <w:t xml:space="preserve"> </w:t>
        </w:r>
      </w:ins>
      <w:ins w:id="9819" w:author="PR Preview" w:date="2026-01-01T00:00:00Z">
        <w:r>
          <w:t xml:space="preserve">A single nonzero vector is linearly independent</w:t>
        </w:r>
      </w:ins>
      <w:ins w:id="9820" w:author="PR Preview" w:date="2026-01-01T00:00:00Z">
        <w:r>
          <w:t xml:space="preserve"> </w:t>
        </w:r>
      </w:ins>
      <w:ins w:id="9821" w:author="PR Preview" w:date="2026-01-01T00:00:00Z">
        <w:r>
          <w:t xml:space="preserve">(</w:t>
        </w:r>
      </w:ins>
      <w:ins w:id="9822" w:author="PR Preview" w:date="2026-01-01T00:00:00Z">
        <w:r>
          <w:t xml:space="preserve">$c\,\mathord{\smash[b]{\underset{\raise.3ex\hbox{$\scriptstyle\sim$}}{v}}\vphantom{v}} = \mathord{\smash[b]{\underset{\raise.3ex\hbox{$\scriptstyle\sim$}}{0}}\vphantom{0}}$</w:t>
        </w:r>
      </w:ins>
      <w:ins w:id="9823" w:author="PR Preview" w:date="2026-01-01T00:00:00Z">
        <w:r>
          <w:t xml:space="preserve"> </w:t>
        </w:r>
      </w:ins>
      <w:ins w:id="9824" w:author="PR Preview" w:date="2026-01-01T00:00:00Z">
        <w:r>
          <w:t xml:space="preserve">with</w:t>
        </w:r>
      </w:ins>
      <w:ins w:id="9825" w:author="PR Preview" w:date="2026-01-01T00:00:00Z">
        <w:r>
          <w:t xml:space="preserve"> </w:t>
        </w:r>
      </w:ins>
      <w:ins w:id="9826" w:author="PR Preview" w:date="2026-01-01T00:00:00Z">
        <w:r>
          <w:t xml:space="preserve">$\mathord{\smash[b]{\underset{\raise.3ex\hbox{$\scriptstyle\sim$}}{v}}\vphantom{v}} \ne \mathord{\smash[b]{\underset{\raise.3ex\hbox{$\scriptstyle\sim$}}{0}}\vphantom{0}}$</w:t>
        </w:r>
      </w:ins>
      <w:ins w:id="9827" w:author="PR Preview" w:date="2026-01-01T00:00:00Z">
        <w:r>
          <w:t xml:space="preserve"> </w:t>
        </w:r>
      </w:ins>
      <w:ins w:id="9828" w:author="PR Preview" w:date="2026-01-01T00:00:00Z">
        <w:r>
          <w:t xml:space="preserve">forces</w:t>
        </w:r>
      </w:ins>
      <w:ins w:id="9829" w:author="PR Preview" w:date="2026-01-01T00:00:00Z">
        <w:r>
          <w:t xml:space="preserve"> </w:t>
        </w:r>
      </w:ins>
      <m:oMath>
        <m:r>
          <m:t>c</m:t>
        </m:r>
        <m:r>
          <m:rPr>
            <m:sty m:val="p"/>
          </m:rPr>
          <m:t>=</m:t>
        </m:r>
        <m:r>
          <m:t>0</m:t>
        </m:r>
      </m:oMath>
      <w:ins w:id="9830" w:author="PR Preview" w:date="2026-01-01T00:00:00Z">
        <w:r>
          <w:t xml:space="preserve">),</w:t>
        </w:r>
      </w:ins>
      <w:ins w:id="9831" w:author="PR Preview" w:date="2026-01-01T00:00:00Z">
        <w:r>
          <w:t xml:space="preserve"> </w:t>
        </w:r>
      </w:ins>
      <w:ins w:id="9832" w:author="PR Preview" w:date="2026-01-01T00:00:00Z">
        <w:r>
          <w:t xml:space="preserve">so</w:t>
        </w:r>
      </w:ins>
      <w:ins w:id="9833" w:author="PR Preview" w:date="2026-01-01T00:00:00Z">
        <w:r>
          <w:t xml:space="preserve"> </w:t>
        </w:r>
      </w:ins>
      <m:oMath>
        <m:r>
          <m:rPr>
            <m:sty m:val="p"/>
          </m:rPr>
          <m:t>(</m:t>
        </m:r>
        <m:r>
          <m:t>1</m:t>
        </m:r>
        <m:r>
          <m:rPr>
            <m:sty m:val="p"/>
          </m:rPr>
          <m:t>,</m:t>
        </m:r>
        <m:r>
          <m:t>1</m:t>
        </m:r>
        <m:r>
          <m:rPr>
            <m:sty m:val="p"/>
          </m:rPr>
          <m:t>,</m:t>
        </m:r>
        <m:r>
          <m:t>0</m:t>
        </m:r>
        <m:r>
          <m:rPr>
            <m:sty m:val="p"/>
          </m:rPr>
          <m:t>)</m:t>
        </m:r>
      </m:oMath>
      <w:ins w:id="9834" w:author="PR Preview" w:date="2026-01-01T00:00:00Z">
        <w:r>
          <w:t xml:space="preserve"> </w:t>
        </w:r>
      </w:ins>
      <w:ins w:id="9835" w:author="PR Preview" w:date="2026-01-01T00:00:00Z">
        <w:r>
          <w:t xml:space="preserve">is a basis of</w:t>
        </w:r>
      </w:ins>
      <w:ins w:id="9836" w:author="PR Preview" w:date="2026-01-01T00:00:00Z">
        <w:r>
          <w:t xml:space="preserve"> </w:t>
        </w:r>
      </w:ins>
      <m:oMath>
        <m:r>
          <m:rPr>
            <m:scr m:val="script"/>
            <m:sty m:val="p"/>
          </m:rPr>
          <m:t>S</m:t>
        </m:r>
      </m:oMath>
      <w:ins w:id="9837" w:author="PR Preview" w:date="2026-01-01T00:00:00Z">
        <w:r>
          <w:t xml:space="preserve"> </w:t>
        </w:r>
      </w:ins>
      <w:ins w:id="9838" w:author="PR Preview" w:date="2026-01-01T00:00:00Z">
        <w:r>
          <w:t xml:space="preserve">and</w:t>
        </w:r>
      </w:ins>
      <w:ins w:id="9839"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9840" w:author="PR Preview" w:date="2026-01-01T00:00:00Z">
        <w:r>
          <w:t xml:space="preserve">.</w:t>
        </w:r>
      </w:ins>
      <w:ins w:id="9841" w:author="PR Preview" w:date="2026-01-01T00:00:00Z">
        <w:r>
          <w:t xml:space="preserve"> </w:t>
        </w:r>
      </w:ins>
      <w:ins w:id="9842" w:author="PR Preview" w:date="2026-01-01T00:00:00Z">
        <w:r>
          <w:t xml:space="preserve">A vector</w:t>
        </w:r>
      </w:ins>
      <w:ins w:id="9843" w:author="PR Preview" w:date="2026-01-01T00:00:00Z">
        <w:r>
          <w:t xml:space="preserve"> </w:t>
        </w:r>
      </w:ins>
      <w:ins w:id="9844" w:author="PR Preview" w:date="2026-01-01T00:00:00Z">
        <w:r>
          <w:t xml:space="preserve">$\mathord{\smash[b]{\underset{\raise.3ex\hbox{$\scriptstyle\sim$}}{u}}\vphantom{u}}$</w:t>
        </w:r>
      </w:ins>
      <w:ins w:id="9845" w:author="PR Preview" w:date="2026-01-01T00:00:00Z">
        <w:r>
          <w:t xml:space="preserve"> </w:t>
        </w:r>
      </w:ins>
      <w:ins w:id="9846" w:author="PR Preview" w:date="2026-01-01T00:00:00Z">
        <w:r>
          <w:t xml:space="preserve">is in</w:t>
        </w:r>
      </w:ins>
      <w:ins w:id="9847" w:author="PR Preview" w:date="2026-01-01T00:00:00Z">
        <w:r>
          <w:t xml:space="preserve"> </w:t>
        </w:r>
      </w:ins>
      <m:oMath>
        <m:sSup>
          <m:e>
            <m:r>
              <m:rPr>
                <m:scr m:val="script"/>
                <m:sty m:val="p"/>
              </m:rPr>
              <m:t>S</m:t>
            </m:r>
          </m:e>
          <m:sup>
            <m:r>
              <m:rPr>
                <m:sty m:val="p"/>
              </m:rPr>
              <m:t>⟂</m:t>
            </m:r>
          </m:sup>
        </m:sSup>
      </m:oMath>
      <w:ins w:id="9848" w:author="PR Preview" w:date="2026-01-01T00:00:00Z">
        <w:r>
          <w:t xml:space="preserve"> </w:t>
        </w:r>
      </w:ins>
      <w:ins w:id="9849" w:author="PR Preview" w:date="2026-01-01T00:00:00Z">
        <w:r>
          <w:t xml:space="preserve">exactly when</w:t>
        </w:r>
      </w:ins>
      <w:ins w:id="9850" w:author="PR Preview" w:date="2026-01-01T00:00:00Z">
        <w:r>
          <w:t xml:space="preserve"> </w:t>
        </w:r>
      </w:ins>
      <m:oMath>
        <m:sSub>
          <m:e>
            <m:r>
              <m:t>u</m:t>
            </m:r>
          </m:e>
          <m:sub>
            <m:r>
              <m:t>1</m:t>
            </m:r>
          </m:sub>
        </m:sSub>
        <m:r>
          <m:rPr>
            <m:sty m:val="p"/>
          </m:rPr>
          <m:t>+</m:t>
        </m:r>
        <m:sSub>
          <m:e>
            <m:r>
              <m:t>u</m:t>
            </m:r>
          </m:e>
          <m:sub>
            <m:r>
              <m:t>2</m:t>
            </m:r>
          </m:sub>
        </m:sSub>
        <m:r>
          <m:rPr>
            <m:sty m:val="p"/>
          </m:rPr>
          <m:t>=</m:t>
        </m:r>
        <m:r>
          <m:t>0</m:t>
        </m:r>
      </m:oMath>
      <w:ins w:id="9851" w:author="PR Preview" w:date="2026-01-01T00:00:00Z">
        <w:r>
          <w:t xml:space="preserve">:</w:t>
        </w:r>
      </w:ins>
      <w:ins w:id="9852" w:author="PR Preview" w:date="2026-01-01T00:00:00Z">
        <w:r>
          <w:t xml:space="preserve"> </w:t>
        </w:r>
      </w:ins>
      <w:ins w:id="9853" w:author="PR Preview" w:date="2026-01-01T00:00:00Z">
        <w:r>
          <w:t xml:space="preserve">that condition says</w:t>
        </w:r>
      </w:ins>
      <w:ins w:id="9854" w:author="PR Preview" w:date="2026-01-01T00:00:00Z">
        <w:r>
          <w:t xml:space="preserve"> </w:t>
        </w:r>
      </w:ins>
      <w:ins w:id="9855" w:author="PR Preview" w:date="2026-01-01T00:00:00Z">
        <w:r>
          <w:t xml:space="preserve">$(1, 1, 0) \cdot \mathord{\smash[b]{\underset{\raise.3ex\hbox{$\scriptstyle\sim$}}{u}}\vphantom{u}} = 0$</w:t>
        </w:r>
      </w:ins>
      <w:ins w:id="9856" w:author="PR Preview" w:date="2026-01-01T00:00:00Z">
        <w:r>
          <w:t xml:space="preserve">,</w:t>
        </w:r>
      </w:ins>
      <w:ins w:id="9857" w:author="PR Preview" w:date="2026-01-01T00:00:00Z">
        <w:r>
          <w:t xml:space="preserve"> </w:t>
        </w:r>
      </w:ins>
      <w:ins w:id="9858" w:author="PR Preview" w:date="2026-01-01T00:00:00Z">
        <w:r>
          <w:t xml:space="preserve">and then</w:t>
        </w:r>
      </w:ins>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del w:id="9859" w:author="PR Preview" w:date="2026-01-01T00:00:00Z">
        <w:r>
          <w:rPr>
            <w:b/>
            <w:bCs/>
          </w:rPr>
          <w:delText xml:space="preserve">Theorem 56 (The orthogonal complement of the orthogonal complement)</w:delText>
        </w:r>
      </w:del>
      <w:del w:id="9860" w:author="PR Preview" w:date="2026-01-01T00:00:00Z">
        <w:r>
          <w:delText xml:space="preserve"> </w:delText>
        </w:r>
      </w:del>
      <w:del w:id="9861" w:author="PR Preview" w:date="2026-01-01T00:00:00Z">
        <w:r>
          <w:delText xml:space="preserve">For any subspace</w:delText>
        </w:r>
      </w:del>
      <w:del w:id="9862" w:author="PR Preview" w:date="2026-01-01T00:00:00Z">
        <w:r>
          <w:delText xml:space="preserve"> </w:delText>
        </w:r>
      </w:del>
      <m:oMath>
        <m:r>
          <m:rPr>
            <m:scr m:val="script"/>
            <m:sty m:val="p"/>
          </m:rPr>
          <m:t>S</m:t>
        </m:r>
      </m:oMath>
      <w:del w:id="9863" w:author="PR Preview" w:date="2026-01-01T00:00:00Z">
        <w:r>
          <w:delText xml:space="preserve"> </w:delText>
        </w:r>
      </w:del>
      <w:del w:id="9864" w:author="PR Preview" w:date="2026-01-01T00:00:00Z">
        <w:r>
          <w:delText xml:space="preserve">of</w:delText>
        </w:r>
      </w:del>
      <w:del w:id="9865" w:author="PR Preview" w:date="2026-01-01T00:00:00Z">
        <w:r>
          <w:delText xml:space="preserve"> </w:delText>
        </w:r>
      </w:del>
      <m:oMath>
        <m:sSup>
          <m:e>
            <m:r>
              <m:rPr>
                <m:scr m:val="double-struck"/>
                <m:sty m:val="p"/>
              </m:rPr>
              <m:t>R</m:t>
            </m:r>
          </m:e>
          <m:sup>
            <m:r>
              <m:t>p</m:t>
            </m:r>
          </m:sup>
        </m:sSup>
      </m:oMath>
      <w:del w:id="9866" w:author="PR Preview" w:date="2026-01-01T00:00:00Z">
        <w:r>
          <w:delText xml:space="preserve">,</w:delText>
        </w:r>
      </w:del>
    </w:p>
    <w:p>
      <w:pPr>
        <w:pStyle w:val="FirstParagraph"/>
      </w:pPr>
      <w:ins w:id="9867" w:author="PR Preview" w:date="2026-01-01T00:00:00Z">
        <w:r>
          <w:rPr>
            <w:b/>
            <w:bCs/>
          </w:rPr>
          <w:t xml:space="preserve">Theorem 55 (The orthogonal complement of the orthogonal complement)</w:t>
        </w:r>
      </w:ins>
      <w:ins w:id="9868" w:author="PR Preview" w:date="2026-01-01T00:00:00Z">
        <w:r>
          <w:t xml:space="preserve"> </w:t>
        </w:r>
      </w:ins>
      <w:ins w:id="9869" w:author="PR Preview" w:date="2026-01-01T00:00:00Z">
        <w:r>
          <w:t xml:space="preserve">For any subspace</w:t>
        </w:r>
      </w:ins>
      <w:ins w:id="9870" w:author="PR Preview" w:date="2026-01-01T00:00:00Z">
        <w:r>
          <w:t xml:space="preserve"> </w:t>
        </w:r>
      </w:ins>
      <m:oMath>
        <m:r>
          <m:rPr>
            <m:scr m:val="script"/>
            <m:sty m:val="p"/>
          </m:rPr>
          <m:t>S</m:t>
        </m:r>
      </m:oMath>
      <w:ins w:id="9871" w:author="PR Preview" w:date="2026-01-01T00:00:00Z">
        <w:r>
          <w:t xml:space="preserve"> </w:t>
        </w:r>
      </w:ins>
      <w:ins w:id="9872" w:author="PR Preview" w:date="2026-01-01T00:00:00Z">
        <w:r>
          <w:t xml:space="preserve">of</w:t>
        </w:r>
      </w:ins>
      <w:ins w:id="9873" w:author="PR Preview" w:date="2026-01-01T00:00:00Z">
        <w:r>
          <w:t xml:space="preserve"> </w:t>
        </w:r>
      </w:ins>
      <m:oMath>
        <m:sSup>
          <m:e>
            <m:r>
              <m:rPr>
                <m:scr m:val="double-struck"/>
                <m:sty m:val="p"/>
              </m:rPr>
              <m:t>R</m:t>
            </m:r>
          </m:e>
          <m:sup>
            <m:r>
              <m:t>p</m:t>
            </m:r>
          </m:sup>
        </m:sSup>
      </m:oMath>
      <w:ins w:id="9874"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del w:id="9875" w:author="PR Preview" w:date="2026-01-01T00:00:00Z">
        <w:r>
          <w:rPr>
            <w:b/>
            <w:bCs/>
          </w:rPr>
          <w:delText xml:space="preserve">Equal dimensions.</w:delText>
        </w:r>
      </w:del>
      <w:del w:id="9876" w:author="PR Preview" w:date="2026-01-01T00:00:00Z">
        <w:r>
          <w:delText xml:space="preserve"> </w:delText>
        </w:r>
      </w:del>
      <m:oMath>
        <m:sSup>
          <m:e>
            <m:r>
              <m:rPr>
                <m:scr m:val="script"/>
                <m:sty m:val="p"/>
              </m:rPr>
              <m:t>S</m:t>
            </m:r>
          </m:e>
          <m:sup>
            <m:r>
              <m:rPr>
                <m:sty m:val="p"/>
              </m:rPr>
              <m:t>⟂</m:t>
            </m:r>
          </m:sup>
        </m:sSup>
      </m:oMath>
      <w:del w:id="9877" w:author="PR Preview" w:date="2026-01-01T00:00:00Z">
        <w:r>
          <w:delText xml:space="preserve"> </w:delText>
        </w:r>
      </w:del>
      <w:del w:id="9878" w:author="PR Preview" w:date="2026-01-01T00:00:00Z">
        <w:r>
          <w:delText xml:space="preserve">is a subspace (</w:delText>
        </w:r>
      </w:del>
      <w:hyperlink w:anchor="thm-orthogonal-complement-subspace">
        <w:del w:id="9879" w:author="PR Preview" w:date="2026-01-01T00:00:00Z">
          <w:r>
            <w:rPr>
              <w:rStyle w:val="Hyperlink"/>
            </w:rPr>
            <w:delText xml:space="preserve">Theorem 53</w:delText>
          </w:r>
        </w:del>
      </w:hyperlink>
      <w:del w:id="9880" w:author="PR Preview" w:date="2026-01-01T00:00:00Z">
        <w:r>
          <w:delText xml:space="preserve">),</w:delText>
        </w:r>
      </w:del>
      <w:del w:id="9881" w:author="PR Preview" w:date="2026-01-01T00:00:00Z">
        <w:r>
          <w:delText xml:space="preserve"> </w:delText>
        </w:r>
      </w:del>
      <w:del w:id="9882" w:author="PR Preview" w:date="2026-01-01T00:00:00Z">
        <w:r>
          <w:delText xml:space="preserve">so part 2 of</w:delText>
        </w:r>
      </w:del>
      <w:del w:id="9883" w:author="PR Preview" w:date="2026-01-01T00:00:00Z">
        <w:r>
          <w:delText xml:space="preserve"> </w:delText>
        </w:r>
      </w:del>
      <w:hyperlink w:anchor="thm-orthogonal-direct-sum">
        <w:del w:id="9884" w:author="PR Preview" w:date="2026-01-01T00:00:00Z">
          <w:r>
            <w:rPr>
              <w:rStyle w:val="Hyperlink"/>
            </w:rPr>
            <w:delText xml:space="preserve">Theorem 55</w:delText>
          </w:r>
        </w:del>
      </w:hyperlink>
      <w:del w:id="9885" w:author="PR Preview" w:date="2026-01-01T00:00:00Z">
        <w:r>
          <w:delText xml:space="preserve"> </w:delText>
        </w:r>
      </w:del>
      <w:del w:id="9886" w:author="PR Preview" w:date="2026-01-01T00:00:00Z">
        <w:r>
          <w:delText xml:space="preserve">applies to it as well as to</w:delText>
        </w:r>
      </w:del>
      <w:del w:id="9887" w:author="PR Preview" w:date="2026-01-01T00:00:00Z">
        <w:r>
          <w:delText xml:space="preserve"> </w:delText>
        </w:r>
      </w:del>
      <m:oMath>
        <m:r>
          <m:rPr>
            <m:scr m:val="script"/>
            <m:sty m:val="p"/>
          </m:rPr>
          <m:t>S</m:t>
        </m:r>
      </m:oMath>
      <w:del w:id="9888"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9889" w:author="PR Preview" w:date="2026-01-01T00:00:00Z">
        <w:r>
          <w:delText xml:space="preserve"> </w:delText>
        </w:r>
      </w:del>
      <w:del w:id="9890" w:author="PR Preview" w:date="2026-01-01T00:00:00Z">
        <w:r>
          <w:delText xml:space="preserve">is a subspace (</w:delText>
        </w:r>
      </w:del>
      <w:hyperlink w:anchor="thm-orthogonal-complement-subspace">
        <w:del w:id="9891" w:author="PR Preview" w:date="2026-01-01T00:00:00Z">
          <w:r>
            <w:rPr>
              <w:rStyle w:val="Hyperlink"/>
            </w:rPr>
            <w:delText xml:space="preserve">Theorem 53</w:delText>
          </w:r>
        </w:del>
      </w:hyperlink>
      <w:del w:id="9892" w:author="PR Preview" w:date="2026-01-01T00:00:00Z">
        <w:r>
          <w:delText xml:space="preserve">)</w:delText>
        </w:r>
      </w:del>
      <w:del w:id="9893" w:author="PR Preview" w:date="2026-01-01T00:00:00Z">
        <w:r>
          <w:delText xml:space="preserve"> </w:delText>
        </w:r>
      </w:del>
      <w:del w:id="9894" w:author="PR Preview" w:date="2026-01-01T00:00:00Z">
        <w:r>
          <w:delText xml:space="preserve">that contains</w:delText>
        </w:r>
      </w:del>
      <w:del w:id="9895" w:author="PR Preview" w:date="2026-01-01T00:00:00Z">
        <w:r>
          <w:delText xml:space="preserve"> </w:delText>
        </w:r>
      </w:del>
      <m:oMath>
        <m:r>
          <m:rPr>
            <m:scr m:val="script"/>
            <m:sty m:val="p"/>
          </m:rPr>
          <m:t>S</m:t>
        </m:r>
      </m:oMath>
      <w:del w:id="9896" w:author="PR Preview" w:date="2026-01-01T00:00:00Z">
        <w:r>
          <w:delText xml:space="preserve"> </w:delText>
        </w:r>
      </w:del>
      <w:del w:id="9897" w:author="PR Preview" w:date="2026-01-01T00:00:00Z">
        <w:r>
          <w:delText xml:space="preserve">and has the same dimension,</w:delText>
        </w:r>
      </w:del>
      <w:del w:id="9898" w:author="PR Preview" w:date="2026-01-01T00:00:00Z">
        <w:r>
          <w:delText xml:space="preserve"> </w:delText>
        </w:r>
      </w:del>
      <w:del w:id="9899" w:author="PR Preview" w:date="2026-01-01T00:00:00Z">
        <w:r>
          <w:delText xml:space="preserve">so it equals</w:delText>
        </w:r>
      </w:del>
      <w:del w:id="9900" w:author="PR Preview" w:date="2026-01-01T00:00:00Z">
        <w:r>
          <w:delText xml:space="preserve"> </w:delText>
        </w:r>
      </w:del>
      <m:oMath>
        <m:r>
          <m:rPr>
            <m:scr m:val="script"/>
            <m:sty m:val="p"/>
          </m:rPr>
          <m:t>S</m:t>
        </m:r>
      </m:oMath>
      <w:del w:id="9901" w:author="PR Preview" w:date="2026-01-01T00:00:00Z">
        <w:r>
          <w:delText xml:space="preserve"> </w:delText>
        </w:r>
      </w:del>
      <w:del w:id="9902" w:author="PR Preview" w:date="2026-01-01T00:00:00Z">
        <w:r>
          <w:delText xml:space="preserve">(</w:delText>
        </w:r>
      </w:del>
      <w:hyperlink w:anchor="thm-subspace-equal-dim">
        <w:del w:id="9903" w:author="PR Preview" w:date="2026-01-01T00:00:00Z">
          <w:r>
            <w:rPr>
              <w:rStyle w:val="Hyperlink"/>
            </w:rPr>
            <w:delText xml:space="preserve">Theorem 32</w:delText>
          </w:r>
        </w:del>
      </w:hyperlink>
      <w:del w:id="9904" w:author="PR Preview" w:date="2026-01-01T00:00:00Z">
        <w:r>
          <w:delText xml:space="preserve">).</w:delText>
        </w:r>
      </w:del>
    </w:p>
    <w:p>
      <w:pPr>
        <w:pStyle w:val="BodyText"/>
      </w:pPr>
      <w:del w:id="9905" w:author="PR Preview" w:date="2026-01-01T00:00:00Z">
        <w:r>
          <w:rPr>
            <w:b/>
            <w:bCs/>
          </w:rPr>
          <w:delText xml:space="preserve">Example 97 (Back to the line)</w:delText>
        </w:r>
      </w:del>
      <w:del w:id="9906" w:author="PR Preview" w:date="2026-01-01T00:00:00Z">
        <w:r>
          <w:delText xml:space="preserve"> </w:delText>
        </w:r>
      </w:del>
      <w:del w:id="9907" w:author="PR Preview" w:date="2026-01-01T00:00:00Z">
        <w:r>
          <w:delText xml:space="preserve">In</w:delText>
        </w:r>
      </w:del>
      <w:del w:id="9908" w:author="PR Preview" w:date="2026-01-01T00:00:00Z">
        <w:r>
          <w:delText xml:space="preserve"> </w:delText>
        </w:r>
      </w:del>
      <w:hyperlink w:anchor="exm-orthogonal-direct-sum">
        <w:del w:id="9909" w:author="PR Preview" w:date="2026-01-01T00:00:00Z">
          <w:r>
            <w:rPr>
              <w:rStyle w:val="Hyperlink"/>
            </w:rPr>
            <w:delText xml:space="preserve">Example 96</w:delText>
          </w:r>
        </w:del>
      </w:hyperlink>
      <w:del w:id="9910" w:author="PR Preview" w:date="2026-01-01T00:00:00Z">
        <w:r>
          <w:delText xml:space="preserve">,</w:delText>
        </w:r>
      </w:del>
      <w:del w:id="991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912" w:author="PR Preview" w:date="2026-01-01T00:00:00Z">
        <w:r>
          <w:delText xml:space="preserve"> </w:delText>
        </w:r>
      </w:del>
      <w:del w:id="9913" w:author="PR Preview" w:date="2026-01-01T00:00:00Z">
        <w:r>
          <w:delText xml:space="preserve">and</w:delText>
        </w:r>
      </w:del>
      <w:del w:id="9914"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9915" w:author="PR Preview" w:date="2026-01-01T00:00:00Z">
        <w:r>
          <w:delText xml:space="preserve">.</w:delText>
        </w:r>
      </w:del>
      <w:del w:id="9916" w:author="PR Preview" w:date="2026-01-01T00:00:00Z">
        <w:r>
          <w:delText xml:space="preserve"> </w:delText>
        </w:r>
      </w:del>
      <w:del w:id="9917" w:author="PR Preview" w:date="2026-01-01T00:00:00Z">
        <w:r>
          <w:delText xml:space="preserve">Put those two spanning vectors in the columns of the</w:delText>
        </w:r>
      </w:del>
      <w:del w:id="9918" w:author="PR Preview" w:date="2026-01-01T00:00:00Z">
        <w:r>
          <w:delText xml:space="preserve"> </w:delText>
        </w:r>
      </w:del>
      <m:oMath>
        <m:r>
          <m:t>3</m:t>
        </m:r>
        <m:r>
          <m:rPr>
            <m:sty m:val="p"/>
          </m:rPr>
          <m:t>×</m:t>
        </m:r>
        <m:r>
          <m:t>2</m:t>
        </m:r>
      </m:oMath>
      <w:del w:id="9919" w:author="PR Preview" w:date="2026-01-01T00:00:00Z">
        <w:r>
          <w:delText xml:space="preserve"> </w:delText>
        </w:r>
      </w:del>
      <w:del w:id="9920" w:author="PR Preview" w:date="2026-01-01T00:00:00Z">
        <w:r>
          <w:delText xml:space="preserve">matrix</w:delText>
        </w:r>
      </w:del>
      <w:del w:id="992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9922" w:author="PR Preview" w:date="2026-01-01T00:00:00Z">
        <w:r>
          <w:delText xml:space="preserve">,</w:delText>
        </w:r>
      </w:del>
      <w:del w:id="9923" w:author="PR Preview" w:date="2026-01-01T00:00:00Z">
        <w:r>
          <w:delText xml:space="preserve"> </w:delText>
        </w:r>
      </w:del>
      <w:del w:id="9924" w:author="PR Preview" w:date="2026-01-01T00:00:00Z">
        <w:r>
          <w:delText xml:space="preserve">so</w:delText>
        </w:r>
      </w:del>
      <w:del w:id="9925"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9926" w:author="PR Preview" w:date="2026-01-01T00:00:00Z">
        <w:r>
          <w:delText xml:space="preserve"> </w:delText>
        </w:r>
      </w:del>
      <w:del w:id="9927" w:author="PR Preview" w:date="2026-01-01T00:00:00Z">
        <w:r>
          <w:delText xml:space="preserve">(</w:delText>
        </w:r>
      </w:del>
      <w:hyperlink w:anchor="thm-column-space-span">
        <w:del w:id="9928" w:author="PR Preview" w:date="2026-01-01T00:00:00Z">
          <w:r>
            <w:rPr>
              <w:rStyle w:val="Hyperlink"/>
            </w:rPr>
            <w:delText xml:space="preserve">Theorem 33</w:delText>
          </w:r>
        </w:del>
      </w:hyperlink>
      <w:del w:id="9929" w:author="PR Preview" w:date="2026-01-01T00:00:00Z">
        <w:r>
          <w:delText xml:space="preserve">)</w:delText>
        </w:r>
      </w:del>
      <w:del w:id="9930" w:author="PR Preview" w:date="2026-01-01T00:00:00Z">
        <w:r>
          <w:delText xml:space="preserve"> </w:delText>
        </w:r>
      </w:del>
      <w:del w:id="9931" w:author="PR Preview" w:date="2026-01-01T00:00:00Z">
        <w:r>
          <w:delText xml:space="preserve">and</w:delText>
        </w:r>
      </w:del>
      <w:del w:id="9932"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9933" w:author="PR Preview" w:date="2026-01-01T00:00:00Z">
        <w:r>
          <w:delText xml:space="preserve"> </w:delText>
        </w:r>
      </w:del>
      <w:del w:id="9934" w:author="PR Preview" w:date="2026-01-01T00:00:00Z">
        <w:r>
          <w:delText xml:space="preserve">(</w:delText>
        </w:r>
      </w:del>
      <w:hyperlink w:anchor="thm-complement-null-space">
        <w:del w:id="9935" w:author="PR Preview" w:date="2026-01-01T00:00:00Z">
          <w:r>
            <w:rPr>
              <w:rStyle w:val="Hyperlink"/>
            </w:rPr>
            <w:delText xml:space="preserve">Theorem 54</w:delText>
          </w:r>
        </w:del>
      </w:hyperlink>
      <w:del w:id="9936" w:author="PR Preview" w:date="2026-01-01T00:00:00Z">
        <w:r>
          <w:delText xml:space="preserve">).</w:delText>
        </w:r>
      </w:del>
      <w:del w:id="9937" w:author="PR Preview" w:date="2026-01-01T00:00:00Z">
        <w:r>
          <w:delText xml:space="preserve"> </w:delText>
        </w:r>
      </w:del>
      <w:del w:id="9938" w:author="PR Preview" w:date="2026-01-01T00:00:00Z">
        <w:r>
          <w:delText xml:space="preserve">Since</w:delText>
        </w:r>
      </w:del>
      <w:del w:id="9939" w:author="PR Preview" w:date="2026-01-01T00:00:00Z">
        <w:r>
          <w:delText xml:space="preserve"> </w:delText>
        </w:r>
      </w:del>
      <w:del w:id="9940" w:author="PR Preview" w:date="2026-01-01T00:00:00Z">
        <w:r>
          <w:delText xml:space="preserve">${\mathbf{B}}^{\top} \mathord{\smash[b]{\underset{\raise.3ex\hbox{$\scriptstyle\sim$}}{w}}\vphantom{w}} = (w_1 - w_2,\ w_3)$</w:delText>
        </w:r>
      </w:del>
      <w:del w:id="9941" w:author="PR Preview" w:date="2026-01-01T00:00:00Z">
        <w:r>
          <w:delText xml:space="preserve"> </w:delText>
        </w:r>
      </w:del>
      <w:del w:id="9942" w:author="PR Preview" w:date="2026-01-01T00:00:00Z">
        <w:r>
          <w:delText xml:space="preserve">(</w:delText>
        </w:r>
      </w:del>
      <w:hyperlink w:anchor="def-matvec-mult">
        <w:del w:id="9943" w:author="PR Preview" w:date="2026-01-01T00:00:00Z">
          <w:r>
            <w:rPr>
              <w:rStyle w:val="Hyperlink"/>
            </w:rPr>
            <w:delText xml:space="preserve">Definition 32</w:delText>
          </w:r>
        </w:del>
      </w:hyperlink>
      <w:del w:id="9944" w:author="PR Preview" w:date="2026-01-01T00:00:00Z">
        <w:r>
          <w:delText xml:space="preserve">),</w:delText>
        </w:r>
      </w:del>
      <w:del w:id="9945" w:author="PR Preview" w:date="2026-01-01T00:00:00Z">
        <w:r>
          <w:delText xml:space="preserve"> </w:delText>
        </w:r>
      </w:del>
      <w:del w:id="9946" w:author="PR Preview" w:date="2026-01-01T00:00:00Z">
        <w:r>
          <w:delText xml:space="preserve">$\mathord{\smash[b]{\underset{\raise.3ex\hbox{$\scriptstyle\sim$}}{w}}\vphantom{w}} \in (\mathcal{S}^\perp)^\perp$</w:delText>
        </w:r>
      </w:del>
      <w:del w:id="9947" w:author="PR Preview" w:date="2026-01-01T00:00:00Z">
        <w:r>
          <w:delText xml:space="preserve"> </w:delText>
        </w:r>
      </w:del>
      <w:del w:id="9948" w:author="PR Preview" w:date="2026-01-01T00:00:00Z">
        <w:r>
          <w:delText xml:space="preserve">exactly when</w:delText>
        </w:r>
      </w:del>
      <w:del w:id="9949"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9950" w:author="PR Preview" w:date="2026-01-01T00:00:00Z">
        <w:r>
          <w:delText xml:space="preserve"> </w:delText>
        </w:r>
      </w:del>
      <w:del w:id="9951" w:author="PR Preview" w:date="2026-01-01T00:00:00Z">
        <w:r>
          <w:delText xml:space="preserve">and</w:delText>
        </w:r>
      </w:del>
      <w:del w:id="9952" w:author="PR Preview" w:date="2026-01-01T00:00:00Z">
        <w:r>
          <w:delText xml:space="preserve"> </w:delText>
        </w:r>
      </w:del>
      <m:oMath>
        <m:sSub>
          <m:e>
            <m:r>
              <m:t>w</m:t>
            </m:r>
          </m:e>
          <m:sub>
            <m:r>
              <m:t>3</m:t>
            </m:r>
          </m:sub>
        </m:sSub>
        <m:r>
          <m:rPr>
            <m:sty m:val="p"/>
          </m:rPr>
          <m:t>=</m:t>
        </m:r>
        <m:r>
          <m:t>0</m:t>
        </m:r>
      </m:oMath>
      <w:del w:id="9953" w:author="PR Preview" w:date="2026-01-01T00:00:00Z">
        <w:r>
          <w:delText xml:space="preserve">.</w:delText>
        </w:r>
      </w:del>
      <w:del w:id="9954" w:author="PR Preview" w:date="2026-01-01T00:00:00Z">
        <w:r>
          <w:delText xml:space="preserve"> </w:delText>
        </w:r>
      </w:del>
      <w:del w:id="9955"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9956" w:author="PR Preview" w:date="2026-01-01T00:00:00Z">
        <w:r>
          <w:rPr>
            <w:b/>
            <w:bCs/>
          </w:rPr>
          <w:delText xml:space="preserve">Example 98 (A set that is not a subspace does not come back)</w:delText>
        </w:r>
      </w:del>
      <w:del w:id="9957" w:author="PR Preview" w:date="2026-01-01T00:00:00Z">
        <w:r>
          <w:delText xml:space="preserve"> </w:delText>
        </w:r>
      </w:del>
      <w:del w:id="9958" w:author="PR Preview" w:date="2026-01-01T00:00:00Z">
        <w:r>
          <w:delText xml:space="preserve">The one-element set</w:delText>
        </w:r>
      </w:del>
      <w:del w:id="9959"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9960" w:author="PR Preview" w:date="2026-01-01T00:00:00Z">
        <w:r>
          <w:delText xml:space="preserve"> </w:delText>
        </w:r>
      </w:del>
      <w:del w:id="9961" w:author="PR Preview" w:date="2026-01-01T00:00:00Z">
        <w:r>
          <w:delText xml:space="preserve">is not a subspace.</w:delText>
        </w:r>
      </w:del>
      <w:del w:id="9962" w:author="PR Preview" w:date="2026-01-01T00:00:00Z">
        <w:r>
          <w:delText xml:space="preserve"> </w:delText>
        </w:r>
      </w:del>
      <w:del w:id="9963" w:author="PR Preview" w:date="2026-01-01T00:00:00Z">
        <w:r>
          <w:delText xml:space="preserve">Its orthogonal complement is the same as that of</w:delText>
        </w:r>
      </w:del>
      <w:del w:id="9964" w:author="PR Preview" w:date="2026-01-01T00:00:00Z">
        <w:r>
          <w:delText xml:space="preserve"> </w:delText>
        </w:r>
      </w:del>
      <m:oMath>
        <m:r>
          <m:rPr>
            <m:scr m:val="script"/>
            <m:sty m:val="p"/>
          </m:rPr>
          <m:t>S</m:t>
        </m:r>
      </m:oMath>
      <w:del w:id="9965" w:author="PR Preview" w:date="2026-01-01T00:00:00Z">
        <w:r>
          <w:delText xml:space="preserve"> </w:delText>
        </w:r>
      </w:del>
      <w:del w:id="9966" w:author="PR Preview" w:date="2026-01-01T00:00:00Z">
        <w:r>
          <w:delText xml:space="preserve">in</w:delText>
        </w:r>
      </w:del>
      <w:del w:id="9967" w:author="PR Preview" w:date="2026-01-01T00:00:00Z">
        <w:r>
          <w:delText xml:space="preserve"> </w:delText>
        </w:r>
      </w:del>
      <w:hyperlink w:anchor="exm-double-complement">
        <w:del w:id="9968" w:author="PR Preview" w:date="2026-01-01T00:00:00Z">
          <w:r>
            <w:rPr>
              <w:rStyle w:val="Hyperlink"/>
            </w:rPr>
            <w:delText xml:space="preserve">Example 97</w:delText>
          </w:r>
        </w:del>
      </w:hyperlink>
      <w:del w:id="9969" w:author="PR Preview" w:date="2026-01-01T00:00:00Z">
        <w:r>
          <w:delText xml:space="preserve">,</w:delText>
        </w:r>
      </w:del>
      <w:del w:id="9970" w:author="PR Preview" w:date="2026-01-01T00:00:00Z">
        <w:r>
          <w:delText xml:space="preserve"> </w:delText>
        </w:r>
      </w:del>
      <w:del w:id="9971" w:author="PR Preview" w:date="2026-01-01T00:00:00Z">
        <w:r>
          <w:delText xml:space="preserve">since both are defined by the single condition</w:delText>
        </w:r>
      </w:del>
      <w:del w:id="9972"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9973" w:author="PR Preview" w:date="2026-01-01T00:00:00Z">
        <w:r>
          <w:delText xml:space="preserve">,</w:delText>
        </w:r>
      </w:del>
      <w:del w:id="9974" w:author="PR Preview" w:date="2026-01-01T00:00:00Z">
        <w:r>
          <w:delText xml:space="preserve"> </w:delText>
        </w:r>
      </w:del>
      <w:del w:id="9975" w:author="PR Preview" w:date="2026-01-01T00:00:00Z">
        <w:r>
          <w:delText xml:space="preserve">so</w:delText>
        </w:r>
      </w:del>
      <w:del w:id="9976"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977" w:author="PR Preview" w:date="2026-01-01T00:00:00Z">
        <w:r>
          <w:delText xml:space="preserve">,</w:delText>
        </w:r>
      </w:del>
      <w:del w:id="9978" w:author="PR Preview" w:date="2026-01-01T00:00:00Z">
        <w:r>
          <w:delText xml:space="preserve"> </w:delText>
        </w:r>
      </w:del>
      <w:del w:id="9979" w:author="PR Preview" w:date="2026-01-01T00:00:00Z">
        <w:r>
          <w:delText xml:space="preserve">which contains</w:delText>
        </w:r>
      </w:del>
      <w:del w:id="998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9981" w:author="PR Preview" w:date="2026-01-01T00:00:00Z">
        <w:r>
          <w:delText xml:space="preserve">.</w:delText>
        </w:r>
      </w:del>
      <w:del w:id="9982" w:author="PR Preview" w:date="2026-01-01T00:00:00Z">
        <w:r>
          <w:delText xml:space="preserve"> </w:delText>
        </w:r>
      </w:del>
      <w:hyperlink w:anchor="thm-double-complement">
        <w:del w:id="9983" w:author="PR Preview" w:date="2026-01-01T00:00:00Z">
          <w:r>
            <w:rPr>
              <w:rStyle w:val="Hyperlink"/>
            </w:rPr>
            <w:delText xml:space="preserve">Theorem 56</w:delText>
          </w:r>
        </w:del>
      </w:hyperlink>
      <w:del w:id="9984" w:author="PR Preview" w:date="2026-01-01T00:00:00Z">
        <w:r>
          <w:delText xml:space="preserve"> </w:delText>
        </w:r>
      </w:del>
      <w:del w:id="9985" w:author="PR Preview" w:date="2026-01-01T00:00:00Z">
        <w:r>
          <w:delText xml:space="preserve">needs</w:delText>
        </w:r>
      </w:del>
      <w:del w:id="9986" w:author="PR Preview" w:date="2026-01-01T00:00:00Z">
        <w:r>
          <w:delText xml:space="preserve"> </w:delText>
        </w:r>
      </w:del>
      <m:oMath>
        <m:r>
          <m:rPr>
            <m:scr m:val="script"/>
            <m:sty m:val="p"/>
          </m:rPr>
          <m:t>S</m:t>
        </m:r>
      </m:oMath>
      <w:del w:id="9987" w:author="PR Preview" w:date="2026-01-01T00:00:00Z">
        <w:r>
          <w:delText xml:space="preserve"> </w:delText>
        </w:r>
      </w:del>
      <w:del w:id="9988" w:author="PR Preview" w:date="2026-01-01T00:00:00Z">
        <w:r>
          <w:delText xml:space="preserve">to be a subspace.</w:delText>
        </w:r>
      </w:del>
    </w:p>
    <w:p>
      <w:pPr>
        <w:pStyle w:val="BodyText"/>
      </w:pPr>
      <w:ins w:id="9989" w:author="PR Preview" w:date="2026-01-01T00:00:00Z">
        <w:r>
          <w:rPr>
            <w:b/>
            <w:bCs/>
          </w:rPr>
          <w:t xml:space="preserve">Equal dimensions.</w:t>
        </w:r>
      </w:ins>
      <w:ins w:id="9990" w:author="PR Preview" w:date="2026-01-01T00:00:00Z">
        <w:r>
          <w:t xml:space="preserve"> </w:t>
        </w:r>
      </w:ins>
      <m:oMath>
        <m:sSup>
          <m:e>
            <m:r>
              <m:rPr>
                <m:scr m:val="script"/>
                <m:sty m:val="p"/>
              </m:rPr>
              <m:t>S</m:t>
            </m:r>
          </m:e>
          <m:sup>
            <m:r>
              <m:rPr>
                <m:sty m:val="p"/>
              </m:rPr>
              <m:t>⟂</m:t>
            </m:r>
          </m:sup>
        </m:sSup>
      </m:oMath>
      <w:ins w:id="9991" w:author="PR Preview" w:date="2026-01-01T00:00:00Z">
        <w:r>
          <w:t xml:space="preserve"> </w:t>
        </w:r>
      </w:ins>
      <w:ins w:id="9992" w:author="PR Preview" w:date="2026-01-01T00:00:00Z">
        <w:r>
          <w:t xml:space="preserve">is a subspace (</w:t>
        </w:r>
      </w:ins>
      <w:hyperlink w:anchor="thm-orthogonal-complement-subspace">
        <w:ins w:id="9993" w:author="PR Preview" w:date="2026-01-01T00:00:00Z">
          <w:r>
            <w:rPr>
              <w:rStyle w:val="Hyperlink"/>
            </w:rPr>
            <w:t xml:space="preserve">Theorem 52</w:t>
          </w:r>
        </w:ins>
      </w:hyperlink>
      <w:ins w:id="9994" w:author="PR Preview" w:date="2026-01-01T00:00:00Z">
        <w:r>
          <w:t xml:space="preserve">),</w:t>
        </w:r>
      </w:ins>
      <w:ins w:id="9995" w:author="PR Preview" w:date="2026-01-01T00:00:00Z">
        <w:r>
          <w:t xml:space="preserve"> </w:t>
        </w:r>
      </w:ins>
      <w:ins w:id="9996" w:author="PR Preview" w:date="2026-01-01T00:00:00Z">
        <w:r>
          <w:t xml:space="preserve">so part 2 of</w:t>
        </w:r>
      </w:ins>
      <w:ins w:id="9997" w:author="PR Preview" w:date="2026-01-01T00:00:00Z">
        <w:r>
          <w:t xml:space="preserve"> </w:t>
        </w:r>
      </w:ins>
      <w:hyperlink w:anchor="thm-orthogonal-direct-sum">
        <w:ins w:id="9998" w:author="PR Preview" w:date="2026-01-01T00:00:00Z">
          <w:r>
            <w:rPr>
              <w:rStyle w:val="Hyperlink"/>
            </w:rPr>
            <w:t xml:space="preserve">Theorem 54</w:t>
          </w:r>
        </w:ins>
      </w:hyperlink>
      <w:ins w:id="9999" w:author="PR Preview" w:date="2026-01-01T00:00:00Z">
        <w:r>
          <w:t xml:space="preserve"> </w:t>
        </w:r>
      </w:ins>
      <w:ins w:id="10000" w:author="PR Preview" w:date="2026-01-01T00:00:00Z">
        <w:r>
          <w:t xml:space="preserve">applies to it as well as to</w:t>
        </w:r>
      </w:ins>
      <w:ins w:id="10001" w:author="PR Preview" w:date="2026-01-01T00:00:00Z">
        <w:r>
          <w:t xml:space="preserve"> </w:t>
        </w:r>
      </w:ins>
      <m:oMath>
        <m:r>
          <m:rPr>
            <m:scr m:val="script"/>
            <m:sty m:val="p"/>
          </m:rPr>
          <m:t>S</m:t>
        </m:r>
      </m:oMath>
      <w:ins w:id="10002"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10003" w:author="PR Preview" w:date="2026-01-01T00:00:00Z">
        <w:r>
          <w:t xml:space="preserve"> </w:t>
        </w:r>
      </w:ins>
      <w:ins w:id="10004" w:author="PR Preview" w:date="2026-01-01T00:00:00Z">
        <w:r>
          <w:t xml:space="preserve">is a subspace (</w:t>
        </w:r>
      </w:ins>
      <w:hyperlink w:anchor="thm-orthogonal-complement-subspace">
        <w:ins w:id="10005" w:author="PR Preview" w:date="2026-01-01T00:00:00Z">
          <w:r>
            <w:rPr>
              <w:rStyle w:val="Hyperlink"/>
            </w:rPr>
            <w:t xml:space="preserve">Theorem 52</w:t>
          </w:r>
        </w:ins>
      </w:hyperlink>
      <w:ins w:id="10006" w:author="PR Preview" w:date="2026-01-01T00:00:00Z">
        <w:r>
          <w:t xml:space="preserve">)</w:t>
        </w:r>
      </w:ins>
      <w:ins w:id="10007" w:author="PR Preview" w:date="2026-01-01T00:00:00Z">
        <w:r>
          <w:t xml:space="preserve"> </w:t>
        </w:r>
      </w:ins>
      <w:ins w:id="10008" w:author="PR Preview" w:date="2026-01-01T00:00:00Z">
        <w:r>
          <w:t xml:space="preserve">that contains</w:t>
        </w:r>
      </w:ins>
      <w:ins w:id="10009" w:author="PR Preview" w:date="2026-01-01T00:00:00Z">
        <w:r>
          <w:t xml:space="preserve"> </w:t>
        </w:r>
      </w:ins>
      <m:oMath>
        <m:r>
          <m:rPr>
            <m:scr m:val="script"/>
            <m:sty m:val="p"/>
          </m:rPr>
          <m:t>S</m:t>
        </m:r>
      </m:oMath>
      <w:ins w:id="10010" w:author="PR Preview" w:date="2026-01-01T00:00:00Z">
        <w:r>
          <w:t xml:space="preserve"> </w:t>
        </w:r>
      </w:ins>
      <w:ins w:id="10011" w:author="PR Preview" w:date="2026-01-01T00:00:00Z">
        <w:r>
          <w:t xml:space="preserve">and has the same dimension,</w:t>
        </w:r>
      </w:ins>
      <w:ins w:id="10012" w:author="PR Preview" w:date="2026-01-01T00:00:00Z">
        <w:r>
          <w:t xml:space="preserve"> </w:t>
        </w:r>
      </w:ins>
      <w:ins w:id="10013" w:author="PR Preview" w:date="2026-01-01T00:00:00Z">
        <w:r>
          <w:t xml:space="preserve">so it equals</w:t>
        </w:r>
      </w:ins>
      <w:ins w:id="10014" w:author="PR Preview" w:date="2026-01-01T00:00:00Z">
        <w:r>
          <w:t xml:space="preserve"> </w:t>
        </w:r>
      </w:ins>
      <m:oMath>
        <m:r>
          <m:rPr>
            <m:scr m:val="script"/>
            <m:sty m:val="p"/>
          </m:rPr>
          <m:t>S</m:t>
        </m:r>
      </m:oMath>
      <w:ins w:id="10015" w:author="PR Preview" w:date="2026-01-01T00:00:00Z">
        <w:r>
          <w:t xml:space="preserve"> </w:t>
        </w:r>
      </w:ins>
      <w:ins w:id="10016" w:author="PR Preview" w:date="2026-01-01T00:00:00Z">
        <w:r>
          <w:t xml:space="preserve">(</w:t>
        </w:r>
      </w:ins>
      <w:hyperlink w:anchor="thm-subspace-equal-dim">
        <w:ins w:id="10017" w:author="PR Preview" w:date="2026-01-01T00:00:00Z">
          <w:r>
            <w:rPr>
              <w:rStyle w:val="Hyperlink"/>
            </w:rPr>
            <w:t xml:space="preserve">Theorem 31</w:t>
          </w:r>
        </w:ins>
      </w:hyperlink>
      <w:ins w:id="10018" w:author="PR Preview" w:date="2026-01-01T00:00:00Z">
        <w:r>
          <w:t xml:space="preserve">).</w:t>
        </w:r>
      </w:ins>
    </w:p>
    <w:bookmarkStart w:id="341" w:name="exm-double-complement"/>
    <w:p>
      <w:pPr>
        <w:pStyle w:val="BodyText"/>
      </w:pPr>
      <w:ins w:id="10019" w:author="PR Preview" w:date="2026-01-01T00:00:00Z">
        <w:r>
          <w:rPr>
            <w:b/>
            <w:bCs/>
          </w:rPr>
          <w:t xml:space="preserve">Example 96 (Back to the line)</w:t>
        </w:r>
      </w:ins>
      <w:ins w:id="10020" w:author="PR Preview" w:date="2026-01-01T00:00:00Z">
        <w:r>
          <w:t xml:space="preserve"> </w:t>
        </w:r>
      </w:ins>
      <w:ins w:id="10021" w:author="PR Preview" w:date="2026-01-01T00:00:00Z">
        <w:r>
          <w:t xml:space="preserve">In</w:t>
        </w:r>
      </w:ins>
      <w:ins w:id="10022" w:author="PR Preview" w:date="2026-01-01T00:00:00Z">
        <w:r>
          <w:t xml:space="preserve"> </w:t>
        </w:r>
      </w:ins>
      <w:hyperlink w:anchor="exm-orthogonal-direct-sum">
        <w:ins w:id="10023" w:author="PR Preview" w:date="2026-01-01T00:00:00Z">
          <w:r>
            <w:rPr>
              <w:rStyle w:val="Hyperlink"/>
            </w:rPr>
            <w:t xml:space="preserve">Example 95</w:t>
          </w:r>
        </w:ins>
      </w:hyperlink>
      <w:ins w:id="10024" w:author="PR Preview" w:date="2026-01-01T00:00:00Z">
        <w:r>
          <w:t xml:space="preserve">,</w:t>
        </w:r>
      </w:ins>
      <w:ins w:id="1002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0026" w:author="PR Preview" w:date="2026-01-01T00:00:00Z">
        <w:r>
          <w:t xml:space="preserve"> </w:t>
        </w:r>
      </w:ins>
      <w:ins w:id="10027" w:author="PR Preview" w:date="2026-01-01T00:00:00Z">
        <w:r>
          <w:t xml:space="preserve">and</w:t>
        </w:r>
      </w:ins>
      <w:ins w:id="10028"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0029" w:author="PR Preview" w:date="2026-01-01T00:00:00Z">
        <w:r>
          <w:t xml:space="preserve">.</w:t>
        </w:r>
      </w:ins>
      <w:ins w:id="10030" w:author="PR Preview" w:date="2026-01-01T00:00:00Z">
        <w:r>
          <w:t xml:space="preserve"> </w:t>
        </w:r>
      </w:ins>
      <w:ins w:id="10031" w:author="PR Preview" w:date="2026-01-01T00:00:00Z">
        <w:r>
          <w:t xml:space="preserve">Put those two spanning vectors in the columns of the</w:t>
        </w:r>
      </w:ins>
      <w:ins w:id="10032" w:author="PR Preview" w:date="2026-01-01T00:00:00Z">
        <w:r>
          <w:t xml:space="preserve"> </w:t>
        </w:r>
      </w:ins>
      <m:oMath>
        <m:r>
          <m:t>3</m:t>
        </m:r>
        <m:r>
          <m:rPr>
            <m:sty m:val="p"/>
          </m:rPr>
          <m:t>×</m:t>
        </m:r>
        <m:r>
          <m:t>2</m:t>
        </m:r>
      </m:oMath>
      <w:ins w:id="10033" w:author="PR Preview" w:date="2026-01-01T00:00:00Z">
        <w:r>
          <w:t xml:space="preserve"> </w:t>
        </w:r>
      </w:ins>
      <w:ins w:id="10034" w:author="PR Preview" w:date="2026-01-01T00:00:00Z">
        <w:r>
          <w:t xml:space="preserve">matrix</w:t>
        </w:r>
      </w:ins>
      <w:ins w:id="1003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0036" w:author="PR Preview" w:date="2026-01-01T00:00:00Z">
        <w:r>
          <w:t xml:space="preserve">,</w:t>
        </w:r>
      </w:ins>
      <w:ins w:id="10037" w:author="PR Preview" w:date="2026-01-01T00:00:00Z">
        <w:r>
          <w:t xml:space="preserve"> </w:t>
        </w:r>
      </w:ins>
      <w:ins w:id="10038" w:author="PR Preview" w:date="2026-01-01T00:00:00Z">
        <w:r>
          <w:t xml:space="preserve">so</w:t>
        </w:r>
      </w:ins>
      <w:ins w:id="10039"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0040" w:author="PR Preview" w:date="2026-01-01T00:00:00Z">
        <w:r>
          <w:t xml:space="preserve"> </w:t>
        </w:r>
      </w:ins>
      <w:ins w:id="10041" w:author="PR Preview" w:date="2026-01-01T00:00:00Z">
        <w:r>
          <w:t xml:space="preserve">(</w:t>
        </w:r>
      </w:ins>
      <w:hyperlink w:anchor="thm-column-space-span">
        <w:ins w:id="10042" w:author="PR Preview" w:date="2026-01-01T00:00:00Z">
          <w:r>
            <w:rPr>
              <w:rStyle w:val="Hyperlink"/>
            </w:rPr>
            <w:t xml:space="preserve">Theorem 32</w:t>
          </w:r>
        </w:ins>
      </w:hyperlink>
      <w:ins w:id="10043" w:author="PR Preview" w:date="2026-01-01T00:00:00Z">
        <w:r>
          <w:t xml:space="preserve">)</w:t>
        </w:r>
      </w:ins>
      <w:ins w:id="10044" w:author="PR Preview" w:date="2026-01-01T00:00:00Z">
        <w:r>
          <w:t xml:space="preserve"> </w:t>
        </w:r>
      </w:ins>
      <w:ins w:id="10045" w:author="PR Preview" w:date="2026-01-01T00:00:00Z">
        <w:r>
          <w:t xml:space="preserve">and</w:t>
        </w:r>
      </w:ins>
      <w:ins w:id="10046"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0047" w:author="PR Preview" w:date="2026-01-01T00:00:00Z">
        <w:r>
          <w:t xml:space="preserve"> </w:t>
        </w:r>
      </w:ins>
      <w:ins w:id="10048" w:author="PR Preview" w:date="2026-01-01T00:00:00Z">
        <w:r>
          <w:t xml:space="preserve">(</w:t>
        </w:r>
      </w:ins>
      <w:hyperlink w:anchor="thm-complement-null-space">
        <w:ins w:id="10049" w:author="PR Preview" w:date="2026-01-01T00:00:00Z">
          <w:r>
            <w:rPr>
              <w:rStyle w:val="Hyperlink"/>
            </w:rPr>
            <w:t xml:space="preserve">Theorem 53</w:t>
          </w:r>
        </w:ins>
      </w:hyperlink>
      <w:ins w:id="10050" w:author="PR Preview" w:date="2026-01-01T00:00:00Z">
        <w:r>
          <w:t xml:space="preserve">).</w:t>
        </w:r>
      </w:ins>
      <w:ins w:id="10051" w:author="PR Preview" w:date="2026-01-01T00:00:00Z">
        <w:r>
          <w:t xml:space="preserve"> </w:t>
        </w:r>
      </w:ins>
      <w:ins w:id="10052" w:author="PR Preview" w:date="2026-01-01T00:00:00Z">
        <w:r>
          <w:t xml:space="preserve">Since</w:t>
        </w:r>
      </w:ins>
      <w:ins w:id="10053" w:author="PR Preview" w:date="2026-01-01T00:00:00Z">
        <w:r>
          <w:t xml:space="preserve"> </w:t>
        </w:r>
      </w:ins>
      <w:ins w:id="10054" w:author="PR Preview" w:date="2026-01-01T00:00:00Z">
        <w:r>
          <w:t xml:space="preserve">${\mathbf{B}}^{\top} \mathord{\smash[b]{\underset{\raise.3ex\hbox{$\scriptstyle\sim$}}{w}}\vphantom{w}} = (w_1 - w_2,\ w_3)$</w:t>
        </w:r>
      </w:ins>
      <w:ins w:id="10055" w:author="PR Preview" w:date="2026-01-01T00:00:00Z">
        <w:r>
          <w:t xml:space="preserve"> </w:t>
        </w:r>
      </w:ins>
      <w:ins w:id="10056" w:author="PR Preview" w:date="2026-01-01T00:00:00Z">
        <w:r>
          <w:t xml:space="preserve">(</w:t>
        </w:r>
      </w:ins>
      <w:hyperlink w:anchor="def-matvec-mult">
        <w:ins w:id="10057" w:author="PR Preview" w:date="2026-01-01T00:00:00Z">
          <w:r>
            <w:rPr>
              <w:rStyle w:val="Hyperlink"/>
            </w:rPr>
            <w:t xml:space="preserve">Definition 32</w:t>
          </w:r>
        </w:ins>
      </w:hyperlink>
      <w:ins w:id="10058" w:author="PR Preview" w:date="2026-01-01T00:00:00Z">
        <w:r>
          <w:t xml:space="preserve">),</w:t>
        </w:r>
      </w:ins>
      <w:ins w:id="10059" w:author="PR Preview" w:date="2026-01-01T00:00:00Z">
        <w:r>
          <w:t xml:space="preserve"> </w:t>
        </w:r>
      </w:ins>
      <w:ins w:id="10060" w:author="PR Preview" w:date="2026-01-01T00:00:00Z">
        <w:r>
          <w:t xml:space="preserve">$\mathord{\smash[b]{\underset{\raise.3ex\hbox{$\scriptstyle\sim$}}{w}}\vphantom{w}} \in (\mathcal{S}^\perp)^\perp$</w:t>
        </w:r>
      </w:ins>
      <w:ins w:id="10061" w:author="PR Preview" w:date="2026-01-01T00:00:00Z">
        <w:r>
          <w:t xml:space="preserve"> </w:t>
        </w:r>
      </w:ins>
      <w:ins w:id="10062" w:author="PR Preview" w:date="2026-01-01T00:00:00Z">
        <w:r>
          <w:t xml:space="preserve">exactly when</w:t>
        </w:r>
      </w:ins>
      <w:ins w:id="10063" w:author="PR Preview" w:date="2026-01-01T00:00:00Z">
        <w:r>
          <w:t xml:space="preserve"> </w:t>
        </w:r>
      </w:ins>
      <m:oMath>
        <m:sSub>
          <m:e>
            <m:r>
              <m:t>w</m:t>
            </m:r>
          </m:e>
          <m:sub>
            <m:r>
              <m:t>1</m:t>
            </m:r>
          </m:sub>
        </m:sSub>
        <m:r>
          <m:rPr>
            <m:sty m:val="p"/>
          </m:rPr>
          <m:t>−</m:t>
        </m:r>
        <m:sSub>
          <m:e>
            <m:r>
              <m:t>w</m:t>
            </m:r>
          </m:e>
          <m:sub>
            <m:r>
              <m:t>2</m:t>
            </m:r>
          </m:sub>
        </m:sSub>
        <m:r>
          <m:rPr>
            <m:sty m:val="p"/>
          </m:rPr>
          <m:t>=</m:t>
        </m:r>
        <m:r>
          <m:t>0</m:t>
        </m:r>
      </m:oMath>
      <w:ins w:id="10064" w:author="PR Preview" w:date="2026-01-01T00:00:00Z">
        <w:r>
          <w:t xml:space="preserve"> </w:t>
        </w:r>
      </w:ins>
      <w:ins w:id="10065" w:author="PR Preview" w:date="2026-01-01T00:00:00Z">
        <w:r>
          <w:t xml:space="preserve">and</w:t>
        </w:r>
      </w:ins>
      <w:ins w:id="10066" w:author="PR Preview" w:date="2026-01-01T00:00:00Z">
        <w:r>
          <w:t xml:space="preserve"> </w:t>
        </w:r>
      </w:ins>
      <m:oMath>
        <m:sSub>
          <m:e>
            <m:r>
              <m:t>w</m:t>
            </m:r>
          </m:e>
          <m:sub>
            <m:r>
              <m:t>3</m:t>
            </m:r>
          </m:sub>
        </m:sSub>
        <m:r>
          <m:rPr>
            <m:sty m:val="p"/>
          </m:rPr>
          <m:t>=</m:t>
        </m:r>
        <m:r>
          <m:t>0</m:t>
        </m:r>
      </m:oMath>
      <w:ins w:id="10067" w:author="PR Preview" w:date="2026-01-01T00:00:00Z">
        <w:r>
          <w:t xml:space="preserve">.</w:t>
        </w:r>
      </w:ins>
      <w:ins w:id="10068" w:author="PR Preview" w:date="2026-01-01T00:00:00Z">
        <w:r>
          <w:t xml:space="preserve"> </w:t>
        </w:r>
      </w:ins>
      <w:ins w:id="10069"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ins w:id="10070" w:author="PR Preview" w:date="2026-01-01T00:00:00Z">
        <w:r>
          <w:rPr>
            <w:b/>
            <w:bCs/>
          </w:rPr>
          <w:t xml:space="preserve">Example 97 (A set that is not a subspace does not come back)</w:t>
        </w:r>
      </w:ins>
      <w:ins w:id="10071" w:author="PR Preview" w:date="2026-01-01T00:00:00Z">
        <w:r>
          <w:t xml:space="preserve"> </w:t>
        </w:r>
      </w:ins>
      <w:ins w:id="10072" w:author="PR Preview" w:date="2026-01-01T00:00:00Z">
        <w:r>
          <w:t xml:space="preserve">The one-element set</w:t>
        </w:r>
      </w:ins>
      <w:ins w:id="10073"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10074" w:author="PR Preview" w:date="2026-01-01T00:00:00Z">
        <w:r>
          <w:t xml:space="preserve"> </w:t>
        </w:r>
      </w:ins>
      <w:ins w:id="10075" w:author="PR Preview" w:date="2026-01-01T00:00:00Z">
        <w:r>
          <w:t xml:space="preserve">is not a subspace.</w:t>
        </w:r>
      </w:ins>
      <w:ins w:id="10076" w:author="PR Preview" w:date="2026-01-01T00:00:00Z">
        <w:r>
          <w:t xml:space="preserve"> </w:t>
        </w:r>
      </w:ins>
      <w:ins w:id="10077" w:author="PR Preview" w:date="2026-01-01T00:00:00Z">
        <w:r>
          <w:t xml:space="preserve">Its orthogonal complement is the same as that of</w:t>
        </w:r>
      </w:ins>
      <w:ins w:id="10078" w:author="PR Preview" w:date="2026-01-01T00:00:00Z">
        <w:r>
          <w:t xml:space="preserve"> </w:t>
        </w:r>
      </w:ins>
      <m:oMath>
        <m:r>
          <m:rPr>
            <m:scr m:val="script"/>
            <m:sty m:val="p"/>
          </m:rPr>
          <m:t>S</m:t>
        </m:r>
      </m:oMath>
      <w:ins w:id="10079" w:author="PR Preview" w:date="2026-01-01T00:00:00Z">
        <w:r>
          <w:t xml:space="preserve"> </w:t>
        </w:r>
      </w:ins>
      <w:ins w:id="10080" w:author="PR Preview" w:date="2026-01-01T00:00:00Z">
        <w:r>
          <w:t xml:space="preserve">in</w:t>
        </w:r>
      </w:ins>
      <w:ins w:id="10081" w:author="PR Preview" w:date="2026-01-01T00:00:00Z">
        <w:r>
          <w:t xml:space="preserve"> </w:t>
        </w:r>
      </w:ins>
      <w:hyperlink w:anchor="exm-double-complement">
        <w:ins w:id="10082" w:author="PR Preview" w:date="2026-01-01T00:00:00Z">
          <w:r>
            <w:rPr>
              <w:rStyle w:val="Hyperlink"/>
            </w:rPr>
            <w:t xml:space="preserve">Example 96</w:t>
          </w:r>
        </w:ins>
      </w:hyperlink>
      <w:ins w:id="10083" w:author="PR Preview" w:date="2026-01-01T00:00:00Z">
        <w:r>
          <w:t xml:space="preserve">,</w:t>
        </w:r>
      </w:ins>
      <w:ins w:id="10084" w:author="PR Preview" w:date="2026-01-01T00:00:00Z">
        <w:r>
          <w:t xml:space="preserve"> </w:t>
        </w:r>
      </w:ins>
      <w:ins w:id="10085" w:author="PR Preview" w:date="2026-01-01T00:00:00Z">
        <w:r>
          <w:t xml:space="preserve">since both are defined by the single condition</w:t>
        </w:r>
      </w:ins>
      <w:ins w:id="10086" w:author="PR Preview" w:date="2026-01-01T00:00:00Z">
        <w:r>
          <w:t xml:space="preserve"> </w:t>
        </w:r>
      </w:ins>
      <m:oMath>
        <m:sSub>
          <m:e>
            <m:r>
              <m:t>u</m:t>
            </m:r>
          </m:e>
          <m:sub>
            <m:r>
              <m:t>1</m:t>
            </m:r>
          </m:sub>
        </m:sSub>
        <m:r>
          <m:rPr>
            <m:sty m:val="p"/>
          </m:rPr>
          <m:t>+</m:t>
        </m:r>
        <m:sSub>
          <m:e>
            <m:r>
              <m:t>u</m:t>
            </m:r>
          </m:e>
          <m:sub>
            <m:r>
              <m:t>2</m:t>
            </m:r>
          </m:sub>
        </m:sSub>
        <m:r>
          <m:rPr>
            <m:sty m:val="p"/>
          </m:rPr>
          <m:t>=</m:t>
        </m:r>
        <m:r>
          <m:t>0</m:t>
        </m:r>
      </m:oMath>
      <w:ins w:id="10087" w:author="PR Preview" w:date="2026-01-01T00:00:00Z">
        <w:r>
          <w:t xml:space="preserve">,</w:t>
        </w:r>
      </w:ins>
      <w:ins w:id="10088" w:author="PR Preview" w:date="2026-01-01T00:00:00Z">
        <w:r>
          <w:t xml:space="preserve"> </w:t>
        </w:r>
      </w:ins>
      <w:ins w:id="10089" w:author="PR Preview" w:date="2026-01-01T00:00:00Z">
        <w:r>
          <w:t xml:space="preserve">so</w:t>
        </w:r>
      </w:ins>
      <w:ins w:id="10090"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0091" w:author="PR Preview" w:date="2026-01-01T00:00:00Z">
        <w:r>
          <w:t xml:space="preserve">,</w:t>
        </w:r>
      </w:ins>
      <w:ins w:id="10092" w:author="PR Preview" w:date="2026-01-01T00:00:00Z">
        <w:r>
          <w:t xml:space="preserve"> </w:t>
        </w:r>
      </w:ins>
      <w:ins w:id="10093" w:author="PR Preview" w:date="2026-01-01T00:00:00Z">
        <w:r>
          <w:t xml:space="preserve">which contains</w:t>
        </w:r>
      </w:ins>
      <w:ins w:id="10094"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10095" w:author="PR Preview" w:date="2026-01-01T00:00:00Z">
        <w:r>
          <w:t xml:space="preserve">.</w:t>
        </w:r>
      </w:ins>
      <w:ins w:id="10096" w:author="PR Preview" w:date="2026-01-01T00:00:00Z">
        <w:r>
          <w:t xml:space="preserve"> </w:t>
        </w:r>
      </w:ins>
      <w:hyperlink w:anchor="thm-double-complement">
        <w:ins w:id="10097" w:author="PR Preview" w:date="2026-01-01T00:00:00Z">
          <w:r>
            <w:rPr>
              <w:rStyle w:val="Hyperlink"/>
            </w:rPr>
            <w:t xml:space="preserve">Theorem 55</w:t>
          </w:r>
        </w:ins>
      </w:hyperlink>
      <w:ins w:id="10098" w:author="PR Preview" w:date="2026-01-01T00:00:00Z">
        <w:r>
          <w:t xml:space="preserve"> </w:t>
        </w:r>
      </w:ins>
      <w:ins w:id="10099" w:author="PR Preview" w:date="2026-01-01T00:00:00Z">
        <w:r>
          <w:t xml:space="preserve">needs</w:t>
        </w:r>
      </w:ins>
      <w:ins w:id="10100" w:author="PR Preview" w:date="2026-01-01T00:00:00Z">
        <w:r>
          <w:t xml:space="preserve"> </w:t>
        </w:r>
      </w:ins>
      <m:oMath>
        <m:r>
          <m:rPr>
            <m:scr m:val="script"/>
            <m:sty m:val="p"/>
          </m:rPr>
          <m:t>S</m:t>
        </m:r>
      </m:oMath>
      <w:ins w:id="10101" w:author="PR Preview" w:date="2026-01-01T00:00:00Z">
        <w:r>
          <w:t xml:space="preserve"> </w:t>
        </w:r>
      </w:ins>
      <w:ins w:id="10102" w:author="PR Preview" w:date="2026-01-01T00:00:00Z">
        <w:r>
          <w:t xml:space="preserve">to be a subspace.</w:t>
        </w:r>
      </w:ins>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del w:id="10103" w:author="PR Preview" w:date="2026-01-01T00:00:00Z">
        <w:r>
          <w:rPr>
            <w:b/>
            <w:bCs/>
          </w:rPr>
          <w:delText xml:space="preserve">Theorem 57 (Fundamental theorem of linear algebra)</w:delText>
        </w:r>
      </w:del>
      <w:del w:id="10104" w:author="PR Preview" w:date="2026-01-01T00:00:00Z">
        <w:r>
          <w:delText xml:space="preserve"> </w:delText>
        </w:r>
      </w:del>
      <w:del w:id="10105" w:author="PR Preview" w:date="2026-01-01T00:00:00Z">
        <w:r>
          <w:delText xml:space="preserve">Let</w:delText>
        </w:r>
      </w:del>
      <w:del w:id="10106" w:author="PR Preview" w:date="2026-01-01T00:00:00Z">
        <w:r>
          <w:delText xml:space="preserve"> </w:delText>
        </w:r>
      </w:del>
      <m:oMath>
        <m:r>
          <m:rPr>
            <m:sty m:val="bi"/>
          </m:rPr>
          <m:t>A</m:t>
        </m:r>
      </m:oMath>
      <w:del w:id="10107" w:author="PR Preview" w:date="2026-01-01T00:00:00Z">
        <w:r>
          <w:delText xml:space="preserve"> </w:delText>
        </w:r>
      </w:del>
      <w:del w:id="10108" w:author="PR Preview" w:date="2026-01-01T00:00:00Z">
        <w:r>
          <w:delText xml:space="preserve">be an</w:delText>
        </w:r>
      </w:del>
      <w:del w:id="10109" w:author="PR Preview" w:date="2026-01-01T00:00:00Z">
        <w:r>
          <w:delText xml:space="preserve"> </w:delText>
        </w:r>
      </w:del>
      <m:oMath>
        <m:r>
          <m:t>m</m:t>
        </m:r>
        <m:r>
          <m:rPr>
            <m:sty m:val="p"/>
          </m:rPr>
          <m:t>×</m:t>
        </m:r>
        <m:r>
          <m:t>n</m:t>
        </m:r>
      </m:oMath>
      <w:del w:id="10110" w:author="PR Preview" w:date="2026-01-01T00:00:00Z">
        <w:r>
          <w:delText xml:space="preserve"> </w:delText>
        </w:r>
      </w:del>
      <w:del w:id="10111" w:author="PR Preview" w:date="2026-01-01T00:00:00Z">
        <w:r>
          <w:delText xml:space="preserve">matrix with</w:delText>
        </w:r>
      </w:del>
      <w:del w:id="10112"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0113" w:author="PR Preview" w:date="2026-01-01T00:00:00Z">
        <w:r>
          <w:delText xml:space="preserve">.</w:delText>
        </w:r>
      </w:del>
      <w:del w:id="10114" w:author="PR Preview" w:date="2026-01-01T00:00:00Z">
        <w:r>
          <w:delText xml:space="preserve"> </w:delText>
        </w:r>
      </w:del>
      <w:del w:id="10115" w:author="PR Preview" w:date="2026-01-01T00:00:00Z">
        <w:r>
          <w:delText xml:space="preserve">Then</w:delText>
        </w:r>
      </w:del>
    </w:p>
    <w:p>
      <w:pPr>
        <w:pStyle w:val="FirstParagraph"/>
      </w:pPr>
      <w:ins w:id="10116" w:author="PR Preview" w:date="2026-01-01T00:00:00Z">
        <w:r>
          <w:rPr>
            <w:b/>
            <w:bCs/>
          </w:rPr>
          <w:t xml:space="preserve">Theorem 56 (Fundamental theorem of linear algebra)</w:t>
        </w:r>
      </w:ins>
      <w:ins w:id="10117" w:author="PR Preview" w:date="2026-01-01T00:00:00Z">
        <w:r>
          <w:t xml:space="preserve"> </w:t>
        </w:r>
      </w:ins>
      <w:ins w:id="10118" w:author="PR Preview" w:date="2026-01-01T00:00:00Z">
        <w:r>
          <w:t xml:space="preserve">Let</w:t>
        </w:r>
      </w:ins>
      <w:ins w:id="10119" w:author="PR Preview" w:date="2026-01-01T00:00:00Z">
        <w:r>
          <w:t xml:space="preserve"> </w:t>
        </w:r>
      </w:ins>
      <m:oMath>
        <m:r>
          <m:rPr>
            <m:sty m:val="bi"/>
          </m:rPr>
          <m:t>A</m:t>
        </m:r>
      </m:oMath>
      <w:ins w:id="10120" w:author="PR Preview" w:date="2026-01-01T00:00:00Z">
        <w:r>
          <w:t xml:space="preserve"> </w:t>
        </w:r>
      </w:ins>
      <w:ins w:id="10121" w:author="PR Preview" w:date="2026-01-01T00:00:00Z">
        <w:r>
          <w:t xml:space="preserve">be an</w:t>
        </w:r>
      </w:ins>
      <w:ins w:id="10122" w:author="PR Preview" w:date="2026-01-01T00:00:00Z">
        <w:r>
          <w:t xml:space="preserve"> </w:t>
        </w:r>
      </w:ins>
      <m:oMath>
        <m:r>
          <m:t>m</m:t>
        </m:r>
        <m:r>
          <m:rPr>
            <m:sty m:val="p"/>
          </m:rPr>
          <m:t>×</m:t>
        </m:r>
        <m:r>
          <m:t>n</m:t>
        </m:r>
      </m:oMath>
      <w:ins w:id="10123" w:author="PR Preview" w:date="2026-01-01T00:00:00Z">
        <w:r>
          <w:t xml:space="preserve"> </w:t>
        </w:r>
      </w:ins>
      <w:ins w:id="10124" w:author="PR Preview" w:date="2026-01-01T00:00:00Z">
        <w:r>
          <w:t xml:space="preserve">matrix with</w:t>
        </w:r>
      </w:ins>
      <w:ins w:id="10125" w:author="PR Preview" w:date="2026-01-01T00:00:00Z">
        <w:r>
          <w:t xml:space="preserve"> </w:t>
        </w:r>
      </w:ins>
      <m:oMath>
        <m:r>
          <m:rPr>
            <m:sty m:val="p"/>
          </m:rPr>
          <m:t>rank</m:t>
        </m:r>
        <m:r>
          <m:rPr>
            <m:sty m:val="p"/>
          </m:rPr>
          <m:t>(</m:t>
        </m:r>
        <m:r>
          <m:rPr>
            <m:sty m:val="bi"/>
          </m:rPr>
          <m:t>A</m:t>
        </m:r>
        <m:r>
          <m:rPr>
            <m:sty m:val="p"/>
          </m:rPr>
          <m:t>)</m:t>
        </m:r>
        <m:r>
          <m:rPr>
            <m:sty m:val="p"/>
          </m:rPr>
          <m:t>=</m:t>
        </m:r>
        <m:r>
          <m:t>r</m:t>
        </m:r>
      </m:oMath>
      <w:ins w:id="10126" w:author="PR Preview" w:date="2026-01-01T00:00:00Z">
        <w:r>
          <w:t xml:space="preserve">. Then</w:t>
        </w:r>
      </w:ins>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del w:id="10127" w:author="PR Preview" w:date="2026-01-01T00:00:00Z">
        <w:r>
          <w:rPr>
            <w:i/>
            <w:iCs/>
          </w:rPr>
          <w:delText xml:space="preserve">Proof</w:delText>
        </w:r>
      </w:del>
      <w:del w:id="10128" w:author="PR Preview" w:date="2026-01-01T00:00:00Z">
        <w:r>
          <w:delText xml:space="preserve">. </w:delText>
        </w:r>
      </w:del>
      <w:del w:id="10129" w:author="PR Preview" w:date="2026-01-01T00:00:00Z">
        <w:r>
          <w:rPr>
            <w:b/>
            <w:bCs/>
          </w:rPr>
          <w:delText xml:space="preserve">Part 1.</w:delText>
        </w:r>
      </w:del>
      <w:del w:id="10130" w:author="PR Preview" w:date="2026-01-01T00:00:00Z">
        <w:r>
          <w:delText xml:space="preserve"> </w:delText>
        </w:r>
      </w:del>
      <w:del w:id="10131" w:author="PR Preview" w:date="2026-01-01T00:00:00Z">
        <w:r>
          <w:delText xml:space="preserve">The first equation is</w:delText>
        </w:r>
      </w:del>
      <w:del w:id="10132" w:author="PR Preview" w:date="2026-01-01T00:00:00Z">
        <w:r>
          <w:delText xml:space="preserve"> </w:delText>
        </w:r>
      </w:del>
      <w:hyperlink w:anchor="thm-complement-null-space">
        <w:del w:id="10133" w:author="PR Preview" w:date="2026-01-01T00:00:00Z">
          <w:r>
            <w:rPr>
              <w:rStyle w:val="Hyperlink"/>
            </w:rPr>
            <w:delText xml:space="preserve">Theorem 54</w:delText>
          </w:r>
        </w:del>
      </w:hyperlink>
      <w:del w:id="10134" w:author="PR Preview" w:date="2026-01-01T00:00:00Z">
        <w:r>
          <w:delText xml:space="preserve">.</w:delText>
        </w:r>
      </w:del>
      <w:del w:id="10135" w:author="PR Preview" w:date="2026-01-01T00:00:00Z">
        <w:r>
          <w:delText xml:space="preserve"> </w:delText>
        </w:r>
      </w:del>
      <m:oMath>
        <m:r>
          <m:rPr>
            <m:scr m:val="script"/>
            <m:sty m:val="p"/>
          </m:rPr>
          <m:t>C</m:t>
        </m:r>
        <m:r>
          <m:rPr>
            <m:sty m:val="p"/>
          </m:rPr>
          <m:t>(</m:t>
        </m:r>
        <m:r>
          <m:rPr>
            <m:sty m:val="bi"/>
          </m:rPr>
          <m:t>A</m:t>
        </m:r>
        <m:r>
          <m:rPr>
            <m:sty m:val="p"/>
          </m:rPr>
          <m:t>)</m:t>
        </m:r>
      </m:oMath>
      <w:del w:id="10136" w:author="PR Preview" w:date="2026-01-01T00:00:00Z">
        <w:r>
          <w:delText xml:space="preserve"> </w:delText>
        </w:r>
      </w:del>
      <w:del w:id="10137" w:author="PR Preview" w:date="2026-01-01T00:00:00Z">
        <w:r>
          <w:delText xml:space="preserve">is a subspace of</w:delText>
        </w:r>
      </w:del>
      <w:del w:id="10138" w:author="PR Preview" w:date="2026-01-01T00:00:00Z">
        <w:r>
          <w:delText xml:space="preserve"> </w:delText>
        </w:r>
      </w:del>
      <m:oMath>
        <m:sSup>
          <m:e>
            <m:r>
              <m:rPr>
                <m:scr m:val="double-struck"/>
                <m:sty m:val="p"/>
              </m:rPr>
              <m:t>R</m:t>
            </m:r>
          </m:e>
          <m:sup>
            <m:r>
              <m:t>m</m:t>
            </m:r>
          </m:sup>
        </m:sSup>
      </m:oMath>
      <w:del w:id="10139" w:author="PR Preview" w:date="2026-01-01T00:00:00Z">
        <w:r>
          <w:delText xml:space="preserve"> </w:delText>
        </w:r>
      </w:del>
      <w:del w:id="10140" w:author="PR Preview" w:date="2026-01-01T00:00:00Z">
        <w:r>
          <w:delText xml:space="preserve">(</w:delText>
        </w:r>
      </w:del>
      <w:hyperlink w:anchor="thm-column-space-span">
        <w:del w:id="10141" w:author="PR Preview" w:date="2026-01-01T00:00:00Z">
          <w:r>
            <w:rPr>
              <w:rStyle w:val="Hyperlink"/>
            </w:rPr>
            <w:delText xml:space="preserve">Theorem 33</w:delText>
          </w:r>
        </w:del>
      </w:hyperlink>
      <w:del w:id="10142" w:author="PR Preview" w:date="2026-01-01T00:00:00Z">
        <w:r>
          <w:delText xml:space="preserve">), so</w:delText>
        </w:r>
      </w:del>
    </w:p>
    <w:p>
      <w:pPr>
        <w:pStyle w:val="FirstParagraph"/>
      </w:pPr>
      <w:ins w:id="10143" w:author="PR Preview" w:date="2026-01-01T00:00:00Z">
        <w:r>
          <w:rPr>
            <w:i/>
            <w:iCs/>
          </w:rPr>
          <w:t xml:space="preserve">Proof</w:t>
        </w:r>
      </w:ins>
      <w:ins w:id="10144" w:author="PR Preview" w:date="2026-01-01T00:00:00Z">
        <w:r>
          <w:t xml:space="preserve">. </w:t>
        </w:r>
      </w:ins>
      <w:ins w:id="10145" w:author="PR Preview" w:date="2026-01-01T00:00:00Z">
        <w:r>
          <w:rPr>
            <w:b/>
            <w:bCs/>
          </w:rPr>
          <w:t xml:space="preserve">Part 1.</w:t>
        </w:r>
      </w:ins>
      <w:ins w:id="10146" w:author="PR Preview" w:date="2026-01-01T00:00:00Z">
        <w:r>
          <w:t xml:space="preserve"> </w:t>
        </w:r>
      </w:ins>
      <w:ins w:id="10147" w:author="PR Preview" w:date="2026-01-01T00:00:00Z">
        <w:r>
          <w:t xml:space="preserve">The first equation is</w:t>
        </w:r>
      </w:ins>
      <w:ins w:id="10148" w:author="PR Preview" w:date="2026-01-01T00:00:00Z">
        <w:r>
          <w:t xml:space="preserve"> </w:t>
        </w:r>
      </w:ins>
      <w:hyperlink w:anchor="thm-complement-null-space">
        <w:ins w:id="10149" w:author="PR Preview" w:date="2026-01-01T00:00:00Z">
          <w:r>
            <w:rPr>
              <w:rStyle w:val="Hyperlink"/>
            </w:rPr>
            <w:t xml:space="preserve">Theorem 53</w:t>
          </w:r>
        </w:ins>
      </w:hyperlink>
      <w:ins w:id="10150" w:author="PR Preview" w:date="2026-01-01T00:00:00Z">
        <w:r>
          <w:t xml:space="preserve">.</w:t>
        </w:r>
      </w:ins>
      <w:ins w:id="10151" w:author="PR Preview" w:date="2026-01-01T00:00:00Z">
        <w:r>
          <w:t xml:space="preserve"> </w:t>
        </w:r>
      </w:ins>
      <m:oMath>
        <m:r>
          <m:rPr>
            <m:scr m:val="script"/>
            <m:sty m:val="p"/>
          </m:rPr>
          <m:t>C</m:t>
        </m:r>
        <m:r>
          <m:rPr>
            <m:sty m:val="p"/>
          </m:rPr>
          <m:t>(</m:t>
        </m:r>
        <m:r>
          <m:rPr>
            <m:sty m:val="bi"/>
          </m:rPr>
          <m:t>A</m:t>
        </m:r>
        <m:r>
          <m:rPr>
            <m:sty m:val="p"/>
          </m:rPr>
          <m:t>)</m:t>
        </m:r>
      </m:oMath>
      <w:ins w:id="10152" w:author="PR Preview" w:date="2026-01-01T00:00:00Z">
        <w:r>
          <w:t xml:space="preserve"> </w:t>
        </w:r>
      </w:ins>
      <w:ins w:id="10153" w:author="PR Preview" w:date="2026-01-01T00:00:00Z">
        <w:r>
          <w:t xml:space="preserve">is a subspace of</w:t>
        </w:r>
      </w:ins>
      <w:ins w:id="10154" w:author="PR Preview" w:date="2026-01-01T00:00:00Z">
        <w:r>
          <w:t xml:space="preserve"> </w:t>
        </w:r>
      </w:ins>
      <m:oMath>
        <m:sSup>
          <m:e>
            <m:r>
              <m:rPr>
                <m:scr m:val="double-struck"/>
                <m:sty m:val="p"/>
              </m:rPr>
              <m:t>R</m:t>
            </m:r>
          </m:e>
          <m:sup>
            <m:r>
              <m:t>m</m:t>
            </m:r>
          </m:sup>
        </m:sSup>
      </m:oMath>
      <w:ins w:id="10155" w:author="PR Preview" w:date="2026-01-01T00:00:00Z">
        <w:r>
          <w:t xml:space="preserve"> </w:t>
        </w:r>
      </w:ins>
      <w:ins w:id="10156" w:author="PR Preview" w:date="2026-01-01T00:00:00Z">
        <w:r>
          <w:t xml:space="preserve">(</w:t>
        </w:r>
      </w:ins>
      <w:hyperlink w:anchor="thm-column-space-span">
        <w:ins w:id="10157" w:author="PR Preview" w:date="2026-01-01T00:00:00Z">
          <w:r>
            <w:rPr>
              <w:rStyle w:val="Hyperlink"/>
            </w:rPr>
            <w:t xml:space="preserve">Theorem 32</w:t>
          </w:r>
        </w:ins>
      </w:hyperlink>
      <w:ins w:id="10158"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del w:id="10159" w:author="PR Preview" w:date="2026-01-01T00:00:00Z">
        <w:r>
          <w:rPr>
            <w:b/>
            <w:bCs/>
          </w:rPr>
          <w:delText xml:space="preserve">Part 4.</w:delText>
        </w:r>
      </w:del>
      <w:del w:id="10160"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10161" w:author="PR Preview" w:date="2026-01-01T00:00:00Z">
        <w:r>
          <w:delText xml:space="preserve"> </w:delText>
        </w:r>
      </w:del>
      <w:del w:id="10162" w:author="PR Preview" w:date="2026-01-01T00:00:00Z">
        <w:r>
          <w:delText xml:space="preserve">by</w:delText>
        </w:r>
      </w:del>
      <w:del w:id="10163" w:author="PR Preview" w:date="2026-01-01T00:00:00Z">
        <w:r>
          <w:delText xml:space="preserve"> </w:delText>
        </w:r>
      </w:del>
      <w:hyperlink w:anchor="thm-rank-dim">
        <w:del w:id="10164" w:author="PR Preview" w:date="2026-01-01T00:00:00Z">
          <w:r>
            <w:rPr>
              <w:rStyle w:val="Hyperlink"/>
            </w:rPr>
            <w:delText xml:space="preserve">Theorem 39</w:delText>
          </w:r>
        </w:del>
      </w:hyperlink>
      <w:del w:id="10165" w:author="PR Preview" w:date="2026-01-01T00:00:00Z">
        <w:r>
          <w:delText xml:space="preserve">.</w:delText>
        </w:r>
      </w:del>
      <w:del w:id="10166"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del w:id="10167" w:author="PR Preview" w:date="2026-01-01T00:00:00Z">
        <w:r>
          <w:delText xml:space="preserve"> </w:delText>
        </w:r>
      </w:del>
      <w:del w:id="10168" w:author="PR Preview" w:date="2026-01-01T00:00:00Z">
        <w:r>
          <w:delText xml:space="preserve">by</w:delText>
        </w:r>
      </w:del>
      <w:del w:id="10169" w:author="PR Preview" w:date="2026-01-01T00:00:00Z">
        <w:r>
          <w:delText xml:space="preserve"> </w:delText>
        </w:r>
      </w:del>
      <w:hyperlink w:anchor="thm-rank-dim">
        <w:del w:id="10170" w:author="PR Preview" w:date="2026-01-01T00:00:00Z">
          <w:r>
            <w:rPr>
              <w:rStyle w:val="Hyperlink"/>
            </w:rPr>
            <w:delText xml:space="preserve">Theorem 39</w:delText>
          </w:r>
        </w:del>
      </w:hyperlink>
      <w:del w:id="10171" w:author="PR Preview" w:date="2026-01-01T00:00:00Z">
        <w:r>
          <w:delText xml:space="preserve">,</w:delText>
        </w:r>
      </w:del>
      <w:del w:id="10172" w:author="PR Preview" w:date="2026-01-01T00:00:00Z">
        <w:r>
          <w:delText xml:space="preserve"> </w:delText>
        </w:r>
      </w:del>
      <w:del w:id="10173" w:author="PR Preview" w:date="2026-01-01T00:00:00Z">
        <w:r>
          <w:delText xml:space="preserve">and that is</w:delText>
        </w:r>
      </w:del>
      <w:del w:id="10174" w:author="PR Preview" w:date="2026-01-01T00:00:00Z">
        <w:r>
          <w:delText xml:space="preserve"> </w:delText>
        </w:r>
      </w:del>
      <m:oMath>
        <m:r>
          <m:t>r</m:t>
        </m:r>
      </m:oMath>
      <w:del w:id="10175" w:author="PR Preview" w:date="2026-01-01T00:00:00Z">
        <w:r>
          <w:delText xml:space="preserve"> </w:delText>
        </w:r>
      </w:del>
      <w:del w:id="10176" w:author="PR Preview" w:date="2026-01-01T00:00:00Z">
        <w:r>
          <w:delText xml:space="preserve">by</w:delText>
        </w:r>
      </w:del>
      <w:del w:id="10177" w:author="PR Preview" w:date="2026-01-01T00:00:00Z">
        <w:r>
          <w:delText xml:space="preserve"> </w:delText>
        </w:r>
      </w:del>
      <w:hyperlink w:anchor="thm-rank-transpose">
        <w:del w:id="10178" w:author="PR Preview" w:date="2026-01-01T00:00:00Z">
          <w:r>
            <w:rPr>
              <w:rStyle w:val="Hyperlink"/>
            </w:rPr>
            <w:delText xml:space="preserve">Theorem 42</w:delText>
          </w:r>
        </w:del>
      </w:hyperlink>
      <w:del w:id="10179" w:author="PR Preview" w:date="2026-01-01T00:00:00Z">
        <w:r>
          <w:delText xml:space="preserve">.</w:delText>
        </w:r>
      </w:del>
      <w:del w:id="10180" w:author="PR Preview" w:date="2026-01-01T00:00:00Z">
        <w:r>
          <w:delText xml:space="preserve"> </w:delText>
        </w:r>
      </w:del>
      <m:oMath>
        <m:r>
          <m:rPr>
            <m:sty m:val="bi"/>
          </m:rPr>
          <m:t>A</m:t>
        </m:r>
      </m:oMath>
      <w:del w:id="10181" w:author="PR Preview" w:date="2026-01-01T00:00:00Z">
        <w:r>
          <w:delText xml:space="preserve"> </w:delText>
        </w:r>
      </w:del>
      <w:del w:id="10182" w:author="PR Preview" w:date="2026-01-01T00:00:00Z">
        <w:r>
          <w:delText xml:space="preserve">has</w:delText>
        </w:r>
      </w:del>
      <w:del w:id="10183" w:author="PR Preview" w:date="2026-01-01T00:00:00Z">
        <w:r>
          <w:delText xml:space="preserve"> </w:delText>
        </w:r>
      </w:del>
      <m:oMath>
        <m:r>
          <m:t>n</m:t>
        </m:r>
      </m:oMath>
      <w:del w:id="10184" w:author="PR Preview" w:date="2026-01-01T00:00:00Z">
        <w:r>
          <w:delText xml:space="preserve"> </w:delText>
        </w:r>
      </w:del>
      <w:del w:id="10185" w:author="PR Preview" w:date="2026-01-01T00:00:00Z">
        <w:r>
          <w:delText xml:space="preserve">columns,</w:delText>
        </w:r>
      </w:del>
      <w:del w:id="10186" w:author="PR Preview" w:date="2026-01-01T00:00:00Z">
        <w:r>
          <w:delText xml:space="preserve"> </w:delText>
        </w:r>
      </w:del>
      <w:del w:id="10187" w:author="PR Preview" w:date="2026-01-01T00:00:00Z">
        <w:r>
          <w:delText xml:space="preserve">so</w:delText>
        </w:r>
      </w:del>
      <w:del w:id="10188"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del w:id="10189" w:author="PR Preview" w:date="2026-01-01T00:00:00Z">
        <w:r>
          <w:delText xml:space="preserve"> </w:delText>
        </w:r>
      </w:del>
      <w:del w:id="10190" w:author="PR Preview" w:date="2026-01-01T00:00:00Z">
        <w:r>
          <w:delText xml:space="preserve">(</w:delText>
        </w:r>
      </w:del>
      <w:hyperlink w:anchor="def-nullity">
        <w:del w:id="10191" w:author="PR Preview" w:date="2026-01-01T00:00:00Z">
          <w:r>
            <w:rPr>
              <w:rStyle w:val="Hyperlink"/>
            </w:rPr>
            <w:delText xml:space="preserve">Definition 58</w:delText>
          </w:r>
        </w:del>
      </w:hyperlink>
      <w:del w:id="10192" w:author="PR Preview" w:date="2026-01-01T00:00:00Z">
        <w:r>
          <w:delText xml:space="preserve">,</w:delText>
        </w:r>
      </w:del>
      <w:del w:id="10193" w:author="PR Preview" w:date="2026-01-01T00:00:00Z">
        <w:r>
          <w:delText xml:space="preserve"> </w:delText>
        </w:r>
      </w:del>
      <w:hyperlink w:anchor="thm-rank-nullity">
        <w:del w:id="10194" w:author="PR Preview" w:date="2026-01-01T00:00:00Z">
          <w:r>
            <w:rPr>
              <w:rStyle w:val="Hyperlink"/>
            </w:rPr>
            <w:delText xml:space="preserve">Theorem 40</w:delText>
          </w:r>
        </w:del>
      </w:hyperlink>
      <w:del w:id="10195" w:author="PR Preview" w:date="2026-01-01T00:00:00Z">
        <w:r>
          <w:delText xml:space="preserve">).</w:delText>
        </w:r>
      </w:del>
      <w:del w:id="10196" w:author="PR Preview" w:date="2026-01-01T00:00:00Z">
        <w:r>
          <w:delText xml:space="preserve"> </w:delText>
        </w:r>
      </w:del>
      <m:oMath>
        <m:sSup>
          <m:e>
            <m:r>
              <m:rPr>
                <m:sty m:val="bi"/>
              </m:rPr>
              <m:t>A</m:t>
            </m:r>
          </m:e>
          <m:sup>
            <m:r>
              <m:rPr>
                <m:sty m:val="p"/>
              </m:rPr>
              <m:t>⊤</m:t>
            </m:r>
          </m:sup>
        </m:sSup>
      </m:oMath>
      <w:del w:id="10197" w:author="PR Preview" w:date="2026-01-01T00:00:00Z">
        <w:r>
          <w:delText xml:space="preserve"> </w:delText>
        </w:r>
      </w:del>
      <w:del w:id="10198" w:author="PR Preview" w:date="2026-01-01T00:00:00Z">
        <w:r>
          <w:delText xml:space="preserve">has</w:delText>
        </w:r>
      </w:del>
      <w:del w:id="10199" w:author="PR Preview" w:date="2026-01-01T00:00:00Z">
        <w:r>
          <w:delText xml:space="preserve"> </w:delText>
        </w:r>
      </w:del>
      <m:oMath>
        <m:r>
          <m:t>m</m:t>
        </m:r>
      </m:oMath>
      <w:del w:id="10200" w:author="PR Preview" w:date="2026-01-01T00:00:00Z">
        <w:r>
          <w:delText xml:space="preserve"> </w:delText>
        </w:r>
      </w:del>
      <w:del w:id="10201" w:author="PR Preview" w:date="2026-01-01T00:00:00Z">
        <w:r>
          <w:delText xml:space="preserve">columns and rank</w:delText>
        </w:r>
      </w:del>
      <w:del w:id="10202" w:author="PR Preview" w:date="2026-01-01T00:00:00Z">
        <w:r>
          <w:delText xml:space="preserve"> </w:delText>
        </w:r>
      </w:del>
      <m:oMath>
        <m:r>
          <m:t>r</m:t>
        </m:r>
      </m:oMath>
      <w:del w:id="10203" w:author="PR Preview" w:date="2026-01-01T00:00:00Z">
        <w:r>
          <w:delText xml:space="preserve">,</w:delText>
        </w:r>
      </w:del>
      <w:del w:id="10204" w:author="PR Preview" w:date="2026-01-01T00:00:00Z">
        <w:r>
          <w:delText xml:space="preserve"> </w:delText>
        </w:r>
      </w:del>
      <w:del w:id="10205" w:author="PR Preview" w:date="2026-01-01T00:00:00Z">
        <w:r>
          <w:delText xml:space="preserve">so</w:delText>
        </w:r>
      </w:del>
      <w:del w:id="10206"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del w:id="10207" w:author="PR Preview" w:date="2026-01-01T00:00:00Z">
        <w:r>
          <w:delText xml:space="preserve"> </w:delText>
        </w:r>
      </w:del>
      <w:del w:id="10208" w:author="PR Preview" w:date="2026-01-01T00:00:00Z">
        <w:r>
          <w:delText xml:space="preserve">in the same way.</w:delText>
        </w:r>
      </w:del>
    </w:p>
    <w:p>
      <w:pPr>
        <w:pStyle w:val="BodyText"/>
      </w:pPr>
      <w:del w:id="10209" w:author="PR Preview" w:date="2026-01-01T00:00:00Z">
        <w:r>
          <w:rPr>
            <w:b/>
            <w:bCs/>
          </w:rPr>
          <w:delText xml:space="preserve">Example 99 (The four subspaces of the matrix in</w:delText>
        </w:r>
      </w:del>
      <w:del w:id="10210" w:author="PR Preview" w:date="2026-01-01T00:00:00Z">
        <w:r>
          <w:rPr>
            <w:b/>
            <w:bCs/>
          </w:rPr>
          <w:delText xml:space="preserve"> </w:delText>
        </w:r>
      </w:del>
      <w:hyperlink w:anchor="exm-column-space">
        <w:del w:id="10211" w:author="PR Preview" w:date="2026-01-01T00:00:00Z">
          <w:r>
            <w:rPr>
              <w:rStyle w:val="Hyperlink"/>
              <w:b/>
              <w:bCs/>
            </w:rPr>
            <w:delText xml:space="preserve">Example 57</w:delText>
          </w:r>
        </w:del>
      </w:hyperlink>
      <w:del w:id="10212" w:author="PR Preview" w:date="2026-01-01T00:00:00Z">
        <w:r>
          <w:rPr>
            <w:b/>
            <w:bCs/>
          </w:rPr>
          <w:delText xml:space="preserve">)</w:delText>
        </w:r>
      </w:del>
      <w:del w:id="10213" w:author="PR Preview" w:date="2026-01-01T00:00:00Z">
        <w:r>
          <w:delText xml:space="preserve"> </w:delText>
        </w:r>
      </w:del>
      <w:del w:id="10214" w:author="PR Preview" w:date="2026-01-01T00:00:00Z">
        <w:r>
          <w:delText xml:space="preserve">For</w:delText>
        </w:r>
      </w:del>
      <w:del w:id="10215" w:author="PR Preview" w:date="2026-01-01T00:00:00Z">
        <w:r>
          <w:delText xml:space="preserve"> </w:delText>
        </w:r>
      </w:del>
      <m:oMath>
        <m:r>
          <m:rPr>
            <m:sty m:val="bi"/>
          </m:rPr>
          <m:t>A</m:t>
        </m:r>
      </m:oMath>
      <w:del w:id="10216" w:author="PR Preview" w:date="2026-01-01T00:00:00Z">
        <w:r>
          <w:delText xml:space="preserve"> </w:delText>
        </w:r>
      </w:del>
      <w:del w:id="10217" w:author="PR Preview" w:date="2026-01-01T00:00:00Z">
        <w:r>
          <w:delText xml:space="preserve">in</w:delText>
        </w:r>
      </w:del>
      <w:del w:id="10218" w:author="PR Preview" w:date="2026-01-01T00:00:00Z">
        <w:r>
          <w:delText xml:space="preserve"> </w:delText>
        </w:r>
      </w:del>
      <w:hyperlink w:anchor="exm-column-space">
        <w:del w:id="10219" w:author="PR Preview" w:date="2026-01-01T00:00:00Z">
          <w:r>
            <w:rPr>
              <w:rStyle w:val="Hyperlink"/>
            </w:rPr>
            <w:delText xml:space="preserve">Example 57</w:delText>
          </w:r>
        </w:del>
      </w:hyperlink>
      <w:del w:id="10220" w:author="PR Preview" w:date="2026-01-01T00:00:00Z">
        <w:r>
          <w:delText xml:space="preserve">,</w:delText>
        </w:r>
      </w:del>
      <w:del w:id="10221" w:author="PR Preview" w:date="2026-01-01T00:00:00Z">
        <w:r>
          <w:delText xml:space="preserve"> </w:delText>
        </w:r>
      </w:del>
      <m:oMath>
        <m:r>
          <m:t>m</m:t>
        </m:r>
        <m:r>
          <m:rPr>
            <m:sty m:val="p"/>
          </m:rPr>
          <m:t>=</m:t>
        </m:r>
        <m:r>
          <m:t>2</m:t>
        </m:r>
      </m:oMath>
      <w:del w:id="10222" w:author="PR Preview" w:date="2026-01-01T00:00:00Z">
        <w:r>
          <w:delText xml:space="preserve">,</w:delText>
        </w:r>
      </w:del>
      <w:del w:id="10223" w:author="PR Preview" w:date="2026-01-01T00:00:00Z">
        <w:r>
          <w:delText xml:space="preserve"> </w:delText>
        </w:r>
      </w:del>
      <m:oMath>
        <m:r>
          <m:t>n</m:t>
        </m:r>
        <m:r>
          <m:rPr>
            <m:sty m:val="p"/>
          </m:rPr>
          <m:t>=</m:t>
        </m:r>
        <m:r>
          <m:t>3</m:t>
        </m:r>
      </m:oMath>
      <w:del w:id="10224" w:author="PR Preview" w:date="2026-01-01T00:00:00Z">
        <w:r>
          <w:delText xml:space="preserve"> </w:delText>
        </w:r>
      </w:del>
      <w:del w:id="10225" w:author="PR Preview" w:date="2026-01-01T00:00:00Z">
        <w:r>
          <w:delText xml:space="preserve">and</w:delText>
        </w:r>
      </w:del>
      <w:del w:id="10226" w:author="PR Preview" w:date="2026-01-01T00:00:00Z">
        <w:r>
          <w:delText xml:space="preserve"> </w:delText>
        </w:r>
      </w:del>
      <m:oMath>
        <m:r>
          <m:t>r</m:t>
        </m:r>
        <m:r>
          <m:rPr>
            <m:sty m:val="p"/>
          </m:rPr>
          <m:t>=</m:t>
        </m:r>
        <m:r>
          <m:t>1</m:t>
        </m:r>
      </m:oMath>
      <w:del w:id="10227" w:author="PR Preview" w:date="2026-01-01T00:00:00Z">
        <w:r>
          <w:delText xml:space="preserve"> </w:delText>
        </w:r>
      </w:del>
      <w:del w:id="10228" w:author="PR Preview" w:date="2026-01-01T00:00:00Z">
        <w:r>
          <w:delText xml:space="preserve">(</w:delText>
        </w:r>
      </w:del>
      <w:hyperlink w:anchor="exm-rank-dim">
        <w:del w:id="10229" w:author="PR Preview" w:date="2026-01-01T00:00:00Z">
          <w:r>
            <w:rPr>
              <w:rStyle w:val="Hyperlink"/>
            </w:rPr>
            <w:delText xml:space="preserve">Example 67</w:delText>
          </w:r>
        </w:del>
      </w:hyperlink>
      <w:del w:id="10230" w:author="PR Preview" w:date="2026-01-01T00:00:00Z">
        <w:r>
          <w:delText xml:space="preserve">).</w:delText>
        </w:r>
      </w:del>
    </w:p>
    <w:p>
      <w:pPr>
        <w:pStyle w:val="BodyText"/>
      </w:pPr>
      <w:ins w:id="10231" w:author="PR Preview" w:date="2026-01-01T00:00:00Z">
        <w:r>
          <w:rPr>
            <w:b/>
            <w:bCs/>
          </w:rPr>
          <w:t xml:space="preserve">Part 4.</w:t>
        </w:r>
      </w:ins>
      <w:ins w:id="10232"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10233" w:author="PR Preview" w:date="2026-01-01T00:00:00Z">
        <w:r>
          <w:t xml:space="preserve"> </w:t>
        </w:r>
      </w:ins>
      <w:ins w:id="10234" w:author="PR Preview" w:date="2026-01-01T00:00:00Z">
        <w:r>
          <w:t xml:space="preserve">by</w:t>
        </w:r>
      </w:ins>
      <w:ins w:id="10235" w:author="PR Preview" w:date="2026-01-01T00:00:00Z">
        <w:r>
          <w:t xml:space="preserve"> </w:t>
        </w:r>
      </w:ins>
      <w:hyperlink w:anchor="thm-rank-dim">
        <w:ins w:id="10236" w:author="PR Preview" w:date="2026-01-01T00:00:00Z">
          <w:r>
            <w:rPr>
              <w:rStyle w:val="Hyperlink"/>
            </w:rPr>
            <w:t xml:space="preserve">Theorem 38</w:t>
          </w:r>
        </w:ins>
      </w:hyperlink>
      <w:ins w:id="10237" w:author="PR Preview" w:date="2026-01-01T00:00:00Z">
        <w:r>
          <w:t xml:space="preserve">.</w:t>
        </w:r>
      </w:ins>
      <w:ins w:id="10238" w:author="PR Preview" w:date="2026-01-01T00:00:00Z">
        <w:r>
          <w:t xml:space="preserve"> </w:t>
        </w:r>
      </w:ins>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ins w:id="10239" w:author="PR Preview" w:date="2026-01-01T00:00:00Z">
        <w:r>
          <w:t xml:space="preserve"> </w:t>
        </w:r>
      </w:ins>
      <w:ins w:id="10240" w:author="PR Preview" w:date="2026-01-01T00:00:00Z">
        <w:r>
          <w:t xml:space="preserve">by</w:t>
        </w:r>
      </w:ins>
      <w:ins w:id="10241" w:author="PR Preview" w:date="2026-01-01T00:00:00Z">
        <w:r>
          <w:t xml:space="preserve"> </w:t>
        </w:r>
      </w:ins>
      <w:hyperlink w:anchor="thm-rank-dim">
        <w:ins w:id="10242" w:author="PR Preview" w:date="2026-01-01T00:00:00Z">
          <w:r>
            <w:rPr>
              <w:rStyle w:val="Hyperlink"/>
            </w:rPr>
            <w:t xml:space="preserve">Theorem 38</w:t>
          </w:r>
        </w:ins>
      </w:hyperlink>
      <w:ins w:id="10243" w:author="PR Preview" w:date="2026-01-01T00:00:00Z">
        <w:r>
          <w:t xml:space="preserve">,</w:t>
        </w:r>
      </w:ins>
      <w:ins w:id="10244" w:author="PR Preview" w:date="2026-01-01T00:00:00Z">
        <w:r>
          <w:t xml:space="preserve"> </w:t>
        </w:r>
      </w:ins>
      <w:ins w:id="10245" w:author="PR Preview" w:date="2026-01-01T00:00:00Z">
        <w:r>
          <w:t xml:space="preserve">and that is</w:t>
        </w:r>
      </w:ins>
      <w:ins w:id="10246" w:author="PR Preview" w:date="2026-01-01T00:00:00Z">
        <w:r>
          <w:t xml:space="preserve"> </w:t>
        </w:r>
      </w:ins>
      <m:oMath>
        <m:r>
          <m:t>r</m:t>
        </m:r>
      </m:oMath>
      <w:ins w:id="10247" w:author="PR Preview" w:date="2026-01-01T00:00:00Z">
        <w:r>
          <w:t xml:space="preserve"> </w:t>
        </w:r>
      </w:ins>
      <w:ins w:id="10248" w:author="PR Preview" w:date="2026-01-01T00:00:00Z">
        <w:r>
          <w:t xml:space="preserve">by</w:t>
        </w:r>
      </w:ins>
      <w:ins w:id="10249" w:author="PR Preview" w:date="2026-01-01T00:00:00Z">
        <w:r>
          <w:t xml:space="preserve"> </w:t>
        </w:r>
      </w:ins>
      <w:hyperlink w:anchor="thm-rank-transpose">
        <w:ins w:id="10250" w:author="PR Preview" w:date="2026-01-01T00:00:00Z">
          <w:r>
            <w:rPr>
              <w:rStyle w:val="Hyperlink"/>
            </w:rPr>
            <w:t xml:space="preserve">Theorem 41</w:t>
          </w:r>
        </w:ins>
      </w:hyperlink>
      <w:ins w:id="10251" w:author="PR Preview" w:date="2026-01-01T00:00:00Z">
        <w:r>
          <w:t xml:space="preserve">.</w:t>
        </w:r>
      </w:ins>
      <w:ins w:id="10252" w:author="PR Preview" w:date="2026-01-01T00:00:00Z">
        <w:r>
          <w:t xml:space="preserve"> </w:t>
        </w:r>
      </w:ins>
      <m:oMath>
        <m:r>
          <m:rPr>
            <m:sty m:val="bi"/>
          </m:rPr>
          <m:t>A</m:t>
        </m:r>
      </m:oMath>
      <w:ins w:id="10253" w:author="PR Preview" w:date="2026-01-01T00:00:00Z">
        <w:r>
          <w:t xml:space="preserve"> </w:t>
        </w:r>
      </w:ins>
      <w:ins w:id="10254" w:author="PR Preview" w:date="2026-01-01T00:00:00Z">
        <w:r>
          <w:t xml:space="preserve">has</w:t>
        </w:r>
      </w:ins>
      <w:ins w:id="10255" w:author="PR Preview" w:date="2026-01-01T00:00:00Z">
        <w:r>
          <w:t xml:space="preserve"> </w:t>
        </w:r>
      </w:ins>
      <m:oMath>
        <m:r>
          <m:t>n</m:t>
        </m:r>
      </m:oMath>
      <w:ins w:id="10256" w:author="PR Preview" w:date="2026-01-01T00:00:00Z">
        <w:r>
          <w:t xml:space="preserve"> </w:t>
        </w:r>
      </w:ins>
      <w:ins w:id="10257" w:author="PR Preview" w:date="2026-01-01T00:00:00Z">
        <w:r>
          <w:t xml:space="preserve">columns,</w:t>
        </w:r>
      </w:ins>
      <w:ins w:id="10258" w:author="PR Preview" w:date="2026-01-01T00:00:00Z">
        <w:r>
          <w:t xml:space="preserve"> </w:t>
        </w:r>
      </w:ins>
      <w:ins w:id="10259" w:author="PR Preview" w:date="2026-01-01T00:00:00Z">
        <w:r>
          <w:t xml:space="preserve">so</w:t>
        </w:r>
      </w:ins>
      <w:ins w:id="10260" w:author="PR Preview" w:date="2026-01-01T00:00:00Z">
        <w:r>
          <w:t xml:space="preserve"> </w:t>
        </w:r>
      </w:ins>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ins w:id="10261" w:author="PR Preview" w:date="2026-01-01T00:00:00Z">
        <w:r>
          <w:t xml:space="preserve"> </w:t>
        </w:r>
      </w:ins>
      <w:ins w:id="10262" w:author="PR Preview" w:date="2026-01-01T00:00:00Z">
        <w:r>
          <w:t xml:space="preserve">(</w:t>
        </w:r>
      </w:ins>
      <w:hyperlink w:anchor="def-nullity">
        <w:ins w:id="10263" w:author="PR Preview" w:date="2026-01-01T00:00:00Z">
          <w:r>
            <w:rPr>
              <w:rStyle w:val="Hyperlink"/>
            </w:rPr>
            <w:t xml:space="preserve">Definition 58</w:t>
          </w:r>
        </w:ins>
      </w:hyperlink>
      <w:ins w:id="10264" w:author="PR Preview" w:date="2026-01-01T00:00:00Z">
        <w:r>
          <w:t xml:space="preserve">,</w:t>
        </w:r>
      </w:ins>
      <w:ins w:id="10265" w:author="PR Preview" w:date="2026-01-01T00:00:00Z">
        <w:r>
          <w:t xml:space="preserve"> </w:t>
        </w:r>
      </w:ins>
      <w:hyperlink w:anchor="thm-rank-nullity">
        <w:ins w:id="10266" w:author="PR Preview" w:date="2026-01-01T00:00:00Z">
          <w:r>
            <w:rPr>
              <w:rStyle w:val="Hyperlink"/>
            </w:rPr>
            <w:t xml:space="preserve">Theorem 39</w:t>
          </w:r>
        </w:ins>
      </w:hyperlink>
      <w:ins w:id="10267" w:author="PR Preview" w:date="2026-01-01T00:00:00Z">
        <w:r>
          <w:t xml:space="preserve">).</w:t>
        </w:r>
      </w:ins>
      <w:ins w:id="10268" w:author="PR Preview" w:date="2026-01-01T00:00:00Z">
        <w:r>
          <w:t xml:space="preserve"> </w:t>
        </w:r>
      </w:ins>
      <m:oMath>
        <m:sSup>
          <m:e>
            <m:r>
              <m:rPr>
                <m:sty m:val="bi"/>
              </m:rPr>
              <m:t>A</m:t>
            </m:r>
          </m:e>
          <m:sup>
            <m:r>
              <m:rPr>
                <m:sty m:val="p"/>
              </m:rPr>
              <m:t>⊤</m:t>
            </m:r>
          </m:sup>
        </m:sSup>
      </m:oMath>
      <w:ins w:id="10269" w:author="PR Preview" w:date="2026-01-01T00:00:00Z">
        <w:r>
          <w:t xml:space="preserve"> </w:t>
        </w:r>
      </w:ins>
      <w:ins w:id="10270" w:author="PR Preview" w:date="2026-01-01T00:00:00Z">
        <w:r>
          <w:t xml:space="preserve">has</w:t>
        </w:r>
      </w:ins>
      <w:ins w:id="10271" w:author="PR Preview" w:date="2026-01-01T00:00:00Z">
        <w:r>
          <w:t xml:space="preserve"> </w:t>
        </w:r>
      </w:ins>
      <m:oMath>
        <m:r>
          <m:t>m</m:t>
        </m:r>
      </m:oMath>
      <w:ins w:id="10272" w:author="PR Preview" w:date="2026-01-01T00:00:00Z">
        <w:r>
          <w:t xml:space="preserve"> </w:t>
        </w:r>
      </w:ins>
      <w:ins w:id="10273" w:author="PR Preview" w:date="2026-01-01T00:00:00Z">
        <w:r>
          <w:t xml:space="preserve">columns and rank</w:t>
        </w:r>
      </w:ins>
      <w:ins w:id="10274" w:author="PR Preview" w:date="2026-01-01T00:00:00Z">
        <w:r>
          <w:t xml:space="preserve"> </w:t>
        </w:r>
      </w:ins>
      <m:oMath>
        <m:r>
          <m:t>r</m:t>
        </m:r>
      </m:oMath>
      <w:ins w:id="10275" w:author="PR Preview" w:date="2026-01-01T00:00:00Z">
        <w:r>
          <w:t xml:space="preserve">,</w:t>
        </w:r>
      </w:ins>
      <w:ins w:id="10276" w:author="PR Preview" w:date="2026-01-01T00:00:00Z">
        <w:r>
          <w:t xml:space="preserve"> </w:t>
        </w:r>
      </w:ins>
      <w:ins w:id="10277" w:author="PR Preview" w:date="2026-01-01T00:00:00Z">
        <w:r>
          <w:t xml:space="preserve">so</w:t>
        </w:r>
      </w:ins>
      <w:ins w:id="10278" w:author="PR Preview" w:date="2026-01-01T00:00:00Z">
        <w:r>
          <w:t xml:space="preserve"> </w:t>
        </w:r>
      </w:ins>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ins w:id="10279" w:author="PR Preview" w:date="2026-01-01T00:00:00Z">
        <w:r>
          <w:t xml:space="preserve"> </w:t>
        </w:r>
      </w:ins>
      <w:ins w:id="10280" w:author="PR Preview" w:date="2026-01-01T00:00:00Z">
        <w:r>
          <w:t xml:space="preserve">in the same way.</w:t>
        </w:r>
      </w:ins>
    </w:p>
    <w:bookmarkStart w:id="345" w:name="exm-fundamental-subspaces"/>
    <w:p>
      <w:pPr>
        <w:pStyle w:val="BodyText"/>
      </w:pPr>
      <w:ins w:id="10281" w:author="PR Preview" w:date="2026-01-01T00:00:00Z">
        <w:r>
          <w:rPr>
            <w:b/>
            <w:bCs/>
          </w:rPr>
          <w:t xml:space="preserve">Example 98 (The four subspaces of the matrix in</w:t>
        </w:r>
      </w:ins>
      <w:ins w:id="10282" w:author="PR Preview" w:date="2026-01-01T00:00:00Z">
        <w:r>
          <w:rPr>
            <w:b/>
            <w:bCs/>
          </w:rPr>
          <w:t xml:space="preserve"> </w:t>
        </w:r>
      </w:ins>
      <w:hyperlink w:anchor="exm-column-space">
        <w:ins w:id="10283" w:author="PR Preview" w:date="2026-01-01T00:00:00Z">
          <w:r>
            <w:rPr>
              <w:rStyle w:val="Hyperlink"/>
              <w:b/>
              <w:bCs/>
            </w:rPr>
            <w:t xml:space="preserve">Example 56</w:t>
          </w:r>
        </w:ins>
      </w:hyperlink>
      <w:ins w:id="10284" w:author="PR Preview" w:date="2026-01-01T00:00:00Z">
        <w:r>
          <w:rPr>
            <w:b/>
            <w:bCs/>
          </w:rPr>
          <w:t xml:space="preserve">)</w:t>
        </w:r>
      </w:ins>
      <w:ins w:id="10285" w:author="PR Preview" w:date="2026-01-01T00:00:00Z">
        <w:r>
          <w:t xml:space="preserve"> </w:t>
        </w:r>
      </w:ins>
      <w:ins w:id="10286" w:author="PR Preview" w:date="2026-01-01T00:00:00Z">
        <w:r>
          <w:t xml:space="preserve">For</w:t>
        </w:r>
      </w:ins>
      <w:ins w:id="10287" w:author="PR Preview" w:date="2026-01-01T00:00:00Z">
        <w:r>
          <w:t xml:space="preserve"> </w:t>
        </w:r>
      </w:ins>
      <m:oMath>
        <m:r>
          <m:rPr>
            <m:sty m:val="bi"/>
          </m:rPr>
          <m:t>A</m:t>
        </m:r>
      </m:oMath>
      <w:ins w:id="10288" w:author="PR Preview" w:date="2026-01-01T00:00:00Z">
        <w:r>
          <w:t xml:space="preserve"> </w:t>
        </w:r>
      </w:ins>
      <w:ins w:id="10289" w:author="PR Preview" w:date="2026-01-01T00:00:00Z">
        <w:r>
          <w:t xml:space="preserve">in</w:t>
        </w:r>
      </w:ins>
      <w:ins w:id="10290" w:author="PR Preview" w:date="2026-01-01T00:00:00Z">
        <w:r>
          <w:t xml:space="preserve"> </w:t>
        </w:r>
      </w:ins>
      <w:hyperlink w:anchor="exm-column-space">
        <w:ins w:id="10291" w:author="PR Preview" w:date="2026-01-01T00:00:00Z">
          <w:r>
            <w:rPr>
              <w:rStyle w:val="Hyperlink"/>
            </w:rPr>
            <w:t xml:space="preserve">Example 56</w:t>
          </w:r>
        </w:ins>
      </w:hyperlink>
      <w:ins w:id="10292" w:author="PR Preview" w:date="2026-01-01T00:00:00Z">
        <w:r>
          <w:t xml:space="preserve">,</w:t>
        </w:r>
      </w:ins>
      <w:ins w:id="10293" w:author="PR Preview" w:date="2026-01-01T00:00:00Z">
        <w:r>
          <w:t xml:space="preserve"> </w:t>
        </w:r>
      </w:ins>
      <m:oMath>
        <m:r>
          <m:t>m</m:t>
        </m:r>
        <m:r>
          <m:rPr>
            <m:sty m:val="p"/>
          </m:rPr>
          <m:t>=</m:t>
        </m:r>
        <m:r>
          <m:t>2</m:t>
        </m:r>
      </m:oMath>
      <w:ins w:id="10294" w:author="PR Preview" w:date="2026-01-01T00:00:00Z">
        <w:r>
          <w:t xml:space="preserve">,</w:t>
        </w:r>
      </w:ins>
      <w:ins w:id="10295" w:author="PR Preview" w:date="2026-01-01T00:00:00Z">
        <w:r>
          <w:t xml:space="preserve"> </w:t>
        </w:r>
      </w:ins>
      <m:oMath>
        <m:r>
          <m:t>n</m:t>
        </m:r>
        <m:r>
          <m:rPr>
            <m:sty m:val="p"/>
          </m:rPr>
          <m:t>=</m:t>
        </m:r>
        <m:r>
          <m:t>3</m:t>
        </m:r>
      </m:oMath>
      <w:ins w:id="10296" w:author="PR Preview" w:date="2026-01-01T00:00:00Z">
        <w:r>
          <w:t xml:space="preserve"> </w:t>
        </w:r>
      </w:ins>
      <w:ins w:id="10297" w:author="PR Preview" w:date="2026-01-01T00:00:00Z">
        <w:r>
          <w:t xml:space="preserve">and</w:t>
        </w:r>
      </w:ins>
      <w:ins w:id="10298" w:author="PR Preview" w:date="2026-01-01T00:00:00Z">
        <w:r>
          <w:t xml:space="preserve"> </w:t>
        </w:r>
      </w:ins>
      <m:oMath>
        <m:r>
          <m:t>r</m:t>
        </m:r>
        <m:r>
          <m:rPr>
            <m:sty m:val="p"/>
          </m:rPr>
          <m:t>=</m:t>
        </m:r>
        <m:r>
          <m:t>1</m:t>
        </m:r>
      </m:oMath>
      <w:ins w:id="10299" w:author="PR Preview" w:date="2026-01-01T00:00:00Z">
        <w:r>
          <w:t xml:space="preserve"> </w:t>
        </w:r>
      </w:ins>
      <w:ins w:id="10300" w:author="PR Preview" w:date="2026-01-01T00:00:00Z">
        <w:r>
          <w:t xml:space="preserve">(</w:t>
        </w:r>
      </w:ins>
      <w:hyperlink w:anchor="exm-rank-dim">
        <w:ins w:id="10301" w:author="PR Preview" w:date="2026-01-01T00:00:00Z">
          <w:r>
            <w:rPr>
              <w:rStyle w:val="Hyperlink"/>
            </w:rPr>
            <w:t xml:space="preserve">Example 66</w:t>
          </w:r>
        </w:ins>
      </w:hyperlink>
      <w:ins w:id="10302" w:author="PR Preview" w:date="2026-01-01T00:00:00Z">
        <w:r>
          <w:t xml:space="preserve">).</w:t>
        </w:r>
      </w:ins>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del w:id="10303" w:author="PR Preview" w:date="2026-01-01T00:00:00Z">
        <w:r>
          <w:delText xml:space="preserve">has dimension</w:delText>
        </w:r>
      </w:del>
      <w:del w:id="10304" w:author="PR Preview" w:date="2026-01-01T00:00:00Z">
        <w:r>
          <w:delText xml:space="preserve"> </w:delText>
        </w:r>
      </w:del>
      <m:oMath>
        <m:r>
          <m:t>1</m:t>
        </m:r>
        <m:r>
          <m:rPr>
            <m:sty m:val="p"/>
          </m:rPr>
          <m:t>=</m:t>
        </m:r>
        <m:r>
          <m:t>r</m:t>
        </m:r>
      </m:oMath>
      <w:del w:id="10305" w:author="PR Preview" w:date="2026-01-01T00:00:00Z">
        <w:r>
          <w:delText xml:space="preserve">,</w:delText>
        </w:r>
      </w:del>
      <w:del w:id="10306" w:author="PR Preview" w:date="2026-01-01T00:00:00Z">
        <w:r>
          <w:delText xml:space="preserve"> </w:delText>
        </w:r>
      </w:del>
      <w:del w:id="10307" w:author="PR Preview" w:date="2026-01-01T00:00:00Z">
        <w:r>
          <w:delText xml:space="preserve">and</w:delText>
        </w:r>
      </w:del>
      <w:del w:id="10308"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10309" w:author="PR Preview" w:date="2026-01-01T00:00:00Z">
        <w:r>
          <w:delText xml:space="preserve"> </w:delText>
        </w:r>
      </w:del>
      <w:del w:id="10310" w:author="PR Preview" w:date="2026-01-01T00:00:00Z">
        <w:r>
          <w:delText xml:space="preserve">has dimension</w:delText>
        </w:r>
      </w:del>
      <w:del w:id="10311" w:author="PR Preview" w:date="2026-01-01T00:00:00Z">
        <w:r>
          <w:delText xml:space="preserve"> </w:delText>
        </w:r>
      </w:del>
      <m:oMath>
        <m:r>
          <m:t>2</m:t>
        </m:r>
        <m:r>
          <m:rPr>
            <m:sty m:val="p"/>
          </m:rPr>
          <m:t>=</m:t>
        </m:r>
        <m:r>
          <m:t>n</m:t>
        </m:r>
        <m:r>
          <m:rPr>
            <m:sty m:val="p"/>
          </m:rPr>
          <m:t>−</m:t>
        </m:r>
        <m:r>
          <m:t>r</m:t>
        </m:r>
      </m:oMath>
      <w:del w:id="10312" w:author="PR Preview" w:date="2026-01-01T00:00:00Z">
        <w:r>
          <w:delText xml:space="preserve"> </w:delText>
        </w:r>
      </w:del>
      <w:del w:id="10313" w:author="PR Preview" w:date="2026-01-01T00:00:00Z">
        <w:r>
          <w:delText xml:space="preserve">(</w:delText>
        </w:r>
      </w:del>
      <w:hyperlink w:anchor="exm-nullity">
        <w:del w:id="10314" w:author="PR Preview" w:date="2026-01-01T00:00:00Z">
          <w:r>
            <w:rPr>
              <w:rStyle w:val="Hyperlink"/>
            </w:rPr>
            <w:delText xml:space="preserve">Example 68</w:delText>
          </w:r>
        </w:del>
      </w:hyperlink>
      <w:del w:id="10315" w:author="PR Preview" w:date="2026-01-01T00:00:00Z">
        <w:r>
          <w:delText xml:space="preserve">).</w:delText>
        </w:r>
      </w:del>
      <w:del w:id="10316" w:author="PR Preview" w:date="2026-01-01T00:00:00Z">
        <w:r>
          <w:delText xml:space="preserve"> </w:delText>
        </w:r>
      </w:del>
      <w:del w:id="10317" w:author="PR Preview" w:date="2026-01-01T00:00:00Z">
        <w:r>
          <w:delText xml:space="preserve">The spanning vectors are orthogonal:</w:delText>
        </w:r>
      </w:del>
    </w:p>
    <w:p>
      <w:pPr>
        <w:pStyle w:val="Compact"/>
        <w:numPr>
          <w:ilvl w:val="1"/>
          <w:numId w:val="1047"/>
        </w:numPr>
      </w:pPr>
      <w:ins w:id="10318" w:author="PR Preview" w:date="2026-01-01T00:00:00Z">
        <w:r>
          <w:t xml:space="preserve">has dimension</w:t>
        </w:r>
      </w:ins>
      <w:ins w:id="10319" w:author="PR Preview" w:date="2026-01-01T00:00:00Z">
        <w:r>
          <w:t xml:space="preserve"> </w:t>
        </w:r>
      </w:ins>
      <m:oMath>
        <m:r>
          <m:t>1</m:t>
        </m:r>
        <m:r>
          <m:rPr>
            <m:sty m:val="p"/>
          </m:rPr>
          <m:t>=</m:t>
        </m:r>
        <m:r>
          <m:t>r</m:t>
        </m:r>
      </m:oMath>
      <w:ins w:id="10320" w:author="PR Preview" w:date="2026-01-01T00:00:00Z">
        <w:r>
          <w:t xml:space="preserve">,</w:t>
        </w:r>
      </w:ins>
      <w:ins w:id="10321" w:author="PR Preview" w:date="2026-01-01T00:00:00Z">
        <w:r>
          <w:t xml:space="preserve"> </w:t>
        </w:r>
      </w:ins>
      <w:ins w:id="10322" w:author="PR Preview" w:date="2026-01-01T00:00:00Z">
        <w:r>
          <w:t xml:space="preserve">and</w:t>
        </w:r>
      </w:ins>
      <w:ins w:id="10323"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10324" w:author="PR Preview" w:date="2026-01-01T00:00:00Z">
        <w:r>
          <w:t xml:space="preserve"> </w:t>
        </w:r>
      </w:ins>
      <w:ins w:id="10325" w:author="PR Preview" w:date="2026-01-01T00:00:00Z">
        <w:r>
          <w:t xml:space="preserve">has dimension</w:t>
        </w:r>
      </w:ins>
      <w:ins w:id="10326" w:author="PR Preview" w:date="2026-01-01T00:00:00Z">
        <w:r>
          <w:t xml:space="preserve"> </w:t>
        </w:r>
      </w:ins>
      <m:oMath>
        <m:r>
          <m:t>2</m:t>
        </m:r>
        <m:r>
          <m:rPr>
            <m:sty m:val="p"/>
          </m:rPr>
          <m:t>=</m:t>
        </m:r>
        <m:r>
          <m:t>n</m:t>
        </m:r>
        <m:r>
          <m:rPr>
            <m:sty m:val="p"/>
          </m:rPr>
          <m:t>−</m:t>
        </m:r>
        <m:r>
          <m:t>r</m:t>
        </m:r>
      </m:oMath>
      <w:ins w:id="10327" w:author="PR Preview" w:date="2026-01-01T00:00:00Z">
        <w:r>
          <w:t xml:space="preserve"> </w:t>
        </w:r>
      </w:ins>
      <w:ins w:id="10328" w:author="PR Preview" w:date="2026-01-01T00:00:00Z">
        <w:r>
          <w:t xml:space="preserve">(</w:t>
        </w:r>
      </w:ins>
      <w:hyperlink w:anchor="exm-nullity">
        <w:ins w:id="10329" w:author="PR Preview" w:date="2026-01-01T00:00:00Z">
          <w:r>
            <w:rPr>
              <w:rStyle w:val="Hyperlink"/>
            </w:rPr>
            <w:t xml:space="preserve">Example 67</w:t>
          </w:r>
        </w:ins>
      </w:hyperlink>
      <w:ins w:id="10330" w:author="PR Preview" w:date="2026-01-01T00:00:00Z">
        <w:r>
          <w:t xml:space="preserve">).</w:t>
        </w:r>
      </w:ins>
      <w:ins w:id="10331" w:author="PR Preview" w:date="2026-01-01T00:00:00Z">
        <w:r>
          <w:t xml:space="preserve"> </w:t>
        </w:r>
      </w:ins>
      <w:ins w:id="10332" w:author="PR Preview" w:date="2026-01-01T00:00:00Z">
        <w:r>
          <w:t xml:space="preserve">The spanning vectors are orthogonal:</w:t>
        </w:r>
      </w:ins>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del w:id="10333" w:author="PR Preview" w:date="2026-01-01T00:00:00Z">
        <w:r>
          <w:rPr>
            <w:b/>
            <w:bCs/>
          </w:rPr>
          <w:delText xml:space="preserve">In</w:delText>
        </w:r>
      </w:del>
      <w:del w:id="10334" w:author="PR Preview" w:date="2026-01-01T00:00:00Z">
        <w:r>
          <w:rPr>
            <w:b/>
            <w:bCs/>
          </w:rPr>
          <w:delText xml:space="preserve"> </w:delText>
        </w:r>
      </w:del>
      <m:oMath>
        <m:sSup>
          <m:e>
            <m:r>
              <m:rPr>
                <m:scr m:val="double-struck"/>
                <m:sty m:val="p"/>
              </m:rPr>
              <m:t>R</m:t>
            </m:r>
          </m:e>
          <m:sup>
            <m:r>
              <m:t>2</m:t>
            </m:r>
          </m:sup>
        </m:sSup>
      </m:oMath>
      <w:del w:id="10335" w:author="PR Preview" w:date="2026-01-01T00:00:00Z">
        <w:r>
          <w:rPr>
            <w:b/>
            <w:bCs/>
          </w:rPr>
          <w:delText xml:space="preserve">:</w:delText>
        </w:r>
      </w:del>
      <w:del w:id="1033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10337" w:author="PR Preview" w:date="2026-01-01T00:00:00Z">
        <w:r>
          <w:delText xml:space="preserve"> </w:delText>
        </w:r>
      </w:del>
      <w:del w:id="10338" w:author="PR Preview" w:date="2026-01-01T00:00:00Z">
        <w:r>
          <w:delText xml:space="preserve">has dimension</w:delText>
        </w:r>
      </w:del>
      <w:del w:id="10339" w:author="PR Preview" w:date="2026-01-01T00:00:00Z">
        <w:r>
          <w:delText xml:space="preserve"> </w:delText>
        </w:r>
      </w:del>
      <m:oMath>
        <m:r>
          <m:t>1</m:t>
        </m:r>
        <m:r>
          <m:rPr>
            <m:sty m:val="p"/>
          </m:rPr>
          <m:t>=</m:t>
        </m:r>
        <m:r>
          <m:t>r</m:t>
        </m:r>
      </m:oMath>
      <w:del w:id="10340" w:author="PR Preview" w:date="2026-01-01T00:00:00Z">
        <w:r>
          <w:delText xml:space="preserve">,</w:delText>
        </w:r>
      </w:del>
      <w:del w:id="10341" w:author="PR Preview" w:date="2026-01-01T00:00:00Z">
        <w:r>
          <w:delText xml:space="preserve"> </w:delText>
        </w:r>
      </w:del>
      <w:del w:id="10342" w:author="PR Preview" w:date="2026-01-01T00:00:00Z">
        <w:r>
          <w:delText xml:space="preserve">and</w:delText>
        </w:r>
      </w:del>
      <w:del w:id="10343"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10344" w:author="PR Preview" w:date="2026-01-01T00:00:00Z">
        <w:r>
          <w:delText xml:space="preserve"> </w:delText>
        </w:r>
      </w:del>
      <w:del w:id="10345" w:author="PR Preview" w:date="2026-01-01T00:00:00Z">
        <w:r>
          <w:delText xml:space="preserve">has dimension</w:delText>
        </w:r>
      </w:del>
      <w:del w:id="10346" w:author="PR Preview" w:date="2026-01-01T00:00:00Z">
        <w:r>
          <w:delText xml:space="preserve"> </w:delText>
        </w:r>
      </w:del>
      <m:oMath>
        <m:r>
          <m:t>1</m:t>
        </m:r>
        <m:r>
          <m:rPr>
            <m:sty m:val="p"/>
          </m:rPr>
          <m:t>=</m:t>
        </m:r>
        <m:r>
          <m:t>m</m:t>
        </m:r>
        <m:r>
          <m:rPr>
            <m:sty m:val="p"/>
          </m:rPr>
          <m:t>−</m:t>
        </m:r>
        <m:r>
          <m:t>r</m:t>
        </m:r>
      </m:oMath>
      <w:del w:id="10347" w:author="PR Preview" w:date="2026-01-01T00:00:00Z">
        <w:r>
          <w:delText xml:space="preserve"> </w:delText>
        </w:r>
      </w:del>
      <w:del w:id="10348" w:author="PR Preview" w:date="2026-01-01T00:00:00Z">
        <w:r>
          <w:delText xml:space="preserve">(</w:delText>
        </w:r>
      </w:del>
      <w:hyperlink w:anchor="exm-complement-null-space">
        <w:del w:id="10349" w:author="PR Preview" w:date="2026-01-01T00:00:00Z">
          <w:r>
            <w:rPr>
              <w:rStyle w:val="Hyperlink"/>
            </w:rPr>
            <w:delText xml:space="preserve">Example 95</w:delText>
          </w:r>
        </w:del>
      </w:hyperlink>
      <w:del w:id="10350" w:author="PR Preview" w:date="2026-01-01T00:00:00Z">
        <w:r>
          <w:delText xml:space="preserve">).</w:delText>
        </w:r>
      </w:del>
    </w:p>
    <w:p>
      <w:pPr>
        <w:pStyle w:val="FirstParagraph"/>
      </w:pPr>
      <w:del w:id="10351" w:author="PR Preview" w:date="2026-01-01T00:00:00Z">
        <w:r>
          <w:delText xml:space="preserve">By part 3,</w:delText>
        </w:r>
      </w:del>
      <w:del w:id="10352" w:author="PR Preview" w:date="2026-01-01T00:00:00Z">
        <w:r>
          <w:delText xml:space="preserve"> </w:delText>
        </w:r>
      </w:del>
      <w:del w:id="10353" w:author="PR Preview" w:date="2026-01-01T00:00:00Z">
        <w:r>
          <w:delText xml:space="preserve">$\mathord{\smash[b]{\underset{\raise.3ex\hbox{$\scriptstyle\sim$}}{y}}\vphantom{y}} = (1, 0, 0)$</w:delText>
        </w:r>
      </w:del>
      <w:del w:id="10354" w:author="PR Preview" w:date="2026-01-01T00:00:00Z">
        <w:r>
          <w:delText xml:space="preserve"> </w:delText>
        </w:r>
      </w:del>
      <w:del w:id="10355" w:author="PR Preview" w:date="2026-01-01T00:00:00Z">
        <w:r>
          <w:delText xml:space="preserve">splits uniquely</w:delText>
        </w:r>
      </w:del>
      <w:del w:id="10356" w:author="PR Preview" w:date="2026-01-01T00:00:00Z">
        <w:r>
          <w:delText xml:space="preserve"> </w:delText>
        </w:r>
      </w:del>
      <w:del w:id="10357" w:author="PR Preview" w:date="2026-01-01T00:00:00Z">
        <w:r>
          <w:delText xml:space="preserve">into a row-space part</w:delText>
        </w:r>
      </w:del>
      <w:del w:id="10358"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0359" w:author="PR Preview" w:date="2026-01-01T00:00:00Z">
        <w:r>
          <w:delText xml:space="preserve"> </w:delText>
        </w:r>
      </w:del>
      <w:del w:id="10360" w:author="PR Preview" w:date="2026-01-01T00:00:00Z">
        <w:r>
          <w:delText xml:space="preserve">and a null-space part.</w:delText>
        </w:r>
      </w:del>
      <w:del w:id="10361" w:author="PR Preview" w:date="2026-01-01T00:00:00Z">
        <w:r>
          <w:delText xml:space="preserve"> </w:delText>
        </w:r>
      </w:del>
      <w:del w:id="10362" w:author="PR Preview" w:date="2026-01-01T00:00:00Z">
        <w:r>
          <w:delText xml:space="preserve">The null-space part</w:delText>
        </w:r>
      </w:del>
      <w:del w:id="10363" w:author="PR Preview" w:date="2026-01-01T00:00:00Z">
        <w:r>
          <w:delText xml:space="preserve"> </w:delText>
        </w:r>
      </w:del>
      <w:del w:id="10364" w:author="PR Preview" w:date="2026-01-01T00:00:00Z">
        <w:r>
          <w:delText xml:space="preserve">$\mathord{\smash[b]{\underset{\raise.3ex\hbox{$\scriptstyle\sim$}}{y}}\vphantom{y}} - t\,(1, -2, -2)$</w:delText>
        </w:r>
      </w:del>
      <w:del w:id="10365" w:author="PR Preview" w:date="2026-01-01T00:00:00Z">
        <w:r>
          <w:delText xml:space="preserve"> </w:delText>
        </w:r>
      </w:del>
      <w:del w:id="10366" w:author="PR Preview" w:date="2026-01-01T00:00:00Z">
        <w:r>
          <w:delText xml:space="preserve">lies in</w:delText>
        </w:r>
      </w:del>
      <w:del w:id="10367" w:author="PR Preview" w:date="2026-01-01T00:00:00Z">
        <w:r>
          <w:delText xml:space="preserve"> </w:delText>
        </w:r>
      </w:del>
      <m:oMath>
        <m:r>
          <m:rPr>
            <m:scr m:val="script"/>
            <m:sty m:val="p"/>
          </m:rPr>
          <m:t>N</m:t>
        </m:r>
        <m:r>
          <m:rPr>
            <m:sty m:val="p"/>
          </m:rPr>
          <m:t>(</m:t>
        </m:r>
        <m:r>
          <m:rPr>
            <m:sty m:val="bi"/>
          </m:rPr>
          <m:t>A</m:t>
        </m:r>
        <m:r>
          <m:rPr>
            <m:sty m:val="p"/>
          </m:rPr>
          <m:t>)</m:t>
        </m:r>
      </m:oMath>
      <w:del w:id="10368" w:author="PR Preview" w:date="2026-01-01T00:00:00Z">
        <w:r>
          <w:delText xml:space="preserve"> </w:delText>
        </w:r>
      </w:del>
      <w:del w:id="10369" w:author="PR Preview" w:date="2026-01-01T00:00:00Z">
        <w:r>
          <w:delText xml:space="preserve">(part 3),</w:delText>
        </w:r>
      </w:del>
      <w:del w:id="10370" w:author="PR Preview" w:date="2026-01-01T00:00:00Z">
        <w:r>
          <w:delText xml:space="preserve"> </w:delText>
        </w:r>
      </w:del>
      <w:del w:id="10371" w:author="PR Preview" w:date="2026-01-01T00:00:00Z">
        <w:r>
          <w:delText xml:space="preserve">and</w:delText>
        </w:r>
      </w:del>
      <w:del w:id="10372"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0373" w:author="PR Preview" w:date="2026-01-01T00:00:00Z">
        <w:r>
          <w:delText xml:space="preserve"> </w:delText>
        </w:r>
      </w:del>
      <w:del w:id="10374" w:author="PR Preview" w:date="2026-01-01T00:00:00Z">
        <w:r>
          <w:delText xml:space="preserve">(</w:delText>
        </w:r>
      </w:del>
      <w:hyperlink w:anchor="thm-complement-null-space">
        <w:del w:id="10375" w:author="PR Preview" w:date="2026-01-01T00:00:00Z">
          <w:r>
            <w:rPr>
              <w:rStyle w:val="Hyperlink"/>
            </w:rPr>
            <w:delText xml:space="preserve">Theorem 54</w:delText>
          </w:r>
        </w:del>
      </w:hyperlink>
      <w:del w:id="10376" w:author="PR Preview" w:date="2026-01-01T00:00:00Z">
        <w:r>
          <w:delText xml:space="preserve"> </w:delText>
        </w:r>
      </w:del>
      <w:del w:id="10377" w:author="PR Preview" w:date="2026-01-01T00:00:00Z">
        <w:r>
          <w:delText xml:space="preserve">applied to</w:delText>
        </w:r>
      </w:del>
      <w:del w:id="10378" w:author="PR Preview" w:date="2026-01-01T00:00:00Z">
        <w:r>
          <w:delText xml:space="preserve"> </w:delText>
        </w:r>
      </w:del>
      <m:oMath>
        <m:sSup>
          <m:e>
            <m:r>
              <m:rPr>
                <m:sty m:val="bi"/>
              </m:rPr>
              <m:t>A</m:t>
            </m:r>
          </m:e>
          <m:sup>
            <m:r>
              <m:rPr>
                <m:sty m:val="p"/>
              </m:rPr>
              <m:t>⊤</m:t>
            </m:r>
          </m:sup>
        </m:sSup>
      </m:oMath>
      <w:del w:id="10379" w:author="PR Preview" w:date="2026-01-01T00:00:00Z">
        <w:r>
          <w:delText xml:space="preserve">, with</w:delText>
        </w:r>
      </w:del>
      <w:del w:id="10380"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0381" w:author="PR Preview" w:date="2026-01-01T00:00:00Z">
        <w:r>
          <w:delText xml:space="preserve">),</w:delText>
        </w:r>
      </w:del>
      <w:del w:id="10382" w:author="PR Preview" w:date="2026-01-01T00:00:00Z">
        <w:r>
          <w:delText xml:space="preserve"> </w:delText>
        </w:r>
      </w:del>
      <w:del w:id="10383" w:author="PR Preview" w:date="2026-01-01T00:00:00Z">
        <w:r>
          <w:delText xml:space="preserve">so it must be orthogonal to</w:delText>
        </w:r>
      </w:del>
      <w:del w:id="10384"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0385" w:author="PR Preview" w:date="2026-01-01T00:00:00Z">
        <w:r>
          <w:delText xml:space="preserve">:</w:delText>
        </w:r>
      </w:del>
    </w:p>
    <w:p>
      <w:pPr>
        <w:numPr>
          <w:ilvl w:val="0"/>
          <w:numId w:val="1046"/>
        </w:numPr>
      </w:pPr>
      <w:ins w:id="10386" w:author="PR Preview" w:date="2026-01-01T00:00:00Z">
        <w:r>
          <w:rPr>
            <w:b/>
            <w:bCs/>
          </w:rPr>
          <w:t xml:space="preserve">In</w:t>
        </w:r>
      </w:ins>
      <w:ins w:id="10387" w:author="PR Preview" w:date="2026-01-01T00:00:00Z">
        <w:r>
          <w:rPr>
            <w:b/>
            <w:bCs/>
          </w:rPr>
          <w:t xml:space="preserve"> </w:t>
        </w:r>
      </w:ins>
      <m:oMath>
        <m:sSup>
          <m:e>
            <m:r>
              <m:rPr>
                <m:scr m:val="double-struck"/>
                <m:sty m:val="p"/>
              </m:rPr>
              <m:t>R</m:t>
            </m:r>
          </m:e>
          <m:sup>
            <m:r>
              <m:t>2</m:t>
            </m:r>
          </m:sup>
        </m:sSup>
      </m:oMath>
      <w:ins w:id="10388" w:author="PR Preview" w:date="2026-01-01T00:00:00Z">
        <w:r>
          <w:rPr>
            <w:b/>
            <w:bCs/>
          </w:rPr>
          <w:t xml:space="preserve">:</w:t>
        </w:r>
      </w:ins>
      <w:ins w:id="10389"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10390" w:author="PR Preview" w:date="2026-01-01T00:00:00Z">
        <w:r>
          <w:t xml:space="preserve"> </w:t>
        </w:r>
      </w:ins>
      <w:ins w:id="10391" w:author="PR Preview" w:date="2026-01-01T00:00:00Z">
        <w:r>
          <w:t xml:space="preserve">has dimension</w:t>
        </w:r>
      </w:ins>
      <w:ins w:id="10392" w:author="PR Preview" w:date="2026-01-01T00:00:00Z">
        <w:r>
          <w:t xml:space="preserve"> </w:t>
        </w:r>
      </w:ins>
      <m:oMath>
        <m:r>
          <m:t>1</m:t>
        </m:r>
        <m:r>
          <m:rPr>
            <m:sty m:val="p"/>
          </m:rPr>
          <m:t>=</m:t>
        </m:r>
        <m:r>
          <m:t>r</m:t>
        </m:r>
      </m:oMath>
      <w:ins w:id="10393" w:author="PR Preview" w:date="2026-01-01T00:00:00Z">
        <w:r>
          <w:t xml:space="preserve">,</w:t>
        </w:r>
      </w:ins>
      <w:ins w:id="10394" w:author="PR Preview" w:date="2026-01-01T00:00:00Z">
        <w:r>
          <w:t xml:space="preserve"> </w:t>
        </w:r>
      </w:ins>
      <w:ins w:id="10395" w:author="PR Preview" w:date="2026-01-01T00:00:00Z">
        <w:r>
          <w:t xml:space="preserve">and</w:t>
        </w:r>
      </w:ins>
      <w:ins w:id="10396"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10397" w:author="PR Preview" w:date="2026-01-01T00:00:00Z">
        <w:r>
          <w:t xml:space="preserve"> </w:t>
        </w:r>
      </w:ins>
      <w:ins w:id="10398" w:author="PR Preview" w:date="2026-01-01T00:00:00Z">
        <w:r>
          <w:t xml:space="preserve">has dimension</w:t>
        </w:r>
      </w:ins>
      <w:ins w:id="10399" w:author="PR Preview" w:date="2026-01-01T00:00:00Z">
        <w:r>
          <w:t xml:space="preserve"> </w:t>
        </w:r>
      </w:ins>
      <m:oMath>
        <m:r>
          <m:t>1</m:t>
        </m:r>
        <m:r>
          <m:rPr>
            <m:sty m:val="p"/>
          </m:rPr>
          <m:t>=</m:t>
        </m:r>
        <m:r>
          <m:t>m</m:t>
        </m:r>
        <m:r>
          <m:rPr>
            <m:sty m:val="p"/>
          </m:rPr>
          <m:t>−</m:t>
        </m:r>
        <m:r>
          <m:t>r</m:t>
        </m:r>
      </m:oMath>
      <w:ins w:id="10400" w:author="PR Preview" w:date="2026-01-01T00:00:00Z">
        <w:r>
          <w:t xml:space="preserve"> </w:t>
        </w:r>
      </w:ins>
      <w:ins w:id="10401" w:author="PR Preview" w:date="2026-01-01T00:00:00Z">
        <w:r>
          <w:t xml:space="preserve">(</w:t>
        </w:r>
      </w:ins>
      <w:hyperlink w:anchor="exm-complement-null-space">
        <w:ins w:id="10402" w:author="PR Preview" w:date="2026-01-01T00:00:00Z">
          <w:r>
            <w:rPr>
              <w:rStyle w:val="Hyperlink"/>
            </w:rPr>
            <w:t xml:space="preserve">Example 94</w:t>
          </w:r>
        </w:ins>
      </w:hyperlink>
      <w:ins w:id="10403" w:author="PR Preview" w:date="2026-01-01T00:00:00Z">
        <w:r>
          <w:t xml:space="preserve">).</w:t>
        </w:r>
      </w:ins>
    </w:p>
    <w:p>
      <w:pPr>
        <w:pStyle w:val="FirstParagraph"/>
      </w:pPr>
      <w:ins w:id="10404" w:author="PR Preview" w:date="2026-01-01T00:00:00Z">
        <w:r>
          <w:t xml:space="preserve">By part 3,</w:t>
        </w:r>
      </w:ins>
      <w:ins w:id="10405" w:author="PR Preview" w:date="2026-01-01T00:00:00Z">
        <w:r>
          <w:t xml:space="preserve"> </w:t>
        </w:r>
      </w:ins>
      <w:ins w:id="10406" w:author="PR Preview" w:date="2026-01-01T00:00:00Z">
        <w:r>
          <w:t xml:space="preserve">$\mathord{\smash[b]{\underset{\raise.3ex\hbox{$\scriptstyle\sim$}}{y}}\vphantom{y}} = (1, 0, 0)$</w:t>
        </w:r>
      </w:ins>
      <w:ins w:id="10407" w:author="PR Preview" w:date="2026-01-01T00:00:00Z">
        <w:r>
          <w:t xml:space="preserve"> </w:t>
        </w:r>
      </w:ins>
      <w:ins w:id="10408" w:author="PR Preview" w:date="2026-01-01T00:00:00Z">
        <w:r>
          <w:t xml:space="preserve">splits uniquely</w:t>
        </w:r>
      </w:ins>
      <w:ins w:id="10409" w:author="PR Preview" w:date="2026-01-01T00:00:00Z">
        <w:r>
          <w:t xml:space="preserve"> </w:t>
        </w:r>
      </w:ins>
      <w:ins w:id="10410" w:author="PR Preview" w:date="2026-01-01T00:00:00Z">
        <w:r>
          <w:t xml:space="preserve">into a row-space part</w:t>
        </w:r>
      </w:ins>
      <w:ins w:id="10411"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0412" w:author="PR Preview" w:date="2026-01-01T00:00:00Z">
        <w:r>
          <w:t xml:space="preserve"> </w:t>
        </w:r>
      </w:ins>
      <w:ins w:id="10413" w:author="PR Preview" w:date="2026-01-01T00:00:00Z">
        <w:r>
          <w:t xml:space="preserve">and a null-space part.</w:t>
        </w:r>
      </w:ins>
      <w:ins w:id="10414" w:author="PR Preview" w:date="2026-01-01T00:00:00Z">
        <w:r>
          <w:t xml:space="preserve"> </w:t>
        </w:r>
      </w:ins>
      <w:ins w:id="10415" w:author="PR Preview" w:date="2026-01-01T00:00:00Z">
        <w:r>
          <w:t xml:space="preserve">The null-space part</w:t>
        </w:r>
      </w:ins>
      <w:ins w:id="10416" w:author="PR Preview" w:date="2026-01-01T00:00:00Z">
        <w:r>
          <w:t xml:space="preserve"> </w:t>
        </w:r>
      </w:ins>
      <w:ins w:id="10417" w:author="PR Preview" w:date="2026-01-01T00:00:00Z">
        <w:r>
          <w:t xml:space="preserve">$\mathord{\smash[b]{\underset{\raise.3ex\hbox{$\scriptstyle\sim$}}{y}}\vphantom{y}} - t\,(1, -2, -2)$</w:t>
        </w:r>
      </w:ins>
      <w:ins w:id="10418" w:author="PR Preview" w:date="2026-01-01T00:00:00Z">
        <w:r>
          <w:t xml:space="preserve"> </w:t>
        </w:r>
      </w:ins>
      <w:ins w:id="10419" w:author="PR Preview" w:date="2026-01-01T00:00:00Z">
        <w:r>
          <w:t xml:space="preserve">lies in</w:t>
        </w:r>
      </w:ins>
      <w:ins w:id="10420" w:author="PR Preview" w:date="2026-01-01T00:00:00Z">
        <w:r>
          <w:t xml:space="preserve"> </w:t>
        </w:r>
      </w:ins>
      <m:oMath>
        <m:r>
          <m:rPr>
            <m:scr m:val="script"/>
            <m:sty m:val="p"/>
          </m:rPr>
          <m:t>N</m:t>
        </m:r>
        <m:r>
          <m:rPr>
            <m:sty m:val="p"/>
          </m:rPr>
          <m:t>(</m:t>
        </m:r>
        <m:r>
          <m:rPr>
            <m:sty m:val="bi"/>
          </m:rPr>
          <m:t>A</m:t>
        </m:r>
        <m:r>
          <m:rPr>
            <m:sty m:val="p"/>
          </m:rPr>
          <m:t>)</m:t>
        </m:r>
      </m:oMath>
      <w:ins w:id="10421" w:author="PR Preview" w:date="2026-01-01T00:00:00Z">
        <w:r>
          <w:t xml:space="preserve"> </w:t>
        </w:r>
      </w:ins>
      <w:ins w:id="10422" w:author="PR Preview" w:date="2026-01-01T00:00:00Z">
        <w:r>
          <w:t xml:space="preserve">(part 3),</w:t>
        </w:r>
      </w:ins>
      <w:ins w:id="10423" w:author="PR Preview" w:date="2026-01-01T00:00:00Z">
        <w:r>
          <w:t xml:space="preserve"> </w:t>
        </w:r>
      </w:ins>
      <w:ins w:id="10424" w:author="PR Preview" w:date="2026-01-01T00:00:00Z">
        <w:r>
          <w:t xml:space="preserve">and</w:t>
        </w:r>
      </w:ins>
      <w:ins w:id="10425"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0426" w:author="PR Preview" w:date="2026-01-01T00:00:00Z">
        <w:r>
          <w:t xml:space="preserve"> </w:t>
        </w:r>
      </w:ins>
      <w:ins w:id="10427" w:author="PR Preview" w:date="2026-01-01T00:00:00Z">
        <w:r>
          <w:t xml:space="preserve">(</w:t>
        </w:r>
      </w:ins>
      <w:hyperlink w:anchor="thm-complement-null-space">
        <w:ins w:id="10428" w:author="PR Preview" w:date="2026-01-01T00:00:00Z">
          <w:r>
            <w:rPr>
              <w:rStyle w:val="Hyperlink"/>
            </w:rPr>
            <w:t xml:space="preserve">Theorem 53</w:t>
          </w:r>
        </w:ins>
      </w:hyperlink>
      <w:ins w:id="10429" w:author="PR Preview" w:date="2026-01-01T00:00:00Z">
        <w:r>
          <w:t xml:space="preserve"> </w:t>
        </w:r>
      </w:ins>
      <w:ins w:id="10430" w:author="PR Preview" w:date="2026-01-01T00:00:00Z">
        <w:r>
          <w:t xml:space="preserve">applied to</w:t>
        </w:r>
      </w:ins>
      <w:ins w:id="10431" w:author="PR Preview" w:date="2026-01-01T00:00:00Z">
        <w:r>
          <w:t xml:space="preserve"> </w:t>
        </w:r>
      </w:ins>
      <m:oMath>
        <m:sSup>
          <m:e>
            <m:r>
              <m:rPr>
                <m:sty m:val="bi"/>
              </m:rPr>
              <m:t>A</m:t>
            </m:r>
          </m:e>
          <m:sup>
            <m:r>
              <m:rPr>
                <m:sty m:val="p"/>
              </m:rPr>
              <m:t>⊤</m:t>
            </m:r>
          </m:sup>
        </m:sSup>
      </m:oMath>
      <w:ins w:id="10432" w:author="PR Preview" w:date="2026-01-01T00:00:00Z">
        <w:r>
          <w:t xml:space="preserve">, with</w:t>
        </w:r>
      </w:ins>
      <w:ins w:id="10433"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0434" w:author="PR Preview" w:date="2026-01-01T00:00:00Z">
        <w:r>
          <w:t xml:space="preserve">),</w:t>
        </w:r>
      </w:ins>
      <w:ins w:id="10435" w:author="PR Preview" w:date="2026-01-01T00:00:00Z">
        <w:r>
          <w:t xml:space="preserve"> </w:t>
        </w:r>
      </w:ins>
      <w:ins w:id="10436" w:author="PR Preview" w:date="2026-01-01T00:00:00Z">
        <w:r>
          <w:t xml:space="preserve">so it must be orthogonal to</w:t>
        </w:r>
      </w:ins>
      <w:ins w:id="10437"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0438"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BodyText"/>
      </w:pPr>
      <w:del w:id="10439" w:author="PR Preview" w:date="2026-01-01T00:00:00Z">
        <w:r>
          <w:delText xml:space="preserve">These four statements are the fundamental theorem of linear algebra</w:delText>
        </w:r>
      </w:del>
      <w:del w:id="10440" w:author="PR Preview" w:date="2026-01-01T00:00:00Z">
        <w:r>
          <w:delText xml:space="preserve"> </w:delText>
        </w:r>
      </w:del>
      <w:del w:id="10441" w:author="PR Preview" w:date="2026-01-01T00:00:00Z">
        <w:r>
          <w:delText xml:space="preserve">[49]</w:delText>
        </w:r>
      </w:del>
      <w:del w:id="10442" w:author="PR Preview" w:date="2026-01-01T00:00:00Z">
        <w:r>
          <w:delText xml:space="preserve">.</w:delText>
        </w:r>
      </w:del>
    </w:p>
    <w:p>
      <w:pPr>
        <w:pStyle w:val="Heading2"/>
      </w:pPr>
      <w:r>
        <w:t xml:space="preserve">10 Inner products</w:t>
      </w:r>
    </w:p>
    <w:bookmarkStart w:id="347" w:name="def-inner-product"/>
    <w:p>
      <w:pPr>
        <w:pStyle w:val="FirstParagraph"/>
      </w:pPr>
      <w:del w:id="10443" w:author="PR Preview" w:date="2026-01-01T00:00:00Z">
        <w:r>
          <w:rPr>
            <w:b/>
            <w:bCs/>
          </w:rPr>
          <w:delText xml:space="preserve">Definition 68 (Inner product)</w:delText>
        </w:r>
      </w:del>
      <w:del w:id="10444" w:author="PR Preview" w:date="2026-01-01T00:00:00Z">
        <w:r>
          <w:delText xml:space="preserve"> </w:delText>
        </w:r>
      </w:del>
      <w:del w:id="10445" w:author="PR Preview" w:date="2026-01-01T00:00:00Z">
        <w:r>
          <w:delText xml:space="preserve">An</w:delText>
        </w:r>
      </w:del>
      <w:del w:id="10446" w:author="PR Preview" w:date="2026-01-01T00:00:00Z">
        <w:r>
          <w:delText xml:space="preserve"> </w:delText>
        </w:r>
      </w:del>
      <w:del w:id="10447" w:author="PR Preview" w:date="2026-01-01T00:00:00Z">
        <w:r>
          <w:rPr>
            <w:b/>
            <w:bCs/>
          </w:rPr>
          <w:delText xml:space="preserve">inner product</w:delText>
        </w:r>
      </w:del>
      <w:del w:id="10448" w:author="PR Preview" w:date="2026-01-01T00:00:00Z">
        <w:r>
          <w:delText xml:space="preserve"> </w:delText>
        </w:r>
      </w:del>
      <w:del w:id="10449" w:author="PR Preview" w:date="2026-01-01T00:00:00Z">
        <w:r>
          <w:delText xml:space="preserve">[50]</w:delText>
        </w:r>
      </w:del>
      <w:del w:id="10450" w:author="PR Preview" w:date="2026-01-01T00:00:00Z">
        <w:r>
          <w:delText xml:space="preserve"> </w:delText>
        </w:r>
      </w:del>
      <w:del w:id="10451" w:author="PR Preview" w:date="2026-01-01T00:00:00Z">
        <w:r>
          <w:delText xml:space="preserve">on</w:delText>
        </w:r>
      </w:del>
      <w:del w:id="10452" w:author="PR Preview" w:date="2026-01-01T00:00:00Z">
        <w:r>
          <w:delText xml:space="preserve"> </w:delText>
        </w:r>
      </w:del>
      <m:oMath>
        <m:sSup>
          <m:e>
            <m:r>
              <m:rPr>
                <m:scr m:val="double-struck"/>
                <m:sty m:val="p"/>
              </m:rPr>
              <m:t>R</m:t>
            </m:r>
          </m:e>
          <m:sup>
            <m:r>
              <m:t>p</m:t>
            </m:r>
          </m:sup>
        </m:sSup>
      </m:oMath>
      <w:del w:id="10453" w:author="PR Preview" w:date="2026-01-01T00:00:00Z">
        <w:r>
          <w:delText xml:space="preserve"> </w:delText>
        </w:r>
      </w:del>
      <w:del w:id="10454" w:author="PR Preview" w:date="2026-01-01T00:00:00Z">
        <w:r>
          <w:delText xml:space="preserve">is a function</w:delText>
        </w:r>
      </w:del>
      <w:del w:id="10455" w:author="PR Preview" w:date="2026-01-01T00:00:00Z">
        <w:r>
          <w:delText xml:space="preserve"> </w:delText>
        </w:r>
      </w:del>
      <w:del w:id="10456" w:author="PR Preview" w:date="2026-01-01T00:00:00Z">
        <w:r>
          <w:delText xml:space="preserve">that assigns to each ordered pair of vectors</w:delText>
        </w:r>
      </w:del>
      <w:del w:id="10457" w:author="PR Preview" w:date="2026-01-01T00:00:00Z">
        <w:r>
          <w:delText xml:space="preserve"> </w:delText>
        </w:r>
      </w:del>
      <w:del w:id="10458" w:author="PR Preview" w:date="2026-01-01T00:00:00Z">
        <w:r>
          <w:delText xml:space="preserve">$\mathord{\smash[b]{\underset{\raise.3ex\hbox{$\scriptstyle\sim$}}{x}}\vphantom{x}}, \mathord{\smash[b]{\underset{\raise.3ex\hbox{$\scriptstyle\sim$}}{y}}\vphantom{y}}\in \mathbb{R}^p$</w:delText>
        </w:r>
      </w:del>
      <w:del w:id="10459" w:author="PR Preview" w:date="2026-01-01T00:00:00Z">
        <w:r>
          <w:delText xml:space="preserve"> </w:delText>
        </w:r>
      </w:del>
      <w:del w:id="10460" w:author="PR Preview" w:date="2026-01-01T00:00:00Z">
        <w:r>
          <w:delText xml:space="preserve">a real number</w:delText>
        </w:r>
      </w:del>
      <w:del w:id="10461" w:author="PR Preview" w:date="2026-01-01T00:00:00Z">
        <w:r>
          <w:delText xml:space="preserve"> </w:delText>
        </w:r>
      </w:del>
      <w:del w:id="10462" w:author="PR Preview" w:date="2026-01-01T00:00:00Z">
        <w:r>
          <w:delText xml:space="preserve">$\mathopen{}\left\langle \mathord{\smash[b]{\underset{\raise.3ex\hbox{$\scriptstyle\sim$}}{x}}\vphantom{x}}, \mathord{\smash[b]{\underset{\raise.3ex\hbox{$\scriptstyle\sim$}}{y}}\vphantom{y}}\right\rangle\mathclose{}$</w:delText>
        </w:r>
      </w:del>
      <w:del w:id="10463" w:author="PR Preview" w:date="2026-01-01T00:00:00Z">
        <w:r>
          <w:delText xml:space="preserve">,</w:delText>
        </w:r>
      </w:del>
      <w:del w:id="10464" w:author="PR Preview" w:date="2026-01-01T00:00:00Z">
        <w:r>
          <w:delText xml:space="preserve"> </w:delText>
        </w:r>
      </w:del>
      <w:del w:id="10465" w:author="PR Preview" w:date="2026-01-01T00:00:00Z">
        <w:r>
          <w:delText xml:space="preserve">and that has the following four properties</w:delText>
        </w:r>
      </w:del>
      <w:del w:id="10466" w:author="PR Preview" w:date="2026-01-01T00:00:00Z">
        <w:r>
          <w:delText xml:space="preserve"> </w:delText>
        </w:r>
      </w:del>
      <w:del w:id="10467" w:author="PR Preview" w:date="2026-01-01T00:00:00Z">
        <w:r>
          <w:delText xml:space="preserve">for all</w:delText>
        </w:r>
      </w:del>
      <w:del w:id="10468" w:author="PR Preview" w:date="2026-01-01T00:00:00Z">
        <w:r>
          <w:delText xml:space="preserve"> </w:delText>
        </w:r>
      </w:del>
      <w:del w:id="10469" w:author="PR Preview" w:date="2026-01-01T00:00:00Z">
        <w:r>
          <w:delText xml:space="preserve">$\mathord{\smash[b]{\underset{\raise.3ex\hbox{$\scriptstyle\sim$}}{x}}\vphantom{x}}, \mathord{\smash[b]{\underset{\raise.3ex\hbox{$\scriptstyle\sim$}}{y}}\vphantom{y}}, \mathord{\smash[b]{\underset{\raise.3ex\hbox{$\scriptstyle\sim$}}{z}}\vphantom{z}} \in \mathbb{R}^p$</w:delText>
        </w:r>
      </w:del>
      <w:del w:id="10470" w:author="PR Preview" w:date="2026-01-01T00:00:00Z">
        <w:r>
          <w:delText xml:space="preserve"> </w:delText>
        </w:r>
      </w:del>
      <w:del w:id="10471" w:author="PR Preview" w:date="2026-01-01T00:00:00Z">
        <w:r>
          <w:delText xml:space="preserve">and all real numbers</w:delText>
        </w:r>
      </w:del>
      <w:del w:id="10472" w:author="PR Preview" w:date="2026-01-01T00:00:00Z">
        <w:r>
          <w:delText xml:space="preserve"> </w:delText>
        </w:r>
      </w:del>
      <m:oMath>
        <m:r>
          <m:t>a</m:t>
        </m:r>
        <m:r>
          <m:rPr>
            <m:sty m:val="p"/>
          </m:rPr>
          <m:t>,</m:t>
        </m:r>
        <m:r>
          <m:t>b</m:t>
        </m:r>
      </m:oMath>
      <w:del w:id="10473" w:author="PR Preview" w:date="2026-01-01T00:00:00Z">
        <w:r>
          <w:delText xml:space="preserve">:</w:delText>
        </w:r>
      </w:del>
    </w:p>
    <w:p>
      <w:pPr>
        <w:pStyle w:val="FirstParagraph"/>
      </w:pPr>
      <w:ins w:id="10474" w:author="PR Preview" w:date="2026-01-01T00:00:00Z">
        <w:r>
          <w:rPr>
            <w:b/>
            <w:bCs/>
          </w:rPr>
          <w:t xml:space="preserve">Definition 68 (Inner product)</w:t>
        </w:r>
      </w:ins>
      <w:ins w:id="10475" w:author="PR Preview" w:date="2026-01-01T00:00:00Z">
        <w:r>
          <w:t xml:space="preserve"> </w:t>
        </w:r>
      </w:ins>
      <w:ins w:id="10476" w:author="PR Preview" w:date="2026-01-01T00:00:00Z">
        <w:r>
          <w:t xml:space="preserve">An</w:t>
        </w:r>
      </w:ins>
      <w:ins w:id="10477" w:author="PR Preview" w:date="2026-01-01T00:00:00Z">
        <w:r>
          <w:t xml:space="preserve"> </w:t>
        </w:r>
      </w:ins>
      <w:ins w:id="10478" w:author="PR Preview" w:date="2026-01-01T00:00:00Z">
        <w:r>
          <w:rPr>
            <w:b/>
            <w:bCs/>
          </w:rPr>
          <w:t xml:space="preserve">inner product</w:t>
        </w:r>
      </w:ins>
      <w:ins w:id="10479" w:author="PR Preview" w:date="2026-01-01T00:00:00Z">
        <w:r>
          <w:t xml:space="preserve"> </w:t>
        </w:r>
      </w:ins>
      <w:ins w:id="10480" w:author="PR Preview" w:date="2026-01-01T00:00:00Z">
        <w:r>
          <w:t xml:space="preserve">[49]</w:t>
        </w:r>
      </w:ins>
      <w:ins w:id="10481" w:author="PR Preview" w:date="2026-01-01T00:00:00Z">
        <w:r>
          <w:t xml:space="preserve"> </w:t>
        </w:r>
      </w:ins>
      <w:ins w:id="10482" w:author="PR Preview" w:date="2026-01-01T00:00:00Z">
        <w:r>
          <w:t xml:space="preserve">on</w:t>
        </w:r>
      </w:ins>
      <w:ins w:id="10483" w:author="PR Preview" w:date="2026-01-01T00:00:00Z">
        <w:r>
          <w:t xml:space="preserve"> </w:t>
        </w:r>
      </w:ins>
      <m:oMath>
        <m:sSup>
          <m:e>
            <m:r>
              <m:rPr>
                <m:scr m:val="double-struck"/>
                <m:sty m:val="p"/>
              </m:rPr>
              <m:t>R</m:t>
            </m:r>
          </m:e>
          <m:sup>
            <m:r>
              <m:t>p</m:t>
            </m:r>
          </m:sup>
        </m:sSup>
      </m:oMath>
      <w:ins w:id="10484" w:author="PR Preview" w:date="2026-01-01T00:00:00Z">
        <w:r>
          <w:t xml:space="preserve"> </w:t>
        </w:r>
      </w:ins>
      <w:ins w:id="10485" w:author="PR Preview" w:date="2026-01-01T00:00:00Z">
        <w:r>
          <w:t xml:space="preserve">is a function</w:t>
        </w:r>
      </w:ins>
      <w:ins w:id="10486" w:author="PR Preview" w:date="2026-01-01T00:00:00Z">
        <w:r>
          <w:t xml:space="preserve"> </w:t>
        </w:r>
      </w:ins>
      <w:ins w:id="10487" w:author="PR Preview" w:date="2026-01-01T00:00:00Z">
        <w:r>
          <w:t xml:space="preserve">that assigns to each ordered pair of vectors</w:t>
        </w:r>
      </w:ins>
      <w:ins w:id="10488" w:author="PR Preview" w:date="2026-01-01T00:00:00Z">
        <w:r>
          <w:t xml:space="preserve"> </w:t>
        </w:r>
      </w:ins>
      <w:ins w:id="10489" w:author="PR Preview" w:date="2026-01-01T00:00:00Z">
        <w:r>
          <w:t xml:space="preserve">$\mathord{\smash[b]{\underset{\raise.3ex\hbox{$\scriptstyle\sim$}}{x}}\vphantom{x}}, \mathord{\smash[b]{\underset{\raise.3ex\hbox{$\scriptstyle\sim$}}{y}}\vphantom{y}}\in \mathbb{R}^p$</w:t>
        </w:r>
      </w:ins>
      <w:ins w:id="10490" w:author="PR Preview" w:date="2026-01-01T00:00:00Z">
        <w:r>
          <w:t xml:space="preserve"> </w:t>
        </w:r>
      </w:ins>
      <w:ins w:id="10491" w:author="PR Preview" w:date="2026-01-01T00:00:00Z">
        <w:r>
          <w:t xml:space="preserve">a real number</w:t>
        </w:r>
      </w:ins>
      <w:ins w:id="10492" w:author="PR Preview" w:date="2026-01-01T00:00:00Z">
        <w:r>
          <w:t xml:space="preserve"> </w:t>
        </w:r>
      </w:ins>
      <w:ins w:id="10493" w:author="PR Preview" w:date="2026-01-01T00:00:00Z">
        <w:r>
          <w:t xml:space="preserve">$\mathopen{}\left\langle \mathord{\smash[b]{\underset{\raise.3ex\hbox{$\scriptstyle\sim$}}{x}}\vphantom{x}}, \mathord{\smash[b]{\underset{\raise.3ex\hbox{$\scriptstyle\sim$}}{y}}\vphantom{y}}\right\rangle\mathclose{}$</w:t>
        </w:r>
      </w:ins>
      <w:ins w:id="10494" w:author="PR Preview" w:date="2026-01-01T00:00:00Z">
        <w:r>
          <w:t xml:space="preserve">,</w:t>
        </w:r>
      </w:ins>
      <w:ins w:id="10495" w:author="PR Preview" w:date="2026-01-01T00:00:00Z">
        <w:r>
          <w:t xml:space="preserve"> </w:t>
        </w:r>
      </w:ins>
      <w:ins w:id="10496" w:author="PR Preview" w:date="2026-01-01T00:00:00Z">
        <w:r>
          <w:t xml:space="preserve">and that has the following four properties</w:t>
        </w:r>
      </w:ins>
      <w:ins w:id="10497" w:author="PR Preview" w:date="2026-01-01T00:00:00Z">
        <w:r>
          <w:t xml:space="preserve"> </w:t>
        </w:r>
      </w:ins>
      <w:ins w:id="10498" w:author="PR Preview" w:date="2026-01-01T00:00:00Z">
        <w:r>
          <w:t xml:space="preserve">for all</w:t>
        </w:r>
      </w:ins>
      <w:ins w:id="10499" w:author="PR Preview" w:date="2026-01-01T00:00:00Z">
        <w:r>
          <w:t xml:space="preserve"> </w:t>
        </w:r>
      </w:ins>
      <w:ins w:id="10500" w:author="PR Preview" w:date="2026-01-01T00:00:00Z">
        <w:r>
          <w:t xml:space="preserve">$\mathord{\smash[b]{\underset{\raise.3ex\hbox{$\scriptstyle\sim$}}{x}}\vphantom{x}}, \mathord{\smash[b]{\underset{\raise.3ex\hbox{$\scriptstyle\sim$}}{y}}\vphantom{y}}, \mathord{\smash[b]{\underset{\raise.3ex\hbox{$\scriptstyle\sim$}}{z}}\vphantom{z}} \in \mathbb{R}^p$</w:t>
        </w:r>
      </w:ins>
      <w:ins w:id="10501" w:author="PR Preview" w:date="2026-01-01T00:00:00Z">
        <w:r>
          <w:t xml:space="preserve"> </w:t>
        </w:r>
      </w:ins>
      <w:ins w:id="10502" w:author="PR Preview" w:date="2026-01-01T00:00:00Z">
        <w:r>
          <w:t xml:space="preserve">and all real numbers</w:t>
        </w:r>
      </w:ins>
      <w:ins w:id="10503" w:author="PR Preview" w:date="2026-01-01T00:00:00Z">
        <w:r>
          <w:t xml:space="preserve"> </w:t>
        </w:r>
      </w:ins>
      <m:oMath>
        <m:r>
          <m:t>a</m:t>
        </m:r>
        <m:r>
          <m:rPr>
            <m:sty m:val="p"/>
          </m:rPr>
          <m:t>,</m:t>
        </m:r>
        <m:r>
          <m:t>b</m:t>
        </m:r>
      </m:oMath>
      <w:ins w:id="10504" w:author="PR Preview" w:date="2026-01-01T00:00:00Z">
        <w:r>
          <w:t xml:space="preserve">:</w:t>
        </w:r>
      </w:ins>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del w:id="10505" w:author="PR Preview" w:date="2026-01-01T00:00:00Z">
        <w:r>
          <w:rPr>
            <w:i/>
            <w:iCs/>
          </w:rPr>
          <w:delText xml:space="preserve">Remark 22</w:delText>
        </w:r>
      </w:del>
      <w:del w:id="10506" w:author="PR Preview" w:date="2026-01-01T00:00:00Z">
        <w:r>
          <w:delText xml:space="preserve"> (The definition in other sources). </w:delText>
        </w:r>
      </w:del>
      <w:del w:id="10507" w:author="PR Preview" w:date="2026-01-01T00:00:00Z">
        <w:r>
          <w:delText xml:space="preserve">Axler [51], Definition 6.2, p. 183</w:delText>
        </w:r>
      </w:del>
      <w:del w:id="10508" w:author="PR Preview" w:date="2026-01-01T00:00:00Z">
        <w:r>
          <w:delText xml:space="preserve"> </w:delText>
        </w:r>
      </w:del>
      <w:del w:id="10509" w:author="PR Preview" w:date="2026-01-01T00:00:00Z">
        <w:r>
          <w:delText xml:space="preserve">states the same definition</w:delText>
        </w:r>
      </w:del>
      <w:del w:id="10510" w:author="PR Preview" w:date="2026-01-01T00:00:00Z">
        <w:r>
          <w:delText xml:space="preserve"> </w:delText>
        </w:r>
      </w:del>
      <w:del w:id="10511" w:author="PR Preview" w:date="2026-01-01T00:00:00Z">
        <w:r>
          <w:delText xml:space="preserve">for any vector space over the real or complex numbers.</w:delText>
        </w:r>
      </w:del>
      <w:del w:id="10512" w:author="PR Preview" w:date="2026-01-01T00:00:00Z">
        <w:r>
          <w:delText xml:space="preserve"> </w:delText>
        </w:r>
      </w:del>
      <w:del w:id="10513" w:author="PR Preview" w:date="2026-01-01T00:00:00Z">
        <w:r>
          <w:delText xml:space="preserve">Axler splits linearity in the first slot into additivity and homogeneity,</w:delText>
        </w:r>
      </w:del>
      <w:del w:id="10514" w:author="PR Preview" w:date="2026-01-01T00:00:00Z">
        <w:r>
          <w:delText xml:space="preserve"> </w:delText>
        </w:r>
      </w:del>
      <w:del w:id="10515" w:author="PR Preview" w:date="2026-01-01T00:00:00Z">
        <w:r>
          <w:delText xml:space="preserve">and his last property is</w:delText>
        </w:r>
      </w:del>
      <w:del w:id="10516" w:author="PR Preview" w:date="2026-01-01T00:00:00Z">
        <w:r>
          <w:delText xml:space="preserve"> </w:delText>
        </w:r>
      </w:del>
      <w:del w:id="10517" w:author="PR Preview" w:date="2026-01-01T00:00:00Z">
        <w:r>
          <w:rPr>
            <w:i/>
            <w:iCs/>
          </w:rPr>
          <w:delText xml:space="preserve">conjugate</w:delText>
        </w:r>
      </w:del>
      <w:del w:id="10518" w:author="PR Preview" w:date="2026-01-01T00:00:00Z">
        <w:r>
          <w:delText xml:space="preserve"> </w:delText>
        </w:r>
      </w:del>
      <w:del w:id="10519" w:author="PR Preview" w:date="2026-01-01T00:00:00Z">
        <w:r>
          <w:delText xml:space="preserve">symmetry,</w:delText>
        </w:r>
      </w:del>
      <w:del w:id="10520" w:author="PR Preview" w:date="2026-01-01T00:00:00Z">
        <w:r>
          <w:delText xml:space="preserve"> </w:delText>
        </w:r>
      </w:del>
      <w:del w:id="10521" w:author="PR Preview" w:date="2026-01-01T00:00:00Z">
        <w:r>
          <w:delTex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delText>
        </w:r>
      </w:del>
      <w:del w:id="10522" w:author="PR Preview" w:date="2026-01-01T00:00:00Z">
        <w:r>
          <w:delText xml:space="preserve">,</w:delText>
        </w:r>
      </w:del>
      <w:del w:id="10523" w:author="PR Preview" w:date="2026-01-01T00:00:00Z">
        <w:r>
          <w:delText xml:space="preserve"> </w:delText>
        </w:r>
      </w:del>
      <w:del w:id="10524" w:author="PR Preview" w:date="2026-01-01T00:00:00Z">
        <w:r>
          <w:delText xml:space="preserve">which for real numbers is the same as symmetry.</w:delText>
        </w:r>
      </w:del>
      <w:del w:id="10525" w:author="PR Preview" w:date="2026-01-01T00:00:00Z">
        <w:r>
          <w:delText xml:space="preserve"> </w:delText>
        </w:r>
      </w:del>
      <w:del w:id="10526" w:author="PR Preview" w:date="2026-01-01T00:00:00Z">
        <w:r>
          <w:delText xml:space="preserve">Symmetry and linearity in the first slot together give linearity in the second slot.</w:delText>
        </w:r>
      </w:del>
    </w:p>
    <w:p>
      <w:pPr>
        <w:pStyle w:val="BodyText"/>
      </w:pPr>
      <w:del w:id="10527" w:author="PR Preview" w:date="2026-01-01T00:00:00Z">
        <w:r>
          <w:rPr>
            <w:b/>
            <w:bCs/>
          </w:rPr>
          <w:delText xml:space="preserve">Example 100 (The dot product is an inner product)</w:delText>
        </w:r>
      </w:del>
      <w:del w:id="10528" w:author="PR Preview" w:date="2026-01-01T00:00:00Z">
        <w:r>
          <w:delText xml:space="preserve"> </w:delText>
        </w:r>
      </w:del>
      <w:del w:id="10529" w:author="PR Preview" w:date="2026-01-01T00:00:00Z">
        <w:r>
          <w:delText xml:space="preserve">The dot product (2) is an inner product on</w:delText>
        </w:r>
      </w:del>
      <w:del w:id="10530" w:author="PR Preview" w:date="2026-01-01T00:00:00Z">
        <w:r>
          <w:delText xml:space="preserve"> </w:delText>
        </w:r>
      </w:del>
      <m:oMath>
        <m:sSup>
          <m:e>
            <m:r>
              <m:rPr>
                <m:scr m:val="double-struck"/>
                <m:sty m:val="p"/>
              </m:rPr>
              <m:t>R</m:t>
            </m:r>
          </m:e>
          <m:sup>
            <m:r>
              <m:t>p</m:t>
            </m:r>
          </m:sup>
        </m:sSup>
      </m:oMath>
      <w:del w:id="10531" w:author="PR Preview" w:date="2026-01-01T00:00:00Z">
        <w:r>
          <w:delText xml:space="preserve">,</w:delText>
        </w:r>
      </w:del>
      <w:del w:id="10532" w:author="PR Preview" w:date="2026-01-01T00:00:00Z">
        <w:r>
          <w:delText xml:space="preserve"> </w:delText>
        </w:r>
      </w:del>
      <w:del w:id="10533" w:author="PR Preview" w:date="2026-01-01T00:00:00Z">
        <w:r>
          <w:delText xml:space="preserve">called the</w:delText>
        </w:r>
      </w:del>
      <w:del w:id="10534" w:author="PR Preview" w:date="2026-01-01T00:00:00Z">
        <w:r>
          <w:delText xml:space="preserve"> </w:delText>
        </w:r>
      </w:del>
      <w:del w:id="10535" w:author="PR Preview" w:date="2026-01-01T00:00:00Z">
        <w:r>
          <w:rPr>
            <w:b/>
            <w:bCs/>
          </w:rPr>
          <w:delText xml:space="preserve">Euclidean</w:delText>
        </w:r>
      </w:del>
      <w:del w:id="10536" w:author="PR Preview" w:date="2026-01-01T00:00:00Z">
        <w:r>
          <w:delText xml:space="preserve"> </w:delText>
        </w:r>
      </w:del>
      <w:del w:id="10537" w:author="PR Preview" w:date="2026-01-01T00:00:00Z">
        <w:r>
          <w:delText xml:space="preserve">or</w:delText>
        </w:r>
      </w:del>
      <w:del w:id="10538" w:author="PR Preview" w:date="2026-01-01T00:00:00Z">
        <w:r>
          <w:delText xml:space="preserve"> </w:delText>
        </w:r>
      </w:del>
      <w:del w:id="10539" w:author="PR Preview" w:date="2026-01-01T00:00:00Z">
        <w:r>
          <w:rPr>
            <w:b/>
            <w:bCs/>
          </w:rPr>
          <w:delText xml:space="preserve">standard</w:delText>
        </w:r>
      </w:del>
      <w:del w:id="10540" w:author="PR Preview" w:date="2026-01-01T00:00:00Z">
        <w:r>
          <w:delText xml:space="preserve"> </w:delText>
        </w:r>
      </w:del>
      <w:del w:id="10541" w:author="PR Preview" w:date="2026-01-01T00:00:00Z">
        <w:r>
          <w:delText xml:space="preserve">inner product.</w:delText>
        </w:r>
      </w:del>
      <w:del w:id="10542" w:author="PR Preview" w:date="2026-01-01T00:00:00Z">
        <w:r>
          <w:delText xml:space="preserve"> </w:delText>
        </w:r>
      </w:del>
      <w:del w:id="10543" w:author="PR Preview" w:date="2026-01-01T00:00:00Z">
        <w:r>
          <w:delText xml:space="preserve">Each of the four properties in</w:delText>
        </w:r>
      </w:del>
      <w:del w:id="10544" w:author="PR Preview" w:date="2026-01-01T00:00:00Z">
        <w:r>
          <w:delText xml:space="preserve"> </w:delText>
        </w:r>
      </w:del>
      <w:hyperlink w:anchor="def-inner-product">
        <w:del w:id="10545" w:author="PR Preview" w:date="2026-01-01T00:00:00Z">
          <w:r>
            <w:rPr>
              <w:rStyle w:val="Hyperlink"/>
            </w:rPr>
            <w:delText xml:space="preserve">Definition 68</w:delText>
          </w:r>
        </w:del>
      </w:hyperlink>
      <w:del w:id="10546" w:author="PR Preview" w:date="2026-01-01T00:00:00Z">
        <w:r>
          <w:delText xml:space="preserve"> </w:delText>
        </w:r>
      </w:del>
      <w:del w:id="10547" w:author="PR Preview" w:date="2026-01-01T00:00:00Z">
        <w:r>
          <w:delText xml:space="preserve">holds:</w:delText>
        </w:r>
      </w:del>
    </w:p>
    <w:p>
      <w:pPr>
        <w:pStyle w:val="FirstParagraph"/>
      </w:pPr>
      <w:ins w:id="10548" w:author="PR Preview" w:date="2026-01-01T00:00:00Z">
        <w:r>
          <w:rPr>
            <w:i/>
            <w:iCs/>
          </w:rPr>
          <w:t xml:space="preserve">Remark 22</w:t>
        </w:r>
      </w:ins>
      <w:ins w:id="10549" w:author="PR Preview" w:date="2026-01-01T00:00:00Z">
        <w:r>
          <w:t xml:space="preserve"> (The definition in other sources). </w:t>
        </w:r>
      </w:ins>
      <w:ins w:id="10550" w:author="PR Preview" w:date="2026-01-01T00:00:00Z">
        <w:r>
          <w:t xml:space="preserve">Axler [50], Definition 6.2, p. 183</w:t>
        </w:r>
      </w:ins>
      <w:ins w:id="10551" w:author="PR Preview" w:date="2026-01-01T00:00:00Z">
        <w:r>
          <w:t xml:space="preserve"> </w:t>
        </w:r>
      </w:ins>
      <w:ins w:id="10552" w:author="PR Preview" w:date="2026-01-01T00:00:00Z">
        <w:r>
          <w:t xml:space="preserve">states the same definition</w:t>
        </w:r>
      </w:ins>
      <w:ins w:id="10553" w:author="PR Preview" w:date="2026-01-01T00:00:00Z">
        <w:r>
          <w:t xml:space="preserve"> </w:t>
        </w:r>
      </w:ins>
      <w:ins w:id="10554" w:author="PR Preview" w:date="2026-01-01T00:00:00Z">
        <w:r>
          <w:t xml:space="preserve">for any vector space over the real or complex numbers.</w:t>
        </w:r>
      </w:ins>
      <w:ins w:id="10555" w:author="PR Preview" w:date="2026-01-01T00:00:00Z">
        <w:r>
          <w:t xml:space="preserve"> </w:t>
        </w:r>
      </w:ins>
      <w:ins w:id="10556" w:author="PR Preview" w:date="2026-01-01T00:00:00Z">
        <w:r>
          <w:t xml:space="preserve">Axler splits linearity in the first slot into additivity and homogeneity,</w:t>
        </w:r>
      </w:ins>
      <w:ins w:id="10557" w:author="PR Preview" w:date="2026-01-01T00:00:00Z">
        <w:r>
          <w:t xml:space="preserve"> </w:t>
        </w:r>
      </w:ins>
      <w:ins w:id="10558" w:author="PR Preview" w:date="2026-01-01T00:00:00Z">
        <w:r>
          <w:t xml:space="preserve">and his last property is</w:t>
        </w:r>
      </w:ins>
      <w:ins w:id="10559" w:author="PR Preview" w:date="2026-01-01T00:00:00Z">
        <w:r>
          <w:t xml:space="preserve"> </w:t>
        </w:r>
      </w:ins>
      <w:ins w:id="10560" w:author="PR Preview" w:date="2026-01-01T00:00:00Z">
        <w:r>
          <w:rPr>
            <w:i/>
            <w:iCs/>
          </w:rPr>
          <w:t xml:space="preserve">conjugate</w:t>
        </w:r>
      </w:ins>
      <w:ins w:id="10561" w:author="PR Preview" w:date="2026-01-01T00:00:00Z">
        <w:r>
          <w:t xml:space="preserve"> </w:t>
        </w:r>
      </w:ins>
      <w:ins w:id="10562" w:author="PR Preview" w:date="2026-01-01T00:00:00Z">
        <w:r>
          <w:t xml:space="preserve">symmetry,</w:t>
        </w:r>
      </w:ins>
      <w:ins w:id="10563" w:author="PR Preview" w:date="2026-01-01T00:00:00Z">
        <w:r>
          <w:t xml:space="preserve"> </w:t>
        </w:r>
      </w:ins>
      <w:ins w:id="10564"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0565" w:author="PR Preview" w:date="2026-01-01T00:00:00Z">
        <w:r>
          <w:t xml:space="preserve">,</w:t>
        </w:r>
      </w:ins>
      <w:ins w:id="10566" w:author="PR Preview" w:date="2026-01-01T00:00:00Z">
        <w:r>
          <w:t xml:space="preserve"> </w:t>
        </w:r>
      </w:ins>
      <w:ins w:id="10567" w:author="PR Preview" w:date="2026-01-01T00:00:00Z">
        <w:r>
          <w:t xml:space="preserve">which for real numbers is the same as symmetry.</w:t>
        </w:r>
      </w:ins>
      <w:ins w:id="10568" w:author="PR Preview" w:date="2026-01-01T00:00:00Z">
        <w:r>
          <w:t xml:space="preserve"> </w:t>
        </w:r>
      </w:ins>
      <w:ins w:id="10569" w:author="PR Preview" w:date="2026-01-01T00:00:00Z">
        <w:r>
          <w:t xml:space="preserve">Symmetry and linearity in the first slot together give linearity in the second slot.</w:t>
        </w:r>
      </w:ins>
    </w:p>
    <w:bookmarkEnd w:id="348"/>
    <w:bookmarkStart w:id="349" w:name="exm-dot-product-inner-product"/>
    <w:p>
      <w:pPr>
        <w:pStyle w:val="BodyText"/>
      </w:pPr>
      <w:ins w:id="10570" w:author="PR Preview" w:date="2026-01-01T00:00:00Z">
        <w:r>
          <w:rPr>
            <w:b/>
            <w:bCs/>
          </w:rPr>
          <w:t xml:space="preserve">Example 99 (The dot product is an inner product)</w:t>
        </w:r>
      </w:ins>
      <w:ins w:id="10571" w:author="PR Preview" w:date="2026-01-01T00:00:00Z">
        <w:r>
          <w:t xml:space="preserve"> </w:t>
        </w:r>
      </w:ins>
      <w:ins w:id="10572" w:author="PR Preview" w:date="2026-01-01T00:00:00Z">
        <w:r>
          <w:t xml:space="preserve">The dot product (2) is an inner product on</w:t>
        </w:r>
      </w:ins>
      <w:ins w:id="10573" w:author="PR Preview" w:date="2026-01-01T00:00:00Z">
        <w:r>
          <w:t xml:space="preserve"> </w:t>
        </w:r>
      </w:ins>
      <m:oMath>
        <m:sSup>
          <m:e>
            <m:r>
              <m:rPr>
                <m:scr m:val="double-struck"/>
                <m:sty m:val="p"/>
              </m:rPr>
              <m:t>R</m:t>
            </m:r>
          </m:e>
          <m:sup>
            <m:r>
              <m:t>p</m:t>
            </m:r>
          </m:sup>
        </m:sSup>
      </m:oMath>
      <w:ins w:id="10574" w:author="PR Preview" w:date="2026-01-01T00:00:00Z">
        <w:r>
          <w:t xml:space="preserve">,</w:t>
        </w:r>
      </w:ins>
      <w:ins w:id="10575" w:author="PR Preview" w:date="2026-01-01T00:00:00Z">
        <w:r>
          <w:t xml:space="preserve"> </w:t>
        </w:r>
      </w:ins>
      <w:ins w:id="10576" w:author="PR Preview" w:date="2026-01-01T00:00:00Z">
        <w:r>
          <w:t xml:space="preserve">called the</w:t>
        </w:r>
      </w:ins>
      <w:ins w:id="10577" w:author="PR Preview" w:date="2026-01-01T00:00:00Z">
        <w:r>
          <w:t xml:space="preserve"> </w:t>
        </w:r>
      </w:ins>
      <w:ins w:id="10578" w:author="PR Preview" w:date="2026-01-01T00:00:00Z">
        <w:r>
          <w:rPr>
            <w:b/>
            <w:bCs/>
          </w:rPr>
          <w:t xml:space="preserve">Euclidean</w:t>
        </w:r>
      </w:ins>
      <w:ins w:id="10579" w:author="PR Preview" w:date="2026-01-01T00:00:00Z">
        <w:r>
          <w:t xml:space="preserve"> </w:t>
        </w:r>
      </w:ins>
      <w:ins w:id="10580" w:author="PR Preview" w:date="2026-01-01T00:00:00Z">
        <w:r>
          <w:t xml:space="preserve">or</w:t>
        </w:r>
      </w:ins>
      <w:ins w:id="10581" w:author="PR Preview" w:date="2026-01-01T00:00:00Z">
        <w:r>
          <w:t xml:space="preserve"> </w:t>
        </w:r>
      </w:ins>
      <w:ins w:id="10582" w:author="PR Preview" w:date="2026-01-01T00:00:00Z">
        <w:r>
          <w:rPr>
            <w:b/>
            <w:bCs/>
          </w:rPr>
          <w:t xml:space="preserve">standard</w:t>
        </w:r>
      </w:ins>
      <w:ins w:id="10583" w:author="PR Preview" w:date="2026-01-01T00:00:00Z">
        <w:r>
          <w:t xml:space="preserve"> </w:t>
        </w:r>
      </w:ins>
      <w:ins w:id="10584" w:author="PR Preview" w:date="2026-01-01T00:00:00Z">
        <w:r>
          <w:t xml:space="preserve">inner product.</w:t>
        </w:r>
      </w:ins>
      <w:ins w:id="10585" w:author="PR Preview" w:date="2026-01-01T00:00:00Z">
        <w:r>
          <w:t xml:space="preserve"> </w:t>
        </w:r>
      </w:ins>
      <w:ins w:id="10586" w:author="PR Preview" w:date="2026-01-01T00:00:00Z">
        <w:r>
          <w:t xml:space="preserve">Each of the four properties in</w:t>
        </w:r>
      </w:ins>
      <w:ins w:id="10587" w:author="PR Preview" w:date="2026-01-01T00:00:00Z">
        <w:r>
          <w:t xml:space="preserve"> </w:t>
        </w:r>
      </w:ins>
      <w:hyperlink w:anchor="def-inner-product">
        <w:ins w:id="10588" w:author="PR Preview" w:date="2026-01-01T00:00:00Z">
          <w:r>
            <w:rPr>
              <w:rStyle w:val="Hyperlink"/>
            </w:rPr>
            <w:t xml:space="preserve">Definition 68</w:t>
          </w:r>
        </w:ins>
      </w:hyperlink>
      <w:ins w:id="10589" w:author="PR Preview" w:date="2026-01-01T00:00:00Z">
        <w:r>
          <w:t xml:space="preserve"> </w:t>
        </w:r>
      </w:ins>
      <w:ins w:id="10590" w:author="PR Preview" w:date="2026-01-01T00:00:00Z">
        <w:r>
          <w:t xml:space="preserve">holds:</w:t>
        </w:r>
      </w:ins>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del w:id="10591" w:author="PR Preview" w:date="2026-01-01T00:00:00Z">
        <w:r>
          <w:rPr>
            <w:b/>
            <w:bCs/>
          </w:rPr>
          <w:delText xml:space="preserve">linearity in the first slot</w:delText>
        </w:r>
      </w:del>
      <w:del w:id="10592" w:author="PR Preview" w:date="2026-01-01T00:00:00Z">
        <w:r>
          <w:delText xml:space="preserve">: this property is the first-slot half of</w:delText>
        </w:r>
      </w:del>
      <w:del w:id="10593" w:author="PR Preview" w:date="2026-01-01T00:00:00Z">
        <w:r>
          <w:delText xml:space="preserve"> </w:delText>
        </w:r>
      </w:del>
      <w:hyperlink w:anchor="thm-dot-linear">
        <w:del w:id="10594" w:author="PR Preview" w:date="2026-01-01T00:00:00Z">
          <w:r>
            <w:rPr>
              <w:rStyle w:val="Hyperlink"/>
            </w:rPr>
            <w:delText xml:space="preserve">Theorem 52</w:delText>
          </w:r>
        </w:del>
      </w:hyperlink>
      <w:del w:id="10595" w:author="PR Preview" w:date="2026-01-01T00:00:00Z">
        <w:r>
          <w:delText xml:space="preserve">;</w:delText>
        </w:r>
      </w:del>
    </w:p>
    <w:p>
      <w:pPr>
        <w:pStyle w:val="Compact"/>
        <w:numPr>
          <w:ilvl w:val="0"/>
          <w:numId w:val="1049"/>
        </w:numPr>
      </w:pPr>
      <w:ins w:id="10596" w:author="PR Preview" w:date="2026-01-01T00:00:00Z">
        <w:r>
          <w:rPr>
            <w:b/>
            <w:bCs/>
          </w:rPr>
          <w:t xml:space="preserve">linearity in the first slot</w:t>
        </w:r>
      </w:ins>
      <w:ins w:id="10597" w:author="PR Preview" w:date="2026-01-01T00:00:00Z">
        <w:r>
          <w:t xml:space="preserve">: this property is the first-slot half of</w:t>
        </w:r>
      </w:ins>
      <w:ins w:id="10598" w:author="PR Preview" w:date="2026-01-01T00:00:00Z">
        <w:r>
          <w:t xml:space="preserve"> </w:t>
        </w:r>
      </w:ins>
      <w:hyperlink w:anchor="thm-dot-linear">
        <w:ins w:id="10599" w:author="PR Preview" w:date="2026-01-01T00:00:00Z">
          <w:r>
            <w:rPr>
              <w:rStyle w:val="Hyperlink"/>
            </w:rPr>
            <w:t xml:space="preserve">Theorem 51</w:t>
          </w:r>
        </w:ins>
      </w:hyperlink>
      <w:ins w:id="10600" w:author="PR Preview" w:date="2026-01-01T00:00:00Z">
        <w:r>
          <w:t xml:space="preserve">;</w:t>
        </w:r>
      </w:ins>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del w:id="10601" w:author="PR Preview" w:date="2026-01-01T00:00:00Z">
        <w:r>
          <w:rPr>
            <w:b/>
            <w:bCs/>
          </w:rPr>
          <w:delText xml:space="preserve">Definition 69 (Inner product space)</w:delText>
        </w:r>
      </w:del>
      <w:del w:id="10602" w:author="PR Preview" w:date="2026-01-01T00:00:00Z">
        <w:r>
          <w:delText xml:space="preserve"> </w:delText>
        </w:r>
      </w:del>
      <w:del w:id="10603" w:author="PR Preview" w:date="2026-01-01T00:00:00Z">
        <w:r>
          <w:delText xml:space="preserve">A</w:delText>
        </w:r>
      </w:del>
      <w:del w:id="10604" w:author="PR Preview" w:date="2026-01-01T00:00:00Z">
        <w:r>
          <w:delText xml:space="preserve"> </w:delText>
        </w:r>
      </w:del>
      <w:del w:id="10605" w:author="PR Preview" w:date="2026-01-01T00:00:00Z">
        <w:r>
          <w:rPr>
            <w:b/>
            <w:bCs/>
          </w:rPr>
          <w:delText xml:space="preserve">real inner product space</w:delText>
        </w:r>
      </w:del>
      <w:del w:id="10606" w:author="PR Preview" w:date="2026-01-01T00:00:00Z">
        <w:r>
          <w:delText xml:space="preserve"> </w:delText>
        </w:r>
      </w:del>
      <w:del w:id="10607" w:author="PR Preview" w:date="2026-01-01T00:00:00Z">
        <w:r>
          <w:delText xml:space="preserve">[50]</w:delText>
        </w:r>
      </w:del>
      <w:del w:id="10608" w:author="PR Preview" w:date="2026-01-01T00:00:00Z">
        <w:r>
          <w:delText xml:space="preserve"> </w:delText>
        </w:r>
      </w:del>
      <w:del w:id="10609" w:author="PR Preview" w:date="2026-01-01T00:00:00Z">
        <w:r>
          <w:delText xml:space="preserve">is a pair</w:delText>
        </w:r>
      </w:del>
      <w:del w:id="10610" w:author="PR Preview" w:date="2026-01-01T00:00:00Z">
        <w:r>
          <w:delText xml:space="preserve"> </w:delText>
        </w:r>
      </w:del>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del w:id="10611" w:author="PR Preview" w:date="2026-01-01T00:00:00Z">
        <w:r>
          <w:delText xml:space="preserve"> </w:delText>
        </w:r>
      </w:del>
      <w:del w:id="10612" w:author="PR Preview" w:date="2026-01-01T00:00:00Z">
        <w:r>
          <w:delText xml:space="preserve">of a real vector space</w:delText>
        </w:r>
      </w:del>
      <w:del w:id="10613" w:author="PR Preview" w:date="2026-01-01T00:00:00Z">
        <w:r>
          <w:delText xml:space="preserve"> </w:delText>
        </w:r>
      </w:del>
      <m:oMath>
        <m:r>
          <m:t>V</m:t>
        </m:r>
      </m:oMath>
      <w:del w:id="10614" w:author="PR Preview" w:date="2026-01-01T00:00:00Z">
        <w:r>
          <w:delText xml:space="preserve"> </w:delText>
        </w:r>
      </w:del>
      <w:del w:id="10615" w:author="PR Preview" w:date="2026-01-01T00:00:00Z">
        <w:r>
          <w:delText xml:space="preserve">and an inner product</w:delText>
        </w:r>
      </w:del>
      <w:del w:id="10616"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0617" w:author="PR Preview" w:date="2026-01-01T00:00:00Z">
        <w:r>
          <w:delText xml:space="preserve"> </w:delText>
        </w:r>
      </w:del>
      <w:del w:id="10618" w:author="PR Preview" w:date="2026-01-01T00:00:00Z">
        <w:r>
          <w:delText xml:space="preserve">on it,</w:delText>
        </w:r>
      </w:del>
      <w:del w:id="10619" w:author="PR Preview" w:date="2026-01-01T00:00:00Z">
        <w:r>
          <w:delText xml:space="preserve"> </w:delText>
        </w:r>
      </w:del>
      <w:del w:id="10620" w:author="PR Preview" w:date="2026-01-01T00:00:00Z">
        <w:r>
          <w:delText xml:space="preserve">a function with the four properties of</w:delText>
        </w:r>
      </w:del>
      <w:del w:id="10621" w:author="PR Preview" w:date="2026-01-01T00:00:00Z">
        <w:r>
          <w:delText xml:space="preserve"> </w:delText>
        </w:r>
      </w:del>
      <w:hyperlink w:anchor="def-inner-product">
        <w:del w:id="10622" w:author="PR Preview" w:date="2026-01-01T00:00:00Z">
          <w:r>
            <w:rPr>
              <w:rStyle w:val="Hyperlink"/>
            </w:rPr>
            <w:delText xml:space="preserve">Definition 68</w:delText>
          </w:r>
        </w:del>
      </w:hyperlink>
      <w:del w:id="10623" w:author="PR Preview" w:date="2026-01-01T00:00:00Z">
        <w:r>
          <w:delText xml:space="preserve">.</w:delText>
        </w:r>
      </w:del>
      <w:del w:id="10624" w:author="PR Preview" w:date="2026-01-01T00:00:00Z">
        <w:r>
          <w:delText xml:space="preserve"> </w:delText>
        </w:r>
      </w:del>
      <w:del w:id="10625" w:author="PR Preview" w:date="2026-01-01T00:00:00Z">
        <w:r>
          <w:delText xml:space="preserve">We say that</w:delText>
        </w:r>
      </w:del>
      <w:del w:id="10626" w:author="PR Preview" w:date="2026-01-01T00:00:00Z">
        <w:r>
          <w:delText xml:space="preserve"> </w:delText>
        </w:r>
      </w:del>
      <m:oMath>
        <m:r>
          <m:t>V</m:t>
        </m:r>
      </m:oMath>
      <w:del w:id="10627" w:author="PR Preview" w:date="2026-01-01T00:00:00Z">
        <w:r>
          <w:delText xml:space="preserve"> </w:delText>
        </w:r>
      </w:del>
      <w:del w:id="10628" w:author="PR Preview" w:date="2026-01-01T00:00:00Z">
        <w:r>
          <w:delText xml:space="preserve">is</w:delText>
        </w:r>
      </w:del>
      <w:del w:id="10629" w:author="PR Preview" w:date="2026-01-01T00:00:00Z">
        <w:r>
          <w:delText xml:space="preserve"> </w:delText>
        </w:r>
      </w:del>
      <w:del w:id="10630" w:author="PR Preview" w:date="2026-01-01T00:00:00Z">
        <w:r>
          <w:rPr>
            <w:b/>
            <w:bCs/>
          </w:rPr>
          <w:delText xml:space="preserve">equipped with</w:delText>
        </w:r>
      </w:del>
      <w:del w:id="10631" w:author="PR Preview" w:date="2026-01-01T00:00:00Z">
        <w:r>
          <w:delText xml:space="preserve"> </w:delText>
        </w:r>
      </w:del>
      <w:del w:id="10632" w:author="PR Preview" w:date="2026-01-01T00:00:00Z">
        <w:r>
          <w:delText xml:space="preserve">that inner product:</w:delText>
        </w:r>
      </w:del>
      <w:del w:id="10633" w:author="PR Preview" w:date="2026-01-01T00:00:00Z">
        <w:r>
          <w:delText xml:space="preserve"> </w:delText>
        </w:r>
      </w:del>
      <w:del w:id="10634" w:author="PR Preview" w:date="2026-01-01T00:00:00Z">
        <w:r>
          <w:delText xml:space="preserve">the inner product is part of the data of the space,</w:delText>
        </w:r>
      </w:del>
      <w:del w:id="10635" w:author="PR Preview" w:date="2026-01-01T00:00:00Z">
        <w:r>
          <w:delText xml:space="preserve"> </w:delText>
        </w:r>
      </w:del>
      <w:del w:id="10636" w:author="PR Preview" w:date="2026-01-01T00:00:00Z">
        <w:r>
          <w:delText xml:space="preserve">so the same set of vectors with a different inner product is a different inner product space.</w:delText>
        </w:r>
      </w:del>
      <w:del w:id="10637" w:author="PR Preview" w:date="2026-01-01T00:00:00Z">
        <w:r>
          <w:delText xml:space="preserve"> </w:delText>
        </w:r>
      </w:del>
      <w:hyperlink w:anchor="def-inner-product">
        <w:del w:id="10638" w:author="PR Preview" w:date="2026-01-01T00:00:00Z">
          <w:r>
            <w:rPr>
              <w:rStyle w:val="Hyperlink"/>
            </w:rPr>
            <w:delText xml:space="preserve">Definition 68</w:delText>
          </w:r>
        </w:del>
      </w:hyperlink>
      <w:del w:id="10639" w:author="PR Preview" w:date="2026-01-01T00:00:00Z">
        <w:r>
          <w:delText xml:space="preserve"> </w:delText>
        </w:r>
      </w:del>
      <w:del w:id="10640" w:author="PR Preview" w:date="2026-01-01T00:00:00Z">
        <w:r>
          <w:delText xml:space="preserve">states the properties for</w:delText>
        </w:r>
      </w:del>
      <w:del w:id="10641" w:author="PR Preview" w:date="2026-01-01T00:00:00Z">
        <w:r>
          <w:delText xml:space="preserve"> </w:delText>
        </w:r>
      </w:del>
      <m:oMath>
        <m:r>
          <m:t>V</m:t>
        </m:r>
        <m:r>
          <m:rPr>
            <m:sty m:val="p"/>
          </m:rPr>
          <m:t>=</m:t>
        </m:r>
        <m:sSup>
          <m:e>
            <m:r>
              <m:rPr>
                <m:scr m:val="double-struck"/>
                <m:sty m:val="p"/>
              </m:rPr>
              <m:t>R</m:t>
            </m:r>
          </m:e>
          <m:sup>
            <m:r>
              <m:t>p</m:t>
            </m:r>
          </m:sup>
        </m:sSup>
      </m:oMath>
      <w:del w:id="10642" w:author="PR Preview" w:date="2026-01-01T00:00:00Z">
        <w:r>
          <w:delText xml:space="preserve"> </w:delText>
        </w:r>
      </w:del>
      <w:del w:id="10643" w:author="PR Preview" w:date="2026-01-01T00:00:00Z">
        <w:r>
          <w:delText xml:space="preserve">(</w:delText>
        </w:r>
      </w:del>
      <w:hyperlink w:anchor="def-real-coordinate-space">
        <w:del w:id="10644" w:author="PR Preview" w:date="2026-01-01T00:00:00Z">
          <w:r>
            <w:rPr>
              <w:rStyle w:val="Hyperlink"/>
            </w:rPr>
            <w:delText xml:space="preserve">Definition 2</w:delText>
          </w:r>
        </w:del>
      </w:hyperlink>
      <w:del w:id="10645" w:author="PR Preview" w:date="2026-01-01T00:00:00Z">
        <w:r>
          <w:delText xml:space="preserve">),</w:delText>
        </w:r>
      </w:del>
      <w:del w:id="10646" w:author="PR Preview" w:date="2026-01-01T00:00:00Z">
        <w:r>
          <w:delText xml:space="preserve"> </w:delText>
        </w:r>
      </w:del>
      <w:del w:id="10647" w:author="PR Preview" w:date="2026-01-01T00:00:00Z">
        <w:r>
          <w:delText xml:space="preserve">and the same four properties define an inner product on other real vector spaces,</w:delText>
        </w:r>
      </w:del>
      <w:del w:id="10648" w:author="PR Preview" w:date="2026-01-01T00:00:00Z">
        <w:r>
          <w:delText xml:space="preserve"> </w:delText>
        </w:r>
      </w:del>
      <w:del w:id="10649" w:author="PR Preview" w:date="2026-01-01T00:00:00Z">
        <w:r>
          <w:delText xml:space="preserve">such as spaces of matrices or functions.</w:delText>
        </w:r>
      </w:del>
    </w:p>
    <w:p>
      <w:pPr>
        <w:pStyle w:val="BodyText"/>
      </w:pPr>
      <w:del w:id="10650" w:author="PR Preview" w:date="2026-01-01T00:00:00Z">
        <w:r>
          <w:rPr>
            <w:b/>
            <w:bCs/>
          </w:rPr>
          <w:delText xml:space="preserve">Example 101 (Real coordinate space as an inner product space)</w:delText>
        </w:r>
      </w:del>
      <w:del w:id="10651" w:author="PR Preview" w:date="2026-01-01T00:00:00Z">
        <w:r>
          <w:delText xml:space="preserve"> </w:delText>
        </w:r>
      </w:del>
      <w:del w:id="10652" w:author="PR Preview" w:date="2026-01-01T00:00:00Z">
        <w:r>
          <w:delText xml:space="preserve">The Euclidean space</w:delText>
        </w:r>
      </w:del>
      <w:del w:id="10653" w:author="PR Preview" w:date="2026-01-01T00:00:00Z">
        <w:r>
          <w:delText xml:space="preserve"> </w:delText>
        </w:r>
      </w:del>
      <m:oMath>
        <m:sSup>
          <m:e>
            <m:r>
              <m:rPr>
                <m:scr m:val="double-struck"/>
                <m:sty m:val="p"/>
              </m:rPr>
              <m:t>R</m:t>
            </m:r>
          </m:e>
          <m:sup>
            <m:r>
              <m:t>p</m:t>
            </m:r>
          </m:sup>
        </m:sSup>
      </m:oMath>
      <w:del w:id="10654" w:author="PR Preview" w:date="2026-01-01T00:00:00Z">
        <w:r>
          <w:delText xml:space="preserve"> </w:delText>
        </w:r>
      </w:del>
      <w:del w:id="10655" w:author="PR Preview" w:date="2026-01-01T00:00:00Z">
        <w:r>
          <w:delText xml:space="preserve">equipped with the standard dot product (2),</w:delText>
        </w:r>
      </w:del>
      <w:del w:id="10656" w:author="PR Preview" w:date="2026-01-01T00:00:00Z">
        <w:r>
          <w:delText xml:space="preserve"> </w:delText>
        </w:r>
      </w:del>
      <w:del w:id="10657" w:author="PR Preview" w:date="2026-01-01T00:00:00Z">
        <w:r>
          <w:delText xml:space="preserve">that is, the pair</w:delText>
        </w:r>
      </w:del>
      <w:del w:id="10658"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0659" w:author="PR Preview" w:date="2026-01-01T00:00:00Z">
        <w:r>
          <w:delText xml:space="preserve"> </w:delText>
        </w:r>
      </w:del>
      <w:del w:id="10660" w:author="PR Preview" w:date="2026-01-01T00:00:00Z">
        <w:r>
          <w:delText xml:space="preserve">with</w:delText>
        </w:r>
      </w:del>
      <w:del w:id="10661" w:author="PR Preview" w:date="2026-01-01T00:00:00Z">
        <w:r>
          <w:delText xml:space="preserve"> </w:delText>
        </w:r>
      </w:del>
      <w:del w:id="10662"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delText>
        </w:r>
      </w:del>
      <w:del w:id="10663" w:author="PR Preview" w:date="2026-01-01T00:00:00Z">
        <w:r>
          <w:delText xml:space="preserve">,</w:delText>
        </w:r>
      </w:del>
      <w:del w:id="10664" w:author="PR Preview" w:date="2026-01-01T00:00:00Z">
        <w:r>
          <w:delText xml:space="preserve"> </w:delText>
        </w:r>
      </w:del>
      <w:del w:id="10665" w:author="PR Preview" w:date="2026-01-01T00:00:00Z">
        <w:r>
          <w:delText xml:space="preserve">is an inner product space, because the dot product satisfies the four inner product axioms (</w:delText>
        </w:r>
      </w:del>
      <w:hyperlink w:anchor="exm-dot-product-inner-product">
        <w:del w:id="10666" w:author="PR Preview" w:date="2026-01-01T00:00:00Z">
          <w:r>
            <w:rPr>
              <w:rStyle w:val="Hyperlink"/>
            </w:rPr>
            <w:delText xml:space="preserve">Example 100</w:delText>
          </w:r>
        </w:del>
      </w:hyperlink>
      <w:del w:id="10667" w:author="PR Preview" w:date="2026-01-01T00:00:00Z">
        <w:r>
          <w:delText xml:space="preserve">).</w:delText>
        </w:r>
      </w:del>
      <w:del w:id="10668" w:author="PR Preview" w:date="2026-01-01T00:00:00Z">
        <w:r>
          <w:delText xml:space="preserve"> </w:delText>
        </w:r>
      </w:del>
      <w:del w:id="10669" w:author="PR Preview" w:date="2026-01-01T00:00:00Z">
        <w:r>
          <w:delText xml:space="preserve">For</w:delText>
        </w:r>
      </w:del>
      <w:del w:id="10670" w:author="PR Preview" w:date="2026-01-01T00:00:00Z">
        <w:r>
          <w:delText xml:space="preserve"> </w:delText>
        </w:r>
      </w:del>
      <m:oMath>
        <m:r>
          <m:t>p</m:t>
        </m:r>
        <m:r>
          <m:rPr>
            <m:sty m:val="p"/>
          </m:rPr>
          <m:t>=</m:t>
        </m:r>
        <m:r>
          <m:t>2</m:t>
        </m:r>
      </m:oMath>
      <w:del w:id="10671" w:author="PR Preview" w:date="2026-01-01T00:00:00Z">
        <w:r>
          <w:delText xml:space="preserve">, any vector</w:delText>
        </w:r>
      </w:del>
      <w:del w:id="10672" w:author="PR Preview" w:date="2026-01-01T00:00:00Z">
        <w:r>
          <w:delText xml:space="preserve"> </w:delText>
        </w:r>
      </w:del>
      <w:del w:id="10673" w:author="PR Preview" w:date="2026-01-01T00:00:00Z">
        <w:r>
          <w:delText xml:space="preserve">$\mathord{\smash[b]{\underset{\raise.3ex\hbox{$\scriptstyle\sim$}}{x}}\vphantom{x}}= (x_1, x_2) \in \mathbb{R}^2$</w:delText>
        </w:r>
      </w:del>
      <w:del w:id="10674" w:author="PR Preview" w:date="2026-01-01T00:00:00Z">
        <w:r>
          <w:delText xml:space="preserve"> </w:delText>
        </w:r>
      </w:del>
      <w:del w:id="10675" w:author="PR Preview" w:date="2026-01-01T00:00:00Z">
        <w:r>
          <w:delText xml:space="preserve">has squared norm</w:delText>
        </w:r>
      </w:del>
      <w:del w:id="10676" w:author="PR Preview" w:date="2026-01-01T00:00:00Z">
        <w:r>
          <w:delText xml:space="preserve"> </w:delText>
        </w:r>
      </w:del>
      <w:del w:id="10677" w:author="PR Preview" w:date="2026-01-01T00:00:00Z">
        <w:r>
          <w:delText xml:space="preserve">$\mathopen{}\left\langle \mathord{\smash[b]{\underset{\raise.3ex\hbox{$\scriptstyle\sim$}}{x}}\vphantom{x}}, \mathord{\smash[b]{\underset{\raise.3ex\hbox{$\scriptstyle\sim$}}{x}}\vphantom{x}}\right\rangle\mathclose{} = x_1^2 + x_2^2 \ge 0$</w:delText>
        </w:r>
      </w:del>
      <w:del w:id="10678" w:author="PR Preview" w:date="2026-01-01T00:00:00Z">
        <w:r>
          <w:delText xml:space="preserve">,</w:delText>
        </w:r>
      </w:del>
      <w:del w:id="10679" w:author="PR Preview" w:date="2026-01-01T00:00:00Z">
        <w:r>
          <w:delText xml:space="preserve"> </w:delText>
        </w:r>
      </w:del>
      <w:del w:id="10680" w:author="PR Preview" w:date="2026-01-01T00:00:00Z">
        <w:r>
          <w:delText xml:space="preserve">which is zero if and only if</w:delText>
        </w:r>
      </w:del>
    </w:p>
    <w:p>
      <w:pPr>
        <w:pStyle w:val="BodyText"/>
      </w:pPr>
      <w:ins w:id="10681" w:author="PR Preview" w:date="2026-01-01T00:00:00Z">
        <w:r>
          <w:rPr>
            <w:b/>
            <w:bCs/>
          </w:rPr>
          <w:t xml:space="preserve">Definition 69 (Inner product space)</w:t>
        </w:r>
      </w:ins>
      <w:ins w:id="10682" w:author="PR Preview" w:date="2026-01-01T00:00:00Z">
        <w:r>
          <w:t xml:space="preserve"> </w:t>
        </w:r>
      </w:ins>
      <w:ins w:id="10683" w:author="PR Preview" w:date="2026-01-01T00:00:00Z">
        <w:r>
          <w:t xml:space="preserve">A</w:t>
        </w:r>
      </w:ins>
      <w:ins w:id="10684" w:author="PR Preview" w:date="2026-01-01T00:00:00Z">
        <w:r>
          <w:t xml:space="preserve"> </w:t>
        </w:r>
      </w:ins>
      <w:ins w:id="10685" w:author="PR Preview" w:date="2026-01-01T00:00:00Z">
        <w:r>
          <w:rPr>
            <w:b/>
            <w:bCs/>
          </w:rPr>
          <w:t xml:space="preserve">real inner product space</w:t>
        </w:r>
      </w:ins>
      <w:ins w:id="10686" w:author="PR Preview" w:date="2026-01-01T00:00:00Z">
        <w:r>
          <w:t xml:space="preserve"> </w:t>
        </w:r>
      </w:ins>
      <w:ins w:id="10687" w:author="PR Preview" w:date="2026-01-01T00:00:00Z">
        <w:r>
          <w:t xml:space="preserve">[49]</w:t>
        </w:r>
      </w:ins>
      <w:ins w:id="10688" w:author="PR Preview" w:date="2026-01-01T00:00:00Z">
        <w:r>
          <w:t xml:space="preserve"> </w:t>
        </w:r>
      </w:ins>
      <w:ins w:id="10689" w:author="PR Preview" w:date="2026-01-01T00:00:00Z">
        <w:r>
          <w:t xml:space="preserve">is a pair</w:t>
        </w:r>
      </w:ins>
      <w:ins w:id="10690" w:author="PR Preview" w:date="2026-01-01T00:00:00Z">
        <w:r>
          <w:t xml:space="preserve"> </w:t>
        </w:r>
      </w:ins>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ins w:id="10691" w:author="PR Preview" w:date="2026-01-01T00:00:00Z">
        <w:r>
          <w:t xml:space="preserve"> </w:t>
        </w:r>
      </w:ins>
      <w:ins w:id="10692" w:author="PR Preview" w:date="2026-01-01T00:00:00Z">
        <w:r>
          <w:t xml:space="preserve">of a real vector space</w:t>
        </w:r>
      </w:ins>
      <w:ins w:id="10693" w:author="PR Preview" w:date="2026-01-01T00:00:00Z">
        <w:r>
          <w:t xml:space="preserve"> </w:t>
        </w:r>
      </w:ins>
      <m:oMath>
        <m:r>
          <m:t>V</m:t>
        </m:r>
      </m:oMath>
      <w:ins w:id="10694" w:author="PR Preview" w:date="2026-01-01T00:00:00Z">
        <w:r>
          <w:t xml:space="preserve"> </w:t>
        </w:r>
      </w:ins>
      <w:ins w:id="10695" w:author="PR Preview" w:date="2026-01-01T00:00:00Z">
        <w:r>
          <w:t xml:space="preserve">and an inner product</w:t>
        </w:r>
      </w:ins>
      <w:ins w:id="1069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0697" w:author="PR Preview" w:date="2026-01-01T00:00:00Z">
        <w:r>
          <w:t xml:space="preserve"> </w:t>
        </w:r>
      </w:ins>
      <w:ins w:id="10698" w:author="PR Preview" w:date="2026-01-01T00:00:00Z">
        <w:r>
          <w:t xml:space="preserve">on it,</w:t>
        </w:r>
      </w:ins>
      <w:ins w:id="10699" w:author="PR Preview" w:date="2026-01-01T00:00:00Z">
        <w:r>
          <w:t xml:space="preserve"> </w:t>
        </w:r>
      </w:ins>
      <w:ins w:id="10700" w:author="PR Preview" w:date="2026-01-01T00:00:00Z">
        <w:r>
          <w:t xml:space="preserve">a function with the four properties of</w:t>
        </w:r>
      </w:ins>
      <w:ins w:id="10701" w:author="PR Preview" w:date="2026-01-01T00:00:00Z">
        <w:r>
          <w:t xml:space="preserve"> </w:t>
        </w:r>
      </w:ins>
      <w:hyperlink w:anchor="def-inner-product">
        <w:ins w:id="10702" w:author="PR Preview" w:date="2026-01-01T00:00:00Z">
          <w:r>
            <w:rPr>
              <w:rStyle w:val="Hyperlink"/>
            </w:rPr>
            <w:t xml:space="preserve">Definition 68</w:t>
          </w:r>
        </w:ins>
      </w:hyperlink>
      <w:ins w:id="10703" w:author="PR Preview" w:date="2026-01-01T00:00:00Z">
        <w:r>
          <w:t xml:space="preserve">.</w:t>
        </w:r>
      </w:ins>
      <w:ins w:id="10704" w:author="PR Preview" w:date="2026-01-01T00:00:00Z">
        <w:r>
          <w:t xml:space="preserve"> </w:t>
        </w:r>
      </w:ins>
      <w:ins w:id="10705" w:author="PR Preview" w:date="2026-01-01T00:00:00Z">
        <w:r>
          <w:t xml:space="preserve">We say that</w:t>
        </w:r>
      </w:ins>
      <w:ins w:id="10706" w:author="PR Preview" w:date="2026-01-01T00:00:00Z">
        <w:r>
          <w:t xml:space="preserve"> </w:t>
        </w:r>
      </w:ins>
      <m:oMath>
        <m:r>
          <m:t>V</m:t>
        </m:r>
      </m:oMath>
      <w:ins w:id="10707" w:author="PR Preview" w:date="2026-01-01T00:00:00Z">
        <w:r>
          <w:t xml:space="preserve"> </w:t>
        </w:r>
      </w:ins>
      <w:ins w:id="10708" w:author="PR Preview" w:date="2026-01-01T00:00:00Z">
        <w:r>
          <w:t xml:space="preserve">is</w:t>
        </w:r>
      </w:ins>
      <w:ins w:id="10709" w:author="PR Preview" w:date="2026-01-01T00:00:00Z">
        <w:r>
          <w:t xml:space="preserve"> </w:t>
        </w:r>
      </w:ins>
      <w:ins w:id="10710" w:author="PR Preview" w:date="2026-01-01T00:00:00Z">
        <w:r>
          <w:rPr>
            <w:b/>
            <w:bCs/>
          </w:rPr>
          <w:t xml:space="preserve">equipped with</w:t>
        </w:r>
      </w:ins>
      <w:ins w:id="10711" w:author="PR Preview" w:date="2026-01-01T00:00:00Z">
        <w:r>
          <w:t xml:space="preserve"> </w:t>
        </w:r>
      </w:ins>
      <w:ins w:id="10712" w:author="PR Preview" w:date="2026-01-01T00:00:00Z">
        <w:r>
          <w:t xml:space="preserve">that inner product:</w:t>
        </w:r>
      </w:ins>
      <w:ins w:id="10713" w:author="PR Preview" w:date="2026-01-01T00:00:00Z">
        <w:r>
          <w:t xml:space="preserve"> </w:t>
        </w:r>
      </w:ins>
      <w:ins w:id="10714" w:author="PR Preview" w:date="2026-01-01T00:00:00Z">
        <w:r>
          <w:t xml:space="preserve">the inner product is part of the data of the space,</w:t>
        </w:r>
      </w:ins>
      <w:ins w:id="10715" w:author="PR Preview" w:date="2026-01-01T00:00:00Z">
        <w:r>
          <w:t xml:space="preserve"> </w:t>
        </w:r>
      </w:ins>
      <w:ins w:id="10716" w:author="PR Preview" w:date="2026-01-01T00:00:00Z">
        <w:r>
          <w:t xml:space="preserve">so the same set of vectors with a different inner product is a different inner product space.</w:t>
        </w:r>
      </w:ins>
      <w:ins w:id="10717" w:author="PR Preview" w:date="2026-01-01T00:00:00Z">
        <w:r>
          <w:t xml:space="preserve"> </w:t>
        </w:r>
      </w:ins>
      <w:hyperlink w:anchor="def-inner-product">
        <w:ins w:id="10718" w:author="PR Preview" w:date="2026-01-01T00:00:00Z">
          <w:r>
            <w:rPr>
              <w:rStyle w:val="Hyperlink"/>
            </w:rPr>
            <w:t xml:space="preserve">Definition 68</w:t>
          </w:r>
        </w:ins>
      </w:hyperlink>
      <w:ins w:id="10719" w:author="PR Preview" w:date="2026-01-01T00:00:00Z">
        <w:r>
          <w:t xml:space="preserve"> </w:t>
        </w:r>
      </w:ins>
      <w:ins w:id="10720" w:author="PR Preview" w:date="2026-01-01T00:00:00Z">
        <w:r>
          <w:t xml:space="preserve">states the properties for</w:t>
        </w:r>
      </w:ins>
      <w:ins w:id="10721" w:author="PR Preview" w:date="2026-01-01T00:00:00Z">
        <w:r>
          <w:t xml:space="preserve"> </w:t>
        </w:r>
      </w:ins>
      <m:oMath>
        <m:r>
          <m:t>V</m:t>
        </m:r>
        <m:r>
          <m:rPr>
            <m:sty m:val="p"/>
          </m:rPr>
          <m:t>=</m:t>
        </m:r>
        <m:sSup>
          <m:e>
            <m:r>
              <m:rPr>
                <m:scr m:val="double-struck"/>
                <m:sty m:val="p"/>
              </m:rPr>
              <m:t>R</m:t>
            </m:r>
          </m:e>
          <m:sup>
            <m:r>
              <m:t>p</m:t>
            </m:r>
          </m:sup>
        </m:sSup>
      </m:oMath>
      <w:ins w:id="10722" w:author="PR Preview" w:date="2026-01-01T00:00:00Z">
        <w:r>
          <w:t xml:space="preserve"> </w:t>
        </w:r>
      </w:ins>
      <w:ins w:id="10723" w:author="PR Preview" w:date="2026-01-01T00:00:00Z">
        <w:r>
          <w:t xml:space="preserve">(</w:t>
        </w:r>
      </w:ins>
      <w:hyperlink w:anchor="def-real-coordinate-space">
        <w:ins w:id="10724" w:author="PR Preview" w:date="2026-01-01T00:00:00Z">
          <w:r>
            <w:rPr>
              <w:rStyle w:val="Hyperlink"/>
            </w:rPr>
            <w:t xml:space="preserve">Definition 2</w:t>
          </w:r>
        </w:ins>
      </w:hyperlink>
      <w:ins w:id="10725" w:author="PR Preview" w:date="2026-01-01T00:00:00Z">
        <w:r>
          <w:t xml:space="preserve">),</w:t>
        </w:r>
      </w:ins>
      <w:ins w:id="10726" w:author="PR Preview" w:date="2026-01-01T00:00:00Z">
        <w:r>
          <w:t xml:space="preserve"> </w:t>
        </w:r>
      </w:ins>
      <w:ins w:id="10727" w:author="PR Preview" w:date="2026-01-01T00:00:00Z">
        <w:r>
          <w:t xml:space="preserve">and the same four properties define an inner product on other real vector spaces,</w:t>
        </w:r>
      </w:ins>
      <w:ins w:id="10728" w:author="PR Preview" w:date="2026-01-01T00:00:00Z">
        <w:r>
          <w:t xml:space="preserve"> </w:t>
        </w:r>
      </w:ins>
      <w:ins w:id="10729" w:author="PR Preview" w:date="2026-01-01T00:00:00Z">
        <w:r>
          <w:t xml:space="preserve">such as spaces of matrices or functions.</w:t>
        </w:r>
      </w:ins>
    </w:p>
    <w:bookmarkEnd w:id="350"/>
    <w:bookmarkStart w:id="351" w:name="exm-inner-product-space"/>
    <w:p>
      <w:pPr>
        <w:pStyle w:val="BodyText"/>
      </w:pPr>
      <w:ins w:id="10730" w:author="PR Preview" w:date="2026-01-01T00:00:00Z">
        <w:r>
          <w:rPr>
            <w:b/>
            <w:bCs/>
          </w:rPr>
          <w:t xml:space="preserve">Example 100 (Real coordinate space as an inner product space)</w:t>
        </w:r>
      </w:ins>
      <w:ins w:id="10731" w:author="PR Preview" w:date="2026-01-01T00:00:00Z">
        <w:r>
          <w:t xml:space="preserve"> </w:t>
        </w:r>
      </w:ins>
      <w:ins w:id="10732" w:author="PR Preview" w:date="2026-01-01T00:00:00Z">
        <w:r>
          <w:t xml:space="preserve">The Euclidean space</w:t>
        </w:r>
      </w:ins>
      <w:ins w:id="10733" w:author="PR Preview" w:date="2026-01-01T00:00:00Z">
        <w:r>
          <w:t xml:space="preserve"> </w:t>
        </w:r>
      </w:ins>
      <m:oMath>
        <m:sSup>
          <m:e>
            <m:r>
              <m:rPr>
                <m:scr m:val="double-struck"/>
                <m:sty m:val="p"/>
              </m:rPr>
              <m:t>R</m:t>
            </m:r>
          </m:e>
          <m:sup>
            <m:r>
              <m:t>p</m:t>
            </m:r>
          </m:sup>
        </m:sSup>
      </m:oMath>
      <w:ins w:id="10734" w:author="PR Preview" w:date="2026-01-01T00:00:00Z">
        <w:r>
          <w:t xml:space="preserve"> </w:t>
        </w:r>
      </w:ins>
      <w:ins w:id="10735" w:author="PR Preview" w:date="2026-01-01T00:00:00Z">
        <w:r>
          <w:t xml:space="preserve">equipped with the standard dot product (2),</w:t>
        </w:r>
      </w:ins>
      <w:ins w:id="10736" w:author="PR Preview" w:date="2026-01-01T00:00:00Z">
        <w:r>
          <w:t xml:space="preserve"> </w:t>
        </w:r>
      </w:ins>
      <w:ins w:id="10737" w:author="PR Preview" w:date="2026-01-01T00:00:00Z">
        <w:r>
          <w:t xml:space="preserve">that is, the pair</w:t>
        </w:r>
      </w:ins>
      <w:ins w:id="10738"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0739" w:author="PR Preview" w:date="2026-01-01T00:00:00Z">
        <w:r>
          <w:t xml:space="preserve"> </w:t>
        </w:r>
      </w:ins>
      <w:ins w:id="10740" w:author="PR Preview" w:date="2026-01-01T00:00:00Z">
        <w:r>
          <w:t xml:space="preserve">with</w:t>
        </w:r>
      </w:ins>
      <w:ins w:id="10741" w:author="PR Preview" w:date="2026-01-01T00:00:00Z">
        <w:r>
          <w:t xml:space="preserve"> </w:t>
        </w:r>
      </w:ins>
      <w:ins w:id="10742"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0743" w:author="PR Preview" w:date="2026-01-01T00:00:00Z">
        <w:r>
          <w:t xml:space="preserve">,</w:t>
        </w:r>
      </w:ins>
      <w:ins w:id="10744" w:author="PR Preview" w:date="2026-01-01T00:00:00Z">
        <w:r>
          <w:t xml:space="preserve"> </w:t>
        </w:r>
      </w:ins>
      <w:ins w:id="10745" w:author="PR Preview" w:date="2026-01-01T00:00:00Z">
        <w:r>
          <w:t xml:space="preserve">is an inner product space, because the dot product satisfies the four inner product axioms (</w:t>
        </w:r>
      </w:ins>
      <w:hyperlink w:anchor="exm-dot-product-inner-product">
        <w:ins w:id="10746" w:author="PR Preview" w:date="2026-01-01T00:00:00Z">
          <w:r>
            <w:rPr>
              <w:rStyle w:val="Hyperlink"/>
            </w:rPr>
            <w:t xml:space="preserve">Example 99</w:t>
          </w:r>
        </w:ins>
      </w:hyperlink>
      <w:ins w:id="10747" w:author="PR Preview" w:date="2026-01-01T00:00:00Z">
        <w:r>
          <w:t xml:space="preserve">).</w:t>
        </w:r>
      </w:ins>
      <w:ins w:id="10748" w:author="PR Preview" w:date="2026-01-01T00:00:00Z">
        <w:r>
          <w:t xml:space="preserve"> </w:t>
        </w:r>
      </w:ins>
      <w:ins w:id="10749" w:author="PR Preview" w:date="2026-01-01T00:00:00Z">
        <w:r>
          <w:t xml:space="preserve">For</w:t>
        </w:r>
      </w:ins>
      <w:ins w:id="10750" w:author="PR Preview" w:date="2026-01-01T00:00:00Z">
        <w:r>
          <w:t xml:space="preserve"> </w:t>
        </w:r>
      </w:ins>
      <m:oMath>
        <m:r>
          <m:t>p</m:t>
        </m:r>
        <m:r>
          <m:rPr>
            <m:sty m:val="p"/>
          </m:rPr>
          <m:t>=</m:t>
        </m:r>
        <m:r>
          <m:t>2</m:t>
        </m:r>
      </m:oMath>
      <w:ins w:id="10751" w:author="PR Preview" w:date="2026-01-01T00:00:00Z">
        <w:r>
          <w:t xml:space="preserve">, any vector</w:t>
        </w:r>
      </w:ins>
      <w:ins w:id="10752" w:author="PR Preview" w:date="2026-01-01T00:00:00Z">
        <w:r>
          <w:t xml:space="preserve"> </w:t>
        </w:r>
      </w:ins>
      <w:ins w:id="10753" w:author="PR Preview" w:date="2026-01-01T00:00:00Z">
        <w:r>
          <w:t xml:space="preserve">$\mathord{\smash[b]{\underset{\raise.3ex\hbox{$\scriptstyle\sim$}}{x}}\vphantom{x}}= (x_1, x_2) \in \mathbb{R}^2$</w:t>
        </w:r>
      </w:ins>
      <w:ins w:id="10754" w:author="PR Preview" w:date="2026-01-01T00:00:00Z">
        <w:r>
          <w:t xml:space="preserve"> </w:t>
        </w:r>
      </w:ins>
      <w:ins w:id="10755" w:author="PR Preview" w:date="2026-01-01T00:00:00Z">
        <w:r>
          <w:t xml:space="preserve">has squared norm</w:t>
        </w:r>
      </w:ins>
      <w:ins w:id="10756" w:author="PR Preview" w:date="2026-01-01T00:00:00Z">
        <w:r>
          <w:t xml:space="preserve"> </w:t>
        </w:r>
      </w:ins>
      <w:ins w:id="10757" w:author="PR Preview" w:date="2026-01-01T00:00:00Z">
        <w:r>
          <w:t xml:space="preserve">$\mathopen{}\left\langle \mathord{\smash[b]{\underset{\raise.3ex\hbox{$\scriptstyle\sim$}}{x}}\vphantom{x}}, \mathord{\smash[b]{\underset{\raise.3ex\hbox{$\scriptstyle\sim$}}{x}}\vphantom{x}}\right\rangle\mathclose{} = x_1^2 + x_2^2 \ge 0$</w:t>
        </w:r>
      </w:ins>
      <w:ins w:id="10758" w:author="PR Preview" w:date="2026-01-01T00:00:00Z">
        <w:r>
          <w:t xml:space="preserve">,</w:t>
        </w:r>
      </w:ins>
      <w:ins w:id="10759" w:author="PR Preview" w:date="2026-01-01T00:00:00Z">
        <w:r>
          <w:t xml:space="preserve"> </w:t>
        </w:r>
      </w:ins>
      <w:ins w:id="10760"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del w:id="10761" w:author="PR Preview" w:date="2026-01-01T00:00:00Z">
        <w:r>
          <w:rPr>
            <w:b/>
            <w:bCs/>
          </w:rPr>
          <w:delText xml:space="preserve">Example 102 (A weighted inner product)</w:delText>
        </w:r>
      </w:del>
      <w:del w:id="10762" w:author="PR Preview" w:date="2026-01-01T00:00:00Z">
        <w:r>
          <w:delText xml:space="preserve"> </w:delText>
        </w:r>
      </w:del>
      <w:del w:id="10763" w:author="PR Preview" w:date="2026-01-01T00:00:00Z">
        <w:r>
          <w:delText xml:space="preserve">Let</w:delText>
        </w:r>
      </w:del>
      <w:del w:id="10764" w:author="PR Preview" w:date="2026-01-01T00:00:00Z">
        <w:r>
          <w:delText xml:space="preserve"> </w:delText>
        </w:r>
      </w:del>
      <w:del w:id="10765" w:author="PR Preview" w:date="2026-01-01T00:00:00Z">
        <w:r>
          <w:delText xml:space="preserve">$\mathord{\smash[b]{\underset{\raise.3ex\hbox{$\scriptstyle\sim$}}{c}}\vphantom{c}} = (c_1, \ldots, c_p)$</w:delText>
        </w:r>
      </w:del>
      <w:del w:id="10766" w:author="PR Preview" w:date="2026-01-01T00:00:00Z">
        <w:r>
          <w:delText xml:space="preserve"> </w:delText>
        </w:r>
      </w:del>
      <w:del w:id="10767" w:author="PR Preview" w:date="2026-01-01T00:00:00Z">
        <w:r>
          <w:delText xml:space="preserve">be a vector of positive numbers, and define</w:delText>
        </w:r>
      </w:del>
    </w:p>
    <w:p>
      <w:pPr>
        <w:pStyle w:val="BodyText"/>
      </w:pPr>
      <w:ins w:id="10768" w:author="PR Preview" w:date="2026-01-01T00:00:00Z">
        <w:r>
          <w:rPr>
            <w:b/>
            <w:bCs/>
          </w:rPr>
          <w:t xml:space="preserve">Example 101 (A weighted inner product)</w:t>
        </w:r>
      </w:ins>
      <w:ins w:id="10769" w:author="PR Preview" w:date="2026-01-01T00:00:00Z">
        <w:r>
          <w:t xml:space="preserve"> </w:t>
        </w:r>
      </w:ins>
      <w:ins w:id="10770" w:author="PR Preview" w:date="2026-01-01T00:00:00Z">
        <w:r>
          <w:t xml:space="preserve">Let</w:t>
        </w:r>
      </w:ins>
      <w:ins w:id="10771" w:author="PR Preview" w:date="2026-01-01T00:00:00Z">
        <w:r>
          <w:t xml:space="preserve"> </w:t>
        </w:r>
      </w:ins>
      <w:ins w:id="10772" w:author="PR Preview" w:date="2026-01-01T00:00:00Z">
        <w:r>
          <w:t xml:space="preserve">$\mathord{\smash[b]{\underset{\raise.3ex\hbox{$\scriptstyle\sim$}}{c}}\vphantom{c}} = (c_1, \ldots, c_p)$</w:t>
        </w:r>
      </w:ins>
      <w:ins w:id="10773" w:author="PR Preview" w:date="2026-01-01T00:00:00Z">
        <w:r>
          <w:t xml:space="preserve"> </w:t>
        </w:r>
      </w:ins>
      <w:ins w:id="10774" w:author="PR Preview" w:date="2026-01-01T00:00:00Z">
        <w:r>
          <w:t xml:space="preserve">be a vector of positive numbers, and define</w:t>
        </w:r>
      </w:ins>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del w:id="10775" w:author="PR Preview" w:date="2026-01-01T00:00:00Z">
        <w:r>
          <w:delText xml:space="preserve">This function is also an inner product on</w:delText>
        </w:r>
      </w:del>
      <w:del w:id="10776" w:author="PR Preview" w:date="2026-01-01T00:00:00Z">
        <w:r>
          <w:delText xml:space="preserve"> </w:delText>
        </w:r>
      </w:del>
      <m:oMath>
        <m:sSup>
          <m:e>
            <m:r>
              <m:rPr>
                <m:scr m:val="double-struck"/>
                <m:sty m:val="p"/>
              </m:rPr>
              <m:t>R</m:t>
            </m:r>
          </m:e>
          <m:sup>
            <m:r>
              <m:t>p</m:t>
            </m:r>
          </m:sup>
        </m:sSup>
      </m:oMath>
      <w:del w:id="10777" w:author="PR Preview" w:date="2026-01-01T00:00:00Z">
        <w:r>
          <w:delText xml:space="preserve"> </w:delText>
        </w:r>
      </w:del>
      <w:del w:id="10778" w:author="PR Preview" w:date="2026-01-01T00:00:00Z">
        <w:r>
          <w:delText xml:space="preserve">[51], Example 6.3(b), p. 184</w:delText>
        </w:r>
      </w:del>
      <w:del w:id="10779" w:author="PR Preview" w:date="2026-01-01T00:00:00Z">
        <w:r>
          <w:delText xml:space="preserve">:</w:delText>
        </w:r>
      </w:del>
    </w:p>
    <w:p>
      <w:pPr>
        <w:pStyle w:val="FirstParagraph"/>
      </w:pPr>
      <w:ins w:id="10780" w:author="PR Preview" w:date="2026-01-01T00:00:00Z">
        <w:r>
          <w:t xml:space="preserve">This function is also an inner product on</w:t>
        </w:r>
      </w:ins>
      <w:ins w:id="10781" w:author="PR Preview" w:date="2026-01-01T00:00:00Z">
        <w:r>
          <w:t xml:space="preserve"> </w:t>
        </w:r>
      </w:ins>
      <m:oMath>
        <m:sSup>
          <m:e>
            <m:r>
              <m:rPr>
                <m:scr m:val="double-struck"/>
                <m:sty m:val="p"/>
              </m:rPr>
              <m:t>R</m:t>
            </m:r>
          </m:e>
          <m:sup>
            <m:r>
              <m:t>p</m:t>
            </m:r>
          </m:sup>
        </m:sSup>
      </m:oMath>
      <w:ins w:id="10782" w:author="PR Preview" w:date="2026-01-01T00:00:00Z">
        <w:r>
          <w:t xml:space="preserve"> </w:t>
        </w:r>
      </w:ins>
      <w:ins w:id="10783" w:author="PR Preview" w:date="2026-01-01T00:00:00Z">
        <w:r>
          <w:t xml:space="preserve">[50], Example 6.3(b), p. 184</w:t>
        </w:r>
      </w:ins>
      <w:ins w:id="10784" w:author="PR Preview" w:date="2026-01-01T00:00:00Z">
        <w:r>
          <w:t xml:space="preserve">:</w:t>
        </w:r>
      </w:ins>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del w:id="10785" w:author="PR Preview" w:date="2026-01-01T00:00:00Z">
        <w:r>
          <w:rPr>
            <w:b/>
            <w:bCs/>
          </w:rPr>
          <w:delText xml:space="preserve">Example 103 (Functions that are not inner products)</w:delText>
        </w:r>
      </w:del>
      <w:del w:id="10786" w:author="PR Preview" w:date="2026-01-01T00:00:00Z">
        <w:r>
          <w:delText xml:space="preserve"> </w:delText>
        </w:r>
      </w:del>
      <w:del w:id="10787" w:author="PR Preview" w:date="2026-01-01T00:00:00Z">
        <w:r>
          <w:delText xml:space="preserve">Each of these functions on</w:delText>
        </w:r>
      </w:del>
      <w:del w:id="10788" w:author="PR Preview" w:date="2026-01-01T00:00:00Z">
        <w:r>
          <w:delText xml:space="preserve"> </w:delText>
        </w:r>
      </w:del>
      <m:oMath>
        <m:sSup>
          <m:e>
            <m:r>
              <m:rPr>
                <m:scr m:val="double-struck"/>
                <m:sty m:val="p"/>
              </m:rPr>
              <m:t>R</m:t>
            </m:r>
          </m:e>
          <m:sup>
            <m:r>
              <m:t>2</m:t>
            </m:r>
          </m:sup>
        </m:sSup>
      </m:oMath>
      <w:del w:id="10789" w:author="PR Preview" w:date="2026-01-01T00:00:00Z">
        <w:r>
          <w:delText xml:space="preserve"> </w:delText>
        </w:r>
      </w:del>
      <w:del w:id="10790" w:author="PR Preview" w:date="2026-01-01T00:00:00Z">
        <w:r>
          <w:delText xml:space="preserve">has some of the properties in</w:delText>
        </w:r>
      </w:del>
      <w:del w:id="10791" w:author="PR Preview" w:date="2026-01-01T00:00:00Z">
        <w:r>
          <w:delText xml:space="preserve"> </w:delText>
        </w:r>
      </w:del>
      <w:hyperlink w:anchor="def-inner-product">
        <w:del w:id="10792" w:author="PR Preview" w:date="2026-01-01T00:00:00Z">
          <w:r>
            <w:rPr>
              <w:rStyle w:val="Hyperlink"/>
            </w:rPr>
            <w:delText xml:space="preserve">Definition 68</w:delText>
          </w:r>
        </w:del>
      </w:hyperlink>
      <w:del w:id="10793" w:author="PR Preview" w:date="2026-01-01T00:00:00Z">
        <w:r>
          <w:delText xml:space="preserve">, but not all four:</w:delText>
        </w:r>
      </w:del>
    </w:p>
    <w:p>
      <w:pPr>
        <w:pStyle w:val="FirstParagraph"/>
      </w:pPr>
      <w:ins w:id="10794" w:author="PR Preview" w:date="2026-01-01T00:00:00Z">
        <w:r>
          <w:rPr>
            <w:b/>
            <w:bCs/>
          </w:rPr>
          <w:t xml:space="preserve">Example 102 (Functions that are not inner products)</w:t>
        </w:r>
      </w:ins>
      <w:ins w:id="10795" w:author="PR Preview" w:date="2026-01-01T00:00:00Z">
        <w:r>
          <w:t xml:space="preserve"> </w:t>
        </w:r>
      </w:ins>
      <w:ins w:id="10796" w:author="PR Preview" w:date="2026-01-01T00:00:00Z">
        <w:r>
          <w:t xml:space="preserve">Each of these functions on</w:t>
        </w:r>
      </w:ins>
      <w:ins w:id="10797" w:author="PR Preview" w:date="2026-01-01T00:00:00Z">
        <w:r>
          <w:t xml:space="preserve"> </w:t>
        </w:r>
      </w:ins>
      <m:oMath>
        <m:sSup>
          <m:e>
            <m:r>
              <m:rPr>
                <m:scr m:val="double-struck"/>
                <m:sty m:val="p"/>
              </m:rPr>
              <m:t>R</m:t>
            </m:r>
          </m:e>
          <m:sup>
            <m:r>
              <m:t>2</m:t>
            </m:r>
          </m:sup>
        </m:sSup>
      </m:oMath>
      <w:ins w:id="10798" w:author="PR Preview" w:date="2026-01-01T00:00:00Z">
        <w:r>
          <w:t xml:space="preserve"> </w:t>
        </w:r>
      </w:ins>
      <w:ins w:id="10799" w:author="PR Preview" w:date="2026-01-01T00:00:00Z">
        <w:r>
          <w:t xml:space="preserve">has some of the properties in</w:t>
        </w:r>
      </w:ins>
      <w:ins w:id="10800" w:author="PR Preview" w:date="2026-01-01T00:00:00Z">
        <w:r>
          <w:t xml:space="preserve"> </w:t>
        </w:r>
      </w:ins>
      <w:hyperlink w:anchor="def-inner-product">
        <w:ins w:id="10801" w:author="PR Preview" w:date="2026-01-01T00:00:00Z">
          <w:r>
            <w:rPr>
              <w:rStyle w:val="Hyperlink"/>
            </w:rPr>
            <w:t xml:space="preserve">Definition 68</w:t>
          </w:r>
        </w:ins>
      </w:hyperlink>
      <w:ins w:id="10802" w:author="PR Preview" w:date="2026-01-01T00:00:00Z">
        <w:r>
          <w:t xml:space="preserve">, but not all four:</w:t>
        </w:r>
      </w:ins>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del w:id="10803" w:author="PR Preview" w:date="2026-01-01T00:00:00Z">
        <w:r>
          <w:rPr>
            <w:b/>
            <w:bCs/>
          </w:rPr>
          <w:delText xml:space="preserve">Example 104 (Orthogonality depends on the inner product)</w:delText>
        </w:r>
      </w:del>
      <w:del w:id="10804" w:author="PR Preview" w:date="2026-01-01T00:00:00Z">
        <w:r>
          <w:delText xml:space="preserve"> </w:delText>
        </w:r>
      </w:del>
      <w:del w:id="10805" w:author="PR Preview" w:date="2026-01-01T00:00:00Z">
        <w:r>
          <w:delText xml:space="preserve">Take the weighted inner product of</w:delText>
        </w:r>
      </w:del>
      <w:del w:id="10806" w:author="PR Preview" w:date="2026-01-01T00:00:00Z">
        <w:r>
          <w:delText xml:space="preserve"> </w:delText>
        </w:r>
      </w:del>
      <w:hyperlink w:anchor="exm-weighted-inner-product">
        <w:del w:id="10807" w:author="PR Preview" w:date="2026-01-01T00:00:00Z">
          <w:r>
            <w:rPr>
              <w:rStyle w:val="Hyperlink"/>
            </w:rPr>
            <w:delText xml:space="preserve">Example 102</w:delText>
          </w:r>
        </w:del>
      </w:hyperlink>
      <w:del w:id="10808" w:author="PR Preview" w:date="2026-01-01T00:00:00Z">
        <w:r>
          <w:delText xml:space="preserve"> </w:delText>
        </w:r>
      </w:del>
      <w:del w:id="10809" w:author="PR Preview" w:date="2026-01-01T00:00:00Z">
        <w:r>
          <w:delText xml:space="preserve">with</w:delText>
        </w:r>
      </w:del>
      <w:del w:id="10810" w:author="PR Preview" w:date="2026-01-01T00:00:00Z">
        <w:r>
          <w:delText xml:space="preserve"> </w:delText>
        </w:r>
      </w:del>
      <w:del w:id="10811" w:author="PR Preview" w:date="2026-01-01T00:00:00Z">
        <w:r>
          <w:delText xml:space="preserve">$\mathord{\smash[b]{\underset{\raise.3ex\hbox{$\scriptstyle\sim$}}{c}}\vphantom{c}} = (2, 1)$</w:delText>
        </w:r>
      </w:del>
      <w:del w:id="10812" w:author="PR Preview" w:date="2026-01-01T00:00:00Z">
        <w:r>
          <w:delText xml:space="preserve">,</w:delText>
        </w:r>
      </w:del>
      <w:del w:id="10813" w:author="PR Preview" w:date="2026-01-01T00:00:00Z">
        <w:r>
          <w:delText xml:space="preserve"> </w:delText>
        </w:r>
      </w:del>
      <w:del w:id="10814" w:author="PR Preview" w:date="2026-01-01T00:00:00Z">
        <w:r>
          <w:delText xml:space="preserve">and let</w:delText>
        </w:r>
      </w:del>
      <w:del w:id="10815" w:author="PR Preview" w:date="2026-01-01T00:00:00Z">
        <w:r>
          <w:delText xml:space="preserve"> </w:delText>
        </w:r>
      </w:del>
      <w:del w:id="10816" w:author="PR Preview" w:date="2026-01-01T00:00:00Z">
        <w:r>
          <w:delText xml:space="preserve">$\mathord{\smash[b]{\underset{\raise.3ex\hbox{$\scriptstyle\sim$}}{x}}\vphantom{x}}= (1, 2)$</w:delText>
        </w:r>
      </w:del>
      <w:del w:id="10817" w:author="PR Preview" w:date="2026-01-01T00:00:00Z">
        <w:r>
          <w:delText xml:space="preserve"> </w:delText>
        </w:r>
      </w:del>
      <w:del w:id="10818" w:author="PR Preview" w:date="2026-01-01T00:00:00Z">
        <w:r>
          <w:delText xml:space="preserve">and</w:delText>
        </w:r>
      </w:del>
      <w:del w:id="10819" w:author="PR Preview" w:date="2026-01-01T00:00:00Z">
        <w:r>
          <w:delText xml:space="preserve"> </w:delText>
        </w:r>
      </w:del>
      <w:del w:id="10820" w:author="PR Preview" w:date="2026-01-01T00:00:00Z">
        <w:r>
          <w:delText xml:space="preserve">$\mathord{\smash[b]{\underset{\raise.3ex\hbox{$\scriptstyle\sim$}}{y}}\vphantom{y}}= (1, -1)$</w:delText>
        </w:r>
      </w:del>
      <w:del w:id="10821" w:author="PR Preview" w:date="2026-01-01T00:00:00Z">
        <w:r>
          <w:delText xml:space="preserve">.</w:delText>
        </w:r>
      </w:del>
      <w:del w:id="10822" w:author="PR Preview" w:date="2026-01-01T00:00:00Z">
        <w:r>
          <w:delText xml:space="preserve"> </w:delText>
        </w:r>
      </w:del>
      <w:del w:id="10823" w:author="PR Preview" w:date="2026-01-01T00:00:00Z">
        <w:r>
          <w:delText xml:space="preserve">Then</w:delText>
        </w:r>
      </w:del>
    </w:p>
    <w:p>
      <w:pPr>
        <w:pStyle w:val="BodyText"/>
      </w:pPr>
      <w:ins w:id="10824" w:author="PR Preview" w:date="2026-01-01T00:00:00Z">
        <w:r>
          <w:rPr>
            <w:b/>
            <w:bCs/>
          </w:rPr>
          <w:t xml:space="preserve">Example 103 (Orthogonality depends on the inner product)</w:t>
        </w:r>
      </w:ins>
      <w:ins w:id="10825" w:author="PR Preview" w:date="2026-01-01T00:00:00Z">
        <w:r>
          <w:t xml:space="preserve"> </w:t>
        </w:r>
      </w:ins>
      <w:ins w:id="10826" w:author="PR Preview" w:date="2026-01-01T00:00:00Z">
        <w:r>
          <w:t xml:space="preserve">Take the weighted inner product of</w:t>
        </w:r>
      </w:ins>
      <w:ins w:id="10827" w:author="PR Preview" w:date="2026-01-01T00:00:00Z">
        <w:r>
          <w:t xml:space="preserve"> </w:t>
        </w:r>
      </w:ins>
      <w:hyperlink w:anchor="exm-weighted-inner-product">
        <w:ins w:id="10828" w:author="PR Preview" w:date="2026-01-01T00:00:00Z">
          <w:r>
            <w:rPr>
              <w:rStyle w:val="Hyperlink"/>
            </w:rPr>
            <w:t xml:space="preserve">Example 101</w:t>
          </w:r>
        </w:ins>
      </w:hyperlink>
      <w:ins w:id="10829" w:author="PR Preview" w:date="2026-01-01T00:00:00Z">
        <w:r>
          <w:t xml:space="preserve"> </w:t>
        </w:r>
      </w:ins>
      <w:ins w:id="10830" w:author="PR Preview" w:date="2026-01-01T00:00:00Z">
        <w:r>
          <w:t xml:space="preserve">with</w:t>
        </w:r>
      </w:ins>
      <w:ins w:id="10831" w:author="PR Preview" w:date="2026-01-01T00:00:00Z">
        <w:r>
          <w:t xml:space="preserve"> </w:t>
        </w:r>
      </w:ins>
      <w:ins w:id="10832" w:author="PR Preview" w:date="2026-01-01T00:00:00Z">
        <w:r>
          <w:t xml:space="preserve">$\mathord{\smash[b]{\underset{\raise.3ex\hbox{$\scriptstyle\sim$}}{c}}\vphantom{c}} = (2, 1)$</w:t>
        </w:r>
      </w:ins>
      <w:ins w:id="10833" w:author="PR Preview" w:date="2026-01-01T00:00:00Z">
        <w:r>
          <w:t xml:space="preserve">,</w:t>
        </w:r>
      </w:ins>
      <w:ins w:id="10834" w:author="PR Preview" w:date="2026-01-01T00:00:00Z">
        <w:r>
          <w:t xml:space="preserve"> </w:t>
        </w:r>
      </w:ins>
      <w:ins w:id="10835" w:author="PR Preview" w:date="2026-01-01T00:00:00Z">
        <w:r>
          <w:t xml:space="preserve">and let</w:t>
        </w:r>
      </w:ins>
      <w:ins w:id="10836" w:author="PR Preview" w:date="2026-01-01T00:00:00Z">
        <w:r>
          <w:t xml:space="preserve"> </w:t>
        </w:r>
      </w:ins>
      <w:ins w:id="10837" w:author="PR Preview" w:date="2026-01-01T00:00:00Z">
        <w:r>
          <w:t xml:space="preserve">$\mathord{\smash[b]{\underset{\raise.3ex\hbox{$\scriptstyle\sim$}}{x}}\vphantom{x}}= (1, 2)$</w:t>
        </w:r>
      </w:ins>
      <w:ins w:id="10838" w:author="PR Preview" w:date="2026-01-01T00:00:00Z">
        <w:r>
          <w:t xml:space="preserve"> </w:t>
        </w:r>
      </w:ins>
      <w:ins w:id="10839" w:author="PR Preview" w:date="2026-01-01T00:00:00Z">
        <w:r>
          <w:t xml:space="preserve">and</w:t>
        </w:r>
      </w:ins>
      <w:ins w:id="10840" w:author="PR Preview" w:date="2026-01-01T00:00:00Z">
        <w:r>
          <w:t xml:space="preserve"> </w:t>
        </w:r>
      </w:ins>
      <w:ins w:id="10841" w:author="PR Preview" w:date="2026-01-01T00:00:00Z">
        <w:r>
          <w:t xml:space="preserve">$\mathord{\smash[b]{\underset{\raise.3ex\hbox{$\scriptstyle\sim$}}{y}}\vphantom{y}}= (1, -1)$</w:t>
        </w:r>
      </w:ins>
      <w:ins w:id="10842" w:author="PR Preview" w:date="2026-01-01T00:00:00Z">
        <w:r>
          <w:t xml:space="preserve">.</w:t>
        </w:r>
      </w:ins>
      <w:ins w:id="10843" w:author="PR Preview" w:date="2026-01-01T00:00:00Z">
        <w:r>
          <w:t xml:space="preserve"> </w:t>
        </w:r>
      </w:ins>
      <w:ins w:id="10844" w:author="PR Preview" w:date="2026-01-01T00:00:00Z">
        <w:r>
          <w:t xml:space="preserve">Then</w:t>
        </w:r>
      </w:ins>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del w:id="10845" w:author="PR Preview" w:date="2026-01-01T00:00:00Z">
        <w:r>
          <w:rPr>
            <w:i/>
            <w:iCs/>
          </w:rPr>
          <w:delText xml:space="preserve">Remark 23</w:delText>
        </w:r>
      </w:del>
      <w:del w:id="10846" w:author="PR Preview" w:date="2026-01-01T00:00:00Z">
        <w:r>
          <w:delText xml:space="preserve"> (Orthogonality for the dot product). </w:delText>
        </w:r>
      </w:del>
      <w:del w:id="10847" w:author="PR Preview" w:date="2026-01-01T00:00:00Z">
        <w:r>
          <w:delText xml:space="preserve">With the dot product as the inner product (</w:delText>
        </w:r>
      </w:del>
      <w:hyperlink w:anchor="exm-dot-product-inner-product">
        <w:del w:id="10848" w:author="PR Preview" w:date="2026-01-01T00:00:00Z">
          <w:r>
            <w:rPr>
              <w:rStyle w:val="Hyperlink"/>
            </w:rPr>
            <w:delText xml:space="preserve">Example 100</w:delText>
          </w:r>
        </w:del>
      </w:hyperlink>
      <w:del w:id="10849" w:author="PR Preview" w:date="2026-01-01T00:00:00Z">
        <w:r>
          <w:delText xml:space="preserve">),</w:delText>
        </w:r>
      </w:del>
      <w:del w:id="10850" w:author="PR Preview" w:date="2026-01-01T00:00:00Z">
        <w:r>
          <w:delText xml:space="preserve"> </w:delText>
        </w:r>
      </w:del>
      <w:del w:id="10851" w:author="PR Preview" w:date="2026-01-01T00:00:00Z">
        <w:r>
          <w:delText xml:space="preserve">the condition of</w:delText>
        </w:r>
      </w:del>
      <w:del w:id="10852" w:author="PR Preview" w:date="2026-01-01T00:00:00Z">
        <w:r>
          <w:delText xml:space="preserve"> </w:delText>
        </w:r>
      </w:del>
      <w:hyperlink w:anchor="def-orthogonal-inner-product">
        <w:del w:id="10853" w:author="PR Preview" w:date="2026-01-01T00:00:00Z">
          <w:r>
            <w:rPr>
              <w:rStyle w:val="Hyperlink"/>
            </w:rPr>
            <w:delText xml:space="preserve">Definition 70</w:delText>
          </w:r>
        </w:del>
      </w:hyperlink>
      <w:del w:id="10854" w:author="PR Preview" w:date="2026-01-01T00:00:00Z">
        <w:r>
          <w:delText xml:space="preserve"> </w:delText>
        </w:r>
      </w:del>
      <w:del w:id="10855" w:author="PR Preview" w:date="2026-01-01T00:00:00Z">
        <w:r>
          <w:delText xml:space="preserve">is orthogonality as in</w:delText>
        </w:r>
      </w:del>
      <w:del w:id="10856" w:author="PR Preview" w:date="2026-01-01T00:00:00Z">
        <w:r>
          <w:delText xml:space="preserve"> </w:delText>
        </w:r>
      </w:del>
      <w:hyperlink w:anchor="def-orthogonal-vectors">
        <w:del w:id="10857" w:author="PR Preview" w:date="2026-01-01T00:00:00Z">
          <w:r>
            <w:rPr>
              <w:rStyle w:val="Hyperlink"/>
            </w:rPr>
            <w:delText xml:space="preserve">Definition 15</w:delText>
          </w:r>
        </w:del>
      </w:hyperlink>
      <w:del w:id="10858" w:author="PR Preview" w:date="2026-01-01T00:00:00Z">
        <w:r>
          <w:delText xml:space="preserve">.</w:delText>
        </w:r>
      </w:del>
    </w:p>
    <w:p>
      <w:pPr>
        <w:pStyle w:val="FirstParagraph"/>
      </w:pPr>
      <w:ins w:id="10859" w:author="PR Preview" w:date="2026-01-01T00:00:00Z">
        <w:r>
          <w:rPr>
            <w:i/>
            <w:iCs/>
          </w:rPr>
          <w:t xml:space="preserve">Remark 23</w:t>
        </w:r>
      </w:ins>
      <w:ins w:id="10860" w:author="PR Preview" w:date="2026-01-01T00:00:00Z">
        <w:r>
          <w:t xml:space="preserve"> (Orthogonality for the dot product). </w:t>
        </w:r>
      </w:ins>
      <w:ins w:id="10861" w:author="PR Preview" w:date="2026-01-01T00:00:00Z">
        <w:r>
          <w:t xml:space="preserve">With the dot product as the inner product (</w:t>
        </w:r>
      </w:ins>
      <w:hyperlink w:anchor="exm-dot-product-inner-product">
        <w:ins w:id="10862" w:author="PR Preview" w:date="2026-01-01T00:00:00Z">
          <w:r>
            <w:rPr>
              <w:rStyle w:val="Hyperlink"/>
            </w:rPr>
            <w:t xml:space="preserve">Example 99</w:t>
          </w:r>
        </w:ins>
      </w:hyperlink>
      <w:ins w:id="10863" w:author="PR Preview" w:date="2026-01-01T00:00:00Z">
        <w:r>
          <w:t xml:space="preserve">),</w:t>
        </w:r>
      </w:ins>
      <w:ins w:id="10864" w:author="PR Preview" w:date="2026-01-01T00:00:00Z">
        <w:r>
          <w:t xml:space="preserve"> </w:t>
        </w:r>
      </w:ins>
      <w:ins w:id="10865" w:author="PR Preview" w:date="2026-01-01T00:00:00Z">
        <w:r>
          <w:t xml:space="preserve">the condition of</w:t>
        </w:r>
      </w:ins>
      <w:ins w:id="10866" w:author="PR Preview" w:date="2026-01-01T00:00:00Z">
        <w:r>
          <w:t xml:space="preserve"> </w:t>
        </w:r>
      </w:ins>
      <w:hyperlink w:anchor="def-orthogonal-inner-product">
        <w:ins w:id="10867" w:author="PR Preview" w:date="2026-01-01T00:00:00Z">
          <w:r>
            <w:rPr>
              <w:rStyle w:val="Hyperlink"/>
            </w:rPr>
            <w:t xml:space="preserve">Definition 70</w:t>
          </w:r>
        </w:ins>
      </w:hyperlink>
      <w:ins w:id="10868" w:author="PR Preview" w:date="2026-01-01T00:00:00Z">
        <w:r>
          <w:t xml:space="preserve"> </w:t>
        </w:r>
      </w:ins>
      <w:ins w:id="10869" w:author="PR Preview" w:date="2026-01-01T00:00:00Z">
        <w:r>
          <w:t xml:space="preserve">is orthogonality as in</w:t>
        </w:r>
      </w:ins>
      <w:ins w:id="10870" w:author="PR Preview" w:date="2026-01-01T00:00:00Z">
        <w:r>
          <w:t xml:space="preserve"> </w:t>
        </w:r>
      </w:ins>
      <w:hyperlink w:anchor="def-orthogonal-vectors">
        <w:ins w:id="10871" w:author="PR Preview" w:date="2026-01-01T00:00:00Z">
          <w:r>
            <w:rPr>
              <w:rStyle w:val="Hyperlink"/>
            </w:rPr>
            <w:t xml:space="preserve">Definition 15</w:t>
          </w:r>
        </w:ins>
      </w:hyperlink>
      <w:ins w:id="10872" w:author="PR Preview" w:date="2026-01-01T00:00:00Z">
        <w:r>
          <w:t xml:space="preserve">.</w:t>
        </w:r>
      </w:ins>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del w:id="10873" w:author="PR Preview" w:date="2026-01-01T00:00:00Z">
        <w:r>
          <w:rPr>
            <w:b/>
            <w:bCs/>
          </w:rPr>
          <w:delText xml:space="preserve">Theorem 58 (Basic properties of the Euclidean norm)</w:delText>
        </w:r>
      </w:del>
      <w:del w:id="10874" w:author="PR Preview" w:date="2026-01-01T00:00:00Z">
        <w:r>
          <w:delText xml:space="preserve"> </w:delText>
        </w:r>
      </w:del>
      <w:del w:id="10875" w:author="PR Preview" w:date="2026-01-01T00:00:00Z">
        <w:r>
          <w:delText xml:space="preserve">For any</w:delText>
        </w:r>
      </w:del>
      <w:del w:id="10876" w:author="PR Preview" w:date="2026-01-01T00:00:00Z">
        <w:r>
          <w:delText xml:space="preserve"> </w:delText>
        </w:r>
      </w:del>
      <w:del w:id="10877" w:author="PR Preview" w:date="2026-01-01T00:00:00Z">
        <w:r>
          <w:delText xml:space="preserve">$\mathord{\smash[b]{\underset{\raise.3ex\hbox{$\scriptstyle\sim$}}{x}}\vphantom{x}} \in \mathbb{R}^p$</w:delText>
        </w:r>
      </w:del>
      <w:del w:id="10878" w:author="PR Preview" w:date="2026-01-01T00:00:00Z">
        <w:r>
          <w:delText xml:space="preserve"> </w:delText>
        </w:r>
      </w:del>
      <w:del w:id="10879" w:author="PR Preview" w:date="2026-01-01T00:00:00Z">
        <w:r>
          <w:delText xml:space="preserve">and any number</w:delText>
        </w:r>
      </w:del>
      <w:del w:id="10880" w:author="PR Preview" w:date="2026-01-01T00:00:00Z">
        <w:r>
          <w:delText xml:space="preserve"> </w:delText>
        </w:r>
      </w:del>
      <m:oMath>
        <m:r>
          <m:t>c</m:t>
        </m:r>
      </m:oMath>
      <w:del w:id="10881" w:author="PR Preview" w:date="2026-01-01T00:00:00Z">
        <w:r>
          <w:delText xml:space="preserve">:</w:delText>
        </w:r>
      </w:del>
    </w:p>
    <w:p>
      <w:pPr>
        <w:pStyle w:val="BodyText"/>
      </w:pPr>
      <w:ins w:id="10882" w:author="PR Preview" w:date="2026-01-01T00:00:00Z">
        <w:r>
          <w:rPr>
            <w:b/>
            <w:bCs/>
          </w:rPr>
          <w:t xml:space="preserve">Theorem 57 (Basic properties of the Euclidean norm)</w:t>
        </w:r>
      </w:ins>
      <w:ins w:id="10883" w:author="PR Preview" w:date="2026-01-01T00:00:00Z">
        <w:r>
          <w:t xml:space="preserve"> </w:t>
        </w:r>
      </w:ins>
      <w:ins w:id="10884" w:author="PR Preview" w:date="2026-01-01T00:00:00Z">
        <w:r>
          <w:t xml:space="preserve">For any</w:t>
        </w:r>
      </w:ins>
      <w:ins w:id="10885" w:author="PR Preview" w:date="2026-01-01T00:00:00Z">
        <w:r>
          <w:t xml:space="preserve"> </w:t>
        </w:r>
      </w:ins>
      <w:ins w:id="10886" w:author="PR Preview" w:date="2026-01-01T00:00:00Z">
        <w:r>
          <w:t xml:space="preserve">$\mathord{\smash[b]{\underset{\raise.3ex\hbox{$\scriptstyle\sim$}}{x}}\vphantom{x}} \in \mathbb{R}^p$</w:t>
        </w:r>
      </w:ins>
      <w:ins w:id="10887" w:author="PR Preview" w:date="2026-01-01T00:00:00Z">
        <w:r>
          <w:t xml:space="preserve"> </w:t>
        </w:r>
      </w:ins>
      <w:ins w:id="10888" w:author="PR Preview" w:date="2026-01-01T00:00:00Z">
        <w:r>
          <w:t xml:space="preserve">and any number</w:t>
        </w:r>
      </w:ins>
      <w:ins w:id="10889" w:author="PR Preview" w:date="2026-01-01T00:00:00Z">
        <w:r>
          <w:t xml:space="preserve"> </w:t>
        </w:r>
      </w:ins>
      <m:oMath>
        <m:r>
          <m:t>c</m:t>
        </m:r>
      </m:oMath>
      <w:ins w:id="10890" w:author="PR Preview" w:date="2026-01-01T00:00:00Z">
        <w:r>
          <w:t xml:space="preserve">:</w:t>
        </w:r>
      </w:ins>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del w:id="10891" w:author="PR Preview" w:date="2026-01-01T00:00:00Z">
        <w:r>
          <w:rPr>
            <w:b/>
            <w:bCs/>
          </w:rPr>
          <w:delText xml:space="preserve">Example 105 (Scaling a vector scales its length)</w:delText>
        </w:r>
      </w:del>
      <w:del w:id="10892" w:author="PR Preview" w:date="2026-01-01T00:00:00Z">
        <w:r>
          <w:delText xml:space="preserve"> </w:delText>
        </w:r>
      </w:del>
      <w:del w:id="10893" w:author="PR Preview" w:date="2026-01-01T00:00:00Z">
        <w:r>
          <w:delText xml:space="preserve">For</w:delText>
        </w:r>
      </w:del>
      <w:del w:id="10894" w:author="PR Preview" w:date="2026-01-01T00:00:00Z">
        <w:r>
          <w:delText xml:space="preserve"> </w:delText>
        </w:r>
      </w:del>
      <w:del w:id="10895" w:author="PR Preview" w:date="2026-01-01T00:00:00Z">
        <w:r>
          <w:delText xml:space="preserve">$\mathord{\smash[b]{\underset{\raise.3ex\hbox{$\scriptstyle\sim$}}{x}}\vphantom{x}} = (3, 4)$</w:delText>
        </w:r>
      </w:del>
      <w:del w:id="10896" w:author="PR Preview" w:date="2026-01-01T00:00:00Z">
        <w:r>
          <w:delText xml:space="preserve">,</w:delText>
        </w:r>
      </w:del>
      <w:del w:id="10897" w:author="PR Preview" w:date="2026-01-01T00:00:00Z">
        <w:r>
          <w:delText xml:space="preserve"> </w:delText>
        </w:r>
      </w:del>
      <w:del w:id="10898" w:author="PR Preview" w:date="2026-01-01T00:00:00Z">
        <w:r>
          <w:delText xml:space="preserve">$\mathopen{}\left\lVert\mathord{\smash[b]{\underset{\raise.3ex\hbox{$\scriptstyle\sim$}}{x}}\vphantom{x}}\right\rVert\mathclose{} = 5$</w:delText>
        </w:r>
      </w:del>
      <w:del w:id="10899" w:author="PR Preview" w:date="2026-01-01T00:00:00Z">
        <w:r>
          <w:delText xml:space="preserve"> </w:delText>
        </w:r>
      </w:del>
      <w:del w:id="10900" w:author="PR Preview" w:date="2026-01-01T00:00:00Z">
        <w:r>
          <w:delText xml:space="preserve">(</w:delText>
        </w:r>
      </w:del>
      <w:hyperlink w:anchor="exm-euclidean-norm">
        <w:del w:id="10901" w:author="PR Preview" w:date="2026-01-01T00:00:00Z">
          <w:r>
            <w:rPr>
              <w:rStyle w:val="Hyperlink"/>
            </w:rPr>
            <w:delText xml:space="preserve">Example 11</w:delText>
          </w:r>
        </w:del>
      </w:hyperlink>
      <w:del w:id="10902" w:author="PR Preview" w:date="2026-01-01T00:00:00Z">
        <w:r>
          <w:delText xml:space="preserve">).</w:delText>
        </w:r>
      </w:del>
      <w:del w:id="10903" w:author="PR Preview" w:date="2026-01-01T00:00:00Z">
        <w:r>
          <w:delText xml:space="preserve"> </w:delText>
        </w:r>
      </w:del>
      <w:del w:id="10904" w:author="PR Preview" w:date="2026-01-01T00:00:00Z">
        <w:r>
          <w:delText xml:space="preserve">Then</w:delText>
        </w:r>
      </w:del>
      <w:del w:id="10905" w:author="PR Preview" w:date="2026-01-01T00:00:00Z">
        <w:r>
          <w:delText xml:space="preserve"> </w:delText>
        </w:r>
      </w:del>
      <w:del w:id="10906" w:author="PR Preview" w:date="2026-01-01T00:00:00Z">
        <w:r>
          <w:delText xml:space="preserve">$-2\,\mathord{\smash[b]{\underset{\raise.3ex\hbox{$\scriptstyle\sim$}}{x}}\vphantom{x}} = (-6, -8)$</w:delText>
        </w:r>
      </w:del>
      <w:del w:id="10907" w:author="PR Preview" w:date="2026-01-01T00:00:00Z">
        <w:r>
          <w:delText xml:space="preserve"> </w:delText>
        </w:r>
      </w:del>
      <w:del w:id="10908" w:author="PR Preview" w:date="2026-01-01T00:00:00Z">
        <w:r>
          <w:delText xml:space="preserve">has norm</w:delText>
        </w:r>
      </w:del>
    </w:p>
    <w:p>
      <w:pPr>
        <w:pStyle w:val="FirstParagraph"/>
      </w:pPr>
      <w:ins w:id="10909" w:author="PR Preview" w:date="2026-01-01T00:00:00Z">
        <w:r>
          <w:rPr>
            <w:b/>
            <w:bCs/>
          </w:rPr>
          <w:t xml:space="preserve">Example 104 (Scaling a vector scales its length)</w:t>
        </w:r>
      </w:ins>
      <w:ins w:id="10910" w:author="PR Preview" w:date="2026-01-01T00:00:00Z">
        <w:r>
          <w:t xml:space="preserve"> </w:t>
        </w:r>
      </w:ins>
      <w:ins w:id="10911" w:author="PR Preview" w:date="2026-01-01T00:00:00Z">
        <w:r>
          <w:t xml:space="preserve">For</w:t>
        </w:r>
      </w:ins>
      <w:ins w:id="10912" w:author="PR Preview" w:date="2026-01-01T00:00:00Z">
        <w:r>
          <w:t xml:space="preserve"> </w:t>
        </w:r>
      </w:ins>
      <w:ins w:id="10913" w:author="PR Preview" w:date="2026-01-01T00:00:00Z">
        <w:r>
          <w:t xml:space="preserve">$\mathord{\smash[b]{\underset{\raise.3ex\hbox{$\scriptstyle\sim$}}{x}}\vphantom{x}} = (3, 4)$</w:t>
        </w:r>
      </w:ins>
      <w:ins w:id="10914" w:author="PR Preview" w:date="2026-01-01T00:00:00Z">
        <w:r>
          <w:t xml:space="preserve">,</w:t>
        </w:r>
      </w:ins>
      <w:ins w:id="10915" w:author="PR Preview" w:date="2026-01-01T00:00:00Z">
        <w:r>
          <w:t xml:space="preserve"> </w:t>
        </w:r>
      </w:ins>
      <w:ins w:id="10916" w:author="PR Preview" w:date="2026-01-01T00:00:00Z">
        <w:r>
          <w:t xml:space="preserve">$\mathopen{}\left\lVert\mathord{\smash[b]{\underset{\raise.3ex\hbox{$\scriptstyle\sim$}}{x}}\vphantom{x}}\right\rVert\mathclose{} = 5$</w:t>
        </w:r>
      </w:ins>
      <w:ins w:id="10917" w:author="PR Preview" w:date="2026-01-01T00:00:00Z">
        <w:r>
          <w:t xml:space="preserve"> </w:t>
        </w:r>
      </w:ins>
      <w:ins w:id="10918" w:author="PR Preview" w:date="2026-01-01T00:00:00Z">
        <w:r>
          <w:t xml:space="preserve">(</w:t>
        </w:r>
      </w:ins>
      <w:hyperlink w:anchor="exm-euclidean-norm">
        <w:ins w:id="10919" w:author="PR Preview" w:date="2026-01-01T00:00:00Z">
          <w:r>
            <w:rPr>
              <w:rStyle w:val="Hyperlink"/>
            </w:rPr>
            <w:t xml:space="preserve">Example 11</w:t>
          </w:r>
        </w:ins>
      </w:hyperlink>
      <w:ins w:id="10920" w:author="PR Preview" w:date="2026-01-01T00:00:00Z">
        <w:r>
          <w:t xml:space="preserve">).</w:t>
        </w:r>
      </w:ins>
      <w:ins w:id="10921" w:author="PR Preview" w:date="2026-01-01T00:00:00Z">
        <w:r>
          <w:t xml:space="preserve"> </w:t>
        </w:r>
      </w:ins>
      <w:ins w:id="10922" w:author="PR Preview" w:date="2026-01-01T00:00:00Z">
        <w:r>
          <w:t xml:space="preserve">Then</w:t>
        </w:r>
      </w:ins>
      <w:ins w:id="10923" w:author="PR Preview" w:date="2026-01-01T00:00:00Z">
        <w:r>
          <w:t xml:space="preserve"> </w:t>
        </w:r>
      </w:ins>
      <w:ins w:id="10924" w:author="PR Preview" w:date="2026-01-01T00:00:00Z">
        <w:r>
          <w:t xml:space="preserve">$-2\,\mathord{\smash[b]{\underset{\raise.3ex\hbox{$\scriptstyle\sim$}}{x}}\vphantom{x}} = (-6, -8)$</w:t>
        </w:r>
      </w:ins>
      <w:ins w:id="10925" w:author="PR Preview" w:date="2026-01-01T00:00:00Z">
        <w:r>
          <w:t xml:space="preserve"> </w:t>
        </w:r>
      </w:ins>
      <w:ins w:id="10926"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del w:id="10927" w:author="PR Preview" w:date="2026-01-01T00:00:00Z">
        <w:r>
          <w:rPr>
            <w:b/>
            <w:bCs/>
          </w:rPr>
          <w:delText xml:space="preserve">Theorem 59 (The squared norm of a sum)</w:delText>
        </w:r>
      </w:del>
      <w:del w:id="10928" w:author="PR Preview" w:date="2026-01-01T00:00:00Z">
        <w:r>
          <w:delText xml:space="preserve"> </w:delText>
        </w:r>
      </w:del>
      <w:del w:id="10929" w:author="PR Preview" w:date="2026-01-01T00:00:00Z">
        <w:r>
          <w:delText xml:space="preserve">For any</w:delText>
        </w:r>
      </w:del>
      <w:del w:id="10930" w:author="PR Preview" w:date="2026-01-01T00:00:00Z">
        <w:r>
          <w:delText xml:space="preserve"> </w:delText>
        </w:r>
      </w:del>
      <w:del w:id="10931" w:author="PR Preview" w:date="2026-01-01T00:00:00Z">
        <w:r>
          <w:delText xml:space="preserve">$\mathord{\smash[b]{\underset{\raise.3ex\hbox{$\scriptstyle\sim$}}{x}}\vphantom{x}}, \mathord{\smash[b]{\underset{\raise.3ex\hbox{$\scriptstyle\sim$}}{y}}\vphantom{y}} \in \mathbb{R}^p$</w:delText>
        </w:r>
      </w:del>
      <w:del w:id="10932" w:author="PR Preview" w:date="2026-01-01T00:00:00Z">
        <w:r>
          <w:delText xml:space="preserve">,</w:delText>
        </w:r>
      </w:del>
    </w:p>
    <w:p>
      <w:pPr>
        <w:pStyle w:val="BodyText"/>
      </w:pPr>
      <w:ins w:id="10933" w:author="PR Preview" w:date="2026-01-01T00:00:00Z">
        <w:r>
          <w:rPr>
            <w:b/>
            <w:bCs/>
          </w:rPr>
          <w:t xml:space="preserve">Theorem 58 (The squared norm of a sum)</w:t>
        </w:r>
      </w:ins>
      <w:ins w:id="10934" w:author="PR Preview" w:date="2026-01-01T00:00:00Z">
        <w:r>
          <w:t xml:space="preserve"> </w:t>
        </w:r>
      </w:ins>
      <w:ins w:id="10935" w:author="PR Preview" w:date="2026-01-01T00:00:00Z">
        <w:r>
          <w:t xml:space="preserve">For any</w:t>
        </w:r>
      </w:ins>
      <w:ins w:id="10936" w:author="PR Preview" w:date="2026-01-01T00:00:00Z">
        <w:r>
          <w:t xml:space="preserve"> </w:t>
        </w:r>
      </w:ins>
      <w:ins w:id="10937" w:author="PR Preview" w:date="2026-01-01T00:00:00Z">
        <w:r>
          <w:t xml:space="preserve">$\mathord{\smash[b]{\underset{\raise.3ex\hbox{$\scriptstyle\sim$}}{x}}\vphantom{x}}, \mathord{\smash[b]{\underset{\raise.3ex\hbox{$\scriptstyle\sim$}}{y}}\vphantom{y}} \in \mathbb{R}^p$</w:t>
        </w:r>
      </w:ins>
      <w:ins w:id="10938"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del w:id="10939" w:author="PR Preview" w:date="2026-01-01T00:00:00Z">
        <w:r>
          <w:delText xml:space="preserve">In particular, if</w:delText>
        </w:r>
      </w:del>
      <w:del w:id="10940" w:author="PR Preview" w:date="2026-01-01T00:00:00Z">
        <w:r>
          <w:delText xml:space="preserve"> </w:delText>
        </w:r>
      </w:del>
      <w:del w:id="10941" w:author="PR Preview" w:date="2026-01-01T00:00:00Z">
        <w:r>
          <w:delText xml:space="preserve">$\mathord{\smash[b]{\underset{\raise.3ex\hbox{$\scriptstyle\sim$}}{x}}\vphantom{x}} \perp \mathord{\smash[b]{\underset{\raise.3ex\hbox{$\scriptstyle\sim$}}{y}}\vphantom{y}}$</w:delText>
        </w:r>
      </w:del>
      <w:del w:id="10942" w:author="PR Preview" w:date="2026-01-01T00:00:00Z">
        <w:r>
          <w:delText xml:space="preserve"> </w:delText>
        </w:r>
      </w:del>
      <w:del w:id="10943" w:author="PR Preview" w:date="2026-01-01T00:00:00Z">
        <w:r>
          <w:delText xml:space="preserve">(</w:delText>
        </w:r>
      </w:del>
      <w:hyperlink w:anchor="def-orthogonal-vectors">
        <w:del w:id="10944" w:author="PR Preview" w:date="2026-01-01T00:00:00Z">
          <w:r>
            <w:rPr>
              <w:rStyle w:val="Hyperlink"/>
            </w:rPr>
            <w:delText xml:space="preserve">Definition 15</w:delText>
          </w:r>
        </w:del>
      </w:hyperlink>
      <w:del w:id="10945" w:author="PR Preview" w:date="2026-01-01T00:00:00Z">
        <w:r>
          <w:delText xml:space="preserve">), then</w:delText>
        </w:r>
      </w:del>
      <w:del w:id="10946" w:author="PR Preview" w:date="2026-01-01T00:00:00Z">
        <w:r>
          <w:delText xml:space="preserve"> </w:delText>
        </w:r>
      </w:del>
      <w:del w:id="10947" w:author="PR Preview" w:date="2026-01-01T00:00:00Z">
        <w:r>
          <w:delTex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delText>
        </w:r>
      </w:del>
      <w:del w:id="10948" w:author="PR Preview" w:date="2026-01-01T00:00:00Z">
        <w:r>
          <w:delText xml:space="preserve"> </w:delText>
        </w:r>
      </w:del>
      <w:del w:id="10949" w:author="PR Preview" w:date="2026-01-01T00:00:00Z">
        <w:r>
          <w:delText xml:space="preserve">(the</w:delText>
        </w:r>
      </w:del>
      <w:del w:id="10950" w:author="PR Preview" w:date="2026-01-01T00:00:00Z">
        <w:r>
          <w:delText xml:space="preserve"> </w:delText>
        </w:r>
      </w:del>
      <w:del w:id="10951" w:author="PR Preview" w:date="2026-01-01T00:00:00Z">
        <w:r>
          <w:rPr>
            <w:b/>
            <w:bCs/>
          </w:rPr>
          <w:delText xml:space="preserve">Pythagorean theorem</w:delText>
        </w:r>
      </w:del>
      <w:del w:id="10952" w:author="PR Preview" w:date="2026-01-01T00:00:00Z">
        <w:r>
          <w:delText xml:space="preserve">)</w:delText>
        </w:r>
      </w:del>
      <w:del w:id="10953" w:author="PR Preview" w:date="2026-01-01T00:00:00Z">
        <w:r>
          <w:delText xml:space="preserve"> </w:delText>
        </w:r>
      </w:del>
      <w:del w:id="10954" w:author="PR Preview" w:date="2026-01-01T00:00:00Z">
        <w:r>
          <w:delText xml:space="preserve">[53]</w:delText>
        </w:r>
      </w:del>
      <w:del w:id="10955" w:author="PR Preview" w:date="2026-01-01T00:00:00Z">
        <w:r>
          <w:delText xml:space="preserve">.</w:delText>
        </w:r>
      </w:del>
    </w:p>
    <w:p>
      <w:pPr>
        <w:pStyle w:val="FirstParagraph"/>
      </w:pPr>
      <w:ins w:id="10956" w:author="PR Preview" w:date="2026-01-01T00:00:00Z">
        <w:r>
          <w:t xml:space="preserve">In particular, if</w:t>
        </w:r>
      </w:ins>
      <w:ins w:id="10957" w:author="PR Preview" w:date="2026-01-01T00:00:00Z">
        <w:r>
          <w:t xml:space="preserve"> </w:t>
        </w:r>
      </w:ins>
      <w:ins w:id="10958" w:author="PR Preview" w:date="2026-01-01T00:00:00Z">
        <w:r>
          <w:t xml:space="preserve">$\mathord{\smash[b]{\underset{\raise.3ex\hbox{$\scriptstyle\sim$}}{x}}\vphantom{x}} \perp \mathord{\smash[b]{\underset{\raise.3ex\hbox{$\scriptstyle\sim$}}{y}}\vphantom{y}}$</w:t>
        </w:r>
      </w:ins>
      <w:ins w:id="10959" w:author="PR Preview" w:date="2026-01-01T00:00:00Z">
        <w:r>
          <w:t xml:space="preserve"> </w:t>
        </w:r>
      </w:ins>
      <w:ins w:id="10960" w:author="PR Preview" w:date="2026-01-01T00:00:00Z">
        <w:r>
          <w:t xml:space="preserve">(</w:t>
        </w:r>
      </w:ins>
      <w:hyperlink w:anchor="def-orthogonal-vectors">
        <w:ins w:id="10961" w:author="PR Preview" w:date="2026-01-01T00:00:00Z">
          <w:r>
            <w:rPr>
              <w:rStyle w:val="Hyperlink"/>
            </w:rPr>
            <w:t xml:space="preserve">Definition 15</w:t>
          </w:r>
        </w:ins>
      </w:hyperlink>
      <w:ins w:id="10962" w:author="PR Preview" w:date="2026-01-01T00:00:00Z">
        <w:r>
          <w:t xml:space="preserve">), then</w:t>
        </w:r>
      </w:ins>
      <w:ins w:id="10963" w:author="PR Preview" w:date="2026-01-01T00:00:00Z">
        <w:r>
          <w:t xml:space="preserve"> </w:t>
        </w:r>
      </w:ins>
      <w:ins w:id="10964"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0965" w:author="PR Preview" w:date="2026-01-01T00:00:00Z">
        <w:r>
          <w:t xml:space="preserve"> </w:t>
        </w:r>
      </w:ins>
      <w:ins w:id="10966" w:author="PR Preview" w:date="2026-01-01T00:00:00Z">
        <w:r>
          <w:t xml:space="preserve">(the</w:t>
        </w:r>
      </w:ins>
      <w:ins w:id="10967" w:author="PR Preview" w:date="2026-01-01T00:00:00Z">
        <w:r>
          <w:t xml:space="preserve"> </w:t>
        </w:r>
      </w:ins>
      <w:ins w:id="10968" w:author="PR Preview" w:date="2026-01-01T00:00:00Z">
        <w:r>
          <w:rPr>
            <w:b/>
            <w:bCs/>
          </w:rPr>
          <w:t xml:space="preserve">Pythagorean theorem</w:t>
        </w:r>
      </w:ins>
      <w:ins w:id="10969" w:author="PR Preview" w:date="2026-01-01T00:00:00Z">
        <w:r>
          <w:t xml:space="preserve">)</w:t>
        </w:r>
      </w:ins>
      <w:ins w:id="10970" w:author="PR Preview" w:date="2026-01-01T00:00:00Z">
        <w:r>
          <w:t xml:space="preserve"> </w:t>
        </w:r>
      </w:ins>
      <w:ins w:id="10971" w:author="PR Preview" w:date="2026-01-01T00:00:00Z">
        <w:r>
          <w:t xml:space="preserve">[52]</w:t>
        </w:r>
      </w:ins>
      <w:ins w:id="10972" w:author="PR Preview" w:date="2026-01-01T00:00:00Z">
        <w:r>
          <w:t xml:space="preserve">.</w:t>
        </w:r>
      </w:ins>
    </w:p>
    <w:bookmarkEnd w:id="363"/>
    <w:p>
      <w:pPr>
        <w:pStyle w:val="BodyText"/>
      </w:pPr>
      <w:r>
        <w:rPr>
          <w:i/>
          <w:iCs/>
        </w:rPr>
        <w:t xml:space="preserve">Proof</w:t>
      </w:r>
      <w:r>
        <w:t xml:space="preserve">. </w:t>
      </w:r>
    </w:p>
    <w:p>
      <w:pPr>
        <w:pStyle w:val="BodyText"/>
      </w:pPr>
      <w:del w:id="10973" w:author="PR Preview" w:date="2026-01-01T00:00:00Z">
        <w:r>
          <w:delTex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delText>
        </w:r>
      </w:del>
    </w:p>
    <w:p>
      <w:pPr>
        <w:pStyle w:val="BodyText"/>
      </w:pPr>
      <w:ins w:id="10974"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del w:id="10975" w:author="PR Preview" w:date="2026-01-01T00:00:00Z">
        <w:r>
          <w:rPr>
            <w:b/>
            <w:bCs/>
          </w:rPr>
          <w:delText xml:space="preserve">Example 106 (Checking the expansion)</w:delText>
        </w:r>
      </w:del>
      <w:del w:id="10976" w:author="PR Preview" w:date="2026-01-01T00:00:00Z">
        <w:r>
          <w:delText xml:space="preserve"> </w:delText>
        </w:r>
      </w:del>
      <w:del w:id="10977" w:author="PR Preview" w:date="2026-01-01T00:00:00Z">
        <w:r>
          <w:delText xml:space="preserve">For</w:delText>
        </w:r>
      </w:del>
      <w:del w:id="10978" w:author="PR Preview" w:date="2026-01-01T00:00:00Z">
        <w:r>
          <w:delText xml:space="preserve"> </w:delText>
        </w:r>
      </w:del>
      <w:del w:id="10979" w:author="PR Preview" w:date="2026-01-01T00:00:00Z">
        <w:r>
          <w:delText xml:space="preserve">$\mathord{\smash[b]{\underset{\raise.3ex\hbox{$\scriptstyle\sim$}}{x}}\vphantom{x}} = (3, 0)$</w:delText>
        </w:r>
      </w:del>
      <w:del w:id="10980" w:author="PR Preview" w:date="2026-01-01T00:00:00Z">
        <w:r>
          <w:delText xml:space="preserve"> </w:delText>
        </w:r>
      </w:del>
      <w:del w:id="10981" w:author="PR Preview" w:date="2026-01-01T00:00:00Z">
        <w:r>
          <w:delText xml:space="preserve">and</w:delText>
        </w:r>
      </w:del>
      <w:del w:id="10982" w:author="PR Preview" w:date="2026-01-01T00:00:00Z">
        <w:r>
          <w:delText xml:space="preserve"> </w:delText>
        </w:r>
      </w:del>
      <w:del w:id="10983" w:author="PR Preview" w:date="2026-01-01T00:00:00Z">
        <w:r>
          <w:delText xml:space="preserve">$\mathord{\smash[b]{\underset{\raise.3ex\hbox{$\scriptstyle\sim$}}{y}}\vphantom{y}} = (1, 4)$</w:delText>
        </w:r>
      </w:del>
      <w:del w:id="10984" w:author="PR Preview" w:date="2026-01-01T00:00:00Z">
        <w:r>
          <w:delText xml:space="preserve">:</w:delText>
        </w:r>
      </w:del>
      <w:del w:id="10985" w:author="PR Preview" w:date="2026-01-01T00:00:00Z">
        <w:r>
          <w:delText xml:space="preserve"> </w:delText>
        </w:r>
      </w:del>
      <w:del w:id="10986" w:author="PR Preview" w:date="2026-01-01T00:00:00Z">
        <w:r>
          <w:delText xml:space="preserve">$\mathord{\smash[b]{\underset{\raise.3ex\hbox{$\scriptstyle\sim$}}{x}}\vphantom{x}} + \mathord{\smash[b]{\underset{\raise.3ex\hbox{$\scriptstyle\sim$}}{y}}\vphantom{y}} = (4, 4)$</w:delText>
        </w:r>
      </w:del>
      <w:del w:id="10987" w:author="PR Preview" w:date="2026-01-01T00:00:00Z">
        <w:r>
          <w:delText xml:space="preserve">, so</w:delText>
        </w:r>
      </w:del>
    </w:p>
    <w:p>
      <w:pPr>
        <w:pStyle w:val="BodyText"/>
      </w:pPr>
      <w:ins w:id="10988" w:author="PR Preview" w:date="2026-01-01T00:00:00Z">
        <w:r>
          <w:rPr>
            <w:b/>
            <w:bCs/>
          </w:rPr>
          <w:t xml:space="preserve">Example 105 (Checking the expansion)</w:t>
        </w:r>
      </w:ins>
      <w:ins w:id="10989" w:author="PR Preview" w:date="2026-01-01T00:00:00Z">
        <w:r>
          <w:t xml:space="preserve"> </w:t>
        </w:r>
      </w:ins>
      <w:ins w:id="10990" w:author="PR Preview" w:date="2026-01-01T00:00:00Z">
        <w:r>
          <w:t xml:space="preserve">For</w:t>
        </w:r>
      </w:ins>
      <w:ins w:id="10991" w:author="PR Preview" w:date="2026-01-01T00:00:00Z">
        <w:r>
          <w:t xml:space="preserve"> </w:t>
        </w:r>
      </w:ins>
      <w:ins w:id="10992" w:author="PR Preview" w:date="2026-01-01T00:00:00Z">
        <w:r>
          <w:t xml:space="preserve">$\mathord{\smash[b]{\underset{\raise.3ex\hbox{$\scriptstyle\sim$}}{x}}\vphantom{x}} = (3, 0)$</w:t>
        </w:r>
      </w:ins>
      <w:ins w:id="10993" w:author="PR Preview" w:date="2026-01-01T00:00:00Z">
        <w:r>
          <w:t xml:space="preserve"> </w:t>
        </w:r>
      </w:ins>
      <w:ins w:id="10994" w:author="PR Preview" w:date="2026-01-01T00:00:00Z">
        <w:r>
          <w:t xml:space="preserve">and</w:t>
        </w:r>
      </w:ins>
      <w:ins w:id="10995" w:author="PR Preview" w:date="2026-01-01T00:00:00Z">
        <w:r>
          <w:t xml:space="preserve"> </w:t>
        </w:r>
      </w:ins>
      <w:ins w:id="10996" w:author="PR Preview" w:date="2026-01-01T00:00:00Z">
        <w:r>
          <w:t xml:space="preserve">$\mathord{\smash[b]{\underset{\raise.3ex\hbox{$\scriptstyle\sim$}}{y}}\vphantom{y}} = (1, 4)$</w:t>
        </w:r>
      </w:ins>
      <w:ins w:id="10997" w:author="PR Preview" w:date="2026-01-01T00:00:00Z">
        <w:r>
          <w:t xml:space="preserve">:</w:t>
        </w:r>
      </w:ins>
      <w:ins w:id="10998" w:author="PR Preview" w:date="2026-01-01T00:00:00Z">
        <w:r>
          <w:t xml:space="preserve"> </w:t>
        </w:r>
      </w:ins>
      <w:ins w:id="10999" w:author="PR Preview" w:date="2026-01-01T00:00:00Z">
        <w:r>
          <w:t xml:space="preserve">$\mathord{\smash[b]{\underset{\raise.3ex\hbox{$\scriptstyle\sim$}}{x}}\vphantom{x}} + \mathord{\smash[b]{\underset{\raise.3ex\hbox{$\scriptstyle\sim$}}{y}}\vphantom{y}} = (4, 4)$</w:t>
        </w:r>
      </w:ins>
      <w:ins w:id="11000" w:author="PR Preview" w:date="2026-01-01T00:00:00Z">
        <w:r>
          <w:t xml:space="preserve">, so</w:t>
        </w:r>
      </w:ins>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del w:id="11001" w:author="PR Preview" w:date="2026-01-01T00:00:00Z">
        <w:r>
          <w:rPr>
            <w:b/>
            <w:bCs/>
          </w:rPr>
          <w:delText xml:space="preserve">Theorem 60 (Cauchy-Schwarz inequality)</w:delText>
        </w:r>
      </w:del>
      <w:del w:id="11002" w:author="PR Preview" w:date="2026-01-01T00:00:00Z">
        <w:r>
          <w:delText xml:space="preserve"> </w:delText>
        </w:r>
      </w:del>
      <w:del w:id="11003" w:author="PR Preview" w:date="2026-01-01T00:00:00Z">
        <w:r>
          <w:delText xml:space="preserve">For any</w:delText>
        </w:r>
      </w:del>
      <w:del w:id="11004" w:author="PR Preview" w:date="2026-01-01T00:00:00Z">
        <w:r>
          <w:delText xml:space="preserve"> </w:delText>
        </w:r>
      </w:del>
      <w:del w:id="11005" w:author="PR Preview" w:date="2026-01-01T00:00:00Z">
        <w:r>
          <w:delText xml:space="preserve">$\mathord{\smash[b]{\underset{\raise.3ex\hbox{$\scriptstyle\sim$}}{x}}\vphantom{x}}, \mathord{\smash[b]{\underset{\raise.3ex\hbox{$\scriptstyle\sim$}}{y}}\vphantom{y}} \in \mathbb{R}^p$</w:delText>
        </w:r>
      </w:del>
      <w:del w:id="11006" w:author="PR Preview" w:date="2026-01-01T00:00:00Z">
        <w:r>
          <w:delText xml:space="preserve">,</w:delText>
        </w:r>
      </w:del>
    </w:p>
    <w:p>
      <w:pPr>
        <w:pStyle w:val="BodyText"/>
      </w:pPr>
      <w:ins w:id="11007" w:author="PR Preview" w:date="2026-01-01T00:00:00Z">
        <w:r>
          <w:rPr>
            <w:b/>
            <w:bCs/>
          </w:rPr>
          <w:t xml:space="preserve">Theorem 59 (Cauchy-Schwarz inequality)</w:t>
        </w:r>
      </w:ins>
      <w:ins w:id="11008" w:author="PR Preview" w:date="2026-01-01T00:00:00Z">
        <w:r>
          <w:t xml:space="preserve"> </w:t>
        </w:r>
      </w:ins>
      <w:ins w:id="11009" w:author="PR Preview" w:date="2026-01-01T00:00:00Z">
        <w:r>
          <w:t xml:space="preserve">For any</w:t>
        </w:r>
      </w:ins>
      <w:ins w:id="11010" w:author="PR Preview" w:date="2026-01-01T00:00:00Z">
        <w:r>
          <w:t xml:space="preserve"> </w:t>
        </w:r>
      </w:ins>
      <w:ins w:id="11011" w:author="PR Preview" w:date="2026-01-01T00:00:00Z">
        <w:r>
          <w:t xml:space="preserve">$\mathord{\smash[b]{\underset{\raise.3ex\hbox{$\scriptstyle\sim$}}{x}}\vphantom{x}}, \mathord{\smash[b]{\underset{\raise.3ex\hbox{$\scriptstyle\sim$}}{y}}\vphantom{y}} \in \mathbb{R}^p$</w:t>
        </w:r>
      </w:ins>
      <w:ins w:id="11012" w:author="PR Preview" w:date="2026-01-01T00:00:00Z">
        <w:r>
          <w:t xml:space="preserve">,</w:t>
        </w:r>
      </w:ins>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del w:id="11013" w:author="PR Preview" w:date="2026-01-01T00:00:00Z">
        <w:r>
          <w:delText xml:space="preserve">with equality exactly when</w:delText>
        </w:r>
      </w:del>
      <w:del w:id="11014" w:author="PR Preview" w:date="2026-01-01T00:00:00Z">
        <w:r>
          <w:delText xml:space="preserve"> </w:delText>
        </w:r>
      </w:del>
      <w:del w:id="11015" w:author="PR Preview" w:date="2026-01-01T00:00:00Z">
        <w:r>
          <w:delText xml:space="preserve">$\mathord{\smash[b]{\underset{\raise.3ex\hbox{$\scriptstyle\sim$}}{x}}\vphantom{x}}$</w:delText>
        </w:r>
      </w:del>
      <w:del w:id="11016" w:author="PR Preview" w:date="2026-01-01T00:00:00Z">
        <w:r>
          <w:delText xml:space="preserve"> </w:delText>
        </w:r>
      </w:del>
      <w:del w:id="11017" w:author="PR Preview" w:date="2026-01-01T00:00:00Z">
        <w:r>
          <w:delText xml:space="preserve">and</w:delText>
        </w:r>
      </w:del>
      <w:del w:id="11018" w:author="PR Preview" w:date="2026-01-01T00:00:00Z">
        <w:r>
          <w:delText xml:space="preserve"> </w:delText>
        </w:r>
      </w:del>
      <w:del w:id="11019" w:author="PR Preview" w:date="2026-01-01T00:00:00Z">
        <w:r>
          <w:delText xml:space="preserve">$\mathord{\smash[b]{\underset{\raise.3ex\hbox{$\scriptstyle\sim$}}{y}}\vphantom{y}}$</w:delText>
        </w:r>
      </w:del>
      <w:del w:id="11020" w:author="PR Preview" w:date="2026-01-01T00:00:00Z">
        <w:r>
          <w:delText xml:space="preserve"> </w:delText>
        </w:r>
      </w:del>
      <w:del w:id="11021" w:author="PR Preview" w:date="2026-01-01T00:00:00Z">
        <w:r>
          <w:delText xml:space="preserve">are linearly dependent</w:delText>
        </w:r>
      </w:del>
      <w:del w:id="11022" w:author="PR Preview" w:date="2026-01-01T00:00:00Z">
        <w:r>
          <w:delText xml:space="preserve"> </w:delText>
        </w:r>
      </w:del>
      <w:del w:id="11023" w:author="PR Preview" w:date="2026-01-01T00:00:00Z">
        <w:r>
          <w:delText xml:space="preserve">(</w:delText>
        </w:r>
      </w:del>
      <w:hyperlink w:anchor="def-linearly-independent">
        <w:del w:id="11024" w:author="PR Preview" w:date="2026-01-01T00:00:00Z">
          <w:r>
            <w:rPr>
              <w:rStyle w:val="Hyperlink"/>
            </w:rPr>
            <w:delText xml:space="preserve">Definition 43</w:delText>
          </w:r>
        </w:del>
      </w:hyperlink>
      <w:del w:id="11025" w:author="PR Preview" w:date="2026-01-01T00:00:00Z">
        <w:r>
          <w:delText xml:space="preserve">)</w:delText>
        </w:r>
      </w:del>
      <w:del w:id="11026" w:author="PR Preview" w:date="2026-01-01T00:00:00Z">
        <w:r>
          <w:delText xml:space="preserve"> </w:delText>
        </w:r>
      </w:del>
      <w:del w:id="11027" w:author="PR Preview" w:date="2026-01-01T00:00:00Z">
        <w:r>
          <w:delText xml:space="preserve">[54]</w:delText>
        </w:r>
      </w:del>
      <w:del w:id="11028" w:author="PR Preview" w:date="2026-01-01T00:00:00Z">
        <w:r>
          <w:delText xml:space="preserve">.</w:delText>
        </w:r>
      </w:del>
    </w:p>
    <w:p>
      <w:pPr>
        <w:pStyle w:val="FirstParagraph"/>
      </w:pPr>
      <w:ins w:id="11029" w:author="PR Preview" w:date="2026-01-01T00:00:00Z">
        <w:r>
          <w:t xml:space="preserve">with equality exactly when</w:t>
        </w:r>
      </w:ins>
      <w:ins w:id="11030" w:author="PR Preview" w:date="2026-01-01T00:00:00Z">
        <w:r>
          <w:t xml:space="preserve"> </w:t>
        </w:r>
      </w:ins>
      <w:ins w:id="11031" w:author="PR Preview" w:date="2026-01-01T00:00:00Z">
        <w:r>
          <w:t xml:space="preserve">$\mathord{\smash[b]{\underset{\raise.3ex\hbox{$\scriptstyle\sim$}}{x}}\vphantom{x}}$</w:t>
        </w:r>
      </w:ins>
      <w:ins w:id="11032" w:author="PR Preview" w:date="2026-01-01T00:00:00Z">
        <w:r>
          <w:t xml:space="preserve"> </w:t>
        </w:r>
      </w:ins>
      <w:ins w:id="11033" w:author="PR Preview" w:date="2026-01-01T00:00:00Z">
        <w:r>
          <w:t xml:space="preserve">and</w:t>
        </w:r>
      </w:ins>
      <w:ins w:id="11034" w:author="PR Preview" w:date="2026-01-01T00:00:00Z">
        <w:r>
          <w:t xml:space="preserve"> </w:t>
        </w:r>
      </w:ins>
      <w:ins w:id="11035" w:author="PR Preview" w:date="2026-01-01T00:00:00Z">
        <w:r>
          <w:t xml:space="preserve">$\mathord{\smash[b]{\underset{\raise.3ex\hbox{$\scriptstyle\sim$}}{y}}\vphantom{y}}$</w:t>
        </w:r>
      </w:ins>
      <w:ins w:id="11036" w:author="PR Preview" w:date="2026-01-01T00:00:00Z">
        <w:r>
          <w:t xml:space="preserve"> </w:t>
        </w:r>
      </w:ins>
      <w:ins w:id="11037" w:author="PR Preview" w:date="2026-01-01T00:00:00Z">
        <w:r>
          <w:t xml:space="preserve">are linearly dependent</w:t>
        </w:r>
      </w:ins>
      <w:ins w:id="11038" w:author="PR Preview" w:date="2026-01-01T00:00:00Z">
        <w:r>
          <w:t xml:space="preserve"> </w:t>
        </w:r>
      </w:ins>
      <w:ins w:id="11039" w:author="PR Preview" w:date="2026-01-01T00:00:00Z">
        <w:r>
          <w:t xml:space="preserve">(</w:t>
        </w:r>
      </w:ins>
      <w:hyperlink w:anchor="def-linearly-independent">
        <w:ins w:id="11040" w:author="PR Preview" w:date="2026-01-01T00:00:00Z">
          <w:r>
            <w:rPr>
              <w:rStyle w:val="Hyperlink"/>
            </w:rPr>
            <w:t xml:space="preserve">Definition 43</w:t>
          </w:r>
        </w:ins>
      </w:hyperlink>
      <w:ins w:id="11041" w:author="PR Preview" w:date="2026-01-01T00:00:00Z">
        <w:r>
          <w:t xml:space="preserve">).</w:t>
        </w:r>
      </w:ins>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del w:id="11042" w:author="PR Preview" w:date="2026-01-01T00:00:00Z">
        <w:r>
          <w:delText xml:space="preserve">and</w:delText>
        </w:r>
      </w:del>
      <w:del w:id="11043" w:author="PR Preview" w:date="2026-01-01T00:00:00Z">
        <w:r>
          <w:delText xml:space="preserve"> </w:delText>
        </w:r>
      </w:del>
      <w:del w:id="11044" w:author="PR Preview" w:date="2026-01-01T00:00:00Z">
        <w:r>
          <w:delText xml:space="preserve">$\mathopen{}\left\lVert\mathord{\smash[b]{\underset{\raise.3ex\hbox{$\scriptstyle\sim$}}{0}}\vphantom{0}}\right\rVert\mathclose{} = 0$</w:delText>
        </w:r>
      </w:del>
      <w:del w:id="11045" w:author="PR Preview" w:date="2026-01-01T00:00:00Z">
        <w:r>
          <w:delText xml:space="preserve"> </w:delText>
        </w:r>
      </w:del>
      <w:del w:id="11046" w:author="PR Preview" w:date="2026-01-01T00:00:00Z">
        <w:r>
          <w:delText xml:space="preserve">(</w:delText>
        </w:r>
      </w:del>
      <w:hyperlink w:anchor="thm-norm-properties">
        <w:del w:id="11047" w:author="PR Preview" w:date="2026-01-01T00:00:00Z">
          <w:r>
            <w:rPr>
              <w:rStyle w:val="Hyperlink"/>
            </w:rPr>
            <w:delText xml:space="preserve">Theorem 58</w:delText>
          </w:r>
        </w:del>
      </w:hyperlink>
      <w:del w:id="11048" w:author="PR Preview" w:date="2026-01-01T00:00:00Z">
        <w:r>
          <w:delText xml:space="preserve">, part 1),</w:delText>
        </w:r>
      </w:del>
      <w:del w:id="11049" w:author="PR Preview" w:date="2026-01-01T00:00:00Z">
        <w:r>
          <w:delText xml:space="preserve"> </w:delText>
        </w:r>
      </w:del>
      <w:del w:id="11050" w:author="PR Preview" w:date="2026-01-01T00:00:00Z">
        <w:r>
          <w:delText xml:space="preserve">so both sides are</w:delText>
        </w:r>
      </w:del>
      <w:del w:id="11051" w:author="PR Preview" w:date="2026-01-01T00:00:00Z">
        <w:r>
          <w:delText xml:space="preserve"> </w:delText>
        </w:r>
      </w:del>
      <m:oMath>
        <m:r>
          <m:t>0</m:t>
        </m:r>
      </m:oMath>
      <w:del w:id="11052" w:author="PR Preview" w:date="2026-01-01T00:00:00Z">
        <w:r>
          <w:delText xml:space="preserve"> </w:delText>
        </w:r>
      </w:del>
      <w:del w:id="11053" w:author="PR Preview" w:date="2026-01-01T00:00:00Z">
        <w:r>
          <w:delText xml:space="preserve">and equality holds;</w:delText>
        </w:r>
      </w:del>
      <w:del w:id="11054" w:author="PR Preview" w:date="2026-01-01T00:00:00Z">
        <w:r>
          <w:delText xml:space="preserve"> </w:delText>
        </w:r>
      </w:del>
      <w:del w:id="11055" w:author="PR Preview" w:date="2026-01-01T00:00:00Z">
        <w:r>
          <w:delText xml:space="preserve">and</w:delText>
        </w:r>
      </w:del>
      <w:del w:id="11056" w:author="PR Preview" w:date="2026-01-01T00:00:00Z">
        <w:r>
          <w:delText xml:space="preserve"> </w:delText>
        </w:r>
      </w:del>
      <w:del w:id="11057" w:author="PR Preview" w:date="2026-01-01T00:00:00Z">
        <w:r>
          <w:delText xml:space="preserve">$\mathord{\smash[b]{\underset{\raise.3ex\hbox{$\scriptstyle\sim$}}{x}}\vphantom{x}}, \mathord{\smash[b]{\underset{\raise.3ex\hbox{$\scriptstyle\sim$}}{y}}\vphantom{y}}$</w:delText>
        </w:r>
      </w:del>
      <w:del w:id="11058" w:author="PR Preview" w:date="2026-01-01T00:00:00Z">
        <w:r>
          <w:delText xml:space="preserve"> </w:delText>
        </w:r>
      </w:del>
      <w:del w:id="11059" w:author="PR Preview" w:date="2026-01-01T00:00:00Z">
        <w:r>
          <w:delText xml:space="preserve">are linearly dependent, because</w:delText>
        </w:r>
      </w:del>
      <w:del w:id="11060" w:author="PR Preview" w:date="2026-01-01T00:00:00Z">
        <w:r>
          <w:delText xml:space="preserve"> </w:delText>
        </w:r>
      </w:del>
      <w:del w:id="11061" w:author="PR Preview" w:date="2026-01-01T00:00:00Z">
        <w:r>
          <w:delText xml:space="preserve">$0\,\mathord{\smash[b]{\underset{\raise.3ex\hbox{$\scriptstyle\sim$}}{x}}\vphantom{x}} + 1\,\mathord{\smash[b]{\underset{\raise.3ex\hbox{$\scriptstyle\sim$}}{y}}\vphantom{y}} = \mathord{\smash[b]{\underset{\raise.3ex\hbox{$\scriptstyle\sim$}}{0}}\vphantom{0}}$</w:delText>
        </w:r>
      </w:del>
      <w:del w:id="11062" w:author="PR Preview" w:date="2026-01-01T00:00:00Z">
        <w:r>
          <w:delText xml:space="preserve">.</w:delText>
        </w:r>
      </w:del>
    </w:p>
    <w:p>
      <w:pPr>
        <w:pStyle w:val="FirstParagraph"/>
      </w:pPr>
      <w:del w:id="11063" w:author="PR Preview" w:date="2026-01-01T00:00:00Z">
        <w:r>
          <w:rPr>
            <w:b/>
            <w:bCs/>
          </w:rPr>
          <w:delText xml:space="preserve">If</w:delText>
        </w:r>
      </w:del>
      <w:del w:id="11064" w:author="PR Preview" w:date="2026-01-01T00:00:00Z">
        <w:r>
          <w:rPr>
            <w:b/>
            <w:bCs/>
          </w:rPr>
          <w:delText xml:space="preserve"> </w:delText>
        </w:r>
      </w:del>
      <w:del w:id="11065" w:author="PR Preview" w:date="2026-01-01T00:00:00Z">
        <w:r>
          <w:rPr>
            <w:b/>
            <w:bCs/>
          </w:rPr>
          <w:delText xml:space="preserve">$\mathord{\smash[b]{\underset{\raise.3ex\hbox{$\scriptstyle\sim$}}{y}}\vphantom{y}} \ne \mathord{\smash[b]{\underset{\raise.3ex\hbox{$\scriptstyle\sim$}}{0}}\vphantom{0}}$</w:delText>
        </w:r>
      </w:del>
      <w:del w:id="11066" w:author="PR Preview" w:date="2026-01-01T00:00:00Z">
        <w:r>
          <w:rPr>
            <w:b/>
            <w:bCs/>
          </w:rPr>
          <w:delText xml:space="preserve">.</w:delText>
        </w:r>
      </w:del>
      <w:del w:id="11067" w:author="PR Preview" w:date="2026-01-01T00:00:00Z">
        <w:r>
          <w:delText xml:space="preserve"> </w:delText>
        </w:r>
      </w:del>
      <w:del w:id="11068" w:author="PR Preview" w:date="2026-01-01T00:00:00Z">
        <w:r>
          <w:delText xml:space="preserve">Then</w:delText>
        </w:r>
      </w:del>
      <w:del w:id="11069" w:author="PR Preview" w:date="2026-01-01T00:00:00Z">
        <w:r>
          <w:delText xml:space="preserve"> </w:delText>
        </w:r>
      </w:del>
      <w:del w:id="11070" w:author="PR Preview" w:date="2026-01-01T00:00:00Z">
        <w:r>
          <w:delText xml:space="preserve">$\mathopen{}\left\lVert\mathord{\smash[b]{\underset{\raise.3ex\hbox{$\scriptstyle\sim$}}{y}}\vphantom{y}}\right\rVert\mathclose{} &gt; 0$</w:delText>
        </w:r>
      </w:del>
      <w:del w:id="11071" w:author="PR Preview" w:date="2026-01-01T00:00:00Z">
        <w:r>
          <w:delText xml:space="preserve"> </w:delText>
        </w:r>
      </w:del>
      <w:del w:id="11072" w:author="PR Preview" w:date="2026-01-01T00:00:00Z">
        <w:r>
          <w:delText xml:space="preserve">(</w:delText>
        </w:r>
      </w:del>
      <w:hyperlink w:anchor="thm-norm-properties">
        <w:del w:id="11073" w:author="PR Preview" w:date="2026-01-01T00:00:00Z">
          <w:r>
            <w:rPr>
              <w:rStyle w:val="Hyperlink"/>
            </w:rPr>
            <w:delText xml:space="preserve">Theorem 58</w:delText>
          </w:r>
        </w:del>
      </w:hyperlink>
      <w:del w:id="11074" w:author="PR Preview" w:date="2026-01-01T00:00:00Z">
        <w:r>
          <w:delText xml:space="preserve">, part 1).</w:delText>
        </w:r>
      </w:del>
      <w:del w:id="11075" w:author="PR Preview" w:date="2026-01-01T00:00:00Z">
        <w:r>
          <w:delText xml:space="preserve"> </w:delText>
        </w:r>
      </w:del>
      <w:del w:id="11076" w:author="PR Preview" w:date="2026-01-01T00:00:00Z">
        <w:r>
          <w:delText xml:space="preserve">Let</w:delText>
        </w:r>
      </w:del>
      <w:del w:id="11077" w:author="PR Preview" w:date="2026-01-01T00:00:00Z">
        <w:r>
          <w:delText xml:space="preserve"> </w:delText>
        </w:r>
      </w:del>
      <w:del w:id="11078" w:author="PR Preview" w:date="2026-01-01T00:00:00Z">
        <w:r>
          <w:delText xml:space="preserve">$t \stackrel{\text{def}}{=}(\mathord{\smash[b]{\underset{\raise.3ex\hbox{$\scriptstyle\sim$}}{x}}\vphantom{x}} \cdot \mathord{\smash[b]{\underset{\raise.3ex\hbox{$\scriptstyle\sim$}}{y}}\vphantom{y}}) / \mathopen{}\left\lVert\mathord{\smash[b]{\underset{\raise.3ex\hbox{$\scriptstyle\sim$}}{y}}\vphantom{y}}\right\rVert\mathclose{}^2$</w:delText>
        </w:r>
      </w:del>
      <w:del w:id="11079" w:author="PR Preview" w:date="2026-01-01T00:00:00Z">
        <w:r>
          <w:delText xml:space="preserve">. Then</w:delText>
        </w:r>
      </w:del>
    </w:p>
    <w:p>
      <w:pPr>
        <w:pStyle w:val="BodyText"/>
      </w:pPr>
      <w:bookmarkStart w:id="368" w:name="eq-cauchy-schwarz-chain"/>
      <w:del w:id="11080" w:author="PR Preview" w:date="2026-01-01T00:00:00Z">
        <w:r>
          <w:delTex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delText>
        </w:r>
      </w:del>
      <w:bookmarkEnd w:id="368"/>
    </w:p>
    <w:p>
      <w:pPr>
        <w:pStyle w:val="FirstParagraph"/>
      </w:pPr>
      <w:del w:id="11081" w:author="PR Preview" w:date="2026-01-01T00:00:00Z">
        <w:r>
          <w:delText xml:space="preserve">The left side is at least</w:delText>
        </w:r>
      </w:del>
      <w:del w:id="11082" w:author="PR Preview" w:date="2026-01-01T00:00:00Z">
        <w:r>
          <w:delText xml:space="preserve"> </w:delText>
        </w:r>
      </w:del>
      <m:oMath>
        <m:r>
          <m:t>0</m:t>
        </m:r>
      </m:oMath>
      <w:del w:id="11083" w:author="PR Preview" w:date="2026-01-01T00:00:00Z">
        <w:r>
          <w:delText xml:space="preserve"> </w:delText>
        </w:r>
      </w:del>
      <w:del w:id="11084" w:author="PR Preview" w:date="2026-01-01T00:00:00Z">
        <w:r>
          <w:delText xml:space="preserve">(</w:delText>
        </w:r>
      </w:del>
      <w:hyperlink w:anchor="thm-norm-properties">
        <w:del w:id="11085" w:author="PR Preview" w:date="2026-01-01T00:00:00Z">
          <w:r>
            <w:rPr>
              <w:rStyle w:val="Hyperlink"/>
            </w:rPr>
            <w:delText xml:space="preserve">Theorem 58</w:delText>
          </w:r>
        </w:del>
      </w:hyperlink>
      <w:del w:id="11086" w:author="PR Preview" w:date="2026-01-01T00:00:00Z">
        <w:r>
          <w:delText xml:space="preserve">, part 1), so</w:delText>
        </w:r>
      </w:del>
    </w:p>
    <w:p>
      <w:pPr>
        <w:pStyle w:val="Compact"/>
        <w:numPr>
          <w:ilvl w:val="0"/>
          <w:numId w:val="1047"/>
        </w:numPr>
      </w:pPr>
      <w:ins w:id="11087" w:author="PR Preview" w:date="2026-01-01T00:00:00Z">
        <w:r>
          <w:t xml:space="preserve">and</w:t>
        </w:r>
      </w:ins>
      <w:ins w:id="11088" w:author="PR Preview" w:date="2026-01-01T00:00:00Z">
        <w:r>
          <w:t xml:space="preserve"> </w:t>
        </w:r>
      </w:ins>
      <w:ins w:id="11089" w:author="PR Preview" w:date="2026-01-01T00:00:00Z">
        <w:r>
          <w:t xml:space="preserve">$\mathopen{}\left\lVert\mathord{\smash[b]{\underset{\raise.3ex\hbox{$\scriptstyle\sim$}}{0}}\vphantom{0}}\right\rVert\mathclose{} = 0$</w:t>
        </w:r>
      </w:ins>
      <w:ins w:id="11090" w:author="PR Preview" w:date="2026-01-01T00:00:00Z">
        <w:r>
          <w:t xml:space="preserve"> </w:t>
        </w:r>
      </w:ins>
      <w:ins w:id="11091" w:author="PR Preview" w:date="2026-01-01T00:00:00Z">
        <w:r>
          <w:t xml:space="preserve">(</w:t>
        </w:r>
      </w:ins>
      <w:hyperlink w:anchor="thm-norm-properties">
        <w:ins w:id="11092" w:author="PR Preview" w:date="2026-01-01T00:00:00Z">
          <w:r>
            <w:rPr>
              <w:rStyle w:val="Hyperlink"/>
            </w:rPr>
            <w:t xml:space="preserve">Theorem 57</w:t>
          </w:r>
        </w:ins>
      </w:hyperlink>
      <w:ins w:id="11093" w:author="PR Preview" w:date="2026-01-01T00:00:00Z">
        <w:r>
          <w:t xml:space="preserve">, part 1),</w:t>
        </w:r>
      </w:ins>
      <w:ins w:id="11094" w:author="PR Preview" w:date="2026-01-01T00:00:00Z">
        <w:r>
          <w:t xml:space="preserve"> </w:t>
        </w:r>
      </w:ins>
      <w:ins w:id="11095" w:author="PR Preview" w:date="2026-01-01T00:00:00Z">
        <w:r>
          <w:t xml:space="preserve">so both sides are</w:t>
        </w:r>
      </w:ins>
      <w:ins w:id="11096" w:author="PR Preview" w:date="2026-01-01T00:00:00Z">
        <w:r>
          <w:t xml:space="preserve"> </w:t>
        </w:r>
      </w:ins>
      <m:oMath>
        <m:r>
          <m:t>0</m:t>
        </m:r>
      </m:oMath>
      <w:ins w:id="11097" w:author="PR Preview" w:date="2026-01-01T00:00:00Z">
        <w:r>
          <w:t xml:space="preserve"> </w:t>
        </w:r>
      </w:ins>
      <w:ins w:id="11098" w:author="PR Preview" w:date="2026-01-01T00:00:00Z">
        <w:r>
          <w:t xml:space="preserve">and equality holds;</w:t>
        </w:r>
      </w:ins>
      <w:ins w:id="11099" w:author="PR Preview" w:date="2026-01-01T00:00:00Z">
        <w:r>
          <w:t xml:space="preserve"> </w:t>
        </w:r>
      </w:ins>
      <w:ins w:id="11100" w:author="PR Preview" w:date="2026-01-01T00:00:00Z">
        <w:r>
          <w:t xml:space="preserve">and</w:t>
        </w:r>
      </w:ins>
      <w:ins w:id="11101" w:author="PR Preview" w:date="2026-01-01T00:00:00Z">
        <w:r>
          <w:t xml:space="preserve"> </w:t>
        </w:r>
      </w:ins>
      <w:ins w:id="11102" w:author="PR Preview" w:date="2026-01-01T00:00:00Z">
        <w:r>
          <w:t xml:space="preserve">$\mathord{\smash[b]{\underset{\raise.3ex\hbox{$\scriptstyle\sim$}}{x}}\vphantom{x}}, \mathord{\smash[b]{\underset{\raise.3ex\hbox{$\scriptstyle\sim$}}{y}}\vphantom{y}}$</w:t>
        </w:r>
      </w:ins>
      <w:ins w:id="11103" w:author="PR Preview" w:date="2026-01-01T00:00:00Z">
        <w:r>
          <w:t xml:space="preserve"> </w:t>
        </w:r>
      </w:ins>
      <w:ins w:id="11104" w:author="PR Preview" w:date="2026-01-01T00:00:00Z">
        <w:r>
          <w:t xml:space="preserve">are linearly dependent, because</w:t>
        </w:r>
      </w:ins>
      <w:ins w:id="11105" w:author="PR Preview" w:date="2026-01-01T00:00:00Z">
        <w:r>
          <w:t xml:space="preserve"> </w:t>
        </w:r>
      </w:ins>
      <w:ins w:id="11106" w:author="PR Preview" w:date="2026-01-01T00:00:00Z">
        <w:r>
          <w:t xml:space="preserve">$0\,\mathord{\smash[b]{\underset{\raise.3ex\hbox{$\scriptstyle\sim$}}{x}}\vphantom{x}} + 1\,\mathord{\smash[b]{\underset{\raise.3ex\hbox{$\scriptstyle\sim$}}{y}}\vphantom{y}} = \mathord{\smash[b]{\underset{\raise.3ex\hbox{$\scriptstyle\sim$}}{0}}\vphantom{0}}$</w:t>
        </w:r>
      </w:ins>
      <w:ins w:id="11107" w:author="PR Preview" w:date="2026-01-01T00:00:00Z">
        <w:r>
          <w:t xml:space="preserve">.</w:t>
        </w:r>
      </w:ins>
    </w:p>
    <w:p>
      <w:pPr>
        <w:pStyle w:val="FirstParagraph"/>
      </w:pPr>
      <w:ins w:id="11108" w:author="PR Preview" w:date="2026-01-01T00:00:00Z">
        <w:r>
          <w:rPr>
            <w:b/>
            <w:bCs/>
          </w:rPr>
          <w:t xml:space="preserve">If</w:t>
        </w:r>
      </w:ins>
      <w:ins w:id="11109" w:author="PR Preview" w:date="2026-01-01T00:00:00Z">
        <w:r>
          <w:rPr>
            <w:b/>
            <w:bCs/>
          </w:rPr>
          <w:t xml:space="preserve"> </w:t>
        </w:r>
      </w:ins>
      <w:ins w:id="11110" w:author="PR Preview" w:date="2026-01-01T00:00:00Z">
        <w:r>
          <w:rPr>
            <w:b/>
            <w:bCs/>
          </w:rPr>
          <w:t xml:space="preserve">$\mathord{\smash[b]{\underset{\raise.3ex\hbox{$\scriptstyle\sim$}}{y}}\vphantom{y}} \ne \mathord{\smash[b]{\underset{\raise.3ex\hbox{$\scriptstyle\sim$}}{0}}\vphantom{0}}$</w:t>
        </w:r>
      </w:ins>
      <w:ins w:id="11111" w:author="PR Preview" w:date="2026-01-01T00:00:00Z">
        <w:r>
          <w:rPr>
            <w:b/>
            <w:bCs/>
          </w:rPr>
          <w:t xml:space="preserve">.</w:t>
        </w:r>
      </w:ins>
      <w:ins w:id="11112" w:author="PR Preview" w:date="2026-01-01T00:00:00Z">
        <w:r>
          <w:t xml:space="preserve"> </w:t>
        </w:r>
      </w:ins>
      <w:ins w:id="11113" w:author="PR Preview" w:date="2026-01-01T00:00:00Z">
        <w:r>
          <w:t xml:space="preserve">Then</w:t>
        </w:r>
      </w:ins>
      <w:ins w:id="11114" w:author="PR Preview" w:date="2026-01-01T00:00:00Z">
        <w:r>
          <w:t xml:space="preserve"> </w:t>
        </w:r>
      </w:ins>
      <w:ins w:id="11115" w:author="PR Preview" w:date="2026-01-01T00:00:00Z">
        <w:r>
          <w:t xml:space="preserve">$\mathopen{}\left\lVert\mathord{\smash[b]{\underset{\raise.3ex\hbox{$\scriptstyle\sim$}}{y}}\vphantom{y}}\right\rVert\mathclose{} &gt; 0$</w:t>
        </w:r>
      </w:ins>
      <w:ins w:id="11116" w:author="PR Preview" w:date="2026-01-01T00:00:00Z">
        <w:r>
          <w:t xml:space="preserve"> </w:t>
        </w:r>
      </w:ins>
      <w:ins w:id="11117" w:author="PR Preview" w:date="2026-01-01T00:00:00Z">
        <w:r>
          <w:t xml:space="preserve">(</w:t>
        </w:r>
      </w:ins>
      <w:hyperlink w:anchor="thm-norm-properties">
        <w:ins w:id="11118" w:author="PR Preview" w:date="2026-01-01T00:00:00Z">
          <w:r>
            <w:rPr>
              <w:rStyle w:val="Hyperlink"/>
            </w:rPr>
            <w:t xml:space="preserve">Theorem 57</w:t>
          </w:r>
        </w:ins>
      </w:hyperlink>
      <w:ins w:id="11119" w:author="PR Preview" w:date="2026-01-01T00:00:00Z">
        <w:r>
          <w:t xml:space="preserve">, part 1).</w:t>
        </w:r>
      </w:ins>
      <w:ins w:id="11120" w:author="PR Preview" w:date="2026-01-01T00:00:00Z">
        <w:r>
          <w:t xml:space="preserve"> </w:t>
        </w:r>
      </w:ins>
      <w:ins w:id="11121" w:author="PR Preview" w:date="2026-01-01T00:00:00Z">
        <w:r>
          <w:t xml:space="preserve">Let</w:t>
        </w:r>
      </w:ins>
      <w:ins w:id="11122" w:author="PR Preview" w:date="2026-01-01T00:00:00Z">
        <w:r>
          <w:t xml:space="preserve"> </w:t>
        </w:r>
      </w:ins>
      <w:ins w:id="11123"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1124" w:author="PR Preview" w:date="2026-01-01T00:00:00Z">
        <w:r>
          <w:t xml:space="preserve">. Then</w:t>
        </w:r>
      </w:ins>
    </w:p>
    <w:p>
      <w:pPr>
        <w:pStyle w:val="BodyText"/>
      </w:pPr>
      <w:bookmarkStart w:id="366" w:name="eq-cauchy-schwarz-chain"/>
      <w:ins w:id="11125"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66"/>
    </w:p>
    <w:p>
      <w:pPr>
        <w:pStyle w:val="FirstParagraph"/>
      </w:pPr>
      <w:ins w:id="11126" w:author="PR Preview" w:date="2026-01-01T00:00:00Z">
        <w:r>
          <w:t xml:space="preserve">The left side is at least</w:t>
        </w:r>
      </w:ins>
      <w:ins w:id="11127" w:author="PR Preview" w:date="2026-01-01T00:00:00Z">
        <w:r>
          <w:t xml:space="preserve"> </w:t>
        </w:r>
      </w:ins>
      <m:oMath>
        <m:r>
          <m:t>0</m:t>
        </m:r>
      </m:oMath>
      <w:ins w:id="11128" w:author="PR Preview" w:date="2026-01-01T00:00:00Z">
        <w:r>
          <w:t xml:space="preserve"> </w:t>
        </w:r>
      </w:ins>
      <w:ins w:id="11129" w:author="PR Preview" w:date="2026-01-01T00:00:00Z">
        <w:r>
          <w:t xml:space="preserve">(</w:t>
        </w:r>
      </w:ins>
      <w:hyperlink w:anchor="thm-norm-properties">
        <w:ins w:id="11130" w:author="PR Preview" w:date="2026-01-01T00:00:00Z">
          <w:r>
            <w:rPr>
              <w:rStyle w:val="Hyperlink"/>
            </w:rPr>
            <w:t xml:space="preserve">Theorem 57</w:t>
          </w:r>
        </w:ins>
      </w:hyperlink>
      <w:ins w:id="11131" w:author="PR Preview" w:date="2026-01-01T00:00:00Z">
        <w:r>
          <w:t xml:space="preserve">, part 1), so</w:t>
        </w:r>
      </w:ins>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del w:id="11132" w:author="PR Preview" w:date="2026-01-01T00:00:00Z">
        <w:r>
          <w:rPr>
            <w:b/>
            <w:bCs/>
          </w:rPr>
          <w:delText xml:space="preserve">When equality holds (</w:delText>
        </w:r>
      </w:del>
      <w:del w:id="11133" w:author="PR Preview" w:date="2026-01-01T00:00:00Z">
        <w:r>
          <w:rPr>
            <w:b/>
            <w:bCs/>
          </w:rPr>
          <w:delText xml:space="preserve">$\mathord{\smash[b]{\underset{\raise.3ex\hbox{$\scriptstyle\sim$}}{y}}\vphantom{y}} \ne \mathord{\smash[b]{\underset{\raise.3ex\hbox{$\scriptstyle\sim$}}{0}}\vphantom{0}}$</w:delText>
        </w:r>
      </w:del>
      <w:del w:id="11134" w:author="PR Preview" w:date="2026-01-01T00:00:00Z">
        <w:r>
          <w:rPr>
            <w:b/>
            <w:bCs/>
          </w:rPr>
          <w:delText xml:space="preserve">).</w:delText>
        </w:r>
      </w:del>
      <w:del w:id="11135" w:author="PR Preview" w:date="2026-01-01T00:00:00Z">
        <w:r>
          <w:delText xml:space="preserve"> </w:delText>
        </w:r>
      </w:del>
      <w:del w:id="11136" w:author="PR Preview" w:date="2026-01-01T00:00:00Z">
        <w:r>
          <w:delText xml:space="preserve">Both sides of the inequality are nonnegative,</w:delText>
        </w:r>
      </w:del>
      <w:del w:id="11137" w:author="PR Preview" w:date="2026-01-01T00:00:00Z">
        <w:r>
          <w:delText xml:space="preserve"> </w:delText>
        </w:r>
      </w:del>
      <w:del w:id="11138" w:author="PR Preview" w:date="2026-01-01T00:00:00Z">
        <w:r>
          <w:delText xml:space="preserve">so equality holds exactly when</w:delText>
        </w:r>
      </w:del>
      <w:del w:id="11139" w:author="PR Preview" w:date="2026-01-01T00:00:00Z">
        <w:r>
          <w:delText xml:space="preserve"> </w:delText>
        </w:r>
      </w:del>
      <w:del w:id="11140" w:author="PR Preview" w:date="2026-01-01T00:00:00Z">
        <w:r>
          <w:delTex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delText>
        </w:r>
      </w:del>
      <w:del w:id="11141" w:author="PR Preview" w:date="2026-01-01T00:00:00Z">
        <w:r>
          <w:delText xml:space="preserve">,</w:delText>
        </w:r>
      </w:del>
      <w:del w:id="11142" w:author="PR Preview" w:date="2026-01-01T00:00:00Z">
        <w:r>
          <w:delText xml:space="preserve"> </w:delText>
        </w:r>
      </w:del>
      <w:del w:id="11143" w:author="PR Preview" w:date="2026-01-01T00:00:00Z">
        <w:r>
          <w:delText xml:space="preserve">that is (dividing by</w:delText>
        </w:r>
      </w:del>
      <w:del w:id="11144" w:author="PR Preview" w:date="2026-01-01T00:00:00Z">
        <w:r>
          <w:delText xml:space="preserve"> </w:delText>
        </w:r>
      </w:del>
      <w:del w:id="11145" w:author="PR Preview" w:date="2026-01-01T00:00:00Z">
        <w:r>
          <w:delText xml:space="preserve">$\mathopen{}\left\lVert\mathord{\smash[b]{\underset{\raise.3ex\hbox{$\scriptstyle\sim$}}{y}}\vphantom{y}}\right\rVert\mathclose{}^2 &gt; 0$</w:delText>
        </w:r>
      </w:del>
      <w:del w:id="11146" w:author="PR Preview" w:date="2026-01-01T00:00:00Z">
        <w:r>
          <w:delText xml:space="preserve"> </w:delText>
        </w:r>
      </w:del>
      <w:del w:id="11147" w:author="PR Preview" w:date="2026-01-01T00:00:00Z">
        <w:r>
          <w:delText xml:space="preserve">and rearranging),</w:delText>
        </w:r>
      </w:del>
      <w:del w:id="11148" w:author="PR Preview" w:date="2026-01-01T00:00:00Z">
        <w:r>
          <w:delText xml:space="preserve"> </w:delText>
        </w:r>
      </w:del>
      <w:del w:id="11149" w:author="PR Preview" w:date="2026-01-01T00:00:00Z">
        <w:r>
          <w:delText xml:space="preserve">when</w:delText>
        </w:r>
      </w:del>
      <w:del w:id="11150" w:author="PR Preview" w:date="2026-01-01T00:00:00Z">
        <w:r>
          <w:delText xml:space="preserve"> </w:delText>
        </w:r>
      </w:del>
      <w:del w:id="11151" w:author="PR Preview" w:date="2026-01-01T00:00:00Z">
        <w:r>
          <w:delTex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delText>
        </w:r>
      </w:del>
      <w:del w:id="11152" w:author="PR Preview" w:date="2026-01-01T00:00:00Z">
        <w:r>
          <w:delText xml:space="preserve">.</w:delText>
        </w:r>
      </w:del>
      <w:del w:id="11153" w:author="PR Preview" w:date="2026-01-01T00:00:00Z">
        <w:r>
          <w:delText xml:space="preserve"> </w:delText>
        </w:r>
      </w:del>
      <w:del w:id="11154" w:author="PR Preview" w:date="2026-01-01T00:00:00Z">
        <w:r>
          <w:delText xml:space="preserve">By</w:delText>
        </w:r>
      </w:del>
      <w:del w:id="11155" w:author="PR Preview" w:date="2026-01-01T00:00:00Z">
        <w:r>
          <w:delText xml:space="preserve"> </w:delText>
        </w:r>
      </w:del>
      <w:hyperlink w:anchor="eq-cauchy-schwarz-chain">
        <w:del w:id="11156" w:author="PR Preview" w:date="2026-01-01T00:00:00Z">
          <w:r>
            <w:rPr>
              <w:rStyle w:val="Hyperlink"/>
            </w:rPr>
            <w:delText xml:space="preserve">Equation 6</w:delText>
          </w:r>
        </w:del>
      </w:hyperlink>
      <w:del w:id="11157" w:author="PR Preview" w:date="2026-01-01T00:00:00Z">
        <w:r>
          <w:delText xml:space="preserve">, that quantity is</w:delText>
        </w:r>
      </w:del>
      <w:del w:id="11158" w:author="PR Preview" w:date="2026-01-01T00:00:00Z">
        <w:r>
          <w:delText xml:space="preserve"> </w:delText>
        </w:r>
      </w:del>
      <w:del w:id="11159" w:author="PR Preview" w:date="2026-01-01T00:00:00Z">
        <w:r>
          <w:delText xml:space="preserve">$\mathopen{}\left\lVert\mathord{\smash[b]{\underset{\raise.3ex\hbox{$\scriptstyle\sim$}}{x}}\vphantom{x}} - t\,\mathord{\smash[b]{\underset{\raise.3ex\hbox{$\scriptstyle\sim$}}{y}}\vphantom{y}}\right\rVert\mathclose{}^2$</w:delText>
        </w:r>
      </w:del>
      <w:del w:id="11160" w:author="PR Preview" w:date="2026-01-01T00:00:00Z">
        <w:r>
          <w:delText xml:space="preserve">,</w:delText>
        </w:r>
      </w:del>
      <w:del w:id="11161" w:author="PR Preview" w:date="2026-01-01T00:00:00Z">
        <w:r>
          <w:delText xml:space="preserve"> </w:delText>
        </w:r>
      </w:del>
      <w:del w:id="11162" w:author="PR Preview" w:date="2026-01-01T00:00:00Z">
        <w:r>
          <w:delText xml:space="preserve">so equality holds exactly when</w:delText>
        </w:r>
      </w:del>
      <w:del w:id="11163" w:author="PR Preview" w:date="2026-01-01T00:00:00Z">
        <w:r>
          <w:delText xml:space="preserve"> </w:delText>
        </w:r>
      </w:del>
      <w:del w:id="11164" w:author="PR Preview" w:date="2026-01-01T00:00:00Z">
        <w:r>
          <w:delText xml:space="preserve">$\mathord{\smash[b]{\underset{\raise.3ex\hbox{$\scriptstyle\sim$}}{x}}\vphantom{x}} - t\,\mathord{\smash[b]{\underset{\raise.3ex\hbox{$\scriptstyle\sim$}}{y}}\vphantom{y}} = \mathord{\smash[b]{\underset{\raise.3ex\hbox{$\scriptstyle\sim$}}{0}}\vphantom{0}}$</w:delText>
        </w:r>
      </w:del>
      <w:del w:id="11165" w:author="PR Preview" w:date="2026-01-01T00:00:00Z">
        <w:r>
          <w:delText xml:space="preserve"> </w:delText>
        </w:r>
      </w:del>
      <w:del w:id="11166" w:author="PR Preview" w:date="2026-01-01T00:00:00Z">
        <w:r>
          <w:delText xml:space="preserve">(</w:delText>
        </w:r>
      </w:del>
      <w:hyperlink w:anchor="thm-norm-properties">
        <w:del w:id="11167" w:author="PR Preview" w:date="2026-01-01T00:00:00Z">
          <w:r>
            <w:rPr>
              <w:rStyle w:val="Hyperlink"/>
            </w:rPr>
            <w:delText xml:space="preserve">Theorem 58</w:delText>
          </w:r>
        </w:del>
      </w:hyperlink>
      <w:del w:id="11168" w:author="PR Preview" w:date="2026-01-01T00:00:00Z">
        <w:r>
          <w:delText xml:space="preserve">, part 1),</w:delText>
        </w:r>
      </w:del>
      <w:del w:id="11169" w:author="PR Preview" w:date="2026-01-01T00:00:00Z">
        <w:r>
          <w:delText xml:space="preserve"> </w:delText>
        </w:r>
      </w:del>
      <w:del w:id="11170" w:author="PR Preview" w:date="2026-01-01T00:00:00Z">
        <w:r>
          <w:delText xml:space="preserve">that is, when</w:delText>
        </w:r>
      </w:del>
      <w:del w:id="11171" w:author="PR Preview" w:date="2026-01-01T00:00:00Z">
        <w:r>
          <w:delText xml:space="preserve"> </w:delText>
        </w:r>
      </w:del>
      <w:del w:id="11172" w:author="PR Preview" w:date="2026-01-01T00:00:00Z">
        <w:r>
          <w:delText xml:space="preserve">$\mathord{\smash[b]{\underset{\raise.3ex\hbox{$\scriptstyle\sim$}}{x}}\vphantom{x}} = t\,\mathord{\smash[b]{\underset{\raise.3ex\hbox{$\scriptstyle\sim$}}{y}}\vphantom{y}}$</w:delText>
        </w:r>
      </w:del>
      <w:del w:id="11173" w:author="PR Preview" w:date="2026-01-01T00:00:00Z">
        <w:r>
          <w:delText xml:space="preserve">.</w:delText>
        </w:r>
      </w:del>
    </w:p>
    <w:p>
      <w:pPr>
        <w:pStyle w:val="BodyText"/>
      </w:pPr>
      <w:ins w:id="11174" w:author="PR Preview" w:date="2026-01-01T00:00:00Z">
        <w:r>
          <w:rPr>
            <w:b/>
            <w:bCs/>
          </w:rPr>
          <w:t xml:space="preserve">When equality holds (</w:t>
        </w:r>
      </w:ins>
      <w:ins w:id="11175" w:author="PR Preview" w:date="2026-01-01T00:00:00Z">
        <w:r>
          <w:rPr>
            <w:b/>
            <w:bCs/>
          </w:rPr>
          <w:t xml:space="preserve">$\mathord{\smash[b]{\underset{\raise.3ex\hbox{$\scriptstyle\sim$}}{y}}\vphantom{y}} \ne \mathord{\smash[b]{\underset{\raise.3ex\hbox{$\scriptstyle\sim$}}{0}}\vphantom{0}}$</w:t>
        </w:r>
      </w:ins>
      <w:ins w:id="11176" w:author="PR Preview" w:date="2026-01-01T00:00:00Z">
        <w:r>
          <w:rPr>
            <w:b/>
            <w:bCs/>
          </w:rPr>
          <w:t xml:space="preserve">).</w:t>
        </w:r>
      </w:ins>
      <w:ins w:id="11177" w:author="PR Preview" w:date="2026-01-01T00:00:00Z">
        <w:r>
          <w:t xml:space="preserve"> </w:t>
        </w:r>
      </w:ins>
      <w:ins w:id="11178" w:author="PR Preview" w:date="2026-01-01T00:00:00Z">
        <w:r>
          <w:t xml:space="preserve">Both sides of the inequality are nonnegative,</w:t>
        </w:r>
      </w:ins>
      <w:ins w:id="11179" w:author="PR Preview" w:date="2026-01-01T00:00:00Z">
        <w:r>
          <w:t xml:space="preserve"> </w:t>
        </w:r>
      </w:ins>
      <w:ins w:id="11180" w:author="PR Preview" w:date="2026-01-01T00:00:00Z">
        <w:r>
          <w:t xml:space="preserve">so equality holds exactly when</w:t>
        </w:r>
      </w:ins>
      <w:ins w:id="11181" w:author="PR Preview" w:date="2026-01-01T00:00:00Z">
        <w:r>
          <w:t xml:space="preserve"> </w:t>
        </w:r>
      </w:ins>
      <w:ins w:id="11182"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1183" w:author="PR Preview" w:date="2026-01-01T00:00:00Z">
        <w:r>
          <w:t xml:space="preserve">,</w:t>
        </w:r>
      </w:ins>
      <w:ins w:id="11184" w:author="PR Preview" w:date="2026-01-01T00:00:00Z">
        <w:r>
          <w:t xml:space="preserve"> </w:t>
        </w:r>
      </w:ins>
      <w:ins w:id="11185" w:author="PR Preview" w:date="2026-01-01T00:00:00Z">
        <w:r>
          <w:t xml:space="preserve">that is (dividing by</w:t>
        </w:r>
      </w:ins>
      <w:ins w:id="11186" w:author="PR Preview" w:date="2026-01-01T00:00:00Z">
        <w:r>
          <w:t xml:space="preserve"> </w:t>
        </w:r>
      </w:ins>
      <w:ins w:id="11187" w:author="PR Preview" w:date="2026-01-01T00:00:00Z">
        <w:r>
          <w:t xml:space="preserve">$\mathopen{}\left\lVert\mathord{\smash[b]{\underset{\raise.3ex\hbox{$\scriptstyle\sim$}}{y}}\vphantom{y}}\right\rVert\mathclose{}^2 &gt; 0$</w:t>
        </w:r>
      </w:ins>
      <w:ins w:id="11188" w:author="PR Preview" w:date="2026-01-01T00:00:00Z">
        <w:r>
          <w:t xml:space="preserve"> </w:t>
        </w:r>
      </w:ins>
      <w:ins w:id="11189" w:author="PR Preview" w:date="2026-01-01T00:00:00Z">
        <w:r>
          <w:t xml:space="preserve">and rearranging),</w:t>
        </w:r>
      </w:ins>
      <w:ins w:id="11190" w:author="PR Preview" w:date="2026-01-01T00:00:00Z">
        <w:r>
          <w:t xml:space="preserve"> </w:t>
        </w:r>
      </w:ins>
      <w:ins w:id="11191" w:author="PR Preview" w:date="2026-01-01T00:00:00Z">
        <w:r>
          <w:t xml:space="preserve">when</w:t>
        </w:r>
      </w:ins>
      <w:ins w:id="11192" w:author="PR Preview" w:date="2026-01-01T00:00:00Z">
        <w:r>
          <w:t xml:space="preserve"> </w:t>
        </w:r>
      </w:ins>
      <w:ins w:id="11193"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1194" w:author="PR Preview" w:date="2026-01-01T00:00:00Z">
        <w:r>
          <w:t xml:space="preserve">.</w:t>
        </w:r>
      </w:ins>
      <w:ins w:id="11195" w:author="PR Preview" w:date="2026-01-01T00:00:00Z">
        <w:r>
          <w:t xml:space="preserve"> </w:t>
        </w:r>
      </w:ins>
      <w:ins w:id="11196" w:author="PR Preview" w:date="2026-01-01T00:00:00Z">
        <w:r>
          <w:t xml:space="preserve">By</w:t>
        </w:r>
      </w:ins>
      <w:ins w:id="11197" w:author="PR Preview" w:date="2026-01-01T00:00:00Z">
        <w:r>
          <w:t xml:space="preserve"> </w:t>
        </w:r>
      </w:ins>
      <w:hyperlink w:anchor="eq-cauchy-schwarz-chain">
        <w:ins w:id="11198" w:author="PR Preview" w:date="2026-01-01T00:00:00Z">
          <w:r>
            <w:rPr>
              <w:rStyle w:val="Hyperlink"/>
            </w:rPr>
            <w:t xml:space="preserve">Equation 6</w:t>
          </w:r>
        </w:ins>
      </w:hyperlink>
      <w:ins w:id="11199" w:author="PR Preview" w:date="2026-01-01T00:00:00Z">
        <w:r>
          <w:t xml:space="preserve">, that quantity is</w:t>
        </w:r>
      </w:ins>
      <w:ins w:id="11200" w:author="PR Preview" w:date="2026-01-01T00:00:00Z">
        <w:r>
          <w:t xml:space="preserve"> </w:t>
        </w:r>
      </w:ins>
      <w:ins w:id="11201" w:author="PR Preview" w:date="2026-01-01T00:00:00Z">
        <w:r>
          <w:t xml:space="preserve">$\mathopen{}\left\lVert\mathord{\smash[b]{\underset{\raise.3ex\hbox{$\scriptstyle\sim$}}{x}}\vphantom{x}} - t\,\mathord{\smash[b]{\underset{\raise.3ex\hbox{$\scriptstyle\sim$}}{y}}\vphantom{y}}\right\rVert\mathclose{}^2$</w:t>
        </w:r>
      </w:ins>
      <w:ins w:id="11202" w:author="PR Preview" w:date="2026-01-01T00:00:00Z">
        <w:r>
          <w:t xml:space="preserve">,</w:t>
        </w:r>
      </w:ins>
      <w:ins w:id="11203" w:author="PR Preview" w:date="2026-01-01T00:00:00Z">
        <w:r>
          <w:t xml:space="preserve"> </w:t>
        </w:r>
      </w:ins>
      <w:ins w:id="11204" w:author="PR Preview" w:date="2026-01-01T00:00:00Z">
        <w:r>
          <w:t xml:space="preserve">so equality holds exactly when</w:t>
        </w:r>
      </w:ins>
      <w:ins w:id="11205" w:author="PR Preview" w:date="2026-01-01T00:00:00Z">
        <w:r>
          <w:t xml:space="preserve"> </w:t>
        </w:r>
      </w:ins>
      <w:ins w:id="11206" w:author="PR Preview" w:date="2026-01-01T00:00:00Z">
        <w:r>
          <w:t xml:space="preserve">$\mathord{\smash[b]{\underset{\raise.3ex\hbox{$\scriptstyle\sim$}}{x}}\vphantom{x}} - t\,\mathord{\smash[b]{\underset{\raise.3ex\hbox{$\scriptstyle\sim$}}{y}}\vphantom{y}} = \mathord{\smash[b]{\underset{\raise.3ex\hbox{$\scriptstyle\sim$}}{0}}\vphantom{0}}$</w:t>
        </w:r>
      </w:ins>
      <w:ins w:id="11207" w:author="PR Preview" w:date="2026-01-01T00:00:00Z">
        <w:r>
          <w:t xml:space="preserve"> </w:t>
        </w:r>
      </w:ins>
      <w:ins w:id="11208" w:author="PR Preview" w:date="2026-01-01T00:00:00Z">
        <w:r>
          <w:t xml:space="preserve">(</w:t>
        </w:r>
      </w:ins>
      <w:hyperlink w:anchor="thm-norm-properties">
        <w:ins w:id="11209" w:author="PR Preview" w:date="2026-01-01T00:00:00Z">
          <w:r>
            <w:rPr>
              <w:rStyle w:val="Hyperlink"/>
            </w:rPr>
            <w:t xml:space="preserve">Theorem 57</w:t>
          </w:r>
        </w:ins>
      </w:hyperlink>
      <w:ins w:id="11210" w:author="PR Preview" w:date="2026-01-01T00:00:00Z">
        <w:r>
          <w:t xml:space="preserve">, part 1),</w:t>
        </w:r>
      </w:ins>
      <w:ins w:id="11211" w:author="PR Preview" w:date="2026-01-01T00:00:00Z">
        <w:r>
          <w:t xml:space="preserve"> </w:t>
        </w:r>
      </w:ins>
      <w:ins w:id="11212" w:author="PR Preview" w:date="2026-01-01T00:00:00Z">
        <w:r>
          <w:t xml:space="preserve">that is, when</w:t>
        </w:r>
      </w:ins>
      <w:ins w:id="11213" w:author="PR Preview" w:date="2026-01-01T00:00:00Z">
        <w:r>
          <w:t xml:space="preserve"> </w:t>
        </w:r>
      </w:ins>
      <w:ins w:id="11214" w:author="PR Preview" w:date="2026-01-01T00:00:00Z">
        <w:r>
          <w:t xml:space="preserve">$\mathord{\smash[b]{\underset{\raise.3ex\hbox{$\scriptstyle\sim$}}{x}}\vphantom{x}} = t\,\mathord{\smash[b]{\underset{\raise.3ex\hbox{$\scriptstyle\sim$}}{y}}\vphantom{y}}$</w:t>
        </w:r>
      </w:ins>
      <w:ins w:id="11215" w:author="PR Preview" w:date="2026-01-01T00:00:00Z">
        <w:r>
          <w:t xml:space="preserve">.</w:t>
        </w:r>
      </w:ins>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del w:id="11216" w:author="PR Preview" w:date="2026-01-01T00:00:00Z">
        <w:r>
          <w:delTex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delText>
        </w:r>
      </w:del>
    </w:p>
    <w:p>
      <w:pPr>
        <w:pStyle w:val="BodyText"/>
      </w:pPr>
      <w:ins w:id="11217"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67" w:name="exm-cauchy-schwarz"/>
    <w:p>
      <w:pPr>
        <w:pStyle w:val="FirstParagraph"/>
      </w:pPr>
      <w:del w:id="11218" w:author="PR Preview" w:date="2026-01-01T00:00:00Z">
        <w:r>
          <w:rPr>
            <w:b/>
            <w:bCs/>
          </w:rPr>
          <w:delText xml:space="preserve">Example 107 (A strict case and an equality case)</w:delText>
        </w:r>
      </w:del>
      <w:del w:id="11219" w:author="PR Preview" w:date="2026-01-01T00:00:00Z">
        <w:r>
          <w:delText xml:space="preserve"> </w:delText>
        </w:r>
      </w:del>
      <w:del w:id="11220" w:author="PR Preview" w:date="2026-01-01T00:00:00Z">
        <w:r>
          <w:delText xml:space="preserve"> </w:delText>
        </w:r>
      </w:del>
    </w:p>
    <w:p>
      <w:pPr>
        <w:pStyle w:val="FirstParagraph"/>
      </w:pPr>
      <w:ins w:id="11221" w:author="PR Preview" w:date="2026-01-01T00:00:00Z">
        <w:r>
          <w:rPr>
            <w:b/>
            <w:bCs/>
          </w:rPr>
          <w:t xml:space="preserve">Example 106 (A strict case and an equality case)</w:t>
        </w:r>
      </w:ins>
      <w:ins w:id="11222" w:author="PR Preview" w:date="2026-01-01T00:00:00Z">
        <w:r>
          <w:t xml:space="preserve"> </w:t>
        </w:r>
      </w:ins>
      <w:ins w:id="11223" w:author="PR Preview" w:date="2026-01-01T00:00:00Z">
        <w:r>
          <w:t xml:space="preserve"> </w:t>
        </w:r>
      </w:ins>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del w:id="11224" w:author="PR Preview" w:date="2026-01-01T00:00:00Z">
        <w:r>
          <w:rPr>
            <w:b/>
            <w:bCs/>
          </w:rPr>
          <w:delText xml:space="preserve">Theorem 61 (Triangle inequality)</w:delText>
        </w:r>
      </w:del>
      <w:del w:id="11225" w:author="PR Preview" w:date="2026-01-01T00:00:00Z">
        <w:r>
          <w:delText xml:space="preserve"> </w:delText>
        </w:r>
      </w:del>
      <w:del w:id="11226" w:author="PR Preview" w:date="2026-01-01T00:00:00Z">
        <w:r>
          <w:delText xml:space="preserve">For any</w:delText>
        </w:r>
      </w:del>
      <w:del w:id="11227" w:author="PR Preview" w:date="2026-01-01T00:00:00Z">
        <w:r>
          <w:delText xml:space="preserve"> </w:delText>
        </w:r>
      </w:del>
      <w:del w:id="11228" w:author="PR Preview" w:date="2026-01-01T00:00:00Z">
        <w:r>
          <w:delText xml:space="preserve">$\mathord{\smash[b]{\underset{\raise.3ex\hbox{$\scriptstyle\sim$}}{x}}\vphantom{x}}, \mathord{\smash[b]{\underset{\raise.3ex\hbox{$\scriptstyle\sim$}}{y}}\vphantom{y}} \in \mathbb{R}^p$</w:delText>
        </w:r>
      </w:del>
      <w:del w:id="11229" w:author="PR Preview" w:date="2026-01-01T00:00:00Z">
        <w:r>
          <w:delText xml:space="preserve">,</w:delText>
        </w:r>
      </w:del>
    </w:p>
    <w:p>
      <w:pPr>
        <w:pStyle w:val="FirstParagraph"/>
      </w:pPr>
      <w:ins w:id="11230" w:author="PR Preview" w:date="2026-01-01T00:00:00Z">
        <w:r>
          <w:rPr>
            <w:b/>
            <w:bCs/>
          </w:rPr>
          <w:t xml:space="preserve">Theorem 60 (Triangle inequality)</w:t>
        </w:r>
      </w:ins>
      <w:ins w:id="11231" w:author="PR Preview" w:date="2026-01-01T00:00:00Z">
        <w:r>
          <w:t xml:space="preserve"> </w:t>
        </w:r>
      </w:ins>
      <w:ins w:id="11232" w:author="PR Preview" w:date="2026-01-01T00:00:00Z">
        <w:r>
          <w:t xml:space="preserve">For any</w:t>
        </w:r>
      </w:ins>
      <w:ins w:id="11233" w:author="PR Preview" w:date="2026-01-01T00:00:00Z">
        <w:r>
          <w:t xml:space="preserve"> </w:t>
        </w:r>
      </w:ins>
      <w:ins w:id="11234" w:author="PR Preview" w:date="2026-01-01T00:00:00Z">
        <w:r>
          <w:t xml:space="preserve">$\mathord{\smash[b]{\underset{\raise.3ex\hbox{$\scriptstyle\sim$}}{x}}\vphantom{x}}, \mathord{\smash[b]{\underset{\raise.3ex\hbox{$\scriptstyle\sim$}}{y}}\vphantom{y}} \in \mathbb{R}^p$</w:t>
        </w:r>
      </w:ins>
      <w:ins w:id="11235"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del w:id="11236" w:author="PR Preview" w:date="2026-01-01T00:00:00Z">
        <w:r>
          <w:delTex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delText>
        </w:r>
      </w:del>
    </w:p>
    <w:p>
      <w:pPr>
        <w:pStyle w:val="FirstParagraph"/>
      </w:pPr>
      <w:del w:id="11237" w:author="PR Preview" w:date="2026-01-01T00:00:00Z">
        <w:r>
          <w:delText xml:space="preserve">Both</w:delText>
        </w:r>
      </w:del>
      <w:del w:id="11238" w:author="PR Preview" w:date="2026-01-01T00:00:00Z">
        <w:r>
          <w:delText xml:space="preserve"> </w:delText>
        </w:r>
      </w:del>
      <w:del w:id="11239" w:author="PR Preview" w:date="2026-01-01T00:00:00Z">
        <w:r>
          <w:delText xml:space="preserve">$\mathopen{}\left\lVert\mathord{\smash[b]{\underset{\raise.3ex\hbox{$\scriptstyle\sim$}}{x}}\vphantom{x}} + \mathord{\smash[b]{\underset{\raise.3ex\hbox{$\scriptstyle\sim$}}{y}}\vphantom{y}}\right\rVert\mathclose{}$</w:delText>
        </w:r>
      </w:del>
      <w:del w:id="11240" w:author="PR Preview" w:date="2026-01-01T00:00:00Z">
        <w:r>
          <w:delText xml:space="preserve"> </w:delText>
        </w:r>
      </w:del>
      <w:del w:id="11241" w:author="PR Preview" w:date="2026-01-01T00:00:00Z">
        <w:r>
          <w:delText xml:space="preserve">and</w:delText>
        </w:r>
      </w:del>
      <w:del w:id="11242" w:author="PR Preview" w:date="2026-01-01T00:00:00Z">
        <w:r>
          <w:delText xml:space="preserve"> </w:delText>
        </w:r>
      </w:del>
      <w:del w:id="11243" w:author="PR Preview" w:date="2026-01-01T00:00:00Z">
        <w:r>
          <w:delText xml:space="preserve">$\mathopen{}\left\lVert\mathord{\smash[b]{\underset{\raise.3ex\hbox{$\scriptstyle\sim$}}{x}}\vphantom{x}}\right\rVert\mathclose{} + \mathopen{}\left\lVert\mathord{\smash[b]{\underset{\raise.3ex\hbox{$\scriptstyle\sim$}}{y}}\vphantom{y}}\right\rVert\mathclose{}$</w:delText>
        </w:r>
      </w:del>
      <w:del w:id="11244" w:author="PR Preview" w:date="2026-01-01T00:00:00Z">
        <w:r>
          <w:delText xml:space="preserve"> </w:delText>
        </w:r>
      </w:del>
      <w:del w:id="11245" w:author="PR Preview" w:date="2026-01-01T00:00:00Z">
        <w:r>
          <w:delText xml:space="preserve">are nonnegative (</w:delText>
        </w:r>
      </w:del>
      <w:hyperlink w:anchor="thm-norm-properties">
        <w:del w:id="11246" w:author="PR Preview" w:date="2026-01-01T00:00:00Z">
          <w:r>
            <w:rPr>
              <w:rStyle w:val="Hyperlink"/>
            </w:rPr>
            <w:delText xml:space="preserve">Theorem 58</w:delText>
          </w:r>
        </w:del>
      </w:hyperlink>
      <w:del w:id="11247" w:author="PR Preview" w:date="2026-01-01T00:00:00Z">
        <w:r>
          <w:delText xml:space="preserve">),</w:delText>
        </w:r>
      </w:del>
      <w:del w:id="11248" w:author="PR Preview" w:date="2026-01-01T00:00:00Z">
        <w:r>
          <w:delText xml:space="preserve"> </w:delText>
        </w:r>
      </w:del>
      <w:del w:id="11249" w:author="PR Preview" w:date="2026-01-01T00:00:00Z">
        <w:r>
          <w:delText xml:space="preserve">and for nonnegative numbers</w:delText>
        </w:r>
      </w:del>
      <w:del w:id="11250" w:author="PR Preview" w:date="2026-01-01T00:00:00Z">
        <w:r>
          <w:delText xml:space="preserve"> </w:delText>
        </w:r>
      </w:del>
      <m:oMath>
        <m:sSup>
          <m:e>
            <m:r>
              <m:t>a</m:t>
            </m:r>
          </m:e>
          <m:sup>
            <m:r>
              <m:t>2</m:t>
            </m:r>
          </m:sup>
        </m:sSup>
        <m:r>
          <m:rPr>
            <m:sty m:val="p"/>
          </m:rPr>
          <m:t>≤</m:t>
        </m:r>
        <m:sSup>
          <m:e>
            <m:r>
              <m:t>b</m:t>
            </m:r>
          </m:e>
          <m:sup>
            <m:r>
              <m:t>2</m:t>
            </m:r>
          </m:sup>
        </m:sSup>
      </m:oMath>
      <w:del w:id="11251" w:author="PR Preview" w:date="2026-01-01T00:00:00Z">
        <w:r>
          <w:delText xml:space="preserve"> </w:delText>
        </w:r>
      </w:del>
      <w:del w:id="11252" w:author="PR Preview" w:date="2026-01-01T00:00:00Z">
        <w:r>
          <w:delText xml:space="preserve">implies</w:delText>
        </w:r>
      </w:del>
      <w:del w:id="11253" w:author="PR Preview" w:date="2026-01-01T00:00:00Z">
        <w:r>
          <w:delText xml:space="preserve"> </w:delText>
        </w:r>
      </w:del>
      <m:oMath>
        <m:r>
          <m:t>a</m:t>
        </m:r>
        <m:r>
          <m:rPr>
            <m:sty m:val="p"/>
          </m:rPr>
          <m:t>≤</m:t>
        </m:r>
        <m:r>
          <m:t>b</m:t>
        </m:r>
      </m:oMath>
      <w:del w:id="11254" w:author="PR Preview" w:date="2026-01-01T00:00:00Z">
        <w:r>
          <w:delText xml:space="preserve">.</w:delText>
        </w:r>
      </w:del>
    </w:p>
    <w:p>
      <w:pPr>
        <w:pStyle w:val="BodyText"/>
      </w:pPr>
      <w:del w:id="11255" w:author="PR Preview" w:date="2026-01-01T00:00:00Z">
        <w:r>
          <w:rPr>
            <w:b/>
            <w:bCs/>
          </w:rPr>
          <w:delText xml:space="preserve">Example 108 (A strict case and an equality case)</w:delText>
        </w:r>
      </w:del>
      <w:del w:id="11256" w:author="PR Preview" w:date="2026-01-01T00:00:00Z">
        <w:r>
          <w:delText xml:space="preserve"> </w:delText>
        </w:r>
      </w:del>
      <w:del w:id="11257" w:author="PR Preview" w:date="2026-01-01T00:00:00Z">
        <w:r>
          <w:delText xml:space="preserve"> </w:delText>
        </w:r>
      </w:del>
    </w:p>
    <w:p>
      <w:pPr>
        <w:pStyle w:val="BodyText"/>
      </w:pPr>
      <w:ins w:id="11258"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1259" w:author="PR Preview" w:date="2026-01-01T00:00:00Z">
        <w:r>
          <w:t xml:space="preserve">Both</w:t>
        </w:r>
      </w:ins>
      <w:ins w:id="11260" w:author="PR Preview" w:date="2026-01-01T00:00:00Z">
        <w:r>
          <w:t xml:space="preserve"> </w:t>
        </w:r>
      </w:ins>
      <w:ins w:id="11261" w:author="PR Preview" w:date="2026-01-01T00:00:00Z">
        <w:r>
          <w:t xml:space="preserve">$\mathopen{}\left\lVert\mathord{\smash[b]{\underset{\raise.3ex\hbox{$\scriptstyle\sim$}}{x}}\vphantom{x}} + \mathord{\smash[b]{\underset{\raise.3ex\hbox{$\scriptstyle\sim$}}{y}}\vphantom{y}}\right\rVert\mathclose{}$</w:t>
        </w:r>
      </w:ins>
      <w:ins w:id="11262" w:author="PR Preview" w:date="2026-01-01T00:00:00Z">
        <w:r>
          <w:t xml:space="preserve"> </w:t>
        </w:r>
      </w:ins>
      <w:ins w:id="11263" w:author="PR Preview" w:date="2026-01-01T00:00:00Z">
        <w:r>
          <w:t xml:space="preserve">and</w:t>
        </w:r>
      </w:ins>
      <w:ins w:id="11264" w:author="PR Preview" w:date="2026-01-01T00:00:00Z">
        <w:r>
          <w:t xml:space="preserve"> </w:t>
        </w:r>
      </w:ins>
      <w:ins w:id="11265" w:author="PR Preview" w:date="2026-01-01T00:00:00Z">
        <w:r>
          <w:t xml:space="preserve">$\mathopen{}\left\lVert\mathord{\smash[b]{\underset{\raise.3ex\hbox{$\scriptstyle\sim$}}{x}}\vphantom{x}}\right\rVert\mathclose{} + \mathopen{}\left\lVert\mathord{\smash[b]{\underset{\raise.3ex\hbox{$\scriptstyle\sim$}}{y}}\vphantom{y}}\right\rVert\mathclose{}$</w:t>
        </w:r>
      </w:ins>
      <w:ins w:id="11266" w:author="PR Preview" w:date="2026-01-01T00:00:00Z">
        <w:r>
          <w:t xml:space="preserve"> </w:t>
        </w:r>
      </w:ins>
      <w:ins w:id="11267" w:author="PR Preview" w:date="2026-01-01T00:00:00Z">
        <w:r>
          <w:t xml:space="preserve">are nonnegative (</w:t>
        </w:r>
      </w:ins>
      <w:hyperlink w:anchor="thm-norm-properties">
        <w:ins w:id="11268" w:author="PR Preview" w:date="2026-01-01T00:00:00Z">
          <w:r>
            <w:rPr>
              <w:rStyle w:val="Hyperlink"/>
            </w:rPr>
            <w:t xml:space="preserve">Theorem 57</w:t>
          </w:r>
        </w:ins>
      </w:hyperlink>
      <w:ins w:id="11269" w:author="PR Preview" w:date="2026-01-01T00:00:00Z">
        <w:r>
          <w:t xml:space="preserve">),</w:t>
        </w:r>
      </w:ins>
      <w:ins w:id="11270" w:author="PR Preview" w:date="2026-01-01T00:00:00Z">
        <w:r>
          <w:t xml:space="preserve"> </w:t>
        </w:r>
      </w:ins>
      <w:ins w:id="11271" w:author="PR Preview" w:date="2026-01-01T00:00:00Z">
        <w:r>
          <w:t xml:space="preserve">and for nonnegative numbers</w:t>
        </w:r>
      </w:ins>
      <w:ins w:id="11272" w:author="PR Preview" w:date="2026-01-01T00:00:00Z">
        <w:r>
          <w:t xml:space="preserve"> </w:t>
        </w:r>
      </w:ins>
      <m:oMath>
        <m:sSup>
          <m:e>
            <m:r>
              <m:t>a</m:t>
            </m:r>
          </m:e>
          <m:sup>
            <m:r>
              <m:t>2</m:t>
            </m:r>
          </m:sup>
        </m:sSup>
        <m:r>
          <m:rPr>
            <m:sty m:val="p"/>
          </m:rPr>
          <m:t>≤</m:t>
        </m:r>
        <m:sSup>
          <m:e>
            <m:r>
              <m:t>b</m:t>
            </m:r>
          </m:e>
          <m:sup>
            <m:r>
              <m:t>2</m:t>
            </m:r>
          </m:sup>
        </m:sSup>
      </m:oMath>
      <w:ins w:id="11273" w:author="PR Preview" w:date="2026-01-01T00:00:00Z">
        <w:r>
          <w:t xml:space="preserve"> </w:t>
        </w:r>
      </w:ins>
      <w:ins w:id="11274" w:author="PR Preview" w:date="2026-01-01T00:00:00Z">
        <w:r>
          <w:t xml:space="preserve">implies</w:t>
        </w:r>
      </w:ins>
      <w:ins w:id="11275" w:author="PR Preview" w:date="2026-01-01T00:00:00Z">
        <w:r>
          <w:t xml:space="preserve"> </w:t>
        </w:r>
      </w:ins>
      <m:oMath>
        <m:r>
          <m:t>a</m:t>
        </m:r>
        <m:r>
          <m:rPr>
            <m:sty m:val="p"/>
          </m:rPr>
          <m:t>≤</m:t>
        </m:r>
        <m:r>
          <m:t>b</m:t>
        </m:r>
      </m:oMath>
      <w:ins w:id="11276" w:author="PR Preview" w:date="2026-01-01T00:00:00Z">
        <w:r>
          <w:t xml:space="preserve">.</w:t>
        </w:r>
      </w:ins>
    </w:p>
    <w:bookmarkStart w:id="369" w:name="exm-triangle-inequality"/>
    <w:p>
      <w:pPr>
        <w:pStyle w:val="BodyText"/>
      </w:pPr>
      <w:ins w:id="11277" w:author="PR Preview" w:date="2026-01-01T00:00:00Z">
        <w:r>
          <w:rPr>
            <w:b/>
            <w:bCs/>
          </w:rPr>
          <w:t xml:space="preserve">Example 107 (A strict case and an equality case)</w:t>
        </w:r>
      </w:ins>
      <w:ins w:id="11278" w:author="PR Preview" w:date="2026-01-01T00:00:00Z">
        <w:r>
          <w:t xml:space="preserve"> </w:t>
        </w:r>
      </w:ins>
      <w:ins w:id="11279" w:author="PR Preview" w:date="2026-01-01T00:00:00Z">
        <w:r>
          <w:t xml:space="preserve"> </w:t>
        </w:r>
      </w:ins>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del w:id="11280" w:author="PR Preview" w:date="2026-01-01T00:00:00Z">
        <w:r>
          <w:rPr>
            <w:b/>
            <w:bCs/>
          </w:rPr>
          <w:delText xml:space="preserve">Definition 71 (Norm (normed vector space, normed space))</w:delText>
        </w:r>
      </w:del>
      <w:del w:id="11281" w:author="PR Preview" w:date="2026-01-01T00:00:00Z">
        <w:r>
          <w:delText xml:space="preserve"> </w:delText>
        </w:r>
      </w:del>
      <w:del w:id="11282" w:author="PR Preview" w:date="2026-01-01T00:00:00Z">
        <w:r>
          <w:delText xml:space="preserve">A</w:delText>
        </w:r>
      </w:del>
      <w:del w:id="11283" w:author="PR Preview" w:date="2026-01-01T00:00:00Z">
        <w:r>
          <w:delText xml:space="preserve"> </w:delText>
        </w:r>
      </w:del>
      <w:del w:id="11284" w:author="PR Preview" w:date="2026-01-01T00:00:00Z">
        <w:r>
          <w:rPr>
            <w:b/>
            <w:bCs/>
          </w:rPr>
          <w:delText xml:space="preserve">norm</w:delText>
        </w:r>
      </w:del>
      <w:del w:id="11285" w:author="PR Preview" w:date="2026-01-01T00:00:00Z">
        <w:r>
          <w:delText xml:space="preserve"> </w:delText>
        </w:r>
      </w:del>
      <w:del w:id="11286" w:author="PR Preview" w:date="2026-01-01T00:00:00Z">
        <w:r>
          <w:delText xml:space="preserve">[55]</w:delText>
        </w:r>
      </w:del>
      <w:del w:id="11287" w:author="PR Preview" w:date="2026-01-01T00:00:00Z">
        <w:r>
          <w:delText xml:space="preserve"> </w:delText>
        </w:r>
      </w:del>
      <w:del w:id="11288" w:author="PR Preview" w:date="2026-01-01T00:00:00Z">
        <w:r>
          <w:delText xml:space="preserve">on a real vector space</w:delText>
        </w:r>
      </w:del>
      <w:del w:id="11289" w:author="PR Preview" w:date="2026-01-01T00:00:00Z">
        <w:r>
          <w:delText xml:space="preserve"> </w:delText>
        </w:r>
      </w:del>
      <m:oMath>
        <m:r>
          <m:t>V</m:t>
        </m:r>
      </m:oMath>
      <w:del w:id="11290" w:author="PR Preview" w:date="2026-01-01T00:00:00Z">
        <w:r>
          <w:delText xml:space="preserve"> </w:delText>
        </w:r>
      </w:del>
      <w:del w:id="11291" w:author="PR Preview" w:date="2026-01-01T00:00:00Z">
        <w:r>
          <w:delText xml:space="preserve">is a function</w:delText>
        </w:r>
      </w:del>
      <w:del w:id="11292"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1293" w:author="PR Preview" w:date="2026-01-01T00:00:00Z">
        <w:r>
          <w:delText xml:space="preserve"> </w:delText>
        </w:r>
      </w:del>
      <w:del w:id="11294" w:author="PR Preview" w:date="2026-01-01T00:00:00Z">
        <w:r>
          <w:delText xml:space="preserve">that assigns to each vector</w:delText>
        </w:r>
      </w:del>
      <w:del w:id="11295" w:author="PR Preview" w:date="2026-01-01T00:00:00Z">
        <w:r>
          <w:delText xml:space="preserve"> </w:delText>
        </w:r>
      </w:del>
      <w:del w:id="11296" w:author="PR Preview" w:date="2026-01-01T00:00:00Z">
        <w:r>
          <w:delText xml:space="preserve">$\mathord{\smash[b]{\underset{\raise.3ex\hbox{$\scriptstyle\sim$}}{x}}\vphantom{x}}\in V$</w:delText>
        </w:r>
      </w:del>
      <w:del w:id="11297" w:author="PR Preview" w:date="2026-01-01T00:00:00Z">
        <w:r>
          <w:delText xml:space="preserve"> </w:delText>
        </w:r>
      </w:del>
      <w:del w:id="11298" w:author="PR Preview" w:date="2026-01-01T00:00:00Z">
        <w:r>
          <w:delText xml:space="preserve">a nonnegative real number</w:delText>
        </w:r>
      </w:del>
      <w:del w:id="11299" w:author="PR Preview" w:date="2026-01-01T00:00:00Z">
        <w:r>
          <w:delText xml:space="preserve"> </w:delText>
        </w:r>
      </w:del>
      <w:del w:id="11300" w:author="PR Preview" w:date="2026-01-01T00:00:00Z">
        <w:r>
          <w:delText xml:space="preserve">$\mathopen{}\left\lVert\mathord{\smash[b]{\underset{\raise.3ex\hbox{$\scriptstyle\sim$}}{x}}\vphantom{x}}\right\rVert\mathclose{}$</w:delText>
        </w:r>
      </w:del>
      <w:del w:id="11301" w:author="PR Preview" w:date="2026-01-01T00:00:00Z">
        <w:r>
          <w:delText xml:space="preserve">,</w:delText>
        </w:r>
      </w:del>
      <w:del w:id="11302" w:author="PR Preview" w:date="2026-01-01T00:00:00Z">
        <w:r>
          <w:delText xml:space="preserve"> </w:delText>
        </w:r>
      </w:del>
      <w:del w:id="11303" w:author="PR Preview" w:date="2026-01-01T00:00:00Z">
        <w:r>
          <w:delText xml:space="preserve">and satisfies the following three axioms for all</w:delText>
        </w:r>
      </w:del>
      <w:del w:id="11304" w:author="PR Preview" w:date="2026-01-01T00:00:00Z">
        <w:r>
          <w:delText xml:space="preserve"> </w:delText>
        </w:r>
      </w:del>
      <w:del w:id="11305" w:author="PR Preview" w:date="2026-01-01T00:00:00Z">
        <w:r>
          <w:delText xml:space="preserve">$\mathord{\smash[b]{\underset{\raise.3ex\hbox{$\scriptstyle\sim$}}{x}}\vphantom{x}}, \mathord{\smash[b]{\underset{\raise.3ex\hbox{$\scriptstyle\sim$}}{y}}\vphantom{y}}\in V$</w:delText>
        </w:r>
      </w:del>
      <w:del w:id="11306" w:author="PR Preview" w:date="2026-01-01T00:00:00Z">
        <w:r>
          <w:delText xml:space="preserve"> </w:delText>
        </w:r>
      </w:del>
      <w:del w:id="11307" w:author="PR Preview" w:date="2026-01-01T00:00:00Z">
        <w:r>
          <w:delText xml:space="preserve">and all scalars</w:delText>
        </w:r>
      </w:del>
      <w:del w:id="11308" w:author="PR Preview" w:date="2026-01-01T00:00:00Z">
        <w:r>
          <w:delText xml:space="preserve"> </w:delText>
        </w:r>
      </w:del>
      <m:oMath>
        <m:r>
          <m:t>c</m:t>
        </m:r>
        <m:r>
          <m:rPr>
            <m:sty m:val="p"/>
          </m:rPr>
          <m:t>∈</m:t>
        </m:r>
        <m:r>
          <m:rPr>
            <m:scr m:val="double-struck"/>
            <m:sty m:val="p"/>
          </m:rPr>
          <m:t>R</m:t>
        </m:r>
      </m:oMath>
      <w:del w:id="11309" w:author="PR Preview" w:date="2026-01-01T00:00:00Z">
        <w:r>
          <w:delText xml:space="preserve">:</w:delText>
        </w:r>
      </w:del>
    </w:p>
    <w:p>
      <w:pPr>
        <w:pStyle w:val="FirstParagraph"/>
      </w:pPr>
      <w:ins w:id="11310" w:author="PR Preview" w:date="2026-01-01T00:00:00Z">
        <w:r>
          <w:rPr>
            <w:b/>
            <w:bCs/>
          </w:rPr>
          <w:t xml:space="preserve">Definition 71 (Norm (normed vector space, normed space))</w:t>
        </w:r>
      </w:ins>
      <w:ins w:id="11311" w:author="PR Preview" w:date="2026-01-01T00:00:00Z">
        <w:r>
          <w:t xml:space="preserve"> </w:t>
        </w:r>
      </w:ins>
      <w:ins w:id="11312" w:author="PR Preview" w:date="2026-01-01T00:00:00Z">
        <w:r>
          <w:t xml:space="preserve">A</w:t>
        </w:r>
      </w:ins>
      <w:ins w:id="11313" w:author="PR Preview" w:date="2026-01-01T00:00:00Z">
        <w:r>
          <w:t xml:space="preserve"> </w:t>
        </w:r>
      </w:ins>
      <w:ins w:id="11314" w:author="PR Preview" w:date="2026-01-01T00:00:00Z">
        <w:r>
          <w:rPr>
            <w:b/>
            <w:bCs/>
          </w:rPr>
          <w:t xml:space="preserve">norm</w:t>
        </w:r>
      </w:ins>
      <w:ins w:id="11315" w:author="PR Preview" w:date="2026-01-01T00:00:00Z">
        <w:r>
          <w:t xml:space="preserve"> </w:t>
        </w:r>
      </w:ins>
      <w:ins w:id="11316" w:author="PR Preview" w:date="2026-01-01T00:00:00Z">
        <w:r>
          <w:t xml:space="preserve">[53]</w:t>
        </w:r>
      </w:ins>
      <w:ins w:id="11317" w:author="PR Preview" w:date="2026-01-01T00:00:00Z">
        <w:r>
          <w:t xml:space="preserve"> </w:t>
        </w:r>
      </w:ins>
      <w:ins w:id="11318" w:author="PR Preview" w:date="2026-01-01T00:00:00Z">
        <w:r>
          <w:t xml:space="preserve">on a real vector space</w:t>
        </w:r>
      </w:ins>
      <w:ins w:id="11319" w:author="PR Preview" w:date="2026-01-01T00:00:00Z">
        <w:r>
          <w:t xml:space="preserve"> </w:t>
        </w:r>
      </w:ins>
      <m:oMath>
        <m:r>
          <m:t>V</m:t>
        </m:r>
      </m:oMath>
      <w:ins w:id="11320" w:author="PR Preview" w:date="2026-01-01T00:00:00Z">
        <w:r>
          <w:t xml:space="preserve"> </w:t>
        </w:r>
      </w:ins>
      <w:ins w:id="11321" w:author="PR Preview" w:date="2026-01-01T00:00:00Z">
        <w:r>
          <w:t xml:space="preserve">is a function</w:t>
        </w:r>
      </w:ins>
      <w:ins w:id="11322"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1323" w:author="PR Preview" w:date="2026-01-01T00:00:00Z">
        <w:r>
          <w:t xml:space="preserve"> </w:t>
        </w:r>
      </w:ins>
      <w:ins w:id="11324" w:author="PR Preview" w:date="2026-01-01T00:00:00Z">
        <w:r>
          <w:t xml:space="preserve">that assigns to each vector</w:t>
        </w:r>
      </w:ins>
      <w:ins w:id="11325" w:author="PR Preview" w:date="2026-01-01T00:00:00Z">
        <w:r>
          <w:t xml:space="preserve"> </w:t>
        </w:r>
      </w:ins>
      <w:ins w:id="11326" w:author="PR Preview" w:date="2026-01-01T00:00:00Z">
        <w:r>
          <w:t xml:space="preserve">$\mathord{\smash[b]{\underset{\raise.3ex\hbox{$\scriptstyle\sim$}}{x}}\vphantom{x}}\in V$</w:t>
        </w:r>
      </w:ins>
      <w:ins w:id="11327" w:author="PR Preview" w:date="2026-01-01T00:00:00Z">
        <w:r>
          <w:t xml:space="preserve"> </w:t>
        </w:r>
      </w:ins>
      <w:ins w:id="11328" w:author="PR Preview" w:date="2026-01-01T00:00:00Z">
        <w:r>
          <w:t xml:space="preserve">a nonnegative real number</w:t>
        </w:r>
      </w:ins>
      <w:ins w:id="11329" w:author="PR Preview" w:date="2026-01-01T00:00:00Z">
        <w:r>
          <w:t xml:space="preserve"> </w:t>
        </w:r>
      </w:ins>
      <w:ins w:id="11330" w:author="PR Preview" w:date="2026-01-01T00:00:00Z">
        <w:r>
          <w:t xml:space="preserve">$\mathopen{}\left\lVert\mathord{\smash[b]{\underset{\raise.3ex\hbox{$\scriptstyle\sim$}}{x}}\vphantom{x}}\right\rVert\mathclose{}$</w:t>
        </w:r>
      </w:ins>
      <w:ins w:id="11331" w:author="PR Preview" w:date="2026-01-01T00:00:00Z">
        <w:r>
          <w:t xml:space="preserve">,</w:t>
        </w:r>
      </w:ins>
      <w:ins w:id="11332" w:author="PR Preview" w:date="2026-01-01T00:00:00Z">
        <w:r>
          <w:t xml:space="preserve"> </w:t>
        </w:r>
      </w:ins>
      <w:ins w:id="11333" w:author="PR Preview" w:date="2026-01-01T00:00:00Z">
        <w:r>
          <w:t xml:space="preserve">and satisfies the following three axioms for all</w:t>
        </w:r>
      </w:ins>
      <w:ins w:id="11334" w:author="PR Preview" w:date="2026-01-01T00:00:00Z">
        <w:r>
          <w:t xml:space="preserve"> </w:t>
        </w:r>
      </w:ins>
      <w:ins w:id="11335" w:author="PR Preview" w:date="2026-01-01T00:00:00Z">
        <w:r>
          <w:t xml:space="preserve">$\mathord{\smash[b]{\underset{\raise.3ex\hbox{$\scriptstyle\sim$}}{x}}\vphantom{x}}, \mathord{\smash[b]{\underset{\raise.3ex\hbox{$\scriptstyle\sim$}}{y}}\vphantom{y}}\in V$</w:t>
        </w:r>
      </w:ins>
      <w:ins w:id="11336" w:author="PR Preview" w:date="2026-01-01T00:00:00Z">
        <w:r>
          <w:t xml:space="preserve"> </w:t>
        </w:r>
      </w:ins>
      <w:ins w:id="11337" w:author="PR Preview" w:date="2026-01-01T00:00:00Z">
        <w:r>
          <w:t xml:space="preserve">and all scalars</w:t>
        </w:r>
      </w:ins>
      <w:ins w:id="11338" w:author="PR Preview" w:date="2026-01-01T00:00:00Z">
        <w:r>
          <w:t xml:space="preserve"> </w:t>
        </w:r>
      </w:ins>
      <m:oMath>
        <m:r>
          <m:t>c</m:t>
        </m:r>
        <m:r>
          <m:rPr>
            <m:sty m:val="p"/>
          </m:rPr>
          <m:t>∈</m:t>
        </m:r>
        <m:r>
          <m:rPr>
            <m:scr m:val="double-struck"/>
            <m:sty m:val="p"/>
          </m:rPr>
          <m:t>R</m:t>
        </m:r>
      </m:oMath>
      <w:ins w:id="11339" w:author="PR Preview" w:date="2026-01-01T00:00:00Z">
        <w:r>
          <w:t xml:space="preserve">:</w:t>
        </w:r>
      </w:ins>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del w:id="11340" w:author="PR Preview" w:date="2026-01-01T00:00:00Z">
        <w:r>
          <w:rPr>
            <w:b/>
            <w:bCs/>
          </w:rPr>
          <w:delText xml:space="preserve">Subadditivity (triangle inequality)</w:delText>
        </w:r>
      </w:del>
      <w:del w:id="11341" w:author="PR Preview" w:date="2026-01-01T00:00:00Z">
        <w:r>
          <w:delText xml:space="preserve">:</w:delText>
        </w:r>
      </w:del>
      <w:del w:id="11342" w:author="PR Preview" w:date="2026-01-01T00:00:00Z">
        <w:r>
          <w:delText xml:space="preserve"> </w:delText>
        </w:r>
      </w:del>
      <w:del w:id="11343" w:author="PR Preview" w:date="2026-01-01T00:00:00Z">
        <w:r>
          <w:delTex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delText>
        </w:r>
      </w:del>
      <w:del w:id="11344" w:author="PR Preview" w:date="2026-01-01T00:00:00Z">
        <w:r>
          <w:delText xml:space="preserve"> </w:delText>
        </w:r>
      </w:del>
      <w:del w:id="11345" w:author="PR Preview" w:date="2026-01-01T00:00:00Z">
        <w:r>
          <w:delText xml:space="preserve">[56]</w:delText>
        </w:r>
      </w:del>
      <w:del w:id="11346" w:author="PR Preview" w:date="2026-01-01T00:00:00Z">
        <w:r>
          <w:delText xml:space="preserve">.</w:delText>
        </w:r>
      </w:del>
    </w:p>
    <w:p>
      <w:pPr>
        <w:pStyle w:val="Compact"/>
        <w:numPr>
          <w:ilvl w:val="0"/>
          <w:numId w:val="1056"/>
        </w:numPr>
      </w:pPr>
      <w:ins w:id="11347" w:author="PR Preview" w:date="2026-01-01T00:00:00Z">
        <w:r>
          <w:rPr>
            <w:b/>
            <w:bCs/>
          </w:rPr>
          <w:t xml:space="preserve">Subadditivity (triangle inequality)</w:t>
        </w:r>
      </w:ins>
      <w:ins w:id="11348" w:author="PR Preview" w:date="2026-01-01T00:00:00Z">
        <w:r>
          <w:t xml:space="preserve">:</w:t>
        </w:r>
      </w:ins>
      <w:ins w:id="11349" w:author="PR Preview" w:date="2026-01-01T00:00:00Z">
        <w:r>
          <w:t xml:space="preserve"> </w:t>
        </w:r>
      </w:ins>
      <w:ins w:id="11350" w:author="PR Preview" w:date="2026-01-01T00:00:00Z">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ins>
      <w:ins w:id="11351" w:author="PR Preview" w:date="2026-01-01T00:00:00Z">
        <w:r>
          <w:t xml:space="preserve">.</w:t>
        </w:r>
      </w:ins>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del w:id="11352" w:author="PR Preview" w:date="2026-01-01T00:00:00Z">
        <w:r>
          <w:rPr>
            <w:b/>
            <w:bCs/>
          </w:rPr>
          <w:delText xml:space="preserve">Example 109 (Euclidean space as a normed vector space)</w:delText>
        </w:r>
      </w:del>
      <w:del w:id="11353" w:author="PR Preview" w:date="2026-01-01T00:00:00Z">
        <w:r>
          <w:delText xml:space="preserve"> </w:delText>
        </w:r>
      </w:del>
      <w:del w:id="11354" w:author="PR Preview" w:date="2026-01-01T00:00:00Z">
        <w:r>
          <w:delText xml:space="preserve">The Euclidean space</w:delText>
        </w:r>
      </w:del>
      <w:del w:id="11355" w:author="PR Preview" w:date="2026-01-01T00:00:00Z">
        <w:r>
          <w:delText xml:space="preserve"> </w:delText>
        </w:r>
      </w:del>
      <m:oMath>
        <m:sSup>
          <m:e>
            <m:r>
              <m:rPr>
                <m:scr m:val="double-struck"/>
                <m:sty m:val="p"/>
              </m:rPr>
              <m:t>R</m:t>
            </m:r>
          </m:e>
          <m:sup>
            <m:r>
              <m:t>p</m:t>
            </m:r>
          </m:sup>
        </m:sSup>
      </m:oMath>
      <w:del w:id="11356" w:author="PR Preview" w:date="2026-01-01T00:00:00Z">
        <w:r>
          <w:delText xml:space="preserve"> </w:delText>
        </w:r>
      </w:del>
      <w:del w:id="11357" w:author="PR Preview" w:date="2026-01-01T00:00:00Z">
        <w:r>
          <w:delText xml:space="preserve">equipped with the Euclidean norm (</w:delText>
        </w:r>
      </w:del>
      <w:hyperlink w:anchor="def-euclidean-norm">
        <w:del w:id="11358" w:author="PR Preview" w:date="2026-01-01T00:00:00Z">
          <w:r>
            <w:rPr>
              <w:rStyle w:val="Hyperlink"/>
            </w:rPr>
            <w:delText xml:space="preserve">Definition 16</w:delText>
          </w:r>
        </w:del>
      </w:hyperlink>
      <w:del w:id="11359" w:author="PR Preview" w:date="2026-01-01T00:00:00Z">
        <w:r>
          <w:delText xml:space="preserve">)</w:delText>
        </w:r>
      </w:del>
      <w:del w:id="11360" w:author="PR Preview" w:date="2026-01-01T00:00:00Z">
        <w:r>
          <w:delText xml:space="preserve"> </w:delText>
        </w:r>
      </w:del>
      <w:del w:id="11361" w:author="PR Preview" w:date="2026-01-01T00:00:00Z">
        <w:r>
          <w:delText xml:space="preserve">is a normed vector space:</w:delText>
        </w:r>
      </w:del>
    </w:p>
    <w:p>
      <w:pPr>
        <w:pStyle w:val="Compact"/>
        <w:numPr>
          <w:ilvl w:val="0"/>
          <w:numId w:val="1057"/>
        </w:numPr>
      </w:pPr>
      <w:del w:id="11362" w:author="PR Preview" w:date="2026-01-01T00:00:00Z">
        <w:r>
          <w:delText xml:space="preserve">Positivity and absolute homogeneity hold by</w:delText>
        </w:r>
      </w:del>
      <w:del w:id="11363" w:author="PR Preview" w:date="2026-01-01T00:00:00Z">
        <w:r>
          <w:delText xml:space="preserve"> </w:delText>
        </w:r>
      </w:del>
      <w:hyperlink w:anchor="thm-norm-properties">
        <w:del w:id="11364" w:author="PR Preview" w:date="2026-01-01T00:00:00Z">
          <w:r>
            <w:rPr>
              <w:rStyle w:val="Hyperlink"/>
            </w:rPr>
            <w:delText xml:space="preserve">Theorem 58</w:delText>
          </w:r>
        </w:del>
      </w:hyperlink>
      <w:del w:id="11365" w:author="PR Preview" w:date="2026-01-01T00:00:00Z">
        <w:r>
          <w:delText xml:space="preserve">.</w:delText>
        </w:r>
      </w:del>
    </w:p>
    <w:p>
      <w:pPr>
        <w:pStyle w:val="Compact"/>
        <w:numPr>
          <w:ilvl w:val="0"/>
          <w:numId w:val="1057"/>
        </w:numPr>
      </w:pPr>
      <w:del w:id="11366" w:author="PR Preview" w:date="2026-01-01T00:00:00Z">
        <w:r>
          <w:delText xml:space="preserve">The triangle inequality holds by</w:delText>
        </w:r>
      </w:del>
      <w:del w:id="11367" w:author="PR Preview" w:date="2026-01-01T00:00:00Z">
        <w:r>
          <w:delText xml:space="preserve"> </w:delText>
        </w:r>
      </w:del>
      <w:hyperlink w:anchor="thm-triangle-inequality">
        <w:del w:id="11368" w:author="PR Preview" w:date="2026-01-01T00:00:00Z">
          <w:r>
            <w:rPr>
              <w:rStyle w:val="Hyperlink"/>
            </w:rPr>
            <w:delText xml:space="preserve">Theorem 61</w:delText>
          </w:r>
        </w:del>
      </w:hyperlink>
      <w:del w:id="11369" w:author="PR Preview" w:date="2026-01-01T00:00:00Z">
        <w:r>
          <w:delText xml:space="preserve">.</w:delText>
        </w:r>
      </w:del>
    </w:p>
    <w:p>
      <w:pPr>
        <w:pStyle w:val="BodyText"/>
      </w:pPr>
      <w:ins w:id="11370" w:author="PR Preview" w:date="2026-01-01T00:00:00Z">
        <w:r>
          <w:rPr>
            <w:b/>
            <w:bCs/>
          </w:rPr>
          <w:t xml:space="preserve">Example 108 (Euclidean space as a normed vector space)</w:t>
        </w:r>
      </w:ins>
      <w:ins w:id="11371" w:author="PR Preview" w:date="2026-01-01T00:00:00Z">
        <w:r>
          <w:t xml:space="preserve"> </w:t>
        </w:r>
      </w:ins>
      <w:ins w:id="11372" w:author="PR Preview" w:date="2026-01-01T00:00:00Z">
        <w:r>
          <w:t xml:space="preserve">The Euclidean space</w:t>
        </w:r>
      </w:ins>
      <w:ins w:id="11373" w:author="PR Preview" w:date="2026-01-01T00:00:00Z">
        <w:r>
          <w:t xml:space="preserve"> </w:t>
        </w:r>
      </w:ins>
      <m:oMath>
        <m:sSup>
          <m:e>
            <m:r>
              <m:rPr>
                <m:scr m:val="double-struck"/>
                <m:sty m:val="p"/>
              </m:rPr>
              <m:t>R</m:t>
            </m:r>
          </m:e>
          <m:sup>
            <m:r>
              <m:t>p</m:t>
            </m:r>
          </m:sup>
        </m:sSup>
      </m:oMath>
      <w:ins w:id="11374" w:author="PR Preview" w:date="2026-01-01T00:00:00Z">
        <w:r>
          <w:t xml:space="preserve"> </w:t>
        </w:r>
      </w:ins>
      <w:ins w:id="11375" w:author="PR Preview" w:date="2026-01-01T00:00:00Z">
        <w:r>
          <w:t xml:space="preserve">equipped with the Euclidean norm (</w:t>
        </w:r>
      </w:ins>
      <w:hyperlink w:anchor="def-euclidean-norm">
        <w:ins w:id="11376" w:author="PR Preview" w:date="2026-01-01T00:00:00Z">
          <w:r>
            <w:rPr>
              <w:rStyle w:val="Hyperlink"/>
            </w:rPr>
            <w:t xml:space="preserve">Definition 16</w:t>
          </w:r>
        </w:ins>
      </w:hyperlink>
      <w:ins w:id="11377" w:author="PR Preview" w:date="2026-01-01T00:00:00Z">
        <w:r>
          <w:t xml:space="preserve">)</w:t>
        </w:r>
      </w:ins>
      <w:ins w:id="11378" w:author="PR Preview" w:date="2026-01-01T00:00:00Z">
        <w:r>
          <w:t xml:space="preserve"> </w:t>
        </w:r>
      </w:ins>
      <w:ins w:id="11379" w:author="PR Preview" w:date="2026-01-01T00:00:00Z">
        <w:r>
          <w:t xml:space="preserve">is a normed vector space:</w:t>
        </w:r>
      </w:ins>
    </w:p>
    <w:p>
      <w:pPr>
        <w:pStyle w:val="Compact"/>
        <w:numPr>
          <w:ilvl w:val="0"/>
          <w:numId w:val="1057"/>
        </w:numPr>
      </w:pPr>
      <w:ins w:id="11380" w:author="PR Preview" w:date="2026-01-01T00:00:00Z">
        <w:r>
          <w:t xml:space="preserve">Positivity and absolute homogeneity hold by</w:t>
        </w:r>
      </w:ins>
      <w:ins w:id="11381" w:author="PR Preview" w:date="2026-01-01T00:00:00Z">
        <w:r>
          <w:t xml:space="preserve"> </w:t>
        </w:r>
      </w:ins>
      <w:hyperlink w:anchor="thm-norm-properties">
        <w:ins w:id="11382" w:author="PR Preview" w:date="2026-01-01T00:00:00Z">
          <w:r>
            <w:rPr>
              <w:rStyle w:val="Hyperlink"/>
            </w:rPr>
            <w:t xml:space="preserve">Theorem 57</w:t>
          </w:r>
        </w:ins>
      </w:hyperlink>
      <w:ins w:id="11383" w:author="PR Preview" w:date="2026-01-01T00:00:00Z">
        <w:r>
          <w:t xml:space="preserve">.</w:t>
        </w:r>
      </w:ins>
    </w:p>
    <w:p>
      <w:pPr>
        <w:pStyle w:val="Compact"/>
        <w:numPr>
          <w:ilvl w:val="0"/>
          <w:numId w:val="1057"/>
        </w:numPr>
      </w:pPr>
      <w:ins w:id="11384" w:author="PR Preview" w:date="2026-01-01T00:00:00Z">
        <w:r>
          <w:t xml:space="preserve">The triangle inequality holds by</w:t>
        </w:r>
      </w:ins>
      <w:ins w:id="11385" w:author="PR Preview" w:date="2026-01-01T00:00:00Z">
        <w:r>
          <w:t xml:space="preserve"> </w:t>
        </w:r>
      </w:ins>
      <w:hyperlink w:anchor="thm-triangle-inequality">
        <w:ins w:id="11386" w:author="PR Preview" w:date="2026-01-01T00:00:00Z">
          <w:r>
            <w:rPr>
              <w:rStyle w:val="Hyperlink"/>
            </w:rPr>
            <w:t xml:space="preserve">Theorem 60</w:t>
          </w:r>
        </w:ins>
      </w:hyperlink>
      <w:ins w:id="11387" w:author="PR Preview" w:date="2026-01-01T00:00:00Z">
        <w:r>
          <w:t xml:space="preserve">.</w:t>
        </w:r>
      </w:ins>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del w:id="11388" w:author="PR Preview" w:date="2026-01-01T00:00:00Z">
        <w:r>
          <w:rPr>
            <w:b/>
            <w:bCs/>
          </w:rPr>
          <w:delText xml:space="preserve">Definition 72 (Vector</w:delText>
        </w:r>
      </w:del>
      <w:del w:id="11389" w:author="PR Preview" w:date="2026-01-01T00:00:00Z">
        <w:r>
          <w:rPr>
            <w:b/>
            <w:bCs/>
          </w:rPr>
          <w:delText xml:space="preserve"> </w:delText>
        </w:r>
      </w:del>
      <m:oMath>
        <m:r>
          <m:t>p</m:t>
        </m:r>
      </m:oMath>
      <w:del w:id="11390" w:author="PR Preview" w:date="2026-01-01T00:00:00Z">
        <w:r>
          <w:rPr>
            <w:b/>
            <w:bCs/>
          </w:rPr>
          <w:delText xml:space="preserve">-norm (</w:delText>
        </w:r>
      </w:del>
      <m:oMath>
        <m:sSub>
          <m:e>
            <m:r>
              <m:t>ℓ</m:t>
            </m:r>
          </m:e>
          <m:sub>
            <m:r>
              <m:t>p</m:t>
            </m:r>
          </m:sub>
        </m:sSub>
      </m:oMath>
      <w:del w:id="11391" w:author="PR Preview" w:date="2026-01-01T00:00:00Z">
        <w:r>
          <w:rPr>
            <w:b/>
            <w:bCs/>
          </w:rPr>
          <w:delText xml:space="preserve"> </w:delText>
        </w:r>
      </w:del>
      <w:del w:id="11392" w:author="PR Preview" w:date="2026-01-01T00:00:00Z">
        <w:r>
          <w:rPr>
            <w:b/>
            <w:bCs/>
          </w:rPr>
          <w:delText xml:space="preserve">norm,</w:delText>
        </w:r>
      </w:del>
      <w:del w:id="11393" w:author="PR Preview" w:date="2026-01-01T00:00:00Z">
        <w:r>
          <w:rPr>
            <w:b/>
            <w:bCs/>
          </w:rPr>
          <w:delText xml:space="preserve"> </w:delText>
        </w:r>
      </w:del>
      <m:oMath>
        <m:sSub>
          <m:e>
            <m:r>
              <m:t>ℓ</m:t>
            </m:r>
          </m:e>
          <m:sub>
            <m:r>
              <m:t>1</m:t>
            </m:r>
          </m:sub>
        </m:sSub>
      </m:oMath>
      <w:del w:id="11394" w:author="PR Preview" w:date="2026-01-01T00:00:00Z">
        <w:r>
          <w:rPr>
            <w:b/>
            <w:bCs/>
          </w:rPr>
          <w:delText xml:space="preserve"> </w:delText>
        </w:r>
      </w:del>
      <w:del w:id="11395" w:author="PR Preview" w:date="2026-01-01T00:00:00Z">
        <w:r>
          <w:rPr>
            <w:b/>
            <w:bCs/>
          </w:rPr>
          <w:delText xml:space="preserve">norm, taxicab norm, Manhattan norm,</w:delText>
        </w:r>
      </w:del>
      <w:del w:id="11396" w:author="PR Preview" w:date="2026-01-01T00:00:00Z">
        <w:r>
          <w:rPr>
            <w:b/>
            <w:bCs/>
          </w:rPr>
          <w:delText xml:space="preserve"> </w:delText>
        </w:r>
      </w:del>
      <m:oMath>
        <m:sSub>
          <m:e>
            <m:r>
              <m:t>ℓ</m:t>
            </m:r>
          </m:e>
          <m:sub>
            <m:r>
              <m:t>2</m:t>
            </m:r>
          </m:sub>
        </m:sSub>
      </m:oMath>
      <w:del w:id="11397" w:author="PR Preview" w:date="2026-01-01T00:00:00Z">
        <w:r>
          <w:rPr>
            <w:b/>
            <w:bCs/>
          </w:rPr>
          <w:delText xml:space="preserve"> </w:delText>
        </w:r>
      </w:del>
      <w:del w:id="11398" w:author="PR Preview" w:date="2026-01-01T00:00:00Z">
        <w:r>
          <w:rPr>
            <w:b/>
            <w:bCs/>
          </w:rPr>
          <w:delText xml:space="preserve">norm, infinity norm))</w:delText>
        </w:r>
      </w:del>
      <w:del w:id="11399" w:author="PR Preview" w:date="2026-01-01T00:00:00Z">
        <w:r>
          <w:delText xml:space="preserve"> </w:delText>
        </w:r>
      </w:del>
      <w:del w:id="11400" w:author="PR Preview" w:date="2026-01-01T00:00:00Z">
        <w:r>
          <w:delText xml:space="preserve">For a vector</w:delText>
        </w:r>
      </w:del>
      <w:del w:id="11401" w:author="PR Preview" w:date="2026-01-01T00:00:00Z">
        <w:r>
          <w:delText xml:space="preserve"> </w:delText>
        </w:r>
      </w:del>
      <w:del w:id="11402" w:author="PR Preview" w:date="2026-01-01T00:00:00Z">
        <w:r>
          <w:delText xml:space="preserve">$\mathord{\smash[b]{\underset{\raise.3ex\hbox{$\scriptstyle\sim$}}{x}}\vphantom{x}}= (x_1, \ldots, x_p) \in \mathbb{R}^p$</w:delText>
        </w:r>
      </w:del>
      <w:del w:id="11403" w:author="PR Preview" w:date="2026-01-01T00:00:00Z">
        <w:r>
          <w:delText xml:space="preserve"> </w:delText>
        </w:r>
      </w:del>
      <w:del w:id="11404" w:author="PR Preview" w:date="2026-01-01T00:00:00Z">
        <w:r>
          <w:delText xml:space="preserve">and any real number</w:delText>
        </w:r>
      </w:del>
      <w:del w:id="11405" w:author="PR Preview" w:date="2026-01-01T00:00:00Z">
        <w:r>
          <w:delText xml:space="preserve"> </w:delText>
        </w:r>
      </w:del>
      <m:oMath>
        <m:r>
          <m:t>k</m:t>
        </m:r>
        <m:r>
          <m:rPr>
            <m:sty m:val="p"/>
          </m:rPr>
          <m:t>≥</m:t>
        </m:r>
        <m:r>
          <m:t>1</m:t>
        </m:r>
      </m:oMath>
      <w:del w:id="11406" w:author="PR Preview" w:date="2026-01-01T00:00:00Z">
        <w:r>
          <w:delText xml:space="preserve">,</w:delText>
        </w:r>
      </w:del>
      <w:del w:id="11407" w:author="PR Preview" w:date="2026-01-01T00:00:00Z">
        <w:r>
          <w:delText xml:space="preserve"> </w:delText>
        </w:r>
      </w:del>
      <w:del w:id="11408" w:author="PR Preview" w:date="2026-01-01T00:00:00Z">
        <w:r>
          <w:delText xml:space="preserve">the</w:delText>
        </w:r>
      </w:del>
      <w:del w:id="11409" w:author="PR Preview" w:date="2026-01-01T00:00:00Z">
        <w:r>
          <w:delText xml:space="preserve"> </w:delText>
        </w:r>
      </w:del>
      <w:del w:id="11410" w:author="PR Preview" w:date="2026-01-01T00:00:00Z">
        <w:r>
          <w:rPr>
            <w:b/>
            <w:bCs/>
          </w:rPr>
          <w:delText xml:space="preserve">vector</w:delText>
        </w:r>
      </w:del>
      <w:del w:id="11411" w:author="PR Preview" w:date="2026-01-01T00:00:00Z">
        <w:r>
          <w:rPr>
            <w:b/>
            <w:bCs/>
          </w:rPr>
          <w:delText xml:space="preserve"> </w:delText>
        </w:r>
      </w:del>
      <m:oMath>
        <m:r>
          <m:t>p</m:t>
        </m:r>
      </m:oMath>
      <w:del w:id="11412" w:author="PR Preview" w:date="2026-01-01T00:00:00Z">
        <w:r>
          <w:rPr>
            <w:b/>
            <w:bCs/>
          </w:rPr>
          <w:delText xml:space="preserve">-norm</w:delText>
        </w:r>
      </w:del>
      <w:del w:id="11413" w:author="PR Preview" w:date="2026-01-01T00:00:00Z">
        <w:r>
          <w:delText xml:space="preserve"> </w:delText>
        </w:r>
      </w:del>
      <w:del w:id="11414" w:author="PR Preview" w:date="2026-01-01T00:00:00Z">
        <w:r>
          <w:delText xml:space="preserve">[57]</w:delText>
        </w:r>
      </w:del>
      <w:del w:id="11415" w:author="PR Preview" w:date="2026-01-01T00:00:00Z">
        <w:r>
          <w:delText xml:space="preserve"> </w:delText>
        </w:r>
      </w:del>
      <w:del w:id="11416" w:author="PR Preview" w:date="2026-01-01T00:00:00Z">
        <w:r>
          <w:delText xml:space="preserve">(or</w:delText>
        </w:r>
      </w:del>
      <w:del w:id="11417" w:author="PR Preview" w:date="2026-01-01T00:00:00Z">
        <w:r>
          <w:delText xml:space="preserve"> </w:delText>
        </w:r>
      </w:del>
      <m:oMath>
        <m:sSub>
          <m:e>
            <m:r>
              <m:t>ℓ</m:t>
            </m:r>
          </m:e>
          <m:sub>
            <m:r>
              <m:t>p</m:t>
            </m:r>
          </m:sub>
        </m:sSub>
      </m:oMath>
      <w:del w:id="11418" w:author="PR Preview" w:date="2026-01-01T00:00:00Z">
        <w:r>
          <w:rPr>
            <w:b/>
            <w:bCs/>
          </w:rPr>
          <w:delText xml:space="preserve"> </w:delText>
        </w:r>
      </w:del>
      <w:del w:id="11419" w:author="PR Preview" w:date="2026-01-01T00:00:00Z">
        <w:r>
          <w:rPr>
            <w:b/>
            <w:bCs/>
          </w:rPr>
          <w:delText xml:space="preserve">norm</w:delText>
        </w:r>
      </w:del>
      <w:del w:id="11420" w:author="PR Preview" w:date="2026-01-01T00:00:00Z">
        <w:r>
          <w:delText xml:space="preserve">, traditionally named with parameter</w:delText>
        </w:r>
      </w:del>
      <w:del w:id="11421" w:author="PR Preview" w:date="2026-01-01T00:00:00Z">
        <w:r>
          <w:delText xml:space="preserve"> </w:delText>
        </w:r>
      </w:del>
      <m:oMath>
        <m:r>
          <m:t>p</m:t>
        </m:r>
      </m:oMath>
      <w:del w:id="11422" w:author="PR Preview" w:date="2026-01-01T00:00:00Z">
        <w:r>
          <w:delText xml:space="preserve"> </w:delText>
        </w:r>
      </w:del>
      <w:del w:id="11423" w:author="PR Preview" w:date="2026-01-01T00:00:00Z">
        <w:r>
          <w:delText xml:space="preserve">but denoted here with exponent</w:delText>
        </w:r>
      </w:del>
      <w:del w:id="11424" w:author="PR Preview" w:date="2026-01-01T00:00:00Z">
        <w:r>
          <w:delText xml:space="preserve"> </w:delText>
        </w:r>
      </w:del>
      <m:oMath>
        <m:r>
          <m:t>k</m:t>
        </m:r>
      </m:oMath>
      <w:del w:id="11425" w:author="PR Preview" w:date="2026-01-01T00:00:00Z">
        <w:r>
          <w:delText xml:space="preserve"> </w:delText>
        </w:r>
      </w:del>
      <w:del w:id="11426" w:author="PR Preview" w:date="2026-01-01T00:00:00Z">
        <w:r>
          <w:delText xml:space="preserve">to avoid clashing with the ambient vector dimension</w:delText>
        </w:r>
      </w:del>
      <w:del w:id="11427" w:author="PR Preview" w:date="2026-01-01T00:00:00Z">
        <w:r>
          <w:delText xml:space="preserve"> </w:delText>
        </w:r>
      </w:del>
      <m:oMath>
        <m:r>
          <m:t>p</m:t>
        </m:r>
      </m:oMath>
      <w:del w:id="11428" w:author="PR Preview" w:date="2026-01-01T00:00:00Z">
        <w:r>
          <w:delText xml:space="preserve">) is:</w:delText>
        </w:r>
      </w:del>
    </w:p>
    <w:p>
      <w:pPr>
        <w:pStyle w:val="BodyText"/>
      </w:pPr>
      <w:ins w:id="11429" w:author="PR Preview" w:date="2026-01-01T00:00:00Z">
        <w:r>
          <w:rPr>
            <w:b/>
            <w:bCs/>
          </w:rPr>
          <w:t xml:space="preserve">Definition 72 (Vector</w:t>
        </w:r>
      </w:ins>
      <w:ins w:id="11430" w:author="PR Preview" w:date="2026-01-01T00:00:00Z">
        <w:r>
          <w:rPr>
            <w:b/>
            <w:bCs/>
          </w:rPr>
          <w:t xml:space="preserve"> </w:t>
        </w:r>
      </w:ins>
      <m:oMath>
        <m:r>
          <m:t>p</m:t>
        </m:r>
      </m:oMath>
      <w:ins w:id="11431" w:author="PR Preview" w:date="2026-01-01T00:00:00Z">
        <w:r>
          <w:rPr>
            <w:b/>
            <w:bCs/>
          </w:rPr>
          <w:t xml:space="preserve">-norm (</w:t>
        </w:r>
      </w:ins>
      <m:oMath>
        <m:sSub>
          <m:e>
            <m:r>
              <m:t>ℓ</m:t>
            </m:r>
          </m:e>
          <m:sub>
            <m:r>
              <m:t>p</m:t>
            </m:r>
          </m:sub>
        </m:sSub>
      </m:oMath>
      <w:ins w:id="11432" w:author="PR Preview" w:date="2026-01-01T00:00:00Z">
        <w:r>
          <w:rPr>
            <w:b/>
            <w:bCs/>
          </w:rPr>
          <w:t xml:space="preserve"> </w:t>
        </w:r>
      </w:ins>
      <w:ins w:id="11433" w:author="PR Preview" w:date="2026-01-01T00:00:00Z">
        <w:r>
          <w:rPr>
            <w:b/>
            <w:bCs/>
          </w:rPr>
          <w:t xml:space="preserve">norm,</w:t>
        </w:r>
      </w:ins>
      <w:ins w:id="11434" w:author="PR Preview" w:date="2026-01-01T00:00:00Z">
        <w:r>
          <w:rPr>
            <w:b/>
            <w:bCs/>
          </w:rPr>
          <w:t xml:space="preserve"> </w:t>
        </w:r>
      </w:ins>
      <m:oMath>
        <m:sSub>
          <m:e>
            <m:r>
              <m:t>ℓ</m:t>
            </m:r>
          </m:e>
          <m:sub>
            <m:r>
              <m:t>1</m:t>
            </m:r>
          </m:sub>
        </m:sSub>
      </m:oMath>
      <w:ins w:id="11435" w:author="PR Preview" w:date="2026-01-01T00:00:00Z">
        <w:r>
          <w:rPr>
            <w:b/>
            <w:bCs/>
          </w:rPr>
          <w:t xml:space="preserve"> </w:t>
        </w:r>
      </w:ins>
      <w:ins w:id="11436" w:author="PR Preview" w:date="2026-01-01T00:00:00Z">
        <w:r>
          <w:rPr>
            <w:b/>
            <w:bCs/>
          </w:rPr>
          <w:t xml:space="preserve">norm, taxicab norm, Manhattan norm,</w:t>
        </w:r>
      </w:ins>
      <w:ins w:id="11437" w:author="PR Preview" w:date="2026-01-01T00:00:00Z">
        <w:r>
          <w:rPr>
            <w:b/>
            <w:bCs/>
          </w:rPr>
          <w:t xml:space="preserve"> </w:t>
        </w:r>
      </w:ins>
      <m:oMath>
        <m:sSub>
          <m:e>
            <m:r>
              <m:t>ℓ</m:t>
            </m:r>
          </m:e>
          <m:sub>
            <m:r>
              <m:t>2</m:t>
            </m:r>
          </m:sub>
        </m:sSub>
      </m:oMath>
      <w:ins w:id="11438" w:author="PR Preview" w:date="2026-01-01T00:00:00Z">
        <w:r>
          <w:rPr>
            <w:b/>
            <w:bCs/>
          </w:rPr>
          <w:t xml:space="preserve"> </w:t>
        </w:r>
      </w:ins>
      <w:ins w:id="11439" w:author="PR Preview" w:date="2026-01-01T00:00:00Z">
        <w:r>
          <w:rPr>
            <w:b/>
            <w:bCs/>
          </w:rPr>
          <w:t xml:space="preserve">norm, infinity norm))</w:t>
        </w:r>
      </w:ins>
      <w:ins w:id="11440" w:author="PR Preview" w:date="2026-01-01T00:00:00Z">
        <w:r>
          <w:t xml:space="preserve"> </w:t>
        </w:r>
      </w:ins>
      <w:ins w:id="11441" w:author="PR Preview" w:date="2026-01-01T00:00:00Z">
        <w:r>
          <w:t xml:space="preserve">For a vector</w:t>
        </w:r>
      </w:ins>
      <w:ins w:id="11442" w:author="PR Preview" w:date="2026-01-01T00:00:00Z">
        <w:r>
          <w:t xml:space="preserve"> </w:t>
        </w:r>
      </w:ins>
      <w:ins w:id="11443" w:author="PR Preview" w:date="2026-01-01T00:00:00Z">
        <w:r>
          <w:t xml:space="preserve">$\mathord{\smash[b]{\underset{\raise.3ex\hbox{$\scriptstyle\sim$}}{x}}\vphantom{x}}= (x_1, \ldots, x_p) \in \mathbb{R}^p$</w:t>
        </w:r>
      </w:ins>
      <w:ins w:id="11444" w:author="PR Preview" w:date="2026-01-01T00:00:00Z">
        <w:r>
          <w:t xml:space="preserve"> </w:t>
        </w:r>
      </w:ins>
      <w:ins w:id="11445" w:author="PR Preview" w:date="2026-01-01T00:00:00Z">
        <w:r>
          <w:t xml:space="preserve">and any real number</w:t>
        </w:r>
      </w:ins>
      <w:ins w:id="11446" w:author="PR Preview" w:date="2026-01-01T00:00:00Z">
        <w:r>
          <w:t xml:space="preserve"> </w:t>
        </w:r>
      </w:ins>
      <m:oMath>
        <m:r>
          <m:t>k</m:t>
        </m:r>
        <m:r>
          <m:rPr>
            <m:sty m:val="p"/>
          </m:rPr>
          <m:t>≥</m:t>
        </m:r>
        <m:r>
          <m:t>1</m:t>
        </m:r>
      </m:oMath>
      <w:ins w:id="11447" w:author="PR Preview" w:date="2026-01-01T00:00:00Z">
        <w:r>
          <w:t xml:space="preserve">,</w:t>
        </w:r>
      </w:ins>
      <w:ins w:id="11448" w:author="PR Preview" w:date="2026-01-01T00:00:00Z">
        <w:r>
          <w:t xml:space="preserve"> </w:t>
        </w:r>
      </w:ins>
      <w:ins w:id="11449" w:author="PR Preview" w:date="2026-01-01T00:00:00Z">
        <w:r>
          <w:t xml:space="preserve">the</w:t>
        </w:r>
      </w:ins>
      <w:ins w:id="11450" w:author="PR Preview" w:date="2026-01-01T00:00:00Z">
        <w:r>
          <w:t xml:space="preserve"> </w:t>
        </w:r>
      </w:ins>
      <w:ins w:id="11451" w:author="PR Preview" w:date="2026-01-01T00:00:00Z">
        <w:r>
          <w:rPr>
            <w:b/>
            <w:bCs/>
          </w:rPr>
          <w:t xml:space="preserve">vector</w:t>
        </w:r>
      </w:ins>
      <w:ins w:id="11452" w:author="PR Preview" w:date="2026-01-01T00:00:00Z">
        <w:r>
          <w:rPr>
            <w:b/>
            <w:bCs/>
          </w:rPr>
          <w:t xml:space="preserve"> </w:t>
        </w:r>
      </w:ins>
      <m:oMath>
        <m:r>
          <m:t>p</m:t>
        </m:r>
      </m:oMath>
      <w:ins w:id="11453" w:author="PR Preview" w:date="2026-01-01T00:00:00Z">
        <w:r>
          <w:rPr>
            <w:b/>
            <w:bCs/>
          </w:rPr>
          <w:t xml:space="preserve">-norm</w:t>
        </w:r>
      </w:ins>
      <w:ins w:id="11454" w:author="PR Preview" w:date="2026-01-01T00:00:00Z">
        <w:r>
          <w:t xml:space="preserve"> </w:t>
        </w:r>
      </w:ins>
      <w:ins w:id="11455" w:author="PR Preview" w:date="2026-01-01T00:00:00Z">
        <w:r>
          <w:t xml:space="preserve">[54]</w:t>
        </w:r>
      </w:ins>
      <w:ins w:id="11456" w:author="PR Preview" w:date="2026-01-01T00:00:00Z">
        <w:r>
          <w:t xml:space="preserve"> </w:t>
        </w:r>
      </w:ins>
      <w:ins w:id="11457" w:author="PR Preview" w:date="2026-01-01T00:00:00Z">
        <w:r>
          <w:t xml:space="preserve">(or</w:t>
        </w:r>
      </w:ins>
      <w:ins w:id="11458" w:author="PR Preview" w:date="2026-01-01T00:00:00Z">
        <w:r>
          <w:t xml:space="preserve"> </w:t>
        </w:r>
      </w:ins>
      <m:oMath>
        <m:sSub>
          <m:e>
            <m:r>
              <m:t>ℓ</m:t>
            </m:r>
          </m:e>
          <m:sub>
            <m:r>
              <m:t>p</m:t>
            </m:r>
          </m:sub>
        </m:sSub>
      </m:oMath>
      <w:ins w:id="11459" w:author="PR Preview" w:date="2026-01-01T00:00:00Z">
        <w:r>
          <w:rPr>
            <w:b/>
            <w:bCs/>
          </w:rPr>
          <w:t xml:space="preserve"> </w:t>
        </w:r>
      </w:ins>
      <w:ins w:id="11460" w:author="PR Preview" w:date="2026-01-01T00:00:00Z">
        <w:r>
          <w:rPr>
            <w:b/>
            <w:bCs/>
          </w:rPr>
          <w:t xml:space="preserve">norm</w:t>
        </w:r>
      </w:ins>
      <w:ins w:id="11461" w:author="PR Preview" w:date="2026-01-01T00:00:00Z">
        <w:r>
          <w:t xml:space="preserve">, traditionally named with parameter</w:t>
        </w:r>
      </w:ins>
      <w:ins w:id="11462" w:author="PR Preview" w:date="2026-01-01T00:00:00Z">
        <w:r>
          <w:t xml:space="preserve"> </w:t>
        </w:r>
      </w:ins>
      <m:oMath>
        <m:r>
          <m:t>p</m:t>
        </m:r>
      </m:oMath>
      <w:ins w:id="11463" w:author="PR Preview" w:date="2026-01-01T00:00:00Z">
        <w:r>
          <w:t xml:space="preserve"> </w:t>
        </w:r>
      </w:ins>
      <w:ins w:id="11464" w:author="PR Preview" w:date="2026-01-01T00:00:00Z">
        <w:r>
          <w:t xml:space="preserve">but denoted here with exponent</w:t>
        </w:r>
      </w:ins>
      <w:ins w:id="11465" w:author="PR Preview" w:date="2026-01-01T00:00:00Z">
        <w:r>
          <w:t xml:space="preserve"> </w:t>
        </w:r>
      </w:ins>
      <m:oMath>
        <m:r>
          <m:t>k</m:t>
        </m:r>
      </m:oMath>
      <w:ins w:id="11466" w:author="PR Preview" w:date="2026-01-01T00:00:00Z">
        <w:r>
          <w:t xml:space="preserve"> </w:t>
        </w:r>
      </w:ins>
      <w:ins w:id="11467" w:author="PR Preview" w:date="2026-01-01T00:00:00Z">
        <w:r>
          <w:t xml:space="preserve">to avoid clashing with the ambient vector dimension</w:t>
        </w:r>
      </w:ins>
      <w:ins w:id="11468" w:author="PR Preview" w:date="2026-01-01T00:00:00Z">
        <w:r>
          <w:t xml:space="preserve"> </w:t>
        </w:r>
      </w:ins>
      <m:oMath>
        <m:r>
          <m:t>p</m:t>
        </m:r>
      </m:oMath>
      <w:ins w:id="11469" w:author="PR Preview" w:date="2026-01-01T00:00:00Z">
        <w:r>
          <w:t xml:space="preserve">) is:</w:t>
        </w:r>
      </w:ins>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del w:id="11470" w:author="PR Preview" w:date="2026-01-01T00:00:00Z">
        <w:r>
          <w:rPr>
            <w:b/>
            <w:bCs/>
          </w:rPr>
          <w:delText xml:space="preserve">Example 110 (Calculating</w:delText>
        </w:r>
      </w:del>
      <w:del w:id="11471" w:author="PR Preview" w:date="2026-01-01T00:00:00Z">
        <w:r>
          <w:rPr>
            <w:b/>
            <w:bCs/>
          </w:rPr>
          <w:delText xml:space="preserve"> </w:delText>
        </w:r>
      </w:del>
      <m:oMath>
        <m:sSub>
          <m:e>
            <m:r>
              <m:t>ℓ</m:t>
            </m:r>
          </m:e>
          <m:sub>
            <m:r>
              <m:t>1</m:t>
            </m:r>
          </m:sub>
        </m:sSub>
      </m:oMath>
      <w:del w:id="11472" w:author="PR Preview" w:date="2026-01-01T00:00:00Z">
        <w:r>
          <w:rPr>
            <w:b/>
            <w:bCs/>
          </w:rPr>
          <w:delText xml:space="preserve">,</w:delText>
        </w:r>
      </w:del>
      <w:del w:id="11473" w:author="PR Preview" w:date="2026-01-01T00:00:00Z">
        <w:r>
          <w:rPr>
            <w:b/>
            <w:bCs/>
          </w:rPr>
          <w:delText xml:space="preserve"> </w:delText>
        </w:r>
      </w:del>
      <m:oMath>
        <m:sSub>
          <m:e>
            <m:r>
              <m:t>ℓ</m:t>
            </m:r>
          </m:e>
          <m:sub>
            <m:r>
              <m:t>2</m:t>
            </m:r>
          </m:sub>
        </m:sSub>
      </m:oMath>
      <w:del w:id="11474" w:author="PR Preview" w:date="2026-01-01T00:00:00Z">
        <w:r>
          <w:rPr>
            <w:b/>
            <w:bCs/>
          </w:rPr>
          <w:delText xml:space="preserve">, and</w:delText>
        </w:r>
      </w:del>
      <w:del w:id="11475" w:author="PR Preview" w:date="2026-01-01T00:00:00Z">
        <w:r>
          <w:rPr>
            <w:b/>
            <w:bCs/>
          </w:rPr>
          <w:delText xml:space="preserve"> </w:delText>
        </w:r>
      </w:del>
      <m:oMath>
        <m:sSub>
          <m:e>
            <m:r>
              <m:t>ℓ</m:t>
            </m:r>
          </m:e>
          <m:sub>
            <m:r>
              <m:rPr>
                <m:sty m:val="p"/>
              </m:rPr>
              <m:t>∞</m:t>
            </m:r>
          </m:sub>
        </m:sSub>
      </m:oMath>
      <w:del w:id="11476" w:author="PR Preview" w:date="2026-01-01T00:00:00Z">
        <w:r>
          <w:rPr>
            <w:b/>
            <w:bCs/>
          </w:rPr>
          <w:delText xml:space="preserve"> </w:delText>
        </w:r>
      </w:del>
      <w:del w:id="11477" w:author="PR Preview" w:date="2026-01-01T00:00:00Z">
        <w:r>
          <w:rPr>
            <w:b/>
            <w:bCs/>
          </w:rPr>
          <w:delText xml:space="preserve">norms)</w:delText>
        </w:r>
      </w:del>
      <w:del w:id="11478" w:author="PR Preview" w:date="2026-01-01T00:00:00Z">
        <w:r>
          <w:delText xml:space="preserve"> </w:delText>
        </w:r>
      </w:del>
      <w:del w:id="11479" w:author="PR Preview" w:date="2026-01-01T00:00:00Z">
        <w:r>
          <w:delText xml:space="preserve">For</w:delText>
        </w:r>
      </w:del>
      <w:del w:id="11480" w:author="PR Preview" w:date="2026-01-01T00:00:00Z">
        <w:r>
          <w:delText xml:space="preserve"> </w:delText>
        </w:r>
      </w:del>
      <w:del w:id="11481" w:author="PR Preview" w:date="2026-01-01T00:00:00Z">
        <w:r>
          <w:delText xml:space="preserve">$\mathord{\smash[b]{\underset{\raise.3ex\hbox{$\scriptstyle\sim$}}{x}}\vphantom{x}}= (3, -4) \in \mathbb{R}^2$</w:delText>
        </w:r>
      </w:del>
      <w:del w:id="11482" w:author="PR Preview" w:date="2026-01-01T00:00:00Z">
        <w:r>
          <w:delText xml:space="preserve">:</w:delText>
        </w:r>
      </w:del>
    </w:p>
    <w:p>
      <w:pPr>
        <w:pStyle w:val="BodyText"/>
      </w:pPr>
      <w:ins w:id="11483" w:author="PR Preview" w:date="2026-01-01T00:00:00Z">
        <w:r>
          <w:rPr>
            <w:b/>
            <w:bCs/>
          </w:rPr>
          <w:t xml:space="preserve">Example 109 (Calculating</w:t>
        </w:r>
      </w:ins>
      <w:ins w:id="11484" w:author="PR Preview" w:date="2026-01-01T00:00:00Z">
        <w:r>
          <w:rPr>
            <w:b/>
            <w:bCs/>
          </w:rPr>
          <w:t xml:space="preserve"> </w:t>
        </w:r>
      </w:ins>
      <m:oMath>
        <m:sSub>
          <m:e>
            <m:r>
              <m:t>ℓ</m:t>
            </m:r>
          </m:e>
          <m:sub>
            <m:r>
              <m:t>1</m:t>
            </m:r>
          </m:sub>
        </m:sSub>
      </m:oMath>
      <w:ins w:id="11485" w:author="PR Preview" w:date="2026-01-01T00:00:00Z">
        <w:r>
          <w:rPr>
            <w:b/>
            <w:bCs/>
          </w:rPr>
          <w:t xml:space="preserve">,</w:t>
        </w:r>
      </w:ins>
      <w:ins w:id="11486" w:author="PR Preview" w:date="2026-01-01T00:00:00Z">
        <w:r>
          <w:rPr>
            <w:b/>
            <w:bCs/>
          </w:rPr>
          <w:t xml:space="preserve"> </w:t>
        </w:r>
      </w:ins>
      <m:oMath>
        <m:sSub>
          <m:e>
            <m:r>
              <m:t>ℓ</m:t>
            </m:r>
          </m:e>
          <m:sub>
            <m:r>
              <m:t>2</m:t>
            </m:r>
          </m:sub>
        </m:sSub>
      </m:oMath>
      <w:ins w:id="11487" w:author="PR Preview" w:date="2026-01-01T00:00:00Z">
        <w:r>
          <w:rPr>
            <w:b/>
            <w:bCs/>
          </w:rPr>
          <w:t xml:space="preserve">, and</w:t>
        </w:r>
      </w:ins>
      <w:ins w:id="11488" w:author="PR Preview" w:date="2026-01-01T00:00:00Z">
        <w:r>
          <w:rPr>
            <w:b/>
            <w:bCs/>
          </w:rPr>
          <w:t xml:space="preserve"> </w:t>
        </w:r>
      </w:ins>
      <m:oMath>
        <m:sSub>
          <m:e>
            <m:r>
              <m:t>ℓ</m:t>
            </m:r>
          </m:e>
          <m:sub>
            <m:r>
              <m:rPr>
                <m:sty m:val="p"/>
              </m:rPr>
              <m:t>∞</m:t>
            </m:r>
          </m:sub>
        </m:sSub>
      </m:oMath>
      <w:ins w:id="11489" w:author="PR Preview" w:date="2026-01-01T00:00:00Z">
        <w:r>
          <w:rPr>
            <w:b/>
            <w:bCs/>
          </w:rPr>
          <w:t xml:space="preserve"> </w:t>
        </w:r>
      </w:ins>
      <w:ins w:id="11490" w:author="PR Preview" w:date="2026-01-01T00:00:00Z">
        <w:r>
          <w:rPr>
            <w:b/>
            <w:bCs/>
          </w:rPr>
          <w:t xml:space="preserve">norms)</w:t>
        </w:r>
      </w:ins>
      <w:ins w:id="11491" w:author="PR Preview" w:date="2026-01-01T00:00:00Z">
        <w:r>
          <w:t xml:space="preserve"> </w:t>
        </w:r>
      </w:ins>
      <w:ins w:id="11492" w:author="PR Preview" w:date="2026-01-01T00:00:00Z">
        <w:r>
          <w:t xml:space="preserve">For</w:t>
        </w:r>
      </w:ins>
      <w:ins w:id="11493" w:author="PR Preview" w:date="2026-01-01T00:00:00Z">
        <w:r>
          <w:t xml:space="preserve"> </w:t>
        </w:r>
      </w:ins>
      <w:ins w:id="11494" w:author="PR Preview" w:date="2026-01-01T00:00:00Z">
        <w:r>
          <w:t xml:space="preserve">$\mathord{\smash[b]{\underset{\raise.3ex\hbox{$\scriptstyle\sim$}}{x}}\vphantom{x}}= (3, -4) \in \mathbb{R}^2$</w:t>
        </w:r>
      </w:ins>
      <w:ins w:id="11495" w:author="PR Preview" w:date="2026-01-01T00:00:00Z">
        <w:r>
          <w:t xml:space="preserve">:</w:t>
        </w:r>
      </w:ins>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del w:id="11496" w:author="PR Preview" w:date="2026-01-01T00:00:00Z">
        <w:r>
          <w:rPr>
            <w:b/>
            <w:bCs/>
          </w:rPr>
          <w:delText xml:space="preserve">Definition 73 (Infinity norm (</w:delText>
        </w:r>
      </w:del>
      <m:oMath>
        <m:sSub>
          <m:e>
            <m:r>
              <m:t>ℓ</m:t>
            </m:r>
          </m:e>
          <m:sub>
            <m:r>
              <m:rPr>
                <m:sty m:val="p"/>
              </m:rPr>
              <m:t>∞</m:t>
            </m:r>
          </m:sub>
        </m:sSub>
      </m:oMath>
      <w:del w:id="11497" w:author="PR Preview" w:date="2026-01-01T00:00:00Z">
        <w:r>
          <w:rPr>
            <w:b/>
            <w:bCs/>
          </w:rPr>
          <w:delText xml:space="preserve"> </w:delText>
        </w:r>
      </w:del>
      <w:del w:id="11498" w:author="PR Preview" w:date="2026-01-01T00:00:00Z">
        <w:r>
          <w:rPr>
            <w:b/>
            <w:bCs/>
          </w:rPr>
          <w:delText xml:space="preserve">norm, maximum norm, Chebyshev norm))</w:delText>
        </w:r>
      </w:del>
      <w:del w:id="11499" w:author="PR Preview" w:date="2026-01-01T00:00:00Z">
        <w:r>
          <w:delText xml:space="preserve"> </w:delText>
        </w:r>
      </w:del>
      <w:del w:id="11500" w:author="PR Preview" w:date="2026-01-01T00:00:00Z">
        <w:r>
          <w:delText xml:space="preserve">For a vector</w:delText>
        </w:r>
      </w:del>
      <w:del w:id="11501" w:author="PR Preview" w:date="2026-01-01T00:00:00Z">
        <w:r>
          <w:delText xml:space="preserve"> </w:delText>
        </w:r>
      </w:del>
      <w:del w:id="11502" w:author="PR Preview" w:date="2026-01-01T00:00:00Z">
        <w:r>
          <w:delText xml:space="preserve">$\mathord{\smash[b]{\underset{\raise.3ex\hbox{$\scriptstyle\sim$}}{x}}\vphantom{x}}= (x_1, \ldots, x_p) \in \mathbb{R}^p$</w:delText>
        </w:r>
      </w:del>
      <w:del w:id="11503" w:author="PR Preview" w:date="2026-01-01T00:00:00Z">
        <w:r>
          <w:delText xml:space="preserve">,</w:delText>
        </w:r>
      </w:del>
      <w:del w:id="11504" w:author="PR Preview" w:date="2026-01-01T00:00:00Z">
        <w:r>
          <w:delText xml:space="preserve"> </w:delText>
        </w:r>
      </w:del>
      <w:del w:id="11505" w:author="PR Preview" w:date="2026-01-01T00:00:00Z">
        <w:r>
          <w:delText xml:space="preserve">the</w:delText>
        </w:r>
      </w:del>
      <w:del w:id="11506" w:author="PR Preview" w:date="2026-01-01T00:00:00Z">
        <w:r>
          <w:delText xml:space="preserve"> </w:delText>
        </w:r>
      </w:del>
      <w:del w:id="11507" w:author="PR Preview" w:date="2026-01-01T00:00:00Z">
        <w:r>
          <w:rPr>
            <w:b/>
            <w:bCs/>
          </w:rPr>
          <w:delText xml:space="preserve">infinity norm</w:delText>
        </w:r>
      </w:del>
      <w:del w:id="11508" w:author="PR Preview" w:date="2026-01-01T00:00:00Z">
        <w:r>
          <w:delText xml:space="preserve"> </w:delText>
        </w:r>
      </w:del>
      <w:del w:id="11509" w:author="PR Preview" w:date="2026-01-01T00:00:00Z">
        <w:r>
          <w:delText xml:space="preserve">[58]</w:delText>
        </w:r>
      </w:del>
      <w:del w:id="11510" w:author="PR Preview" w:date="2026-01-01T00:00:00Z">
        <w:r>
          <w:delText xml:space="preserve"> </w:delText>
        </w:r>
      </w:del>
      <w:del w:id="11511" w:author="PR Preview" w:date="2026-01-01T00:00:00Z">
        <w:r>
          <w:delText xml:space="preserve">(also the</w:delText>
        </w:r>
      </w:del>
      <w:del w:id="11512" w:author="PR Preview" w:date="2026-01-01T00:00:00Z">
        <w:r>
          <w:delText xml:space="preserve"> </w:delText>
        </w:r>
      </w:del>
      <m:oMath>
        <m:sSub>
          <m:e>
            <m:r>
              <m:t>ℓ</m:t>
            </m:r>
          </m:e>
          <m:sub>
            <m:r>
              <m:rPr>
                <m:sty m:val="p"/>
              </m:rPr>
              <m:t>∞</m:t>
            </m:r>
          </m:sub>
        </m:sSub>
      </m:oMath>
      <w:del w:id="11513" w:author="PR Preview" w:date="2026-01-01T00:00:00Z">
        <w:r>
          <w:rPr>
            <w:b/>
            <w:bCs/>
          </w:rPr>
          <w:delText xml:space="preserve"> </w:delText>
        </w:r>
      </w:del>
      <w:del w:id="11514" w:author="PR Preview" w:date="2026-01-01T00:00:00Z">
        <w:r>
          <w:rPr>
            <w:b/>
            <w:bCs/>
          </w:rPr>
          <w:delText xml:space="preserve">norm</w:delText>
        </w:r>
      </w:del>
      <w:del w:id="11515" w:author="PR Preview" w:date="2026-01-01T00:00:00Z">
        <w:r>
          <w:delText xml:space="preserve">,</w:delText>
        </w:r>
      </w:del>
      <w:del w:id="11516" w:author="PR Preview" w:date="2026-01-01T00:00:00Z">
        <w:r>
          <w:delText xml:space="preserve"> </w:delText>
        </w:r>
      </w:del>
      <w:del w:id="11517" w:author="PR Preview" w:date="2026-01-01T00:00:00Z">
        <w:r>
          <w:rPr>
            <w:b/>
            <w:bCs/>
          </w:rPr>
          <w:delText xml:space="preserve">maximum norm</w:delText>
        </w:r>
      </w:del>
      <w:del w:id="11518" w:author="PR Preview" w:date="2026-01-01T00:00:00Z">
        <w:r>
          <w:delText xml:space="preserve">, or</w:delText>
        </w:r>
      </w:del>
      <w:del w:id="11519" w:author="PR Preview" w:date="2026-01-01T00:00:00Z">
        <w:r>
          <w:delText xml:space="preserve"> </w:delText>
        </w:r>
      </w:del>
      <w:del w:id="11520" w:author="PR Preview" w:date="2026-01-01T00:00:00Z">
        <w:r>
          <w:rPr>
            <w:b/>
            <w:bCs/>
          </w:rPr>
          <w:delText xml:space="preserve">Chebyshev norm</w:delText>
        </w:r>
      </w:del>
      <w:del w:id="11521" w:author="PR Preview" w:date="2026-01-01T00:00:00Z">
        <w:r>
          <w:delText xml:space="preserve">) is defined separately from the</w:delText>
        </w:r>
      </w:del>
      <w:del w:id="11522" w:author="PR Preview" w:date="2026-01-01T00:00:00Z">
        <w:r>
          <w:delText xml:space="preserve"> </w:delText>
        </w:r>
      </w:del>
      <m:oMath>
        <m:r>
          <m:t>p</m:t>
        </m:r>
      </m:oMath>
      <w:del w:id="11523" w:author="PR Preview" w:date="2026-01-01T00:00:00Z">
        <w:r>
          <w:delText xml:space="preserve">-norms (</w:delText>
        </w:r>
      </w:del>
      <w:hyperlink w:anchor="def-vector-p-norm">
        <w:del w:id="11524" w:author="PR Preview" w:date="2026-01-01T00:00:00Z">
          <w:r>
            <w:rPr>
              <w:rStyle w:val="Hyperlink"/>
            </w:rPr>
            <w:delText xml:space="preserve">Definition 72</w:delText>
          </w:r>
        </w:del>
      </w:hyperlink>
      <w:del w:id="11525" w:author="PR Preview" w:date="2026-01-01T00:00:00Z">
        <w:r>
          <w:delText xml:space="preserve">) by</w:delText>
        </w:r>
      </w:del>
    </w:p>
    <w:p>
      <w:pPr>
        <w:pStyle w:val="BodyText"/>
      </w:pPr>
      <w:ins w:id="11526" w:author="PR Preview" w:date="2026-01-01T00:00:00Z">
        <w:r>
          <w:rPr>
            <w:b/>
            <w:bCs/>
          </w:rPr>
          <w:t xml:space="preserve">Definition 73 (Infinity norm (</w:t>
        </w:r>
      </w:ins>
      <m:oMath>
        <m:sSub>
          <m:e>
            <m:r>
              <m:t>ℓ</m:t>
            </m:r>
          </m:e>
          <m:sub>
            <m:r>
              <m:rPr>
                <m:sty m:val="p"/>
              </m:rPr>
              <m:t>∞</m:t>
            </m:r>
          </m:sub>
        </m:sSub>
      </m:oMath>
      <w:ins w:id="11527" w:author="PR Preview" w:date="2026-01-01T00:00:00Z">
        <w:r>
          <w:rPr>
            <w:b/>
            <w:bCs/>
          </w:rPr>
          <w:t xml:space="preserve"> </w:t>
        </w:r>
      </w:ins>
      <w:ins w:id="11528" w:author="PR Preview" w:date="2026-01-01T00:00:00Z">
        <w:r>
          <w:rPr>
            <w:b/>
            <w:bCs/>
          </w:rPr>
          <w:t xml:space="preserve">norm, maximum norm, Chebyshev norm))</w:t>
        </w:r>
      </w:ins>
      <w:ins w:id="11529" w:author="PR Preview" w:date="2026-01-01T00:00:00Z">
        <w:r>
          <w:t xml:space="preserve"> </w:t>
        </w:r>
      </w:ins>
      <w:ins w:id="11530" w:author="PR Preview" w:date="2026-01-01T00:00:00Z">
        <w:r>
          <w:t xml:space="preserve">For a vector</w:t>
        </w:r>
      </w:ins>
      <w:ins w:id="11531" w:author="PR Preview" w:date="2026-01-01T00:00:00Z">
        <w:r>
          <w:t xml:space="preserve"> </w:t>
        </w:r>
      </w:ins>
      <w:ins w:id="11532" w:author="PR Preview" w:date="2026-01-01T00:00:00Z">
        <w:r>
          <w:t xml:space="preserve">$\mathord{\smash[b]{\underset{\raise.3ex\hbox{$\scriptstyle\sim$}}{x}}\vphantom{x}}= (x_1, \ldots, x_p) \in \mathbb{R}^p$</w:t>
        </w:r>
      </w:ins>
      <w:ins w:id="11533" w:author="PR Preview" w:date="2026-01-01T00:00:00Z">
        <w:r>
          <w:t xml:space="preserve">,</w:t>
        </w:r>
      </w:ins>
      <w:ins w:id="11534" w:author="PR Preview" w:date="2026-01-01T00:00:00Z">
        <w:r>
          <w:t xml:space="preserve"> </w:t>
        </w:r>
      </w:ins>
      <w:ins w:id="11535" w:author="PR Preview" w:date="2026-01-01T00:00:00Z">
        <w:r>
          <w:t xml:space="preserve">the</w:t>
        </w:r>
      </w:ins>
      <w:ins w:id="11536" w:author="PR Preview" w:date="2026-01-01T00:00:00Z">
        <w:r>
          <w:t xml:space="preserve"> </w:t>
        </w:r>
      </w:ins>
      <w:ins w:id="11537" w:author="PR Preview" w:date="2026-01-01T00:00:00Z">
        <w:r>
          <w:rPr>
            <w:b/>
            <w:bCs/>
          </w:rPr>
          <w:t xml:space="preserve">infinity norm</w:t>
        </w:r>
      </w:ins>
      <w:ins w:id="11538" w:author="PR Preview" w:date="2026-01-01T00:00:00Z">
        <w:r>
          <w:t xml:space="preserve"> </w:t>
        </w:r>
      </w:ins>
      <w:ins w:id="11539" w:author="PR Preview" w:date="2026-01-01T00:00:00Z">
        <w:r>
          <w:t xml:space="preserve">[55]</w:t>
        </w:r>
      </w:ins>
      <w:ins w:id="11540" w:author="PR Preview" w:date="2026-01-01T00:00:00Z">
        <w:r>
          <w:t xml:space="preserve"> </w:t>
        </w:r>
      </w:ins>
      <w:ins w:id="11541" w:author="PR Preview" w:date="2026-01-01T00:00:00Z">
        <w:r>
          <w:t xml:space="preserve">(also the</w:t>
        </w:r>
      </w:ins>
      <w:ins w:id="11542" w:author="PR Preview" w:date="2026-01-01T00:00:00Z">
        <w:r>
          <w:t xml:space="preserve"> </w:t>
        </w:r>
      </w:ins>
      <m:oMath>
        <m:sSub>
          <m:e>
            <m:r>
              <m:t>ℓ</m:t>
            </m:r>
          </m:e>
          <m:sub>
            <m:r>
              <m:rPr>
                <m:sty m:val="p"/>
              </m:rPr>
              <m:t>∞</m:t>
            </m:r>
          </m:sub>
        </m:sSub>
      </m:oMath>
      <w:ins w:id="11543" w:author="PR Preview" w:date="2026-01-01T00:00:00Z">
        <w:r>
          <w:rPr>
            <w:b/>
            <w:bCs/>
          </w:rPr>
          <w:t xml:space="preserve"> </w:t>
        </w:r>
      </w:ins>
      <w:ins w:id="11544" w:author="PR Preview" w:date="2026-01-01T00:00:00Z">
        <w:r>
          <w:rPr>
            <w:b/>
            <w:bCs/>
          </w:rPr>
          <w:t xml:space="preserve">norm</w:t>
        </w:r>
      </w:ins>
      <w:ins w:id="11545" w:author="PR Preview" w:date="2026-01-01T00:00:00Z">
        <w:r>
          <w:t xml:space="preserve">,</w:t>
        </w:r>
      </w:ins>
      <w:ins w:id="11546" w:author="PR Preview" w:date="2026-01-01T00:00:00Z">
        <w:r>
          <w:t xml:space="preserve"> </w:t>
        </w:r>
      </w:ins>
      <w:ins w:id="11547" w:author="PR Preview" w:date="2026-01-01T00:00:00Z">
        <w:r>
          <w:rPr>
            <w:b/>
            <w:bCs/>
          </w:rPr>
          <w:t xml:space="preserve">maximum norm</w:t>
        </w:r>
      </w:ins>
      <w:ins w:id="11548" w:author="PR Preview" w:date="2026-01-01T00:00:00Z">
        <w:r>
          <w:t xml:space="preserve">, or</w:t>
        </w:r>
      </w:ins>
      <w:ins w:id="11549" w:author="PR Preview" w:date="2026-01-01T00:00:00Z">
        <w:r>
          <w:t xml:space="preserve"> </w:t>
        </w:r>
      </w:ins>
      <w:ins w:id="11550" w:author="PR Preview" w:date="2026-01-01T00:00:00Z">
        <w:r>
          <w:rPr>
            <w:b/>
            <w:bCs/>
          </w:rPr>
          <w:t xml:space="preserve">Chebyshev norm</w:t>
        </w:r>
      </w:ins>
      <w:ins w:id="11551" w:author="PR Preview" w:date="2026-01-01T00:00:00Z">
        <w:r>
          <w:t xml:space="preserve">) is defined separately from the</w:t>
        </w:r>
      </w:ins>
      <w:ins w:id="11552" w:author="PR Preview" w:date="2026-01-01T00:00:00Z">
        <w:r>
          <w:t xml:space="preserve"> </w:t>
        </w:r>
      </w:ins>
      <m:oMath>
        <m:r>
          <m:t>p</m:t>
        </m:r>
      </m:oMath>
      <w:ins w:id="11553" w:author="PR Preview" w:date="2026-01-01T00:00:00Z">
        <w:r>
          <w:t xml:space="preserve">-norms (</w:t>
        </w:r>
      </w:ins>
      <w:hyperlink w:anchor="def-vector-p-norm">
        <w:ins w:id="11554" w:author="PR Preview" w:date="2026-01-01T00:00:00Z">
          <w:r>
            <w:rPr>
              <w:rStyle w:val="Hyperlink"/>
            </w:rPr>
            <w:t xml:space="preserve">Definition 72</w:t>
          </w:r>
        </w:ins>
      </w:hyperlink>
      <w:ins w:id="11555" w:author="PR Preview" w:date="2026-01-01T00:00:00Z">
        <w:r>
          <w:t xml:space="preserve">) by</w:t>
        </w:r>
      </w:ins>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del w:id="11556" w:author="PR Preview" w:date="2026-01-01T00:00:00Z">
        <w:r>
          <w:rPr>
            <w:b/>
            <w:bCs/>
          </w:rPr>
          <w:delText xml:space="preserve">Theorem 62 (The</w:delText>
        </w:r>
      </w:del>
      <w:del w:id="11557" w:author="PR Preview" w:date="2026-01-01T00:00:00Z">
        <w:r>
          <w:rPr>
            <w:b/>
            <w:bCs/>
          </w:rPr>
          <w:delText xml:space="preserve"> </w:delText>
        </w:r>
      </w:del>
      <m:oMath>
        <m:sSub>
          <m:e>
            <m:r>
              <m:t>ℓ</m:t>
            </m:r>
          </m:e>
          <m:sub>
            <m:r>
              <m:t>1</m:t>
            </m:r>
          </m:sub>
        </m:sSub>
      </m:oMath>
      <w:del w:id="11558" w:author="PR Preview" w:date="2026-01-01T00:00:00Z">
        <w:r>
          <w:rPr>
            <w:b/>
            <w:bCs/>
          </w:rPr>
          <w:delText xml:space="preserve">,</w:delText>
        </w:r>
      </w:del>
      <w:del w:id="11559" w:author="PR Preview" w:date="2026-01-01T00:00:00Z">
        <w:r>
          <w:rPr>
            <w:b/>
            <w:bCs/>
          </w:rPr>
          <w:delText xml:space="preserve"> </w:delText>
        </w:r>
      </w:del>
      <m:oMath>
        <m:sSub>
          <m:e>
            <m:r>
              <m:t>ℓ</m:t>
            </m:r>
          </m:e>
          <m:sub>
            <m:r>
              <m:t>2</m:t>
            </m:r>
          </m:sub>
        </m:sSub>
      </m:oMath>
      <w:del w:id="11560" w:author="PR Preview" w:date="2026-01-01T00:00:00Z">
        <w:r>
          <w:rPr>
            <w:b/>
            <w:bCs/>
          </w:rPr>
          <w:delText xml:space="preserve"> </w:delText>
        </w:r>
      </w:del>
      <w:del w:id="11561" w:author="PR Preview" w:date="2026-01-01T00:00:00Z">
        <w:r>
          <w:rPr>
            <w:b/>
            <w:bCs/>
          </w:rPr>
          <w:delText xml:space="preserve">and infinity norms, and the norm axioms)</w:delText>
        </w:r>
      </w:del>
      <w:del w:id="11562" w:author="PR Preview" w:date="2026-01-01T00:00:00Z">
        <w:r>
          <w:delText xml:space="preserve"> </w:delText>
        </w:r>
      </w:del>
      <w:del w:id="11563" w:author="PR Preview" w:date="2026-01-01T00:00:00Z">
        <w:r>
          <w:delText xml:space="preserve">Let</w:delText>
        </w:r>
      </w:del>
      <w:del w:id="11564" w:author="PR Preview" w:date="2026-01-01T00:00:00Z">
        <w:r>
          <w:delText xml:space="preserve"> </w:delText>
        </w:r>
      </w:del>
      <w:del w:id="11565" w:author="PR Preview" w:date="2026-01-01T00:00:00Z">
        <w:r>
          <w:delText xml:space="preserve">$\mathord{\smash[b]{\underset{\raise.3ex\hbox{$\scriptstyle\sim$}}{x}}\vphantom{x}}= (x_1, \ldots, x_p) \in \mathbb{R}^p$</w:delText>
        </w:r>
      </w:del>
      <w:del w:id="11566" w:author="PR Preview" w:date="2026-01-01T00:00:00Z">
        <w:r>
          <w:delText xml:space="preserve">.</w:delText>
        </w:r>
      </w:del>
    </w:p>
    <w:p>
      <w:pPr>
        <w:pStyle w:val="FirstParagraph"/>
      </w:pPr>
      <w:ins w:id="11567" w:author="PR Preview" w:date="2026-01-01T00:00:00Z">
        <w:r>
          <w:rPr>
            <w:b/>
            <w:bCs/>
          </w:rPr>
          <w:t xml:space="preserve">Theorem 61 (The</w:t>
        </w:r>
      </w:ins>
      <w:ins w:id="11568" w:author="PR Preview" w:date="2026-01-01T00:00:00Z">
        <w:r>
          <w:rPr>
            <w:b/>
            <w:bCs/>
          </w:rPr>
          <w:t xml:space="preserve"> </w:t>
        </w:r>
      </w:ins>
      <m:oMath>
        <m:sSub>
          <m:e>
            <m:r>
              <m:t>ℓ</m:t>
            </m:r>
          </m:e>
          <m:sub>
            <m:r>
              <m:t>1</m:t>
            </m:r>
          </m:sub>
        </m:sSub>
      </m:oMath>
      <w:ins w:id="11569" w:author="PR Preview" w:date="2026-01-01T00:00:00Z">
        <w:r>
          <w:rPr>
            <w:b/>
            <w:bCs/>
          </w:rPr>
          <w:t xml:space="preserve">,</w:t>
        </w:r>
      </w:ins>
      <w:ins w:id="11570" w:author="PR Preview" w:date="2026-01-01T00:00:00Z">
        <w:r>
          <w:rPr>
            <w:b/>
            <w:bCs/>
          </w:rPr>
          <w:t xml:space="preserve"> </w:t>
        </w:r>
      </w:ins>
      <m:oMath>
        <m:sSub>
          <m:e>
            <m:r>
              <m:t>ℓ</m:t>
            </m:r>
          </m:e>
          <m:sub>
            <m:r>
              <m:t>2</m:t>
            </m:r>
          </m:sub>
        </m:sSub>
      </m:oMath>
      <w:ins w:id="11571" w:author="PR Preview" w:date="2026-01-01T00:00:00Z">
        <w:r>
          <w:rPr>
            <w:b/>
            <w:bCs/>
          </w:rPr>
          <w:t xml:space="preserve"> </w:t>
        </w:r>
      </w:ins>
      <w:ins w:id="11572" w:author="PR Preview" w:date="2026-01-01T00:00:00Z">
        <w:r>
          <w:rPr>
            <w:b/>
            <w:bCs/>
          </w:rPr>
          <w:t xml:space="preserve">and infinity norms, and the norm axioms)</w:t>
        </w:r>
      </w:ins>
      <w:ins w:id="11573" w:author="PR Preview" w:date="2026-01-01T00:00:00Z">
        <w:r>
          <w:t xml:space="preserve"> </w:t>
        </w:r>
      </w:ins>
      <w:ins w:id="11574" w:author="PR Preview" w:date="2026-01-01T00:00:00Z">
        <w:r>
          <w:t xml:space="preserve">Let</w:t>
        </w:r>
      </w:ins>
      <w:ins w:id="11575" w:author="PR Preview" w:date="2026-01-01T00:00:00Z">
        <w:r>
          <w:t xml:space="preserve"> </w:t>
        </w:r>
      </w:ins>
      <w:ins w:id="11576" w:author="PR Preview" w:date="2026-01-01T00:00:00Z">
        <w:r>
          <w:t xml:space="preserve">$\mathord{\smash[b]{\underset{\raise.3ex\hbox{$\scriptstyle\sim$}}{x}}\vphantom{x}}= (x_1, \ldots, x_p) \in \mathbb{R}^p$</w:t>
        </w:r>
      </w:ins>
      <w:ins w:id="11577" w:author="PR Preview" w:date="2026-01-01T00:00:00Z">
        <w:r>
          <w:t xml:space="preserve">.</w:t>
        </w:r>
      </w:ins>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del w:id="11578" w:author="PR Preview" w:date="2026-01-01T00:00:00Z">
        <w:r>
          <w:rPr>
            <w:b/>
            <w:bCs/>
          </w:rPr>
          <w:delText xml:space="preserve">Example 111 (The</w:delText>
        </w:r>
      </w:del>
      <w:del w:id="11579" w:author="PR Preview" w:date="2026-01-01T00:00:00Z">
        <w:r>
          <w:rPr>
            <w:b/>
            <w:bCs/>
          </w:rPr>
          <w:delText xml:space="preserve"> </w:delText>
        </w:r>
      </w:del>
      <m:oMath>
        <m:sSub>
          <m:e>
            <m:r>
              <m:t>ℓ</m:t>
            </m:r>
          </m:e>
          <m:sub>
            <m:r>
              <m:t>k</m:t>
            </m:r>
          </m:sub>
        </m:sSub>
      </m:oMath>
      <w:del w:id="11580" w:author="PR Preview" w:date="2026-01-01T00:00:00Z">
        <w:r>
          <w:rPr>
            <w:b/>
            <w:bCs/>
          </w:rPr>
          <w:delText xml:space="preserve"> </w:delText>
        </w:r>
      </w:del>
      <w:del w:id="11581" w:author="PR Preview" w:date="2026-01-01T00:00:00Z">
        <w:r>
          <w:rPr>
            <w:b/>
            <w:bCs/>
          </w:rPr>
          <w:delText xml:space="preserve">norm approaches the maximum norm as</w:delText>
        </w:r>
      </w:del>
      <w:del w:id="11582" w:author="PR Preview" w:date="2026-01-01T00:00:00Z">
        <w:r>
          <w:rPr>
            <w:b/>
            <w:bCs/>
          </w:rPr>
          <w:delText xml:space="preserve"> </w:delText>
        </w:r>
      </w:del>
      <m:oMath>
        <m:r>
          <m:t>k</m:t>
        </m:r>
      </m:oMath>
      <w:del w:id="11583" w:author="PR Preview" w:date="2026-01-01T00:00:00Z">
        <w:r>
          <w:rPr>
            <w:b/>
            <w:bCs/>
          </w:rPr>
          <w:delText xml:space="preserve"> </w:delText>
        </w:r>
      </w:del>
      <w:del w:id="11584" w:author="PR Preview" w:date="2026-01-01T00:00:00Z">
        <w:r>
          <w:rPr>
            <w:b/>
            <w:bCs/>
          </w:rPr>
          <w:delText xml:space="preserve">grows)</w:delText>
        </w:r>
      </w:del>
      <w:del w:id="11585" w:author="PR Preview" w:date="2026-01-01T00:00:00Z">
        <w:r>
          <w:delText xml:space="preserve"> </w:delText>
        </w:r>
      </w:del>
      <w:del w:id="11586" w:author="PR Preview" w:date="2026-01-01T00:00:00Z">
        <w:r>
          <w:delText xml:space="preserve">Take</w:delText>
        </w:r>
      </w:del>
      <w:del w:id="11587" w:author="PR Preview" w:date="2026-01-01T00:00:00Z">
        <w:r>
          <w:delText xml:space="preserve"> </w:delText>
        </w:r>
      </w:del>
      <w:del w:id="11588" w:author="PR Preview" w:date="2026-01-01T00:00:00Z">
        <w:r>
          <w:delText xml:space="preserve">$\mathord{\smash[b]{\underset{\raise.3ex\hbox{$\scriptstyle\sim$}}{x}}\vphantom{x}}= (3, -4)$</w:delText>
        </w:r>
      </w:del>
      <w:del w:id="11589" w:author="PR Preview" w:date="2026-01-01T00:00:00Z">
        <w:r>
          <w:delText xml:space="preserve"> </w:delText>
        </w:r>
      </w:del>
      <w:del w:id="11590" w:author="PR Preview" w:date="2026-01-01T00:00:00Z">
        <w:r>
          <w:delText xml:space="preserve">and</w:delText>
        </w:r>
      </w:del>
      <w:del w:id="11591" w:author="PR Preview" w:date="2026-01-01T00:00:00Z">
        <w:r>
          <w:delText xml:space="preserve"> </w:delText>
        </w:r>
      </w:del>
      <w:del w:id="11592" w:author="PR Preview" w:date="2026-01-01T00:00:00Z">
        <w:r>
          <w:delText xml:space="preserve">$\mathord{\smash[b]{\underset{\raise.3ex\hbox{$\scriptstyle\sim$}}{y}}\vphantom{y}}= (-1, 5)$</w:delText>
        </w:r>
      </w:del>
      <w:del w:id="11593" w:author="PR Preview" w:date="2026-01-01T00:00:00Z">
        <w:r>
          <w:delText xml:space="preserve"> </w:delText>
        </w:r>
      </w:del>
      <w:del w:id="11594" w:author="PR Preview" w:date="2026-01-01T00:00:00Z">
        <w:r>
          <w:delText xml:space="preserve">in</w:delText>
        </w:r>
      </w:del>
      <w:del w:id="11595" w:author="PR Preview" w:date="2026-01-01T00:00:00Z">
        <w:r>
          <w:delText xml:space="preserve"> </w:delText>
        </w:r>
      </w:del>
      <m:oMath>
        <m:sSup>
          <m:e>
            <m:r>
              <m:rPr>
                <m:scr m:val="double-struck"/>
                <m:sty m:val="p"/>
              </m:rPr>
              <m:t>R</m:t>
            </m:r>
          </m:e>
          <m:sup>
            <m:r>
              <m:t>2</m:t>
            </m:r>
          </m:sup>
        </m:sSup>
      </m:oMath>
      <w:del w:id="11596" w:author="PR Preview" w:date="2026-01-01T00:00:00Z">
        <w:r>
          <w:delText xml:space="preserve">.</w:delText>
        </w:r>
      </w:del>
      <w:del w:id="11597" w:author="PR Preview" w:date="2026-01-01T00:00:00Z">
        <w:r>
          <w:delText xml:space="preserve"> </w:delText>
        </w:r>
      </w:del>
      <w:del w:id="11598" w:author="PR Preview" w:date="2026-01-01T00:00:00Z">
        <w:r>
          <w:delText xml:space="preserve">The code computes</w:delText>
        </w:r>
      </w:del>
      <w:del w:id="11599" w:author="PR Preview" w:date="2026-01-01T00:00:00Z">
        <w:r>
          <w:delText xml:space="preserve"> </w:delText>
        </w:r>
      </w:del>
      <w:del w:id="11600" w:author="PR Preview" w:date="2026-01-01T00:00:00Z">
        <w:r>
          <w:delText xml:space="preserve">$\mathopen{}\left\lVert\mathord{\smash[b]{\underset{\raise.3ex\hbox{$\scriptstyle\sim$}}{x}}\vphantom{x}}\right\rVert\mathclose{}_k$</w:delText>
        </w:r>
      </w:del>
      <w:del w:id="11601" w:author="PR Preview" w:date="2026-01-01T00:00:00Z">
        <w:r>
          <w:delText xml:space="preserve"> </w:delText>
        </w:r>
      </w:del>
      <w:del w:id="11602" w:author="PR Preview" w:date="2026-01-01T00:00:00Z">
        <w:r>
          <w:delText xml:space="preserve">for several values of</w:delText>
        </w:r>
      </w:del>
      <w:del w:id="11603" w:author="PR Preview" w:date="2026-01-01T00:00:00Z">
        <w:r>
          <w:delText xml:space="preserve"> </w:delText>
        </w:r>
      </w:del>
      <m:oMath>
        <m:r>
          <m:t>k</m:t>
        </m:r>
      </m:oMath>
      <w:del w:id="11604" w:author="PR Preview" w:date="2026-01-01T00:00:00Z">
        <w:r>
          <w:delText xml:space="preserve">, including</w:delText>
        </w:r>
      </w:del>
      <w:del w:id="11605" w:author="PR Preview" w:date="2026-01-01T00:00:00Z">
        <w:r>
          <w:delText xml:space="preserve"> </w:delText>
        </w:r>
      </w:del>
      <m:oMath>
        <m:r>
          <m:t>k</m:t>
        </m:r>
        <m:r>
          <m:rPr>
            <m:sty m:val="p"/>
          </m:rPr>
          <m:t>=</m:t>
        </m:r>
        <m:r>
          <m:rPr>
            <m:sty m:val="p"/>
          </m:rPr>
          <m:t>∞</m:t>
        </m:r>
      </m:oMath>
      <w:del w:id="11606" w:author="PR Preview" w:date="2026-01-01T00:00:00Z">
        <w:r>
          <w:delText xml:space="preserve"> </w:delText>
        </w:r>
      </w:del>
      <w:del w:id="11607" w:author="PR Preview" w:date="2026-01-01T00:00:00Z">
        <w:r>
          <w:delText xml:space="preserve">as the maximum,</w:delText>
        </w:r>
      </w:del>
      <w:del w:id="11608" w:author="PR Preview" w:date="2026-01-01T00:00:00Z">
        <w:r>
          <w:delText xml:space="preserve"> </w:delText>
        </w:r>
      </w:del>
      <w:del w:id="11609" w:author="PR Preview" w:date="2026-01-01T00:00:00Z">
        <w:r>
          <w:delText xml:space="preserve">and checks the triangle inequality for</w:delText>
        </w:r>
      </w:del>
      <w:del w:id="11610" w:author="PR Preview" w:date="2026-01-01T00:00:00Z">
        <w:r>
          <w:delText xml:space="preserve"> </w:delText>
        </w:r>
      </w:del>
      <w:del w:id="11611" w:author="PR Preview" w:date="2026-01-01T00:00:00Z">
        <w:r>
          <w:delText xml:space="preserve">$\mathord{\smash[b]{\underset{\raise.3ex\hbox{$\scriptstyle\sim$}}{x}}\vphantom{x}}$</w:delText>
        </w:r>
      </w:del>
      <w:del w:id="11612" w:author="PR Preview" w:date="2026-01-01T00:00:00Z">
        <w:r>
          <w:delText xml:space="preserve"> </w:delText>
        </w:r>
      </w:del>
      <w:del w:id="11613" w:author="PR Preview" w:date="2026-01-01T00:00:00Z">
        <w:r>
          <w:delText xml:space="preserve">and</w:delText>
        </w:r>
      </w:del>
      <w:del w:id="11614" w:author="PR Preview" w:date="2026-01-01T00:00:00Z">
        <w:r>
          <w:delText xml:space="preserve"> </w:delText>
        </w:r>
      </w:del>
      <w:del w:id="11615" w:author="PR Preview" w:date="2026-01-01T00:00:00Z">
        <w:r>
          <w:delText xml:space="preserve">$\mathord{\smash[b]{\underset{\raise.3ex\hbox{$\scriptstyle\sim$}}{y}}\vphantom{y}}$</w:delText>
        </w:r>
      </w:del>
      <w:del w:id="11616" w:author="PR Preview" w:date="2026-01-01T00:00:00Z">
        <w:r>
          <w:delText xml:space="preserve"> </w:delText>
        </w:r>
      </w:del>
      <w:del w:id="11617" w:author="PR Preview" w:date="2026-01-01T00:00:00Z">
        <w:r>
          <w:delText xml:space="preserve">at each of them.</w:delText>
        </w:r>
      </w:del>
    </w:p>
    <w:p>
      <w:pPr>
        <w:pStyle w:val="BodyText"/>
      </w:pPr>
      <w:ins w:id="11618" w:author="PR Preview" w:date="2026-01-01T00:00:00Z">
        <w:r>
          <w:rPr>
            <w:b/>
            <w:bCs/>
          </w:rPr>
          <w:t xml:space="preserve">Example 110 (The</w:t>
        </w:r>
      </w:ins>
      <w:ins w:id="11619" w:author="PR Preview" w:date="2026-01-01T00:00:00Z">
        <w:r>
          <w:rPr>
            <w:b/>
            <w:bCs/>
          </w:rPr>
          <w:t xml:space="preserve"> </w:t>
        </w:r>
      </w:ins>
      <m:oMath>
        <m:sSub>
          <m:e>
            <m:r>
              <m:t>ℓ</m:t>
            </m:r>
          </m:e>
          <m:sub>
            <m:r>
              <m:t>k</m:t>
            </m:r>
          </m:sub>
        </m:sSub>
      </m:oMath>
      <w:ins w:id="11620" w:author="PR Preview" w:date="2026-01-01T00:00:00Z">
        <w:r>
          <w:rPr>
            <w:b/>
            <w:bCs/>
          </w:rPr>
          <w:t xml:space="preserve"> </w:t>
        </w:r>
      </w:ins>
      <w:ins w:id="11621" w:author="PR Preview" w:date="2026-01-01T00:00:00Z">
        <w:r>
          <w:rPr>
            <w:b/>
            <w:bCs/>
          </w:rPr>
          <w:t xml:space="preserve">norm approaches the maximum norm as</w:t>
        </w:r>
      </w:ins>
      <w:ins w:id="11622" w:author="PR Preview" w:date="2026-01-01T00:00:00Z">
        <w:r>
          <w:rPr>
            <w:b/>
            <w:bCs/>
          </w:rPr>
          <w:t xml:space="preserve"> </w:t>
        </w:r>
      </w:ins>
      <m:oMath>
        <m:r>
          <m:t>k</m:t>
        </m:r>
      </m:oMath>
      <w:ins w:id="11623" w:author="PR Preview" w:date="2026-01-01T00:00:00Z">
        <w:r>
          <w:rPr>
            <w:b/>
            <w:bCs/>
          </w:rPr>
          <w:t xml:space="preserve"> </w:t>
        </w:r>
      </w:ins>
      <w:ins w:id="11624" w:author="PR Preview" w:date="2026-01-01T00:00:00Z">
        <w:r>
          <w:rPr>
            <w:b/>
            <w:bCs/>
          </w:rPr>
          <w:t xml:space="preserve">grows)</w:t>
        </w:r>
      </w:ins>
      <w:ins w:id="11625" w:author="PR Preview" w:date="2026-01-01T00:00:00Z">
        <w:r>
          <w:t xml:space="preserve"> </w:t>
        </w:r>
      </w:ins>
      <w:ins w:id="11626" w:author="PR Preview" w:date="2026-01-01T00:00:00Z">
        <w:r>
          <w:t xml:space="preserve">Take</w:t>
        </w:r>
      </w:ins>
      <w:ins w:id="11627" w:author="PR Preview" w:date="2026-01-01T00:00:00Z">
        <w:r>
          <w:t xml:space="preserve"> </w:t>
        </w:r>
      </w:ins>
      <w:ins w:id="11628" w:author="PR Preview" w:date="2026-01-01T00:00:00Z">
        <w:r>
          <w:t xml:space="preserve">$\mathord{\smash[b]{\underset{\raise.3ex\hbox{$\scriptstyle\sim$}}{x}}\vphantom{x}}= (3, -4)$</w:t>
        </w:r>
      </w:ins>
      <w:ins w:id="11629" w:author="PR Preview" w:date="2026-01-01T00:00:00Z">
        <w:r>
          <w:t xml:space="preserve"> </w:t>
        </w:r>
      </w:ins>
      <w:ins w:id="11630" w:author="PR Preview" w:date="2026-01-01T00:00:00Z">
        <w:r>
          <w:t xml:space="preserve">and</w:t>
        </w:r>
      </w:ins>
      <w:ins w:id="11631" w:author="PR Preview" w:date="2026-01-01T00:00:00Z">
        <w:r>
          <w:t xml:space="preserve"> </w:t>
        </w:r>
      </w:ins>
      <w:ins w:id="11632" w:author="PR Preview" w:date="2026-01-01T00:00:00Z">
        <w:r>
          <w:t xml:space="preserve">$\mathord{\smash[b]{\underset{\raise.3ex\hbox{$\scriptstyle\sim$}}{y}}\vphantom{y}}= (-1, 5)$</w:t>
        </w:r>
      </w:ins>
      <w:ins w:id="11633" w:author="PR Preview" w:date="2026-01-01T00:00:00Z">
        <w:r>
          <w:t xml:space="preserve"> </w:t>
        </w:r>
      </w:ins>
      <w:ins w:id="11634" w:author="PR Preview" w:date="2026-01-01T00:00:00Z">
        <w:r>
          <w:t xml:space="preserve">in</w:t>
        </w:r>
      </w:ins>
      <w:ins w:id="11635" w:author="PR Preview" w:date="2026-01-01T00:00:00Z">
        <w:r>
          <w:t xml:space="preserve"> </w:t>
        </w:r>
      </w:ins>
      <m:oMath>
        <m:sSup>
          <m:e>
            <m:r>
              <m:rPr>
                <m:scr m:val="double-struck"/>
                <m:sty m:val="p"/>
              </m:rPr>
              <m:t>R</m:t>
            </m:r>
          </m:e>
          <m:sup>
            <m:r>
              <m:t>2</m:t>
            </m:r>
          </m:sup>
        </m:sSup>
      </m:oMath>
      <w:ins w:id="11636" w:author="PR Preview" w:date="2026-01-01T00:00:00Z">
        <w:r>
          <w:t xml:space="preserve">.</w:t>
        </w:r>
      </w:ins>
      <w:ins w:id="11637" w:author="PR Preview" w:date="2026-01-01T00:00:00Z">
        <w:r>
          <w:t xml:space="preserve"> </w:t>
        </w:r>
      </w:ins>
      <w:ins w:id="11638" w:author="PR Preview" w:date="2026-01-01T00:00:00Z">
        <w:r>
          <w:t xml:space="preserve">The code computes</w:t>
        </w:r>
      </w:ins>
      <w:ins w:id="11639" w:author="PR Preview" w:date="2026-01-01T00:00:00Z">
        <w:r>
          <w:t xml:space="preserve"> </w:t>
        </w:r>
      </w:ins>
      <w:ins w:id="11640" w:author="PR Preview" w:date="2026-01-01T00:00:00Z">
        <w:r>
          <w:t xml:space="preserve">$\mathopen{}\left\lVert\mathord{\smash[b]{\underset{\raise.3ex\hbox{$\scriptstyle\sim$}}{x}}\vphantom{x}}\right\rVert\mathclose{}_k$</w:t>
        </w:r>
      </w:ins>
      <w:ins w:id="11641" w:author="PR Preview" w:date="2026-01-01T00:00:00Z">
        <w:r>
          <w:t xml:space="preserve"> </w:t>
        </w:r>
      </w:ins>
      <w:ins w:id="11642" w:author="PR Preview" w:date="2026-01-01T00:00:00Z">
        <w:r>
          <w:t xml:space="preserve">for several values of</w:t>
        </w:r>
      </w:ins>
      <w:ins w:id="11643" w:author="PR Preview" w:date="2026-01-01T00:00:00Z">
        <w:r>
          <w:t xml:space="preserve"> </w:t>
        </w:r>
      </w:ins>
      <m:oMath>
        <m:r>
          <m:t>k</m:t>
        </m:r>
      </m:oMath>
      <w:ins w:id="11644" w:author="PR Preview" w:date="2026-01-01T00:00:00Z">
        <w:r>
          <w:t xml:space="preserve">, including</w:t>
        </w:r>
      </w:ins>
      <w:ins w:id="11645" w:author="PR Preview" w:date="2026-01-01T00:00:00Z">
        <w:r>
          <w:t xml:space="preserve"> </w:t>
        </w:r>
      </w:ins>
      <m:oMath>
        <m:r>
          <m:t>k</m:t>
        </m:r>
        <m:r>
          <m:rPr>
            <m:sty m:val="p"/>
          </m:rPr>
          <m:t>=</m:t>
        </m:r>
        <m:r>
          <m:rPr>
            <m:sty m:val="p"/>
          </m:rPr>
          <m:t>∞</m:t>
        </m:r>
      </m:oMath>
      <w:ins w:id="11646" w:author="PR Preview" w:date="2026-01-01T00:00:00Z">
        <w:r>
          <w:t xml:space="preserve"> </w:t>
        </w:r>
      </w:ins>
      <w:ins w:id="11647" w:author="PR Preview" w:date="2026-01-01T00:00:00Z">
        <w:r>
          <w:t xml:space="preserve">as the maximum,</w:t>
        </w:r>
      </w:ins>
      <w:ins w:id="11648" w:author="PR Preview" w:date="2026-01-01T00:00:00Z">
        <w:r>
          <w:t xml:space="preserve"> </w:t>
        </w:r>
      </w:ins>
      <w:ins w:id="11649" w:author="PR Preview" w:date="2026-01-01T00:00:00Z">
        <w:r>
          <w:t xml:space="preserve">and checks the triangle inequality for</w:t>
        </w:r>
      </w:ins>
      <w:ins w:id="11650" w:author="PR Preview" w:date="2026-01-01T00:00:00Z">
        <w:r>
          <w:t xml:space="preserve"> </w:t>
        </w:r>
      </w:ins>
      <w:ins w:id="11651" w:author="PR Preview" w:date="2026-01-01T00:00:00Z">
        <w:r>
          <w:t xml:space="preserve">$\mathord{\smash[b]{\underset{\raise.3ex\hbox{$\scriptstyle\sim$}}{x}}\vphantom{x}}$</w:t>
        </w:r>
      </w:ins>
      <w:ins w:id="11652" w:author="PR Preview" w:date="2026-01-01T00:00:00Z">
        <w:r>
          <w:t xml:space="preserve"> </w:t>
        </w:r>
      </w:ins>
      <w:ins w:id="11653" w:author="PR Preview" w:date="2026-01-01T00:00:00Z">
        <w:r>
          <w:t xml:space="preserve">and</w:t>
        </w:r>
      </w:ins>
      <w:ins w:id="11654" w:author="PR Preview" w:date="2026-01-01T00:00:00Z">
        <w:r>
          <w:t xml:space="preserve"> </w:t>
        </w:r>
      </w:ins>
      <w:ins w:id="11655" w:author="PR Preview" w:date="2026-01-01T00:00:00Z">
        <w:r>
          <w:t xml:space="preserve">$\mathord{\smash[b]{\underset{\raise.3ex\hbox{$\scriptstyle\sim$}}{y}}\vphantom{y}}$</w:t>
        </w:r>
      </w:ins>
      <w:ins w:id="11656" w:author="PR Preview" w:date="2026-01-01T00:00:00Z">
        <w:r>
          <w:t xml:space="preserve"> </w:t>
        </w:r>
      </w:ins>
      <w:ins w:id="11657"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del w:id="11658" w:author="PR Preview" w:date="2026-01-01T00:00:00Z">
        <w:r>
          <w:delText xml:space="preserve">By part 1 of</w:delText>
        </w:r>
      </w:del>
      <w:del w:id="11659" w:author="PR Preview" w:date="2026-01-01T00:00:00Z">
        <w:r>
          <w:delText xml:space="preserve"> </w:delText>
        </w:r>
      </w:del>
      <w:hyperlink w:anchor="thm-vector-p-norm">
        <w:del w:id="11660" w:author="PR Preview" w:date="2026-01-01T00:00:00Z">
          <w:r>
            <w:rPr>
              <w:rStyle w:val="Hyperlink"/>
            </w:rPr>
            <w:delText xml:space="preserve">Theorem 62</w:delText>
          </w:r>
        </w:del>
      </w:hyperlink>
      <w:del w:id="11661" w:author="PR Preview" w:date="2026-01-01T00:00:00Z">
        <w:r>
          <w:delText xml:space="preserve">, the</w:delText>
        </w:r>
      </w:del>
      <w:del w:id="11662" w:author="PR Preview" w:date="2026-01-01T00:00:00Z">
        <w:r>
          <w:delText xml:space="preserve"> </w:delText>
        </w:r>
      </w:del>
      <m:oMath>
        <m:sSub>
          <m:e>
            <m:r>
              <m:t>ℓ</m:t>
            </m:r>
          </m:e>
          <m:sub>
            <m:r>
              <m:t>1</m:t>
            </m:r>
          </m:sub>
        </m:sSub>
      </m:oMath>
      <w:del w:id="11663" w:author="PR Preview" w:date="2026-01-01T00:00:00Z">
        <w:r>
          <w:delText xml:space="preserve"> </w:delText>
        </w:r>
      </w:del>
      <w:del w:id="11664" w:author="PR Preview" w:date="2026-01-01T00:00:00Z">
        <w:r>
          <w:delText xml:space="preserve">norm 7 equals</w:delText>
        </w:r>
      </w:del>
      <w:del w:id="11665" w:author="PR Preview" w:date="2026-01-01T00:00:00Z">
        <w:r>
          <w:delText xml:space="preserve"> </w:delText>
        </w:r>
      </w:del>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del w:id="11666" w:author="PR Preview" w:date="2026-01-01T00:00:00Z">
        <w:r>
          <w:delText xml:space="preserve">,</w:delText>
        </w:r>
      </w:del>
      <w:del w:id="11667" w:author="PR Preview" w:date="2026-01-01T00:00:00Z">
        <w:r>
          <w:delText xml:space="preserve"> </w:delText>
        </w:r>
      </w:del>
      <w:del w:id="11668" w:author="PR Preview" w:date="2026-01-01T00:00:00Z">
        <w:r>
          <w:delText xml:space="preserve">and the</w:delText>
        </w:r>
      </w:del>
      <w:del w:id="11669" w:author="PR Preview" w:date="2026-01-01T00:00:00Z">
        <w:r>
          <w:delText xml:space="preserve"> </w:delText>
        </w:r>
      </w:del>
      <m:oMath>
        <m:sSub>
          <m:e>
            <m:r>
              <m:t>ℓ</m:t>
            </m:r>
          </m:e>
          <m:sub>
            <m:r>
              <m:t>2</m:t>
            </m:r>
          </m:sub>
        </m:sSub>
      </m:oMath>
      <w:del w:id="11670" w:author="PR Preview" w:date="2026-01-01T00:00:00Z">
        <w:r>
          <w:delText xml:space="preserve"> </w:delText>
        </w:r>
      </w:del>
      <w:del w:id="11671" w:author="PR Preview" w:date="2026-01-01T00:00:00Z">
        <w:r>
          <w:delText xml:space="preserve">norm 5 equals</w:delText>
        </w:r>
      </w:del>
      <w:del w:id="11672" w:author="PR Preview" w:date="2026-01-01T00:00:00Z">
        <w:r>
          <w:delText xml:space="preserve"> </w:delText>
        </w:r>
      </w:del>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del w:id="11673" w:author="PR Preview" w:date="2026-01-01T00:00:00Z">
        <w:r>
          <w:delText xml:space="preserve">.</w:delText>
        </w:r>
      </w:del>
      <w:del w:id="11674" w:author="PR Preview" w:date="2026-01-01T00:00:00Z">
        <w:r>
          <w:delText xml:space="preserve"> </w:delText>
        </w:r>
      </w:del>
      <w:del w:id="11675" w:author="PR Preview" w:date="2026-01-01T00:00:00Z">
        <w:r>
          <w:delText xml:space="preserve">By part 2, the norms approach the maximum norm 4:</w:delText>
        </w:r>
      </w:del>
      <w:del w:id="11676" w:author="PR Preview" w:date="2026-01-01T00:00:00Z">
        <w:r>
          <w:delText xml:space="preserve"> </w:delText>
        </w:r>
      </w:del>
      <w:del w:id="11677" w:author="PR Preview" w:date="2026-01-01T00:00:00Z">
        <w:r>
          <w:delText xml:space="preserve">at</w:delText>
        </w:r>
      </w:del>
      <w:del w:id="11678" w:author="PR Preview" w:date="2026-01-01T00:00:00Z">
        <w:r>
          <w:delText xml:space="preserve"> </w:delText>
        </w:r>
      </w:del>
      <m:oMath>
        <m:r>
          <m:t>k</m:t>
        </m:r>
        <m:r>
          <m:rPr>
            <m:sty m:val="p"/>
          </m:rPr>
          <m:t>=</m:t>
        </m:r>
        <m:r>
          <m:t>64</m:t>
        </m:r>
      </m:oMath>
      <w:del w:id="11679" w:author="PR Preview" w:date="2026-01-01T00:00:00Z">
        <w:r>
          <w:delText xml:space="preserve"> </w:delText>
        </w:r>
      </w:del>
      <w:del w:id="11680" w:author="PR Preview" w:date="2026-01-01T00:00:00Z">
        <w:r>
          <w:delText xml:space="preserve">the</w:delText>
        </w:r>
      </w:del>
      <w:del w:id="11681" w:author="PR Preview" w:date="2026-01-01T00:00:00Z">
        <w:r>
          <w:delText xml:space="preserve"> </w:delText>
        </w:r>
      </w:del>
      <m:oMath>
        <m:sSub>
          <m:e>
            <m:r>
              <m:t>ℓ</m:t>
            </m:r>
          </m:e>
          <m:sub>
            <m:r>
              <m:t>k</m:t>
            </m:r>
          </m:sub>
        </m:sSub>
      </m:oMath>
      <w:del w:id="11682" w:author="PR Preview" w:date="2026-01-01T00:00:00Z">
        <w:r>
          <w:delText xml:space="preserve"> </w:delText>
        </w:r>
      </w:del>
      <w:del w:id="11683" w:author="PR Preview" w:date="2026-01-01T00:00:00Z">
        <w:r>
          <w:delText xml:space="preserve">norm is within</w:delText>
        </w:r>
      </w:del>
      <w:del w:id="11684" w:author="PR Preview" w:date="2026-01-01T00:00:00Z">
        <w:r>
          <w:delText xml:space="preserve"> </w:delText>
        </w:r>
      </w:del>
      <w:del w:id="11685" w:author="PR Preview" w:date="2026-01-01T00:00:00Z">
        <w:r>
          <w:delText xml:space="preserve">0.00000000063 of it.</w:delText>
        </w:r>
      </w:del>
      <w:del w:id="11686" w:author="PR Preview" w:date="2026-01-01T00:00:00Z">
        <w:r>
          <w:delText xml:space="preserve"> </w:delText>
        </w:r>
      </w:del>
      <w:del w:id="11687" w:author="PR Preview" w:date="2026-01-01T00:00:00Z">
        <w:r>
          <w:delText xml:space="preserve">By part 3, the triangle inequality holds at all 8 of the 8 values of</w:delText>
        </w:r>
      </w:del>
      <w:del w:id="11688" w:author="PR Preview" w:date="2026-01-01T00:00:00Z">
        <w:r>
          <w:delText xml:space="preserve"> </w:delText>
        </w:r>
      </w:del>
      <m:oMath>
        <m:r>
          <m:t>k</m:t>
        </m:r>
      </m:oMath>
      <w:del w:id="11689" w:author="PR Preview" w:date="2026-01-01T00:00:00Z">
        <w:r>
          <w:delText xml:space="preserve">.</w:delText>
        </w:r>
      </w:del>
    </w:p>
    <w:p>
      <w:pPr>
        <w:pStyle w:val="BodyText"/>
      </w:pPr>
      <w:del w:id="11690" w:author="PR Preview" w:date="2026-01-01T00:00:00Z">
        <w:r>
          <w:rPr>
            <w:b/>
            <w:bCs/>
          </w:rPr>
          <w:delText xml:space="preserve">Definition 74 (Angle between two vectors)</w:delText>
        </w:r>
      </w:del>
      <w:del w:id="11691" w:author="PR Preview" w:date="2026-01-01T00:00:00Z">
        <w:r>
          <w:delText xml:space="preserve"> </w:delText>
        </w:r>
      </w:del>
      <w:del w:id="11692" w:author="PR Preview" w:date="2026-01-01T00:00:00Z">
        <w:r>
          <w:delText xml:space="preserve">The</w:delText>
        </w:r>
      </w:del>
      <w:del w:id="11693" w:author="PR Preview" w:date="2026-01-01T00:00:00Z">
        <w:r>
          <w:delText xml:space="preserve"> </w:delText>
        </w:r>
      </w:del>
      <w:del w:id="11694" w:author="PR Preview" w:date="2026-01-01T00:00:00Z">
        <w:r>
          <w:rPr>
            <w:b/>
            <w:bCs/>
          </w:rPr>
          <w:delText xml:space="preserve">angle</w:delText>
        </w:r>
      </w:del>
      <w:del w:id="11695" w:author="PR Preview" w:date="2026-01-01T00:00:00Z">
        <w:r>
          <w:delText xml:space="preserve"> </w:delText>
        </w:r>
      </w:del>
      <w:del w:id="11696" w:author="PR Preview" w:date="2026-01-01T00:00:00Z">
        <w:r>
          <w:delText xml:space="preserve">between two nonzero vectors</w:delText>
        </w:r>
      </w:del>
      <w:del w:id="11697" w:author="PR Preview" w:date="2026-01-01T00:00:00Z">
        <w:r>
          <w:delText xml:space="preserve"> </w:delText>
        </w:r>
      </w:del>
      <w:del w:id="11698" w:author="PR Preview" w:date="2026-01-01T00:00:00Z">
        <w:r>
          <w:delText xml:space="preserve">$\mathord{\smash[b]{\underset{\raise.3ex\hbox{$\scriptstyle\sim$}}{x}}\vphantom{x}}, \mathord{\smash[b]{\underset{\raise.3ex\hbox{$\scriptstyle\sim$}}{y}}\vphantom{y}} \in \mathbb{R}^p$</w:delText>
        </w:r>
      </w:del>
      <w:del w:id="11699" w:author="PR Preview" w:date="2026-01-01T00:00:00Z">
        <w:r>
          <w:delText xml:space="preserve"> </w:delText>
        </w:r>
      </w:del>
      <w:del w:id="11700" w:author="PR Preview" w:date="2026-01-01T00:00:00Z">
        <w:r>
          <w:delText xml:space="preserve">is the unique number</w:delText>
        </w:r>
      </w:del>
      <w:del w:id="11701" w:author="PR Preview" w:date="2026-01-01T00:00:00Z">
        <w:r>
          <w:delText xml:space="preserve"> </w:delText>
        </w:r>
      </w:del>
      <m:oMath>
        <m:r>
          <m:t>θ</m:t>
        </m:r>
        <m:r>
          <m:rPr>
            <m:sty m:val="p"/>
          </m:rPr>
          <m:t>∈</m:t>
        </m:r>
        <m:r>
          <m:rPr>
            <m:sty m:val="p"/>
          </m:rPr>
          <m:t>[</m:t>
        </m:r>
        <m:r>
          <m:t>0</m:t>
        </m:r>
        <m:r>
          <m:rPr>
            <m:sty m:val="p"/>
          </m:rPr>
          <m:t>,</m:t>
        </m:r>
        <m:r>
          <m:t>π</m:t>
        </m:r>
        <m:r>
          <m:rPr>
            <m:sty m:val="p"/>
          </m:rPr>
          <m:t>]</m:t>
        </m:r>
      </m:oMath>
      <w:del w:id="11702" w:author="PR Preview" w:date="2026-01-01T00:00:00Z">
        <w:r>
          <w:delText xml:space="preserve"> </w:delText>
        </w:r>
      </w:del>
      <w:del w:id="11703" w:author="PR Preview" w:date="2026-01-01T00:00:00Z">
        <w:r>
          <w:delText xml:space="preserve">whose cosine (</w:delText>
        </w:r>
      </w:del>
      <w:hyperlink r:id="rId378">
        <w:del w:id="11704" w:author="PR Preview" w:date="2026-01-01T00:00:00Z">
          <w:r>
            <w:rPr>
              <w:rStyle w:val="Hyperlink"/>
            </w:rPr>
            <w:delText xml:space="preserve">Definition 3 in Trigonometry</w:delText>
          </w:r>
        </w:del>
      </w:hyperlink>
      <w:del w:id="11705" w:author="PR Preview" w:date="2026-01-01T00:00:00Z">
        <w:r>
          <w:delText xml:space="preserve">) satisfies</w:delText>
        </w:r>
      </w:del>
    </w:p>
    <w:p>
      <w:pPr>
        <w:pStyle w:val="FirstParagraph"/>
      </w:pPr>
      <w:ins w:id="11706" w:author="PR Preview" w:date="2026-01-01T00:00:00Z">
        <w:r>
          <w:t xml:space="preserve">By part 1 of</w:t>
        </w:r>
      </w:ins>
      <w:ins w:id="11707" w:author="PR Preview" w:date="2026-01-01T00:00:00Z">
        <w:r>
          <w:t xml:space="preserve"> </w:t>
        </w:r>
      </w:ins>
      <w:hyperlink w:anchor="thm-vector-p-norm">
        <w:ins w:id="11708" w:author="PR Preview" w:date="2026-01-01T00:00:00Z">
          <w:r>
            <w:rPr>
              <w:rStyle w:val="Hyperlink"/>
            </w:rPr>
            <w:t xml:space="preserve">Theorem 61</w:t>
          </w:r>
        </w:ins>
      </w:hyperlink>
      <w:ins w:id="11709" w:author="PR Preview" w:date="2026-01-01T00:00:00Z">
        <w:r>
          <w:t xml:space="preserve">, the</w:t>
        </w:r>
      </w:ins>
      <w:ins w:id="11710" w:author="PR Preview" w:date="2026-01-01T00:00:00Z">
        <w:r>
          <w:t xml:space="preserve"> </w:t>
        </w:r>
      </w:ins>
      <m:oMath>
        <m:sSub>
          <m:e>
            <m:r>
              <m:t>ℓ</m:t>
            </m:r>
          </m:e>
          <m:sub>
            <m:r>
              <m:t>1</m:t>
            </m:r>
          </m:sub>
        </m:sSub>
      </m:oMath>
      <w:ins w:id="11711" w:author="PR Preview" w:date="2026-01-01T00:00:00Z">
        <w:r>
          <w:t xml:space="preserve"> </w:t>
        </w:r>
      </w:ins>
      <w:ins w:id="11712" w:author="PR Preview" w:date="2026-01-01T00:00:00Z">
        <w:r>
          <w:t xml:space="preserve">norm 7 equals</w:t>
        </w:r>
      </w:ins>
      <w:ins w:id="11713"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11714" w:author="PR Preview" w:date="2026-01-01T00:00:00Z">
        <w:r>
          <w:t xml:space="preserve">,</w:t>
        </w:r>
      </w:ins>
      <w:ins w:id="11715" w:author="PR Preview" w:date="2026-01-01T00:00:00Z">
        <w:r>
          <w:t xml:space="preserve"> </w:t>
        </w:r>
      </w:ins>
      <w:ins w:id="11716" w:author="PR Preview" w:date="2026-01-01T00:00:00Z">
        <w:r>
          <w:t xml:space="preserve">and the</w:t>
        </w:r>
      </w:ins>
      <w:ins w:id="11717" w:author="PR Preview" w:date="2026-01-01T00:00:00Z">
        <w:r>
          <w:t xml:space="preserve"> </w:t>
        </w:r>
      </w:ins>
      <m:oMath>
        <m:sSub>
          <m:e>
            <m:r>
              <m:t>ℓ</m:t>
            </m:r>
          </m:e>
          <m:sub>
            <m:r>
              <m:t>2</m:t>
            </m:r>
          </m:sub>
        </m:sSub>
      </m:oMath>
      <w:ins w:id="11718" w:author="PR Preview" w:date="2026-01-01T00:00:00Z">
        <w:r>
          <w:t xml:space="preserve"> </w:t>
        </w:r>
      </w:ins>
      <w:ins w:id="11719" w:author="PR Preview" w:date="2026-01-01T00:00:00Z">
        <w:r>
          <w:t xml:space="preserve">norm 5 equals</w:t>
        </w:r>
      </w:ins>
      <w:ins w:id="11720"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11721" w:author="PR Preview" w:date="2026-01-01T00:00:00Z">
        <w:r>
          <w:t xml:space="preserve">.</w:t>
        </w:r>
      </w:ins>
      <w:ins w:id="11722" w:author="PR Preview" w:date="2026-01-01T00:00:00Z">
        <w:r>
          <w:t xml:space="preserve"> </w:t>
        </w:r>
      </w:ins>
      <w:ins w:id="11723" w:author="PR Preview" w:date="2026-01-01T00:00:00Z">
        <w:r>
          <w:t xml:space="preserve">By part 2, the norms approach the maximum norm 4:</w:t>
        </w:r>
      </w:ins>
      <w:ins w:id="11724" w:author="PR Preview" w:date="2026-01-01T00:00:00Z">
        <w:r>
          <w:t xml:space="preserve"> </w:t>
        </w:r>
      </w:ins>
      <w:ins w:id="11725" w:author="PR Preview" w:date="2026-01-01T00:00:00Z">
        <w:r>
          <w:t xml:space="preserve">at</w:t>
        </w:r>
      </w:ins>
      <w:ins w:id="11726" w:author="PR Preview" w:date="2026-01-01T00:00:00Z">
        <w:r>
          <w:t xml:space="preserve"> </w:t>
        </w:r>
      </w:ins>
      <m:oMath>
        <m:r>
          <m:t>k</m:t>
        </m:r>
        <m:r>
          <m:rPr>
            <m:sty m:val="p"/>
          </m:rPr>
          <m:t>=</m:t>
        </m:r>
        <m:r>
          <m:t>64</m:t>
        </m:r>
      </m:oMath>
      <w:ins w:id="11727" w:author="PR Preview" w:date="2026-01-01T00:00:00Z">
        <w:r>
          <w:t xml:space="preserve"> </w:t>
        </w:r>
      </w:ins>
      <w:ins w:id="11728" w:author="PR Preview" w:date="2026-01-01T00:00:00Z">
        <w:r>
          <w:t xml:space="preserve">the</w:t>
        </w:r>
      </w:ins>
      <w:ins w:id="11729" w:author="PR Preview" w:date="2026-01-01T00:00:00Z">
        <w:r>
          <w:t xml:space="preserve"> </w:t>
        </w:r>
      </w:ins>
      <m:oMath>
        <m:sSub>
          <m:e>
            <m:r>
              <m:t>ℓ</m:t>
            </m:r>
          </m:e>
          <m:sub>
            <m:r>
              <m:t>k</m:t>
            </m:r>
          </m:sub>
        </m:sSub>
      </m:oMath>
      <w:ins w:id="11730" w:author="PR Preview" w:date="2026-01-01T00:00:00Z">
        <w:r>
          <w:t xml:space="preserve"> </w:t>
        </w:r>
      </w:ins>
      <w:ins w:id="11731" w:author="PR Preview" w:date="2026-01-01T00:00:00Z">
        <w:r>
          <w:t xml:space="preserve">norm is within</w:t>
        </w:r>
      </w:ins>
      <w:ins w:id="11732" w:author="PR Preview" w:date="2026-01-01T00:00:00Z">
        <w:r>
          <w:t xml:space="preserve"> </w:t>
        </w:r>
      </w:ins>
      <w:ins w:id="11733" w:author="PR Preview" w:date="2026-01-01T00:00:00Z">
        <w:r>
          <w:t xml:space="preserve">0.00000000063 of it.</w:t>
        </w:r>
      </w:ins>
      <w:ins w:id="11734" w:author="PR Preview" w:date="2026-01-01T00:00:00Z">
        <w:r>
          <w:t xml:space="preserve"> </w:t>
        </w:r>
      </w:ins>
      <w:ins w:id="11735" w:author="PR Preview" w:date="2026-01-01T00:00:00Z">
        <w:r>
          <w:t xml:space="preserve">By part 3, the triangle inequality holds at all 8 of the 8 values of</w:t>
        </w:r>
      </w:ins>
      <w:ins w:id="11736" w:author="PR Preview" w:date="2026-01-01T00:00:00Z">
        <w:r>
          <w:t xml:space="preserve"> </w:t>
        </w:r>
      </w:ins>
      <m:oMath>
        <m:r>
          <m:t>k</m:t>
        </m:r>
      </m:oMath>
      <w:ins w:id="11737" w:author="PR Preview" w:date="2026-01-01T00:00:00Z">
        <w:r>
          <w:t xml:space="preserve">.</w:t>
        </w:r>
      </w:ins>
    </w:p>
    <w:bookmarkEnd w:id="377"/>
    <w:bookmarkStart w:id="379" w:name="def-angle"/>
    <w:p>
      <w:pPr>
        <w:pStyle w:val="BodyText"/>
      </w:pPr>
      <w:ins w:id="11738" w:author="PR Preview" w:date="2026-01-01T00:00:00Z">
        <w:r>
          <w:rPr>
            <w:b/>
            <w:bCs/>
          </w:rPr>
          <w:t xml:space="preserve">Definition 74 (Angle between two vectors)</w:t>
        </w:r>
      </w:ins>
      <w:ins w:id="11739" w:author="PR Preview" w:date="2026-01-01T00:00:00Z">
        <w:r>
          <w:t xml:space="preserve"> </w:t>
        </w:r>
      </w:ins>
      <w:ins w:id="11740" w:author="PR Preview" w:date="2026-01-01T00:00:00Z">
        <w:r>
          <w:t xml:space="preserve">The</w:t>
        </w:r>
      </w:ins>
      <w:ins w:id="11741" w:author="PR Preview" w:date="2026-01-01T00:00:00Z">
        <w:r>
          <w:t xml:space="preserve"> </w:t>
        </w:r>
      </w:ins>
      <w:ins w:id="11742" w:author="PR Preview" w:date="2026-01-01T00:00:00Z">
        <w:r>
          <w:rPr>
            <w:b/>
            <w:bCs/>
          </w:rPr>
          <w:t xml:space="preserve">angle</w:t>
        </w:r>
      </w:ins>
      <w:ins w:id="11743" w:author="PR Preview" w:date="2026-01-01T00:00:00Z">
        <w:r>
          <w:t xml:space="preserve"> </w:t>
        </w:r>
      </w:ins>
      <w:ins w:id="11744" w:author="PR Preview" w:date="2026-01-01T00:00:00Z">
        <w:r>
          <w:t xml:space="preserve">between two nonzero vectors</w:t>
        </w:r>
      </w:ins>
      <w:ins w:id="11745" w:author="PR Preview" w:date="2026-01-01T00:00:00Z">
        <w:r>
          <w:t xml:space="preserve"> </w:t>
        </w:r>
      </w:ins>
      <w:ins w:id="11746" w:author="PR Preview" w:date="2026-01-01T00:00:00Z">
        <w:r>
          <w:t xml:space="preserve">$\mathord{\smash[b]{\underset{\raise.3ex\hbox{$\scriptstyle\sim$}}{x}}\vphantom{x}}, \mathord{\smash[b]{\underset{\raise.3ex\hbox{$\scriptstyle\sim$}}{y}}\vphantom{y}} \in \mathbb{R}^p$</w:t>
        </w:r>
      </w:ins>
      <w:ins w:id="11747" w:author="PR Preview" w:date="2026-01-01T00:00:00Z">
        <w:r>
          <w:t xml:space="preserve"> </w:t>
        </w:r>
      </w:ins>
      <w:ins w:id="11748" w:author="PR Preview" w:date="2026-01-01T00:00:00Z">
        <w:r>
          <w:t xml:space="preserve">is the unique number</w:t>
        </w:r>
      </w:ins>
      <w:ins w:id="11749" w:author="PR Preview" w:date="2026-01-01T00:00:00Z">
        <w:r>
          <w:t xml:space="preserve"> </w:t>
        </w:r>
      </w:ins>
      <m:oMath>
        <m:r>
          <m:t>θ</m:t>
        </m:r>
        <m:r>
          <m:rPr>
            <m:sty m:val="p"/>
          </m:rPr>
          <m:t>∈</m:t>
        </m:r>
        <m:r>
          <m:rPr>
            <m:sty m:val="p"/>
          </m:rPr>
          <m:t>[</m:t>
        </m:r>
        <m:r>
          <m:t>0</m:t>
        </m:r>
        <m:r>
          <m:rPr>
            <m:sty m:val="p"/>
          </m:rPr>
          <m:t>,</m:t>
        </m:r>
        <m:r>
          <m:t>π</m:t>
        </m:r>
        <m:r>
          <m:rPr>
            <m:sty m:val="p"/>
          </m:rPr>
          <m:t>]</m:t>
        </m:r>
      </m:oMath>
      <w:ins w:id="11750" w:author="PR Preview" w:date="2026-01-01T00:00:00Z">
        <w:r>
          <w:t xml:space="preserve"> </w:t>
        </w:r>
      </w:ins>
      <w:ins w:id="11751" w:author="PR Preview" w:date="2026-01-01T00:00:00Z">
        <w:r>
          <w:t xml:space="preserve">whose cosine (</w:t>
        </w:r>
      </w:ins>
      <w:hyperlink r:id="rId378">
        <w:ins w:id="11752" w:author="PR Preview" w:date="2026-01-01T00:00:00Z">
          <w:r>
            <w:rPr>
              <w:rStyle w:val="Hyperlink"/>
            </w:rPr>
            <w:t xml:space="preserve">Definition 5 in Trigonometry</w:t>
          </w:r>
        </w:ins>
      </w:hyperlink>
      <w:ins w:id="11753" w:author="PR Preview" w:date="2026-01-01T00:00:00Z">
        <w:r>
          <w:t xml:space="preserve">) satisfies</w:t>
        </w:r>
      </w:ins>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del w:id="11754" w:author="PR Preview" w:date="2026-01-01T00:00:00Z">
        <w:r>
          <w:rPr>
            <w:i/>
            <w:iCs/>
          </w:rPr>
          <w:delText xml:space="preserve">Remark 25</w:delText>
        </w:r>
      </w:del>
      <w:del w:id="11755" w:author="PR Preview" w:date="2026-01-01T00:00:00Z">
        <w:r>
          <w:delText xml:space="preserve"> (Why the angle is well defined). </w:delText>
        </w:r>
      </w:del>
      <w:del w:id="11756" w:author="PR Preview" w:date="2026-01-01T00:00:00Z">
        <w:r>
          <w:delText xml:space="preserve">The denominator is positive, because both vectors are nonzero (</w:delText>
        </w:r>
      </w:del>
      <w:hyperlink w:anchor="thm-norm-properties">
        <w:del w:id="11757" w:author="PR Preview" w:date="2026-01-01T00:00:00Z">
          <w:r>
            <w:rPr>
              <w:rStyle w:val="Hyperlink"/>
            </w:rPr>
            <w:delText xml:space="preserve">Theorem 58</w:delText>
          </w:r>
        </w:del>
      </w:hyperlink>
      <w:del w:id="11758" w:author="PR Preview" w:date="2026-01-01T00:00:00Z">
        <w:r>
          <w:delText xml:space="preserve">),</w:delText>
        </w:r>
      </w:del>
      <w:del w:id="11759" w:author="PR Preview" w:date="2026-01-01T00:00:00Z">
        <w:r>
          <w:delText xml:space="preserve"> </w:delText>
        </w:r>
      </w:del>
      <w:del w:id="11760" w:author="PR Preview" w:date="2026-01-01T00:00:00Z">
        <w:r>
          <w:delText xml:space="preserve">and by</w:delText>
        </w:r>
      </w:del>
      <w:del w:id="11761" w:author="PR Preview" w:date="2026-01-01T00:00:00Z">
        <w:r>
          <w:delText xml:space="preserve"> </w:delText>
        </w:r>
      </w:del>
      <w:hyperlink w:anchor="thm-cauchy-schwarz">
        <w:del w:id="11762" w:author="PR Preview" w:date="2026-01-01T00:00:00Z">
          <w:r>
            <w:rPr>
              <w:rStyle w:val="Hyperlink"/>
            </w:rPr>
            <w:delText xml:space="preserve">Theorem 60</w:delText>
          </w:r>
        </w:del>
      </w:hyperlink>
      <w:del w:id="11763" w:author="PR Preview" w:date="2026-01-01T00:00:00Z">
        <w:r>
          <w:delText xml:space="preserve"> </w:delText>
        </w:r>
      </w:del>
      <w:del w:id="11764" w:author="PR Preview" w:date="2026-01-01T00:00:00Z">
        <w:r>
          <w:delText xml:space="preserve">the ratio lies between</w:delText>
        </w:r>
      </w:del>
      <w:del w:id="11765" w:author="PR Preview" w:date="2026-01-01T00:00:00Z">
        <w:r>
          <w:delText xml:space="preserve"> </w:delText>
        </w:r>
      </w:del>
      <m:oMath>
        <m:r>
          <m:rPr>
            <m:sty m:val="p"/>
          </m:rPr>
          <m:t>−</m:t>
        </m:r>
        <m:r>
          <m:t>1</m:t>
        </m:r>
      </m:oMath>
      <w:del w:id="11766" w:author="PR Preview" w:date="2026-01-01T00:00:00Z">
        <w:r>
          <w:delText xml:space="preserve"> </w:delText>
        </w:r>
      </w:del>
      <w:del w:id="11767" w:author="PR Preview" w:date="2026-01-01T00:00:00Z">
        <w:r>
          <w:delText xml:space="preserve">and</w:delText>
        </w:r>
      </w:del>
      <w:del w:id="11768" w:author="PR Preview" w:date="2026-01-01T00:00:00Z">
        <w:r>
          <w:delText xml:space="preserve"> </w:delText>
        </w:r>
      </w:del>
      <m:oMath>
        <m:r>
          <m:t>1</m:t>
        </m:r>
      </m:oMath>
      <w:del w:id="11769" w:author="PR Preview" w:date="2026-01-01T00:00:00Z">
        <w:r>
          <w:delText xml:space="preserve">.</w:delText>
        </w:r>
      </w:del>
      <w:del w:id="11770" w:author="PR Preview" w:date="2026-01-01T00:00:00Z">
        <w:r>
          <w:delText xml:space="preserve"> </w:delText>
        </w:r>
      </w:del>
      <w:del w:id="11771" w:author="PR Preview" w:date="2026-01-01T00:00:00Z">
        <w:r>
          <w:delText xml:space="preserve">On</w:delText>
        </w:r>
      </w:del>
      <w:del w:id="11772" w:author="PR Preview" w:date="2026-01-01T00:00:00Z">
        <w:r>
          <w:delText xml:space="preserve"> </w:delText>
        </w:r>
      </w:del>
      <m:oMath>
        <m:r>
          <m:rPr>
            <m:sty m:val="p"/>
          </m:rPr>
          <m:t>[</m:t>
        </m:r>
        <m:r>
          <m:t>0</m:t>
        </m:r>
        <m:r>
          <m:rPr>
            <m:sty m:val="p"/>
          </m:rPr>
          <m:t>,</m:t>
        </m:r>
        <m:r>
          <m:t>π</m:t>
        </m:r>
        <m:r>
          <m:rPr>
            <m:sty m:val="p"/>
          </m:rPr>
          <m:t>]</m:t>
        </m:r>
      </m:oMath>
      <w:del w:id="11773" w:author="PR Preview" w:date="2026-01-01T00:00:00Z">
        <w:r>
          <w:delText xml:space="preserve">,</w:delText>
        </w:r>
      </w:del>
      <w:del w:id="11774" w:author="PR Preview" w:date="2026-01-01T00:00:00Z">
        <w:r>
          <w:delText xml:space="preserve"> </w:delText>
        </w:r>
      </w:del>
      <m:oMath>
        <m:r>
          <m:rPr>
            <m:sty m:val="p"/>
          </m:rPr>
          <m:t>cos</m:t>
        </m:r>
      </m:oMath>
      <w:del w:id="11775" w:author="PR Preview" w:date="2026-01-01T00:00:00Z">
        <w:r>
          <w:delText xml:space="preserve"> </w:delText>
        </w:r>
      </w:del>
      <w:del w:id="11776" w:author="PR Preview" w:date="2026-01-01T00:00:00Z">
        <w:r>
          <w:delText xml:space="preserve">is decreasing from</w:delText>
        </w:r>
      </w:del>
      <w:del w:id="11777" w:author="PR Preview" w:date="2026-01-01T00:00:00Z">
        <w:r>
          <w:delText xml:space="preserve"> </w:delText>
        </w:r>
      </w:del>
      <m:oMath>
        <m:r>
          <m:t>1</m:t>
        </m:r>
      </m:oMath>
      <w:del w:id="11778" w:author="PR Preview" w:date="2026-01-01T00:00:00Z">
        <w:r>
          <w:delText xml:space="preserve"> </w:delText>
        </w:r>
      </w:del>
      <w:del w:id="11779" w:author="PR Preview" w:date="2026-01-01T00:00:00Z">
        <w:r>
          <w:delText xml:space="preserve">to</w:delText>
        </w:r>
      </w:del>
      <w:del w:id="11780" w:author="PR Preview" w:date="2026-01-01T00:00:00Z">
        <w:r>
          <w:delText xml:space="preserve"> </w:delText>
        </w:r>
      </w:del>
      <m:oMath>
        <m:r>
          <m:rPr>
            <m:sty m:val="p"/>
          </m:rPr>
          <m:t>−</m:t>
        </m:r>
        <m:r>
          <m:t>1</m:t>
        </m:r>
      </m:oMath>
      <w:del w:id="11781" w:author="PR Preview" w:date="2026-01-01T00:00:00Z">
        <w:r>
          <w:delText xml:space="preserve"> </w:delText>
        </w:r>
      </w:del>
      <w:del w:id="11782" w:author="PR Preview" w:date="2026-01-01T00:00:00Z">
        <w:r>
          <w:delText xml:space="preserve">and takes each value in</w:delText>
        </w:r>
      </w:del>
      <w:del w:id="11783" w:author="PR Preview" w:date="2026-01-01T00:00:00Z">
        <w:r>
          <w:delText xml:space="preserve"> </w:delText>
        </w:r>
      </w:del>
      <m:oMath>
        <m:r>
          <m:rPr>
            <m:sty m:val="p"/>
          </m:rPr>
          <m:t>[</m:t>
        </m:r>
        <m:r>
          <m:rPr>
            <m:sty m:val="p"/>
          </m:rPr>
          <m:t>−</m:t>
        </m:r>
        <m:r>
          <m:t>1</m:t>
        </m:r>
        <m:r>
          <m:rPr>
            <m:sty m:val="p"/>
          </m:rPr>
          <m:t>,</m:t>
        </m:r>
        <m:r>
          <m:t>1</m:t>
        </m:r>
        <m:r>
          <m:rPr>
            <m:sty m:val="p"/>
          </m:rPr>
          <m:t>]</m:t>
        </m:r>
      </m:oMath>
      <w:del w:id="11784" w:author="PR Preview" w:date="2026-01-01T00:00:00Z">
        <w:r>
          <w:delText xml:space="preserve"> </w:delText>
        </w:r>
      </w:del>
      <w:del w:id="11785" w:author="PR Preview" w:date="2026-01-01T00:00:00Z">
        <w:r>
          <w:delText xml:space="preserve">exactly once (</w:delText>
        </w:r>
      </w:del>
      <w:hyperlink r:id="rId380">
        <w:del w:id="11786" w:author="PR Preview" w:date="2026-01-01T00:00:00Z">
          <w:r>
            <w:rPr>
              <w:rStyle w:val="Hyperlink"/>
            </w:rPr>
            <w:delText xml:space="preserve">Theorem 2 in Trigonometry</w:delText>
          </w:r>
        </w:del>
      </w:hyperlink>
      <w:del w:id="11787" w:author="PR Preview" w:date="2026-01-01T00:00:00Z">
        <w:r>
          <w:delText xml:space="preserve">),</w:delText>
        </w:r>
      </w:del>
      <w:del w:id="11788" w:author="PR Preview" w:date="2026-01-01T00:00:00Z">
        <w:r>
          <w:delText xml:space="preserve"> </w:delText>
        </w:r>
      </w:del>
      <w:del w:id="11789" w:author="PR Preview" w:date="2026-01-01T00:00:00Z">
        <w:r>
          <w:delText xml:space="preserve">so there is exactly one such</w:delText>
        </w:r>
      </w:del>
      <w:del w:id="11790" w:author="PR Preview" w:date="2026-01-01T00:00:00Z">
        <w:r>
          <w:delText xml:space="preserve"> </w:delText>
        </w:r>
      </w:del>
      <m:oMath>
        <m:r>
          <m:t>θ</m:t>
        </m:r>
      </m:oMath>
      <w:del w:id="11791" w:author="PR Preview" w:date="2026-01-01T00:00:00Z">
        <w:r>
          <w:delText xml:space="preserve">.</w:delText>
        </w:r>
      </w:del>
    </w:p>
    <w:p>
      <w:pPr>
        <w:pStyle w:val="FirstParagraph"/>
      </w:pPr>
      <w:ins w:id="11792" w:author="PR Preview" w:date="2026-01-01T00:00:00Z">
        <w:r>
          <w:rPr>
            <w:i/>
            <w:iCs/>
          </w:rPr>
          <w:t xml:space="preserve">Remark 25</w:t>
        </w:r>
      </w:ins>
      <w:ins w:id="11793" w:author="PR Preview" w:date="2026-01-01T00:00:00Z">
        <w:r>
          <w:t xml:space="preserve"> (Why the angle is well defined). </w:t>
        </w:r>
      </w:ins>
      <w:ins w:id="11794" w:author="PR Preview" w:date="2026-01-01T00:00:00Z">
        <w:r>
          <w:t xml:space="preserve">The denominator is positive, because both vectors are nonzero (</w:t>
        </w:r>
      </w:ins>
      <w:hyperlink w:anchor="thm-norm-properties">
        <w:ins w:id="11795" w:author="PR Preview" w:date="2026-01-01T00:00:00Z">
          <w:r>
            <w:rPr>
              <w:rStyle w:val="Hyperlink"/>
            </w:rPr>
            <w:t xml:space="preserve">Theorem 57</w:t>
          </w:r>
        </w:ins>
      </w:hyperlink>
      <w:ins w:id="11796" w:author="PR Preview" w:date="2026-01-01T00:00:00Z">
        <w:r>
          <w:t xml:space="preserve">),</w:t>
        </w:r>
      </w:ins>
      <w:ins w:id="11797" w:author="PR Preview" w:date="2026-01-01T00:00:00Z">
        <w:r>
          <w:t xml:space="preserve"> </w:t>
        </w:r>
      </w:ins>
      <w:ins w:id="11798" w:author="PR Preview" w:date="2026-01-01T00:00:00Z">
        <w:r>
          <w:t xml:space="preserve">and by</w:t>
        </w:r>
      </w:ins>
      <w:ins w:id="11799" w:author="PR Preview" w:date="2026-01-01T00:00:00Z">
        <w:r>
          <w:t xml:space="preserve"> </w:t>
        </w:r>
      </w:ins>
      <w:hyperlink w:anchor="thm-cauchy-schwarz">
        <w:ins w:id="11800" w:author="PR Preview" w:date="2026-01-01T00:00:00Z">
          <w:r>
            <w:rPr>
              <w:rStyle w:val="Hyperlink"/>
            </w:rPr>
            <w:t xml:space="preserve">Theorem 59</w:t>
          </w:r>
        </w:ins>
      </w:hyperlink>
      <w:ins w:id="11801" w:author="PR Preview" w:date="2026-01-01T00:00:00Z">
        <w:r>
          <w:t xml:space="preserve"> </w:t>
        </w:r>
      </w:ins>
      <w:ins w:id="11802" w:author="PR Preview" w:date="2026-01-01T00:00:00Z">
        <w:r>
          <w:t xml:space="preserve">the ratio lies between</w:t>
        </w:r>
      </w:ins>
      <w:ins w:id="11803" w:author="PR Preview" w:date="2026-01-01T00:00:00Z">
        <w:r>
          <w:t xml:space="preserve"> </w:t>
        </w:r>
      </w:ins>
      <m:oMath>
        <m:r>
          <m:rPr>
            <m:sty m:val="p"/>
          </m:rPr>
          <m:t>−</m:t>
        </m:r>
        <m:r>
          <m:t>1</m:t>
        </m:r>
      </m:oMath>
      <w:ins w:id="11804" w:author="PR Preview" w:date="2026-01-01T00:00:00Z">
        <w:r>
          <w:t xml:space="preserve"> </w:t>
        </w:r>
      </w:ins>
      <w:ins w:id="11805" w:author="PR Preview" w:date="2026-01-01T00:00:00Z">
        <w:r>
          <w:t xml:space="preserve">and</w:t>
        </w:r>
      </w:ins>
      <w:ins w:id="11806" w:author="PR Preview" w:date="2026-01-01T00:00:00Z">
        <w:r>
          <w:t xml:space="preserve"> </w:t>
        </w:r>
      </w:ins>
      <m:oMath>
        <m:r>
          <m:t>1</m:t>
        </m:r>
      </m:oMath>
      <w:ins w:id="11807" w:author="PR Preview" w:date="2026-01-01T00:00:00Z">
        <w:r>
          <w:t xml:space="preserve">.</w:t>
        </w:r>
      </w:ins>
      <w:ins w:id="11808" w:author="PR Preview" w:date="2026-01-01T00:00:00Z">
        <w:r>
          <w:t xml:space="preserve"> </w:t>
        </w:r>
      </w:ins>
      <w:ins w:id="11809" w:author="PR Preview" w:date="2026-01-01T00:00:00Z">
        <w:r>
          <w:t xml:space="preserve">On</w:t>
        </w:r>
      </w:ins>
      <w:ins w:id="11810" w:author="PR Preview" w:date="2026-01-01T00:00:00Z">
        <w:r>
          <w:t xml:space="preserve"> </w:t>
        </w:r>
      </w:ins>
      <m:oMath>
        <m:r>
          <m:rPr>
            <m:sty m:val="p"/>
          </m:rPr>
          <m:t>[</m:t>
        </m:r>
        <m:r>
          <m:t>0</m:t>
        </m:r>
        <m:r>
          <m:rPr>
            <m:sty m:val="p"/>
          </m:rPr>
          <m:t>,</m:t>
        </m:r>
        <m:r>
          <m:t>π</m:t>
        </m:r>
        <m:r>
          <m:rPr>
            <m:sty m:val="p"/>
          </m:rPr>
          <m:t>]</m:t>
        </m:r>
      </m:oMath>
      <w:ins w:id="11811" w:author="PR Preview" w:date="2026-01-01T00:00:00Z">
        <w:r>
          <w:t xml:space="preserve">,</w:t>
        </w:r>
      </w:ins>
      <w:ins w:id="11812" w:author="PR Preview" w:date="2026-01-01T00:00:00Z">
        <w:r>
          <w:t xml:space="preserve"> </w:t>
        </w:r>
      </w:ins>
      <m:oMath>
        <m:r>
          <m:rPr>
            <m:sty m:val="p"/>
          </m:rPr>
          <m:t>cos</m:t>
        </m:r>
      </m:oMath>
      <w:ins w:id="11813" w:author="PR Preview" w:date="2026-01-01T00:00:00Z">
        <w:r>
          <w:t xml:space="preserve"> </w:t>
        </w:r>
      </w:ins>
      <w:ins w:id="11814" w:author="PR Preview" w:date="2026-01-01T00:00:00Z">
        <w:r>
          <w:t xml:space="preserve">is decreasing from</w:t>
        </w:r>
      </w:ins>
      <w:ins w:id="11815" w:author="PR Preview" w:date="2026-01-01T00:00:00Z">
        <w:r>
          <w:t xml:space="preserve"> </w:t>
        </w:r>
      </w:ins>
      <m:oMath>
        <m:r>
          <m:t>1</m:t>
        </m:r>
      </m:oMath>
      <w:ins w:id="11816" w:author="PR Preview" w:date="2026-01-01T00:00:00Z">
        <w:r>
          <w:t xml:space="preserve"> </w:t>
        </w:r>
      </w:ins>
      <w:ins w:id="11817" w:author="PR Preview" w:date="2026-01-01T00:00:00Z">
        <w:r>
          <w:t xml:space="preserve">to</w:t>
        </w:r>
      </w:ins>
      <w:ins w:id="11818" w:author="PR Preview" w:date="2026-01-01T00:00:00Z">
        <w:r>
          <w:t xml:space="preserve"> </w:t>
        </w:r>
      </w:ins>
      <m:oMath>
        <m:r>
          <m:rPr>
            <m:sty m:val="p"/>
          </m:rPr>
          <m:t>−</m:t>
        </m:r>
        <m:r>
          <m:t>1</m:t>
        </m:r>
      </m:oMath>
      <w:ins w:id="11819" w:author="PR Preview" w:date="2026-01-01T00:00:00Z">
        <w:r>
          <w:t xml:space="preserve"> </w:t>
        </w:r>
      </w:ins>
      <w:ins w:id="11820" w:author="PR Preview" w:date="2026-01-01T00:00:00Z">
        <w:r>
          <w:t xml:space="preserve">and takes each value in</w:t>
        </w:r>
      </w:ins>
      <w:ins w:id="11821" w:author="PR Preview" w:date="2026-01-01T00:00:00Z">
        <w:r>
          <w:t xml:space="preserve"> </w:t>
        </w:r>
      </w:ins>
      <m:oMath>
        <m:r>
          <m:rPr>
            <m:sty m:val="p"/>
          </m:rPr>
          <m:t>[</m:t>
        </m:r>
        <m:r>
          <m:rPr>
            <m:sty m:val="p"/>
          </m:rPr>
          <m:t>−</m:t>
        </m:r>
        <m:r>
          <m:t>1</m:t>
        </m:r>
        <m:r>
          <m:rPr>
            <m:sty m:val="p"/>
          </m:rPr>
          <m:t>,</m:t>
        </m:r>
        <m:r>
          <m:t>1</m:t>
        </m:r>
        <m:r>
          <m:rPr>
            <m:sty m:val="p"/>
          </m:rPr>
          <m:t>]</m:t>
        </m:r>
      </m:oMath>
      <w:ins w:id="11822" w:author="PR Preview" w:date="2026-01-01T00:00:00Z">
        <w:r>
          <w:t xml:space="preserve"> </w:t>
        </w:r>
      </w:ins>
      <w:ins w:id="11823" w:author="PR Preview" w:date="2026-01-01T00:00:00Z">
        <w:r>
          <w:t xml:space="preserve">exactly once (</w:t>
        </w:r>
      </w:ins>
      <w:hyperlink r:id="rId380">
        <w:ins w:id="11824" w:author="PR Preview" w:date="2026-01-01T00:00:00Z">
          <w:r>
            <w:rPr>
              <w:rStyle w:val="Hyperlink"/>
            </w:rPr>
            <w:t xml:space="preserve">Theorem 2 in Trigonometry</w:t>
          </w:r>
        </w:ins>
      </w:hyperlink>
      <w:ins w:id="11825" w:author="PR Preview" w:date="2026-01-01T00:00:00Z">
        <w:r>
          <w:t xml:space="preserve">),</w:t>
        </w:r>
      </w:ins>
      <w:ins w:id="11826" w:author="PR Preview" w:date="2026-01-01T00:00:00Z">
        <w:r>
          <w:t xml:space="preserve"> </w:t>
        </w:r>
      </w:ins>
      <w:ins w:id="11827" w:author="PR Preview" w:date="2026-01-01T00:00:00Z">
        <w:r>
          <w:t xml:space="preserve">so there is exactly one such</w:t>
        </w:r>
      </w:ins>
      <w:ins w:id="11828" w:author="PR Preview" w:date="2026-01-01T00:00:00Z">
        <w:r>
          <w:t xml:space="preserve"> </w:t>
        </w:r>
      </w:ins>
      <m:oMath>
        <m:r>
          <m:t>θ</m:t>
        </m:r>
      </m:oMath>
      <w:ins w:id="11829" w:author="PR Preview" w:date="2026-01-01T00:00:00Z">
        <w:r>
          <w:t xml:space="preserve">.</w:t>
        </w:r>
      </w:ins>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del w:id="11830" w:author="PR Preview" w:date="2026-01-01T00:00:00Z">
        <w:r>
          <w:rPr>
            <w:i/>
            <w:iCs/>
          </w:rPr>
          <w:delText xml:space="preserve">Proof</w:delText>
        </w:r>
      </w:del>
      <w:del w:id="11831" w:author="PR Preview" w:date="2026-01-01T00:00:00Z">
        <w:r>
          <w:delText xml:space="preserve">. </w:delText>
        </w:r>
      </w:del>
      <w:del w:id="11832" w:author="PR Preview" w:date="2026-01-01T00:00:00Z">
        <w:r>
          <w:delText xml:space="preserve">Since</w:delText>
        </w:r>
      </w:del>
      <w:del w:id="11833" w:author="PR Preview" w:date="2026-01-01T00:00:00Z">
        <w:r>
          <w:delText xml:space="preserve"> </w:delText>
        </w:r>
      </w:del>
      <w:del w:id="11834" w:author="PR Preview" w:date="2026-01-01T00:00:00Z">
        <w:r>
          <w:delText xml:space="preserve">$\mathopen{}\left\lVert\mathord{\smash[b]{\underset{\raise.3ex\hbox{$\scriptstyle\sim$}}{x}}\vphantom{x}}\right\rVert\mathclose{}\,\mathopen{}\left\lVert\mathord{\smash[b]{\underset{\raise.3ex\hbox{$\scriptstyle\sim$}}{y}}\vphantom{y}}\right\rVert\mathclose{} &gt; 0$</w:delText>
        </w:r>
      </w:del>
      <w:del w:id="11835" w:author="PR Preview" w:date="2026-01-01T00:00:00Z">
        <w:r>
          <w:delText xml:space="preserve"> </w:delText>
        </w:r>
      </w:del>
      <w:del w:id="11836" w:author="PR Preview" w:date="2026-01-01T00:00:00Z">
        <w:r>
          <w:delText xml:space="preserve">(</w:delText>
        </w:r>
      </w:del>
      <w:hyperlink w:anchor="thm-norm-properties">
        <w:del w:id="11837" w:author="PR Preview" w:date="2026-01-01T00:00:00Z">
          <w:r>
            <w:rPr>
              <w:rStyle w:val="Hyperlink"/>
            </w:rPr>
            <w:delText xml:space="preserve">Theorem 58</w:delText>
          </w:r>
        </w:del>
      </w:hyperlink>
      <w:del w:id="11838" w:author="PR Preview" w:date="2026-01-01T00:00:00Z">
        <w:r>
          <w:delText xml:space="preserve">),</w:delText>
        </w:r>
      </w:del>
      <w:del w:id="11839" w:author="PR Preview" w:date="2026-01-01T00:00:00Z">
        <w:r>
          <w:delText xml:space="preserve"> </w:delText>
        </w:r>
      </w:del>
      <m:oMath>
        <m:r>
          <m:rPr>
            <m:sty m:val="p"/>
          </m:rPr>
          <m:t>cos</m:t>
        </m:r>
        <m:r>
          <m:t>θ</m:t>
        </m:r>
        <m:r>
          <m:rPr>
            <m:sty m:val="p"/>
          </m:rPr>
          <m:t>=</m:t>
        </m:r>
        <m:r>
          <m:t>0</m:t>
        </m:r>
      </m:oMath>
      <w:del w:id="11840" w:author="PR Preview" w:date="2026-01-01T00:00:00Z">
        <w:r>
          <w:delText xml:space="preserve"> </w:delText>
        </w:r>
      </w:del>
      <w:del w:id="11841" w:author="PR Preview" w:date="2026-01-01T00:00:00Z">
        <w:r>
          <w:delText xml:space="preserve">exactly when</w:delText>
        </w:r>
      </w:del>
      <w:del w:id="11842" w:author="PR Preview" w:date="2026-01-01T00:00:00Z">
        <w:r>
          <w:delText xml:space="preserve"> </w:delText>
        </w:r>
      </w:del>
      <w:del w:id="11843" w:author="PR Preview" w:date="2026-01-01T00:00:00Z">
        <w:r>
          <w:delText xml:space="preserve">$\mathord{\smash[b]{\underset{\raise.3ex\hbox{$\scriptstyle\sim$}}{x}}\vphantom{x}} \cdot \mathord{\smash[b]{\underset{\raise.3ex\hbox{$\scriptstyle\sim$}}{y}}\vphantom{y}} = 0$</w:delText>
        </w:r>
      </w:del>
      <w:del w:id="11844" w:author="PR Preview" w:date="2026-01-01T00:00:00Z">
        <w:r>
          <w:delText xml:space="preserve">.</w:delText>
        </w:r>
      </w:del>
      <w:del w:id="11845" w:author="PR Preview" w:date="2026-01-01T00:00:00Z">
        <w:r>
          <w:delText xml:space="preserve"> </w:delText>
        </w:r>
      </w:del>
      <w:del w:id="11846" w:author="PR Preview" w:date="2026-01-01T00:00:00Z">
        <w:r>
          <w:delText xml:space="preserve">On</w:delText>
        </w:r>
      </w:del>
      <w:del w:id="11847" w:author="PR Preview" w:date="2026-01-01T00:00:00Z">
        <w:r>
          <w:delText xml:space="preserve"> </w:delText>
        </w:r>
      </w:del>
      <m:oMath>
        <m:r>
          <m:rPr>
            <m:sty m:val="p"/>
          </m:rPr>
          <m:t>[</m:t>
        </m:r>
        <m:r>
          <m:t>0</m:t>
        </m:r>
        <m:r>
          <m:rPr>
            <m:sty m:val="p"/>
          </m:rPr>
          <m:t>,</m:t>
        </m:r>
        <m:r>
          <m:t>π</m:t>
        </m:r>
        <m:r>
          <m:rPr>
            <m:sty m:val="p"/>
          </m:rPr>
          <m:t>]</m:t>
        </m:r>
      </m:oMath>
      <w:del w:id="11848" w:author="PR Preview" w:date="2026-01-01T00:00:00Z">
        <w:r>
          <w:delText xml:space="preserve">,</w:delText>
        </w:r>
      </w:del>
      <w:del w:id="11849" w:author="PR Preview" w:date="2026-01-01T00:00:00Z">
        <w:r>
          <w:delText xml:space="preserve"> </w:delText>
        </w:r>
      </w:del>
      <m:oMath>
        <m:r>
          <m:rPr>
            <m:sty m:val="p"/>
          </m:rPr>
          <m:t>cos</m:t>
        </m:r>
      </m:oMath>
      <w:del w:id="11850" w:author="PR Preview" w:date="2026-01-01T00:00:00Z">
        <w:r>
          <w:delText xml:space="preserve"> </w:delText>
        </w:r>
      </w:del>
      <w:del w:id="11851" w:author="PR Preview" w:date="2026-01-01T00:00:00Z">
        <w:r>
          <w:delText xml:space="preserve">vanishes only at</w:delText>
        </w:r>
      </w:del>
      <w:del w:id="11852" w:author="PR Preview" w:date="2026-01-01T00:00:00Z">
        <w:r>
          <w:delText xml:space="preserve"> </w:delText>
        </w:r>
      </w:del>
      <m:oMath>
        <m:r>
          <m:t>π</m:t>
        </m:r>
        <m:r>
          <m:rPr>
            <m:sty m:val="p"/>
          </m:rPr>
          <m:t>/</m:t>
        </m:r>
        <m:r>
          <m:t>2</m:t>
        </m:r>
      </m:oMath>
      <w:del w:id="11853" w:author="PR Preview" w:date="2026-01-01T00:00:00Z">
        <w:r>
          <w:delText xml:space="preserve">.</w:delText>
        </w:r>
      </w:del>
    </w:p>
    <w:p>
      <w:pPr>
        <w:pStyle w:val="BodyText"/>
      </w:pPr>
      <w:del w:id="11854" w:author="PR Preview" w:date="2026-01-01T00:00:00Z">
        <w:r>
          <w:rPr>
            <w:b/>
            <w:bCs/>
          </w:rPr>
          <w:delText xml:space="preserve">Example 112 (Some angles in the plane)</w:delText>
        </w:r>
      </w:del>
      <w:del w:id="11855" w:author="PR Preview" w:date="2026-01-01T00:00:00Z">
        <w:r>
          <w:delText xml:space="preserve"> </w:delText>
        </w:r>
      </w:del>
      <w:del w:id="11856" w:author="PR Preview" w:date="2026-01-01T00:00:00Z">
        <w:r>
          <w:delText xml:space="preserve"> </w:delText>
        </w:r>
      </w:del>
    </w:p>
    <w:p>
      <w:pPr>
        <w:pStyle w:val="BodyText"/>
      </w:pPr>
      <w:ins w:id="11857" w:author="PR Preview" w:date="2026-01-01T00:00:00Z">
        <w:r>
          <w:rPr>
            <w:i/>
            <w:iCs/>
          </w:rPr>
          <w:t xml:space="preserve">Proof</w:t>
        </w:r>
      </w:ins>
      <w:ins w:id="11858" w:author="PR Preview" w:date="2026-01-01T00:00:00Z">
        <w:r>
          <w:t xml:space="preserve">. </w:t>
        </w:r>
      </w:ins>
      <w:ins w:id="11859" w:author="PR Preview" w:date="2026-01-01T00:00:00Z">
        <w:r>
          <w:t xml:space="preserve">Since</w:t>
        </w:r>
      </w:ins>
      <w:ins w:id="11860" w:author="PR Preview" w:date="2026-01-01T00:00:00Z">
        <w:r>
          <w:t xml:space="preserve"> </w:t>
        </w:r>
      </w:ins>
      <w:ins w:id="11861" w:author="PR Preview" w:date="2026-01-01T00:00:00Z">
        <w:r>
          <w:t xml:space="preserve">$\mathopen{}\left\lVert\mathord{\smash[b]{\underset{\raise.3ex\hbox{$\scriptstyle\sim$}}{x}}\vphantom{x}}\right\rVert\mathclose{}\,\mathopen{}\left\lVert\mathord{\smash[b]{\underset{\raise.3ex\hbox{$\scriptstyle\sim$}}{y}}\vphantom{y}}\right\rVert\mathclose{} &gt; 0$</w:t>
        </w:r>
      </w:ins>
      <w:ins w:id="11862" w:author="PR Preview" w:date="2026-01-01T00:00:00Z">
        <w:r>
          <w:t xml:space="preserve"> </w:t>
        </w:r>
      </w:ins>
      <w:ins w:id="11863" w:author="PR Preview" w:date="2026-01-01T00:00:00Z">
        <w:r>
          <w:t xml:space="preserve">(</w:t>
        </w:r>
      </w:ins>
      <w:hyperlink w:anchor="thm-norm-properties">
        <w:ins w:id="11864" w:author="PR Preview" w:date="2026-01-01T00:00:00Z">
          <w:r>
            <w:rPr>
              <w:rStyle w:val="Hyperlink"/>
            </w:rPr>
            <w:t xml:space="preserve">Theorem 57</w:t>
          </w:r>
        </w:ins>
      </w:hyperlink>
      <w:ins w:id="11865" w:author="PR Preview" w:date="2026-01-01T00:00:00Z">
        <w:r>
          <w:t xml:space="preserve">),</w:t>
        </w:r>
      </w:ins>
      <w:ins w:id="11866" w:author="PR Preview" w:date="2026-01-01T00:00:00Z">
        <w:r>
          <w:t xml:space="preserve"> </w:t>
        </w:r>
      </w:ins>
      <m:oMath>
        <m:r>
          <m:rPr>
            <m:sty m:val="p"/>
          </m:rPr>
          <m:t>cos</m:t>
        </m:r>
        <m:r>
          <m:t>θ</m:t>
        </m:r>
        <m:r>
          <m:rPr>
            <m:sty m:val="p"/>
          </m:rPr>
          <m:t>=</m:t>
        </m:r>
        <m:r>
          <m:t>0</m:t>
        </m:r>
      </m:oMath>
      <w:ins w:id="11867" w:author="PR Preview" w:date="2026-01-01T00:00:00Z">
        <w:r>
          <w:t xml:space="preserve"> </w:t>
        </w:r>
      </w:ins>
      <w:ins w:id="11868" w:author="PR Preview" w:date="2026-01-01T00:00:00Z">
        <w:r>
          <w:t xml:space="preserve">exactly when</w:t>
        </w:r>
      </w:ins>
      <w:ins w:id="11869" w:author="PR Preview" w:date="2026-01-01T00:00:00Z">
        <w:r>
          <w:t xml:space="preserve"> </w:t>
        </w:r>
      </w:ins>
      <w:ins w:id="11870" w:author="PR Preview" w:date="2026-01-01T00:00:00Z">
        <w:r>
          <w:t xml:space="preserve">$\mathord{\smash[b]{\underset{\raise.3ex\hbox{$\scriptstyle\sim$}}{x}}\vphantom{x}} \cdot \mathord{\smash[b]{\underset{\raise.3ex\hbox{$\scriptstyle\sim$}}{y}}\vphantom{y}} = 0$</w:t>
        </w:r>
      </w:ins>
      <w:ins w:id="11871" w:author="PR Preview" w:date="2026-01-01T00:00:00Z">
        <w:r>
          <w:t xml:space="preserve">.</w:t>
        </w:r>
      </w:ins>
      <w:ins w:id="11872" w:author="PR Preview" w:date="2026-01-01T00:00:00Z">
        <w:r>
          <w:t xml:space="preserve"> </w:t>
        </w:r>
      </w:ins>
      <w:ins w:id="11873" w:author="PR Preview" w:date="2026-01-01T00:00:00Z">
        <w:r>
          <w:t xml:space="preserve">On</w:t>
        </w:r>
      </w:ins>
      <w:ins w:id="11874" w:author="PR Preview" w:date="2026-01-01T00:00:00Z">
        <w:r>
          <w:t xml:space="preserve"> </w:t>
        </w:r>
      </w:ins>
      <m:oMath>
        <m:r>
          <m:rPr>
            <m:sty m:val="p"/>
          </m:rPr>
          <m:t>[</m:t>
        </m:r>
        <m:r>
          <m:t>0</m:t>
        </m:r>
        <m:r>
          <m:rPr>
            <m:sty m:val="p"/>
          </m:rPr>
          <m:t>,</m:t>
        </m:r>
        <m:r>
          <m:t>π</m:t>
        </m:r>
        <m:r>
          <m:rPr>
            <m:sty m:val="p"/>
          </m:rPr>
          <m:t>]</m:t>
        </m:r>
      </m:oMath>
      <w:ins w:id="11875" w:author="PR Preview" w:date="2026-01-01T00:00:00Z">
        <w:r>
          <w:t xml:space="preserve">,</w:t>
        </w:r>
      </w:ins>
      <w:ins w:id="11876" w:author="PR Preview" w:date="2026-01-01T00:00:00Z">
        <w:r>
          <w:t xml:space="preserve"> </w:t>
        </w:r>
      </w:ins>
      <m:oMath>
        <m:r>
          <m:rPr>
            <m:sty m:val="p"/>
          </m:rPr>
          <m:t>cos</m:t>
        </m:r>
      </m:oMath>
      <w:ins w:id="11877" w:author="PR Preview" w:date="2026-01-01T00:00:00Z">
        <w:r>
          <w:t xml:space="preserve"> </w:t>
        </w:r>
      </w:ins>
      <w:ins w:id="11878" w:author="PR Preview" w:date="2026-01-01T00:00:00Z">
        <w:r>
          <w:t xml:space="preserve">vanishes only at</w:t>
        </w:r>
      </w:ins>
      <w:ins w:id="11879" w:author="PR Preview" w:date="2026-01-01T00:00:00Z">
        <w:r>
          <w:t xml:space="preserve"> </w:t>
        </w:r>
      </w:ins>
      <m:oMath>
        <m:r>
          <m:t>π</m:t>
        </m:r>
        <m:r>
          <m:rPr>
            <m:sty m:val="p"/>
          </m:rPr>
          <m:t>/</m:t>
        </m:r>
        <m:r>
          <m:t>2</m:t>
        </m:r>
      </m:oMath>
      <w:ins w:id="11880" w:author="PR Preview" w:date="2026-01-01T00:00:00Z">
        <w:r>
          <w:t xml:space="preserve">.</w:t>
        </w:r>
      </w:ins>
    </w:p>
    <w:bookmarkStart w:id="383" w:name="exm-angle"/>
    <w:p>
      <w:pPr>
        <w:pStyle w:val="BodyText"/>
      </w:pPr>
      <w:ins w:id="11881" w:author="PR Preview" w:date="2026-01-01T00:00:00Z">
        <w:r>
          <w:rPr>
            <w:b/>
            <w:bCs/>
          </w:rPr>
          <w:t xml:space="preserve">Example 111 (Some angles in the plane)</w:t>
        </w:r>
      </w:ins>
      <w:ins w:id="11882" w:author="PR Preview" w:date="2026-01-01T00:00:00Z">
        <w:r>
          <w:t xml:space="preserve"> </w:t>
        </w:r>
      </w:ins>
      <w:ins w:id="11883" w:author="PR Preview" w:date="2026-01-01T00:00:00Z">
        <w:r>
          <w:t xml:space="preserve"> </w:t>
        </w:r>
      </w:ins>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del w:id="11884" w:author="PR Preview" w:date="2026-01-01T00:00:00Z">
        <w:r>
          <w:rPr>
            <w:b/>
            <w:bCs/>
          </w:rPr>
          <w:delText xml:space="preserve">Definition 75 (Cosine similarity)</w:delText>
        </w:r>
      </w:del>
      <w:del w:id="11885" w:author="PR Preview" w:date="2026-01-01T00:00:00Z">
        <w:r>
          <w:delText xml:space="preserve"> </w:delText>
        </w:r>
      </w:del>
      <w:del w:id="11886" w:author="PR Preview" w:date="2026-01-01T00:00:00Z">
        <w:r>
          <w:delText xml:space="preserve">The</w:delText>
        </w:r>
      </w:del>
      <w:del w:id="11887" w:author="PR Preview" w:date="2026-01-01T00:00:00Z">
        <w:r>
          <w:delText xml:space="preserve"> </w:delText>
        </w:r>
      </w:del>
      <w:del w:id="11888" w:author="PR Preview" w:date="2026-01-01T00:00:00Z">
        <w:r>
          <w:rPr>
            <w:b/>
            <w:bCs/>
          </w:rPr>
          <w:delText xml:space="preserve">cosine similarity</w:delText>
        </w:r>
      </w:del>
      <w:del w:id="11889" w:author="PR Preview" w:date="2026-01-01T00:00:00Z">
        <w:r>
          <w:delText xml:space="preserve"> </w:delText>
        </w:r>
      </w:del>
      <w:del w:id="11890" w:author="PR Preview" w:date="2026-01-01T00:00:00Z">
        <w:r>
          <w:delText xml:space="preserve">[59]</w:delText>
        </w:r>
      </w:del>
      <w:del w:id="11891" w:author="PR Preview" w:date="2026-01-01T00:00:00Z">
        <w:r>
          <w:delText xml:space="preserve"> </w:delText>
        </w:r>
      </w:del>
      <w:del w:id="11892" w:author="PR Preview" w:date="2026-01-01T00:00:00Z">
        <w:r>
          <w:delText xml:space="preserve">between two nonzero vectors</w:delText>
        </w:r>
      </w:del>
      <w:del w:id="11893" w:author="PR Preview" w:date="2026-01-01T00:00:00Z">
        <w:r>
          <w:delText xml:space="preserve"> </w:delText>
        </w:r>
      </w:del>
      <w:del w:id="11894" w:author="PR Preview" w:date="2026-01-01T00:00:00Z">
        <w:r>
          <w:delText xml:space="preserve">$\mathord{\smash[b]{\underset{\raise.3ex\hbox{$\scriptstyle\sim$}}{x}}\vphantom{x}}, \mathord{\smash[b]{\underset{\raise.3ex\hbox{$\scriptstyle\sim$}}{y}}\vphantom{y}}\in \mathbb{R}^p$</w:delText>
        </w:r>
      </w:del>
      <w:del w:id="11895" w:author="PR Preview" w:date="2026-01-01T00:00:00Z">
        <w:r>
          <w:delText xml:space="preserve"> </w:delText>
        </w:r>
      </w:del>
      <w:del w:id="11896" w:author="PR Preview" w:date="2026-01-01T00:00:00Z">
        <w:r>
          <w:delText xml:space="preserve">is</w:delText>
        </w:r>
      </w:del>
      <w:del w:id="11897" w:author="PR Preview" w:date="2026-01-01T00:00:00Z">
        <w:r>
          <w:delText xml:space="preserve"> </w:delText>
        </w:r>
      </w:del>
      <w:del w:id="11898" w:author="PR Preview" w:date="2026-01-01T00:00:00Z">
        <w:r>
          <w:delText xml:space="preserve">their dot product divided by the product of their lengths:</w:delText>
        </w:r>
      </w:del>
    </w:p>
    <w:p>
      <w:pPr>
        <w:pStyle w:val="FirstParagraph"/>
      </w:pPr>
      <w:ins w:id="11899" w:author="PR Preview" w:date="2026-01-01T00:00:00Z">
        <w:r>
          <w:rPr>
            <w:b/>
            <w:bCs/>
          </w:rPr>
          <w:t xml:space="preserve">Definition 75 (Cosine similarity)</w:t>
        </w:r>
      </w:ins>
      <w:ins w:id="11900" w:author="PR Preview" w:date="2026-01-01T00:00:00Z">
        <w:r>
          <w:t xml:space="preserve"> </w:t>
        </w:r>
      </w:ins>
      <w:ins w:id="11901" w:author="PR Preview" w:date="2026-01-01T00:00:00Z">
        <w:r>
          <w:t xml:space="preserve">The</w:t>
        </w:r>
      </w:ins>
      <w:ins w:id="11902" w:author="PR Preview" w:date="2026-01-01T00:00:00Z">
        <w:r>
          <w:t xml:space="preserve"> </w:t>
        </w:r>
      </w:ins>
      <w:ins w:id="11903" w:author="PR Preview" w:date="2026-01-01T00:00:00Z">
        <w:r>
          <w:rPr>
            <w:b/>
            <w:bCs/>
          </w:rPr>
          <w:t xml:space="preserve">cosine similarity</w:t>
        </w:r>
      </w:ins>
      <w:ins w:id="11904" w:author="PR Preview" w:date="2026-01-01T00:00:00Z">
        <w:r>
          <w:t xml:space="preserve"> </w:t>
        </w:r>
      </w:ins>
      <w:ins w:id="11905" w:author="PR Preview" w:date="2026-01-01T00:00:00Z">
        <w:r>
          <w:t xml:space="preserve">[56]</w:t>
        </w:r>
      </w:ins>
      <w:ins w:id="11906" w:author="PR Preview" w:date="2026-01-01T00:00:00Z">
        <w:r>
          <w:t xml:space="preserve"> </w:t>
        </w:r>
      </w:ins>
      <w:ins w:id="11907" w:author="PR Preview" w:date="2026-01-01T00:00:00Z">
        <w:r>
          <w:t xml:space="preserve">between two nonzero vectors</w:t>
        </w:r>
      </w:ins>
      <w:ins w:id="11908" w:author="PR Preview" w:date="2026-01-01T00:00:00Z">
        <w:r>
          <w:t xml:space="preserve"> </w:t>
        </w:r>
      </w:ins>
      <w:ins w:id="11909" w:author="PR Preview" w:date="2026-01-01T00:00:00Z">
        <w:r>
          <w:t xml:space="preserve">$\mathord{\smash[b]{\underset{\raise.3ex\hbox{$\scriptstyle\sim$}}{x}}\vphantom{x}}, \mathord{\smash[b]{\underset{\raise.3ex\hbox{$\scriptstyle\sim$}}{y}}\vphantom{y}}\in \mathbb{R}^p$</w:t>
        </w:r>
      </w:ins>
      <w:ins w:id="11910" w:author="PR Preview" w:date="2026-01-01T00:00:00Z">
        <w:r>
          <w:t xml:space="preserve"> </w:t>
        </w:r>
      </w:ins>
      <w:ins w:id="11911" w:author="PR Preview" w:date="2026-01-01T00:00:00Z">
        <w:r>
          <w:t xml:space="preserve">is</w:t>
        </w:r>
      </w:ins>
      <w:ins w:id="11912" w:author="PR Preview" w:date="2026-01-01T00:00:00Z">
        <w:r>
          <w:t xml:space="preserve"> </w:t>
        </w:r>
      </w:ins>
      <w:ins w:id="11913" w:author="PR Preview" w:date="2026-01-01T00:00:00Z">
        <w:r>
          <w:t xml:space="preserve">their dot product divided by the product of their lengths:</w:t>
        </w:r>
      </w:ins>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del w:id="11914" w:author="PR Preview" w:date="2026-01-01T00:00:00Z">
        <w:r>
          <w:rPr>
            <w:b/>
            <w:bCs/>
          </w:rPr>
          <w:delText xml:space="preserve">Example 113 (Cosine similarity of parallel, orthogonal, and arbitrary vectors)</w:delText>
        </w:r>
      </w:del>
      <w:del w:id="11915" w:author="PR Preview" w:date="2026-01-01T00:00:00Z">
        <w:r>
          <w:delText xml:space="preserve"> </w:delText>
        </w:r>
      </w:del>
      <w:del w:id="11916" w:author="PR Preview" w:date="2026-01-01T00:00:00Z">
        <w:r>
          <w:delText xml:space="preserve">For vectors in</w:delText>
        </w:r>
      </w:del>
      <w:del w:id="11917" w:author="PR Preview" w:date="2026-01-01T00:00:00Z">
        <w:r>
          <w:delText xml:space="preserve"> </w:delText>
        </w:r>
      </w:del>
      <m:oMath>
        <m:sSup>
          <m:e>
            <m:r>
              <m:rPr>
                <m:scr m:val="double-struck"/>
                <m:sty m:val="p"/>
              </m:rPr>
              <m:t>R</m:t>
            </m:r>
          </m:e>
          <m:sup>
            <m:r>
              <m:t>2</m:t>
            </m:r>
          </m:sup>
        </m:sSup>
      </m:oMath>
      <w:del w:id="11918" w:author="PR Preview" w:date="2026-01-01T00:00:00Z">
        <w:r>
          <w:delText xml:space="preserve">:</w:delText>
        </w:r>
      </w:del>
    </w:p>
    <w:p>
      <w:pPr>
        <w:pStyle w:val="FirstParagraph"/>
      </w:pPr>
      <w:ins w:id="11919" w:author="PR Preview" w:date="2026-01-01T00:00:00Z">
        <w:r>
          <w:rPr>
            <w:b/>
            <w:bCs/>
          </w:rPr>
          <w:t xml:space="preserve">Example 112 (Cosine similarity of parallel, orthogonal, and arbitrary vectors)</w:t>
        </w:r>
      </w:ins>
      <w:ins w:id="11920" w:author="PR Preview" w:date="2026-01-01T00:00:00Z">
        <w:r>
          <w:t xml:space="preserve"> </w:t>
        </w:r>
      </w:ins>
      <w:ins w:id="11921" w:author="PR Preview" w:date="2026-01-01T00:00:00Z">
        <w:r>
          <w:t xml:space="preserve">For vectors in</w:t>
        </w:r>
      </w:ins>
      <w:ins w:id="11922" w:author="PR Preview" w:date="2026-01-01T00:00:00Z">
        <w:r>
          <w:t xml:space="preserve"> </w:t>
        </w:r>
      </w:ins>
      <m:oMath>
        <m:sSup>
          <m:e>
            <m:r>
              <m:rPr>
                <m:scr m:val="double-struck"/>
                <m:sty m:val="p"/>
              </m:rPr>
              <m:t>R</m:t>
            </m:r>
          </m:e>
          <m:sup>
            <m:r>
              <m:t>2</m:t>
            </m:r>
          </m:sup>
        </m:sSup>
      </m:oMath>
      <w:ins w:id="11923" w:author="PR Preview" w:date="2026-01-01T00:00:00Z">
        <w:r>
          <w:t xml:space="preserve">:</w:t>
        </w:r>
      </w:ins>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del w:id="11924" w:author="PR Preview" w:date="2026-01-01T00:00:00Z">
        <w:r>
          <w:rPr>
            <w:b/>
            <w:bCs/>
          </w:rPr>
          <w:delText xml:space="preserve">Theorem 63 (Pearson correlation is the cosine similarity of the centered vectors)</w:delText>
        </w:r>
      </w:del>
      <w:del w:id="11925" w:author="PR Preview" w:date="2026-01-01T00:00:00Z">
        <w:r>
          <w:delText xml:space="preserve"> </w:delText>
        </w:r>
      </w:del>
      <w:del w:id="11926" w:author="PR Preview" w:date="2026-01-01T00:00:00Z">
        <w:r>
          <w:delText xml:space="preserve">Let</w:delText>
        </w:r>
      </w:del>
      <w:del w:id="11927" w:author="PR Preview" w:date="2026-01-01T00:00:00Z">
        <w:r>
          <w:delText xml:space="preserve"> </w:delText>
        </w:r>
      </w:del>
      <w:del w:id="11928" w:author="PR Preview" w:date="2026-01-01T00:00:00Z">
        <w:r>
          <w:delText xml:space="preserve">$\mathord{\smash[b]{\underset{\raise.3ex\hbox{$\scriptstyle\sim$}}{x}}\vphantom{x}}, \mathord{\smash[b]{\underset{\raise.3ex\hbox{$\scriptstyle\sim$}}{y}}\vphantom{y}}\in \mathbb{R}^n$</w:delText>
        </w:r>
      </w:del>
      <w:del w:id="11929" w:author="PR Preview" w:date="2026-01-01T00:00:00Z">
        <w:r>
          <w:delText xml:space="preserve"> </w:delText>
        </w:r>
      </w:del>
      <w:del w:id="11930" w:author="PR Preview" w:date="2026-01-01T00:00:00Z">
        <w:r>
          <w:delText xml:space="preserve">be two vectors that are not constant,</w:delText>
        </w:r>
      </w:del>
      <w:del w:id="11931" w:author="PR Preview" w:date="2026-01-01T00:00:00Z">
        <w:r>
          <w:delText xml:space="preserve"> </w:delText>
        </w:r>
      </w:del>
      <w:del w:id="11932" w:author="PR Preview" w:date="2026-01-01T00:00:00Z">
        <w:r>
          <w:delText xml:space="preserve">with means</w:delText>
        </w:r>
      </w:del>
      <w:del w:id="11933"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1934" w:author="PR Preview" w:date="2026-01-01T00:00:00Z">
        <w:r>
          <w:delText xml:space="preserve"> </w:delText>
        </w:r>
      </w:del>
      <w:del w:id="11935" w:author="PR Preview" w:date="2026-01-01T00:00:00Z">
        <w:r>
          <w:delText xml:space="preserve">and</w:delText>
        </w:r>
      </w:del>
      <w:del w:id="11936"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1937" w:author="PR Preview" w:date="2026-01-01T00:00:00Z">
        <w:r>
          <w:delText xml:space="preserve">.</w:delText>
        </w:r>
      </w:del>
      <w:del w:id="11938" w:author="PR Preview" w:date="2026-01-01T00:00:00Z">
        <w:r>
          <w:delText xml:space="preserve"> </w:delText>
        </w:r>
      </w:del>
      <w:del w:id="11939" w:author="PR Preview" w:date="2026-01-01T00:00:00Z">
        <w:r>
          <w:delText xml:space="preserve">Write</w:delText>
        </w:r>
      </w:del>
      <w:del w:id="11940" w:author="PR Preview" w:date="2026-01-01T00:00:00Z">
        <w:r>
          <w:delText xml:space="preserve"> </w:delText>
        </w:r>
      </w:del>
      <w:del w:id="11941" w:author="PR Preview" w:date="2026-01-01T00:00:00Z">
        <w:r>
          <w:delText xml:space="preserve">${\mathord{\smash[b]{\underset{\raise.3ex\hbox{$\scriptstyle\sim$}}{x}}\vphantom{x}}}^{\mathrm{c}} = \mathord{\smash[b]{\underset{\raise.3ex\hbox{$\scriptstyle\sim$}}{x}}\vphantom{x}}- \bar{x}\,\mathord{\smash[b]{\underset{\raise.3ex\hbox{$\scriptstyle\sim$}}{1}}\vphantom{1}}$</w:delText>
        </w:r>
      </w:del>
      <w:del w:id="11942" w:author="PR Preview" w:date="2026-01-01T00:00:00Z">
        <w:r>
          <w:delText xml:space="preserve"> </w:delText>
        </w:r>
      </w:del>
      <w:del w:id="11943" w:author="PR Preview" w:date="2026-01-01T00:00:00Z">
        <w:r>
          <w:delText xml:space="preserve">and</w:delText>
        </w:r>
      </w:del>
      <w:del w:id="11944" w:author="PR Preview" w:date="2026-01-01T00:00:00Z">
        <w:r>
          <w:delText xml:space="preserve"> </w:delText>
        </w:r>
      </w:del>
      <w:del w:id="11945" w:author="PR Preview" w:date="2026-01-01T00:00:00Z">
        <w:r>
          <w:delText xml:space="preserve">${\mathord{\smash[b]{\underset{\raise.3ex\hbox{$\scriptstyle\sim$}}{y}}\vphantom{y}}}^{\mathrm{c}} = \mathord{\smash[b]{\underset{\raise.3ex\hbox{$\scriptstyle\sim$}}{y}}\vphantom{y}}- \bar{y}\,\mathord{\smash[b]{\underset{\raise.3ex\hbox{$\scriptstyle\sim$}}{1}}\vphantom{1}}$</w:delText>
        </w:r>
      </w:del>
      <w:del w:id="11946" w:author="PR Preview" w:date="2026-01-01T00:00:00Z">
        <w:r>
          <w:delText xml:space="preserve"> </w:delText>
        </w:r>
      </w:del>
      <w:del w:id="11947" w:author="PR Preview" w:date="2026-01-01T00:00:00Z">
        <w:r>
          <w:delText xml:space="preserve">for the</w:delText>
        </w:r>
      </w:del>
      <w:del w:id="11948" w:author="PR Preview" w:date="2026-01-01T00:00:00Z">
        <w:r>
          <w:delText xml:space="preserve"> </w:delText>
        </w:r>
      </w:del>
      <w:del w:id="11949" w:author="PR Preview" w:date="2026-01-01T00:00:00Z">
        <w:r>
          <w:rPr>
            <w:b/>
            <w:bCs/>
          </w:rPr>
          <w:delText xml:space="preserve">centered</w:delText>
        </w:r>
      </w:del>
      <w:del w:id="11950" w:author="PR Preview" w:date="2026-01-01T00:00:00Z">
        <w:r>
          <w:delText xml:space="preserve"> </w:delText>
        </w:r>
      </w:del>
      <w:del w:id="11951" w:author="PR Preview" w:date="2026-01-01T00:00:00Z">
        <w:r>
          <w:delText xml:space="preserve">vectors, whose means are zero.</w:delText>
        </w:r>
      </w:del>
      <w:del w:id="11952" w:author="PR Preview" w:date="2026-01-01T00:00:00Z">
        <w:r>
          <w:delText xml:space="preserve"> </w:delText>
        </w:r>
      </w:del>
      <w:del w:id="11953" w:author="PR Preview" w:date="2026-01-01T00:00:00Z">
        <w:r>
          <w:delText xml:space="preserve">Then the</w:delText>
        </w:r>
      </w:del>
      <w:del w:id="11954" w:author="PR Preview" w:date="2026-01-01T00:00:00Z">
        <w:r>
          <w:delText xml:space="preserve"> </w:delText>
        </w:r>
      </w:del>
      <w:hyperlink r:id="rId389">
        <w:del w:id="11955" w:author="PR Preview" w:date="2026-01-01T00:00:00Z">
          <w:r>
            <w:rPr>
              <w:rStyle w:val="Hyperlink"/>
            </w:rPr>
            <w:delText xml:space="preserve">Pearson correlation coefficient</w:delText>
          </w:r>
        </w:del>
      </w:hyperlink>
      <w:del w:id="11956" w:author="PR Preview" w:date="2026-01-01T00:00:00Z">
        <w:r>
          <w:delText xml:space="preserve"> </w:delText>
        </w:r>
      </w:del>
      <m:oMath>
        <m:r>
          <m:t>r</m:t>
        </m:r>
      </m:oMath>
      <w:del w:id="11957" w:author="PR Preview" w:date="2026-01-01T00:00:00Z">
        <w:r>
          <w:delText xml:space="preserve"> </w:delText>
        </w:r>
      </w:del>
      <w:del w:id="11958" w:author="PR Preview" w:date="2026-01-01T00:00:00Z">
        <w:r>
          <w:delText xml:space="preserve">of the</w:delText>
        </w:r>
      </w:del>
      <w:del w:id="11959" w:author="PR Preview" w:date="2026-01-01T00:00:00Z">
        <w:r>
          <w:delText xml:space="preserve"> </w:delText>
        </w:r>
      </w:del>
      <m:oMath>
        <m:r>
          <m:t>n</m:t>
        </m:r>
      </m:oMath>
      <w:del w:id="11960" w:author="PR Preview" w:date="2026-01-01T00:00:00Z">
        <w:r>
          <w:delText xml:space="preserve"> </w:delText>
        </w:r>
      </w:del>
      <w:del w:id="11961" w:author="PR Preview" w:date="2026-01-01T00:00:00Z">
        <w:r>
          <w:delText xml:space="preserve">pairs</w:delText>
        </w:r>
      </w:del>
      <w:del w:id="11962"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1963" w:author="PR Preview" w:date="2026-01-01T00:00:00Z">
        <w:r>
          <w:delText xml:space="preserve"> </w:delText>
        </w:r>
      </w:del>
      <w:del w:id="11964" w:author="PR Preview" w:date="2026-01-01T00:00:00Z">
        <w:r>
          <w:delText xml:space="preserve">is the cosine similarity (</w:delText>
        </w:r>
      </w:del>
      <w:hyperlink w:anchor="def-cosine-similarity">
        <w:del w:id="11965" w:author="PR Preview" w:date="2026-01-01T00:00:00Z">
          <w:r>
            <w:rPr>
              <w:rStyle w:val="Hyperlink"/>
            </w:rPr>
            <w:delText xml:space="preserve">Definition 75</w:delText>
          </w:r>
        </w:del>
      </w:hyperlink>
      <w:del w:id="11966" w:author="PR Preview" w:date="2026-01-01T00:00:00Z">
        <w:r>
          <w:delText xml:space="preserve">) of the centered vectors:</w:delText>
        </w:r>
      </w:del>
    </w:p>
    <w:p>
      <w:pPr>
        <w:pStyle w:val="FirstParagraph"/>
      </w:pPr>
      <w:ins w:id="11967" w:author="PR Preview" w:date="2026-01-01T00:00:00Z">
        <w:r>
          <w:rPr>
            <w:b/>
            <w:bCs/>
          </w:rPr>
          <w:t xml:space="preserve">Theorem 62 (Pearson correlation is the cosine similarity of the centered vectors)</w:t>
        </w:r>
      </w:ins>
      <w:ins w:id="11968" w:author="PR Preview" w:date="2026-01-01T00:00:00Z">
        <w:r>
          <w:t xml:space="preserve"> </w:t>
        </w:r>
      </w:ins>
      <w:ins w:id="11969" w:author="PR Preview" w:date="2026-01-01T00:00:00Z">
        <w:r>
          <w:t xml:space="preserve">Let</w:t>
        </w:r>
      </w:ins>
      <w:ins w:id="11970" w:author="PR Preview" w:date="2026-01-01T00:00:00Z">
        <w:r>
          <w:t xml:space="preserve"> </w:t>
        </w:r>
      </w:ins>
      <w:ins w:id="11971" w:author="PR Preview" w:date="2026-01-01T00:00:00Z">
        <w:r>
          <w:t xml:space="preserve">$\mathord{\smash[b]{\underset{\raise.3ex\hbox{$\scriptstyle\sim$}}{x}}\vphantom{x}}, \mathord{\smash[b]{\underset{\raise.3ex\hbox{$\scriptstyle\sim$}}{y}}\vphantom{y}}\in \mathbb{R}^n$</w:t>
        </w:r>
      </w:ins>
      <w:ins w:id="11972" w:author="PR Preview" w:date="2026-01-01T00:00:00Z">
        <w:r>
          <w:t xml:space="preserve"> </w:t>
        </w:r>
      </w:ins>
      <w:ins w:id="11973" w:author="PR Preview" w:date="2026-01-01T00:00:00Z">
        <w:r>
          <w:t xml:space="preserve">be two vectors that are not constant,</w:t>
        </w:r>
      </w:ins>
      <w:ins w:id="11974" w:author="PR Preview" w:date="2026-01-01T00:00:00Z">
        <w:r>
          <w:t xml:space="preserve"> </w:t>
        </w:r>
      </w:ins>
      <w:ins w:id="11975" w:author="PR Preview" w:date="2026-01-01T00:00:00Z">
        <w:r>
          <w:t xml:space="preserve">with means</w:t>
        </w:r>
      </w:ins>
      <w:ins w:id="11976"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1977" w:author="PR Preview" w:date="2026-01-01T00:00:00Z">
        <w:r>
          <w:t xml:space="preserve"> </w:t>
        </w:r>
      </w:ins>
      <w:ins w:id="11978" w:author="PR Preview" w:date="2026-01-01T00:00:00Z">
        <w:r>
          <w:t xml:space="preserve">and</w:t>
        </w:r>
      </w:ins>
      <w:ins w:id="11979"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1980" w:author="PR Preview" w:date="2026-01-01T00:00:00Z">
        <w:r>
          <w:t xml:space="preserve">.</w:t>
        </w:r>
      </w:ins>
      <w:ins w:id="11981" w:author="PR Preview" w:date="2026-01-01T00:00:00Z">
        <w:r>
          <w:t xml:space="preserve"> </w:t>
        </w:r>
      </w:ins>
      <w:ins w:id="11982" w:author="PR Preview" w:date="2026-01-01T00:00:00Z">
        <w:r>
          <w:t xml:space="preserve">Write</w:t>
        </w:r>
      </w:ins>
      <w:ins w:id="11983" w:author="PR Preview" w:date="2026-01-01T00:00:00Z">
        <w:r>
          <w:t xml:space="preserve"> </w:t>
        </w:r>
      </w:ins>
      <w:ins w:id="11984" w:author="PR Preview" w:date="2026-01-01T00:00:00Z">
        <w:r>
          <w:t xml:space="preserve">${\mathord{\smash[b]{\underset{\raise.3ex\hbox{$\scriptstyle\sim$}}{x}}\vphantom{x}}}^{\mathrm{c}} = \mathord{\smash[b]{\underset{\raise.3ex\hbox{$\scriptstyle\sim$}}{x}}\vphantom{x}}- \bar{x}\,\mathord{\smash[b]{\underset{\raise.3ex\hbox{$\scriptstyle\sim$}}{1}}\vphantom{1}}$</w:t>
        </w:r>
      </w:ins>
      <w:ins w:id="11985" w:author="PR Preview" w:date="2026-01-01T00:00:00Z">
        <w:r>
          <w:t xml:space="preserve"> </w:t>
        </w:r>
      </w:ins>
      <w:ins w:id="11986" w:author="PR Preview" w:date="2026-01-01T00:00:00Z">
        <w:r>
          <w:t xml:space="preserve">and</w:t>
        </w:r>
      </w:ins>
      <w:ins w:id="11987" w:author="PR Preview" w:date="2026-01-01T00:00:00Z">
        <w:r>
          <w:t xml:space="preserve"> </w:t>
        </w:r>
      </w:ins>
      <w:ins w:id="11988" w:author="PR Preview" w:date="2026-01-01T00:00:00Z">
        <w:r>
          <w:t xml:space="preserve">${\mathord{\smash[b]{\underset{\raise.3ex\hbox{$\scriptstyle\sim$}}{y}}\vphantom{y}}}^{\mathrm{c}} = \mathord{\smash[b]{\underset{\raise.3ex\hbox{$\scriptstyle\sim$}}{y}}\vphantom{y}}- \bar{y}\,\mathord{\smash[b]{\underset{\raise.3ex\hbox{$\scriptstyle\sim$}}{1}}\vphantom{1}}$</w:t>
        </w:r>
      </w:ins>
      <w:ins w:id="11989" w:author="PR Preview" w:date="2026-01-01T00:00:00Z">
        <w:r>
          <w:t xml:space="preserve"> </w:t>
        </w:r>
      </w:ins>
      <w:ins w:id="11990" w:author="PR Preview" w:date="2026-01-01T00:00:00Z">
        <w:r>
          <w:t xml:space="preserve">for the</w:t>
        </w:r>
      </w:ins>
      <w:ins w:id="11991" w:author="PR Preview" w:date="2026-01-01T00:00:00Z">
        <w:r>
          <w:t xml:space="preserve"> </w:t>
        </w:r>
      </w:ins>
      <w:ins w:id="11992" w:author="PR Preview" w:date="2026-01-01T00:00:00Z">
        <w:r>
          <w:rPr>
            <w:b/>
            <w:bCs/>
          </w:rPr>
          <w:t xml:space="preserve">centered</w:t>
        </w:r>
      </w:ins>
      <w:ins w:id="11993" w:author="PR Preview" w:date="2026-01-01T00:00:00Z">
        <w:r>
          <w:t xml:space="preserve"> </w:t>
        </w:r>
      </w:ins>
      <w:ins w:id="11994" w:author="PR Preview" w:date="2026-01-01T00:00:00Z">
        <w:r>
          <w:t xml:space="preserve">vectors, whose means are zero.</w:t>
        </w:r>
      </w:ins>
      <w:ins w:id="11995" w:author="PR Preview" w:date="2026-01-01T00:00:00Z">
        <w:r>
          <w:t xml:space="preserve"> </w:t>
        </w:r>
      </w:ins>
      <w:ins w:id="11996" w:author="PR Preview" w:date="2026-01-01T00:00:00Z">
        <w:r>
          <w:t xml:space="preserve">Then the</w:t>
        </w:r>
      </w:ins>
      <w:ins w:id="11997" w:author="PR Preview" w:date="2026-01-01T00:00:00Z">
        <w:r>
          <w:t xml:space="preserve"> </w:t>
        </w:r>
      </w:ins>
      <w:hyperlink r:id="rId389">
        <w:ins w:id="11998" w:author="PR Preview" w:date="2026-01-01T00:00:00Z">
          <w:r>
            <w:rPr>
              <w:rStyle w:val="Hyperlink"/>
            </w:rPr>
            <w:t xml:space="preserve">Pearson correlation coefficient</w:t>
          </w:r>
        </w:ins>
      </w:hyperlink>
      <w:ins w:id="11999" w:author="PR Preview" w:date="2026-01-01T00:00:00Z">
        <w:r>
          <w:t xml:space="preserve"> </w:t>
        </w:r>
      </w:ins>
      <m:oMath>
        <m:r>
          <m:t>r</m:t>
        </m:r>
      </m:oMath>
      <w:ins w:id="12000" w:author="PR Preview" w:date="2026-01-01T00:00:00Z">
        <w:r>
          <w:t xml:space="preserve"> </w:t>
        </w:r>
      </w:ins>
      <w:ins w:id="12001" w:author="PR Preview" w:date="2026-01-01T00:00:00Z">
        <w:r>
          <w:t xml:space="preserve">of the</w:t>
        </w:r>
      </w:ins>
      <w:ins w:id="12002" w:author="PR Preview" w:date="2026-01-01T00:00:00Z">
        <w:r>
          <w:t xml:space="preserve"> </w:t>
        </w:r>
      </w:ins>
      <m:oMath>
        <m:r>
          <m:t>n</m:t>
        </m:r>
      </m:oMath>
      <w:ins w:id="12003" w:author="PR Preview" w:date="2026-01-01T00:00:00Z">
        <w:r>
          <w:t xml:space="preserve"> </w:t>
        </w:r>
      </w:ins>
      <w:ins w:id="12004" w:author="PR Preview" w:date="2026-01-01T00:00:00Z">
        <w:r>
          <w:t xml:space="preserve">pairs</w:t>
        </w:r>
      </w:ins>
      <w:ins w:id="12005"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2006" w:author="PR Preview" w:date="2026-01-01T00:00:00Z">
        <w:r>
          <w:t xml:space="preserve"> </w:t>
        </w:r>
      </w:ins>
      <w:ins w:id="12007" w:author="PR Preview" w:date="2026-01-01T00:00:00Z">
        <w:r>
          <w:t xml:space="preserve">is the cosine similarity (</w:t>
        </w:r>
      </w:ins>
      <w:hyperlink w:anchor="def-cosine-similarity">
        <w:ins w:id="12008" w:author="PR Preview" w:date="2026-01-01T00:00:00Z">
          <w:r>
            <w:rPr>
              <w:rStyle w:val="Hyperlink"/>
            </w:rPr>
            <w:t xml:space="preserve">Definition 75</w:t>
          </w:r>
        </w:ins>
      </w:hyperlink>
      <w:ins w:id="12009" w:author="PR Preview" w:date="2026-01-01T00:00:00Z">
        <w:r>
          <w:t xml:space="preserve">) of the centered vectors:</w:t>
        </w:r>
      </w:ins>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del w:id="12010" w:author="PR Preview" w:date="2026-01-01T00:00:00Z">
        <w:r>
          <w:rPr>
            <w:b/>
            <w:bCs/>
          </w:rPr>
          <w:delText xml:space="preserve">Example 114 (Centering changes the cosine similarity)</w:delText>
        </w:r>
      </w:del>
      <w:del w:id="12011" w:author="PR Preview" w:date="2026-01-01T00:00:00Z">
        <w:r>
          <w:delText xml:space="preserve"> </w:delText>
        </w:r>
      </w:del>
      <w:del w:id="12012" w:author="PR Preview" w:date="2026-01-01T00:00:00Z">
        <w:r>
          <w:delText xml:space="preserve">Take</w:delText>
        </w:r>
      </w:del>
      <w:del w:id="12013" w:author="PR Preview" w:date="2026-01-01T00:00:00Z">
        <w:r>
          <w:delText xml:space="preserve"> </w:delText>
        </w:r>
      </w:del>
      <w:del w:id="12014" w:author="PR Preview" w:date="2026-01-01T00:00:00Z">
        <w:r>
          <w:delText xml:space="preserve">$\mathord{\smash[b]{\underset{\raise.3ex\hbox{$\scriptstyle\sim$}}{x}}\vphantom{x}}= (1, 2, 3)$</w:delText>
        </w:r>
      </w:del>
      <w:del w:id="12015" w:author="PR Preview" w:date="2026-01-01T00:00:00Z">
        <w:r>
          <w:delText xml:space="preserve"> </w:delText>
        </w:r>
      </w:del>
      <w:del w:id="12016" w:author="PR Preview" w:date="2026-01-01T00:00:00Z">
        <w:r>
          <w:delText xml:space="preserve">and</w:delText>
        </w:r>
      </w:del>
      <w:del w:id="12017" w:author="PR Preview" w:date="2026-01-01T00:00:00Z">
        <w:r>
          <w:delText xml:space="preserve"> </w:delText>
        </w:r>
      </w:del>
      <w:del w:id="12018" w:author="PR Preview" w:date="2026-01-01T00:00:00Z">
        <w:r>
          <w:delText xml:space="preserve">$\mathord{\smash[b]{\underset{\raise.3ex\hbox{$\scriptstyle\sim$}}{y}}\vphantom{y}}= (1, 3, 2)$</w:delText>
        </w:r>
      </w:del>
      <w:del w:id="12019" w:author="PR Preview" w:date="2026-01-01T00:00:00Z">
        <w:r>
          <w:delText xml:space="preserve">.</w:delText>
        </w:r>
      </w:del>
      <w:del w:id="12020" w:author="PR Preview" w:date="2026-01-01T00:00:00Z">
        <w:r>
          <w:delText xml:space="preserve"> </w:delText>
        </w:r>
      </w:del>
      <w:del w:id="12021" w:author="PR Preview" w:date="2026-01-01T00:00:00Z">
        <w:r>
          <w:delText xml:space="preserve">Their means are</w:delText>
        </w:r>
      </w:del>
      <w:del w:id="12022"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2023" w:author="PR Preview" w:date="2026-01-01T00:00:00Z">
        <w:r>
          <w:delText xml:space="preserve">, so</w:delText>
        </w:r>
      </w:del>
      <w:del w:id="12024" w:author="PR Preview" w:date="2026-01-01T00:00:00Z">
        <w:r>
          <w:delText xml:space="preserve"> </w:delText>
        </w:r>
      </w:del>
      <w:del w:id="12025" w:author="PR Preview" w:date="2026-01-01T00:00:00Z">
        <w:r>
          <w:delText xml:space="preserve">${\mathord{\smash[b]{\underset{\raise.3ex\hbox{$\scriptstyle\sim$}}{x}}\vphantom{x}}}^{\mathrm{c}} = (-1, 0, 1)$</w:delText>
        </w:r>
      </w:del>
      <w:del w:id="12026" w:author="PR Preview" w:date="2026-01-01T00:00:00Z">
        <w:r>
          <w:delText xml:space="preserve"> </w:delText>
        </w:r>
      </w:del>
      <w:del w:id="12027" w:author="PR Preview" w:date="2026-01-01T00:00:00Z">
        <w:r>
          <w:delText xml:space="preserve">and</w:delText>
        </w:r>
      </w:del>
      <w:del w:id="12028" w:author="PR Preview" w:date="2026-01-01T00:00:00Z">
        <w:r>
          <w:delText xml:space="preserve"> </w:delText>
        </w:r>
      </w:del>
      <w:del w:id="12029" w:author="PR Preview" w:date="2026-01-01T00:00:00Z">
        <w:r>
          <w:delText xml:space="preserve">${\mathord{\smash[b]{\underset{\raise.3ex\hbox{$\scriptstyle\sim$}}{y}}\vphantom{y}}}^{\mathrm{c}} = (-1, 1, 0)$</w:delText>
        </w:r>
      </w:del>
      <w:del w:id="12030" w:author="PR Preview" w:date="2026-01-01T00:00:00Z">
        <w:r>
          <w:delText xml:space="preserve">.</w:delText>
        </w:r>
      </w:del>
      <w:del w:id="12031" w:author="PR Preview" w:date="2026-01-01T00:00:00Z">
        <w:r>
          <w:delText xml:space="preserve"> </w:delText>
        </w:r>
      </w:del>
      <w:del w:id="12032" w:author="PR Preview" w:date="2026-01-01T00:00:00Z">
        <w:r>
          <w:delText xml:space="preserve">Then</w:delText>
        </w:r>
      </w:del>
    </w:p>
    <w:p>
      <w:pPr>
        <w:pStyle w:val="BodyText"/>
      </w:pPr>
      <w:ins w:id="12033" w:author="PR Preview" w:date="2026-01-01T00:00:00Z">
        <w:r>
          <w:rPr>
            <w:b/>
            <w:bCs/>
          </w:rPr>
          <w:t xml:space="preserve">Example 113 (Centering changes the cosine similarity)</w:t>
        </w:r>
      </w:ins>
      <w:ins w:id="12034" w:author="PR Preview" w:date="2026-01-01T00:00:00Z">
        <w:r>
          <w:t xml:space="preserve"> </w:t>
        </w:r>
      </w:ins>
      <w:ins w:id="12035" w:author="PR Preview" w:date="2026-01-01T00:00:00Z">
        <w:r>
          <w:t xml:space="preserve">Take</w:t>
        </w:r>
      </w:ins>
      <w:ins w:id="12036" w:author="PR Preview" w:date="2026-01-01T00:00:00Z">
        <w:r>
          <w:t xml:space="preserve"> </w:t>
        </w:r>
      </w:ins>
      <w:ins w:id="12037" w:author="PR Preview" w:date="2026-01-01T00:00:00Z">
        <w:r>
          <w:t xml:space="preserve">$\mathord{\smash[b]{\underset{\raise.3ex\hbox{$\scriptstyle\sim$}}{x}}\vphantom{x}}= (1, 2, 3)$</w:t>
        </w:r>
      </w:ins>
      <w:ins w:id="12038" w:author="PR Preview" w:date="2026-01-01T00:00:00Z">
        <w:r>
          <w:t xml:space="preserve"> </w:t>
        </w:r>
      </w:ins>
      <w:ins w:id="12039" w:author="PR Preview" w:date="2026-01-01T00:00:00Z">
        <w:r>
          <w:t xml:space="preserve">and</w:t>
        </w:r>
      </w:ins>
      <w:ins w:id="12040" w:author="PR Preview" w:date="2026-01-01T00:00:00Z">
        <w:r>
          <w:t xml:space="preserve"> </w:t>
        </w:r>
      </w:ins>
      <w:ins w:id="12041" w:author="PR Preview" w:date="2026-01-01T00:00:00Z">
        <w:r>
          <w:t xml:space="preserve">$\mathord{\smash[b]{\underset{\raise.3ex\hbox{$\scriptstyle\sim$}}{y}}\vphantom{y}}= (1, 3, 2)$</w:t>
        </w:r>
      </w:ins>
      <w:ins w:id="12042" w:author="PR Preview" w:date="2026-01-01T00:00:00Z">
        <w:r>
          <w:t xml:space="preserve">.</w:t>
        </w:r>
      </w:ins>
      <w:ins w:id="12043" w:author="PR Preview" w:date="2026-01-01T00:00:00Z">
        <w:r>
          <w:t xml:space="preserve"> </w:t>
        </w:r>
      </w:ins>
      <w:ins w:id="12044" w:author="PR Preview" w:date="2026-01-01T00:00:00Z">
        <w:r>
          <w:t xml:space="preserve">Their means are</w:t>
        </w:r>
      </w:ins>
      <w:ins w:id="12045" w:author="PR Preview" w:date="2026-01-01T00:00:00Z">
        <w:r>
          <w:t xml:space="preserve"> </w:t>
        </w:r>
      </w:ins>
      <m:oMath>
        <m:acc>
          <m:accPr>
            <m:chr m:val="‾"/>
          </m:accPr>
          <m:e>
            <m:r>
              <m:t>x</m:t>
            </m:r>
          </m:e>
        </m:acc>
        <m:r>
          <m:rPr>
            <m:sty m:val="p"/>
          </m:rPr>
          <m:t>=</m:t>
        </m:r>
        <m:acc>
          <m:accPr>
            <m:chr m:val="‾"/>
          </m:accPr>
          <m:e>
            <m:r>
              <m:t>y</m:t>
            </m:r>
          </m:e>
        </m:acc>
        <m:r>
          <m:rPr>
            <m:sty m:val="p"/>
          </m:rPr>
          <m:t>=</m:t>
        </m:r>
        <m:r>
          <m:t>2</m:t>
        </m:r>
      </m:oMath>
      <w:ins w:id="12046" w:author="PR Preview" w:date="2026-01-01T00:00:00Z">
        <w:r>
          <w:t xml:space="preserve">, so</w:t>
        </w:r>
      </w:ins>
      <w:ins w:id="12047" w:author="PR Preview" w:date="2026-01-01T00:00:00Z">
        <w:r>
          <w:t xml:space="preserve"> </w:t>
        </w:r>
      </w:ins>
      <w:ins w:id="12048" w:author="PR Preview" w:date="2026-01-01T00:00:00Z">
        <w:r>
          <w:t xml:space="preserve">${\mathord{\smash[b]{\underset{\raise.3ex\hbox{$\scriptstyle\sim$}}{x}}\vphantom{x}}}^{\mathrm{c}} = (-1, 0, 1)$</w:t>
        </w:r>
      </w:ins>
      <w:ins w:id="12049" w:author="PR Preview" w:date="2026-01-01T00:00:00Z">
        <w:r>
          <w:t xml:space="preserve"> </w:t>
        </w:r>
      </w:ins>
      <w:ins w:id="12050" w:author="PR Preview" w:date="2026-01-01T00:00:00Z">
        <w:r>
          <w:t xml:space="preserve">and</w:t>
        </w:r>
      </w:ins>
      <w:ins w:id="12051" w:author="PR Preview" w:date="2026-01-01T00:00:00Z">
        <w:r>
          <w:t xml:space="preserve"> </w:t>
        </w:r>
      </w:ins>
      <w:ins w:id="12052" w:author="PR Preview" w:date="2026-01-01T00:00:00Z">
        <w:r>
          <w:t xml:space="preserve">${\mathord{\smash[b]{\underset{\raise.3ex\hbox{$\scriptstyle\sim$}}{y}}\vphantom{y}}}^{\mathrm{c}} = (-1, 1, 0)$</w:t>
        </w:r>
      </w:ins>
      <w:ins w:id="12053" w:author="PR Preview" w:date="2026-01-01T00:00:00Z">
        <w:r>
          <w:t xml:space="preserve">.</w:t>
        </w:r>
      </w:ins>
      <w:ins w:id="12054" w:author="PR Preview" w:date="2026-01-01T00:00:00Z">
        <w:r>
          <w:t xml:space="preserve"> </w:t>
        </w:r>
      </w:ins>
      <w:ins w:id="12055" w:author="PR Preview" w:date="2026-01-01T00:00:00Z">
        <w:r>
          <w:t xml:space="preserve">Then</w:t>
        </w:r>
      </w:ins>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del w:id="12056" w:author="PR Preview" w:date="2026-01-01T00:00:00Z">
        <w:r>
          <w:rPr>
            <w:b/>
            <w:bCs/>
          </w:rPr>
          <w:delText xml:space="preserve">Theorem 64 (The dot product of a vector with a linear combination)</w:delText>
        </w:r>
      </w:del>
      <w:del w:id="12057" w:author="PR Preview" w:date="2026-01-01T00:00:00Z">
        <w:r>
          <w:delText xml:space="preserve"> </w:delText>
        </w:r>
      </w:del>
      <w:del w:id="12058" w:author="PR Preview" w:date="2026-01-01T00:00:00Z">
        <w:r>
          <w:delText xml:space="preserve">For vectors</w:delText>
        </w:r>
      </w:del>
      <w:del w:id="12059" w:author="PR Preview" w:date="2026-01-01T00:00:00Z">
        <w:r>
          <w:delText xml:space="preserve"> </w:delText>
        </w:r>
      </w:del>
      <w:del w:id="12060" w:author="PR Preview" w:date="2026-01-01T00:00:00Z">
        <w:r>
          <w:delText xml:space="preserve">$\mathord{\smash[b]{\underset{\raise.3ex\hbox{$\scriptstyle\sim$}}{x}}\vphantom{x}}, \mathord{\smash[b]{\underset{\raise.3ex\hbox{$\scriptstyle\sim$}}{u}}\vphantom{u}}_1, \ldots, \mathord{\smash[b]{\underset{\raise.3ex\hbox{$\scriptstyle\sim$}}{u}}\vphantom{u}}_k \in \mathbb{R}^p$</w:delText>
        </w:r>
      </w:del>
      <w:del w:id="12061" w:author="PR Preview" w:date="2026-01-01T00:00:00Z">
        <w:r>
          <w:delText xml:space="preserve"> </w:delText>
        </w:r>
      </w:del>
      <w:del w:id="12062" w:author="PR Preview" w:date="2026-01-01T00:00:00Z">
        <w:r>
          <w:delText xml:space="preserve">and numbers</w:delText>
        </w:r>
      </w:del>
      <w:del w:id="1206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2064" w:author="PR Preview" w:date="2026-01-01T00:00:00Z">
        <w:r>
          <w:delText xml:space="preserve">, with</w:delText>
        </w:r>
      </w:del>
      <w:del w:id="12065" w:author="PR Preview" w:date="2026-01-01T00:00:00Z">
        <w:r>
          <w:delText xml:space="preserve"> </w:delText>
        </w:r>
      </w:del>
      <m:oMath>
        <m:r>
          <m:t>k</m:t>
        </m:r>
        <m:r>
          <m:rPr>
            <m:sty m:val="p"/>
          </m:rPr>
          <m:t>≥</m:t>
        </m:r>
        <m:r>
          <m:t>1</m:t>
        </m:r>
      </m:oMath>
      <w:del w:id="12066" w:author="PR Preview" w:date="2026-01-01T00:00:00Z">
        <w:r>
          <w:delText xml:space="preserve">,</w:delText>
        </w:r>
      </w:del>
    </w:p>
    <w:p>
      <w:pPr>
        <w:pStyle w:val="BodyText"/>
      </w:pPr>
      <w:ins w:id="12067" w:author="PR Preview" w:date="2026-01-01T00:00:00Z">
        <w:r>
          <w:rPr>
            <w:b/>
            <w:bCs/>
          </w:rPr>
          <w:t xml:space="preserve">Theorem 63 (The dot product of a vector with a linear combination)</w:t>
        </w:r>
      </w:ins>
      <w:ins w:id="12068" w:author="PR Preview" w:date="2026-01-01T00:00:00Z">
        <w:r>
          <w:t xml:space="preserve"> </w:t>
        </w:r>
      </w:ins>
      <w:ins w:id="12069" w:author="PR Preview" w:date="2026-01-01T00:00:00Z">
        <w:r>
          <w:t xml:space="preserve">For vectors</w:t>
        </w:r>
      </w:ins>
      <w:ins w:id="12070" w:author="PR Preview" w:date="2026-01-01T00:00:00Z">
        <w:r>
          <w:t xml:space="preserve"> </w:t>
        </w:r>
      </w:ins>
      <w:ins w:id="12071" w:author="PR Preview" w:date="2026-01-01T00:00:00Z">
        <w:r>
          <w:t xml:space="preserve">$\mathord{\smash[b]{\underset{\raise.3ex\hbox{$\scriptstyle\sim$}}{x}}\vphantom{x}}, \mathord{\smash[b]{\underset{\raise.3ex\hbox{$\scriptstyle\sim$}}{u}}\vphantom{u}}_1, \ldots, \mathord{\smash[b]{\underset{\raise.3ex\hbox{$\scriptstyle\sim$}}{u}}\vphantom{u}}_k \in \mathbb{R}^p$</w:t>
        </w:r>
      </w:ins>
      <w:ins w:id="12072" w:author="PR Preview" w:date="2026-01-01T00:00:00Z">
        <w:r>
          <w:t xml:space="preserve"> </w:t>
        </w:r>
      </w:ins>
      <w:ins w:id="12073" w:author="PR Preview" w:date="2026-01-01T00:00:00Z">
        <w:r>
          <w:t xml:space="preserve">and numbers</w:t>
        </w:r>
      </w:ins>
      <w:ins w:id="1207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2075" w:author="PR Preview" w:date="2026-01-01T00:00:00Z">
        <w:r>
          <w:t xml:space="preserve">, with</w:t>
        </w:r>
      </w:ins>
      <w:ins w:id="12076" w:author="PR Preview" w:date="2026-01-01T00:00:00Z">
        <w:r>
          <w:t xml:space="preserve"> </w:t>
        </w:r>
      </w:ins>
      <m:oMath>
        <m:r>
          <m:t>k</m:t>
        </m:r>
        <m:r>
          <m:rPr>
            <m:sty m:val="p"/>
          </m:rPr>
          <m:t>≥</m:t>
        </m:r>
        <m:r>
          <m:t>1</m:t>
        </m:r>
      </m:oMath>
      <w:ins w:id="12077" w:author="PR Preview" w:date="2026-01-01T00:00:00Z">
        <w:r>
          <w:t xml:space="preserve">,</w:t>
        </w:r>
      </w:ins>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del w:id="12078" w:author="PR Preview" w:date="2026-01-01T00:00:00Z">
        <w:r>
          <w:rPr>
            <w:b/>
            <w:bCs/>
          </w:rPr>
          <w:delText xml:space="preserve">Example 115 (Dotting with a combination of three vectors)</w:delText>
        </w:r>
      </w:del>
      <w:del w:id="12079" w:author="PR Preview" w:date="2026-01-01T00:00:00Z">
        <w:r>
          <w:delText xml:space="preserve"> </w:delText>
        </w:r>
      </w:del>
      <w:del w:id="12080" w:author="PR Preview" w:date="2026-01-01T00:00:00Z">
        <w:r>
          <w:delText xml:space="preserve">Let</w:delText>
        </w:r>
      </w:del>
      <w:del w:id="12081" w:author="PR Preview" w:date="2026-01-01T00:00:00Z">
        <w:r>
          <w:delText xml:space="preserve"> </w:delText>
        </w:r>
      </w:del>
      <w:del w:id="12082" w:author="PR Preview" w:date="2026-01-01T00:00:00Z">
        <w:r>
          <w:delText xml:space="preserve">$\mathord{\smash[b]{\underset{\raise.3ex\hbox{$\scriptstyle\sim$}}{x}}\vphantom{x}} = (1, 2, 3)$</w:delText>
        </w:r>
      </w:del>
      <w:del w:id="12083" w:author="PR Preview" w:date="2026-01-01T00:00:00Z">
        <w:r>
          <w:delText xml:space="preserve"> </w:delText>
        </w:r>
      </w:del>
      <w:del w:id="12084" w:author="PR Preview" w:date="2026-01-01T00:00:00Z">
        <w:r>
          <w:delText xml:space="preserve">and take the combination</w:delText>
        </w:r>
      </w:del>
      <w:del w:id="12085"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2086" w:author="PR Preview" w:date="2026-01-01T00:00:00Z">
        <w:r>
          <w:delText xml:space="preserve">.</w:delText>
        </w:r>
      </w:del>
      <w:del w:id="12087" w:author="PR Preview" w:date="2026-01-01T00:00:00Z">
        <w:r>
          <w:delText xml:space="preserve"> </w:delText>
        </w:r>
      </w:del>
      <w:del w:id="12088" w:author="PR Preview" w:date="2026-01-01T00:00:00Z">
        <w:r>
          <w:delText xml:space="preserve">Directly,</w:delText>
        </w:r>
      </w:del>
    </w:p>
    <w:p>
      <w:pPr>
        <w:pStyle w:val="FirstParagraph"/>
      </w:pPr>
      <w:ins w:id="12089" w:author="PR Preview" w:date="2026-01-01T00:00:00Z">
        <w:r>
          <w:rPr>
            <w:b/>
            <w:bCs/>
          </w:rPr>
          <w:t xml:space="preserve">Example 114 (Dotting with a combination of three vectors)</w:t>
        </w:r>
      </w:ins>
      <w:ins w:id="12090" w:author="PR Preview" w:date="2026-01-01T00:00:00Z">
        <w:r>
          <w:t xml:space="preserve"> </w:t>
        </w:r>
      </w:ins>
      <w:ins w:id="12091" w:author="PR Preview" w:date="2026-01-01T00:00:00Z">
        <w:r>
          <w:t xml:space="preserve">Let</w:t>
        </w:r>
      </w:ins>
      <w:ins w:id="12092" w:author="PR Preview" w:date="2026-01-01T00:00:00Z">
        <w:r>
          <w:t xml:space="preserve"> </w:t>
        </w:r>
      </w:ins>
      <w:ins w:id="12093" w:author="PR Preview" w:date="2026-01-01T00:00:00Z">
        <w:r>
          <w:t xml:space="preserve">$\mathord{\smash[b]{\underset{\raise.3ex\hbox{$\scriptstyle\sim$}}{x}}\vphantom{x}} = (1, 2, 3)$</w:t>
        </w:r>
      </w:ins>
      <w:ins w:id="12094" w:author="PR Preview" w:date="2026-01-01T00:00:00Z">
        <w:r>
          <w:t xml:space="preserve"> </w:t>
        </w:r>
      </w:ins>
      <w:ins w:id="12095" w:author="PR Preview" w:date="2026-01-01T00:00:00Z">
        <w:r>
          <w:t xml:space="preserve">and take the combination</w:t>
        </w:r>
      </w:ins>
      <w:ins w:id="12096"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2097" w:author="PR Preview" w:date="2026-01-01T00:00:00Z">
        <w:r>
          <w:t xml:space="preserve">.</w:t>
        </w:r>
      </w:ins>
      <w:ins w:id="12098" w:author="PR Preview" w:date="2026-01-01T00:00:00Z">
        <w:r>
          <w:t xml:space="preserve"> </w:t>
        </w:r>
      </w:ins>
      <w:ins w:id="12099" w:author="PR Preview" w:date="2026-01-01T00:00:00Z">
        <w:r>
          <w:t xml:space="preserve">Directly,</w:t>
        </w:r>
      </w:ins>
    </w:p>
    <w:p>
      <w:pPr>
        <w:pStyle w:val="BodyText"/>
      </w:pPr>
      <w:r>
        <w:t xml:space="preserve">$$
    \begin{aligned}
    \mathord{\smash[b]{\underset{\raise.3ex\hbox{$\scriptstyle\sim$}}{x}}\vphantom{x}} \cdot (2, -1, 4) &amp;= 2 - 2 + 12 \\
    &amp;= 12.
    \end{aligned}
    $$</w:t>
      </w:r>
    </w:p>
    <w:p>
      <w:pPr>
        <w:pStyle w:val="FirstParagraph"/>
      </w:pPr>
      <w:del w:id="12100" w:author="PR Preview" w:date="2026-01-01T00:00:00Z">
        <w:r>
          <w:delText xml:space="preserve">By</w:delText>
        </w:r>
      </w:del>
      <w:del w:id="12101" w:author="PR Preview" w:date="2026-01-01T00:00:00Z">
        <w:r>
          <w:delText xml:space="preserve"> </w:delText>
        </w:r>
      </w:del>
      <w:hyperlink w:anchor="thm-dot-linear-sum">
        <w:del w:id="12102" w:author="PR Preview" w:date="2026-01-01T00:00:00Z">
          <w:r>
            <w:rPr>
              <w:rStyle w:val="Hyperlink"/>
            </w:rPr>
            <w:delText xml:space="preserve">Theorem 64</w:delText>
          </w:r>
        </w:del>
      </w:hyperlink>
      <w:del w:id="12103" w:author="PR Preview" w:date="2026-01-01T00:00:00Z">
        <w:r>
          <w:delText xml:space="preserve">,</w:delText>
        </w:r>
      </w:del>
      <w:del w:id="12104"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12105" w:author="PR Preview" w:date="2026-01-01T00:00:00Z">
        <w:r>
          <w:delText xml:space="preserve">, the same number.</w:delText>
        </w:r>
      </w:del>
    </w:p>
    <w:p>
      <w:pPr>
        <w:pStyle w:val="BodyText"/>
      </w:pPr>
      <w:del w:id="12106" w:author="PR Preview" w:date="2026-01-01T00:00:00Z">
        <w:r>
          <w:rPr>
            <w:b/>
            <w:bCs/>
          </w:rPr>
          <w:delText xml:space="preserve">Theorem 65 (Orthonormal vectors are linearly independent)</w:delText>
        </w:r>
      </w:del>
      <w:del w:id="12107" w:author="PR Preview" w:date="2026-01-01T00:00:00Z">
        <w:r>
          <w:delText xml:space="preserve"> </w:delText>
        </w:r>
      </w:del>
      <w:del w:id="12108" w:author="PR Preview" w:date="2026-01-01T00:00:00Z">
        <w:r>
          <w:delText xml:space="preserve">If</w:delText>
        </w:r>
      </w:del>
      <w:del w:id="12109" w:author="PR Preview" w:date="2026-01-01T00:00:00Z">
        <w:r>
          <w:delText xml:space="preserve"> </w:delText>
        </w:r>
      </w:del>
      <w:del w:id="12110" w:author="PR Preview" w:date="2026-01-01T00:00:00Z">
        <w:r>
          <w:delText xml:space="preserve">$\mathord{\smash[b]{\underset{\raise.3ex\hbox{$\scriptstyle\sim$}}{q}}\vphantom{q}}_1, \ldots, \mathord{\smash[b]{\underset{\raise.3ex\hbox{$\scriptstyle\sim$}}{q}}\vphantom{q}}_k$</w:delText>
        </w:r>
      </w:del>
      <w:del w:id="12111" w:author="PR Preview" w:date="2026-01-01T00:00:00Z">
        <w:r>
          <w:delText xml:space="preserve"> </w:delText>
        </w:r>
      </w:del>
      <w:del w:id="12112" w:author="PR Preview" w:date="2026-01-01T00:00:00Z">
        <w:r>
          <w:delText xml:space="preserve">are orthonormal (</w:delText>
        </w:r>
      </w:del>
      <w:hyperlink w:anchor="def-orthonormal-vectors">
        <w:del w:id="12113" w:author="PR Preview" w:date="2026-01-01T00:00:00Z">
          <w:r>
            <w:rPr>
              <w:rStyle w:val="Hyperlink"/>
            </w:rPr>
            <w:delText xml:space="preserve">Definition 19</w:delText>
          </w:r>
        </w:del>
      </w:hyperlink>
      <w:del w:id="12114" w:author="PR Preview" w:date="2026-01-01T00:00:00Z">
        <w:r>
          <w:delText xml:space="preserve">),</w:delText>
        </w:r>
      </w:del>
      <w:del w:id="12115" w:author="PR Preview" w:date="2026-01-01T00:00:00Z">
        <w:r>
          <w:delText xml:space="preserve"> </w:delText>
        </w:r>
      </w:del>
      <w:del w:id="12116" w:author="PR Preview" w:date="2026-01-01T00:00:00Z">
        <w:r>
          <w:delText xml:space="preserve">then they are linearly independent (</w:delText>
        </w:r>
      </w:del>
      <w:hyperlink w:anchor="def-linearly-independent">
        <w:del w:id="12117" w:author="PR Preview" w:date="2026-01-01T00:00:00Z">
          <w:r>
            <w:rPr>
              <w:rStyle w:val="Hyperlink"/>
            </w:rPr>
            <w:delText xml:space="preserve">Definition 43</w:delText>
          </w:r>
        </w:del>
      </w:hyperlink>
      <w:del w:id="12118" w:author="PR Preview" w:date="2026-01-01T00:00:00Z">
        <w:r>
          <w:delText xml:space="preserve">).</w:delText>
        </w:r>
      </w:del>
    </w:p>
    <w:p>
      <w:pPr>
        <w:pStyle w:val="FirstParagraph"/>
      </w:pPr>
      <w:ins w:id="12119" w:author="PR Preview" w:date="2026-01-01T00:00:00Z">
        <w:r>
          <w:t xml:space="preserve">By</w:t>
        </w:r>
      </w:ins>
      <w:ins w:id="12120" w:author="PR Preview" w:date="2026-01-01T00:00:00Z">
        <w:r>
          <w:t xml:space="preserve"> </w:t>
        </w:r>
      </w:ins>
      <w:hyperlink w:anchor="thm-dot-linear-sum">
        <w:ins w:id="12121" w:author="PR Preview" w:date="2026-01-01T00:00:00Z">
          <w:r>
            <w:rPr>
              <w:rStyle w:val="Hyperlink"/>
            </w:rPr>
            <w:t xml:space="preserve">Theorem 63</w:t>
          </w:r>
        </w:ins>
      </w:hyperlink>
      <w:ins w:id="12122" w:author="PR Preview" w:date="2026-01-01T00:00:00Z">
        <w:r>
          <w:t xml:space="preserve">,</w:t>
        </w:r>
      </w:ins>
      <w:ins w:id="12123"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12124" w:author="PR Preview" w:date="2026-01-01T00:00:00Z">
        <w:r>
          <w:t xml:space="preserve">, the same number.</w:t>
        </w:r>
      </w:ins>
    </w:p>
    <w:bookmarkEnd w:id="396"/>
    <w:bookmarkStart w:id="397" w:name="thm-orthonormal-independent"/>
    <w:p>
      <w:pPr>
        <w:pStyle w:val="BodyText"/>
      </w:pPr>
      <w:ins w:id="12125" w:author="PR Preview" w:date="2026-01-01T00:00:00Z">
        <w:r>
          <w:rPr>
            <w:b/>
            <w:bCs/>
          </w:rPr>
          <w:t xml:space="preserve">Theorem 64 (Orthonormal vectors are linearly independent)</w:t>
        </w:r>
      </w:ins>
      <w:ins w:id="12126" w:author="PR Preview" w:date="2026-01-01T00:00:00Z">
        <w:r>
          <w:t xml:space="preserve"> </w:t>
        </w:r>
      </w:ins>
      <w:ins w:id="12127" w:author="PR Preview" w:date="2026-01-01T00:00:00Z">
        <w:r>
          <w:t xml:space="preserve">If</w:t>
        </w:r>
      </w:ins>
      <w:ins w:id="12128" w:author="PR Preview" w:date="2026-01-01T00:00:00Z">
        <w:r>
          <w:t xml:space="preserve"> </w:t>
        </w:r>
      </w:ins>
      <w:ins w:id="12129" w:author="PR Preview" w:date="2026-01-01T00:00:00Z">
        <w:r>
          <w:t xml:space="preserve">$\mathord{\smash[b]{\underset{\raise.3ex\hbox{$\scriptstyle\sim$}}{q}}\vphantom{q}}_1, \ldots, \mathord{\smash[b]{\underset{\raise.3ex\hbox{$\scriptstyle\sim$}}{q}}\vphantom{q}}_k$</w:t>
        </w:r>
      </w:ins>
      <w:ins w:id="12130" w:author="PR Preview" w:date="2026-01-01T00:00:00Z">
        <w:r>
          <w:t xml:space="preserve"> </w:t>
        </w:r>
      </w:ins>
      <w:ins w:id="12131" w:author="PR Preview" w:date="2026-01-01T00:00:00Z">
        <w:r>
          <w:t xml:space="preserve">are orthonormal (</w:t>
        </w:r>
      </w:ins>
      <w:hyperlink w:anchor="def-orthonormal-vectors">
        <w:ins w:id="12132" w:author="PR Preview" w:date="2026-01-01T00:00:00Z">
          <w:r>
            <w:rPr>
              <w:rStyle w:val="Hyperlink"/>
            </w:rPr>
            <w:t xml:space="preserve">Definition 19</w:t>
          </w:r>
        </w:ins>
      </w:hyperlink>
      <w:ins w:id="12133" w:author="PR Preview" w:date="2026-01-01T00:00:00Z">
        <w:r>
          <w:t xml:space="preserve">),</w:t>
        </w:r>
      </w:ins>
      <w:ins w:id="12134" w:author="PR Preview" w:date="2026-01-01T00:00:00Z">
        <w:r>
          <w:t xml:space="preserve"> </w:t>
        </w:r>
      </w:ins>
      <w:ins w:id="12135" w:author="PR Preview" w:date="2026-01-01T00:00:00Z">
        <w:r>
          <w:t xml:space="preserve">then they are linearly independent (</w:t>
        </w:r>
      </w:ins>
      <w:hyperlink w:anchor="def-linearly-independent">
        <w:ins w:id="12136" w:author="PR Preview" w:date="2026-01-01T00:00:00Z">
          <w:r>
            <w:rPr>
              <w:rStyle w:val="Hyperlink"/>
            </w:rPr>
            <w:t xml:space="preserve">Definition 43</w:t>
          </w:r>
        </w:ins>
      </w:hyperlink>
      <w:ins w:id="12137" w:author="PR Preview" w:date="2026-01-01T00:00:00Z">
        <w:r>
          <w:t xml:space="preserve">).</w:t>
        </w:r>
      </w:ins>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del w:id="12138" w:author="PR Preview" w:date="2026-01-01T00:00:00Z">
        <w:r>
          <w:delTex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delText>
        </w:r>
      </w:del>
    </w:p>
    <w:p>
      <w:pPr>
        <w:pStyle w:val="BodyText"/>
      </w:pPr>
      <w:ins w:id="12139"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del w:id="12140" w:author="PR Preview" w:date="2026-01-01T00:00:00Z">
        <w:r>
          <w:rPr>
            <w:b/>
            <w:bCs/>
          </w:rPr>
          <w:delText xml:space="preserve">Example 116 (Three orthonormal vectors in</w:delText>
        </w:r>
      </w:del>
      <w:del w:id="12141" w:author="PR Preview" w:date="2026-01-01T00:00:00Z">
        <w:r>
          <w:rPr>
            <w:b/>
            <w:bCs/>
          </w:rPr>
          <w:delText xml:space="preserve"> </w:delText>
        </w:r>
      </w:del>
      <m:oMath>
        <m:sSup>
          <m:e>
            <m:r>
              <m:rPr>
                <m:scr m:val="double-struck"/>
                <m:sty m:val="p"/>
              </m:rPr>
              <m:t>R</m:t>
            </m:r>
          </m:e>
          <m:sup>
            <m:r>
              <m:t>3</m:t>
            </m:r>
          </m:sup>
        </m:sSup>
      </m:oMath>
      <w:del w:id="12142" w:author="PR Preview" w:date="2026-01-01T00:00:00Z">
        <w:r>
          <w:rPr>
            <w:b/>
            <w:bCs/>
          </w:rPr>
          <w:delText xml:space="preserve">)</w:delText>
        </w:r>
      </w:del>
      <w:del w:id="12143" w:author="PR Preview" w:date="2026-01-01T00:00:00Z">
        <w:r>
          <w:delText xml:space="preserve"> </w:delText>
        </w:r>
      </w:del>
      <w:del w:id="12144" w:author="PR Preview" w:date="2026-01-01T00:00:00Z">
        <w:r>
          <w:delText xml:space="preserve">Let</w:delText>
        </w:r>
      </w:del>
    </w:p>
    <w:p>
      <w:pPr>
        <w:pStyle w:val="BodyText"/>
      </w:pPr>
      <w:ins w:id="12145" w:author="PR Preview" w:date="2026-01-01T00:00:00Z">
        <w:r>
          <w:rPr>
            <w:b/>
            <w:bCs/>
          </w:rPr>
          <w:t xml:space="preserve">Example 115 (Three orthonormal vectors in</w:t>
        </w:r>
      </w:ins>
      <w:ins w:id="12146" w:author="PR Preview" w:date="2026-01-01T00:00:00Z">
        <w:r>
          <w:rPr>
            <w:b/>
            <w:bCs/>
          </w:rPr>
          <w:t xml:space="preserve"> </w:t>
        </w:r>
      </w:ins>
      <m:oMath>
        <m:sSup>
          <m:e>
            <m:r>
              <m:rPr>
                <m:scr m:val="double-struck"/>
                <m:sty m:val="p"/>
              </m:rPr>
              <m:t>R</m:t>
            </m:r>
          </m:e>
          <m:sup>
            <m:r>
              <m:t>3</m:t>
            </m:r>
          </m:sup>
        </m:sSup>
      </m:oMath>
      <w:ins w:id="12147" w:author="PR Preview" w:date="2026-01-01T00:00:00Z">
        <w:r>
          <w:rPr>
            <w:b/>
            <w:bCs/>
          </w:rPr>
          <w:t xml:space="preserve">)</w:t>
        </w:r>
      </w:ins>
      <w:ins w:id="12148" w:author="PR Preview" w:date="2026-01-01T00:00:00Z">
        <w:r>
          <w:t xml:space="preserve"> </w:t>
        </w:r>
      </w:ins>
      <w:ins w:id="12149" w:author="PR Preview" w:date="2026-01-01T00:00:00Z">
        <w:r>
          <w:t xml:space="preserve">Let</w:t>
        </w:r>
      </w:ins>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del w:id="12150" w:author="PR Preview" w:date="2026-01-01T00:00:00Z">
        <w:r>
          <w:delText xml:space="preserve">So by</w:delText>
        </w:r>
      </w:del>
      <w:del w:id="12151" w:author="PR Preview" w:date="2026-01-01T00:00:00Z">
        <w:r>
          <w:delText xml:space="preserve"> </w:delText>
        </w:r>
      </w:del>
      <w:hyperlink w:anchor="thm-orthonormal-independent">
        <w:del w:id="12152" w:author="PR Preview" w:date="2026-01-01T00:00:00Z">
          <w:r>
            <w:rPr>
              <w:rStyle w:val="Hyperlink"/>
            </w:rPr>
            <w:delText xml:space="preserve">Theorem 65</w:delText>
          </w:r>
        </w:del>
      </w:hyperlink>
      <w:del w:id="12153" w:author="PR Preview" w:date="2026-01-01T00:00:00Z">
        <w:r>
          <w:delText xml:space="preserve"> </w:delText>
        </w:r>
      </w:del>
      <w:del w:id="12154" w:author="PR Preview" w:date="2026-01-01T00:00:00Z">
        <w:r>
          <w:delText xml:space="preserve">they are linearly independent,</w:delText>
        </w:r>
      </w:del>
      <w:del w:id="12155" w:author="PR Preview" w:date="2026-01-01T00:00:00Z">
        <w:r>
          <w:delText xml:space="preserve"> </w:delText>
        </w:r>
      </w:del>
      <w:del w:id="12156" w:author="PR Preview" w:date="2026-01-01T00:00:00Z">
        <w:r>
          <w:delText xml:space="preserve">with no need to solve</w:delText>
        </w:r>
      </w:del>
      <w:del w:id="12157" w:author="PR Preview" w:date="2026-01-01T00:00:00Z">
        <w:r>
          <w:delText xml:space="preserve"> </w:delText>
        </w:r>
      </w:del>
      <w:del w:id="12158" w:author="PR Preview" w:date="2026-01-01T00:00:00Z">
        <w:r>
          <w:delText xml:space="preserve">$c_1 \mathord{\smash[b]{\underset{\raise.3ex\hbox{$\scriptstyle\sim$}}{q}}\vphantom{q}}_1 + c_2 \mathord{\smash[b]{\underset{\raise.3ex\hbox{$\scriptstyle\sim$}}{q}}\vphantom{q}}_2 + c_3 \mathord{\smash[b]{\underset{\raise.3ex\hbox{$\scriptstyle\sim$}}{q}}\vphantom{q}}_3 = \mathord{\smash[b]{\underset{\raise.3ex\hbox{$\scriptstyle\sim$}}{0}}\vphantom{0}}$</w:delText>
        </w:r>
      </w:del>
      <w:del w:id="12159" w:author="PR Preview" w:date="2026-01-01T00:00:00Z">
        <w:r>
          <w:delText xml:space="preserve">.</w:delText>
        </w:r>
      </w:del>
    </w:p>
    <w:p>
      <w:pPr>
        <w:pStyle w:val="FirstParagraph"/>
      </w:pPr>
      <w:ins w:id="12160" w:author="PR Preview" w:date="2026-01-01T00:00:00Z">
        <w:r>
          <w:t xml:space="preserve">So by</w:t>
        </w:r>
      </w:ins>
      <w:ins w:id="12161" w:author="PR Preview" w:date="2026-01-01T00:00:00Z">
        <w:r>
          <w:t xml:space="preserve"> </w:t>
        </w:r>
      </w:ins>
      <w:hyperlink w:anchor="thm-orthonormal-independent">
        <w:ins w:id="12162" w:author="PR Preview" w:date="2026-01-01T00:00:00Z">
          <w:r>
            <w:rPr>
              <w:rStyle w:val="Hyperlink"/>
            </w:rPr>
            <w:t xml:space="preserve">Theorem 64</w:t>
          </w:r>
        </w:ins>
      </w:hyperlink>
      <w:ins w:id="12163" w:author="PR Preview" w:date="2026-01-01T00:00:00Z">
        <w:r>
          <w:t xml:space="preserve"> </w:t>
        </w:r>
      </w:ins>
      <w:ins w:id="12164" w:author="PR Preview" w:date="2026-01-01T00:00:00Z">
        <w:r>
          <w:t xml:space="preserve">they are linearly independent,</w:t>
        </w:r>
      </w:ins>
      <w:ins w:id="12165" w:author="PR Preview" w:date="2026-01-01T00:00:00Z">
        <w:r>
          <w:t xml:space="preserve"> </w:t>
        </w:r>
      </w:ins>
      <w:ins w:id="12166" w:author="PR Preview" w:date="2026-01-01T00:00:00Z">
        <w:r>
          <w:t xml:space="preserve">with no need to solve</w:t>
        </w:r>
      </w:ins>
      <w:ins w:id="12167" w:author="PR Preview" w:date="2026-01-01T00:00:00Z">
        <w:r>
          <w:t xml:space="preserve"> </w:t>
        </w:r>
      </w:ins>
      <w:ins w:id="12168"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2169"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del w:id="12170" w:author="PR Preview" w:date="2026-01-01T00:00:00Z">
        <w:r>
          <w:rPr>
            <w:b/>
            <w:bCs/>
          </w:rPr>
          <w:delText xml:space="preserve">Definition 77 (Orthonormal basis)</w:delText>
        </w:r>
      </w:del>
      <w:del w:id="12171" w:author="PR Preview" w:date="2026-01-01T00:00:00Z">
        <w:r>
          <w:delText xml:space="preserve"> </w:delText>
        </w:r>
      </w:del>
      <w:del w:id="12172" w:author="PR Preview" w:date="2026-01-01T00:00:00Z">
        <w:r>
          <w:delText xml:space="preserve">An</w:delText>
        </w:r>
      </w:del>
      <w:del w:id="12173" w:author="PR Preview" w:date="2026-01-01T00:00:00Z">
        <w:r>
          <w:delText xml:space="preserve"> </w:delText>
        </w:r>
      </w:del>
      <w:del w:id="12174" w:author="PR Preview" w:date="2026-01-01T00:00:00Z">
        <w:r>
          <w:rPr>
            <w:b/>
            <w:bCs/>
          </w:rPr>
          <w:delText xml:space="preserve">orthonormal basis</w:delText>
        </w:r>
      </w:del>
      <w:del w:id="12175" w:author="PR Preview" w:date="2026-01-01T00:00:00Z">
        <w:r>
          <w:delText xml:space="preserve"> </w:delText>
        </w:r>
      </w:del>
      <w:del w:id="12176" w:author="PR Preview" w:date="2026-01-01T00:00:00Z">
        <w:r>
          <w:delText xml:space="preserve">[60]</w:delText>
        </w:r>
      </w:del>
      <w:del w:id="12177" w:author="PR Preview" w:date="2026-01-01T00:00:00Z">
        <w:r>
          <w:delText xml:space="preserve"> </w:delText>
        </w:r>
      </w:del>
      <w:del w:id="12178" w:author="PR Preview" w:date="2026-01-01T00:00:00Z">
        <w:r>
          <w:delText xml:space="preserve">of a subspace</w:delText>
        </w:r>
      </w:del>
      <w:del w:id="12179" w:author="PR Preview" w:date="2026-01-01T00:00:00Z">
        <w:r>
          <w:delText xml:space="preserve"> </w:delText>
        </w:r>
      </w:del>
      <m:oMath>
        <m:r>
          <m:rPr>
            <m:scr m:val="script"/>
            <m:sty m:val="p"/>
          </m:rPr>
          <m:t>S</m:t>
        </m:r>
      </m:oMath>
      <w:del w:id="12180" w:author="PR Preview" w:date="2026-01-01T00:00:00Z">
        <w:r>
          <w:delText xml:space="preserve"> </w:delText>
        </w:r>
      </w:del>
      <w:del w:id="12181" w:author="PR Preview" w:date="2026-01-01T00:00:00Z">
        <w:r>
          <w:delText xml:space="preserve">of</w:delText>
        </w:r>
      </w:del>
      <w:del w:id="12182" w:author="PR Preview" w:date="2026-01-01T00:00:00Z">
        <w:r>
          <w:delText xml:space="preserve"> </w:delText>
        </w:r>
      </w:del>
      <m:oMath>
        <m:sSup>
          <m:e>
            <m:r>
              <m:rPr>
                <m:scr m:val="double-struck"/>
                <m:sty m:val="p"/>
              </m:rPr>
              <m:t>R</m:t>
            </m:r>
          </m:e>
          <m:sup>
            <m:r>
              <m:t>p</m:t>
            </m:r>
          </m:sup>
        </m:sSup>
      </m:oMath>
      <w:del w:id="12183" w:author="PR Preview" w:date="2026-01-01T00:00:00Z">
        <w:r>
          <w:delText xml:space="preserve"> </w:delText>
        </w:r>
      </w:del>
      <w:del w:id="12184" w:author="PR Preview" w:date="2026-01-01T00:00:00Z">
        <w:r>
          <w:delText xml:space="preserve">is a basis of</w:delText>
        </w:r>
      </w:del>
      <w:del w:id="12185" w:author="PR Preview" w:date="2026-01-01T00:00:00Z">
        <w:r>
          <w:delText xml:space="preserve"> </w:delText>
        </w:r>
      </w:del>
      <m:oMath>
        <m:r>
          <m:rPr>
            <m:scr m:val="script"/>
            <m:sty m:val="p"/>
          </m:rPr>
          <m:t>S</m:t>
        </m:r>
      </m:oMath>
      <w:del w:id="12186" w:author="PR Preview" w:date="2026-01-01T00:00:00Z">
        <w:r>
          <w:delText xml:space="preserve"> </w:delText>
        </w:r>
      </w:del>
      <w:del w:id="12187" w:author="PR Preview" w:date="2026-01-01T00:00:00Z">
        <w:r>
          <w:delText xml:space="preserve">(</w:delText>
        </w:r>
      </w:del>
      <w:hyperlink w:anchor="def-basis">
        <w:del w:id="12188" w:author="PR Preview" w:date="2026-01-01T00:00:00Z">
          <w:r>
            <w:rPr>
              <w:rStyle w:val="Hyperlink"/>
            </w:rPr>
            <w:delText xml:space="preserve">Definition 48</w:delText>
          </w:r>
        </w:del>
      </w:hyperlink>
      <w:del w:id="12189" w:author="PR Preview" w:date="2026-01-01T00:00:00Z">
        <w:r>
          <w:delText xml:space="preserve">)</w:delText>
        </w:r>
      </w:del>
      <w:del w:id="12190" w:author="PR Preview" w:date="2026-01-01T00:00:00Z">
        <w:r>
          <w:delText xml:space="preserve"> </w:delText>
        </w:r>
      </w:del>
      <w:del w:id="12191" w:author="PR Preview" w:date="2026-01-01T00:00:00Z">
        <w:r>
          <w:delText xml:space="preserve">whose vectors are orthonormal (</w:delText>
        </w:r>
      </w:del>
      <w:hyperlink w:anchor="def-orthonormal-vectors">
        <w:del w:id="12192" w:author="PR Preview" w:date="2026-01-01T00:00:00Z">
          <w:r>
            <w:rPr>
              <w:rStyle w:val="Hyperlink"/>
            </w:rPr>
            <w:delText xml:space="preserve">Definition 19</w:delText>
          </w:r>
        </w:del>
      </w:hyperlink>
      <w:del w:id="12193" w:author="PR Preview" w:date="2026-01-01T00:00:00Z">
        <w:r>
          <w:delText xml:space="preserve">).</w:delText>
        </w:r>
      </w:del>
    </w:p>
    <w:p>
      <w:pPr>
        <w:pStyle w:val="BodyText"/>
      </w:pPr>
      <w:del w:id="12194" w:author="PR Preview" w:date="2026-01-01T00:00:00Z">
        <w:r>
          <w:rPr>
            <w:b/>
            <w:bCs/>
          </w:rPr>
          <w:delText xml:space="preserve">Example 117 (Orthonormal bases of</w:delText>
        </w:r>
      </w:del>
      <w:del w:id="12195" w:author="PR Preview" w:date="2026-01-01T00:00:00Z">
        <w:r>
          <w:rPr>
            <w:b/>
            <w:bCs/>
          </w:rPr>
          <w:delText xml:space="preserve"> </w:delText>
        </w:r>
      </w:del>
      <m:oMath>
        <m:sSup>
          <m:e>
            <m:r>
              <m:rPr>
                <m:scr m:val="double-struck"/>
                <m:sty m:val="p"/>
              </m:rPr>
              <m:t>R</m:t>
            </m:r>
          </m:e>
          <m:sup>
            <m:r>
              <m:t>3</m:t>
            </m:r>
          </m:sup>
        </m:sSup>
      </m:oMath>
      <w:del w:id="12196" w:author="PR Preview" w:date="2026-01-01T00:00:00Z">
        <w:r>
          <w:rPr>
            <w:b/>
            <w:bCs/>
          </w:rPr>
          <w:delText xml:space="preserve">)</w:delText>
        </w:r>
      </w:del>
      <w:del w:id="12197" w:author="PR Preview" w:date="2026-01-01T00:00:00Z">
        <w:r>
          <w:delText xml:space="preserve"> </w:delText>
        </w:r>
      </w:del>
      <w:del w:id="12198" w:author="PR Preview" w:date="2026-01-01T00:00:00Z">
        <w:r>
          <w:delText xml:space="preserve"> </w:delText>
        </w:r>
      </w:del>
    </w:p>
    <w:p>
      <w:pPr>
        <w:pStyle w:val="BodyText"/>
      </w:pPr>
      <w:ins w:id="12199" w:author="PR Preview" w:date="2026-01-01T00:00:00Z">
        <w:r>
          <w:rPr>
            <w:b/>
            <w:bCs/>
          </w:rPr>
          <w:t xml:space="preserve">Definition 77 (Orthonormal basis)</w:t>
        </w:r>
      </w:ins>
      <w:ins w:id="12200" w:author="PR Preview" w:date="2026-01-01T00:00:00Z">
        <w:r>
          <w:t xml:space="preserve"> </w:t>
        </w:r>
      </w:ins>
      <w:ins w:id="12201" w:author="PR Preview" w:date="2026-01-01T00:00:00Z">
        <w:r>
          <w:t xml:space="preserve">An</w:t>
        </w:r>
      </w:ins>
      <w:ins w:id="12202" w:author="PR Preview" w:date="2026-01-01T00:00:00Z">
        <w:r>
          <w:t xml:space="preserve"> </w:t>
        </w:r>
      </w:ins>
      <w:ins w:id="12203" w:author="PR Preview" w:date="2026-01-01T00:00:00Z">
        <w:r>
          <w:rPr>
            <w:b/>
            <w:bCs/>
          </w:rPr>
          <w:t xml:space="preserve">orthonormal basis</w:t>
        </w:r>
      </w:ins>
      <w:ins w:id="12204" w:author="PR Preview" w:date="2026-01-01T00:00:00Z">
        <w:r>
          <w:t xml:space="preserve"> </w:t>
        </w:r>
      </w:ins>
      <w:ins w:id="12205" w:author="PR Preview" w:date="2026-01-01T00:00:00Z">
        <w:r>
          <w:t xml:space="preserve">[57]</w:t>
        </w:r>
      </w:ins>
      <w:ins w:id="12206" w:author="PR Preview" w:date="2026-01-01T00:00:00Z">
        <w:r>
          <w:t xml:space="preserve"> </w:t>
        </w:r>
      </w:ins>
      <w:ins w:id="12207" w:author="PR Preview" w:date="2026-01-01T00:00:00Z">
        <w:r>
          <w:t xml:space="preserve">of a subspace</w:t>
        </w:r>
      </w:ins>
      <w:ins w:id="12208" w:author="PR Preview" w:date="2026-01-01T00:00:00Z">
        <w:r>
          <w:t xml:space="preserve"> </w:t>
        </w:r>
      </w:ins>
      <m:oMath>
        <m:r>
          <m:rPr>
            <m:scr m:val="script"/>
            <m:sty m:val="p"/>
          </m:rPr>
          <m:t>S</m:t>
        </m:r>
      </m:oMath>
      <w:ins w:id="12209" w:author="PR Preview" w:date="2026-01-01T00:00:00Z">
        <w:r>
          <w:t xml:space="preserve"> </w:t>
        </w:r>
      </w:ins>
      <w:ins w:id="12210" w:author="PR Preview" w:date="2026-01-01T00:00:00Z">
        <w:r>
          <w:t xml:space="preserve">of</w:t>
        </w:r>
      </w:ins>
      <w:ins w:id="12211" w:author="PR Preview" w:date="2026-01-01T00:00:00Z">
        <w:r>
          <w:t xml:space="preserve"> </w:t>
        </w:r>
      </w:ins>
      <m:oMath>
        <m:sSup>
          <m:e>
            <m:r>
              <m:rPr>
                <m:scr m:val="double-struck"/>
                <m:sty m:val="p"/>
              </m:rPr>
              <m:t>R</m:t>
            </m:r>
          </m:e>
          <m:sup>
            <m:r>
              <m:t>p</m:t>
            </m:r>
          </m:sup>
        </m:sSup>
      </m:oMath>
      <w:ins w:id="12212" w:author="PR Preview" w:date="2026-01-01T00:00:00Z">
        <w:r>
          <w:t xml:space="preserve"> </w:t>
        </w:r>
      </w:ins>
      <w:ins w:id="12213" w:author="PR Preview" w:date="2026-01-01T00:00:00Z">
        <w:r>
          <w:t xml:space="preserve">is a basis of</w:t>
        </w:r>
      </w:ins>
      <w:ins w:id="12214" w:author="PR Preview" w:date="2026-01-01T00:00:00Z">
        <w:r>
          <w:t xml:space="preserve"> </w:t>
        </w:r>
      </w:ins>
      <m:oMath>
        <m:r>
          <m:rPr>
            <m:scr m:val="script"/>
            <m:sty m:val="p"/>
          </m:rPr>
          <m:t>S</m:t>
        </m:r>
      </m:oMath>
      <w:ins w:id="12215" w:author="PR Preview" w:date="2026-01-01T00:00:00Z">
        <w:r>
          <w:t xml:space="preserve"> </w:t>
        </w:r>
      </w:ins>
      <w:ins w:id="12216" w:author="PR Preview" w:date="2026-01-01T00:00:00Z">
        <w:r>
          <w:t xml:space="preserve">(</w:t>
        </w:r>
      </w:ins>
      <w:hyperlink w:anchor="def-basis">
        <w:ins w:id="12217" w:author="PR Preview" w:date="2026-01-01T00:00:00Z">
          <w:r>
            <w:rPr>
              <w:rStyle w:val="Hyperlink"/>
            </w:rPr>
            <w:t xml:space="preserve">Definition 48</w:t>
          </w:r>
        </w:ins>
      </w:hyperlink>
      <w:ins w:id="12218" w:author="PR Preview" w:date="2026-01-01T00:00:00Z">
        <w:r>
          <w:t xml:space="preserve">)</w:t>
        </w:r>
      </w:ins>
      <w:ins w:id="12219" w:author="PR Preview" w:date="2026-01-01T00:00:00Z">
        <w:r>
          <w:t xml:space="preserve"> </w:t>
        </w:r>
      </w:ins>
      <w:ins w:id="12220" w:author="PR Preview" w:date="2026-01-01T00:00:00Z">
        <w:r>
          <w:t xml:space="preserve">whose vectors are orthonormal (</w:t>
        </w:r>
      </w:ins>
      <w:hyperlink w:anchor="def-orthonormal-vectors">
        <w:ins w:id="12221" w:author="PR Preview" w:date="2026-01-01T00:00:00Z">
          <w:r>
            <w:rPr>
              <w:rStyle w:val="Hyperlink"/>
            </w:rPr>
            <w:t xml:space="preserve">Definition 19</w:t>
          </w:r>
        </w:ins>
      </w:hyperlink>
      <w:ins w:id="12222" w:author="PR Preview" w:date="2026-01-01T00:00:00Z">
        <w:r>
          <w:t xml:space="preserve">).</w:t>
        </w:r>
      </w:ins>
    </w:p>
    <w:bookmarkEnd w:id="399"/>
    <w:bookmarkStart w:id="400" w:name="exm-orthonormal-basis"/>
    <w:p>
      <w:pPr>
        <w:pStyle w:val="BodyText"/>
      </w:pPr>
      <w:ins w:id="12223" w:author="PR Preview" w:date="2026-01-01T00:00:00Z">
        <w:r>
          <w:rPr>
            <w:b/>
            <w:bCs/>
          </w:rPr>
          <w:t xml:space="preserve">Example 116 (Orthonormal bases of</w:t>
        </w:r>
      </w:ins>
      <w:ins w:id="12224" w:author="PR Preview" w:date="2026-01-01T00:00:00Z">
        <w:r>
          <w:rPr>
            <w:b/>
            <w:bCs/>
          </w:rPr>
          <w:t xml:space="preserve"> </w:t>
        </w:r>
      </w:ins>
      <m:oMath>
        <m:sSup>
          <m:e>
            <m:r>
              <m:rPr>
                <m:scr m:val="double-struck"/>
                <m:sty m:val="p"/>
              </m:rPr>
              <m:t>R</m:t>
            </m:r>
          </m:e>
          <m:sup>
            <m:r>
              <m:t>3</m:t>
            </m:r>
          </m:sup>
        </m:sSup>
      </m:oMath>
      <w:ins w:id="12225" w:author="PR Preview" w:date="2026-01-01T00:00:00Z">
        <w:r>
          <w:rPr>
            <w:b/>
            <w:bCs/>
          </w:rPr>
          <w:t xml:space="preserve">)</w:t>
        </w:r>
      </w:ins>
      <w:ins w:id="12226" w:author="PR Preview" w:date="2026-01-01T00:00:00Z">
        <w:r>
          <w:t xml:space="preserve"> </w:t>
        </w:r>
      </w:ins>
      <w:ins w:id="12227" w:author="PR Preview" w:date="2026-01-01T00:00:00Z">
        <w:r>
          <w:t xml:space="preserve"> </w:t>
        </w:r>
      </w:ins>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del w:id="12228" w:author="PR Preview" w:date="2026-01-01T00:00:00Z">
        <w:r>
          <w:delText xml:space="preserve">and a basis of</w:delText>
        </w:r>
      </w:del>
      <w:del w:id="12229" w:author="PR Preview" w:date="2026-01-01T00:00:00Z">
        <w:r>
          <w:delText xml:space="preserve"> </w:delText>
        </w:r>
      </w:del>
      <m:oMath>
        <m:sSup>
          <m:e>
            <m:r>
              <m:rPr>
                <m:scr m:val="double-struck"/>
                <m:sty m:val="p"/>
              </m:rPr>
              <m:t>R</m:t>
            </m:r>
          </m:e>
          <m:sup>
            <m:r>
              <m:t>3</m:t>
            </m:r>
          </m:sup>
        </m:sSup>
      </m:oMath>
      <w:del w:id="12230" w:author="PR Preview" w:date="2026-01-01T00:00:00Z">
        <w:r>
          <w:delText xml:space="preserve"> </w:delText>
        </w:r>
      </w:del>
      <w:del w:id="12231" w:author="PR Preview" w:date="2026-01-01T00:00:00Z">
        <w:r>
          <w:delText xml:space="preserve">(</w:delText>
        </w:r>
      </w:del>
      <w:hyperlink w:anchor="exm-dimension">
        <w:del w:id="12232" w:author="PR Preview" w:date="2026-01-01T00:00:00Z">
          <w:r>
            <w:rPr>
              <w:rStyle w:val="Hyperlink"/>
            </w:rPr>
            <w:delText xml:space="preserve">Example 51</w:delText>
          </w:r>
        </w:del>
      </w:hyperlink>
      <w:del w:id="12233" w:author="PR Preview" w:date="2026-01-01T00:00:00Z">
        <w:r>
          <w:delText xml:space="preserve">).</w:delText>
        </w:r>
      </w:del>
    </w:p>
    <w:p>
      <w:pPr>
        <w:pStyle w:val="Compact"/>
        <w:numPr>
          <w:ilvl w:val="0"/>
          <w:numId w:val="1064"/>
        </w:numPr>
      </w:pPr>
      <w:del w:id="12234" w:author="PR Preview" w:date="2026-01-01T00:00:00Z">
        <w:r>
          <w:delText xml:space="preserve">The vectors</w:delText>
        </w:r>
      </w:del>
      <w:del w:id="12235" w:author="PR Preview" w:date="2026-01-01T00:00:00Z">
        <w:r>
          <w:delText xml:space="preserve"> </w:delText>
        </w:r>
      </w:del>
      <w:del w:id="12236" w:author="PR Preview" w:date="2026-01-01T00:00:00Z">
        <w:r>
          <w:delText xml:space="preserve">$\mathord{\smash[b]{\underset{\raise.3ex\hbox{$\scriptstyle\sim$}}{q}}\vphantom{q}}_1, \mathord{\smash[b]{\underset{\raise.3ex\hbox{$\scriptstyle\sim$}}{q}}\vphantom{q}}_2, \mathord{\smash[b]{\underset{\raise.3ex\hbox{$\scriptstyle\sim$}}{q}}\vphantom{q}}_3$</w:delText>
        </w:r>
      </w:del>
      <w:del w:id="12237" w:author="PR Preview" w:date="2026-01-01T00:00:00Z">
        <w:r>
          <w:delText xml:space="preserve"> </w:delText>
        </w:r>
      </w:del>
      <w:del w:id="12238" w:author="PR Preview" w:date="2026-01-01T00:00:00Z">
        <w:r>
          <w:delText xml:space="preserve">of</w:delText>
        </w:r>
      </w:del>
      <w:del w:id="12239" w:author="PR Preview" w:date="2026-01-01T00:00:00Z">
        <w:r>
          <w:delText xml:space="preserve"> </w:delText>
        </w:r>
      </w:del>
      <w:hyperlink w:anchor="exm-orthonormal-independent">
        <w:del w:id="12240" w:author="PR Preview" w:date="2026-01-01T00:00:00Z">
          <w:r>
            <w:rPr>
              <w:rStyle w:val="Hyperlink"/>
            </w:rPr>
            <w:delText xml:space="preserve">Example 116</w:delText>
          </w:r>
        </w:del>
      </w:hyperlink>
      <w:del w:id="12241" w:author="PR Preview" w:date="2026-01-01T00:00:00Z">
        <w:r>
          <w:delText xml:space="preserve"> </w:delText>
        </w:r>
      </w:del>
      <w:del w:id="12242" w:author="PR Preview" w:date="2026-01-01T00:00:00Z">
        <w:r>
          <w:delText xml:space="preserve">are orthonormal and linearly independent,</w:delText>
        </w:r>
      </w:del>
      <w:del w:id="12243" w:author="PR Preview" w:date="2026-01-01T00:00:00Z">
        <w:r>
          <w:delText xml:space="preserve"> </w:delText>
        </w:r>
      </w:del>
      <w:del w:id="12244" w:author="PR Preview" w:date="2026-01-01T00:00:00Z">
        <w:r>
          <w:delText xml:space="preserve">so they are a basis of their span (</w:delText>
        </w:r>
      </w:del>
      <w:hyperlink w:anchor="def-basis">
        <w:del w:id="12245" w:author="PR Preview" w:date="2026-01-01T00:00:00Z">
          <w:r>
            <w:rPr>
              <w:rStyle w:val="Hyperlink"/>
            </w:rPr>
            <w:delText xml:space="preserve">Definition 48</w:delText>
          </w:r>
        </w:del>
      </w:hyperlink>
      <w:del w:id="12246" w:author="PR Preview" w:date="2026-01-01T00:00:00Z">
        <w:r>
          <w:delText xml:space="preserve">),</w:delText>
        </w:r>
      </w:del>
      <w:del w:id="12247" w:author="PR Preview" w:date="2026-01-01T00:00:00Z">
        <w:r>
          <w:delText xml:space="preserve"> </w:delText>
        </w:r>
      </w:del>
      <w:del w:id="12248" w:author="PR Preview" w:date="2026-01-01T00:00:00Z">
        <w:r>
          <w:delText xml:space="preserve">which therefore has dimension</w:delText>
        </w:r>
      </w:del>
      <w:del w:id="12249" w:author="PR Preview" w:date="2026-01-01T00:00:00Z">
        <w:r>
          <w:delText xml:space="preserve"> </w:delText>
        </w:r>
      </w:del>
      <m:oMath>
        <m:r>
          <m:t>3</m:t>
        </m:r>
      </m:oMath>
      <w:del w:id="12250" w:author="PR Preview" w:date="2026-01-01T00:00:00Z">
        <w:r>
          <w:delText xml:space="preserve"> </w:delText>
        </w:r>
      </w:del>
      <w:del w:id="12251" w:author="PR Preview" w:date="2026-01-01T00:00:00Z">
        <w:r>
          <w:delText xml:space="preserve">(</w:delText>
        </w:r>
      </w:del>
      <w:hyperlink w:anchor="def-dimension">
        <w:del w:id="12252" w:author="PR Preview" w:date="2026-01-01T00:00:00Z">
          <w:r>
            <w:rPr>
              <w:rStyle w:val="Hyperlink"/>
            </w:rPr>
            <w:delText xml:space="preserve">Definition 51</w:delText>
          </w:r>
        </w:del>
      </w:hyperlink>
      <w:del w:id="12253" w:author="PR Preview" w:date="2026-01-01T00:00:00Z">
        <w:r>
          <w:delText xml:space="preserve">)</w:delText>
        </w:r>
      </w:del>
      <w:del w:id="12254" w:author="PR Preview" w:date="2026-01-01T00:00:00Z">
        <w:r>
          <w:delText xml:space="preserve"> </w:delText>
        </w:r>
      </w:del>
      <w:del w:id="12255" w:author="PR Preview" w:date="2026-01-01T00:00:00Z">
        <w:r>
          <w:delText xml:space="preserve">and is all of</w:delText>
        </w:r>
      </w:del>
      <w:del w:id="12256" w:author="PR Preview" w:date="2026-01-01T00:00:00Z">
        <w:r>
          <w:delText xml:space="preserve"> </w:delText>
        </w:r>
      </w:del>
      <m:oMath>
        <m:sSup>
          <m:e>
            <m:r>
              <m:rPr>
                <m:scr m:val="double-struck"/>
                <m:sty m:val="p"/>
              </m:rPr>
              <m:t>R</m:t>
            </m:r>
          </m:e>
          <m:sup>
            <m:r>
              <m:t>3</m:t>
            </m:r>
          </m:sup>
        </m:sSup>
      </m:oMath>
      <w:del w:id="12257" w:author="PR Preview" w:date="2026-01-01T00:00:00Z">
        <w:r>
          <w:delText xml:space="preserve"> </w:delText>
        </w:r>
      </w:del>
      <w:del w:id="12258" w:author="PR Preview" w:date="2026-01-01T00:00:00Z">
        <w:r>
          <w:delText xml:space="preserve">(</w:delText>
        </w:r>
      </w:del>
      <w:hyperlink w:anchor="thm-subspace-equal-dim">
        <w:del w:id="12259" w:author="PR Preview" w:date="2026-01-01T00:00:00Z">
          <w:r>
            <w:rPr>
              <w:rStyle w:val="Hyperlink"/>
            </w:rPr>
            <w:delText xml:space="preserve">Theorem 32</w:delText>
          </w:r>
        </w:del>
      </w:hyperlink>
      <w:del w:id="12260" w:author="PR Preview" w:date="2026-01-01T00:00:00Z">
        <w:r>
          <w:delText xml:space="preserve">,</w:delText>
        </w:r>
      </w:del>
      <w:del w:id="12261" w:author="PR Preview" w:date="2026-01-01T00:00:00Z">
        <w:r>
          <w:delText xml:space="preserve"> </w:delText>
        </w:r>
      </w:del>
      <w:hyperlink w:anchor="exm-dimension">
        <w:del w:id="12262" w:author="PR Preview" w:date="2026-01-01T00:00:00Z">
          <w:r>
            <w:rPr>
              <w:rStyle w:val="Hyperlink"/>
            </w:rPr>
            <w:delText xml:space="preserve">Example 51</w:delText>
          </w:r>
        </w:del>
      </w:hyperlink>
      <w:del w:id="12263" w:author="PR Preview" w:date="2026-01-01T00:00:00Z">
        <w:r>
          <w:delText xml:space="preserve">).</w:delText>
        </w:r>
      </w:del>
      <w:del w:id="12264" w:author="PR Preview" w:date="2026-01-01T00:00:00Z">
        <w:r>
          <w:delText xml:space="preserve"> </w:delText>
        </w:r>
      </w:del>
      <w:del w:id="12265" w:author="PR Preview" w:date="2026-01-01T00:00:00Z">
        <w:r>
          <w:delText xml:space="preserve">So they are an orthonormal basis of</w:delText>
        </w:r>
      </w:del>
      <w:del w:id="12266" w:author="PR Preview" w:date="2026-01-01T00:00:00Z">
        <w:r>
          <w:delText xml:space="preserve"> </w:delText>
        </w:r>
      </w:del>
      <m:oMath>
        <m:sSup>
          <m:e>
            <m:r>
              <m:rPr>
                <m:scr m:val="double-struck"/>
                <m:sty m:val="p"/>
              </m:rPr>
              <m:t>R</m:t>
            </m:r>
          </m:e>
          <m:sup>
            <m:r>
              <m:t>3</m:t>
            </m:r>
          </m:sup>
        </m:sSup>
      </m:oMath>
      <w:del w:id="12267" w:author="PR Preview" w:date="2026-01-01T00:00:00Z">
        <w:r>
          <w:delText xml:space="preserve"> </w:delText>
        </w:r>
      </w:del>
      <w:del w:id="12268" w:author="PR Preview" w:date="2026-01-01T00:00:00Z">
        <w:r>
          <w:delText xml:space="preserve">too.</w:delText>
        </w:r>
      </w:del>
    </w:p>
    <w:p>
      <w:pPr>
        <w:pStyle w:val="FirstParagraph"/>
      </w:pPr>
      <w:del w:id="12269" w:author="PR Preview" w:date="2026-01-01T00:00:00Z">
        <w:r>
          <w:rPr>
            <w:b/>
            <w:bCs/>
          </w:rPr>
          <w:delText xml:space="preserve">Example 118 (Bases that are not orthonormal, and orthonormal lists that are not bases)</w:delText>
        </w:r>
      </w:del>
      <w:del w:id="12270" w:author="PR Preview" w:date="2026-01-01T00:00:00Z">
        <w:r>
          <w:delText xml:space="preserve"> </w:delText>
        </w:r>
      </w:del>
      <w:del w:id="12271" w:author="PR Preview" w:date="2026-01-01T00:00:00Z">
        <w:r>
          <w:delText xml:space="preserve"> </w:delText>
        </w:r>
      </w:del>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2272" w:author="PR Preview" w:date="2026-01-01T00:00:00Z">
        <w:r>
          <w:delText xml:space="preserve"> </w:delText>
        </w:r>
      </w:del>
      <w:del w:id="12273" w:author="PR Preview" w:date="2026-01-01T00:00:00Z">
        <w:r>
          <w:delText xml:space="preserve">is a basis of</w:delText>
        </w:r>
      </w:del>
      <w:del w:id="12274" w:author="PR Preview" w:date="2026-01-01T00:00:00Z">
        <w:r>
          <w:delText xml:space="preserve"> </w:delText>
        </w:r>
      </w:del>
      <m:oMath>
        <m:sSup>
          <m:e>
            <m:r>
              <m:rPr>
                <m:scr m:val="double-struck"/>
                <m:sty m:val="p"/>
              </m:rPr>
              <m:t>R</m:t>
            </m:r>
          </m:e>
          <m:sup>
            <m:r>
              <m:t>2</m:t>
            </m:r>
          </m:sup>
        </m:sSup>
      </m:oMath>
      <w:del w:id="12275" w:author="PR Preview" w:date="2026-01-01T00:00:00Z">
        <w:r>
          <w:delText xml:space="preserve"> </w:delText>
        </w:r>
      </w:del>
      <w:del w:id="12276" w:author="PR Preview" w:date="2026-01-01T00:00:00Z">
        <w:r>
          <w:delText xml:space="preserve">(</w:delText>
        </w:r>
      </w:del>
      <w:hyperlink w:anchor="exm-basis">
        <w:del w:id="12277" w:author="PR Preview" w:date="2026-01-01T00:00:00Z">
          <w:r>
            <w:rPr>
              <w:rStyle w:val="Hyperlink"/>
            </w:rPr>
            <w:delText xml:space="preserve">Example 46</w:delText>
          </w:r>
        </w:del>
      </w:hyperlink>
      <w:del w:id="12278" w:author="PR Preview" w:date="2026-01-01T00:00:00Z">
        <w:r>
          <w:delText xml:space="preserve">).</w:delText>
        </w:r>
      </w:del>
      <w:del w:id="12279" w:author="PR Preview" w:date="2026-01-01T00:00:00Z">
        <w:r>
          <w:delText xml:space="preserve"> </w:delText>
        </w:r>
      </w:del>
      <w:del w:id="12280" w:author="PR Preview" w:date="2026-01-01T00:00:00Z">
        <w:r>
          <w:delText xml:space="preserve">It is not an orthonormal basis, since</w:delText>
        </w:r>
      </w:del>
      <w:del w:id="1228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del w:id="12282" w:author="PR Preview" w:date="2026-01-01T00:00:00Z">
        <w:r>
          <w:delText xml:space="preserve">.</w:delText>
        </w:r>
      </w:del>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2283" w:author="PR Preview" w:date="2026-01-01T00:00:00Z">
        <w:r>
          <w:delText xml:space="preserve"> </w:delText>
        </w:r>
      </w:del>
      <w:del w:id="12284" w:author="PR Preview" w:date="2026-01-01T00:00:00Z">
        <w:r>
          <w:delText xml:space="preserve">is orthonormal but not a basis of</w:delText>
        </w:r>
      </w:del>
      <w:del w:id="12285" w:author="PR Preview" w:date="2026-01-01T00:00:00Z">
        <w:r>
          <w:delText xml:space="preserve"> </w:delText>
        </w:r>
      </w:del>
      <m:oMath>
        <m:sSup>
          <m:e>
            <m:r>
              <m:rPr>
                <m:scr m:val="double-struck"/>
                <m:sty m:val="p"/>
              </m:rPr>
              <m:t>R</m:t>
            </m:r>
          </m:e>
          <m:sup>
            <m:r>
              <m:t>3</m:t>
            </m:r>
          </m:sup>
        </m:sSup>
      </m:oMath>
      <w:del w:id="12286" w:author="PR Preview" w:date="2026-01-01T00:00:00Z">
        <w:r>
          <w:delText xml:space="preserve">:</w:delText>
        </w:r>
      </w:del>
      <w:del w:id="12287" w:author="PR Preview" w:date="2026-01-01T00:00:00Z">
        <w:r>
          <w:delText xml:space="preserve"> </w:delText>
        </w:r>
      </w:del>
      <w:del w:id="12288" w:author="PR Preview" w:date="2026-01-01T00:00:00Z">
        <w:r>
          <w:delText xml:space="preserve">its span is the plane</w:delText>
        </w:r>
      </w:del>
      <w:del w:id="12289" w:author="PR Preview" w:date="2026-01-01T00:00:00Z">
        <w:r>
          <w:delText xml:space="preserve"> </w:delText>
        </w:r>
      </w:del>
      <m:oMath>
        <m:r>
          <m:t>z</m:t>
        </m:r>
        <m:r>
          <m:rPr>
            <m:sty m:val="p"/>
          </m:rPr>
          <m:t>=</m:t>
        </m:r>
        <m:r>
          <m:t>0</m:t>
        </m:r>
      </m:oMath>
      <w:del w:id="12290" w:author="PR Preview" w:date="2026-01-01T00:00:00Z">
        <w:r>
          <w:delText xml:space="preserve"> </w:delText>
        </w:r>
      </w:del>
      <w:del w:id="12291" w:author="PR Preview" w:date="2026-01-01T00:00:00Z">
        <w:r>
          <w:delText xml:space="preserve">(</w:delText>
        </w:r>
      </w:del>
      <w:hyperlink w:anchor="exm-span">
        <w:del w:id="12292" w:author="PR Preview" w:date="2026-01-01T00:00:00Z">
          <w:r>
            <w:rPr>
              <w:rStyle w:val="Hyperlink"/>
            </w:rPr>
            <w:delText xml:space="preserve">Example 41</w:delText>
          </w:r>
        </w:del>
      </w:hyperlink>
      <w:del w:id="12293" w:author="PR Preview" w:date="2026-01-01T00:00:00Z">
        <w:r>
          <w:delText xml:space="preserve">),</w:delText>
        </w:r>
      </w:del>
      <w:del w:id="12294" w:author="PR Preview" w:date="2026-01-01T00:00:00Z">
        <w:r>
          <w:delText xml:space="preserve"> </w:delText>
        </w:r>
      </w:del>
      <w:del w:id="12295" w:author="PR Preview" w:date="2026-01-01T00:00:00Z">
        <w:r>
          <w:delText xml:space="preserve">which does not contain</w:delText>
        </w:r>
      </w:del>
      <w:del w:id="12296" w:author="PR Preview" w:date="2026-01-01T00:00:00Z">
        <w:r>
          <w:delText xml:space="preserve"> </w:delText>
        </w:r>
      </w:del>
      <m:oMath>
        <m:r>
          <m:rPr>
            <m:sty m:val="p"/>
          </m:rPr>
          <m:t>(</m:t>
        </m:r>
        <m:r>
          <m:t>0</m:t>
        </m:r>
        <m:r>
          <m:rPr>
            <m:sty m:val="p"/>
          </m:rPr>
          <m:t>,</m:t>
        </m:r>
        <m:r>
          <m:t>0</m:t>
        </m:r>
        <m:r>
          <m:rPr>
            <m:sty m:val="p"/>
          </m:rPr>
          <m:t>,</m:t>
        </m:r>
        <m:r>
          <m:t>1</m:t>
        </m:r>
        <m:r>
          <m:rPr>
            <m:sty m:val="p"/>
          </m:rPr>
          <m:t>)</m:t>
        </m:r>
      </m:oMath>
      <w:del w:id="12297" w:author="PR Preview" w:date="2026-01-01T00:00:00Z">
        <w:r>
          <w:delText xml:space="preserve">.</w:delText>
        </w:r>
      </w:del>
    </w:p>
    <w:p>
      <w:pPr>
        <w:pStyle w:val="FirstParagraph"/>
      </w:pPr>
      <w:del w:id="12298" w:author="PR Preview" w:date="2026-01-01T00:00:00Z">
        <w:r>
          <w:rPr>
            <w:b/>
            <w:bCs/>
          </w:rPr>
          <w:delText xml:space="preserve">Theorem 66 (Coordinates in an orthonormal basis are dot products)</w:delText>
        </w:r>
      </w:del>
      <w:del w:id="12299" w:author="PR Preview" w:date="2026-01-01T00:00:00Z">
        <w:r>
          <w:delText xml:space="preserve"> </w:delText>
        </w:r>
      </w:del>
      <w:del w:id="12300" w:author="PR Preview" w:date="2026-01-01T00:00:00Z">
        <w:r>
          <w:delText xml:space="preserve">If</w:delText>
        </w:r>
      </w:del>
      <w:del w:id="12301" w:author="PR Preview" w:date="2026-01-01T00:00:00Z">
        <w:r>
          <w:delText xml:space="preserve"> </w:delText>
        </w:r>
      </w:del>
      <w:del w:id="12302" w:author="PR Preview" w:date="2026-01-01T00:00:00Z">
        <w:r>
          <w:delText xml:space="preserve">$\mathord{\smash[b]{\underset{\raise.3ex\hbox{$\scriptstyle\sim$}}{q}}\vphantom{q}}_1, \ldots, \mathord{\smash[b]{\underset{\raise.3ex\hbox{$\scriptstyle\sim$}}{q}}\vphantom{q}}_k$</w:delText>
        </w:r>
      </w:del>
      <w:del w:id="12303" w:author="PR Preview" w:date="2026-01-01T00:00:00Z">
        <w:r>
          <w:delText xml:space="preserve"> </w:delText>
        </w:r>
      </w:del>
      <w:del w:id="12304" w:author="PR Preview" w:date="2026-01-01T00:00:00Z">
        <w:r>
          <w:delText xml:space="preserve">is an orthonormal basis of a subspace</w:delText>
        </w:r>
      </w:del>
      <w:del w:id="12305" w:author="PR Preview" w:date="2026-01-01T00:00:00Z">
        <w:r>
          <w:delText xml:space="preserve"> </w:delText>
        </w:r>
      </w:del>
      <m:oMath>
        <m:r>
          <m:rPr>
            <m:scr m:val="script"/>
            <m:sty m:val="p"/>
          </m:rPr>
          <m:t>S</m:t>
        </m:r>
      </m:oMath>
      <w:del w:id="12306" w:author="PR Preview" w:date="2026-01-01T00:00:00Z">
        <w:r>
          <w:delText xml:space="preserve"> </w:delText>
        </w:r>
      </w:del>
      <w:del w:id="12307" w:author="PR Preview" w:date="2026-01-01T00:00:00Z">
        <w:r>
          <w:delText xml:space="preserve">(</w:delText>
        </w:r>
      </w:del>
      <w:hyperlink w:anchor="def-orthonormal-basis">
        <w:del w:id="12308" w:author="PR Preview" w:date="2026-01-01T00:00:00Z">
          <w:r>
            <w:rPr>
              <w:rStyle w:val="Hyperlink"/>
            </w:rPr>
            <w:delText xml:space="preserve">Definition 77</w:delText>
          </w:r>
        </w:del>
      </w:hyperlink>
      <w:del w:id="12309" w:author="PR Preview" w:date="2026-01-01T00:00:00Z">
        <w:r>
          <w:delText xml:space="preserve">), then every</w:delText>
        </w:r>
      </w:del>
      <w:del w:id="12310" w:author="PR Preview" w:date="2026-01-01T00:00:00Z">
        <w:r>
          <w:delText xml:space="preserve"> </w:delText>
        </w:r>
      </w:del>
      <w:del w:id="12311" w:author="PR Preview" w:date="2026-01-01T00:00:00Z">
        <w:r>
          <w:delText xml:space="preserve">$\mathord{\smash[b]{\underset{\raise.3ex\hbox{$\scriptstyle\sim$}}{x}}\vphantom{x}} \in \mathcal{S}$</w:delText>
        </w:r>
      </w:del>
      <w:del w:id="12312" w:author="PR Preview" w:date="2026-01-01T00:00:00Z">
        <w:r>
          <w:delText xml:space="preserve"> </w:delText>
        </w:r>
      </w:del>
      <w:del w:id="12313" w:author="PR Preview" w:date="2026-01-01T00:00:00Z">
        <w:r>
          <w:delText xml:space="preserve">satisfies</w:delText>
        </w:r>
      </w:del>
    </w:p>
    <w:p>
      <w:pPr>
        <w:pStyle w:val="Compact"/>
        <w:numPr>
          <w:ilvl w:val="1"/>
          <w:numId w:val="1047"/>
        </w:numPr>
      </w:pPr>
      <w:ins w:id="12314" w:author="PR Preview" w:date="2026-01-01T00:00:00Z">
        <w:r>
          <w:t xml:space="preserve">and a basis of</w:t>
        </w:r>
      </w:ins>
      <w:ins w:id="12315" w:author="PR Preview" w:date="2026-01-01T00:00:00Z">
        <w:r>
          <w:t xml:space="preserve"> </w:t>
        </w:r>
      </w:ins>
      <m:oMath>
        <m:sSup>
          <m:e>
            <m:r>
              <m:rPr>
                <m:scr m:val="double-struck"/>
                <m:sty m:val="p"/>
              </m:rPr>
              <m:t>R</m:t>
            </m:r>
          </m:e>
          <m:sup>
            <m:r>
              <m:t>3</m:t>
            </m:r>
          </m:sup>
        </m:sSup>
      </m:oMath>
      <w:ins w:id="12316" w:author="PR Preview" w:date="2026-01-01T00:00:00Z">
        <w:r>
          <w:t xml:space="preserve"> </w:t>
        </w:r>
      </w:ins>
      <w:ins w:id="12317" w:author="PR Preview" w:date="2026-01-01T00:00:00Z">
        <w:r>
          <w:t xml:space="preserve">(</w:t>
        </w:r>
      </w:ins>
      <w:hyperlink w:anchor="exm-dimension">
        <w:ins w:id="12318" w:author="PR Preview" w:date="2026-01-01T00:00:00Z">
          <w:r>
            <w:rPr>
              <w:rStyle w:val="Hyperlink"/>
            </w:rPr>
            <w:t xml:space="preserve">Example 50</w:t>
          </w:r>
        </w:ins>
      </w:hyperlink>
      <w:ins w:id="12319" w:author="PR Preview" w:date="2026-01-01T00:00:00Z">
        <w:r>
          <w:t xml:space="preserve">).</w:t>
        </w:r>
      </w:ins>
    </w:p>
    <w:p>
      <w:pPr>
        <w:pStyle w:val="Compact"/>
        <w:numPr>
          <w:ilvl w:val="0"/>
          <w:numId w:val="1064"/>
        </w:numPr>
      </w:pPr>
      <w:ins w:id="12320" w:author="PR Preview" w:date="2026-01-01T00:00:00Z">
        <w:r>
          <w:t xml:space="preserve">The vectors</w:t>
        </w:r>
      </w:ins>
      <w:ins w:id="12321" w:author="PR Preview" w:date="2026-01-01T00:00:00Z">
        <w:r>
          <w:t xml:space="preserve"> </w:t>
        </w:r>
      </w:ins>
      <w:ins w:id="12322" w:author="PR Preview" w:date="2026-01-01T00:00:00Z">
        <w:r>
          <w:t xml:space="preserve">$\mathord{\smash[b]{\underset{\raise.3ex\hbox{$\scriptstyle\sim$}}{q}}\vphantom{q}}_1, \mathord{\smash[b]{\underset{\raise.3ex\hbox{$\scriptstyle\sim$}}{q}}\vphantom{q}}_2, \mathord{\smash[b]{\underset{\raise.3ex\hbox{$\scriptstyle\sim$}}{q}}\vphantom{q}}_3$</w:t>
        </w:r>
      </w:ins>
      <w:ins w:id="12323" w:author="PR Preview" w:date="2026-01-01T00:00:00Z">
        <w:r>
          <w:t xml:space="preserve"> </w:t>
        </w:r>
      </w:ins>
      <w:ins w:id="12324" w:author="PR Preview" w:date="2026-01-01T00:00:00Z">
        <w:r>
          <w:t xml:space="preserve">of</w:t>
        </w:r>
      </w:ins>
      <w:ins w:id="12325" w:author="PR Preview" w:date="2026-01-01T00:00:00Z">
        <w:r>
          <w:t xml:space="preserve"> </w:t>
        </w:r>
      </w:ins>
      <w:hyperlink w:anchor="exm-orthonormal-independent">
        <w:ins w:id="12326" w:author="PR Preview" w:date="2026-01-01T00:00:00Z">
          <w:r>
            <w:rPr>
              <w:rStyle w:val="Hyperlink"/>
            </w:rPr>
            <w:t xml:space="preserve">Example 115</w:t>
          </w:r>
        </w:ins>
      </w:hyperlink>
      <w:ins w:id="12327" w:author="PR Preview" w:date="2026-01-01T00:00:00Z">
        <w:r>
          <w:t xml:space="preserve"> </w:t>
        </w:r>
      </w:ins>
      <w:ins w:id="12328" w:author="PR Preview" w:date="2026-01-01T00:00:00Z">
        <w:r>
          <w:t xml:space="preserve">are orthonormal and linearly independent,</w:t>
        </w:r>
      </w:ins>
      <w:ins w:id="12329" w:author="PR Preview" w:date="2026-01-01T00:00:00Z">
        <w:r>
          <w:t xml:space="preserve"> </w:t>
        </w:r>
      </w:ins>
      <w:ins w:id="12330" w:author="PR Preview" w:date="2026-01-01T00:00:00Z">
        <w:r>
          <w:t xml:space="preserve">so they are a basis of their span (</w:t>
        </w:r>
      </w:ins>
      <w:hyperlink w:anchor="def-basis">
        <w:ins w:id="12331" w:author="PR Preview" w:date="2026-01-01T00:00:00Z">
          <w:r>
            <w:rPr>
              <w:rStyle w:val="Hyperlink"/>
            </w:rPr>
            <w:t xml:space="preserve">Definition 48</w:t>
          </w:r>
        </w:ins>
      </w:hyperlink>
      <w:ins w:id="12332" w:author="PR Preview" w:date="2026-01-01T00:00:00Z">
        <w:r>
          <w:t xml:space="preserve">),</w:t>
        </w:r>
      </w:ins>
      <w:ins w:id="12333" w:author="PR Preview" w:date="2026-01-01T00:00:00Z">
        <w:r>
          <w:t xml:space="preserve"> </w:t>
        </w:r>
      </w:ins>
      <w:ins w:id="12334" w:author="PR Preview" w:date="2026-01-01T00:00:00Z">
        <w:r>
          <w:t xml:space="preserve">which therefore has dimension</w:t>
        </w:r>
      </w:ins>
      <w:ins w:id="12335" w:author="PR Preview" w:date="2026-01-01T00:00:00Z">
        <w:r>
          <w:t xml:space="preserve"> </w:t>
        </w:r>
      </w:ins>
      <m:oMath>
        <m:r>
          <m:t>3</m:t>
        </m:r>
      </m:oMath>
      <w:ins w:id="12336" w:author="PR Preview" w:date="2026-01-01T00:00:00Z">
        <w:r>
          <w:t xml:space="preserve"> </w:t>
        </w:r>
      </w:ins>
      <w:ins w:id="12337" w:author="PR Preview" w:date="2026-01-01T00:00:00Z">
        <w:r>
          <w:t xml:space="preserve">(</w:t>
        </w:r>
      </w:ins>
      <w:hyperlink w:anchor="def-dimension">
        <w:ins w:id="12338" w:author="PR Preview" w:date="2026-01-01T00:00:00Z">
          <w:r>
            <w:rPr>
              <w:rStyle w:val="Hyperlink"/>
            </w:rPr>
            <w:t xml:space="preserve">Definition 51</w:t>
          </w:r>
        </w:ins>
      </w:hyperlink>
      <w:ins w:id="12339" w:author="PR Preview" w:date="2026-01-01T00:00:00Z">
        <w:r>
          <w:t xml:space="preserve">)</w:t>
        </w:r>
      </w:ins>
      <w:ins w:id="12340" w:author="PR Preview" w:date="2026-01-01T00:00:00Z">
        <w:r>
          <w:t xml:space="preserve"> </w:t>
        </w:r>
      </w:ins>
      <w:ins w:id="12341" w:author="PR Preview" w:date="2026-01-01T00:00:00Z">
        <w:r>
          <w:t xml:space="preserve">and is all of</w:t>
        </w:r>
      </w:ins>
      <w:ins w:id="12342" w:author="PR Preview" w:date="2026-01-01T00:00:00Z">
        <w:r>
          <w:t xml:space="preserve"> </w:t>
        </w:r>
      </w:ins>
      <m:oMath>
        <m:sSup>
          <m:e>
            <m:r>
              <m:rPr>
                <m:scr m:val="double-struck"/>
                <m:sty m:val="p"/>
              </m:rPr>
              <m:t>R</m:t>
            </m:r>
          </m:e>
          <m:sup>
            <m:r>
              <m:t>3</m:t>
            </m:r>
          </m:sup>
        </m:sSup>
      </m:oMath>
      <w:ins w:id="12343" w:author="PR Preview" w:date="2026-01-01T00:00:00Z">
        <w:r>
          <w:t xml:space="preserve"> </w:t>
        </w:r>
      </w:ins>
      <w:ins w:id="12344" w:author="PR Preview" w:date="2026-01-01T00:00:00Z">
        <w:r>
          <w:t xml:space="preserve">(</w:t>
        </w:r>
      </w:ins>
      <w:hyperlink w:anchor="thm-subspace-equal-dim">
        <w:ins w:id="12345" w:author="PR Preview" w:date="2026-01-01T00:00:00Z">
          <w:r>
            <w:rPr>
              <w:rStyle w:val="Hyperlink"/>
            </w:rPr>
            <w:t xml:space="preserve">Theorem 31</w:t>
          </w:r>
        </w:ins>
      </w:hyperlink>
      <w:ins w:id="12346" w:author="PR Preview" w:date="2026-01-01T00:00:00Z">
        <w:r>
          <w:t xml:space="preserve">,</w:t>
        </w:r>
      </w:ins>
      <w:ins w:id="12347" w:author="PR Preview" w:date="2026-01-01T00:00:00Z">
        <w:r>
          <w:t xml:space="preserve"> </w:t>
        </w:r>
      </w:ins>
      <w:hyperlink w:anchor="exm-dimension">
        <w:ins w:id="12348" w:author="PR Preview" w:date="2026-01-01T00:00:00Z">
          <w:r>
            <w:rPr>
              <w:rStyle w:val="Hyperlink"/>
            </w:rPr>
            <w:t xml:space="preserve">Example 50</w:t>
          </w:r>
        </w:ins>
      </w:hyperlink>
      <w:ins w:id="12349" w:author="PR Preview" w:date="2026-01-01T00:00:00Z">
        <w:r>
          <w:t xml:space="preserve">).</w:t>
        </w:r>
      </w:ins>
      <w:ins w:id="12350" w:author="PR Preview" w:date="2026-01-01T00:00:00Z">
        <w:r>
          <w:t xml:space="preserve"> </w:t>
        </w:r>
      </w:ins>
      <w:ins w:id="12351" w:author="PR Preview" w:date="2026-01-01T00:00:00Z">
        <w:r>
          <w:t xml:space="preserve">So they are an orthonormal basis of</w:t>
        </w:r>
      </w:ins>
      <w:ins w:id="12352" w:author="PR Preview" w:date="2026-01-01T00:00:00Z">
        <w:r>
          <w:t xml:space="preserve"> </w:t>
        </w:r>
      </w:ins>
      <m:oMath>
        <m:sSup>
          <m:e>
            <m:r>
              <m:rPr>
                <m:scr m:val="double-struck"/>
                <m:sty m:val="p"/>
              </m:rPr>
              <m:t>R</m:t>
            </m:r>
          </m:e>
          <m:sup>
            <m:r>
              <m:t>3</m:t>
            </m:r>
          </m:sup>
        </m:sSup>
      </m:oMath>
      <w:ins w:id="12353" w:author="PR Preview" w:date="2026-01-01T00:00:00Z">
        <w:r>
          <w:t xml:space="preserve"> </w:t>
        </w:r>
      </w:ins>
      <w:ins w:id="12354" w:author="PR Preview" w:date="2026-01-01T00:00:00Z">
        <w:r>
          <w:t xml:space="preserve">too.</w:t>
        </w:r>
      </w:ins>
    </w:p>
    <w:bookmarkEnd w:id="400"/>
    <w:bookmarkStart w:id="401" w:name="exm-not-orthonormal-basis"/>
    <w:p>
      <w:pPr>
        <w:pStyle w:val="FirstParagraph"/>
      </w:pPr>
      <w:ins w:id="12355" w:author="PR Preview" w:date="2026-01-01T00:00:00Z">
        <w:r>
          <w:rPr>
            <w:b/>
            <w:bCs/>
          </w:rPr>
          <w:t xml:space="preserve">Example 117 (Bases that are not orthonormal, and orthonormal lists that are not bases)</w:t>
        </w:r>
      </w:ins>
      <w:ins w:id="12356" w:author="PR Preview" w:date="2026-01-01T00:00:00Z">
        <w:r>
          <w:t xml:space="preserve"> </w:t>
        </w:r>
      </w:ins>
      <w:ins w:id="12357" w:author="PR Preview" w:date="2026-01-01T00:00:00Z">
        <w:r>
          <w:t xml:space="preserve"> </w:t>
        </w:r>
      </w:ins>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2358" w:author="PR Preview" w:date="2026-01-01T00:00:00Z">
        <w:r>
          <w:t xml:space="preserve"> </w:t>
        </w:r>
      </w:ins>
      <w:ins w:id="12359" w:author="PR Preview" w:date="2026-01-01T00:00:00Z">
        <w:r>
          <w:t xml:space="preserve">is a basis of</w:t>
        </w:r>
      </w:ins>
      <w:ins w:id="12360" w:author="PR Preview" w:date="2026-01-01T00:00:00Z">
        <w:r>
          <w:t xml:space="preserve"> </w:t>
        </w:r>
      </w:ins>
      <m:oMath>
        <m:sSup>
          <m:e>
            <m:r>
              <m:rPr>
                <m:scr m:val="double-struck"/>
                <m:sty m:val="p"/>
              </m:rPr>
              <m:t>R</m:t>
            </m:r>
          </m:e>
          <m:sup>
            <m:r>
              <m:t>2</m:t>
            </m:r>
          </m:sup>
        </m:sSup>
      </m:oMath>
      <w:ins w:id="12361" w:author="PR Preview" w:date="2026-01-01T00:00:00Z">
        <w:r>
          <w:t xml:space="preserve"> </w:t>
        </w:r>
      </w:ins>
      <w:ins w:id="12362" w:author="PR Preview" w:date="2026-01-01T00:00:00Z">
        <w:r>
          <w:t xml:space="preserve">(</w:t>
        </w:r>
      </w:ins>
      <w:hyperlink w:anchor="exm-basis">
        <w:ins w:id="12363" w:author="PR Preview" w:date="2026-01-01T00:00:00Z">
          <w:r>
            <w:rPr>
              <w:rStyle w:val="Hyperlink"/>
            </w:rPr>
            <w:t xml:space="preserve">Example 45</w:t>
          </w:r>
        </w:ins>
      </w:hyperlink>
      <w:ins w:id="12364" w:author="PR Preview" w:date="2026-01-01T00:00:00Z">
        <w:r>
          <w:t xml:space="preserve">).</w:t>
        </w:r>
      </w:ins>
      <w:ins w:id="12365" w:author="PR Preview" w:date="2026-01-01T00:00:00Z">
        <w:r>
          <w:t xml:space="preserve"> </w:t>
        </w:r>
      </w:ins>
      <w:ins w:id="12366" w:author="PR Preview" w:date="2026-01-01T00:00:00Z">
        <w:r>
          <w:t xml:space="preserve">It is not an orthonormal basis, since</w:t>
        </w:r>
      </w:ins>
      <w:ins w:id="12367"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ins w:id="12368" w:author="PR Preview" w:date="2026-01-01T00:00:00Z">
        <w:r>
          <w:t xml:space="preserve">.</w:t>
        </w:r>
      </w:ins>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2369" w:author="PR Preview" w:date="2026-01-01T00:00:00Z">
        <w:r>
          <w:t xml:space="preserve"> </w:t>
        </w:r>
      </w:ins>
      <w:ins w:id="12370" w:author="PR Preview" w:date="2026-01-01T00:00:00Z">
        <w:r>
          <w:t xml:space="preserve">is orthonormal but not a basis of</w:t>
        </w:r>
      </w:ins>
      <w:ins w:id="12371" w:author="PR Preview" w:date="2026-01-01T00:00:00Z">
        <w:r>
          <w:t xml:space="preserve"> </w:t>
        </w:r>
      </w:ins>
      <m:oMath>
        <m:sSup>
          <m:e>
            <m:r>
              <m:rPr>
                <m:scr m:val="double-struck"/>
                <m:sty m:val="p"/>
              </m:rPr>
              <m:t>R</m:t>
            </m:r>
          </m:e>
          <m:sup>
            <m:r>
              <m:t>3</m:t>
            </m:r>
          </m:sup>
        </m:sSup>
      </m:oMath>
      <w:ins w:id="12372" w:author="PR Preview" w:date="2026-01-01T00:00:00Z">
        <w:r>
          <w:t xml:space="preserve">:</w:t>
        </w:r>
      </w:ins>
      <w:ins w:id="12373" w:author="PR Preview" w:date="2026-01-01T00:00:00Z">
        <w:r>
          <w:t xml:space="preserve"> </w:t>
        </w:r>
      </w:ins>
      <w:ins w:id="12374" w:author="PR Preview" w:date="2026-01-01T00:00:00Z">
        <w:r>
          <w:t xml:space="preserve">its span is the plane</w:t>
        </w:r>
      </w:ins>
      <w:ins w:id="12375" w:author="PR Preview" w:date="2026-01-01T00:00:00Z">
        <w:r>
          <w:t xml:space="preserve"> </w:t>
        </w:r>
      </w:ins>
      <m:oMath>
        <m:r>
          <m:t>z</m:t>
        </m:r>
        <m:r>
          <m:rPr>
            <m:sty m:val="p"/>
          </m:rPr>
          <m:t>=</m:t>
        </m:r>
        <m:r>
          <m:t>0</m:t>
        </m:r>
      </m:oMath>
      <w:ins w:id="12376" w:author="PR Preview" w:date="2026-01-01T00:00:00Z">
        <w:r>
          <w:t xml:space="preserve"> </w:t>
        </w:r>
      </w:ins>
      <w:ins w:id="12377" w:author="PR Preview" w:date="2026-01-01T00:00:00Z">
        <w:r>
          <w:t xml:space="preserve">(</w:t>
        </w:r>
      </w:ins>
      <w:hyperlink w:anchor="exm-span">
        <w:ins w:id="12378" w:author="PR Preview" w:date="2026-01-01T00:00:00Z">
          <w:r>
            <w:rPr>
              <w:rStyle w:val="Hyperlink"/>
            </w:rPr>
            <w:t xml:space="preserve">Example 40</w:t>
          </w:r>
        </w:ins>
      </w:hyperlink>
      <w:ins w:id="12379" w:author="PR Preview" w:date="2026-01-01T00:00:00Z">
        <w:r>
          <w:t xml:space="preserve">),</w:t>
        </w:r>
      </w:ins>
      <w:ins w:id="12380" w:author="PR Preview" w:date="2026-01-01T00:00:00Z">
        <w:r>
          <w:t xml:space="preserve"> </w:t>
        </w:r>
      </w:ins>
      <w:ins w:id="12381" w:author="PR Preview" w:date="2026-01-01T00:00:00Z">
        <w:r>
          <w:t xml:space="preserve">which does not contain</w:t>
        </w:r>
      </w:ins>
      <w:ins w:id="12382" w:author="PR Preview" w:date="2026-01-01T00:00:00Z">
        <w:r>
          <w:t xml:space="preserve"> </w:t>
        </w:r>
      </w:ins>
      <m:oMath>
        <m:r>
          <m:rPr>
            <m:sty m:val="p"/>
          </m:rPr>
          <m:t>(</m:t>
        </m:r>
        <m:r>
          <m:t>0</m:t>
        </m:r>
        <m:r>
          <m:rPr>
            <m:sty m:val="p"/>
          </m:rPr>
          <m:t>,</m:t>
        </m:r>
        <m:r>
          <m:t>0</m:t>
        </m:r>
        <m:r>
          <m:rPr>
            <m:sty m:val="p"/>
          </m:rPr>
          <m:t>,</m:t>
        </m:r>
        <m:r>
          <m:t>1</m:t>
        </m:r>
        <m:r>
          <m:rPr>
            <m:sty m:val="p"/>
          </m:rPr>
          <m:t>)</m:t>
        </m:r>
      </m:oMath>
      <w:ins w:id="12383" w:author="PR Preview" w:date="2026-01-01T00:00:00Z">
        <w:r>
          <w:t xml:space="preserve">.</w:t>
        </w:r>
      </w:ins>
    </w:p>
    <w:bookmarkEnd w:id="401"/>
    <w:bookmarkStart w:id="402" w:name="thm-orthonormal-expansion"/>
    <w:p>
      <w:pPr>
        <w:pStyle w:val="FirstParagraph"/>
      </w:pPr>
      <w:ins w:id="12384" w:author="PR Preview" w:date="2026-01-01T00:00:00Z">
        <w:r>
          <w:rPr>
            <w:b/>
            <w:bCs/>
          </w:rPr>
          <w:t xml:space="preserve">Theorem 65 (Coordinates in an orthonormal basis are dot products)</w:t>
        </w:r>
      </w:ins>
      <w:ins w:id="12385" w:author="PR Preview" w:date="2026-01-01T00:00:00Z">
        <w:r>
          <w:t xml:space="preserve"> </w:t>
        </w:r>
      </w:ins>
      <w:ins w:id="12386" w:author="PR Preview" w:date="2026-01-01T00:00:00Z">
        <w:r>
          <w:t xml:space="preserve">If</w:t>
        </w:r>
      </w:ins>
      <w:ins w:id="12387" w:author="PR Preview" w:date="2026-01-01T00:00:00Z">
        <w:r>
          <w:t xml:space="preserve"> </w:t>
        </w:r>
      </w:ins>
      <w:ins w:id="12388" w:author="PR Preview" w:date="2026-01-01T00:00:00Z">
        <w:r>
          <w:t xml:space="preserve">$\mathord{\smash[b]{\underset{\raise.3ex\hbox{$\scriptstyle\sim$}}{q}}\vphantom{q}}_1, \ldots, \mathord{\smash[b]{\underset{\raise.3ex\hbox{$\scriptstyle\sim$}}{q}}\vphantom{q}}_k$</w:t>
        </w:r>
      </w:ins>
      <w:ins w:id="12389" w:author="PR Preview" w:date="2026-01-01T00:00:00Z">
        <w:r>
          <w:t xml:space="preserve"> </w:t>
        </w:r>
      </w:ins>
      <w:ins w:id="12390" w:author="PR Preview" w:date="2026-01-01T00:00:00Z">
        <w:r>
          <w:t xml:space="preserve">is an orthonormal basis of a subspace</w:t>
        </w:r>
      </w:ins>
      <w:ins w:id="12391" w:author="PR Preview" w:date="2026-01-01T00:00:00Z">
        <w:r>
          <w:t xml:space="preserve"> </w:t>
        </w:r>
      </w:ins>
      <m:oMath>
        <m:r>
          <m:rPr>
            <m:scr m:val="script"/>
            <m:sty m:val="p"/>
          </m:rPr>
          <m:t>S</m:t>
        </m:r>
      </m:oMath>
      <w:ins w:id="12392" w:author="PR Preview" w:date="2026-01-01T00:00:00Z">
        <w:r>
          <w:t xml:space="preserve"> </w:t>
        </w:r>
      </w:ins>
      <w:ins w:id="12393" w:author="PR Preview" w:date="2026-01-01T00:00:00Z">
        <w:r>
          <w:t xml:space="preserve">(</w:t>
        </w:r>
      </w:ins>
      <w:hyperlink w:anchor="def-orthonormal-basis">
        <w:ins w:id="12394" w:author="PR Preview" w:date="2026-01-01T00:00:00Z">
          <w:r>
            <w:rPr>
              <w:rStyle w:val="Hyperlink"/>
            </w:rPr>
            <w:t xml:space="preserve">Definition 77</w:t>
          </w:r>
        </w:ins>
      </w:hyperlink>
      <w:ins w:id="12395" w:author="PR Preview" w:date="2026-01-01T00:00:00Z">
        <w:r>
          <w:t xml:space="preserve">), then every</w:t>
        </w:r>
      </w:ins>
      <w:ins w:id="12396" w:author="PR Preview" w:date="2026-01-01T00:00:00Z">
        <w:r>
          <w:t xml:space="preserve"> </w:t>
        </w:r>
      </w:ins>
      <w:ins w:id="12397" w:author="PR Preview" w:date="2026-01-01T00:00:00Z">
        <w:r>
          <w:t xml:space="preserve">$\mathord{\smash[b]{\underset{\raise.3ex\hbox{$\scriptstyle\sim$}}{x}}\vphantom{x}} \in \mathcal{S}$</w:t>
        </w:r>
      </w:ins>
      <w:ins w:id="12398" w:author="PR Preview" w:date="2026-01-01T00:00:00Z">
        <w:r>
          <w:t xml:space="preserve"> </w:t>
        </w:r>
      </w:ins>
      <w:ins w:id="12399" w:author="PR Preview" w:date="2026-01-01T00:00:00Z">
        <w:r>
          <w:t xml:space="preserve">satisfies</w:t>
        </w:r>
      </w:ins>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del w:id="12400" w:author="PR Preview" w:date="2026-01-01T00:00:00Z">
        <w:r>
          <w:delTex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delText>
        </w:r>
      </w:del>
    </w:p>
    <w:p>
      <w:pPr>
        <w:pStyle w:val="BodyText"/>
      </w:pPr>
      <w:ins w:id="12401"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ins>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del w:id="12402" w:author="PR Preview" w:date="2026-01-01T00:00:00Z">
        <w:r>
          <w:rPr>
            <w:b/>
            <w:bCs/>
          </w:rPr>
          <w:delText xml:space="preserve">Example 119 (Expanding a vector in an orthonormal basis)</w:delText>
        </w:r>
      </w:del>
      <w:del w:id="12403" w:author="PR Preview" w:date="2026-01-01T00:00:00Z">
        <w:r>
          <w:delText xml:space="preserve"> </w:delText>
        </w:r>
      </w:del>
      <w:del w:id="12404" w:author="PR Preview" w:date="2026-01-01T00:00:00Z">
        <w:r>
          <w:delText xml:space="preserve">With the orthonormal basis</w:delText>
        </w:r>
      </w:del>
      <w:del w:id="12405" w:author="PR Preview" w:date="2026-01-01T00:00:00Z">
        <w:r>
          <w:delText xml:space="preserve"> </w:delText>
        </w:r>
      </w:del>
      <w:del w:id="12406" w:author="PR Preview" w:date="2026-01-01T00:00:00Z">
        <w:r>
          <w:delText xml:space="preserve">$\mathord{\smash[b]{\underset{\raise.3ex\hbox{$\scriptstyle\sim$}}{q}}\vphantom{q}}_1, \mathord{\smash[b]{\underset{\raise.3ex\hbox{$\scriptstyle\sim$}}{q}}\vphantom{q}}_2, \mathord{\smash[b]{\underset{\raise.3ex\hbox{$\scriptstyle\sim$}}{q}}\vphantom{q}}_3$</w:delText>
        </w:r>
      </w:del>
      <w:del w:id="12407" w:author="PR Preview" w:date="2026-01-01T00:00:00Z">
        <w:r>
          <w:delText xml:space="preserve"> </w:delText>
        </w:r>
      </w:del>
      <w:del w:id="12408" w:author="PR Preview" w:date="2026-01-01T00:00:00Z">
        <w:r>
          <w:delText xml:space="preserve">of</w:delText>
        </w:r>
      </w:del>
      <w:del w:id="12409" w:author="PR Preview" w:date="2026-01-01T00:00:00Z">
        <w:r>
          <w:delText xml:space="preserve"> </w:delText>
        </w:r>
      </w:del>
      <m:oMath>
        <m:sSup>
          <m:e>
            <m:r>
              <m:rPr>
                <m:scr m:val="double-struck"/>
                <m:sty m:val="p"/>
              </m:rPr>
              <m:t>R</m:t>
            </m:r>
          </m:e>
          <m:sup>
            <m:r>
              <m:t>3</m:t>
            </m:r>
          </m:sup>
        </m:sSup>
      </m:oMath>
      <w:del w:id="12410" w:author="PR Preview" w:date="2026-01-01T00:00:00Z">
        <w:r>
          <w:delText xml:space="preserve"> </w:delText>
        </w:r>
      </w:del>
      <w:del w:id="12411" w:author="PR Preview" w:date="2026-01-01T00:00:00Z">
        <w:r>
          <w:delText xml:space="preserve">from</w:delText>
        </w:r>
      </w:del>
      <w:del w:id="12412" w:author="PR Preview" w:date="2026-01-01T00:00:00Z">
        <w:r>
          <w:delText xml:space="preserve"> </w:delText>
        </w:r>
      </w:del>
      <w:hyperlink w:anchor="exm-orthonormal-basis">
        <w:del w:id="12413" w:author="PR Preview" w:date="2026-01-01T00:00:00Z">
          <w:r>
            <w:rPr>
              <w:rStyle w:val="Hyperlink"/>
            </w:rPr>
            <w:delText xml:space="preserve">Example 117</w:delText>
          </w:r>
        </w:del>
      </w:hyperlink>
      <w:del w:id="12414" w:author="PR Preview" w:date="2026-01-01T00:00:00Z">
        <w:r>
          <w:delText xml:space="preserve"> </w:delText>
        </w:r>
      </w:del>
      <w:del w:id="12415" w:author="PR Preview" w:date="2026-01-01T00:00:00Z">
        <w:r>
          <w:delText xml:space="preserve">and</w:delText>
        </w:r>
      </w:del>
      <w:del w:id="12416" w:author="PR Preview" w:date="2026-01-01T00:00:00Z">
        <w:r>
          <w:delText xml:space="preserve"> </w:delText>
        </w:r>
      </w:del>
      <w:del w:id="12417" w:author="PR Preview" w:date="2026-01-01T00:00:00Z">
        <w:r>
          <w:delText xml:space="preserve">$\mathord{\smash[b]{\underset{\raise.3ex\hbox{$\scriptstyle\sim$}}{x}}\vphantom{x}} = (1, 2, 3)$</w:delText>
        </w:r>
      </w:del>
      <w:del w:id="12418" w:author="PR Preview" w:date="2026-01-01T00:00:00Z">
        <w:r>
          <w:delText xml:space="preserve">:</w:delText>
        </w:r>
      </w:del>
      <w:del w:id="12419" w:author="PR Preview" w:date="2026-01-01T00:00:00Z">
        <w:r>
          <w:delText xml:space="preserve"> </w:delText>
        </w:r>
      </w:del>
      <w:del w:id="12420" w:author="PR Preview" w:date="2026-01-01T00:00:00Z">
        <w:r>
          <w:delText xml:space="preserve">$\mathord{\smash[b]{\underset{\raise.3ex\hbox{$\scriptstyle\sim$}}{q}}\vphantom{q}}_1 \cdot \mathord{\smash[b]{\underset{\raise.3ex\hbox{$\scriptstyle\sim$}}{x}}\vphantom{x}} = 3$</w:delText>
        </w:r>
      </w:del>
      <w:del w:id="12421" w:author="PR Preview" w:date="2026-01-01T00:00:00Z">
        <w:r>
          <w:delText xml:space="preserve">,</w:delText>
        </w:r>
      </w:del>
    </w:p>
    <w:p>
      <w:pPr>
        <w:pStyle w:val="BodyText"/>
      </w:pPr>
      <w:ins w:id="12422" w:author="PR Preview" w:date="2026-01-01T00:00:00Z">
        <w:r>
          <w:rPr>
            <w:b/>
            <w:bCs/>
          </w:rPr>
          <w:t xml:space="preserve">Example 118 (Expanding a vector in an orthonormal basis)</w:t>
        </w:r>
      </w:ins>
      <w:ins w:id="12423" w:author="PR Preview" w:date="2026-01-01T00:00:00Z">
        <w:r>
          <w:t xml:space="preserve"> </w:t>
        </w:r>
      </w:ins>
      <w:ins w:id="12424" w:author="PR Preview" w:date="2026-01-01T00:00:00Z">
        <w:r>
          <w:t xml:space="preserve">With the orthonormal basis</w:t>
        </w:r>
      </w:ins>
      <w:ins w:id="12425" w:author="PR Preview" w:date="2026-01-01T00:00:00Z">
        <w:r>
          <w:t xml:space="preserve"> </w:t>
        </w:r>
      </w:ins>
      <w:ins w:id="12426" w:author="PR Preview" w:date="2026-01-01T00:00:00Z">
        <w:r>
          <w:t xml:space="preserve">$\mathord{\smash[b]{\underset{\raise.3ex\hbox{$\scriptstyle\sim$}}{q}}\vphantom{q}}_1, \mathord{\smash[b]{\underset{\raise.3ex\hbox{$\scriptstyle\sim$}}{q}}\vphantom{q}}_2, \mathord{\smash[b]{\underset{\raise.3ex\hbox{$\scriptstyle\sim$}}{q}}\vphantom{q}}_3$</w:t>
        </w:r>
      </w:ins>
      <w:ins w:id="12427" w:author="PR Preview" w:date="2026-01-01T00:00:00Z">
        <w:r>
          <w:t xml:space="preserve"> </w:t>
        </w:r>
      </w:ins>
      <w:ins w:id="12428" w:author="PR Preview" w:date="2026-01-01T00:00:00Z">
        <w:r>
          <w:t xml:space="preserve">of</w:t>
        </w:r>
      </w:ins>
      <w:ins w:id="12429" w:author="PR Preview" w:date="2026-01-01T00:00:00Z">
        <w:r>
          <w:t xml:space="preserve"> </w:t>
        </w:r>
      </w:ins>
      <m:oMath>
        <m:sSup>
          <m:e>
            <m:r>
              <m:rPr>
                <m:scr m:val="double-struck"/>
                <m:sty m:val="p"/>
              </m:rPr>
              <m:t>R</m:t>
            </m:r>
          </m:e>
          <m:sup>
            <m:r>
              <m:t>3</m:t>
            </m:r>
          </m:sup>
        </m:sSup>
      </m:oMath>
      <w:ins w:id="12430" w:author="PR Preview" w:date="2026-01-01T00:00:00Z">
        <w:r>
          <w:t xml:space="preserve"> </w:t>
        </w:r>
      </w:ins>
      <w:ins w:id="12431" w:author="PR Preview" w:date="2026-01-01T00:00:00Z">
        <w:r>
          <w:t xml:space="preserve">from</w:t>
        </w:r>
      </w:ins>
      <w:ins w:id="12432" w:author="PR Preview" w:date="2026-01-01T00:00:00Z">
        <w:r>
          <w:t xml:space="preserve"> </w:t>
        </w:r>
      </w:ins>
      <w:hyperlink w:anchor="exm-orthonormal-basis">
        <w:ins w:id="12433" w:author="PR Preview" w:date="2026-01-01T00:00:00Z">
          <w:r>
            <w:rPr>
              <w:rStyle w:val="Hyperlink"/>
            </w:rPr>
            <w:t xml:space="preserve">Example 116</w:t>
          </w:r>
        </w:ins>
      </w:hyperlink>
      <w:ins w:id="12434" w:author="PR Preview" w:date="2026-01-01T00:00:00Z">
        <w:r>
          <w:t xml:space="preserve"> </w:t>
        </w:r>
      </w:ins>
      <w:ins w:id="12435" w:author="PR Preview" w:date="2026-01-01T00:00:00Z">
        <w:r>
          <w:t xml:space="preserve">and</w:t>
        </w:r>
      </w:ins>
      <w:ins w:id="12436" w:author="PR Preview" w:date="2026-01-01T00:00:00Z">
        <w:r>
          <w:t xml:space="preserve"> </w:t>
        </w:r>
      </w:ins>
      <w:ins w:id="12437" w:author="PR Preview" w:date="2026-01-01T00:00:00Z">
        <w:r>
          <w:t xml:space="preserve">$\mathord{\smash[b]{\underset{\raise.3ex\hbox{$\scriptstyle\sim$}}{x}}\vphantom{x}} = (1, 2, 3)$</w:t>
        </w:r>
      </w:ins>
      <w:ins w:id="12438" w:author="PR Preview" w:date="2026-01-01T00:00:00Z">
        <w:r>
          <w:t xml:space="preserve">:</w:t>
        </w:r>
      </w:ins>
      <w:ins w:id="12439" w:author="PR Preview" w:date="2026-01-01T00:00:00Z">
        <w:r>
          <w:t xml:space="preserve"> </w:t>
        </w:r>
      </w:ins>
      <w:ins w:id="12440" w:author="PR Preview" w:date="2026-01-01T00:00:00Z">
        <w:r>
          <w:t xml:space="preserve">$\mathord{\smash[b]{\underset{\raise.3ex\hbox{$\scriptstyle\sim$}}{q}}\vphantom{q}}_1 \cdot \mathord{\smash[b]{\underset{\raise.3ex\hbox{$\scriptstyle\sim$}}{x}}\vphantom{x}} = 3$</w:t>
        </w:r>
      </w:ins>
      <w:ins w:id="12441" w:author="PR Preview" w:date="2026-01-01T00:00:00Z">
        <w:r>
          <w:t xml:space="preserve">,</w:t>
        </w:r>
      </w:ins>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del w:id="12442" w:author="PR Preview" w:date="2026-01-01T00:00:00Z">
        <w:r>
          <w:delText xml:space="preserve">which is</w:delText>
        </w:r>
      </w:del>
      <w:del w:id="12443" w:author="PR Preview" w:date="2026-01-01T00:00:00Z">
        <w:r>
          <w:delText xml:space="preserve"> </w:delText>
        </w:r>
      </w:del>
      <w:del w:id="12444" w:author="PR Preview" w:date="2026-01-01T00:00:00Z">
        <w:r>
          <w:delText xml:space="preserve">$\mathord{\smash[b]{\underset{\raise.3ex\hbox{$\scriptstyle\sim$}}{x}}\vphantom{x}}$</w:delText>
        </w:r>
      </w:del>
      <w:del w:id="12445" w:author="PR Preview" w:date="2026-01-01T00:00:00Z">
        <w:r>
          <w:delText xml:space="preserve">, as</w:delText>
        </w:r>
      </w:del>
      <w:del w:id="12446" w:author="PR Preview" w:date="2026-01-01T00:00:00Z">
        <w:r>
          <w:delText xml:space="preserve"> </w:delText>
        </w:r>
      </w:del>
      <w:hyperlink w:anchor="thm-orthonormal-expansion">
        <w:del w:id="12447" w:author="PR Preview" w:date="2026-01-01T00:00:00Z">
          <w:r>
            <w:rPr>
              <w:rStyle w:val="Hyperlink"/>
            </w:rPr>
            <w:delText xml:space="preserve">Theorem 66</w:delText>
          </w:r>
        </w:del>
      </w:hyperlink>
      <w:del w:id="12448" w:author="PR Preview" w:date="2026-01-01T00:00:00Z">
        <w:r>
          <w:delText xml:space="preserve"> </w:delText>
        </w:r>
      </w:del>
      <w:del w:id="12449" w:author="PR Preview" w:date="2026-01-01T00:00:00Z">
        <w:r>
          <w:delText xml:space="preserve">says.</w:delText>
        </w:r>
      </w:del>
    </w:p>
    <w:p>
      <w:pPr>
        <w:pStyle w:val="BodyText"/>
      </w:pPr>
      <w:del w:id="12450" w:author="PR Preview" w:date="2026-01-01T00:00:00Z">
        <w:r>
          <w:rPr>
            <w:b/>
            <w:bCs/>
          </w:rPr>
          <w:delText xml:space="preserve">Definition 78 (Gram-Schmidt process)</w:delText>
        </w:r>
      </w:del>
      <w:del w:id="12451" w:author="PR Preview" w:date="2026-01-01T00:00:00Z">
        <w:r>
          <w:delText xml:space="preserve"> </w:delText>
        </w:r>
      </w:del>
      <w:del w:id="12452" w:author="PR Preview" w:date="2026-01-01T00:00:00Z">
        <w:r>
          <w:delText xml:space="preserve">The</w:delText>
        </w:r>
      </w:del>
      <w:del w:id="12453" w:author="PR Preview" w:date="2026-01-01T00:00:00Z">
        <w:r>
          <w:delText xml:space="preserve"> </w:delText>
        </w:r>
      </w:del>
      <w:del w:id="12454" w:author="PR Preview" w:date="2026-01-01T00:00:00Z">
        <w:r>
          <w:rPr>
            <w:b/>
            <w:bCs/>
          </w:rPr>
          <w:delText xml:space="preserve">Gram-Schmidt process</w:delText>
        </w:r>
      </w:del>
      <w:del w:id="12455" w:author="PR Preview" w:date="2026-01-01T00:00:00Z">
        <w:r>
          <w:delText xml:space="preserve"> </w:delText>
        </w:r>
      </w:del>
      <w:del w:id="12456" w:author="PR Preview" w:date="2026-01-01T00:00:00Z">
        <w:r>
          <w:delText xml:space="preserve">[61]</w:delText>
        </w:r>
      </w:del>
      <w:del w:id="12457" w:author="PR Preview" w:date="2026-01-01T00:00:00Z">
        <w:r>
          <w:delText xml:space="preserve"> </w:delText>
        </w:r>
      </w:del>
      <w:del w:id="12458" w:author="PR Preview" w:date="2026-01-01T00:00:00Z">
        <w:r>
          <w:delText xml:space="preserve">takes vectors</w:delText>
        </w:r>
      </w:del>
      <w:del w:id="12459" w:author="PR Preview" w:date="2026-01-01T00:00:00Z">
        <w:r>
          <w:delText xml:space="preserve"> </w:delText>
        </w:r>
      </w:del>
      <w:del w:id="12460" w:author="PR Preview" w:date="2026-01-01T00:00:00Z">
        <w:r>
          <w:delText xml:space="preserve">$\mathord{\smash[b]{\underset{\raise.3ex\hbox{$\scriptstyle\sim$}}{a}}\vphantom{a}}_1, \ldots, \mathord{\smash[b]{\underset{\raise.3ex\hbox{$\scriptstyle\sim$}}{a}}\vphantom{a}}_k \in \mathbb{R}^p$</w:delText>
        </w:r>
      </w:del>
      <w:del w:id="12461" w:author="PR Preview" w:date="2026-01-01T00:00:00Z">
        <w:r>
          <w:delText xml:space="preserve"> </w:delText>
        </w:r>
      </w:del>
      <w:del w:id="12462" w:author="PR Preview" w:date="2026-01-01T00:00:00Z">
        <w:r>
          <w:delText xml:space="preserve">and, for</w:delText>
        </w:r>
      </w:del>
      <w:del w:id="12463"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2464" w:author="PR Preview" w:date="2026-01-01T00:00:00Z">
        <w:r>
          <w:delText xml:space="preserve"> </w:delText>
        </w:r>
      </w:del>
      <w:del w:id="12465" w:author="PR Preview" w:date="2026-01-01T00:00:00Z">
        <w:r>
          <w:delText xml:space="preserve">in turn:</w:delText>
        </w:r>
      </w:del>
    </w:p>
    <w:p>
      <w:pPr>
        <w:pStyle w:val="FirstParagraph"/>
      </w:pPr>
      <w:ins w:id="12466" w:author="PR Preview" w:date="2026-01-01T00:00:00Z">
        <w:r>
          <w:t xml:space="preserve">which is</w:t>
        </w:r>
      </w:ins>
      <w:ins w:id="12467" w:author="PR Preview" w:date="2026-01-01T00:00:00Z">
        <w:r>
          <w:t xml:space="preserve"> </w:t>
        </w:r>
      </w:ins>
      <w:ins w:id="12468" w:author="PR Preview" w:date="2026-01-01T00:00:00Z">
        <w:r>
          <w:t xml:space="preserve">$\mathord{\smash[b]{\underset{\raise.3ex\hbox{$\scriptstyle\sim$}}{x}}\vphantom{x}}$</w:t>
        </w:r>
      </w:ins>
      <w:ins w:id="12469" w:author="PR Preview" w:date="2026-01-01T00:00:00Z">
        <w:r>
          <w:t xml:space="preserve">, as</w:t>
        </w:r>
      </w:ins>
      <w:ins w:id="12470" w:author="PR Preview" w:date="2026-01-01T00:00:00Z">
        <w:r>
          <w:t xml:space="preserve"> </w:t>
        </w:r>
      </w:ins>
      <w:hyperlink w:anchor="thm-orthonormal-expansion">
        <w:ins w:id="12471" w:author="PR Preview" w:date="2026-01-01T00:00:00Z">
          <w:r>
            <w:rPr>
              <w:rStyle w:val="Hyperlink"/>
            </w:rPr>
            <w:t xml:space="preserve">Theorem 65</w:t>
          </w:r>
        </w:ins>
      </w:hyperlink>
      <w:ins w:id="12472" w:author="PR Preview" w:date="2026-01-01T00:00:00Z">
        <w:r>
          <w:t xml:space="preserve"> </w:t>
        </w:r>
      </w:ins>
      <w:ins w:id="12473" w:author="PR Preview" w:date="2026-01-01T00:00:00Z">
        <w:r>
          <w:t xml:space="preserve">says.</w:t>
        </w:r>
      </w:ins>
    </w:p>
    <w:bookmarkEnd w:id="403"/>
    <w:bookmarkStart w:id="404" w:name="def-gram-schmidt"/>
    <w:p>
      <w:pPr>
        <w:pStyle w:val="BodyText"/>
      </w:pPr>
      <w:ins w:id="12474" w:author="PR Preview" w:date="2026-01-01T00:00:00Z">
        <w:r>
          <w:rPr>
            <w:b/>
            <w:bCs/>
          </w:rPr>
          <w:t xml:space="preserve">Definition 78 (Gram-Schmidt process)</w:t>
        </w:r>
      </w:ins>
      <w:ins w:id="12475" w:author="PR Preview" w:date="2026-01-01T00:00:00Z">
        <w:r>
          <w:t xml:space="preserve"> </w:t>
        </w:r>
      </w:ins>
      <w:ins w:id="12476" w:author="PR Preview" w:date="2026-01-01T00:00:00Z">
        <w:r>
          <w:t xml:space="preserve">The</w:t>
        </w:r>
      </w:ins>
      <w:ins w:id="12477" w:author="PR Preview" w:date="2026-01-01T00:00:00Z">
        <w:r>
          <w:t xml:space="preserve"> </w:t>
        </w:r>
      </w:ins>
      <w:ins w:id="12478" w:author="PR Preview" w:date="2026-01-01T00:00:00Z">
        <w:r>
          <w:rPr>
            <w:b/>
            <w:bCs/>
          </w:rPr>
          <w:t xml:space="preserve">Gram-Schmidt process</w:t>
        </w:r>
      </w:ins>
      <w:ins w:id="12479" w:author="PR Preview" w:date="2026-01-01T00:00:00Z">
        <w:r>
          <w:t xml:space="preserve"> </w:t>
        </w:r>
      </w:ins>
      <w:ins w:id="12480" w:author="PR Preview" w:date="2026-01-01T00:00:00Z">
        <w:r>
          <w:t xml:space="preserve">[58]</w:t>
        </w:r>
      </w:ins>
      <w:ins w:id="12481" w:author="PR Preview" w:date="2026-01-01T00:00:00Z">
        <w:r>
          <w:t xml:space="preserve"> </w:t>
        </w:r>
      </w:ins>
      <w:ins w:id="12482" w:author="PR Preview" w:date="2026-01-01T00:00:00Z">
        <w:r>
          <w:t xml:space="preserve">takes vectors</w:t>
        </w:r>
      </w:ins>
      <w:ins w:id="12483" w:author="PR Preview" w:date="2026-01-01T00:00:00Z">
        <w:r>
          <w:t xml:space="preserve"> </w:t>
        </w:r>
      </w:ins>
      <w:ins w:id="12484" w:author="PR Preview" w:date="2026-01-01T00:00:00Z">
        <w:r>
          <w:t xml:space="preserve">$\mathord{\smash[b]{\underset{\raise.3ex\hbox{$\scriptstyle\sim$}}{a}}\vphantom{a}}_1, \ldots, \mathord{\smash[b]{\underset{\raise.3ex\hbox{$\scriptstyle\sim$}}{a}}\vphantom{a}}_k \in \mathbb{R}^p$</w:t>
        </w:r>
      </w:ins>
      <w:ins w:id="12485" w:author="PR Preview" w:date="2026-01-01T00:00:00Z">
        <w:r>
          <w:t xml:space="preserve"> </w:t>
        </w:r>
      </w:ins>
      <w:ins w:id="12486" w:author="PR Preview" w:date="2026-01-01T00:00:00Z">
        <w:r>
          <w:t xml:space="preserve">and, for</w:t>
        </w:r>
      </w:ins>
      <w:ins w:id="12487"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2488" w:author="PR Preview" w:date="2026-01-01T00:00:00Z">
        <w:r>
          <w:t xml:space="preserve"> </w:t>
        </w:r>
      </w:ins>
      <w:ins w:id="12489" w:author="PR Preview" w:date="2026-01-01T00:00:00Z">
        <w:r>
          <w:t xml:space="preserve">in turn:</w:t>
        </w:r>
      </w:ins>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del w:id="12490" w:author="PR Preview" w:date="2026-01-01T00:00:00Z">
        <w:r>
          <w:rPr>
            <w:b/>
            <w:bCs/>
          </w:rPr>
          <w:delText xml:space="preserve">Example 120 (Two steps of Gram-Schmidt in</w:delText>
        </w:r>
      </w:del>
      <w:del w:id="12491" w:author="PR Preview" w:date="2026-01-01T00:00:00Z">
        <w:r>
          <w:rPr>
            <w:b/>
            <w:bCs/>
          </w:rPr>
          <w:delText xml:space="preserve"> </w:delText>
        </w:r>
      </w:del>
      <m:oMath>
        <m:sSup>
          <m:e>
            <m:r>
              <m:rPr>
                <m:scr m:val="double-struck"/>
                <m:sty m:val="p"/>
              </m:rPr>
              <m:t>R</m:t>
            </m:r>
          </m:e>
          <m:sup>
            <m:r>
              <m:t>3</m:t>
            </m:r>
          </m:sup>
        </m:sSup>
      </m:oMath>
      <w:del w:id="12492" w:author="PR Preview" w:date="2026-01-01T00:00:00Z">
        <w:r>
          <w:rPr>
            <w:b/>
            <w:bCs/>
          </w:rPr>
          <w:delText xml:space="preserve">)</w:delText>
        </w:r>
      </w:del>
      <w:del w:id="12493" w:author="PR Preview" w:date="2026-01-01T00:00:00Z">
        <w:r>
          <w:delText xml:space="preserve"> </w:delText>
        </w:r>
      </w:del>
      <w:del w:id="12494" w:author="PR Preview" w:date="2026-01-01T00:00:00Z">
        <w:r>
          <w:delText xml:space="preserve">Let</w:delText>
        </w:r>
      </w:del>
      <w:del w:id="12495" w:author="PR Preview" w:date="2026-01-01T00:00:00Z">
        <w:r>
          <w:delText xml:space="preserve"> </w:delText>
        </w:r>
      </w:del>
      <w:del w:id="12496" w:author="PR Preview" w:date="2026-01-01T00:00:00Z">
        <w:r>
          <w:delText xml:space="preserve">$\mathord{\smash[b]{\underset{\raise.3ex\hbox{$\scriptstyle\sim$}}{a}}\vphantom{a}}_1 = (1, 1, 0)$</w:delText>
        </w:r>
      </w:del>
      <w:del w:id="12497" w:author="PR Preview" w:date="2026-01-01T00:00:00Z">
        <w:r>
          <w:delText xml:space="preserve"> </w:delText>
        </w:r>
      </w:del>
      <w:del w:id="12498" w:author="PR Preview" w:date="2026-01-01T00:00:00Z">
        <w:r>
          <w:delText xml:space="preserve">and</w:delText>
        </w:r>
      </w:del>
      <w:del w:id="12499" w:author="PR Preview" w:date="2026-01-01T00:00:00Z">
        <w:r>
          <w:delText xml:space="preserve"> </w:delText>
        </w:r>
      </w:del>
      <w:del w:id="12500" w:author="PR Preview" w:date="2026-01-01T00:00:00Z">
        <w:r>
          <w:delText xml:space="preserve">$\mathord{\smash[b]{\underset{\raise.3ex\hbox{$\scriptstyle\sim$}}{a}}\vphantom{a}}_2 = (1, 0, 1)$</w:delText>
        </w:r>
      </w:del>
      <w:del w:id="12501" w:author="PR Preview" w:date="2026-01-01T00:00:00Z">
        <w:r>
          <w:delText xml:space="preserve">.</w:delText>
        </w:r>
      </w:del>
    </w:p>
    <w:p>
      <w:pPr>
        <w:pStyle w:val="BodyText"/>
      </w:pPr>
      <w:ins w:id="12502" w:author="PR Preview" w:date="2026-01-01T00:00:00Z">
        <w:r>
          <w:rPr>
            <w:b/>
            <w:bCs/>
          </w:rPr>
          <w:t xml:space="preserve">Example 119 (Two steps of Gram-Schmidt in</w:t>
        </w:r>
      </w:ins>
      <w:ins w:id="12503" w:author="PR Preview" w:date="2026-01-01T00:00:00Z">
        <w:r>
          <w:rPr>
            <w:b/>
            <w:bCs/>
          </w:rPr>
          <w:t xml:space="preserve"> </w:t>
        </w:r>
      </w:ins>
      <m:oMath>
        <m:sSup>
          <m:e>
            <m:r>
              <m:rPr>
                <m:scr m:val="double-struck"/>
                <m:sty m:val="p"/>
              </m:rPr>
              <m:t>R</m:t>
            </m:r>
          </m:e>
          <m:sup>
            <m:r>
              <m:t>3</m:t>
            </m:r>
          </m:sup>
        </m:sSup>
      </m:oMath>
      <w:ins w:id="12504" w:author="PR Preview" w:date="2026-01-01T00:00:00Z">
        <w:r>
          <w:rPr>
            <w:b/>
            <w:bCs/>
          </w:rPr>
          <w:t xml:space="preserve">)</w:t>
        </w:r>
      </w:ins>
      <w:ins w:id="12505" w:author="PR Preview" w:date="2026-01-01T00:00:00Z">
        <w:r>
          <w:t xml:space="preserve"> </w:t>
        </w:r>
      </w:ins>
      <w:ins w:id="12506" w:author="PR Preview" w:date="2026-01-01T00:00:00Z">
        <w:r>
          <w:t xml:space="preserve">Let</w:t>
        </w:r>
      </w:ins>
      <w:ins w:id="12507" w:author="PR Preview" w:date="2026-01-01T00:00:00Z">
        <w:r>
          <w:t xml:space="preserve"> </w:t>
        </w:r>
      </w:ins>
      <w:ins w:id="12508" w:author="PR Preview" w:date="2026-01-01T00:00:00Z">
        <w:r>
          <w:t xml:space="preserve">$\mathord{\smash[b]{\underset{\raise.3ex\hbox{$\scriptstyle\sim$}}{a}}\vphantom{a}}_1 = (1, 1, 0)$</w:t>
        </w:r>
      </w:ins>
      <w:ins w:id="12509" w:author="PR Preview" w:date="2026-01-01T00:00:00Z">
        <w:r>
          <w:t xml:space="preserve"> </w:t>
        </w:r>
      </w:ins>
      <w:ins w:id="12510" w:author="PR Preview" w:date="2026-01-01T00:00:00Z">
        <w:r>
          <w:t xml:space="preserve">and</w:t>
        </w:r>
      </w:ins>
      <w:ins w:id="12511" w:author="PR Preview" w:date="2026-01-01T00:00:00Z">
        <w:r>
          <w:t xml:space="preserve"> </w:t>
        </w:r>
      </w:ins>
      <w:ins w:id="12512" w:author="PR Preview" w:date="2026-01-01T00:00:00Z">
        <w:r>
          <w:t xml:space="preserve">$\mathord{\smash[b]{\underset{\raise.3ex\hbox{$\scriptstyle\sim$}}{a}}\vphantom{a}}_2 = (1, 0, 1)$</w:t>
        </w:r>
      </w:ins>
      <w:ins w:id="12513" w:author="PR Preview" w:date="2026-01-01T00:00:00Z">
        <w:r>
          <w:t xml:space="preserve">.</w:t>
        </w:r>
      </w:ins>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del w:id="12514" w:author="PR Preview" w:date="2026-01-01T00:00:00Z">
        <w:r>
          <w:rPr>
            <w:b/>
            <w:bCs/>
          </w:rPr>
          <w:delText xml:space="preserve">Example 121 (Gram-Schmidt stops on dependent vectors)</w:delText>
        </w:r>
      </w:del>
      <w:del w:id="12515" w:author="PR Preview" w:date="2026-01-01T00:00:00Z">
        <w:r>
          <w:delText xml:space="preserve"> </w:delText>
        </w:r>
      </w:del>
      <w:del w:id="12516" w:author="PR Preview" w:date="2026-01-01T00:00:00Z">
        <w:r>
          <w:delText xml:space="preserve">Let</w:delText>
        </w:r>
      </w:del>
      <w:del w:id="12517" w:author="PR Preview" w:date="2026-01-01T00:00:00Z">
        <w:r>
          <w:delText xml:space="preserve"> </w:delText>
        </w:r>
      </w:del>
      <w:del w:id="12518" w:author="PR Preview" w:date="2026-01-01T00:00:00Z">
        <w:r>
          <w:delText xml:space="preserve">$\mathord{\smash[b]{\underset{\raise.3ex\hbox{$\scriptstyle\sim$}}{a}}\vphantom{a}}_1 = (1, 2)$</w:delText>
        </w:r>
      </w:del>
      <w:del w:id="12519" w:author="PR Preview" w:date="2026-01-01T00:00:00Z">
        <w:r>
          <w:delText xml:space="preserve"> </w:delText>
        </w:r>
      </w:del>
      <w:del w:id="12520" w:author="PR Preview" w:date="2026-01-01T00:00:00Z">
        <w:r>
          <w:delText xml:space="preserve">and</w:delText>
        </w:r>
      </w:del>
      <w:del w:id="12521" w:author="PR Preview" w:date="2026-01-01T00:00:00Z">
        <w:r>
          <w:delText xml:space="preserve"> </w:delText>
        </w:r>
      </w:del>
      <w:del w:id="12522" w:author="PR Preview" w:date="2026-01-01T00:00:00Z">
        <w:r>
          <w:delText xml:space="preserve">$\mathord{\smash[b]{\underset{\raise.3ex\hbox{$\scriptstyle\sim$}}{a}}\vphantom{a}}_2 = (2, 4)$</w:delText>
        </w:r>
      </w:del>
      <w:del w:id="12523" w:author="PR Preview" w:date="2026-01-01T00:00:00Z">
        <w:r>
          <w:delText xml:space="preserve">.</w:delText>
        </w:r>
      </w:del>
      <w:del w:id="12524" w:author="PR Preview" w:date="2026-01-01T00:00:00Z">
        <w:r>
          <w:delText xml:space="preserve"> </w:delText>
        </w:r>
      </w:del>
      <w:del w:id="12525" w:author="PR Preview" w:date="2026-01-01T00:00:00Z">
        <w:r>
          <w:delText xml:space="preserve">Step 1 gives</w:delText>
        </w:r>
      </w:del>
      <w:del w:id="12526" w:author="PR Preview" w:date="2026-01-01T00:00:00Z">
        <w:r>
          <w:delText xml:space="preserve"> </w:delText>
        </w:r>
      </w:del>
      <w:del w:id="12527" w:author="PR Preview" w:date="2026-01-01T00:00:00Z">
        <w:r>
          <w:delText xml:space="preserve">$\mathord{\smash[b]{\underset{\raise.3ex\hbox{$\scriptstyle\sim$}}{q}}\vphantom{q}}_1 = \tfrac{1}{\sqrt{5}}\,(1, 2)$</w:delText>
        </w:r>
      </w:del>
      <w:del w:id="12528" w:author="PR Preview" w:date="2026-01-01T00:00:00Z">
        <w:r>
          <w:delText xml:space="preserve">.</w:delText>
        </w:r>
      </w:del>
      <w:del w:id="12529" w:author="PR Preview" w:date="2026-01-01T00:00:00Z">
        <w:r>
          <w:delText xml:space="preserve"> </w:delText>
        </w:r>
      </w:del>
      <w:del w:id="12530" w:author="PR Preview" w:date="2026-01-01T00:00:00Z">
        <w:r>
          <w:delText xml:space="preserve">In step 2,</w:delText>
        </w:r>
      </w:del>
    </w:p>
    <w:p>
      <w:pPr>
        <w:pStyle w:val="FirstParagraph"/>
      </w:pPr>
      <w:ins w:id="12531" w:author="PR Preview" w:date="2026-01-01T00:00:00Z">
        <w:r>
          <w:rPr>
            <w:b/>
            <w:bCs/>
          </w:rPr>
          <w:t xml:space="preserve">Example 120 (Gram-Schmidt stops on dependent vectors)</w:t>
        </w:r>
      </w:ins>
      <w:ins w:id="12532" w:author="PR Preview" w:date="2026-01-01T00:00:00Z">
        <w:r>
          <w:t xml:space="preserve"> </w:t>
        </w:r>
      </w:ins>
      <w:ins w:id="12533" w:author="PR Preview" w:date="2026-01-01T00:00:00Z">
        <w:r>
          <w:t xml:space="preserve">Let</w:t>
        </w:r>
      </w:ins>
      <w:ins w:id="12534" w:author="PR Preview" w:date="2026-01-01T00:00:00Z">
        <w:r>
          <w:t xml:space="preserve"> </w:t>
        </w:r>
      </w:ins>
      <w:ins w:id="12535" w:author="PR Preview" w:date="2026-01-01T00:00:00Z">
        <w:r>
          <w:t xml:space="preserve">$\mathord{\smash[b]{\underset{\raise.3ex\hbox{$\scriptstyle\sim$}}{a}}\vphantom{a}}_1 = (1, 2)$</w:t>
        </w:r>
      </w:ins>
      <w:ins w:id="12536" w:author="PR Preview" w:date="2026-01-01T00:00:00Z">
        <w:r>
          <w:t xml:space="preserve"> </w:t>
        </w:r>
      </w:ins>
      <w:ins w:id="12537" w:author="PR Preview" w:date="2026-01-01T00:00:00Z">
        <w:r>
          <w:t xml:space="preserve">and</w:t>
        </w:r>
      </w:ins>
      <w:ins w:id="12538" w:author="PR Preview" w:date="2026-01-01T00:00:00Z">
        <w:r>
          <w:t xml:space="preserve"> </w:t>
        </w:r>
      </w:ins>
      <w:ins w:id="12539" w:author="PR Preview" w:date="2026-01-01T00:00:00Z">
        <w:r>
          <w:t xml:space="preserve">$\mathord{\smash[b]{\underset{\raise.3ex\hbox{$\scriptstyle\sim$}}{a}}\vphantom{a}}_2 = (2, 4)$</w:t>
        </w:r>
      </w:ins>
      <w:ins w:id="12540" w:author="PR Preview" w:date="2026-01-01T00:00:00Z">
        <w:r>
          <w:t xml:space="preserve">.</w:t>
        </w:r>
      </w:ins>
      <w:ins w:id="12541" w:author="PR Preview" w:date="2026-01-01T00:00:00Z">
        <w:r>
          <w:t xml:space="preserve"> </w:t>
        </w:r>
      </w:ins>
      <w:ins w:id="12542" w:author="PR Preview" w:date="2026-01-01T00:00:00Z">
        <w:r>
          <w:t xml:space="preserve">Step 1 gives</w:t>
        </w:r>
      </w:ins>
      <w:ins w:id="12543" w:author="PR Preview" w:date="2026-01-01T00:00:00Z">
        <w:r>
          <w:t xml:space="preserve"> </w:t>
        </w:r>
      </w:ins>
      <w:ins w:id="12544" w:author="PR Preview" w:date="2026-01-01T00:00:00Z">
        <w:r>
          <w:t xml:space="preserve">$\mathord{\smash[b]{\underset{\raise.3ex\hbox{$\scriptstyle\sim$}}{q}}\vphantom{q}}_1 = \tfrac{1}{\sqrt{5}}\,(1, 2)$</w:t>
        </w:r>
      </w:ins>
      <w:ins w:id="12545" w:author="PR Preview" w:date="2026-01-01T00:00:00Z">
        <w:r>
          <w:t xml:space="preserve">.</w:t>
        </w:r>
      </w:ins>
      <w:ins w:id="12546" w:author="PR Preview" w:date="2026-01-01T00:00:00Z">
        <w:r>
          <w:t xml:space="preserve"> </w:t>
        </w:r>
      </w:ins>
      <w:ins w:id="12547" w:author="PR Preview" w:date="2026-01-01T00:00:00Z">
        <w:r>
          <w:t xml:space="preserve">In step 2,</w:t>
        </w:r>
      </w:ins>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del w:id="12548" w:author="PR Preview" w:date="2026-01-01T00:00:00Z">
        <w:r>
          <w:rPr>
            <w:b/>
            <w:bCs/>
          </w:rPr>
          <w:delText xml:space="preserve">Theorem 67 (What Gram-Schmidt produces)</w:delText>
        </w:r>
      </w:del>
      <w:del w:id="12549" w:author="PR Preview" w:date="2026-01-01T00:00:00Z">
        <w:r>
          <w:delText xml:space="preserve"> </w:delText>
        </w:r>
      </w:del>
      <w:del w:id="12550" w:author="PR Preview" w:date="2026-01-01T00:00:00Z">
        <w:r>
          <w:delText xml:space="preserve">Run the Gram-Schmidt process (</w:delText>
        </w:r>
      </w:del>
      <w:hyperlink w:anchor="def-gram-schmidt">
        <w:del w:id="12551" w:author="PR Preview" w:date="2026-01-01T00:00:00Z">
          <w:r>
            <w:rPr>
              <w:rStyle w:val="Hyperlink"/>
            </w:rPr>
            <w:delText xml:space="preserve">Definition 78</w:delText>
          </w:r>
        </w:del>
      </w:hyperlink>
      <w:del w:id="12552" w:author="PR Preview" w:date="2026-01-01T00:00:00Z">
        <w:r>
          <w:delText xml:space="preserve">) on</w:delText>
        </w:r>
      </w:del>
      <w:del w:id="12553" w:author="PR Preview" w:date="2026-01-01T00:00:00Z">
        <w:r>
          <w:delText xml:space="preserve"> </w:delText>
        </w:r>
      </w:del>
      <w:del w:id="12554" w:author="PR Preview" w:date="2026-01-01T00:00:00Z">
        <w:r>
          <w:delText xml:space="preserve">$\mathord{\smash[b]{\underset{\raise.3ex\hbox{$\scriptstyle\sim$}}{a}}\vphantom{a}}_1, \ldots, \mathord{\smash[b]{\underset{\raise.3ex\hbox{$\scriptstyle\sim$}}{a}}\vphantom{a}}_k \in \mathbb{R}^p$</w:delText>
        </w:r>
      </w:del>
      <w:del w:id="12555" w:author="PR Preview" w:date="2026-01-01T00:00:00Z">
        <w:r>
          <w:delText xml:space="preserve">.</w:delText>
        </w:r>
      </w:del>
    </w:p>
    <w:p>
      <w:pPr>
        <w:pStyle w:val="BodyText"/>
      </w:pPr>
      <w:ins w:id="12556" w:author="PR Preview" w:date="2026-01-01T00:00:00Z">
        <w:r>
          <w:rPr>
            <w:b/>
            <w:bCs/>
          </w:rPr>
          <w:t xml:space="preserve">Theorem 66 (What Gram-Schmidt produces)</w:t>
        </w:r>
      </w:ins>
      <w:ins w:id="12557" w:author="PR Preview" w:date="2026-01-01T00:00:00Z">
        <w:r>
          <w:t xml:space="preserve"> </w:t>
        </w:r>
      </w:ins>
      <w:ins w:id="12558" w:author="PR Preview" w:date="2026-01-01T00:00:00Z">
        <w:r>
          <w:t xml:space="preserve">Run the Gram-Schmidt process (</w:t>
        </w:r>
      </w:ins>
      <w:hyperlink w:anchor="def-gram-schmidt">
        <w:ins w:id="12559" w:author="PR Preview" w:date="2026-01-01T00:00:00Z">
          <w:r>
            <w:rPr>
              <w:rStyle w:val="Hyperlink"/>
            </w:rPr>
            <w:t xml:space="preserve">Definition 78</w:t>
          </w:r>
        </w:ins>
      </w:hyperlink>
      <w:ins w:id="12560" w:author="PR Preview" w:date="2026-01-01T00:00:00Z">
        <w:r>
          <w:t xml:space="preserve">) on</w:t>
        </w:r>
      </w:ins>
      <w:ins w:id="12561" w:author="PR Preview" w:date="2026-01-01T00:00:00Z">
        <w:r>
          <w:t xml:space="preserve"> </w:t>
        </w:r>
      </w:ins>
      <w:ins w:id="12562" w:author="PR Preview" w:date="2026-01-01T00:00:00Z">
        <w:r>
          <w:t xml:space="preserve">$\mathord{\smash[b]{\underset{\raise.3ex\hbox{$\scriptstyle\sim$}}{a}}\vphantom{a}}_1, \ldots, \mathord{\smash[b]{\underset{\raise.3ex\hbox{$\scriptstyle\sim$}}{a}}\vphantom{a}}_k \in \mathbb{R}^p$</w:t>
        </w:r>
      </w:ins>
      <w:ins w:id="12563" w:author="PR Preview" w:date="2026-01-01T00:00:00Z">
        <w:r>
          <w:t xml:space="preserve">.</w:t>
        </w:r>
      </w:ins>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del w:id="12564" w:author="PR Preview" w:date="2026-01-01T00:00:00Z">
        <w:r>
          <w:delText xml:space="preserve">The orthonormal vectors</w:delText>
        </w:r>
      </w:del>
      <w:del w:id="12565" w:author="PR Preview" w:date="2026-01-01T00:00:00Z">
        <w:r>
          <w:delText xml:space="preserve"> </w:delText>
        </w:r>
      </w:del>
      <w:del w:id="12566" w:author="PR Preview" w:date="2026-01-01T00:00:00Z">
        <w:r>
          <w:delText xml:space="preserve">$\mathord{\smash[b]{\underset{\raise.3ex\hbox{$\scriptstyle\sim$}}{q}}\vphantom{q}}_1, \ldots, \mathord{\smash[b]{\underset{\raise.3ex\hbox{$\scriptstyle\sim$}}{q}}\vphantom{q}}_{i-1}$</w:delText>
        </w:r>
      </w:del>
      <w:del w:id="12567" w:author="PR Preview" w:date="2026-01-01T00:00:00Z">
        <w:r>
          <w:delText xml:space="preserve"> </w:delText>
        </w:r>
      </w:del>
      <w:del w:id="12568" w:author="PR Preview" w:date="2026-01-01T00:00:00Z">
        <w:r>
          <w:delText xml:space="preserve">are linearly independent</w:delText>
        </w:r>
      </w:del>
      <w:del w:id="12569" w:author="PR Preview" w:date="2026-01-01T00:00:00Z">
        <w:r>
          <w:delText xml:space="preserve"> </w:delText>
        </w:r>
      </w:del>
      <w:del w:id="12570" w:author="PR Preview" w:date="2026-01-01T00:00:00Z">
        <w:r>
          <w:delText xml:space="preserve">(</w:delText>
        </w:r>
      </w:del>
      <w:hyperlink w:anchor="thm-orthonormal-independent">
        <w:del w:id="12571" w:author="PR Preview" w:date="2026-01-01T00:00:00Z">
          <w:r>
            <w:rPr>
              <w:rStyle w:val="Hyperlink"/>
            </w:rPr>
            <w:delText xml:space="preserve">Theorem 65</w:delText>
          </w:r>
        </w:del>
      </w:hyperlink>
      <w:del w:id="12572" w:author="PR Preview" w:date="2026-01-01T00:00:00Z">
        <w:r>
          <w:delText xml:space="preserve">) and span</w:delText>
        </w:r>
      </w:del>
      <w:del w:id="12573" w:author="PR Preview" w:date="2026-01-01T00:00:00Z">
        <w:r>
          <w:delText xml:space="preserve"> </w:delText>
        </w:r>
      </w:del>
      <m:oMath>
        <m:sSub>
          <m:e>
            <m:r>
              <m:rPr>
                <m:scr m:val="script"/>
                <m:sty m:val="p"/>
              </m:rPr>
              <m:t>S</m:t>
            </m:r>
          </m:e>
          <m:sub>
            <m:r>
              <m:t>i</m:t>
            </m:r>
            <m:r>
              <m:rPr>
                <m:sty m:val="p"/>
              </m:rPr>
              <m:t>−</m:t>
            </m:r>
            <m:r>
              <m:t>1</m:t>
            </m:r>
          </m:sub>
        </m:sSub>
      </m:oMath>
      <w:del w:id="12574" w:author="PR Preview" w:date="2026-01-01T00:00:00Z">
        <w:r>
          <w:delText xml:space="preserve">,</w:delText>
        </w:r>
      </w:del>
      <w:del w:id="12575" w:author="PR Preview" w:date="2026-01-01T00:00:00Z">
        <w:r>
          <w:delText xml:space="preserve"> </w:delText>
        </w:r>
      </w:del>
      <w:del w:id="12576" w:author="PR Preview" w:date="2026-01-01T00:00:00Z">
        <w:r>
          <w:delText xml:space="preserve">so they are an orthonormal basis of it.</w:delText>
        </w:r>
      </w:del>
    </w:p>
    <w:p>
      <w:pPr>
        <w:pStyle w:val="FirstParagraph"/>
      </w:pPr>
      <w:ins w:id="12577" w:author="PR Preview" w:date="2026-01-01T00:00:00Z">
        <w:r>
          <w:t xml:space="preserve">The orthonormal vectors</w:t>
        </w:r>
      </w:ins>
      <w:ins w:id="12578" w:author="PR Preview" w:date="2026-01-01T00:00:00Z">
        <w:r>
          <w:t xml:space="preserve"> </w:t>
        </w:r>
      </w:ins>
      <w:ins w:id="12579" w:author="PR Preview" w:date="2026-01-01T00:00:00Z">
        <w:r>
          <w:t xml:space="preserve">$\mathord{\smash[b]{\underset{\raise.3ex\hbox{$\scriptstyle\sim$}}{q}}\vphantom{q}}_1, \ldots, \mathord{\smash[b]{\underset{\raise.3ex\hbox{$\scriptstyle\sim$}}{q}}\vphantom{q}}_{i-1}$</w:t>
        </w:r>
      </w:ins>
      <w:ins w:id="12580" w:author="PR Preview" w:date="2026-01-01T00:00:00Z">
        <w:r>
          <w:t xml:space="preserve"> </w:t>
        </w:r>
      </w:ins>
      <w:ins w:id="12581" w:author="PR Preview" w:date="2026-01-01T00:00:00Z">
        <w:r>
          <w:t xml:space="preserve">are linearly independent</w:t>
        </w:r>
      </w:ins>
      <w:ins w:id="12582" w:author="PR Preview" w:date="2026-01-01T00:00:00Z">
        <w:r>
          <w:t xml:space="preserve"> </w:t>
        </w:r>
      </w:ins>
      <w:ins w:id="12583" w:author="PR Preview" w:date="2026-01-01T00:00:00Z">
        <w:r>
          <w:t xml:space="preserve">(</w:t>
        </w:r>
      </w:ins>
      <w:hyperlink w:anchor="thm-orthonormal-independent">
        <w:ins w:id="12584" w:author="PR Preview" w:date="2026-01-01T00:00:00Z">
          <w:r>
            <w:rPr>
              <w:rStyle w:val="Hyperlink"/>
            </w:rPr>
            <w:t xml:space="preserve">Theorem 64</w:t>
          </w:r>
        </w:ins>
      </w:hyperlink>
      <w:ins w:id="12585" w:author="PR Preview" w:date="2026-01-01T00:00:00Z">
        <w:r>
          <w:t xml:space="preserve">) and span</w:t>
        </w:r>
      </w:ins>
      <w:ins w:id="12586" w:author="PR Preview" w:date="2026-01-01T00:00:00Z">
        <w:r>
          <w:t xml:space="preserve"> </w:t>
        </w:r>
      </w:ins>
      <m:oMath>
        <m:sSub>
          <m:e>
            <m:r>
              <m:rPr>
                <m:scr m:val="script"/>
                <m:sty m:val="p"/>
              </m:rPr>
              <m:t>S</m:t>
            </m:r>
          </m:e>
          <m:sub>
            <m:r>
              <m:t>i</m:t>
            </m:r>
            <m:r>
              <m:rPr>
                <m:sty m:val="p"/>
              </m:rPr>
              <m:t>−</m:t>
            </m:r>
            <m:r>
              <m:t>1</m:t>
            </m:r>
          </m:sub>
        </m:sSub>
      </m:oMath>
      <w:ins w:id="12587" w:author="PR Preview" w:date="2026-01-01T00:00:00Z">
        <w:r>
          <w:t xml:space="preserve">,</w:t>
        </w:r>
      </w:ins>
      <w:ins w:id="12588" w:author="PR Preview" w:date="2026-01-01T00:00:00Z">
        <w:r>
          <w:t xml:space="preserve"> </w:t>
        </w:r>
      </w:ins>
      <w:ins w:id="12589" w:author="PR Preview" w:date="2026-01-01T00:00:00Z">
        <w:r>
          <w:t xml:space="preserve">so they are an orthonormal basis of it.</w:t>
        </w:r>
      </w:ins>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del w:id="12590" w:author="PR Preview" w:date="2026-01-01T00:00:00Z">
        <w:r>
          <w:delTex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delText>
        </w:r>
      </w:del>
    </w:p>
    <w:p>
      <w:pPr>
        <w:pStyle w:val="FirstParagraph"/>
      </w:pPr>
      <w:del w:id="12591" w:author="PR Preview" w:date="2026-01-01T00:00:00Z">
        <w:r>
          <w:rPr>
            <w:i/>
            <w:iCs/>
          </w:rPr>
          <w:delText xml:space="preserve">Part 2 at step</w:delText>
        </w:r>
      </w:del>
      <w:del w:id="12592" w:author="PR Preview" w:date="2026-01-01T00:00:00Z">
        <w:r>
          <w:rPr>
            <w:i/>
            <w:iCs/>
          </w:rPr>
          <w:delText xml:space="preserve"> </w:delText>
        </w:r>
      </w:del>
      <m:oMath>
        <m:r>
          <m:t>i</m:t>
        </m:r>
      </m:oMath>
      <w:del w:id="12593" w:author="PR Preview" w:date="2026-01-01T00:00:00Z">
        <w:r>
          <w:rPr>
            <w:i/>
            <w:iCs/>
          </w:rPr>
          <w:delText xml:space="preserve">.</w:delText>
        </w:r>
      </w:del>
      <w:del w:id="12594" w:author="PR Preview" w:date="2026-01-01T00:00:00Z">
        <w:r>
          <w:delText xml:space="preserve"> </w:delText>
        </w:r>
      </w:del>
      <w:del w:id="12595" w:author="PR Preview" w:date="2026-01-01T00:00:00Z">
        <w:r>
          <w:delText xml:space="preserve">If</w:delText>
        </w:r>
      </w:del>
      <w:del w:id="12596" w:author="PR Preview" w:date="2026-01-01T00:00:00Z">
        <w:r>
          <w:delText xml:space="preserve"> </w:delText>
        </w:r>
      </w:del>
      <w:del w:id="12597" w:author="PR Preview" w:date="2026-01-01T00:00:00Z">
        <w:r>
          <w:delText xml:space="preserve">$\mathord{\smash[b]{\underset{\raise.3ex\hbox{$\scriptstyle\sim$}}{q}}\vphantom{q}}'_i = \mathord{\smash[b]{\underset{\raise.3ex\hbox{$\scriptstyle\sim$}}{0}}\vphantom{0}}$</w:delText>
        </w:r>
      </w:del>
      <w:del w:id="12598" w:author="PR Preview" w:date="2026-01-01T00:00:00Z">
        <w:r>
          <w:delText xml:space="preserve">, then</w:delText>
        </w:r>
      </w:del>
      <w:del w:id="12599" w:author="PR Preview" w:date="2026-01-01T00:00:00Z">
        <w:r>
          <w:delText xml:space="preserve"> </w:delText>
        </w:r>
      </w:del>
      <w:del w:id="12600"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delText>
        </w:r>
      </w:del>
      <w:del w:id="12601" w:author="PR Preview" w:date="2026-01-01T00:00:00Z">
        <w:r>
          <w:delText xml:space="preserve">.</w:delText>
        </w:r>
      </w:del>
      <w:del w:id="12602" w:author="PR Preview" w:date="2026-01-01T00:00:00Z">
        <w:r>
          <w:delText xml:space="preserve"> </w:delText>
        </w:r>
      </w:del>
      <w:del w:id="12603" w:author="PR Preview" w:date="2026-01-01T00:00:00Z">
        <w:r>
          <w:delText xml:space="preserve">Conversely, if</w:delText>
        </w:r>
      </w:del>
      <w:del w:id="12604" w:author="PR Preview" w:date="2026-01-01T00:00:00Z">
        <w:r>
          <w:delText xml:space="preserve"> </w:delText>
        </w:r>
      </w:del>
      <w:del w:id="12605" w:author="PR Preview" w:date="2026-01-01T00:00:00Z">
        <w:r>
          <w:delText xml:space="preserve">$\mathord{\smash[b]{\underset{\raise.3ex\hbox{$\scriptstyle\sim$}}{a}}\vphantom{a}}_i \in \mathcal{S}_{i-1}$</w:delText>
        </w:r>
      </w:del>
      <w:del w:id="12606" w:author="PR Preview" w:date="2026-01-01T00:00:00Z">
        <w:r>
          <w:delText xml:space="preserve">, then</w:delText>
        </w:r>
      </w:del>
      <w:del w:id="12607" w:author="PR Preview" w:date="2026-01-01T00:00:00Z">
        <w:r>
          <w:delText xml:space="preserve"> </w:delText>
        </w:r>
      </w:del>
      <w:del w:id="12608"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w:delText>
        </w:r>
      </w:del>
      <w:del w:id="12609" w:author="PR Preview" w:date="2026-01-01T00:00:00Z">
        <w:r>
          <w:delText xml:space="preserve"> </w:delText>
        </w:r>
      </w:del>
      <w:del w:id="12610" w:author="PR Preview" w:date="2026-01-01T00:00:00Z">
        <w:r>
          <w:delText xml:space="preserve">(</w:delText>
        </w:r>
      </w:del>
      <w:hyperlink w:anchor="thm-orthonormal-expansion">
        <w:del w:id="12611" w:author="PR Preview" w:date="2026-01-01T00:00:00Z">
          <w:r>
            <w:rPr>
              <w:rStyle w:val="Hyperlink"/>
            </w:rPr>
            <w:delText xml:space="preserve">Theorem 66</w:delText>
          </w:r>
        </w:del>
      </w:hyperlink>
      <w:del w:id="12612" w:author="PR Preview" w:date="2026-01-01T00:00:00Z">
        <w:r>
          <w:delText xml:space="preserve">), so</w:delText>
        </w:r>
      </w:del>
      <w:del w:id="12613" w:author="PR Preview" w:date="2026-01-01T00:00:00Z">
        <w:r>
          <w:delText xml:space="preserve"> </w:delText>
        </w:r>
      </w:del>
      <w:del w:id="12614" w:author="PR Preview" w:date="2026-01-01T00:00:00Z">
        <w:r>
          <w:delText xml:space="preserve">$\mathord{\smash[b]{\underset{\raise.3ex\hbox{$\scriptstyle\sim$}}{q}}\vphantom{q}}'_i = \mathord{\smash[b]{\underset{\raise.3ex\hbox{$\scriptstyle\sim$}}{0}}\vphantom{0}}$</w:delText>
        </w:r>
      </w:del>
      <w:del w:id="12615" w:author="PR Preview" w:date="2026-01-01T00:00:00Z">
        <w:r>
          <w:delText xml:space="preserve">.</w:delText>
        </w:r>
      </w:del>
    </w:p>
    <w:p>
      <w:pPr>
        <w:pStyle w:val="BodyText"/>
      </w:pPr>
      <w:del w:id="12616" w:author="PR Preview" w:date="2026-01-01T00:00:00Z">
        <w:r>
          <w:rPr>
            <w:i/>
            <w:iCs/>
          </w:rPr>
          <w:delText xml:space="preserve">Part 1 at step</w:delText>
        </w:r>
      </w:del>
      <w:del w:id="12617" w:author="PR Preview" w:date="2026-01-01T00:00:00Z">
        <w:r>
          <w:rPr>
            <w:i/>
            <w:iCs/>
          </w:rPr>
          <w:delText xml:space="preserve"> </w:delText>
        </w:r>
      </w:del>
      <m:oMath>
        <m:r>
          <m:t>i</m:t>
        </m:r>
      </m:oMath>
      <w:del w:id="12618" w:author="PR Preview" w:date="2026-01-01T00:00:00Z">
        <w:r>
          <w:rPr>
            <w:i/>
            <w:iCs/>
          </w:rPr>
          <w:delText xml:space="preserve">, if the process does not stop.</w:delText>
        </w:r>
      </w:del>
      <w:del w:id="12619" w:author="PR Preview" w:date="2026-01-01T00:00:00Z">
        <w:r>
          <w:delText xml:space="preserve"> </w:delText>
        </w:r>
      </w:del>
      <w:del w:id="12620" w:author="PR Preview" w:date="2026-01-01T00:00:00Z">
        <w:r>
          <w:delText xml:space="preserve">Then</w:delText>
        </w:r>
      </w:del>
      <w:del w:id="12621" w:author="PR Preview" w:date="2026-01-01T00:00:00Z">
        <w:r>
          <w:delText xml:space="preserve"> </w:delText>
        </w:r>
      </w:del>
      <w:del w:id="12622" w:author="PR Preview" w:date="2026-01-01T00:00:00Z">
        <w:r>
          <w:delText xml:space="preserve">$\mathord{\smash[b]{\underset{\raise.3ex\hbox{$\scriptstyle\sim$}}{q}}\vphantom{q}}'_i \ne \mathord{\smash[b]{\underset{\raise.3ex\hbox{$\scriptstyle\sim$}}{0}}\vphantom{0}}$</w:delText>
        </w:r>
      </w:del>
      <w:del w:id="12623" w:author="PR Preview" w:date="2026-01-01T00:00:00Z">
        <w:r>
          <w:delText xml:space="preserve">, so</w:delText>
        </w:r>
      </w:del>
      <w:del w:id="12624" w:author="PR Preview" w:date="2026-01-01T00:00:00Z">
        <w:r>
          <w:delText xml:space="preserve"> </w:delText>
        </w:r>
      </w:del>
      <w:del w:id="12625" w:author="PR Preview" w:date="2026-01-01T00:00:00Z">
        <w:r>
          <w:delText xml:space="preserve">$\mathopen{}\left\lVert\mathord{\smash[b]{\underset{\raise.3ex\hbox{$\scriptstyle\sim$}}{q}}\vphantom{q}}'_i\right\rVert\mathclose{} &gt; 0$</w:delText>
        </w:r>
      </w:del>
      <w:del w:id="12626" w:author="PR Preview" w:date="2026-01-01T00:00:00Z">
        <w:r>
          <w:delText xml:space="preserve">,</w:delText>
        </w:r>
      </w:del>
      <w:del w:id="12627" w:author="PR Preview" w:date="2026-01-01T00:00:00Z">
        <w:r>
          <w:delText xml:space="preserve"> </w:delText>
        </w:r>
      </w:del>
      <w:del w:id="12628" w:author="PR Preview" w:date="2026-01-01T00:00:00Z">
        <w:r>
          <w:delText xml:space="preserve">and</w:delText>
        </w:r>
      </w:del>
      <w:del w:id="12629" w:author="PR Preview" w:date="2026-01-01T00:00:00Z">
        <w:r>
          <w:delText xml:space="preserve"> </w:delText>
        </w:r>
      </w:del>
      <w:del w:id="12630" w:author="PR Preview" w:date="2026-01-01T00:00:00Z">
        <w:r>
          <w:delText xml:space="preserve">$\mathord{\smash[b]{\underset{\raise.3ex\hbox{$\scriptstyle\sim$}}{q}}\vphantom{q}}_i = \mathord{\smash[b]{\underset{\raise.3ex\hbox{$\scriptstyle\sim$}}{q}}\vphantom{q}}'_i / \mathopen{}\left\lVert\mathord{\smash[b]{\underset{\raise.3ex\hbox{$\scriptstyle\sim$}}{q}}\vphantom{q}}'_i\right\rVert\mathclose{}$</w:delText>
        </w:r>
      </w:del>
      <w:del w:id="12631" w:author="PR Preview" w:date="2026-01-01T00:00:00Z">
        <w:r>
          <w:delText xml:space="preserve"> </w:delText>
        </w:r>
      </w:del>
      <w:del w:id="12632" w:author="PR Preview" w:date="2026-01-01T00:00:00Z">
        <w:r>
          <w:delText xml:space="preserve">has</w:delText>
        </w:r>
      </w:del>
      <w:del w:id="12633" w:author="PR Preview" w:date="2026-01-01T00:00:00Z">
        <w:r>
          <w:delText xml:space="preserve"> </w:delText>
        </w:r>
      </w:del>
      <w:del w:id="12634" w:author="PR Preview" w:date="2026-01-01T00:00:00Z">
        <w:r>
          <w:delText xml:space="preserve">norm</w:delText>
        </w:r>
      </w:del>
      <w:del w:id="12635" w:author="PR Preview" w:date="2026-01-01T00:00:00Z">
        <w:r>
          <w:delText xml:space="preserve"> </w:delText>
        </w:r>
      </w:del>
      <w:del w:id="12636" w:author="PR Preview" w:date="2026-01-01T00:00:00Z">
        <w:r>
          <w:delText xml:space="preserve">$\mathopen{}\left\lVert\mathord{\smash[b]{\underset{\raise.3ex\hbox{$\scriptstyle\sim$}}{q}}\vphantom{q}}'_i\right\rVert\mathclose{} / \mathopen{}\left\lVert\mathord{\smash[b]{\underset{\raise.3ex\hbox{$\scriptstyle\sim$}}{q}}\vphantom{q}}'_i\right\rVert\mathclose{} = 1$</w:delText>
        </w:r>
      </w:del>
      <w:del w:id="12637" w:author="PR Preview" w:date="2026-01-01T00:00:00Z">
        <w:r>
          <w:delText xml:space="preserve"> </w:delText>
        </w:r>
      </w:del>
      <w:del w:id="12638" w:author="PR Preview" w:date="2026-01-01T00:00:00Z">
        <w:r>
          <w:delText xml:space="preserve">(</w:delText>
        </w:r>
      </w:del>
      <w:hyperlink w:anchor="thm-norm-properties">
        <w:del w:id="12639" w:author="PR Preview" w:date="2026-01-01T00:00:00Z">
          <w:r>
            <w:rPr>
              <w:rStyle w:val="Hyperlink"/>
            </w:rPr>
            <w:delText xml:space="preserve">Theorem 58</w:delText>
          </w:r>
        </w:del>
      </w:hyperlink>
      <w:del w:id="12640" w:author="PR Preview" w:date="2026-01-01T00:00:00Z">
        <w:r>
          <w:delText xml:space="preserve">)</w:delText>
        </w:r>
      </w:del>
      <w:del w:id="12641" w:author="PR Preview" w:date="2026-01-01T00:00:00Z">
        <w:r>
          <w:delText xml:space="preserve"> </w:delText>
        </w:r>
      </w:del>
      <w:del w:id="12642" w:author="PR Preview" w:date="2026-01-01T00:00:00Z">
        <w:r>
          <w:delText xml:space="preserve">and for</w:delText>
        </w:r>
      </w:del>
      <w:del w:id="12643" w:author="PR Preview" w:date="2026-01-01T00:00:00Z">
        <w:r>
          <w:delText xml:space="preserve"> </w:delText>
        </w:r>
      </w:del>
      <m:oMath>
        <m:r>
          <m:t>l</m:t>
        </m:r>
        <m:r>
          <m:rPr>
            <m:sty m:val="p"/>
          </m:rPr>
          <m:t>&lt;</m:t>
        </m:r>
        <m:r>
          <m:t>i</m:t>
        </m:r>
      </m:oMath>
    </w:p>
    <w:p>
      <w:pPr>
        <w:pStyle w:val="BodyText"/>
      </w:pPr>
      <w:del w:id="12644" w:author="PR Preview" w:date="2026-01-01T00:00:00Z">
        <w:r>
          <w:delTex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delText>
        </w:r>
      </w:del>
    </w:p>
    <w:p>
      <w:pPr>
        <w:pStyle w:val="BodyText"/>
      </w:pPr>
      <w:ins w:id="12645"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ins>
    </w:p>
    <w:p>
      <w:pPr>
        <w:pStyle w:val="FirstParagraph"/>
      </w:pPr>
      <w:ins w:id="12646" w:author="PR Preview" w:date="2026-01-01T00:00:00Z">
        <w:r>
          <w:rPr>
            <w:i/>
            <w:iCs/>
          </w:rPr>
          <w:t xml:space="preserve">Part 2 at step</w:t>
        </w:r>
      </w:ins>
      <w:ins w:id="12647" w:author="PR Preview" w:date="2026-01-01T00:00:00Z">
        <w:r>
          <w:rPr>
            <w:i/>
            <w:iCs/>
          </w:rPr>
          <w:t xml:space="preserve"> </w:t>
        </w:r>
      </w:ins>
      <m:oMath>
        <m:r>
          <m:t>i</m:t>
        </m:r>
      </m:oMath>
      <w:ins w:id="12648" w:author="PR Preview" w:date="2026-01-01T00:00:00Z">
        <w:r>
          <w:rPr>
            <w:i/>
            <w:iCs/>
          </w:rPr>
          <w:t xml:space="preserve">.</w:t>
        </w:r>
      </w:ins>
      <w:ins w:id="12649" w:author="PR Preview" w:date="2026-01-01T00:00:00Z">
        <w:r>
          <w:t xml:space="preserve"> </w:t>
        </w:r>
      </w:ins>
      <w:ins w:id="12650" w:author="PR Preview" w:date="2026-01-01T00:00:00Z">
        <w:r>
          <w:t xml:space="preserve">If</w:t>
        </w:r>
      </w:ins>
      <w:ins w:id="12651" w:author="PR Preview" w:date="2026-01-01T00:00:00Z">
        <w:r>
          <w:t xml:space="preserve"> </w:t>
        </w:r>
      </w:ins>
      <w:ins w:id="12652" w:author="PR Preview" w:date="2026-01-01T00:00:00Z">
        <w:r>
          <w:t xml:space="preserve">$\mathord{\smash[b]{\underset{\raise.3ex\hbox{$\scriptstyle\sim$}}{q}}\vphantom{q}}'_i = \mathord{\smash[b]{\underset{\raise.3ex\hbox{$\scriptstyle\sim$}}{0}}\vphantom{0}}$</w:t>
        </w:r>
      </w:ins>
      <w:ins w:id="12653" w:author="PR Preview" w:date="2026-01-01T00:00:00Z">
        <w:r>
          <w:t xml:space="preserve">, then</w:t>
        </w:r>
      </w:ins>
      <w:ins w:id="12654" w:author="PR Preview" w:date="2026-01-01T00:00:00Z">
        <w:r>
          <w:t xml:space="preserve"> </w:t>
        </w:r>
      </w:ins>
      <w:ins w:id="12655"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2656" w:author="PR Preview" w:date="2026-01-01T00:00:00Z">
        <w:r>
          <w:t xml:space="preserve">.</w:t>
        </w:r>
      </w:ins>
      <w:ins w:id="12657" w:author="PR Preview" w:date="2026-01-01T00:00:00Z">
        <w:r>
          <w:t xml:space="preserve"> </w:t>
        </w:r>
      </w:ins>
      <w:ins w:id="12658" w:author="PR Preview" w:date="2026-01-01T00:00:00Z">
        <w:r>
          <w:t xml:space="preserve">Conversely, if</w:t>
        </w:r>
      </w:ins>
      <w:ins w:id="12659" w:author="PR Preview" w:date="2026-01-01T00:00:00Z">
        <w:r>
          <w:t xml:space="preserve"> </w:t>
        </w:r>
      </w:ins>
      <w:ins w:id="12660" w:author="PR Preview" w:date="2026-01-01T00:00:00Z">
        <w:r>
          <w:t xml:space="preserve">$\mathord{\smash[b]{\underset{\raise.3ex\hbox{$\scriptstyle\sim$}}{a}}\vphantom{a}}_i \in \mathcal{S}_{i-1}$</w:t>
        </w:r>
      </w:ins>
      <w:ins w:id="12661" w:author="PR Preview" w:date="2026-01-01T00:00:00Z">
        <w:r>
          <w:t xml:space="preserve">, then</w:t>
        </w:r>
      </w:ins>
      <w:ins w:id="12662" w:author="PR Preview" w:date="2026-01-01T00:00:00Z">
        <w:r>
          <w:t xml:space="preserve"> </w:t>
        </w:r>
      </w:ins>
      <w:ins w:id="12663"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2664" w:author="PR Preview" w:date="2026-01-01T00:00:00Z">
        <w:r>
          <w:t xml:space="preserve"> </w:t>
        </w:r>
      </w:ins>
      <w:ins w:id="12665" w:author="PR Preview" w:date="2026-01-01T00:00:00Z">
        <w:r>
          <w:t xml:space="preserve">(</w:t>
        </w:r>
      </w:ins>
      <w:hyperlink w:anchor="thm-orthonormal-expansion">
        <w:ins w:id="12666" w:author="PR Preview" w:date="2026-01-01T00:00:00Z">
          <w:r>
            <w:rPr>
              <w:rStyle w:val="Hyperlink"/>
            </w:rPr>
            <w:t xml:space="preserve">Theorem 65</w:t>
          </w:r>
        </w:ins>
      </w:hyperlink>
      <w:ins w:id="12667" w:author="PR Preview" w:date="2026-01-01T00:00:00Z">
        <w:r>
          <w:t xml:space="preserve">), so</w:t>
        </w:r>
      </w:ins>
      <w:ins w:id="12668" w:author="PR Preview" w:date="2026-01-01T00:00:00Z">
        <w:r>
          <w:t xml:space="preserve"> </w:t>
        </w:r>
      </w:ins>
      <w:ins w:id="12669" w:author="PR Preview" w:date="2026-01-01T00:00:00Z">
        <w:r>
          <w:t xml:space="preserve">$\mathord{\smash[b]{\underset{\raise.3ex\hbox{$\scriptstyle\sim$}}{q}}\vphantom{q}}'_i = \mathord{\smash[b]{\underset{\raise.3ex\hbox{$\scriptstyle\sim$}}{0}}\vphantom{0}}$</w:t>
        </w:r>
      </w:ins>
      <w:ins w:id="12670" w:author="PR Preview" w:date="2026-01-01T00:00:00Z">
        <w:r>
          <w:t xml:space="preserve">.</w:t>
        </w:r>
      </w:ins>
    </w:p>
    <w:p>
      <w:pPr>
        <w:pStyle w:val="BodyText"/>
      </w:pPr>
      <w:ins w:id="12671" w:author="PR Preview" w:date="2026-01-01T00:00:00Z">
        <w:r>
          <w:rPr>
            <w:i/>
            <w:iCs/>
          </w:rPr>
          <w:t xml:space="preserve">Part 1 at step</w:t>
        </w:r>
      </w:ins>
      <w:ins w:id="12672" w:author="PR Preview" w:date="2026-01-01T00:00:00Z">
        <w:r>
          <w:rPr>
            <w:i/>
            <w:iCs/>
          </w:rPr>
          <w:t xml:space="preserve"> </w:t>
        </w:r>
      </w:ins>
      <m:oMath>
        <m:r>
          <m:t>i</m:t>
        </m:r>
      </m:oMath>
      <w:ins w:id="12673" w:author="PR Preview" w:date="2026-01-01T00:00:00Z">
        <w:r>
          <w:rPr>
            <w:i/>
            <w:iCs/>
          </w:rPr>
          <w:t xml:space="preserve">, if the process does not stop.</w:t>
        </w:r>
      </w:ins>
      <w:ins w:id="12674" w:author="PR Preview" w:date="2026-01-01T00:00:00Z">
        <w:r>
          <w:t xml:space="preserve"> </w:t>
        </w:r>
      </w:ins>
      <w:ins w:id="12675" w:author="PR Preview" w:date="2026-01-01T00:00:00Z">
        <w:r>
          <w:t xml:space="preserve">Then</w:t>
        </w:r>
      </w:ins>
      <w:ins w:id="12676" w:author="PR Preview" w:date="2026-01-01T00:00:00Z">
        <w:r>
          <w:t xml:space="preserve"> </w:t>
        </w:r>
      </w:ins>
      <w:ins w:id="12677" w:author="PR Preview" w:date="2026-01-01T00:00:00Z">
        <w:r>
          <w:t xml:space="preserve">$\mathord{\smash[b]{\underset{\raise.3ex\hbox{$\scriptstyle\sim$}}{q}}\vphantom{q}}'_i \ne \mathord{\smash[b]{\underset{\raise.3ex\hbox{$\scriptstyle\sim$}}{0}}\vphantom{0}}$</w:t>
        </w:r>
      </w:ins>
      <w:ins w:id="12678" w:author="PR Preview" w:date="2026-01-01T00:00:00Z">
        <w:r>
          <w:t xml:space="preserve">, so</w:t>
        </w:r>
      </w:ins>
      <w:ins w:id="12679" w:author="PR Preview" w:date="2026-01-01T00:00:00Z">
        <w:r>
          <w:t xml:space="preserve"> </w:t>
        </w:r>
      </w:ins>
      <w:ins w:id="12680" w:author="PR Preview" w:date="2026-01-01T00:00:00Z">
        <w:r>
          <w:t xml:space="preserve">$\mathopen{}\left\lVert\mathord{\smash[b]{\underset{\raise.3ex\hbox{$\scriptstyle\sim$}}{q}}\vphantom{q}}'_i\right\rVert\mathclose{} &gt; 0$</w:t>
        </w:r>
      </w:ins>
      <w:ins w:id="12681" w:author="PR Preview" w:date="2026-01-01T00:00:00Z">
        <w:r>
          <w:t xml:space="preserve">,</w:t>
        </w:r>
      </w:ins>
      <w:ins w:id="12682" w:author="PR Preview" w:date="2026-01-01T00:00:00Z">
        <w:r>
          <w:t xml:space="preserve"> </w:t>
        </w:r>
      </w:ins>
      <w:ins w:id="12683" w:author="PR Preview" w:date="2026-01-01T00:00:00Z">
        <w:r>
          <w:t xml:space="preserve">and</w:t>
        </w:r>
      </w:ins>
      <w:ins w:id="12684" w:author="PR Preview" w:date="2026-01-01T00:00:00Z">
        <w:r>
          <w:t xml:space="preserve"> </w:t>
        </w:r>
      </w:ins>
      <w:ins w:id="12685"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2686" w:author="PR Preview" w:date="2026-01-01T00:00:00Z">
        <w:r>
          <w:t xml:space="preserve"> </w:t>
        </w:r>
      </w:ins>
      <w:ins w:id="12687" w:author="PR Preview" w:date="2026-01-01T00:00:00Z">
        <w:r>
          <w:t xml:space="preserve">has</w:t>
        </w:r>
      </w:ins>
      <w:ins w:id="12688" w:author="PR Preview" w:date="2026-01-01T00:00:00Z">
        <w:r>
          <w:t xml:space="preserve"> </w:t>
        </w:r>
      </w:ins>
      <w:ins w:id="12689" w:author="PR Preview" w:date="2026-01-01T00:00:00Z">
        <w:r>
          <w:t xml:space="preserve">norm</w:t>
        </w:r>
      </w:ins>
      <w:ins w:id="12690" w:author="PR Preview" w:date="2026-01-01T00:00:00Z">
        <w:r>
          <w:t xml:space="preserve"> </w:t>
        </w:r>
      </w:ins>
      <w:ins w:id="12691" w:author="PR Preview" w:date="2026-01-01T00:00:00Z">
        <w:r>
          <w:t xml:space="preserve">$\mathopen{}\left\lVert\mathord{\smash[b]{\underset{\raise.3ex\hbox{$\scriptstyle\sim$}}{q}}\vphantom{q}}'_i\right\rVert\mathclose{} / \mathopen{}\left\lVert\mathord{\smash[b]{\underset{\raise.3ex\hbox{$\scriptstyle\sim$}}{q}}\vphantom{q}}'_i\right\rVert\mathclose{} = 1$</w:t>
        </w:r>
      </w:ins>
      <w:ins w:id="12692" w:author="PR Preview" w:date="2026-01-01T00:00:00Z">
        <w:r>
          <w:t xml:space="preserve"> </w:t>
        </w:r>
      </w:ins>
      <w:ins w:id="12693" w:author="PR Preview" w:date="2026-01-01T00:00:00Z">
        <w:r>
          <w:t xml:space="preserve">(</w:t>
        </w:r>
      </w:ins>
      <w:hyperlink w:anchor="thm-norm-properties">
        <w:ins w:id="12694" w:author="PR Preview" w:date="2026-01-01T00:00:00Z">
          <w:r>
            <w:rPr>
              <w:rStyle w:val="Hyperlink"/>
            </w:rPr>
            <w:t xml:space="preserve">Theorem 57</w:t>
          </w:r>
        </w:ins>
      </w:hyperlink>
      <w:ins w:id="12695" w:author="PR Preview" w:date="2026-01-01T00:00:00Z">
        <w:r>
          <w:t xml:space="preserve">)</w:t>
        </w:r>
      </w:ins>
      <w:ins w:id="12696" w:author="PR Preview" w:date="2026-01-01T00:00:00Z">
        <w:r>
          <w:t xml:space="preserve"> </w:t>
        </w:r>
      </w:ins>
      <w:ins w:id="12697" w:author="PR Preview" w:date="2026-01-01T00:00:00Z">
        <w:r>
          <w:t xml:space="preserve">and for</w:t>
        </w:r>
      </w:ins>
      <w:ins w:id="12698" w:author="PR Preview" w:date="2026-01-01T00:00:00Z">
        <w:r>
          <w:t xml:space="preserve"> </w:t>
        </w:r>
      </w:ins>
      <m:oMath>
        <m:r>
          <m:t>l</m:t>
        </m:r>
        <m:r>
          <m:rPr>
            <m:sty m:val="p"/>
          </m:rPr>
          <m:t>&lt;</m:t>
        </m:r>
        <m:r>
          <m:t>i</m:t>
        </m:r>
      </m:oMath>
    </w:p>
    <w:p>
      <w:pPr>
        <w:pStyle w:val="BodyText"/>
      </w:pPr>
      <w:ins w:id="12699"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ins>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del w:id="12700" w:author="PR Preview" w:date="2026-01-01T00:00:00Z">
        <w:r>
          <w:delText xml:space="preserve">A span is a subspace (</w:delText>
        </w:r>
      </w:del>
      <w:hyperlink w:anchor="thm-span-subspace">
        <w:del w:id="12701" w:author="PR Preview" w:date="2026-01-01T00:00:00Z">
          <w:r>
            <w:rPr>
              <w:rStyle w:val="Hyperlink"/>
            </w:rPr>
            <w:delText xml:space="preserve">Theorem 23</w:delText>
          </w:r>
        </w:del>
      </w:hyperlink>
      <w:del w:id="12702" w:author="PR Preview" w:date="2026-01-01T00:00:00Z">
        <w:r>
          <w:delText xml:space="preserve">),</w:delText>
        </w:r>
      </w:del>
      <w:del w:id="12703" w:author="PR Preview" w:date="2026-01-01T00:00:00Z">
        <w:r>
          <w:delText xml:space="preserve"> </w:delText>
        </w:r>
      </w:del>
      <w:del w:id="12704" w:author="PR Preview" w:date="2026-01-01T00:00:00Z">
        <w:r>
          <w:delText xml:space="preserve">so it contains every linear combination of vectors in it;</w:delText>
        </w:r>
      </w:del>
      <w:del w:id="12705" w:author="PR Preview" w:date="2026-01-01T00:00:00Z">
        <w:r>
          <w:delText xml:space="preserve"> </w:delText>
        </w:r>
      </w:del>
      <w:del w:id="12706" w:author="PR Preview" w:date="2026-01-01T00:00:00Z">
        <w:r>
          <w:delText xml:space="preserve">each span therefore contains the other, and they are equal.</w:delText>
        </w:r>
      </w:del>
    </w:p>
    <w:p>
      <w:pPr>
        <w:pStyle w:val="BodyText"/>
      </w:pPr>
      <w:del w:id="12707" w:author="PR Preview" w:date="2026-01-01T00:00:00Z">
        <w:r>
          <w:rPr>
            <w:b/>
            <w:bCs/>
          </w:rPr>
          <w:delText xml:space="preserve">Part 3.</w:delText>
        </w:r>
      </w:del>
      <w:del w:id="12708" w:author="PR Preview" w:date="2026-01-01T00:00:00Z">
        <w:r>
          <w:delText xml:space="preserve"> </w:delText>
        </w:r>
      </w:del>
      <w:del w:id="12709" w:author="PR Preview" w:date="2026-01-01T00:00:00Z">
        <w:r>
          <w:delText xml:space="preserve">If the process completes, then</w:delText>
        </w:r>
      </w:del>
      <w:del w:id="12710" w:author="PR Preview" w:date="2026-01-01T00:00:00Z">
        <w:r>
          <w:delText xml:space="preserve"> </w:delText>
        </w:r>
      </w:del>
      <w:del w:id="12711" w:author="PR Preview" w:date="2026-01-01T00:00:00Z">
        <w:r>
          <w:delText xml:space="preserve">$\mathord{\smash[b]{\underset{\raise.3ex\hbox{$\scriptstyle\sim$}}{a}}\vphantom{a}}_1 \notin \operatorname{span}$</w:delText>
        </w:r>
      </w:del>
      <w:del w:id="12712" w:author="PR Preview" w:date="2026-01-01T00:00:00Z">
        <w:r>
          <w:delText xml:space="preserve"> </w:delText>
        </w:r>
      </w:del>
      <w:del w:id="12713" w:author="PR Preview" w:date="2026-01-01T00:00:00Z">
        <w:r>
          <w:delText xml:space="preserve">of the empty list,</w:delText>
        </w:r>
      </w:del>
      <w:del w:id="12714" w:author="PR Preview" w:date="2026-01-01T00:00:00Z">
        <w:r>
          <w:delText xml:space="preserve"> </w:delText>
        </w:r>
      </w:del>
      <w:del w:id="12715" w:author="PR Preview" w:date="2026-01-01T00:00:00Z">
        <w:r>
          <w:delText xml:space="preserve">and for each</w:delText>
        </w:r>
      </w:del>
      <w:del w:id="12716" w:author="PR Preview" w:date="2026-01-01T00:00:00Z">
        <w:r>
          <w:delText xml:space="preserve"> </w:delText>
        </w:r>
      </w:del>
      <m:oMath>
        <m:r>
          <m:t>i</m:t>
        </m:r>
        <m:r>
          <m:rPr>
            <m:sty m:val="p"/>
          </m:rPr>
          <m:t>≥</m:t>
        </m:r>
        <m:r>
          <m:t>2</m:t>
        </m:r>
      </m:oMath>
      <w:del w:id="12717" w:author="PR Preview" w:date="2026-01-01T00:00:00Z">
        <w:r>
          <w:delText xml:space="preserve">,</w:delText>
        </w:r>
      </w:del>
      <w:del w:id="12718" w:author="PR Preview" w:date="2026-01-01T00:00:00Z">
        <w:r>
          <w:delText xml:space="preserve"> </w:delText>
        </w:r>
      </w:del>
      <w:del w:id="12719" w:author="PR Preview" w:date="2026-01-01T00:00:00Z">
        <w:r>
          <w:delText xml:space="preserve">$\mathord{\smash[b]{\underset{\raise.3ex\hbox{$\scriptstyle\sim$}}{a}}\vphantom{a}}_i \notin \operatorname{span}\mathopen{}\left\{\mathord{\smash[b]{\underset{\raise.3ex\hbox{$\scriptstyle\sim$}}{a}}\vphantom{a}}_1, \ldots, \mathord{\smash[b]{\underset{\raise.3ex\hbox{$\scriptstyle\sim$}}{a}}\vphantom{a}}_{i-1}\right\}\mathclose{}$</w:delText>
        </w:r>
      </w:del>
      <w:del w:id="12720" w:author="PR Preview" w:date="2026-01-01T00:00:00Z">
        <w:r>
          <w:delText xml:space="preserve"> </w:delText>
        </w:r>
      </w:del>
      <w:del w:id="12721" w:author="PR Preview" w:date="2026-01-01T00:00:00Z">
        <w:r>
          <w:delText xml:space="preserve">(part 2).</w:delText>
        </w:r>
      </w:del>
      <w:del w:id="12722" w:author="PR Preview" w:date="2026-01-01T00:00:00Z">
        <w:r>
          <w:delText xml:space="preserve"> </w:delText>
        </w:r>
      </w:del>
      <w:del w:id="12723" w:author="PR Preview" w:date="2026-01-01T00:00:00Z">
        <w:r>
          <w:delText xml:space="preserve">Applying</w:delText>
        </w:r>
      </w:del>
      <w:del w:id="12724" w:author="PR Preview" w:date="2026-01-01T00:00:00Z">
        <w:r>
          <w:delText xml:space="preserve"> </w:delText>
        </w:r>
      </w:del>
      <w:hyperlink w:anchor="thm-add-outside-span">
        <w:del w:id="12725" w:author="PR Preview" w:date="2026-01-01T00:00:00Z">
          <w:r>
            <w:rPr>
              <w:rStyle w:val="Hyperlink"/>
            </w:rPr>
            <w:delText xml:space="preserve">Theorem 29</w:delText>
          </w:r>
        </w:del>
      </w:hyperlink>
      <w:del w:id="12726" w:author="PR Preview" w:date="2026-01-01T00:00:00Z">
        <w:r>
          <w:delText xml:space="preserve"> </w:delText>
        </w:r>
      </w:del>
      <m:oMath>
        <m:r>
          <m:t>k</m:t>
        </m:r>
      </m:oMath>
      <w:del w:id="12727" w:author="PR Preview" w:date="2026-01-01T00:00:00Z">
        <w:r>
          <w:delText xml:space="preserve"> </w:delText>
        </w:r>
      </w:del>
      <w:del w:id="12728" w:author="PR Preview" w:date="2026-01-01T00:00:00Z">
        <w:r>
          <w:delText xml:space="preserve">times, starting from the empty list,</w:delText>
        </w:r>
      </w:del>
      <w:del w:id="12729" w:author="PR Preview" w:date="2026-01-01T00:00:00Z">
        <w:r>
          <w:delText xml:space="preserve"> </w:delText>
        </w:r>
      </w:del>
      <w:del w:id="12730" w:author="PR Preview" w:date="2026-01-01T00:00:00Z">
        <w:r>
          <w:delText xml:space="preserve">shows that</w:delText>
        </w:r>
      </w:del>
      <w:del w:id="12731" w:author="PR Preview" w:date="2026-01-01T00:00:00Z">
        <w:r>
          <w:delText xml:space="preserve"> </w:delText>
        </w:r>
      </w:del>
      <w:del w:id="12732" w:author="PR Preview" w:date="2026-01-01T00:00:00Z">
        <w:r>
          <w:delText xml:space="preserve">$\mathord{\smash[b]{\underset{\raise.3ex\hbox{$\scriptstyle\sim$}}{a}}\vphantom{a}}_1, \ldots, \mathord{\smash[b]{\underset{\raise.3ex\hbox{$\scriptstyle\sim$}}{a}}\vphantom{a}}_k$</w:delText>
        </w:r>
      </w:del>
      <w:del w:id="12733" w:author="PR Preview" w:date="2026-01-01T00:00:00Z">
        <w:r>
          <w:delText xml:space="preserve"> </w:delText>
        </w:r>
      </w:del>
      <w:del w:id="12734" w:author="PR Preview" w:date="2026-01-01T00:00:00Z">
        <w:r>
          <w:delText xml:space="preserve">are linearly independent.</w:delText>
        </w:r>
      </w:del>
      <w:del w:id="12735" w:author="PR Preview" w:date="2026-01-01T00:00:00Z">
        <w:r>
          <w:delText xml:space="preserve"> </w:delText>
        </w:r>
      </w:del>
      <w:del w:id="12736" w:author="PR Preview" w:date="2026-01-01T00:00:00Z">
        <w:r>
          <w:delText xml:space="preserve">Conversely, if they are linearly independent,</w:delText>
        </w:r>
      </w:del>
      <w:del w:id="12737" w:author="PR Preview" w:date="2026-01-01T00:00:00Z">
        <w:r>
          <w:delText xml:space="preserve"> </w:delText>
        </w:r>
      </w:del>
      <w:del w:id="12738" w:author="PR Preview" w:date="2026-01-01T00:00:00Z">
        <w:r>
          <w:delText xml:space="preserve">no</w:delText>
        </w:r>
      </w:del>
      <w:del w:id="12739" w:author="PR Preview" w:date="2026-01-01T00:00:00Z">
        <w:r>
          <w:delText xml:space="preserve"> </w:delText>
        </w:r>
      </w:del>
      <w:del w:id="12740" w:author="PR Preview" w:date="2026-01-01T00:00:00Z">
        <w:r>
          <w:delText xml:space="preserve">$\mathord{\smash[b]{\underset{\raise.3ex\hbox{$\scriptstyle\sim$}}{a}}\vphantom{a}}_i$</w:delText>
        </w:r>
      </w:del>
      <w:del w:id="12741" w:author="PR Preview" w:date="2026-01-01T00:00:00Z">
        <w:r>
          <w:delText xml:space="preserve"> </w:delText>
        </w:r>
      </w:del>
      <w:del w:id="12742" w:author="PR Preview" w:date="2026-01-01T00:00:00Z">
        <w:r>
          <w:delText xml:space="preserve">is a linear combination</w:delText>
        </w:r>
      </w:del>
      <w:del w:id="12743" w:author="PR Preview" w:date="2026-01-01T00:00:00Z">
        <w:r>
          <w:delText xml:space="preserve"> </w:delText>
        </w:r>
      </w:del>
      <w:del w:id="12744" w:author="PR Preview" w:date="2026-01-01T00:00:00Z">
        <w:r>
          <w:delText xml:space="preserve">$\sum_{j&lt;i} c_j \mathord{\smash[b]{\underset{\raise.3ex\hbox{$\scriptstyle\sim$}}{a}}\vphantom{a}}_j$</w:delText>
        </w:r>
      </w:del>
      <w:del w:id="12745" w:author="PR Preview" w:date="2026-01-01T00:00:00Z">
        <w:r>
          <w:delText xml:space="preserve"> </w:delText>
        </w:r>
      </w:del>
      <w:del w:id="12746" w:author="PR Preview" w:date="2026-01-01T00:00:00Z">
        <w:r>
          <w:delText xml:space="preserve">of the earlier ones,</w:delText>
        </w:r>
      </w:del>
      <w:del w:id="12747" w:author="PR Preview" w:date="2026-01-01T00:00:00Z">
        <w:r>
          <w:delText xml:space="preserve"> </w:delText>
        </w:r>
      </w:del>
      <w:del w:id="12748" w:author="PR Preview" w:date="2026-01-01T00:00:00Z">
        <w:r>
          <w:delText xml:space="preserve">because then</w:delText>
        </w:r>
      </w:del>
      <w:del w:id="12749" w:author="PR Preview" w:date="2026-01-01T00:00:00Z">
        <w:r>
          <w:delText xml:space="preserve"> </w:delText>
        </w:r>
      </w:del>
      <w:del w:id="12750" w:author="PR Preview" w:date="2026-01-01T00:00:00Z">
        <w:r>
          <w:delText xml:space="preserve">$\sum_{j&lt;i} c_j \mathord{\smash[b]{\underset{\raise.3ex\hbox{$\scriptstyle\sim$}}{a}}\vphantom{a}}_j - \mathord{\smash[b]{\underset{\raise.3ex\hbox{$\scriptstyle\sim$}}{a}}\vphantom{a}}_i = \mathord{\smash[b]{\underset{\raise.3ex\hbox{$\scriptstyle\sim$}}{0}}\vphantom{0}}$</w:delText>
        </w:r>
      </w:del>
      <w:del w:id="12751" w:author="PR Preview" w:date="2026-01-01T00:00:00Z">
        <w:r>
          <w:delText xml:space="preserve"> </w:delText>
        </w:r>
      </w:del>
      <w:del w:id="12752" w:author="PR Preview" w:date="2026-01-01T00:00:00Z">
        <w:r>
          <w:delText xml:space="preserve">would be a combination with a nonzero coefficient;</w:delText>
        </w:r>
      </w:del>
      <w:del w:id="12753" w:author="PR Preview" w:date="2026-01-01T00:00:00Z">
        <w:r>
          <w:delText xml:space="preserve"> </w:delText>
        </w:r>
      </w:del>
      <w:del w:id="12754" w:author="PR Preview" w:date="2026-01-01T00:00:00Z">
        <w:r>
          <w:delText xml:space="preserve">so by part 2 the process never stops.</w:delText>
        </w:r>
      </w:del>
      <w:del w:id="12755" w:author="PR Preview" w:date="2026-01-01T00:00:00Z">
        <w:r>
          <w:delText xml:space="preserve"> </w:delText>
        </w:r>
      </w:del>
      <w:del w:id="12756" w:author="PR Preview" w:date="2026-01-01T00:00:00Z">
        <w:r>
          <w:delText xml:space="preserve">When it completes,</w:delText>
        </w:r>
      </w:del>
      <w:del w:id="12757" w:author="PR Preview" w:date="2026-01-01T00:00:00Z">
        <w:r>
          <w:delText xml:space="preserve"> </w:delText>
        </w:r>
      </w:del>
      <w:del w:id="12758" w:author="PR Preview" w:date="2026-01-01T00:00:00Z">
        <w:r>
          <w:delText xml:space="preserve">$\mathord{\smash[b]{\underset{\raise.3ex\hbox{$\scriptstyle\sim$}}{q}}\vphantom{q}}_1, \ldots, \mathord{\smash[b]{\underset{\raise.3ex\hbox{$\scriptstyle\sim$}}{q}}\vphantom{q}}_k$</w:delText>
        </w:r>
      </w:del>
      <w:del w:id="12759" w:author="PR Preview" w:date="2026-01-01T00:00:00Z">
        <w:r>
          <w:delText xml:space="preserve"> </w:delText>
        </w:r>
      </w:del>
      <w:del w:id="12760" w:author="PR Preview" w:date="2026-01-01T00:00:00Z">
        <w:r>
          <w:delText xml:space="preserve">are orthonormal, hence linearly independent</w:delText>
        </w:r>
      </w:del>
      <w:del w:id="12761" w:author="PR Preview" w:date="2026-01-01T00:00:00Z">
        <w:r>
          <w:delText xml:space="preserve"> </w:delText>
        </w:r>
      </w:del>
      <w:del w:id="12762" w:author="PR Preview" w:date="2026-01-01T00:00:00Z">
        <w:r>
          <w:delText xml:space="preserve">(</w:delText>
        </w:r>
      </w:del>
      <w:hyperlink w:anchor="thm-orthonormal-independent">
        <w:del w:id="12763" w:author="PR Preview" w:date="2026-01-01T00:00:00Z">
          <w:r>
            <w:rPr>
              <w:rStyle w:val="Hyperlink"/>
            </w:rPr>
            <w:delText xml:space="preserve">Theorem 65</w:delText>
          </w:r>
        </w:del>
      </w:hyperlink>
      <w:del w:id="12764" w:author="PR Preview" w:date="2026-01-01T00:00:00Z">
        <w:r>
          <w:delText xml:space="preserve">),</w:delText>
        </w:r>
      </w:del>
      <w:del w:id="12765" w:author="PR Preview" w:date="2026-01-01T00:00:00Z">
        <w:r>
          <w:delText xml:space="preserve"> </w:delText>
        </w:r>
      </w:del>
      <w:del w:id="12766" w:author="PR Preview" w:date="2026-01-01T00:00:00Z">
        <w:r>
          <w:delText xml:space="preserve">and span</w:delText>
        </w:r>
      </w:del>
      <w:del w:id="12767" w:author="PR Preview" w:date="2026-01-01T00:00:00Z">
        <w:r>
          <w:delText xml:space="preserve"> </w:delText>
        </w:r>
      </w:del>
      <w:del w:id="12768" w:author="PR Preview" w:date="2026-01-01T00:00:00Z">
        <w:r>
          <w:delText xml:space="preserve">$\operatorname{span}\mathopen{}\left\{\mathord{\smash[b]{\underset{\raise.3ex\hbox{$\scriptstyle\sim$}}{a}}\vphantom{a}}_1, \ldots, \mathord{\smash[b]{\underset{\raise.3ex\hbox{$\scriptstyle\sim$}}{a}}\vphantom{a}}_k\right\}\mathclose{}$</w:delText>
        </w:r>
      </w:del>
      <w:del w:id="12769" w:author="PR Preview" w:date="2026-01-01T00:00:00Z">
        <w:r>
          <w:delText xml:space="preserve"> </w:delText>
        </w:r>
      </w:del>
      <w:del w:id="12770" w:author="PR Preview" w:date="2026-01-01T00:00:00Z">
        <w:r>
          <w:delText xml:space="preserve">(part 1),</w:delText>
        </w:r>
      </w:del>
      <w:del w:id="12771" w:author="PR Preview" w:date="2026-01-01T00:00:00Z">
        <w:r>
          <w:delText xml:space="preserve"> </w:delText>
        </w:r>
      </w:del>
      <w:del w:id="12772" w:author="PR Preview" w:date="2026-01-01T00:00:00Z">
        <w:r>
          <w:delText xml:space="preserve">so they are an orthonormal basis of it.</w:delText>
        </w:r>
      </w:del>
    </w:p>
    <w:p>
      <w:pPr>
        <w:pStyle w:val="BodyText"/>
      </w:pPr>
      <w:del w:id="12773" w:author="PR Preview" w:date="2026-01-01T00:00:00Z">
        <w:r>
          <w:rPr>
            <w:b/>
            <w:bCs/>
          </w:rPr>
          <w:delText xml:space="preserve">Example 122 (Finishing an orthonormal basis of</w:delText>
        </w:r>
      </w:del>
      <w:del w:id="12774" w:author="PR Preview" w:date="2026-01-01T00:00:00Z">
        <w:r>
          <w:rPr>
            <w:b/>
            <w:bCs/>
          </w:rPr>
          <w:delText xml:space="preserve"> </w:delText>
        </w:r>
      </w:del>
      <m:oMath>
        <m:sSup>
          <m:e>
            <m:r>
              <m:rPr>
                <m:scr m:val="double-struck"/>
                <m:sty m:val="p"/>
              </m:rPr>
              <m:t>R</m:t>
            </m:r>
          </m:e>
          <m:sup>
            <m:r>
              <m:t>3</m:t>
            </m:r>
          </m:sup>
        </m:sSup>
      </m:oMath>
      <w:del w:id="12775" w:author="PR Preview" w:date="2026-01-01T00:00:00Z">
        <w:r>
          <w:rPr>
            <w:b/>
            <w:bCs/>
          </w:rPr>
          <w:delText xml:space="preserve">)</w:delText>
        </w:r>
      </w:del>
      <w:del w:id="12776" w:author="PR Preview" w:date="2026-01-01T00:00:00Z">
        <w:r>
          <w:delText xml:space="preserve"> </w:delText>
        </w:r>
      </w:del>
      <w:del w:id="12777" w:author="PR Preview" w:date="2026-01-01T00:00:00Z">
        <w:r>
          <w:delText xml:space="preserve">Continue</w:delText>
        </w:r>
      </w:del>
      <w:del w:id="12778" w:author="PR Preview" w:date="2026-01-01T00:00:00Z">
        <w:r>
          <w:delText xml:space="preserve"> </w:delText>
        </w:r>
      </w:del>
      <w:hyperlink w:anchor="exm-gram-schmidt">
        <w:del w:id="12779" w:author="PR Preview" w:date="2026-01-01T00:00:00Z">
          <w:r>
            <w:rPr>
              <w:rStyle w:val="Hyperlink"/>
            </w:rPr>
            <w:delText xml:space="preserve">Example 120</w:delText>
          </w:r>
        </w:del>
      </w:hyperlink>
      <w:del w:id="12780" w:author="PR Preview" w:date="2026-01-01T00:00:00Z">
        <w:r>
          <w:delText xml:space="preserve"> </w:delText>
        </w:r>
      </w:del>
      <w:del w:id="12781" w:author="PR Preview" w:date="2026-01-01T00:00:00Z">
        <w:r>
          <w:delText xml:space="preserve">with</w:delText>
        </w:r>
      </w:del>
      <w:del w:id="12782" w:author="PR Preview" w:date="2026-01-01T00:00:00Z">
        <w:r>
          <w:delText xml:space="preserve"> </w:delText>
        </w:r>
      </w:del>
      <w:del w:id="12783" w:author="PR Preview" w:date="2026-01-01T00:00:00Z">
        <w:r>
          <w:delText xml:space="preserve">$\mathord{\smash[b]{\underset{\raise.3ex\hbox{$\scriptstyle\sim$}}{a}}\vphantom{a}}_3 = (0, 1, 1)$</w:delText>
        </w:r>
      </w:del>
      <w:del w:id="12784" w:author="PR Preview" w:date="2026-01-01T00:00:00Z">
        <w:r>
          <w:delText xml:space="preserve">.</w:delText>
        </w:r>
      </w:del>
      <w:del w:id="12785" w:author="PR Preview" w:date="2026-01-01T00:00:00Z">
        <w:r>
          <w:delText xml:space="preserve"> </w:delText>
        </w:r>
      </w:del>
      <w:del w:id="12786" w:author="PR Preview" w:date="2026-01-01T00:00:00Z">
        <w:r>
          <w:delText xml:space="preserve">$\mathord{\smash[b]{\underset{\raise.3ex\hbox{$\scriptstyle\sim$}}{q}}\vphantom{q}}_1 \cdot \mathord{\smash[b]{\underset{\raise.3ex\hbox{$\scriptstyle\sim$}}{a}}\vphantom{a}}_3 = \tfrac{1}{\sqrt{2}}$</w:delText>
        </w:r>
      </w:del>
      <w:del w:id="12787" w:author="PR Preview" w:date="2026-01-01T00:00:00Z">
        <w:r>
          <w:delText xml:space="preserve"> </w:delText>
        </w:r>
      </w:del>
      <w:del w:id="12788" w:author="PR Preview" w:date="2026-01-01T00:00:00Z">
        <w:r>
          <w:delText xml:space="preserve">and</w:delText>
        </w:r>
      </w:del>
    </w:p>
    <w:p>
      <w:pPr>
        <w:pStyle w:val="FirstParagraph"/>
      </w:pPr>
      <w:ins w:id="12789" w:author="PR Preview" w:date="2026-01-01T00:00:00Z">
        <w:r>
          <w:t xml:space="preserve">A span is a subspace (</w:t>
        </w:r>
      </w:ins>
      <w:hyperlink w:anchor="thm-span-subspace">
        <w:ins w:id="12790" w:author="PR Preview" w:date="2026-01-01T00:00:00Z">
          <w:r>
            <w:rPr>
              <w:rStyle w:val="Hyperlink"/>
            </w:rPr>
            <w:t xml:space="preserve">Theorem 22</w:t>
          </w:r>
        </w:ins>
      </w:hyperlink>
      <w:ins w:id="12791" w:author="PR Preview" w:date="2026-01-01T00:00:00Z">
        <w:r>
          <w:t xml:space="preserve">),</w:t>
        </w:r>
      </w:ins>
      <w:ins w:id="12792" w:author="PR Preview" w:date="2026-01-01T00:00:00Z">
        <w:r>
          <w:t xml:space="preserve"> </w:t>
        </w:r>
      </w:ins>
      <w:ins w:id="12793" w:author="PR Preview" w:date="2026-01-01T00:00:00Z">
        <w:r>
          <w:t xml:space="preserve">so it contains every linear combination of vectors in it;</w:t>
        </w:r>
      </w:ins>
      <w:ins w:id="12794" w:author="PR Preview" w:date="2026-01-01T00:00:00Z">
        <w:r>
          <w:t xml:space="preserve"> </w:t>
        </w:r>
      </w:ins>
      <w:ins w:id="12795" w:author="PR Preview" w:date="2026-01-01T00:00:00Z">
        <w:r>
          <w:t xml:space="preserve">each span therefore contains the other, and they are equal.</w:t>
        </w:r>
      </w:ins>
    </w:p>
    <w:p>
      <w:pPr>
        <w:pStyle w:val="BodyText"/>
      </w:pPr>
      <w:ins w:id="12796" w:author="PR Preview" w:date="2026-01-01T00:00:00Z">
        <w:r>
          <w:rPr>
            <w:b/>
            <w:bCs/>
          </w:rPr>
          <w:t xml:space="preserve">Part 3.</w:t>
        </w:r>
      </w:ins>
      <w:ins w:id="12797" w:author="PR Preview" w:date="2026-01-01T00:00:00Z">
        <w:r>
          <w:t xml:space="preserve"> </w:t>
        </w:r>
      </w:ins>
      <w:ins w:id="12798" w:author="PR Preview" w:date="2026-01-01T00:00:00Z">
        <w:r>
          <w:t xml:space="preserve">If the process completes, then</w:t>
        </w:r>
      </w:ins>
      <w:ins w:id="12799" w:author="PR Preview" w:date="2026-01-01T00:00:00Z">
        <w:r>
          <w:t xml:space="preserve"> </w:t>
        </w:r>
      </w:ins>
      <w:ins w:id="12800" w:author="PR Preview" w:date="2026-01-01T00:00:00Z">
        <w:r>
          <w:t xml:space="preserve">$\mathord{\smash[b]{\underset{\raise.3ex\hbox{$\scriptstyle\sim$}}{a}}\vphantom{a}}_1 \notin \operatorname{span}$</w:t>
        </w:r>
      </w:ins>
      <w:ins w:id="12801" w:author="PR Preview" w:date="2026-01-01T00:00:00Z">
        <w:r>
          <w:t xml:space="preserve"> </w:t>
        </w:r>
      </w:ins>
      <w:ins w:id="12802" w:author="PR Preview" w:date="2026-01-01T00:00:00Z">
        <w:r>
          <w:t xml:space="preserve">of the empty list,</w:t>
        </w:r>
      </w:ins>
      <w:ins w:id="12803" w:author="PR Preview" w:date="2026-01-01T00:00:00Z">
        <w:r>
          <w:t xml:space="preserve"> </w:t>
        </w:r>
      </w:ins>
      <w:ins w:id="12804" w:author="PR Preview" w:date="2026-01-01T00:00:00Z">
        <w:r>
          <w:t xml:space="preserve">and for each</w:t>
        </w:r>
      </w:ins>
      <w:ins w:id="12805" w:author="PR Preview" w:date="2026-01-01T00:00:00Z">
        <w:r>
          <w:t xml:space="preserve"> </w:t>
        </w:r>
      </w:ins>
      <m:oMath>
        <m:r>
          <m:t>i</m:t>
        </m:r>
        <m:r>
          <m:rPr>
            <m:sty m:val="p"/>
          </m:rPr>
          <m:t>≥</m:t>
        </m:r>
        <m:r>
          <m:t>2</m:t>
        </m:r>
      </m:oMath>
      <w:ins w:id="12806" w:author="PR Preview" w:date="2026-01-01T00:00:00Z">
        <w:r>
          <w:t xml:space="preserve">,</w:t>
        </w:r>
      </w:ins>
      <w:ins w:id="12807" w:author="PR Preview" w:date="2026-01-01T00:00:00Z">
        <w:r>
          <w:t xml:space="preserve"> </w:t>
        </w:r>
      </w:ins>
      <w:ins w:id="12808"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2809" w:author="PR Preview" w:date="2026-01-01T00:00:00Z">
        <w:r>
          <w:t xml:space="preserve"> </w:t>
        </w:r>
      </w:ins>
      <w:ins w:id="12810" w:author="PR Preview" w:date="2026-01-01T00:00:00Z">
        <w:r>
          <w:t xml:space="preserve">(part 2).</w:t>
        </w:r>
      </w:ins>
      <w:ins w:id="12811" w:author="PR Preview" w:date="2026-01-01T00:00:00Z">
        <w:r>
          <w:t xml:space="preserve"> </w:t>
        </w:r>
      </w:ins>
      <w:ins w:id="12812" w:author="PR Preview" w:date="2026-01-01T00:00:00Z">
        <w:r>
          <w:t xml:space="preserve">Applying</w:t>
        </w:r>
      </w:ins>
      <w:ins w:id="12813" w:author="PR Preview" w:date="2026-01-01T00:00:00Z">
        <w:r>
          <w:t xml:space="preserve"> </w:t>
        </w:r>
      </w:ins>
      <w:hyperlink w:anchor="thm-add-outside-span">
        <w:ins w:id="12814" w:author="PR Preview" w:date="2026-01-01T00:00:00Z">
          <w:r>
            <w:rPr>
              <w:rStyle w:val="Hyperlink"/>
            </w:rPr>
            <w:t xml:space="preserve">Theorem 28</w:t>
          </w:r>
        </w:ins>
      </w:hyperlink>
      <w:ins w:id="12815" w:author="PR Preview" w:date="2026-01-01T00:00:00Z">
        <w:r>
          <w:t xml:space="preserve"> </w:t>
        </w:r>
      </w:ins>
      <m:oMath>
        <m:r>
          <m:t>k</m:t>
        </m:r>
      </m:oMath>
      <w:ins w:id="12816" w:author="PR Preview" w:date="2026-01-01T00:00:00Z">
        <w:r>
          <w:t xml:space="preserve"> </w:t>
        </w:r>
      </w:ins>
      <w:ins w:id="12817" w:author="PR Preview" w:date="2026-01-01T00:00:00Z">
        <w:r>
          <w:t xml:space="preserve">times, starting from the empty list,</w:t>
        </w:r>
      </w:ins>
      <w:ins w:id="12818" w:author="PR Preview" w:date="2026-01-01T00:00:00Z">
        <w:r>
          <w:t xml:space="preserve"> </w:t>
        </w:r>
      </w:ins>
      <w:ins w:id="12819" w:author="PR Preview" w:date="2026-01-01T00:00:00Z">
        <w:r>
          <w:t xml:space="preserve">shows that</w:t>
        </w:r>
      </w:ins>
      <w:ins w:id="12820" w:author="PR Preview" w:date="2026-01-01T00:00:00Z">
        <w:r>
          <w:t xml:space="preserve"> </w:t>
        </w:r>
      </w:ins>
      <w:ins w:id="12821" w:author="PR Preview" w:date="2026-01-01T00:00:00Z">
        <w:r>
          <w:t xml:space="preserve">$\mathord{\smash[b]{\underset{\raise.3ex\hbox{$\scriptstyle\sim$}}{a}}\vphantom{a}}_1, \ldots, \mathord{\smash[b]{\underset{\raise.3ex\hbox{$\scriptstyle\sim$}}{a}}\vphantom{a}}_k$</w:t>
        </w:r>
      </w:ins>
      <w:ins w:id="12822" w:author="PR Preview" w:date="2026-01-01T00:00:00Z">
        <w:r>
          <w:t xml:space="preserve"> </w:t>
        </w:r>
      </w:ins>
      <w:ins w:id="12823" w:author="PR Preview" w:date="2026-01-01T00:00:00Z">
        <w:r>
          <w:t xml:space="preserve">are linearly independent.</w:t>
        </w:r>
      </w:ins>
      <w:ins w:id="12824" w:author="PR Preview" w:date="2026-01-01T00:00:00Z">
        <w:r>
          <w:t xml:space="preserve"> </w:t>
        </w:r>
      </w:ins>
      <w:ins w:id="12825" w:author="PR Preview" w:date="2026-01-01T00:00:00Z">
        <w:r>
          <w:t xml:space="preserve">Conversely, if they are linearly independent,</w:t>
        </w:r>
      </w:ins>
      <w:ins w:id="12826" w:author="PR Preview" w:date="2026-01-01T00:00:00Z">
        <w:r>
          <w:t xml:space="preserve"> </w:t>
        </w:r>
      </w:ins>
      <w:ins w:id="12827" w:author="PR Preview" w:date="2026-01-01T00:00:00Z">
        <w:r>
          <w:t xml:space="preserve">no</w:t>
        </w:r>
      </w:ins>
      <w:ins w:id="12828" w:author="PR Preview" w:date="2026-01-01T00:00:00Z">
        <w:r>
          <w:t xml:space="preserve"> </w:t>
        </w:r>
      </w:ins>
      <w:ins w:id="12829" w:author="PR Preview" w:date="2026-01-01T00:00:00Z">
        <w:r>
          <w:t xml:space="preserve">$\mathord{\smash[b]{\underset{\raise.3ex\hbox{$\scriptstyle\sim$}}{a}}\vphantom{a}}_i$</w:t>
        </w:r>
      </w:ins>
      <w:ins w:id="12830" w:author="PR Preview" w:date="2026-01-01T00:00:00Z">
        <w:r>
          <w:t xml:space="preserve"> </w:t>
        </w:r>
      </w:ins>
      <w:ins w:id="12831" w:author="PR Preview" w:date="2026-01-01T00:00:00Z">
        <w:r>
          <w:t xml:space="preserve">is a linear combination</w:t>
        </w:r>
      </w:ins>
      <w:ins w:id="12832" w:author="PR Preview" w:date="2026-01-01T00:00:00Z">
        <w:r>
          <w:t xml:space="preserve"> </w:t>
        </w:r>
      </w:ins>
      <w:ins w:id="12833" w:author="PR Preview" w:date="2026-01-01T00:00:00Z">
        <w:r>
          <w:t xml:space="preserve">$\sum_{j&lt;i} c_j \mathord{\smash[b]{\underset{\raise.3ex\hbox{$\scriptstyle\sim$}}{a}}\vphantom{a}}_j$</w:t>
        </w:r>
      </w:ins>
      <w:ins w:id="12834" w:author="PR Preview" w:date="2026-01-01T00:00:00Z">
        <w:r>
          <w:t xml:space="preserve"> </w:t>
        </w:r>
      </w:ins>
      <w:ins w:id="12835" w:author="PR Preview" w:date="2026-01-01T00:00:00Z">
        <w:r>
          <w:t xml:space="preserve">of the earlier ones,</w:t>
        </w:r>
      </w:ins>
      <w:ins w:id="12836" w:author="PR Preview" w:date="2026-01-01T00:00:00Z">
        <w:r>
          <w:t xml:space="preserve"> </w:t>
        </w:r>
      </w:ins>
      <w:ins w:id="12837" w:author="PR Preview" w:date="2026-01-01T00:00:00Z">
        <w:r>
          <w:t xml:space="preserve">because then</w:t>
        </w:r>
      </w:ins>
      <w:ins w:id="12838" w:author="PR Preview" w:date="2026-01-01T00:00:00Z">
        <w:r>
          <w:t xml:space="preserve"> </w:t>
        </w:r>
      </w:ins>
      <w:ins w:id="12839" w:author="PR Preview" w:date="2026-01-01T00:00:00Z">
        <w:r>
          <w:t xml:space="preserve">$\sum_{j&lt;i} c_j \mathord{\smash[b]{\underset{\raise.3ex\hbox{$\scriptstyle\sim$}}{a}}\vphantom{a}}_j - \mathord{\smash[b]{\underset{\raise.3ex\hbox{$\scriptstyle\sim$}}{a}}\vphantom{a}}_i = \mathord{\smash[b]{\underset{\raise.3ex\hbox{$\scriptstyle\sim$}}{0}}\vphantom{0}}$</w:t>
        </w:r>
      </w:ins>
      <w:ins w:id="12840" w:author="PR Preview" w:date="2026-01-01T00:00:00Z">
        <w:r>
          <w:t xml:space="preserve"> </w:t>
        </w:r>
      </w:ins>
      <w:ins w:id="12841" w:author="PR Preview" w:date="2026-01-01T00:00:00Z">
        <w:r>
          <w:t xml:space="preserve">would be a combination with a nonzero coefficient;</w:t>
        </w:r>
      </w:ins>
      <w:ins w:id="12842" w:author="PR Preview" w:date="2026-01-01T00:00:00Z">
        <w:r>
          <w:t xml:space="preserve"> </w:t>
        </w:r>
      </w:ins>
      <w:ins w:id="12843" w:author="PR Preview" w:date="2026-01-01T00:00:00Z">
        <w:r>
          <w:t xml:space="preserve">so by part 2 the process never stops.</w:t>
        </w:r>
      </w:ins>
      <w:ins w:id="12844" w:author="PR Preview" w:date="2026-01-01T00:00:00Z">
        <w:r>
          <w:t xml:space="preserve"> </w:t>
        </w:r>
      </w:ins>
      <w:ins w:id="12845" w:author="PR Preview" w:date="2026-01-01T00:00:00Z">
        <w:r>
          <w:t xml:space="preserve">When it completes,</w:t>
        </w:r>
      </w:ins>
      <w:ins w:id="12846" w:author="PR Preview" w:date="2026-01-01T00:00:00Z">
        <w:r>
          <w:t xml:space="preserve"> </w:t>
        </w:r>
      </w:ins>
      <w:ins w:id="12847" w:author="PR Preview" w:date="2026-01-01T00:00:00Z">
        <w:r>
          <w:t xml:space="preserve">$\mathord{\smash[b]{\underset{\raise.3ex\hbox{$\scriptstyle\sim$}}{q}}\vphantom{q}}_1, \ldots, \mathord{\smash[b]{\underset{\raise.3ex\hbox{$\scriptstyle\sim$}}{q}}\vphantom{q}}_k$</w:t>
        </w:r>
      </w:ins>
      <w:ins w:id="12848" w:author="PR Preview" w:date="2026-01-01T00:00:00Z">
        <w:r>
          <w:t xml:space="preserve"> </w:t>
        </w:r>
      </w:ins>
      <w:ins w:id="12849" w:author="PR Preview" w:date="2026-01-01T00:00:00Z">
        <w:r>
          <w:t xml:space="preserve">are orthonormal, hence linearly independent</w:t>
        </w:r>
      </w:ins>
      <w:ins w:id="12850" w:author="PR Preview" w:date="2026-01-01T00:00:00Z">
        <w:r>
          <w:t xml:space="preserve"> </w:t>
        </w:r>
      </w:ins>
      <w:ins w:id="12851" w:author="PR Preview" w:date="2026-01-01T00:00:00Z">
        <w:r>
          <w:t xml:space="preserve">(</w:t>
        </w:r>
      </w:ins>
      <w:hyperlink w:anchor="thm-orthonormal-independent">
        <w:ins w:id="12852" w:author="PR Preview" w:date="2026-01-01T00:00:00Z">
          <w:r>
            <w:rPr>
              <w:rStyle w:val="Hyperlink"/>
            </w:rPr>
            <w:t xml:space="preserve">Theorem 64</w:t>
          </w:r>
        </w:ins>
      </w:hyperlink>
      <w:ins w:id="12853" w:author="PR Preview" w:date="2026-01-01T00:00:00Z">
        <w:r>
          <w:t xml:space="preserve">),</w:t>
        </w:r>
      </w:ins>
      <w:ins w:id="12854" w:author="PR Preview" w:date="2026-01-01T00:00:00Z">
        <w:r>
          <w:t xml:space="preserve"> </w:t>
        </w:r>
      </w:ins>
      <w:ins w:id="12855" w:author="PR Preview" w:date="2026-01-01T00:00:00Z">
        <w:r>
          <w:t xml:space="preserve">and span</w:t>
        </w:r>
      </w:ins>
      <w:ins w:id="12856" w:author="PR Preview" w:date="2026-01-01T00:00:00Z">
        <w:r>
          <w:t xml:space="preserve"> </w:t>
        </w:r>
      </w:ins>
      <w:ins w:id="12857" w:author="PR Preview" w:date="2026-01-01T00:00:00Z">
        <w:r>
          <w:t xml:space="preserve">$\operatorname{span}\mathopen{}\left\{\mathord{\smash[b]{\underset{\raise.3ex\hbox{$\scriptstyle\sim$}}{a}}\vphantom{a}}_1, \ldots, \mathord{\smash[b]{\underset{\raise.3ex\hbox{$\scriptstyle\sim$}}{a}}\vphantom{a}}_k\right\}\mathclose{}$</w:t>
        </w:r>
      </w:ins>
      <w:ins w:id="12858" w:author="PR Preview" w:date="2026-01-01T00:00:00Z">
        <w:r>
          <w:t xml:space="preserve"> </w:t>
        </w:r>
      </w:ins>
      <w:ins w:id="12859" w:author="PR Preview" w:date="2026-01-01T00:00:00Z">
        <w:r>
          <w:t xml:space="preserve">(part 1),</w:t>
        </w:r>
      </w:ins>
      <w:ins w:id="12860" w:author="PR Preview" w:date="2026-01-01T00:00:00Z">
        <w:r>
          <w:t xml:space="preserve"> </w:t>
        </w:r>
      </w:ins>
      <w:ins w:id="12861" w:author="PR Preview" w:date="2026-01-01T00:00:00Z">
        <w:r>
          <w:t xml:space="preserve">so they are an orthonormal basis of it.</w:t>
        </w:r>
      </w:ins>
    </w:p>
    <w:bookmarkStart w:id="408" w:name="exm-thm-gram-schmidt"/>
    <w:p>
      <w:pPr>
        <w:pStyle w:val="BodyText"/>
      </w:pPr>
      <w:ins w:id="12862" w:author="PR Preview" w:date="2026-01-01T00:00:00Z">
        <w:r>
          <w:rPr>
            <w:b/>
            <w:bCs/>
          </w:rPr>
          <w:t xml:space="preserve">Example 121 (Finishing an orthonormal basis of</w:t>
        </w:r>
      </w:ins>
      <w:ins w:id="12863" w:author="PR Preview" w:date="2026-01-01T00:00:00Z">
        <w:r>
          <w:rPr>
            <w:b/>
            <w:bCs/>
          </w:rPr>
          <w:t xml:space="preserve"> </w:t>
        </w:r>
      </w:ins>
      <m:oMath>
        <m:sSup>
          <m:e>
            <m:r>
              <m:rPr>
                <m:scr m:val="double-struck"/>
                <m:sty m:val="p"/>
              </m:rPr>
              <m:t>R</m:t>
            </m:r>
          </m:e>
          <m:sup>
            <m:r>
              <m:t>3</m:t>
            </m:r>
          </m:sup>
        </m:sSup>
      </m:oMath>
      <w:ins w:id="12864" w:author="PR Preview" w:date="2026-01-01T00:00:00Z">
        <w:r>
          <w:rPr>
            <w:b/>
            <w:bCs/>
          </w:rPr>
          <w:t xml:space="preserve">)</w:t>
        </w:r>
      </w:ins>
      <w:ins w:id="12865" w:author="PR Preview" w:date="2026-01-01T00:00:00Z">
        <w:r>
          <w:t xml:space="preserve"> </w:t>
        </w:r>
      </w:ins>
      <w:ins w:id="12866" w:author="PR Preview" w:date="2026-01-01T00:00:00Z">
        <w:r>
          <w:t xml:space="preserve">Continue</w:t>
        </w:r>
      </w:ins>
      <w:ins w:id="12867" w:author="PR Preview" w:date="2026-01-01T00:00:00Z">
        <w:r>
          <w:t xml:space="preserve"> </w:t>
        </w:r>
      </w:ins>
      <w:hyperlink w:anchor="exm-gram-schmidt">
        <w:ins w:id="12868" w:author="PR Preview" w:date="2026-01-01T00:00:00Z">
          <w:r>
            <w:rPr>
              <w:rStyle w:val="Hyperlink"/>
            </w:rPr>
            <w:t xml:space="preserve">Example 119</w:t>
          </w:r>
        </w:ins>
      </w:hyperlink>
      <w:ins w:id="12869" w:author="PR Preview" w:date="2026-01-01T00:00:00Z">
        <w:r>
          <w:t xml:space="preserve"> </w:t>
        </w:r>
      </w:ins>
      <w:ins w:id="12870" w:author="PR Preview" w:date="2026-01-01T00:00:00Z">
        <w:r>
          <w:t xml:space="preserve">with</w:t>
        </w:r>
      </w:ins>
      <w:ins w:id="12871" w:author="PR Preview" w:date="2026-01-01T00:00:00Z">
        <w:r>
          <w:t xml:space="preserve"> </w:t>
        </w:r>
      </w:ins>
      <w:ins w:id="12872" w:author="PR Preview" w:date="2026-01-01T00:00:00Z">
        <w:r>
          <w:t xml:space="preserve">$\mathord{\smash[b]{\underset{\raise.3ex\hbox{$\scriptstyle\sim$}}{a}}\vphantom{a}}_3 = (0, 1, 1)$</w:t>
        </w:r>
      </w:ins>
      <w:ins w:id="12873" w:author="PR Preview" w:date="2026-01-01T00:00:00Z">
        <w:r>
          <w:t xml:space="preserve">.</w:t>
        </w:r>
      </w:ins>
      <w:ins w:id="12874" w:author="PR Preview" w:date="2026-01-01T00:00:00Z">
        <w:r>
          <w:t xml:space="preserve"> </w:t>
        </w:r>
      </w:ins>
      <w:ins w:id="12875" w:author="PR Preview" w:date="2026-01-01T00:00:00Z">
        <w:r>
          <w:t xml:space="preserve">$\mathord{\smash[b]{\underset{\raise.3ex\hbox{$\scriptstyle\sim$}}{q}}\vphantom{q}}_1 \cdot \mathord{\smash[b]{\underset{\raise.3ex\hbox{$\scriptstyle\sim$}}{a}}\vphantom{a}}_3 = \tfrac{1}{\sqrt{2}}$</w:t>
        </w:r>
      </w:ins>
      <w:ins w:id="12876" w:author="PR Preview" w:date="2026-01-01T00:00:00Z">
        <w:r>
          <w:t xml:space="preserve"> </w:t>
        </w:r>
      </w:ins>
      <w:ins w:id="12877" w:author="PR Preview" w:date="2026-01-01T00:00:00Z">
        <w:r>
          <w:t xml:space="preserve">and</w:t>
        </w:r>
      </w:ins>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del w:id="12878" w:author="PR Preview" w:date="2026-01-01T00:00:00Z">
        <w:r>
          <w:delText xml:space="preserve">with norm</w:delText>
        </w:r>
      </w:del>
      <w:del w:id="12879"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2880" w:author="PR Preview" w:date="2026-01-01T00:00:00Z">
        <w:r>
          <w:delText xml:space="preserve">,</w:delText>
        </w:r>
      </w:del>
      <w:del w:id="12881" w:author="PR Preview" w:date="2026-01-01T00:00:00Z">
        <w:r>
          <w:delText xml:space="preserve"> </w:delText>
        </w:r>
      </w:del>
      <w:del w:id="12882" w:author="PR Preview" w:date="2026-01-01T00:00:00Z">
        <w:r>
          <w:delText xml:space="preserve">so</w:delText>
        </w:r>
      </w:del>
      <w:del w:id="12883" w:author="PR Preview" w:date="2026-01-01T00:00:00Z">
        <w:r>
          <w:delText xml:space="preserve"> </w:delText>
        </w:r>
      </w:del>
      <w:del w:id="12884" w:author="PR Preview" w:date="2026-01-01T00:00:00Z">
        <w:r>
          <w:delText xml:space="preserve">$\mathord{\smash[b]{\underset{\raise.3ex\hbox{$\scriptstyle\sim$}}{q}}\vphantom{q}}_3 = \tfrac{1}{\sqrt{3}}\,(-1, 1, 1)$</w:delText>
        </w:r>
      </w:del>
      <w:del w:id="12885" w:author="PR Preview" w:date="2026-01-01T00:00:00Z">
        <w:r>
          <w:delText xml:space="preserve">.</w:delText>
        </w:r>
      </w:del>
      <w:del w:id="12886" w:author="PR Preview" w:date="2026-01-01T00:00:00Z">
        <w:r>
          <w:delText xml:space="preserve"> </w:delText>
        </w:r>
      </w:del>
      <w:del w:id="12887" w:author="PR Preview" w:date="2026-01-01T00:00:00Z">
        <w:r>
          <w:delText xml:space="preserve">The process did not stop,</w:delText>
        </w:r>
      </w:del>
      <w:del w:id="12888" w:author="PR Preview" w:date="2026-01-01T00:00:00Z">
        <w:r>
          <w:delText xml:space="preserve"> </w:delText>
        </w:r>
      </w:del>
      <w:del w:id="12889" w:author="PR Preview" w:date="2026-01-01T00:00:00Z">
        <w:r>
          <w:delText xml:space="preserve">so by</w:delText>
        </w:r>
      </w:del>
      <w:del w:id="12890" w:author="PR Preview" w:date="2026-01-01T00:00:00Z">
        <w:r>
          <w:delText xml:space="preserve"> </w:delText>
        </w:r>
      </w:del>
      <w:hyperlink w:anchor="thm-gram-schmidt">
        <w:del w:id="12891" w:author="PR Preview" w:date="2026-01-01T00:00:00Z">
          <w:r>
            <w:rPr>
              <w:rStyle w:val="Hyperlink"/>
            </w:rPr>
            <w:delText xml:space="preserve">Theorem 67</w:delText>
          </w:r>
        </w:del>
      </w:hyperlink>
      <w:del w:id="12892" w:author="PR Preview" w:date="2026-01-01T00:00:00Z">
        <w:r>
          <w:delText xml:space="preserve"> </w:delText>
        </w:r>
      </w:del>
      <w:del w:id="12893" w:author="PR Preview" w:date="2026-01-01T00:00:00Z">
        <w:r>
          <w:delText xml:space="preserve">$\mathord{\smash[b]{\underset{\raise.3ex\hbox{$\scriptstyle\sim$}}{a}}\vphantom{a}}_1, \mathord{\smash[b]{\underset{\raise.3ex\hbox{$\scriptstyle\sim$}}{a}}\vphantom{a}}_2, \mathord{\smash[b]{\underset{\raise.3ex\hbox{$\scriptstyle\sim$}}{a}}\vphantom{a}}_3$</w:delText>
        </w:r>
      </w:del>
      <w:del w:id="12894" w:author="PR Preview" w:date="2026-01-01T00:00:00Z">
        <w:r>
          <w:delText xml:space="preserve"> </w:delText>
        </w:r>
      </w:del>
      <w:del w:id="12895" w:author="PR Preview" w:date="2026-01-01T00:00:00Z">
        <w:r>
          <w:delText xml:space="preserve">are linearly independent</w:delText>
        </w:r>
      </w:del>
      <w:del w:id="12896" w:author="PR Preview" w:date="2026-01-01T00:00:00Z">
        <w:r>
          <w:delText xml:space="preserve"> </w:delText>
        </w:r>
      </w:del>
      <w:del w:id="12897" w:author="PR Preview" w:date="2026-01-01T00:00:00Z">
        <w:r>
          <w:delText xml:space="preserve">and</w:delText>
        </w:r>
      </w:del>
      <w:del w:id="12898" w:author="PR Preview" w:date="2026-01-01T00:00:00Z">
        <w:r>
          <w:delText xml:space="preserve"> </w:delText>
        </w:r>
      </w:del>
      <w:del w:id="12899" w:author="PR Preview" w:date="2026-01-01T00:00:00Z">
        <w:r>
          <w:delText xml:space="preserve">$\mathord{\smash[b]{\underset{\raise.3ex\hbox{$\scriptstyle\sim$}}{q}}\vphantom{q}}_1, \mathord{\smash[b]{\underset{\raise.3ex\hbox{$\scriptstyle\sim$}}{q}}\vphantom{q}}_2, \mathord{\smash[b]{\underset{\raise.3ex\hbox{$\scriptstyle\sim$}}{q}}\vphantom{q}}_3$</w:delText>
        </w:r>
      </w:del>
      <w:del w:id="12900" w:author="PR Preview" w:date="2026-01-01T00:00:00Z">
        <w:r>
          <w:delText xml:space="preserve"> </w:delText>
        </w:r>
      </w:del>
      <w:del w:id="12901" w:author="PR Preview" w:date="2026-01-01T00:00:00Z">
        <w:r>
          <w:delText xml:space="preserve">is an orthonormal basis of their span.</w:delText>
        </w:r>
      </w:del>
      <w:del w:id="12902" w:author="PR Preview" w:date="2026-01-01T00:00:00Z">
        <w:r>
          <w:delText xml:space="preserve"> </w:delText>
        </w:r>
      </w:del>
      <w:del w:id="12903" w:author="PR Preview" w:date="2026-01-01T00:00:00Z">
        <w:r>
          <w:delText xml:space="preserve">That span therefore has dimension</w:delText>
        </w:r>
      </w:del>
      <w:del w:id="12904" w:author="PR Preview" w:date="2026-01-01T00:00:00Z">
        <w:r>
          <w:delText xml:space="preserve"> </w:delText>
        </w:r>
      </w:del>
      <m:oMath>
        <m:r>
          <m:t>3</m:t>
        </m:r>
      </m:oMath>
      <w:del w:id="12905" w:author="PR Preview" w:date="2026-01-01T00:00:00Z">
        <w:r>
          <w:delText xml:space="preserve"> </w:delText>
        </w:r>
      </w:del>
      <w:del w:id="12906" w:author="PR Preview" w:date="2026-01-01T00:00:00Z">
        <w:r>
          <w:delText xml:space="preserve">(</w:delText>
        </w:r>
      </w:del>
      <w:hyperlink w:anchor="def-dimension">
        <w:del w:id="12907" w:author="PR Preview" w:date="2026-01-01T00:00:00Z">
          <w:r>
            <w:rPr>
              <w:rStyle w:val="Hyperlink"/>
            </w:rPr>
            <w:delText xml:space="preserve">Definition 51</w:delText>
          </w:r>
        </w:del>
      </w:hyperlink>
      <w:del w:id="12908" w:author="PR Preview" w:date="2026-01-01T00:00:00Z">
        <w:r>
          <w:delText xml:space="preserve">),</w:delText>
        </w:r>
      </w:del>
      <w:del w:id="12909" w:author="PR Preview" w:date="2026-01-01T00:00:00Z">
        <w:r>
          <w:delText xml:space="preserve"> </w:delText>
        </w:r>
      </w:del>
      <w:del w:id="12910" w:author="PR Preview" w:date="2026-01-01T00:00:00Z">
        <w:r>
          <w:delText xml:space="preserve">so it is</w:delText>
        </w:r>
      </w:del>
      <w:del w:id="12911" w:author="PR Preview" w:date="2026-01-01T00:00:00Z">
        <w:r>
          <w:delText xml:space="preserve"> </w:delText>
        </w:r>
      </w:del>
      <m:oMath>
        <m:sSup>
          <m:e>
            <m:r>
              <m:rPr>
                <m:scr m:val="double-struck"/>
                <m:sty m:val="p"/>
              </m:rPr>
              <m:t>R</m:t>
            </m:r>
          </m:e>
          <m:sup>
            <m:r>
              <m:t>3</m:t>
            </m:r>
          </m:sup>
        </m:sSup>
      </m:oMath>
      <w:del w:id="12912" w:author="PR Preview" w:date="2026-01-01T00:00:00Z">
        <w:r>
          <w:delText xml:space="preserve"> </w:delText>
        </w:r>
      </w:del>
      <w:del w:id="12913" w:author="PR Preview" w:date="2026-01-01T00:00:00Z">
        <w:r>
          <w:delText xml:space="preserve">(</w:delText>
        </w:r>
      </w:del>
      <w:hyperlink w:anchor="thm-subspace-equal-dim">
        <w:del w:id="12914" w:author="PR Preview" w:date="2026-01-01T00:00:00Z">
          <w:r>
            <w:rPr>
              <w:rStyle w:val="Hyperlink"/>
            </w:rPr>
            <w:delText xml:space="preserve">Theorem 32</w:delText>
          </w:r>
        </w:del>
      </w:hyperlink>
      <w:del w:id="12915" w:author="PR Preview" w:date="2026-01-01T00:00:00Z">
        <w:r>
          <w:delText xml:space="preserve">,</w:delText>
        </w:r>
      </w:del>
      <w:del w:id="12916" w:author="PR Preview" w:date="2026-01-01T00:00:00Z">
        <w:r>
          <w:delText xml:space="preserve"> </w:delText>
        </w:r>
      </w:del>
      <w:hyperlink w:anchor="exm-dimension">
        <w:del w:id="12917" w:author="PR Preview" w:date="2026-01-01T00:00:00Z">
          <w:r>
            <w:rPr>
              <w:rStyle w:val="Hyperlink"/>
            </w:rPr>
            <w:delText xml:space="preserve">Example 51</w:delText>
          </w:r>
        </w:del>
      </w:hyperlink>
      <w:del w:id="12918" w:author="PR Preview" w:date="2026-01-01T00:00:00Z">
        <w:r>
          <w:delText xml:space="preserve">).</w:delText>
        </w:r>
      </w:del>
      <w:del w:id="12919" w:author="PR Preview" w:date="2026-01-01T00:00:00Z">
        <w:r>
          <w:delText xml:space="preserve"> </w:delText>
        </w:r>
      </w:del>
      <w:del w:id="12920" w:author="PR Preview" w:date="2026-01-01T00:00:00Z">
        <w:r>
          <w:delText xml:space="preserve">As a check,</w:delText>
        </w:r>
      </w:del>
    </w:p>
    <w:p>
      <w:pPr>
        <w:pStyle w:val="FirstParagraph"/>
      </w:pPr>
      <w:ins w:id="12921" w:author="PR Preview" w:date="2026-01-01T00:00:00Z">
        <w:r>
          <w:t xml:space="preserve">with norm</w:t>
        </w:r>
      </w:ins>
      <w:ins w:id="12922"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2923" w:author="PR Preview" w:date="2026-01-01T00:00:00Z">
        <w:r>
          <w:t xml:space="preserve">,</w:t>
        </w:r>
      </w:ins>
      <w:ins w:id="12924" w:author="PR Preview" w:date="2026-01-01T00:00:00Z">
        <w:r>
          <w:t xml:space="preserve"> </w:t>
        </w:r>
      </w:ins>
      <w:ins w:id="12925" w:author="PR Preview" w:date="2026-01-01T00:00:00Z">
        <w:r>
          <w:t xml:space="preserve">so</w:t>
        </w:r>
      </w:ins>
      <w:ins w:id="12926" w:author="PR Preview" w:date="2026-01-01T00:00:00Z">
        <w:r>
          <w:t xml:space="preserve"> </w:t>
        </w:r>
      </w:ins>
      <w:ins w:id="12927" w:author="PR Preview" w:date="2026-01-01T00:00:00Z">
        <w:r>
          <w:t xml:space="preserve">$\mathord{\smash[b]{\underset{\raise.3ex\hbox{$\scriptstyle\sim$}}{q}}\vphantom{q}}_3 = \tfrac{1}{\sqrt{3}}\,(-1, 1, 1)$</w:t>
        </w:r>
      </w:ins>
      <w:ins w:id="12928" w:author="PR Preview" w:date="2026-01-01T00:00:00Z">
        <w:r>
          <w:t xml:space="preserve">.</w:t>
        </w:r>
      </w:ins>
      <w:ins w:id="12929" w:author="PR Preview" w:date="2026-01-01T00:00:00Z">
        <w:r>
          <w:t xml:space="preserve"> </w:t>
        </w:r>
      </w:ins>
      <w:ins w:id="12930" w:author="PR Preview" w:date="2026-01-01T00:00:00Z">
        <w:r>
          <w:t xml:space="preserve">The process did not stop,</w:t>
        </w:r>
      </w:ins>
      <w:ins w:id="12931" w:author="PR Preview" w:date="2026-01-01T00:00:00Z">
        <w:r>
          <w:t xml:space="preserve"> </w:t>
        </w:r>
      </w:ins>
      <w:ins w:id="12932" w:author="PR Preview" w:date="2026-01-01T00:00:00Z">
        <w:r>
          <w:t xml:space="preserve">so by</w:t>
        </w:r>
      </w:ins>
      <w:ins w:id="12933" w:author="PR Preview" w:date="2026-01-01T00:00:00Z">
        <w:r>
          <w:t xml:space="preserve"> </w:t>
        </w:r>
      </w:ins>
      <w:hyperlink w:anchor="thm-gram-schmidt">
        <w:ins w:id="12934" w:author="PR Preview" w:date="2026-01-01T00:00:00Z">
          <w:r>
            <w:rPr>
              <w:rStyle w:val="Hyperlink"/>
            </w:rPr>
            <w:t xml:space="preserve">Theorem 66</w:t>
          </w:r>
        </w:ins>
      </w:hyperlink>
      <w:ins w:id="12935" w:author="PR Preview" w:date="2026-01-01T00:00:00Z">
        <w:r>
          <w:t xml:space="preserve"> </w:t>
        </w:r>
      </w:ins>
      <w:ins w:id="12936" w:author="PR Preview" w:date="2026-01-01T00:00:00Z">
        <w:r>
          <w:t xml:space="preserve">$\mathord{\smash[b]{\underset{\raise.3ex\hbox{$\scriptstyle\sim$}}{a}}\vphantom{a}}_1, \mathord{\smash[b]{\underset{\raise.3ex\hbox{$\scriptstyle\sim$}}{a}}\vphantom{a}}_2, \mathord{\smash[b]{\underset{\raise.3ex\hbox{$\scriptstyle\sim$}}{a}}\vphantom{a}}_3$</w:t>
        </w:r>
      </w:ins>
      <w:ins w:id="12937" w:author="PR Preview" w:date="2026-01-01T00:00:00Z">
        <w:r>
          <w:t xml:space="preserve"> </w:t>
        </w:r>
      </w:ins>
      <w:ins w:id="12938" w:author="PR Preview" w:date="2026-01-01T00:00:00Z">
        <w:r>
          <w:t xml:space="preserve">are linearly independent</w:t>
        </w:r>
      </w:ins>
      <w:ins w:id="12939" w:author="PR Preview" w:date="2026-01-01T00:00:00Z">
        <w:r>
          <w:t xml:space="preserve"> </w:t>
        </w:r>
      </w:ins>
      <w:ins w:id="12940" w:author="PR Preview" w:date="2026-01-01T00:00:00Z">
        <w:r>
          <w:t xml:space="preserve">and</w:t>
        </w:r>
      </w:ins>
      <w:ins w:id="12941" w:author="PR Preview" w:date="2026-01-01T00:00:00Z">
        <w:r>
          <w:t xml:space="preserve"> </w:t>
        </w:r>
      </w:ins>
      <w:ins w:id="12942" w:author="PR Preview" w:date="2026-01-01T00:00:00Z">
        <w:r>
          <w:t xml:space="preserve">$\mathord{\smash[b]{\underset{\raise.3ex\hbox{$\scriptstyle\sim$}}{q}}\vphantom{q}}_1, \mathord{\smash[b]{\underset{\raise.3ex\hbox{$\scriptstyle\sim$}}{q}}\vphantom{q}}_2, \mathord{\smash[b]{\underset{\raise.3ex\hbox{$\scriptstyle\sim$}}{q}}\vphantom{q}}_3$</w:t>
        </w:r>
      </w:ins>
      <w:ins w:id="12943" w:author="PR Preview" w:date="2026-01-01T00:00:00Z">
        <w:r>
          <w:t xml:space="preserve"> </w:t>
        </w:r>
      </w:ins>
      <w:ins w:id="12944" w:author="PR Preview" w:date="2026-01-01T00:00:00Z">
        <w:r>
          <w:t xml:space="preserve">is an orthonormal basis of their span.</w:t>
        </w:r>
      </w:ins>
      <w:ins w:id="12945" w:author="PR Preview" w:date="2026-01-01T00:00:00Z">
        <w:r>
          <w:t xml:space="preserve"> </w:t>
        </w:r>
      </w:ins>
      <w:ins w:id="12946" w:author="PR Preview" w:date="2026-01-01T00:00:00Z">
        <w:r>
          <w:t xml:space="preserve">That span therefore has dimension</w:t>
        </w:r>
      </w:ins>
      <w:ins w:id="12947" w:author="PR Preview" w:date="2026-01-01T00:00:00Z">
        <w:r>
          <w:t xml:space="preserve"> </w:t>
        </w:r>
      </w:ins>
      <m:oMath>
        <m:r>
          <m:t>3</m:t>
        </m:r>
      </m:oMath>
      <w:ins w:id="12948" w:author="PR Preview" w:date="2026-01-01T00:00:00Z">
        <w:r>
          <w:t xml:space="preserve"> </w:t>
        </w:r>
      </w:ins>
      <w:ins w:id="12949" w:author="PR Preview" w:date="2026-01-01T00:00:00Z">
        <w:r>
          <w:t xml:space="preserve">(</w:t>
        </w:r>
      </w:ins>
      <w:hyperlink w:anchor="def-dimension">
        <w:ins w:id="12950" w:author="PR Preview" w:date="2026-01-01T00:00:00Z">
          <w:r>
            <w:rPr>
              <w:rStyle w:val="Hyperlink"/>
            </w:rPr>
            <w:t xml:space="preserve">Definition 51</w:t>
          </w:r>
        </w:ins>
      </w:hyperlink>
      <w:ins w:id="12951" w:author="PR Preview" w:date="2026-01-01T00:00:00Z">
        <w:r>
          <w:t xml:space="preserve">),</w:t>
        </w:r>
      </w:ins>
      <w:ins w:id="12952" w:author="PR Preview" w:date="2026-01-01T00:00:00Z">
        <w:r>
          <w:t xml:space="preserve"> </w:t>
        </w:r>
      </w:ins>
      <w:ins w:id="12953" w:author="PR Preview" w:date="2026-01-01T00:00:00Z">
        <w:r>
          <w:t xml:space="preserve">so it is</w:t>
        </w:r>
      </w:ins>
      <w:ins w:id="12954" w:author="PR Preview" w:date="2026-01-01T00:00:00Z">
        <w:r>
          <w:t xml:space="preserve"> </w:t>
        </w:r>
      </w:ins>
      <m:oMath>
        <m:sSup>
          <m:e>
            <m:r>
              <m:rPr>
                <m:scr m:val="double-struck"/>
                <m:sty m:val="p"/>
              </m:rPr>
              <m:t>R</m:t>
            </m:r>
          </m:e>
          <m:sup>
            <m:r>
              <m:t>3</m:t>
            </m:r>
          </m:sup>
        </m:sSup>
      </m:oMath>
      <w:ins w:id="12955" w:author="PR Preview" w:date="2026-01-01T00:00:00Z">
        <w:r>
          <w:t xml:space="preserve"> </w:t>
        </w:r>
      </w:ins>
      <w:ins w:id="12956" w:author="PR Preview" w:date="2026-01-01T00:00:00Z">
        <w:r>
          <w:t xml:space="preserve">(</w:t>
        </w:r>
      </w:ins>
      <w:hyperlink w:anchor="thm-subspace-equal-dim">
        <w:ins w:id="12957" w:author="PR Preview" w:date="2026-01-01T00:00:00Z">
          <w:r>
            <w:rPr>
              <w:rStyle w:val="Hyperlink"/>
            </w:rPr>
            <w:t xml:space="preserve">Theorem 31</w:t>
          </w:r>
        </w:ins>
      </w:hyperlink>
      <w:ins w:id="12958" w:author="PR Preview" w:date="2026-01-01T00:00:00Z">
        <w:r>
          <w:t xml:space="preserve">,</w:t>
        </w:r>
      </w:ins>
      <w:ins w:id="12959" w:author="PR Preview" w:date="2026-01-01T00:00:00Z">
        <w:r>
          <w:t xml:space="preserve"> </w:t>
        </w:r>
      </w:ins>
      <w:hyperlink w:anchor="exm-dimension">
        <w:ins w:id="12960" w:author="PR Preview" w:date="2026-01-01T00:00:00Z">
          <w:r>
            <w:rPr>
              <w:rStyle w:val="Hyperlink"/>
            </w:rPr>
            <w:t xml:space="preserve">Example 50</w:t>
          </w:r>
        </w:ins>
      </w:hyperlink>
      <w:ins w:id="12961" w:author="PR Preview" w:date="2026-01-01T00:00:00Z">
        <w:r>
          <w:t xml:space="preserve">).</w:t>
        </w:r>
      </w:ins>
      <w:ins w:id="12962" w:author="PR Preview" w:date="2026-01-01T00:00:00Z">
        <w:r>
          <w:t xml:space="preserve"> </w:t>
        </w:r>
      </w:ins>
      <w:ins w:id="12963" w:author="PR Preview" w:date="2026-01-01T00:00:00Z">
        <w:r>
          <w:t xml:space="preserve">As a check,</w:t>
        </w:r>
      </w:ins>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del w:id="12964" w:author="PR Preview" w:date="2026-01-01T00:00:00Z">
        <w:r>
          <w:rPr>
            <w:i/>
            <w:iCs/>
          </w:rPr>
          <w:delText xml:space="preserve">Proof</w:delText>
        </w:r>
      </w:del>
      <w:del w:id="12965" w:author="PR Preview" w:date="2026-01-01T00:00:00Z">
        <w:r>
          <w:delText xml:space="preserve">. </w:delText>
        </w:r>
      </w:del>
      <w:del w:id="12966" w:author="PR Preview" w:date="2026-01-01T00:00:00Z">
        <w:r>
          <w:delText xml:space="preserve">Let</w:delText>
        </w:r>
      </w:del>
      <w:del w:id="12967" w:author="PR Preview" w:date="2026-01-01T00:00:00Z">
        <w:r>
          <w:delText xml:space="preserve"> </w:delText>
        </w:r>
      </w:del>
      <w:del w:id="12968" w:author="PR Preview" w:date="2026-01-01T00:00:00Z">
        <w:r>
          <w:delText xml:space="preserve">$\mathord{\smash[b]{\underset{\raise.3ex\hbox{$\scriptstyle\sim$}}{u}}\vphantom{u}}_1, \ldots, \mathord{\smash[b]{\underset{\raise.3ex\hbox{$\scriptstyle\sim$}}{u}}\vphantom{u}}_r \in \mathcal{S}$</w:delText>
        </w:r>
      </w:del>
      <w:del w:id="12969" w:author="PR Preview" w:date="2026-01-01T00:00:00Z">
        <w:r>
          <w:delText xml:space="preserve"> </w:delText>
        </w:r>
      </w:del>
      <w:del w:id="12970" w:author="PR Preview" w:date="2026-01-01T00:00:00Z">
        <w:r>
          <w:delText xml:space="preserve">be orthonormal.</w:delText>
        </w:r>
      </w:del>
      <w:del w:id="12971" w:author="PR Preview" w:date="2026-01-01T00:00:00Z">
        <w:r>
          <w:delText xml:space="preserve"> </w:delText>
        </w:r>
      </w:del>
      <w:del w:id="12972" w:author="PR Preview" w:date="2026-01-01T00:00:00Z">
        <w:r>
          <w:delText xml:space="preserve">They are linearly independent (</w:delText>
        </w:r>
      </w:del>
      <w:hyperlink w:anchor="thm-orthonormal-independent">
        <w:del w:id="12973" w:author="PR Preview" w:date="2026-01-01T00:00:00Z">
          <w:r>
            <w:rPr>
              <w:rStyle w:val="Hyperlink"/>
            </w:rPr>
            <w:delText xml:space="preserve">Theorem 65</w:delText>
          </w:r>
        </w:del>
      </w:hyperlink>
      <w:del w:id="12974" w:author="PR Preview" w:date="2026-01-01T00:00:00Z">
        <w:r>
          <w:delText xml:space="preserve">),</w:delText>
        </w:r>
      </w:del>
      <w:del w:id="12975" w:author="PR Preview" w:date="2026-01-01T00:00:00Z">
        <w:r>
          <w:delText xml:space="preserve"> </w:delText>
        </w:r>
      </w:del>
      <w:del w:id="12976" w:author="PR Preview" w:date="2026-01-01T00:00:00Z">
        <w:r>
          <w:delText xml:space="preserve">so they extend to a basis</w:delText>
        </w:r>
      </w:del>
      <w:del w:id="12977" w:author="PR Preview" w:date="2026-01-01T00:00:00Z">
        <w:r>
          <w:delText xml:space="preserve"> </w:delText>
        </w:r>
      </w:del>
      <w:del w:id="12978" w:author="PR Preview" w:date="2026-01-01T00:00:00Z">
        <w:r>
          <w:delText xml:space="preserve">$\mathord{\smash[b]{\underset{\raise.3ex\hbox{$\scriptstyle\sim$}}{u}}\vphantom{u}}_1, \ldots, \mathord{\smash[b]{\underset{\raise.3ex\hbox{$\scriptstyle\sim$}}{u}}\vphantom{u}}_r, \mathord{\smash[b]{\underset{\raise.3ex\hbox{$\scriptstyle\sim$}}{a}}\vphantom{a}}_{r+1}, \ldots, \mathord{\smash[b]{\underset{\raise.3ex\hbox{$\scriptstyle\sim$}}{a}}\vphantom{a}}_d$</w:delText>
        </w:r>
      </w:del>
      <w:del w:id="12979" w:author="PR Preview" w:date="2026-01-01T00:00:00Z">
        <w:r>
          <w:delText xml:space="preserve"> </w:delText>
        </w:r>
      </w:del>
      <w:del w:id="12980" w:author="PR Preview" w:date="2026-01-01T00:00:00Z">
        <w:r>
          <w:delText xml:space="preserve">of</w:delText>
        </w:r>
      </w:del>
      <w:del w:id="12981" w:author="PR Preview" w:date="2026-01-01T00:00:00Z">
        <w:r>
          <w:delText xml:space="preserve"> </w:delText>
        </w:r>
      </w:del>
      <m:oMath>
        <m:r>
          <m:rPr>
            <m:scr m:val="script"/>
            <m:sty m:val="p"/>
          </m:rPr>
          <m:t>S</m:t>
        </m:r>
      </m:oMath>
      <w:del w:id="12982" w:author="PR Preview" w:date="2026-01-01T00:00:00Z">
        <w:r>
          <w:delText xml:space="preserve"> </w:delText>
        </w:r>
      </w:del>
      <w:del w:id="12983" w:author="PR Preview" w:date="2026-01-01T00:00:00Z">
        <w:r>
          <w:delText xml:space="preserve">(</w:delText>
        </w:r>
      </w:del>
      <w:hyperlink w:anchor="thm-extend-basis">
        <w:del w:id="12984" w:author="PR Preview" w:date="2026-01-01T00:00:00Z">
          <w:r>
            <w:rPr>
              <w:rStyle w:val="Hyperlink"/>
            </w:rPr>
            <w:delText xml:space="preserve">Theorem 30</w:delText>
          </w:r>
        </w:del>
      </w:hyperlink>
      <w:del w:id="12985" w:author="PR Preview" w:date="2026-01-01T00:00:00Z">
        <w:r>
          <w:delText xml:space="preserve">).</w:delText>
        </w:r>
      </w:del>
      <w:del w:id="12986" w:author="PR Preview" w:date="2026-01-01T00:00:00Z">
        <w:r>
          <w:delText xml:space="preserve"> </w:delText>
        </w:r>
      </w:del>
      <w:del w:id="12987" w:author="PR Preview" w:date="2026-01-01T00:00:00Z">
        <w:r>
          <w:delText xml:space="preserve">Run the Gram-Schmidt process on this basis.</w:delText>
        </w:r>
      </w:del>
      <w:del w:id="12988" w:author="PR Preview" w:date="2026-01-01T00:00:00Z">
        <w:r>
          <w:delText xml:space="preserve"> </w:delText>
        </w:r>
      </w:del>
      <w:del w:id="12989" w:author="PR Preview" w:date="2026-01-01T00:00:00Z">
        <w:r>
          <w:delText xml:space="preserve">It is linearly independent, so the process completes,</w:delText>
        </w:r>
      </w:del>
      <w:del w:id="12990" w:author="PR Preview" w:date="2026-01-01T00:00:00Z">
        <w:r>
          <w:delText xml:space="preserve"> </w:delText>
        </w:r>
      </w:del>
      <w:del w:id="12991" w:author="PR Preview" w:date="2026-01-01T00:00:00Z">
        <w:r>
          <w:delText xml:space="preserve">and the output is an orthonormal basis of its span, which is</w:delText>
        </w:r>
      </w:del>
      <w:del w:id="12992" w:author="PR Preview" w:date="2026-01-01T00:00:00Z">
        <w:r>
          <w:delText xml:space="preserve"> </w:delText>
        </w:r>
      </w:del>
      <m:oMath>
        <m:r>
          <m:rPr>
            <m:scr m:val="script"/>
            <m:sty m:val="p"/>
          </m:rPr>
          <m:t>S</m:t>
        </m:r>
      </m:oMath>
      <w:del w:id="12993" w:author="PR Preview" w:date="2026-01-01T00:00:00Z">
        <w:r>
          <w:delText xml:space="preserve"> </w:delText>
        </w:r>
      </w:del>
      <w:del w:id="12994" w:author="PR Preview" w:date="2026-01-01T00:00:00Z">
        <w:r>
          <w:delText xml:space="preserve">(</w:delText>
        </w:r>
      </w:del>
      <w:hyperlink w:anchor="thm-gram-schmidt">
        <w:del w:id="12995" w:author="PR Preview" w:date="2026-01-01T00:00:00Z">
          <w:r>
            <w:rPr>
              <w:rStyle w:val="Hyperlink"/>
            </w:rPr>
            <w:delText xml:space="preserve">Theorem 67</w:delText>
          </w:r>
        </w:del>
      </w:hyperlink>
      <w:del w:id="12996" w:author="PR Preview" w:date="2026-01-01T00:00:00Z">
        <w:r>
          <w:delText xml:space="preserve">, part 3).</w:delText>
        </w:r>
      </w:del>
    </w:p>
    <w:p>
      <w:pPr>
        <w:pStyle w:val="BodyText"/>
      </w:pPr>
      <w:ins w:id="12997" w:author="PR Preview" w:date="2026-01-01T00:00:00Z">
        <w:r>
          <w:rPr>
            <w:i/>
            <w:iCs/>
          </w:rPr>
          <w:t xml:space="preserve">Proof</w:t>
        </w:r>
      </w:ins>
      <w:ins w:id="12998" w:author="PR Preview" w:date="2026-01-01T00:00:00Z">
        <w:r>
          <w:t xml:space="preserve">. </w:t>
        </w:r>
      </w:ins>
      <w:ins w:id="12999" w:author="PR Preview" w:date="2026-01-01T00:00:00Z">
        <w:r>
          <w:t xml:space="preserve">Let</w:t>
        </w:r>
      </w:ins>
      <w:ins w:id="13000" w:author="PR Preview" w:date="2026-01-01T00:00:00Z">
        <w:r>
          <w:t xml:space="preserve"> </w:t>
        </w:r>
      </w:ins>
      <w:ins w:id="13001" w:author="PR Preview" w:date="2026-01-01T00:00:00Z">
        <w:r>
          <w:t xml:space="preserve">$\mathord{\smash[b]{\underset{\raise.3ex\hbox{$\scriptstyle\sim$}}{u}}\vphantom{u}}_1, \ldots, \mathord{\smash[b]{\underset{\raise.3ex\hbox{$\scriptstyle\sim$}}{u}}\vphantom{u}}_r \in \mathcal{S}$</w:t>
        </w:r>
      </w:ins>
      <w:ins w:id="13002" w:author="PR Preview" w:date="2026-01-01T00:00:00Z">
        <w:r>
          <w:t xml:space="preserve"> </w:t>
        </w:r>
      </w:ins>
      <w:ins w:id="13003" w:author="PR Preview" w:date="2026-01-01T00:00:00Z">
        <w:r>
          <w:t xml:space="preserve">be orthonormal.</w:t>
        </w:r>
      </w:ins>
      <w:ins w:id="13004" w:author="PR Preview" w:date="2026-01-01T00:00:00Z">
        <w:r>
          <w:t xml:space="preserve"> </w:t>
        </w:r>
      </w:ins>
      <w:ins w:id="13005" w:author="PR Preview" w:date="2026-01-01T00:00:00Z">
        <w:r>
          <w:t xml:space="preserve">They are linearly independent (</w:t>
        </w:r>
      </w:ins>
      <w:hyperlink w:anchor="thm-orthonormal-independent">
        <w:ins w:id="13006" w:author="PR Preview" w:date="2026-01-01T00:00:00Z">
          <w:r>
            <w:rPr>
              <w:rStyle w:val="Hyperlink"/>
            </w:rPr>
            <w:t xml:space="preserve">Theorem 64</w:t>
          </w:r>
        </w:ins>
      </w:hyperlink>
      <w:ins w:id="13007" w:author="PR Preview" w:date="2026-01-01T00:00:00Z">
        <w:r>
          <w:t xml:space="preserve">),</w:t>
        </w:r>
      </w:ins>
      <w:ins w:id="13008" w:author="PR Preview" w:date="2026-01-01T00:00:00Z">
        <w:r>
          <w:t xml:space="preserve"> </w:t>
        </w:r>
      </w:ins>
      <w:ins w:id="13009" w:author="PR Preview" w:date="2026-01-01T00:00:00Z">
        <w:r>
          <w:t xml:space="preserve">so they extend to a basis</w:t>
        </w:r>
      </w:ins>
      <w:ins w:id="13010" w:author="PR Preview" w:date="2026-01-01T00:00:00Z">
        <w:r>
          <w:t xml:space="preserve"> </w:t>
        </w:r>
      </w:ins>
      <w:ins w:id="13011"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3012" w:author="PR Preview" w:date="2026-01-01T00:00:00Z">
        <w:r>
          <w:t xml:space="preserve"> </w:t>
        </w:r>
      </w:ins>
      <w:ins w:id="13013" w:author="PR Preview" w:date="2026-01-01T00:00:00Z">
        <w:r>
          <w:t xml:space="preserve">of</w:t>
        </w:r>
      </w:ins>
      <w:ins w:id="13014" w:author="PR Preview" w:date="2026-01-01T00:00:00Z">
        <w:r>
          <w:t xml:space="preserve"> </w:t>
        </w:r>
      </w:ins>
      <m:oMath>
        <m:r>
          <m:rPr>
            <m:scr m:val="script"/>
            <m:sty m:val="p"/>
          </m:rPr>
          <m:t>S</m:t>
        </m:r>
      </m:oMath>
      <w:ins w:id="13015" w:author="PR Preview" w:date="2026-01-01T00:00:00Z">
        <w:r>
          <w:t xml:space="preserve"> </w:t>
        </w:r>
      </w:ins>
      <w:ins w:id="13016" w:author="PR Preview" w:date="2026-01-01T00:00:00Z">
        <w:r>
          <w:t xml:space="preserve">(</w:t>
        </w:r>
      </w:ins>
      <w:hyperlink w:anchor="thm-extend-basis">
        <w:ins w:id="13017" w:author="PR Preview" w:date="2026-01-01T00:00:00Z">
          <w:r>
            <w:rPr>
              <w:rStyle w:val="Hyperlink"/>
            </w:rPr>
            <w:t xml:space="preserve">Theorem 29</w:t>
          </w:r>
        </w:ins>
      </w:hyperlink>
      <w:ins w:id="13018" w:author="PR Preview" w:date="2026-01-01T00:00:00Z">
        <w:r>
          <w:t xml:space="preserve">).</w:t>
        </w:r>
      </w:ins>
      <w:ins w:id="13019" w:author="PR Preview" w:date="2026-01-01T00:00:00Z">
        <w:r>
          <w:t xml:space="preserve"> </w:t>
        </w:r>
      </w:ins>
      <w:ins w:id="13020" w:author="PR Preview" w:date="2026-01-01T00:00:00Z">
        <w:r>
          <w:t xml:space="preserve">Run the Gram-Schmidt process on this basis.</w:t>
        </w:r>
      </w:ins>
      <w:ins w:id="13021" w:author="PR Preview" w:date="2026-01-01T00:00:00Z">
        <w:r>
          <w:t xml:space="preserve"> </w:t>
        </w:r>
      </w:ins>
      <w:ins w:id="13022" w:author="PR Preview" w:date="2026-01-01T00:00:00Z">
        <w:r>
          <w:t xml:space="preserve">It is linearly independent, so the process completes,</w:t>
        </w:r>
      </w:ins>
      <w:ins w:id="13023" w:author="PR Preview" w:date="2026-01-01T00:00:00Z">
        <w:r>
          <w:t xml:space="preserve"> </w:t>
        </w:r>
      </w:ins>
      <w:ins w:id="13024" w:author="PR Preview" w:date="2026-01-01T00:00:00Z">
        <w:r>
          <w:t xml:space="preserve">and the output is an orthonormal basis of its span, which is</w:t>
        </w:r>
      </w:ins>
      <w:ins w:id="13025" w:author="PR Preview" w:date="2026-01-01T00:00:00Z">
        <w:r>
          <w:t xml:space="preserve"> </w:t>
        </w:r>
      </w:ins>
      <m:oMath>
        <m:r>
          <m:rPr>
            <m:scr m:val="script"/>
            <m:sty m:val="p"/>
          </m:rPr>
          <m:t>S</m:t>
        </m:r>
      </m:oMath>
      <w:ins w:id="13026" w:author="PR Preview" w:date="2026-01-01T00:00:00Z">
        <w:r>
          <w:t xml:space="preserve"> </w:t>
        </w:r>
      </w:ins>
      <w:ins w:id="13027" w:author="PR Preview" w:date="2026-01-01T00:00:00Z">
        <w:r>
          <w:t xml:space="preserve">(</w:t>
        </w:r>
      </w:ins>
      <w:hyperlink w:anchor="thm-gram-schmidt">
        <w:ins w:id="13028" w:author="PR Preview" w:date="2026-01-01T00:00:00Z">
          <w:r>
            <w:rPr>
              <w:rStyle w:val="Hyperlink"/>
            </w:rPr>
            <w:t xml:space="preserve">Theorem 66</w:t>
          </w:r>
        </w:ins>
      </w:hyperlink>
      <w:ins w:id="13029"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del w:id="13030" w:author="PR Preview" w:date="2026-01-01T00:00:00Z">
        <w:r>
          <w:rPr>
            <w:b/>
            <w:bCs/>
          </w:rPr>
          <w:delText xml:space="preserve">Example 123 (Extending one unit vector to an orthonormal basis of</w:delText>
        </w:r>
      </w:del>
      <w:del w:id="13031" w:author="PR Preview" w:date="2026-01-01T00:00:00Z">
        <w:r>
          <w:rPr>
            <w:b/>
            <w:bCs/>
          </w:rPr>
          <w:delText xml:space="preserve"> </w:delText>
        </w:r>
      </w:del>
      <m:oMath>
        <m:sSup>
          <m:e>
            <m:r>
              <m:rPr>
                <m:scr m:val="double-struck"/>
                <m:sty m:val="p"/>
              </m:rPr>
              <m:t>R</m:t>
            </m:r>
          </m:e>
          <m:sup>
            <m:r>
              <m:t>3</m:t>
            </m:r>
          </m:sup>
        </m:sSup>
      </m:oMath>
      <w:del w:id="13032" w:author="PR Preview" w:date="2026-01-01T00:00:00Z">
        <w:r>
          <w:rPr>
            <w:b/>
            <w:bCs/>
          </w:rPr>
          <w:delText xml:space="preserve">)</w:delText>
        </w:r>
      </w:del>
      <w:del w:id="13033" w:author="PR Preview" w:date="2026-01-01T00:00:00Z">
        <w:r>
          <w:delText xml:space="preserve"> </w:delText>
        </w:r>
      </w:del>
      <w:del w:id="13034" w:author="PR Preview" w:date="2026-01-01T00:00:00Z">
        <w:r>
          <w:delText xml:space="preserve">Start from the unit vector</w:delText>
        </w:r>
      </w:del>
      <w:del w:id="13035" w:author="PR Preview" w:date="2026-01-01T00:00:00Z">
        <w:r>
          <w:delText xml:space="preserve"> </w:delText>
        </w:r>
      </w:del>
      <w:del w:id="13036" w:author="PR Preview" w:date="2026-01-01T00:00:00Z">
        <w:r>
          <w:delText xml:space="preserve">$\mathord{\smash[b]{\underset{\raise.3ex\hbox{$\scriptstyle\sim$}}{u}}\vphantom{u}}_1 = \tfrac{1}{\sqrt{2}}\,(1, 1, 0)$</w:delText>
        </w:r>
      </w:del>
      <w:del w:id="13037" w:author="PR Preview" w:date="2026-01-01T00:00:00Z">
        <w:r>
          <w:delText xml:space="preserve">.</w:delText>
        </w:r>
      </w:del>
      <w:del w:id="13038" w:author="PR Preview" w:date="2026-01-01T00:00:00Z">
        <w:r>
          <w:delText xml:space="preserve"> </w:delText>
        </w:r>
      </w:del>
      <w:del w:id="13039" w:author="PR Preview" w:date="2026-01-01T00:00:00Z">
        <w:r>
          <w:delText xml:space="preserve">Extend it to a basis of</w:delText>
        </w:r>
      </w:del>
      <w:del w:id="13040" w:author="PR Preview" w:date="2026-01-01T00:00:00Z">
        <w:r>
          <w:delText xml:space="preserve"> </w:delText>
        </w:r>
      </w:del>
      <m:oMath>
        <m:sSup>
          <m:e>
            <m:r>
              <m:rPr>
                <m:scr m:val="double-struck"/>
                <m:sty m:val="p"/>
              </m:rPr>
              <m:t>R</m:t>
            </m:r>
          </m:e>
          <m:sup>
            <m:r>
              <m:t>3</m:t>
            </m:r>
          </m:sup>
        </m:sSup>
      </m:oMath>
      <w:del w:id="13041" w:author="PR Preview" w:date="2026-01-01T00:00:00Z">
        <w:r>
          <w:delText xml:space="preserve"> </w:delText>
        </w:r>
      </w:del>
      <w:del w:id="13042" w:author="PR Preview" w:date="2026-01-01T00:00:00Z">
        <w:r>
          <w:delText xml:space="preserve">as in</w:delText>
        </w:r>
      </w:del>
      <w:del w:id="13043" w:author="PR Preview" w:date="2026-01-01T00:00:00Z">
        <w:r>
          <w:delText xml:space="preserve"> </w:delText>
        </w:r>
      </w:del>
      <w:hyperlink w:anchor="exm-extend-basis">
        <w:del w:id="13044" w:author="PR Preview" w:date="2026-01-01T00:00:00Z">
          <w:r>
            <w:rPr>
              <w:rStyle w:val="Hyperlink"/>
            </w:rPr>
            <w:delText xml:space="preserve">Example 53</w:delText>
          </w:r>
        </w:del>
      </w:hyperlink>
      <w:del w:id="13045" w:author="PR Preview" w:date="2026-01-01T00:00:00Z">
        <w:r>
          <w:delText xml:space="preserve">,</w:delText>
        </w:r>
      </w:del>
      <w:del w:id="13046" w:author="PR Preview" w:date="2026-01-01T00:00:00Z">
        <w:r>
          <w:delText xml:space="preserve"> </w:delText>
        </w:r>
      </w:del>
      <w:del w:id="13047" w:author="PR Preview" w:date="2026-01-01T00:00:00Z">
        <w:r>
          <w:delText xml:space="preserve">starting from the empty list:</w:delText>
        </w:r>
      </w:del>
      <w:del w:id="13048" w:author="PR Preview" w:date="2026-01-01T00:00:00Z">
        <w:r>
          <w:delText xml:space="preserve"> </w:delText>
        </w:r>
      </w:del>
      <w:del w:id="13049" w:author="PR Preview" w:date="2026-01-01T00:00:00Z">
        <w:r>
          <w:delText xml:space="preserve">$\mathord{\smash[b]{\underset{\raise.3ex\hbox{$\scriptstyle\sim$}}{u}}\vphantom{u}}_1$</w:delText>
        </w:r>
      </w:del>
      <w:del w:id="13050" w:author="PR Preview" w:date="2026-01-01T00:00:00Z">
        <w:r>
          <w:delText xml:space="preserve"> </w:delText>
        </w:r>
      </w:del>
      <w:del w:id="13051" w:author="PR Preview" w:date="2026-01-01T00:00:00Z">
        <w:r>
          <w:delText xml:space="preserve">is not in the span of the empty list,</w:delText>
        </w:r>
      </w:del>
      <w:del w:id="13052" w:author="PR Preview" w:date="2026-01-01T00:00:00Z">
        <w:r>
          <w:delText xml:space="preserve"> </w:delText>
        </w:r>
      </w:del>
      <w:del w:id="13053" w:author="PR Preview" w:date="2026-01-01T00:00:00Z">
        <w:r>
          <w:delText xml:space="preserve">$\mathopen{}\left\{\mathord{\smash[b]{\underset{\raise.3ex\hbox{$\scriptstyle\sim$}}{0}}\vphantom{0}}\right\}\mathclose{}$</w:delText>
        </w:r>
      </w:del>
      <w:del w:id="13054" w:author="PR Preview" w:date="2026-01-01T00:00:00Z">
        <w:r>
          <w:delText xml:space="preserve">, because</w:delText>
        </w:r>
      </w:del>
      <w:del w:id="13055" w:author="PR Preview" w:date="2026-01-01T00:00:00Z">
        <w:r>
          <w:delText xml:space="preserve"> </w:delText>
        </w:r>
      </w:del>
      <w:del w:id="13056" w:author="PR Preview" w:date="2026-01-01T00:00:00Z">
        <w:r>
          <w:delText xml:space="preserve">$\mathopen{}\left\lVert\mathord{\smash[b]{\underset{\raise.3ex\hbox{$\scriptstyle\sim$}}{u}}\vphantom{u}}_1\right\rVert\mathclose{} = 1$</w:delText>
        </w:r>
      </w:del>
      <w:del w:id="13057" w:author="PR Preview" w:date="2026-01-01T00:00:00Z">
        <w:r>
          <w:delText xml:space="preserve">;</w:delText>
        </w:r>
      </w:del>
      <w:del w:id="13058" w:author="PR Preview" w:date="2026-01-01T00:00:00Z">
        <w:r>
          <w:delText xml:space="preserve"> </w:delText>
        </w:r>
      </w:del>
      <m:oMath>
        <m:r>
          <m:rPr>
            <m:sty m:val="p"/>
          </m:rPr>
          <m:t>(</m:t>
        </m:r>
        <m:r>
          <m:t>1</m:t>
        </m:r>
        <m:r>
          <m:rPr>
            <m:sty m:val="p"/>
          </m:rPr>
          <m:t>,</m:t>
        </m:r>
        <m:r>
          <m:t>0</m:t>
        </m:r>
        <m:r>
          <m:rPr>
            <m:sty m:val="p"/>
          </m:rPr>
          <m:t>,</m:t>
        </m:r>
        <m:r>
          <m:t>0</m:t>
        </m:r>
        <m:r>
          <m:rPr>
            <m:sty m:val="p"/>
          </m:rPr>
          <m:t>)</m:t>
        </m:r>
      </m:oMath>
      <w:del w:id="13059" w:author="PR Preview" w:date="2026-01-01T00:00:00Z">
        <w:r>
          <w:delText xml:space="preserve"> </w:delText>
        </w:r>
      </w:del>
      <w:del w:id="13060" w:author="PR Preview" w:date="2026-01-01T00:00:00Z">
        <w:r>
          <w:delText xml:space="preserve">is not in</w:delText>
        </w:r>
      </w:del>
      <w:del w:id="13061" w:author="PR Preview" w:date="2026-01-01T00:00:00Z">
        <w:r>
          <w:delText xml:space="preserve"> </w:delText>
        </w:r>
      </w:del>
      <w:del w:id="13062" w:author="PR Preview" w:date="2026-01-01T00:00:00Z">
        <w:r>
          <w:delText xml:space="preserve">$\operatorname{span}\mathopen{}\left\{\mathord{\smash[b]{\underset{\raise.3ex\hbox{$\scriptstyle\sim$}}{u}}\vphantom{u}}_1\right\}\mathclose{}$</w:delText>
        </w:r>
      </w:del>
      <w:del w:id="13063" w:author="PR Preview" w:date="2026-01-01T00:00:00Z">
        <w:r>
          <w:delText xml:space="preserve">,</w:delText>
        </w:r>
      </w:del>
      <w:del w:id="13064" w:author="PR Preview" w:date="2026-01-01T00:00:00Z">
        <w:r>
          <w:delText xml:space="preserve"> </w:delText>
        </w:r>
      </w:del>
      <w:del w:id="13065" w:author="PR Preview" w:date="2026-01-01T00:00:00Z">
        <w:r>
          <w:delText xml:space="preserve">because every multiple of</w:delText>
        </w:r>
      </w:del>
      <w:del w:id="13066" w:author="PR Preview" w:date="2026-01-01T00:00:00Z">
        <w:r>
          <w:delText xml:space="preserve"> </w:delText>
        </w:r>
      </w:del>
      <w:del w:id="13067" w:author="PR Preview" w:date="2026-01-01T00:00:00Z">
        <w:r>
          <w:delText xml:space="preserve">$\mathord{\smash[b]{\underset{\raise.3ex\hbox{$\scriptstyle\sim$}}{u}}\vphantom{u}}_1$</w:delText>
        </w:r>
      </w:del>
      <w:del w:id="13068" w:author="PR Preview" w:date="2026-01-01T00:00:00Z">
        <w:r>
          <w:delText xml:space="preserve"> </w:delText>
        </w:r>
      </w:del>
      <w:del w:id="13069" w:author="PR Preview" w:date="2026-01-01T00:00:00Z">
        <w:r>
          <w:delText xml:space="preserve">has equal first and second entries,</w:delText>
        </w:r>
      </w:del>
      <w:del w:id="13070" w:author="PR Preview" w:date="2026-01-01T00:00:00Z">
        <w:r>
          <w:delText xml:space="preserve"> </w:delText>
        </w:r>
      </w:del>
      <w:del w:id="13071" w:author="PR Preview" w:date="2026-01-01T00:00:00Z">
        <w:r>
          <w:delText xml:space="preserve">and</w:delText>
        </w:r>
      </w:del>
      <w:del w:id="13072" w:author="PR Preview" w:date="2026-01-01T00:00:00Z">
        <w:r>
          <w:delText xml:space="preserve"> </w:delText>
        </w:r>
      </w:del>
      <m:oMath>
        <m:r>
          <m:rPr>
            <m:sty m:val="p"/>
          </m:rPr>
          <m:t>(</m:t>
        </m:r>
        <m:r>
          <m:t>0</m:t>
        </m:r>
        <m:r>
          <m:rPr>
            <m:sty m:val="p"/>
          </m:rPr>
          <m:t>,</m:t>
        </m:r>
        <m:r>
          <m:t>0</m:t>
        </m:r>
        <m:r>
          <m:rPr>
            <m:sty m:val="p"/>
          </m:rPr>
          <m:t>,</m:t>
        </m:r>
        <m:r>
          <m:t>1</m:t>
        </m:r>
        <m:r>
          <m:rPr>
            <m:sty m:val="p"/>
          </m:rPr>
          <m:t>)</m:t>
        </m:r>
      </m:oMath>
      <w:del w:id="13073" w:author="PR Preview" w:date="2026-01-01T00:00:00Z">
        <w:r>
          <w:delText xml:space="preserve"> </w:delText>
        </w:r>
      </w:del>
      <w:del w:id="13074" w:author="PR Preview" w:date="2026-01-01T00:00:00Z">
        <w:r>
          <w:delText xml:space="preserve">is not in</w:delText>
        </w:r>
      </w:del>
      <w:del w:id="13075" w:author="PR Preview" w:date="2026-01-01T00:00:00Z">
        <w:r>
          <w:delText xml:space="preserve"> </w:delText>
        </w:r>
      </w:del>
      <w:del w:id="13076" w:author="PR Preview" w:date="2026-01-01T00:00:00Z">
        <w:r>
          <w:delText xml:space="preserve">$\operatorname{span}\mathopen{}\left\{\mathord{\smash[b]{\underset{\raise.3ex\hbox{$\scriptstyle\sim$}}{u}}\vphantom{u}}_1, (1, 0, 0)\right\}\mathclose{}$</w:delText>
        </w:r>
      </w:del>
      <w:del w:id="13077" w:author="PR Preview" w:date="2026-01-01T00:00:00Z">
        <w:r>
          <w:delText xml:space="preserve">,</w:delText>
        </w:r>
      </w:del>
      <w:del w:id="13078" w:author="PR Preview" w:date="2026-01-01T00:00:00Z">
        <w:r>
          <w:delText xml:space="preserve"> </w:delText>
        </w:r>
      </w:del>
      <w:del w:id="13079" w:author="PR Preview" w:date="2026-01-01T00:00:00Z">
        <w:r>
          <w:delText xml:space="preserve">because every combination of those two vectors has third entry</w:delText>
        </w:r>
      </w:del>
      <w:del w:id="13080" w:author="PR Preview" w:date="2026-01-01T00:00:00Z">
        <w:r>
          <w:delText xml:space="preserve"> </w:delText>
        </w:r>
      </w:del>
      <m:oMath>
        <m:r>
          <m:t>0</m:t>
        </m:r>
      </m:oMath>
      <w:del w:id="13081" w:author="PR Preview" w:date="2026-01-01T00:00:00Z">
        <w:r>
          <w:delText xml:space="preserve">.</w:delText>
        </w:r>
      </w:del>
      <w:del w:id="13082" w:author="PR Preview" w:date="2026-01-01T00:00:00Z">
        <w:r>
          <w:delText xml:space="preserve"> </w:delText>
        </w:r>
      </w:del>
      <w:del w:id="13083" w:author="PR Preview" w:date="2026-01-01T00:00:00Z">
        <w:r>
          <w:delText xml:space="preserve">So</w:delText>
        </w:r>
      </w:del>
      <w:del w:id="13084" w:author="PR Preview" w:date="2026-01-01T00:00:00Z">
        <w:r>
          <w:delText xml:space="preserve"> </w:delText>
        </w:r>
      </w:del>
      <w:del w:id="13085" w:author="PR Preview" w:date="2026-01-01T00:00:00Z">
        <w:r>
          <w:delText xml:space="preserve">$\mathord{\smash[b]{\underset{\raise.3ex\hbox{$\scriptstyle\sim$}}{u}}\vphantom{u}}_1, (1, 0, 0), (0, 0, 1)$</w:delText>
        </w:r>
      </w:del>
      <w:del w:id="13086" w:author="PR Preview" w:date="2026-01-01T00:00:00Z">
        <w:r>
          <w:delText xml:space="preserve"> </w:delText>
        </w:r>
      </w:del>
      <w:del w:id="13087" w:author="PR Preview" w:date="2026-01-01T00:00:00Z">
        <w:r>
          <w:delText xml:space="preserve">are linearly independent (</w:delText>
        </w:r>
      </w:del>
      <w:hyperlink w:anchor="thm-add-outside-span">
        <w:del w:id="13088" w:author="PR Preview" w:date="2026-01-01T00:00:00Z">
          <w:r>
            <w:rPr>
              <w:rStyle w:val="Hyperlink"/>
            </w:rPr>
            <w:delText xml:space="preserve">Theorem 29</w:delText>
          </w:r>
        </w:del>
      </w:hyperlink>
      <w:del w:id="13089" w:author="PR Preview" w:date="2026-01-01T00:00:00Z">
        <w:r>
          <w:delText xml:space="preserve">),</w:delText>
        </w:r>
      </w:del>
      <w:del w:id="13090" w:author="PR Preview" w:date="2026-01-01T00:00:00Z">
        <w:r>
          <w:delText xml:space="preserve"> </w:delText>
        </w:r>
      </w:del>
      <w:del w:id="13091" w:author="PR Preview" w:date="2026-01-01T00:00:00Z">
        <w:r>
          <w:delText xml:space="preserve">and three linearly independent vectors in</w:delText>
        </w:r>
      </w:del>
      <w:del w:id="13092" w:author="PR Preview" w:date="2026-01-01T00:00:00Z">
        <w:r>
          <w:delText xml:space="preserve"> </w:delText>
        </w:r>
      </w:del>
      <m:oMath>
        <m:sSup>
          <m:e>
            <m:r>
              <m:rPr>
                <m:scr m:val="double-struck"/>
                <m:sty m:val="p"/>
              </m:rPr>
              <m:t>R</m:t>
            </m:r>
          </m:e>
          <m:sup>
            <m:r>
              <m:t>3</m:t>
            </m:r>
          </m:sup>
        </m:sSup>
      </m:oMath>
      <w:del w:id="13093" w:author="PR Preview" w:date="2026-01-01T00:00:00Z">
        <w:r>
          <w:delText xml:space="preserve"> </w:delText>
        </w:r>
      </w:del>
      <w:del w:id="13094" w:author="PR Preview" w:date="2026-01-01T00:00:00Z">
        <w:r>
          <w:delText xml:space="preserve">are a basis of it</w:delText>
        </w:r>
      </w:del>
      <w:del w:id="13095" w:author="PR Preview" w:date="2026-01-01T00:00:00Z">
        <w:r>
          <w:delText xml:space="preserve"> </w:delText>
        </w:r>
      </w:del>
      <w:del w:id="13096" w:author="PR Preview" w:date="2026-01-01T00:00:00Z">
        <w:r>
          <w:delText xml:space="preserve">(they are a basis of their span, which has dimension</w:delText>
        </w:r>
      </w:del>
      <w:del w:id="13097" w:author="PR Preview" w:date="2026-01-01T00:00:00Z">
        <w:r>
          <w:delText xml:space="preserve"> </w:delText>
        </w:r>
      </w:del>
      <m:oMath>
        <m:r>
          <m:t>3</m:t>
        </m:r>
      </m:oMath>
      <w:del w:id="13098" w:author="PR Preview" w:date="2026-01-01T00:00:00Z">
        <w:r>
          <w:delText xml:space="preserve"> </w:delText>
        </w:r>
      </w:del>
      <w:del w:id="13099" w:author="PR Preview" w:date="2026-01-01T00:00:00Z">
        <w:r>
          <w:delText xml:space="preserve">(</w:delText>
        </w:r>
      </w:del>
      <w:hyperlink w:anchor="def-dimension">
        <w:del w:id="13100" w:author="PR Preview" w:date="2026-01-01T00:00:00Z">
          <w:r>
            <w:rPr>
              <w:rStyle w:val="Hyperlink"/>
            </w:rPr>
            <w:delText xml:space="preserve">Definition 51</w:delText>
          </w:r>
        </w:del>
      </w:hyperlink>
      <w:del w:id="13101" w:author="PR Preview" w:date="2026-01-01T00:00:00Z">
        <w:r>
          <w:delText xml:space="preserve">)</w:delText>
        </w:r>
      </w:del>
      <w:del w:id="13102" w:author="PR Preview" w:date="2026-01-01T00:00:00Z">
        <w:r>
          <w:delText xml:space="preserve"> </w:delText>
        </w:r>
      </w:del>
      <w:del w:id="13103" w:author="PR Preview" w:date="2026-01-01T00:00:00Z">
        <w:r>
          <w:delText xml:space="preserve">and so is</w:delText>
        </w:r>
      </w:del>
      <w:del w:id="13104" w:author="PR Preview" w:date="2026-01-01T00:00:00Z">
        <w:r>
          <w:delText xml:space="preserve"> </w:delText>
        </w:r>
      </w:del>
      <m:oMath>
        <m:sSup>
          <m:e>
            <m:r>
              <m:rPr>
                <m:scr m:val="double-struck"/>
                <m:sty m:val="p"/>
              </m:rPr>
              <m:t>R</m:t>
            </m:r>
          </m:e>
          <m:sup>
            <m:r>
              <m:t>3</m:t>
            </m:r>
          </m:sup>
        </m:sSup>
      </m:oMath>
      <w:del w:id="13105" w:author="PR Preview" w:date="2026-01-01T00:00:00Z">
        <w:r>
          <w:delText xml:space="preserve"> </w:delText>
        </w:r>
      </w:del>
      <w:del w:id="13106" w:author="PR Preview" w:date="2026-01-01T00:00:00Z">
        <w:r>
          <w:delText xml:space="preserve">(</w:delText>
        </w:r>
      </w:del>
      <w:hyperlink w:anchor="thm-subspace-equal-dim">
        <w:del w:id="13107" w:author="PR Preview" w:date="2026-01-01T00:00:00Z">
          <w:r>
            <w:rPr>
              <w:rStyle w:val="Hyperlink"/>
            </w:rPr>
            <w:delText xml:space="preserve">Theorem 32</w:delText>
          </w:r>
        </w:del>
      </w:hyperlink>
      <w:del w:id="13108" w:author="PR Preview" w:date="2026-01-01T00:00:00Z">
        <w:r>
          <w:delText xml:space="preserve">,</w:delText>
        </w:r>
      </w:del>
      <w:del w:id="13109" w:author="PR Preview" w:date="2026-01-01T00:00:00Z">
        <w:r>
          <w:delText xml:space="preserve"> </w:delText>
        </w:r>
      </w:del>
      <w:hyperlink w:anchor="exm-dimension">
        <w:del w:id="13110" w:author="PR Preview" w:date="2026-01-01T00:00:00Z">
          <w:r>
            <w:rPr>
              <w:rStyle w:val="Hyperlink"/>
            </w:rPr>
            <w:delText xml:space="preserve">Example 51</w:delText>
          </w:r>
        </w:del>
      </w:hyperlink>
      <w:del w:id="13111" w:author="PR Preview" w:date="2026-01-01T00:00:00Z">
        <w:r>
          <w:delText xml:space="preserve">)).</w:delText>
        </w:r>
      </w:del>
      <w:del w:id="13112" w:author="PR Preview" w:date="2026-01-01T00:00:00Z">
        <w:r>
          <w:delText xml:space="preserve"> </w:delText>
        </w:r>
      </w:del>
      <w:del w:id="13113" w:author="PR Preview" w:date="2026-01-01T00:00:00Z">
        <w:r>
          <w:delText xml:space="preserve">Gram-Schmidt on</w:delText>
        </w:r>
      </w:del>
      <w:del w:id="13114" w:author="PR Preview" w:date="2026-01-01T00:00:00Z">
        <w:r>
          <w:delText xml:space="preserve"> </w:delText>
        </w:r>
      </w:del>
      <w:del w:id="13115" w:author="PR Preview" w:date="2026-01-01T00:00:00Z">
        <w:r>
          <w:delText xml:space="preserve">$\mathord{\smash[b]{\underset{\raise.3ex\hbox{$\scriptstyle\sim$}}{u}}\vphantom{u}}_1, (1, 0, 0), (0, 0, 1)$</w:delText>
        </w:r>
      </w:del>
      <w:del w:id="13116" w:author="PR Preview" w:date="2026-01-01T00:00:00Z">
        <w:r>
          <w:delText xml:space="preserve">:</w:delText>
        </w:r>
      </w:del>
    </w:p>
    <w:p>
      <w:pPr>
        <w:pStyle w:val="BodyText"/>
      </w:pPr>
      <w:ins w:id="13117" w:author="PR Preview" w:date="2026-01-01T00:00:00Z">
        <w:r>
          <w:rPr>
            <w:b/>
            <w:bCs/>
          </w:rPr>
          <w:t xml:space="preserve">Example 122 (Extending one unit vector to an orthonormal basis of</w:t>
        </w:r>
      </w:ins>
      <w:ins w:id="13118" w:author="PR Preview" w:date="2026-01-01T00:00:00Z">
        <w:r>
          <w:rPr>
            <w:b/>
            <w:bCs/>
          </w:rPr>
          <w:t xml:space="preserve"> </w:t>
        </w:r>
      </w:ins>
      <m:oMath>
        <m:sSup>
          <m:e>
            <m:r>
              <m:rPr>
                <m:scr m:val="double-struck"/>
                <m:sty m:val="p"/>
              </m:rPr>
              <m:t>R</m:t>
            </m:r>
          </m:e>
          <m:sup>
            <m:r>
              <m:t>3</m:t>
            </m:r>
          </m:sup>
        </m:sSup>
      </m:oMath>
      <w:ins w:id="13119" w:author="PR Preview" w:date="2026-01-01T00:00:00Z">
        <w:r>
          <w:rPr>
            <w:b/>
            <w:bCs/>
          </w:rPr>
          <w:t xml:space="preserve">)</w:t>
        </w:r>
      </w:ins>
      <w:ins w:id="13120" w:author="PR Preview" w:date="2026-01-01T00:00:00Z">
        <w:r>
          <w:t xml:space="preserve"> </w:t>
        </w:r>
      </w:ins>
      <w:ins w:id="13121" w:author="PR Preview" w:date="2026-01-01T00:00:00Z">
        <w:r>
          <w:t xml:space="preserve">Start from the unit vector</w:t>
        </w:r>
      </w:ins>
      <w:ins w:id="13122" w:author="PR Preview" w:date="2026-01-01T00:00:00Z">
        <w:r>
          <w:t xml:space="preserve"> </w:t>
        </w:r>
      </w:ins>
      <w:ins w:id="13123" w:author="PR Preview" w:date="2026-01-01T00:00:00Z">
        <w:r>
          <w:t xml:space="preserve">$\mathord{\smash[b]{\underset{\raise.3ex\hbox{$\scriptstyle\sim$}}{u}}\vphantom{u}}_1 = \tfrac{1}{\sqrt{2}}\,(1, 1, 0)$</w:t>
        </w:r>
      </w:ins>
      <w:ins w:id="13124" w:author="PR Preview" w:date="2026-01-01T00:00:00Z">
        <w:r>
          <w:t xml:space="preserve">.</w:t>
        </w:r>
      </w:ins>
      <w:ins w:id="13125" w:author="PR Preview" w:date="2026-01-01T00:00:00Z">
        <w:r>
          <w:t xml:space="preserve"> </w:t>
        </w:r>
      </w:ins>
      <w:ins w:id="13126" w:author="PR Preview" w:date="2026-01-01T00:00:00Z">
        <w:r>
          <w:t xml:space="preserve">Extend it to a basis of</w:t>
        </w:r>
      </w:ins>
      <w:ins w:id="13127" w:author="PR Preview" w:date="2026-01-01T00:00:00Z">
        <w:r>
          <w:t xml:space="preserve"> </w:t>
        </w:r>
      </w:ins>
      <m:oMath>
        <m:sSup>
          <m:e>
            <m:r>
              <m:rPr>
                <m:scr m:val="double-struck"/>
                <m:sty m:val="p"/>
              </m:rPr>
              <m:t>R</m:t>
            </m:r>
          </m:e>
          <m:sup>
            <m:r>
              <m:t>3</m:t>
            </m:r>
          </m:sup>
        </m:sSup>
      </m:oMath>
      <w:ins w:id="13128" w:author="PR Preview" w:date="2026-01-01T00:00:00Z">
        <w:r>
          <w:t xml:space="preserve"> </w:t>
        </w:r>
      </w:ins>
      <w:ins w:id="13129" w:author="PR Preview" w:date="2026-01-01T00:00:00Z">
        <w:r>
          <w:t xml:space="preserve">as in</w:t>
        </w:r>
      </w:ins>
      <w:ins w:id="13130" w:author="PR Preview" w:date="2026-01-01T00:00:00Z">
        <w:r>
          <w:t xml:space="preserve"> </w:t>
        </w:r>
      </w:ins>
      <w:hyperlink w:anchor="exm-extend-basis">
        <w:ins w:id="13131" w:author="PR Preview" w:date="2026-01-01T00:00:00Z">
          <w:r>
            <w:rPr>
              <w:rStyle w:val="Hyperlink"/>
            </w:rPr>
            <w:t xml:space="preserve">Example 52</w:t>
          </w:r>
        </w:ins>
      </w:hyperlink>
      <w:ins w:id="13132" w:author="PR Preview" w:date="2026-01-01T00:00:00Z">
        <w:r>
          <w:t xml:space="preserve">,</w:t>
        </w:r>
      </w:ins>
      <w:ins w:id="13133" w:author="PR Preview" w:date="2026-01-01T00:00:00Z">
        <w:r>
          <w:t xml:space="preserve"> </w:t>
        </w:r>
      </w:ins>
      <w:ins w:id="13134" w:author="PR Preview" w:date="2026-01-01T00:00:00Z">
        <w:r>
          <w:t xml:space="preserve">starting from the empty list:</w:t>
        </w:r>
      </w:ins>
      <w:ins w:id="13135" w:author="PR Preview" w:date="2026-01-01T00:00:00Z">
        <w:r>
          <w:t xml:space="preserve"> </w:t>
        </w:r>
      </w:ins>
      <w:ins w:id="13136" w:author="PR Preview" w:date="2026-01-01T00:00:00Z">
        <w:r>
          <w:t xml:space="preserve">$\mathord{\smash[b]{\underset{\raise.3ex\hbox{$\scriptstyle\sim$}}{u}}\vphantom{u}}_1$</w:t>
        </w:r>
      </w:ins>
      <w:ins w:id="13137" w:author="PR Preview" w:date="2026-01-01T00:00:00Z">
        <w:r>
          <w:t xml:space="preserve"> </w:t>
        </w:r>
      </w:ins>
      <w:ins w:id="13138" w:author="PR Preview" w:date="2026-01-01T00:00:00Z">
        <w:r>
          <w:t xml:space="preserve">is not in the span of the empty list,</w:t>
        </w:r>
      </w:ins>
      <w:ins w:id="13139" w:author="PR Preview" w:date="2026-01-01T00:00:00Z">
        <w:r>
          <w:t xml:space="preserve"> </w:t>
        </w:r>
      </w:ins>
      <w:ins w:id="13140" w:author="PR Preview" w:date="2026-01-01T00:00:00Z">
        <w:r>
          <w:t xml:space="preserve">$\mathopen{}\left\{\mathord{\smash[b]{\underset{\raise.3ex\hbox{$\scriptstyle\sim$}}{0}}\vphantom{0}}\right\}\mathclose{}$</w:t>
        </w:r>
      </w:ins>
      <w:ins w:id="13141" w:author="PR Preview" w:date="2026-01-01T00:00:00Z">
        <w:r>
          <w:t xml:space="preserve">, because</w:t>
        </w:r>
      </w:ins>
      <w:ins w:id="13142" w:author="PR Preview" w:date="2026-01-01T00:00:00Z">
        <w:r>
          <w:t xml:space="preserve"> </w:t>
        </w:r>
      </w:ins>
      <w:ins w:id="13143" w:author="PR Preview" w:date="2026-01-01T00:00:00Z">
        <w:r>
          <w:t xml:space="preserve">$\mathopen{}\left\lVert\mathord{\smash[b]{\underset{\raise.3ex\hbox{$\scriptstyle\sim$}}{u}}\vphantom{u}}_1\right\rVert\mathclose{} = 1$</w:t>
        </w:r>
      </w:ins>
      <w:ins w:id="13144" w:author="PR Preview" w:date="2026-01-01T00:00:00Z">
        <w:r>
          <w:t xml:space="preserve">;</w:t>
        </w:r>
      </w:ins>
      <w:ins w:id="13145" w:author="PR Preview" w:date="2026-01-01T00:00:00Z">
        <w:r>
          <w:t xml:space="preserve"> </w:t>
        </w:r>
      </w:ins>
      <m:oMath>
        <m:r>
          <m:rPr>
            <m:sty m:val="p"/>
          </m:rPr>
          <m:t>(</m:t>
        </m:r>
        <m:r>
          <m:t>1</m:t>
        </m:r>
        <m:r>
          <m:rPr>
            <m:sty m:val="p"/>
          </m:rPr>
          <m:t>,</m:t>
        </m:r>
        <m:r>
          <m:t>0</m:t>
        </m:r>
        <m:r>
          <m:rPr>
            <m:sty m:val="p"/>
          </m:rPr>
          <m:t>,</m:t>
        </m:r>
        <m:r>
          <m:t>0</m:t>
        </m:r>
        <m:r>
          <m:rPr>
            <m:sty m:val="p"/>
          </m:rPr>
          <m:t>)</m:t>
        </m:r>
      </m:oMath>
      <w:ins w:id="13146" w:author="PR Preview" w:date="2026-01-01T00:00:00Z">
        <w:r>
          <w:t xml:space="preserve"> </w:t>
        </w:r>
      </w:ins>
      <w:ins w:id="13147" w:author="PR Preview" w:date="2026-01-01T00:00:00Z">
        <w:r>
          <w:t xml:space="preserve">is not in</w:t>
        </w:r>
      </w:ins>
      <w:ins w:id="13148" w:author="PR Preview" w:date="2026-01-01T00:00:00Z">
        <w:r>
          <w:t xml:space="preserve"> </w:t>
        </w:r>
      </w:ins>
      <w:ins w:id="13149" w:author="PR Preview" w:date="2026-01-01T00:00:00Z">
        <w:r>
          <w:t xml:space="preserve">$\operatorname{span}\mathopen{}\left\{\mathord{\smash[b]{\underset{\raise.3ex\hbox{$\scriptstyle\sim$}}{u}}\vphantom{u}}_1\right\}\mathclose{}$</w:t>
        </w:r>
      </w:ins>
      <w:ins w:id="13150" w:author="PR Preview" w:date="2026-01-01T00:00:00Z">
        <w:r>
          <w:t xml:space="preserve">,</w:t>
        </w:r>
      </w:ins>
      <w:ins w:id="13151" w:author="PR Preview" w:date="2026-01-01T00:00:00Z">
        <w:r>
          <w:t xml:space="preserve"> </w:t>
        </w:r>
      </w:ins>
      <w:ins w:id="13152" w:author="PR Preview" w:date="2026-01-01T00:00:00Z">
        <w:r>
          <w:t xml:space="preserve">because every multiple of</w:t>
        </w:r>
      </w:ins>
      <w:ins w:id="13153" w:author="PR Preview" w:date="2026-01-01T00:00:00Z">
        <w:r>
          <w:t xml:space="preserve"> </w:t>
        </w:r>
      </w:ins>
      <w:ins w:id="13154" w:author="PR Preview" w:date="2026-01-01T00:00:00Z">
        <w:r>
          <w:t xml:space="preserve">$\mathord{\smash[b]{\underset{\raise.3ex\hbox{$\scriptstyle\sim$}}{u}}\vphantom{u}}_1$</w:t>
        </w:r>
      </w:ins>
      <w:ins w:id="13155" w:author="PR Preview" w:date="2026-01-01T00:00:00Z">
        <w:r>
          <w:t xml:space="preserve"> </w:t>
        </w:r>
      </w:ins>
      <w:ins w:id="13156" w:author="PR Preview" w:date="2026-01-01T00:00:00Z">
        <w:r>
          <w:t xml:space="preserve">has equal first and second entries,</w:t>
        </w:r>
      </w:ins>
      <w:ins w:id="13157" w:author="PR Preview" w:date="2026-01-01T00:00:00Z">
        <w:r>
          <w:t xml:space="preserve"> </w:t>
        </w:r>
      </w:ins>
      <w:ins w:id="13158" w:author="PR Preview" w:date="2026-01-01T00:00:00Z">
        <w:r>
          <w:t xml:space="preserve">and</w:t>
        </w:r>
      </w:ins>
      <w:ins w:id="13159" w:author="PR Preview" w:date="2026-01-01T00:00:00Z">
        <w:r>
          <w:t xml:space="preserve"> </w:t>
        </w:r>
      </w:ins>
      <m:oMath>
        <m:r>
          <m:rPr>
            <m:sty m:val="p"/>
          </m:rPr>
          <m:t>(</m:t>
        </m:r>
        <m:r>
          <m:t>0</m:t>
        </m:r>
        <m:r>
          <m:rPr>
            <m:sty m:val="p"/>
          </m:rPr>
          <m:t>,</m:t>
        </m:r>
        <m:r>
          <m:t>0</m:t>
        </m:r>
        <m:r>
          <m:rPr>
            <m:sty m:val="p"/>
          </m:rPr>
          <m:t>,</m:t>
        </m:r>
        <m:r>
          <m:t>1</m:t>
        </m:r>
        <m:r>
          <m:rPr>
            <m:sty m:val="p"/>
          </m:rPr>
          <m:t>)</m:t>
        </m:r>
      </m:oMath>
      <w:ins w:id="13160" w:author="PR Preview" w:date="2026-01-01T00:00:00Z">
        <w:r>
          <w:t xml:space="preserve"> </w:t>
        </w:r>
      </w:ins>
      <w:ins w:id="13161" w:author="PR Preview" w:date="2026-01-01T00:00:00Z">
        <w:r>
          <w:t xml:space="preserve">is not in</w:t>
        </w:r>
      </w:ins>
      <w:ins w:id="13162" w:author="PR Preview" w:date="2026-01-01T00:00:00Z">
        <w:r>
          <w:t xml:space="preserve"> </w:t>
        </w:r>
      </w:ins>
      <w:ins w:id="13163" w:author="PR Preview" w:date="2026-01-01T00:00:00Z">
        <w:r>
          <w:t xml:space="preserve">$\operatorname{span}\mathopen{}\left\{\mathord{\smash[b]{\underset{\raise.3ex\hbox{$\scriptstyle\sim$}}{u}}\vphantom{u}}_1, (1, 0, 0)\right\}\mathclose{}$</w:t>
        </w:r>
      </w:ins>
      <w:ins w:id="13164" w:author="PR Preview" w:date="2026-01-01T00:00:00Z">
        <w:r>
          <w:t xml:space="preserve">,</w:t>
        </w:r>
      </w:ins>
      <w:ins w:id="13165" w:author="PR Preview" w:date="2026-01-01T00:00:00Z">
        <w:r>
          <w:t xml:space="preserve"> </w:t>
        </w:r>
      </w:ins>
      <w:ins w:id="13166" w:author="PR Preview" w:date="2026-01-01T00:00:00Z">
        <w:r>
          <w:t xml:space="preserve">because every combination of those two vectors has third entry</w:t>
        </w:r>
      </w:ins>
      <w:ins w:id="13167" w:author="PR Preview" w:date="2026-01-01T00:00:00Z">
        <w:r>
          <w:t xml:space="preserve"> </w:t>
        </w:r>
      </w:ins>
      <m:oMath>
        <m:r>
          <m:t>0</m:t>
        </m:r>
      </m:oMath>
      <w:ins w:id="13168" w:author="PR Preview" w:date="2026-01-01T00:00:00Z">
        <w:r>
          <w:t xml:space="preserve">.</w:t>
        </w:r>
      </w:ins>
      <w:ins w:id="13169" w:author="PR Preview" w:date="2026-01-01T00:00:00Z">
        <w:r>
          <w:t xml:space="preserve"> </w:t>
        </w:r>
      </w:ins>
      <w:ins w:id="13170" w:author="PR Preview" w:date="2026-01-01T00:00:00Z">
        <w:r>
          <w:t xml:space="preserve">So</w:t>
        </w:r>
      </w:ins>
      <w:ins w:id="13171" w:author="PR Preview" w:date="2026-01-01T00:00:00Z">
        <w:r>
          <w:t xml:space="preserve"> </w:t>
        </w:r>
      </w:ins>
      <w:ins w:id="13172" w:author="PR Preview" w:date="2026-01-01T00:00:00Z">
        <w:r>
          <w:t xml:space="preserve">$\mathord{\smash[b]{\underset{\raise.3ex\hbox{$\scriptstyle\sim$}}{u}}\vphantom{u}}_1, (1, 0, 0), (0, 0, 1)$</w:t>
        </w:r>
      </w:ins>
      <w:ins w:id="13173" w:author="PR Preview" w:date="2026-01-01T00:00:00Z">
        <w:r>
          <w:t xml:space="preserve"> </w:t>
        </w:r>
      </w:ins>
      <w:ins w:id="13174" w:author="PR Preview" w:date="2026-01-01T00:00:00Z">
        <w:r>
          <w:t xml:space="preserve">are linearly independent (</w:t>
        </w:r>
      </w:ins>
      <w:hyperlink w:anchor="thm-add-outside-span">
        <w:ins w:id="13175" w:author="PR Preview" w:date="2026-01-01T00:00:00Z">
          <w:r>
            <w:rPr>
              <w:rStyle w:val="Hyperlink"/>
            </w:rPr>
            <w:t xml:space="preserve">Theorem 28</w:t>
          </w:r>
        </w:ins>
      </w:hyperlink>
      <w:ins w:id="13176" w:author="PR Preview" w:date="2026-01-01T00:00:00Z">
        <w:r>
          <w:t xml:space="preserve">),</w:t>
        </w:r>
      </w:ins>
      <w:ins w:id="13177" w:author="PR Preview" w:date="2026-01-01T00:00:00Z">
        <w:r>
          <w:t xml:space="preserve"> </w:t>
        </w:r>
      </w:ins>
      <w:ins w:id="13178" w:author="PR Preview" w:date="2026-01-01T00:00:00Z">
        <w:r>
          <w:t xml:space="preserve">and three linearly independent vectors in</w:t>
        </w:r>
      </w:ins>
      <w:ins w:id="13179" w:author="PR Preview" w:date="2026-01-01T00:00:00Z">
        <w:r>
          <w:t xml:space="preserve"> </w:t>
        </w:r>
      </w:ins>
      <m:oMath>
        <m:sSup>
          <m:e>
            <m:r>
              <m:rPr>
                <m:scr m:val="double-struck"/>
                <m:sty m:val="p"/>
              </m:rPr>
              <m:t>R</m:t>
            </m:r>
          </m:e>
          <m:sup>
            <m:r>
              <m:t>3</m:t>
            </m:r>
          </m:sup>
        </m:sSup>
      </m:oMath>
      <w:ins w:id="13180" w:author="PR Preview" w:date="2026-01-01T00:00:00Z">
        <w:r>
          <w:t xml:space="preserve"> </w:t>
        </w:r>
      </w:ins>
      <w:ins w:id="13181" w:author="PR Preview" w:date="2026-01-01T00:00:00Z">
        <w:r>
          <w:t xml:space="preserve">are a basis of it</w:t>
        </w:r>
      </w:ins>
      <w:ins w:id="13182" w:author="PR Preview" w:date="2026-01-01T00:00:00Z">
        <w:r>
          <w:t xml:space="preserve"> </w:t>
        </w:r>
      </w:ins>
      <w:ins w:id="13183" w:author="PR Preview" w:date="2026-01-01T00:00:00Z">
        <w:r>
          <w:t xml:space="preserve">(they are a basis of their span, which has dimension</w:t>
        </w:r>
      </w:ins>
      <w:ins w:id="13184" w:author="PR Preview" w:date="2026-01-01T00:00:00Z">
        <w:r>
          <w:t xml:space="preserve"> </w:t>
        </w:r>
      </w:ins>
      <m:oMath>
        <m:r>
          <m:t>3</m:t>
        </m:r>
      </m:oMath>
      <w:ins w:id="13185" w:author="PR Preview" w:date="2026-01-01T00:00:00Z">
        <w:r>
          <w:t xml:space="preserve"> </w:t>
        </w:r>
      </w:ins>
      <w:ins w:id="13186" w:author="PR Preview" w:date="2026-01-01T00:00:00Z">
        <w:r>
          <w:t xml:space="preserve">(</w:t>
        </w:r>
      </w:ins>
      <w:hyperlink w:anchor="def-dimension">
        <w:ins w:id="13187" w:author="PR Preview" w:date="2026-01-01T00:00:00Z">
          <w:r>
            <w:rPr>
              <w:rStyle w:val="Hyperlink"/>
            </w:rPr>
            <w:t xml:space="preserve">Definition 51</w:t>
          </w:r>
        </w:ins>
      </w:hyperlink>
      <w:ins w:id="13188" w:author="PR Preview" w:date="2026-01-01T00:00:00Z">
        <w:r>
          <w:t xml:space="preserve">)</w:t>
        </w:r>
      </w:ins>
      <w:ins w:id="13189" w:author="PR Preview" w:date="2026-01-01T00:00:00Z">
        <w:r>
          <w:t xml:space="preserve"> </w:t>
        </w:r>
      </w:ins>
      <w:ins w:id="13190" w:author="PR Preview" w:date="2026-01-01T00:00:00Z">
        <w:r>
          <w:t xml:space="preserve">and so is</w:t>
        </w:r>
      </w:ins>
      <w:ins w:id="13191" w:author="PR Preview" w:date="2026-01-01T00:00:00Z">
        <w:r>
          <w:t xml:space="preserve"> </w:t>
        </w:r>
      </w:ins>
      <m:oMath>
        <m:sSup>
          <m:e>
            <m:r>
              <m:rPr>
                <m:scr m:val="double-struck"/>
                <m:sty m:val="p"/>
              </m:rPr>
              <m:t>R</m:t>
            </m:r>
          </m:e>
          <m:sup>
            <m:r>
              <m:t>3</m:t>
            </m:r>
          </m:sup>
        </m:sSup>
      </m:oMath>
      <w:ins w:id="13192" w:author="PR Preview" w:date="2026-01-01T00:00:00Z">
        <w:r>
          <w:t xml:space="preserve"> </w:t>
        </w:r>
      </w:ins>
      <w:ins w:id="13193" w:author="PR Preview" w:date="2026-01-01T00:00:00Z">
        <w:r>
          <w:t xml:space="preserve">(</w:t>
        </w:r>
      </w:ins>
      <w:hyperlink w:anchor="thm-subspace-equal-dim">
        <w:ins w:id="13194" w:author="PR Preview" w:date="2026-01-01T00:00:00Z">
          <w:r>
            <w:rPr>
              <w:rStyle w:val="Hyperlink"/>
            </w:rPr>
            <w:t xml:space="preserve">Theorem 31</w:t>
          </w:r>
        </w:ins>
      </w:hyperlink>
      <w:ins w:id="13195" w:author="PR Preview" w:date="2026-01-01T00:00:00Z">
        <w:r>
          <w:t xml:space="preserve">,</w:t>
        </w:r>
      </w:ins>
      <w:ins w:id="13196" w:author="PR Preview" w:date="2026-01-01T00:00:00Z">
        <w:r>
          <w:t xml:space="preserve"> </w:t>
        </w:r>
      </w:ins>
      <w:hyperlink w:anchor="exm-dimension">
        <w:ins w:id="13197" w:author="PR Preview" w:date="2026-01-01T00:00:00Z">
          <w:r>
            <w:rPr>
              <w:rStyle w:val="Hyperlink"/>
            </w:rPr>
            <w:t xml:space="preserve">Example 50</w:t>
          </w:r>
        </w:ins>
      </w:hyperlink>
      <w:ins w:id="13198" w:author="PR Preview" w:date="2026-01-01T00:00:00Z">
        <w:r>
          <w:t xml:space="preserve">)).</w:t>
        </w:r>
      </w:ins>
      <w:ins w:id="13199" w:author="PR Preview" w:date="2026-01-01T00:00:00Z">
        <w:r>
          <w:t xml:space="preserve"> </w:t>
        </w:r>
      </w:ins>
      <w:ins w:id="13200" w:author="PR Preview" w:date="2026-01-01T00:00:00Z">
        <w:r>
          <w:t xml:space="preserve">Gram-Schmidt on</w:t>
        </w:r>
      </w:ins>
      <w:ins w:id="13201" w:author="PR Preview" w:date="2026-01-01T00:00:00Z">
        <w:r>
          <w:t xml:space="preserve"> </w:t>
        </w:r>
      </w:ins>
      <w:ins w:id="13202" w:author="PR Preview" w:date="2026-01-01T00:00:00Z">
        <w:r>
          <w:t xml:space="preserve">$\mathord{\smash[b]{\underset{\raise.3ex\hbox{$\scriptstyle\sim$}}{u}}\vphantom{u}}_1, (1, 0, 0), (0, 0, 1)$</w:t>
        </w:r>
      </w:ins>
      <w:ins w:id="13203" w:author="PR Preview" w:date="2026-01-01T00:00:00Z">
        <w:r>
          <w:t xml:space="preserve">:</w:t>
        </w:r>
      </w:ins>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del w:id="13204" w:author="PR Preview" w:date="2026-01-01T00:00:00Z">
        <w:r>
          <w:delText xml:space="preserve">The result is the orthonormal basis of</w:delText>
        </w:r>
      </w:del>
      <w:del w:id="13205" w:author="PR Preview" w:date="2026-01-01T00:00:00Z">
        <w:r>
          <w:delText xml:space="preserve"> </w:delText>
        </w:r>
      </w:del>
      <w:hyperlink w:anchor="exm-orthonormal-basis">
        <w:del w:id="13206" w:author="PR Preview" w:date="2026-01-01T00:00:00Z">
          <w:r>
            <w:rPr>
              <w:rStyle w:val="Hyperlink"/>
            </w:rPr>
            <w:delText xml:space="preserve">Example 117</w:delText>
          </w:r>
        </w:del>
      </w:hyperlink>
      <w:del w:id="13207" w:author="PR Preview" w:date="2026-01-01T00:00:00Z">
        <w:r>
          <w:delText xml:space="preserve">, in a different order.</w:delText>
        </w:r>
      </w:del>
    </w:p>
    <w:p>
      <w:pPr>
        <w:pStyle w:val="FirstParagraph"/>
      </w:pPr>
      <w:ins w:id="13208" w:author="PR Preview" w:date="2026-01-01T00:00:00Z">
        <w:r>
          <w:t xml:space="preserve">The result is the orthonormal basis of</w:t>
        </w:r>
      </w:ins>
      <w:ins w:id="13209" w:author="PR Preview" w:date="2026-01-01T00:00:00Z">
        <w:r>
          <w:t xml:space="preserve"> </w:t>
        </w:r>
      </w:ins>
      <w:hyperlink w:anchor="exm-orthonormal-basis">
        <w:ins w:id="13210" w:author="PR Preview" w:date="2026-01-01T00:00:00Z">
          <w:r>
            <w:rPr>
              <w:rStyle w:val="Hyperlink"/>
            </w:rPr>
            <w:t xml:space="preserve">Example 116</w:t>
          </w:r>
        </w:ins>
      </w:hyperlink>
      <w:ins w:id="13211" w:author="PR Preview" w:date="2026-01-01T00:00:00Z">
        <w:r>
          <w:t xml:space="preserve">, in a different order.</w:t>
        </w:r>
      </w:ins>
    </w:p>
    <w:bookmarkEnd w:id="410"/>
    <w:bookmarkEnd w:id="411"/>
    <w:bookmarkStart w:id="417" w:name="outer-product"/>
    <w:p>
      <w:pPr>
        <w:pStyle w:val="Heading2"/>
      </w:pPr>
      <w:r>
        <w:t xml:space="preserve">13 Outer product</w:t>
      </w:r>
    </w:p>
    <w:bookmarkStart w:id="412" w:name="def-outer-product"/>
    <w:p>
      <w:pPr>
        <w:pStyle w:val="FirstParagraph"/>
      </w:pPr>
      <w:del w:id="13212" w:author="PR Preview" w:date="2026-01-01T00:00:00Z">
        <w:r>
          <w:rPr>
            <w:b/>
            <w:bCs/>
          </w:rPr>
          <w:delText xml:space="preserve">Definition 79 (Outer product)</w:delText>
        </w:r>
      </w:del>
      <w:del w:id="13213" w:author="PR Preview" w:date="2026-01-01T00:00:00Z">
        <w:r>
          <w:delText xml:space="preserve"> </w:delText>
        </w:r>
      </w:del>
      <w:del w:id="13214" w:author="PR Preview" w:date="2026-01-01T00:00:00Z">
        <w:r>
          <w:delText xml:space="preserve">The</w:delText>
        </w:r>
      </w:del>
      <w:del w:id="13215" w:author="PR Preview" w:date="2026-01-01T00:00:00Z">
        <w:r>
          <w:delText xml:space="preserve"> </w:delText>
        </w:r>
      </w:del>
      <w:del w:id="13216" w:author="PR Preview" w:date="2026-01-01T00:00:00Z">
        <w:r>
          <w:rPr>
            <w:b/>
            <w:bCs/>
          </w:rPr>
          <w:delText xml:space="preserve">outer product</w:delText>
        </w:r>
      </w:del>
      <w:del w:id="13217" w:author="PR Preview" w:date="2026-01-01T00:00:00Z">
        <w:r>
          <w:delText xml:space="preserve"> </w:delText>
        </w:r>
      </w:del>
      <w:del w:id="13218" w:author="PR Preview" w:date="2026-01-01T00:00:00Z">
        <w:r>
          <w:delText xml:space="preserve">[62]</w:delText>
        </w:r>
      </w:del>
      <w:del w:id="13219" w:author="PR Preview" w:date="2026-01-01T00:00:00Z">
        <w:r>
          <w:delText xml:space="preserve"> </w:delText>
        </w:r>
      </w:del>
      <w:del w:id="13220" w:author="PR Preview" w:date="2026-01-01T00:00:00Z">
        <w:r>
          <w:delText xml:space="preserve">of a vector</w:delText>
        </w:r>
      </w:del>
      <w:del w:id="13221" w:author="PR Preview" w:date="2026-01-01T00:00:00Z">
        <w:r>
          <w:delText xml:space="preserve"> </w:delText>
        </w:r>
      </w:del>
      <w:del w:id="13222" w:author="PR Preview" w:date="2026-01-01T00:00:00Z">
        <w:r>
          <w:delText xml:space="preserve">$\mathord{\smash[b]{\underset{\raise.3ex\hbox{$\scriptstyle\sim$}}{u}}\vphantom{u}}$</w:delText>
        </w:r>
      </w:del>
      <w:del w:id="13223" w:author="PR Preview" w:date="2026-01-01T00:00:00Z">
        <w:r>
          <w:delText xml:space="preserve"> </w:delText>
        </w:r>
      </w:del>
      <w:del w:id="13224" w:author="PR Preview" w:date="2026-01-01T00:00:00Z">
        <w:r>
          <w:delText xml:space="preserve">of length</w:delText>
        </w:r>
      </w:del>
      <w:del w:id="13225" w:author="PR Preview" w:date="2026-01-01T00:00:00Z">
        <w:r>
          <w:delText xml:space="preserve"> </w:delText>
        </w:r>
      </w:del>
      <m:oMath>
        <m:r>
          <m:t>m</m:t>
        </m:r>
      </m:oMath>
      <w:del w:id="13226" w:author="PR Preview" w:date="2026-01-01T00:00:00Z">
        <w:r>
          <w:delText xml:space="preserve"> </w:delText>
        </w:r>
      </w:del>
      <w:del w:id="13227" w:author="PR Preview" w:date="2026-01-01T00:00:00Z">
        <w:r>
          <w:delText xml:space="preserve">and a vector</w:delText>
        </w:r>
      </w:del>
      <w:del w:id="13228" w:author="PR Preview" w:date="2026-01-01T00:00:00Z">
        <w:r>
          <w:delText xml:space="preserve"> </w:delText>
        </w:r>
      </w:del>
      <w:del w:id="13229" w:author="PR Preview" w:date="2026-01-01T00:00:00Z">
        <w:r>
          <w:delText xml:space="preserve">$\mathord{\smash[b]{\underset{\raise.3ex\hbox{$\scriptstyle\sim$}}{v}}\vphantom{v}}$</w:delText>
        </w:r>
      </w:del>
      <w:del w:id="13230" w:author="PR Preview" w:date="2026-01-01T00:00:00Z">
        <w:r>
          <w:delText xml:space="preserve"> </w:delText>
        </w:r>
      </w:del>
      <w:del w:id="13231" w:author="PR Preview" w:date="2026-01-01T00:00:00Z">
        <w:r>
          <w:delText xml:space="preserve">of length</w:delText>
        </w:r>
      </w:del>
      <w:del w:id="13232" w:author="PR Preview" w:date="2026-01-01T00:00:00Z">
        <w:r>
          <w:delText xml:space="preserve"> </w:delText>
        </w:r>
      </w:del>
      <m:oMath>
        <m:r>
          <m:t>n</m:t>
        </m:r>
      </m:oMath>
      <w:del w:id="13233" w:author="PR Preview" w:date="2026-01-01T00:00:00Z">
        <w:r>
          <w:delText xml:space="preserve"> </w:delText>
        </w:r>
      </w:del>
      <w:del w:id="13234" w:author="PR Preview" w:date="2026-01-01T00:00:00Z">
        <w:r>
          <w:delText xml:space="preserve">is the</w:delText>
        </w:r>
      </w:del>
      <w:del w:id="13235" w:author="PR Preview" w:date="2026-01-01T00:00:00Z">
        <w:r>
          <w:delText xml:space="preserve"> </w:delText>
        </w:r>
      </w:del>
      <m:oMath>
        <m:r>
          <m:t>m</m:t>
        </m:r>
        <m:r>
          <m:rPr>
            <m:sty m:val="p"/>
          </m:rPr>
          <m:t>×</m:t>
        </m:r>
        <m:r>
          <m:t>n</m:t>
        </m:r>
      </m:oMath>
      <w:del w:id="13236" w:author="PR Preview" w:date="2026-01-01T00:00:00Z">
        <w:r>
          <w:delText xml:space="preserve"> </w:delText>
        </w:r>
      </w:del>
      <w:del w:id="13237" w:author="PR Preview" w:date="2026-01-01T00:00:00Z">
        <w:r>
          <w:delText xml:space="preserve">matrix product (4)</w:delText>
        </w:r>
      </w:del>
      <w:del w:id="13238" w:author="PR Preview" w:date="2026-01-01T00:00:00Z">
        <w:r>
          <w:delText xml:space="preserve"> </w:delText>
        </w:r>
      </w:del>
      <w:del w:id="13239" w:author="PR Preview" w:date="2026-01-01T00:00:00Z">
        <w:r>
          <w:delText xml:space="preserve">$\mathord{\smash[b]{\underset{\raise.3ex\hbox{$\scriptstyle\sim$}}{u}}\vphantom{u}}\,{\mathord{\smash[b]{\underset{\raise.3ex\hbox{$\scriptstyle\sim$}}{v}}\vphantom{v}}}^{\top}$</w:delText>
        </w:r>
      </w:del>
      <w:del w:id="13240" w:author="PR Preview" w:date="2026-01-01T00:00:00Z">
        <w:r>
          <w:delText xml:space="preserve"> </w:delText>
        </w:r>
      </w:del>
      <w:del w:id="13241" w:author="PR Preview" w:date="2026-01-01T00:00:00Z">
        <w:r>
          <w:delText xml:space="preserve">of the column vector</w:delText>
        </w:r>
      </w:del>
      <w:del w:id="13242" w:author="PR Preview" w:date="2026-01-01T00:00:00Z">
        <w:r>
          <w:delText xml:space="preserve"> </w:delText>
        </w:r>
      </w:del>
      <w:del w:id="13243" w:author="PR Preview" w:date="2026-01-01T00:00:00Z">
        <w:r>
          <w:delText xml:space="preserve">$\mathord{\smash[b]{\underset{\raise.3ex\hbox{$\scriptstyle\sim$}}{u}}\vphantom{u}}$</w:delText>
        </w:r>
      </w:del>
      <w:del w:id="13244" w:author="PR Preview" w:date="2026-01-01T00:00:00Z">
        <w:r>
          <w:delText xml:space="preserve"> </w:delText>
        </w:r>
      </w:del>
      <w:del w:id="13245" w:author="PR Preview" w:date="2026-01-01T00:00:00Z">
        <w:r>
          <w:delText xml:space="preserve">with the row vector</w:delText>
        </w:r>
      </w:del>
      <w:del w:id="13246" w:author="PR Preview" w:date="2026-01-01T00:00:00Z">
        <w:r>
          <w:delText xml:space="preserve"> </w:delText>
        </w:r>
      </w:del>
      <w:del w:id="13247" w:author="PR Preview" w:date="2026-01-01T00:00:00Z">
        <w:r>
          <w:delText xml:space="preserve">${\mathord{\smash[b]{\underset{\raise.3ex\hbox{$\scriptstyle\sim$}}{v}}\vphantom{v}}}^{\top}$</w:delText>
        </w:r>
      </w:del>
      <w:del w:id="13248" w:author="PR Preview" w:date="2026-01-01T00:00:00Z">
        <w:r>
          <w:delText xml:space="preserve">.</w:delText>
        </w:r>
      </w:del>
      <w:del w:id="13249" w:author="PR Preview" w:date="2026-01-01T00:00:00Z">
        <w:r>
          <w:delText xml:space="preserve"> </w:delText>
        </w:r>
      </w:del>
      <w:del w:id="13250" w:author="PR Preview" w:date="2026-01-01T00:00:00Z">
        <w:r>
          <w:delText xml:space="preserve">Its entries are</w:delText>
        </w:r>
      </w:del>
    </w:p>
    <w:p>
      <w:pPr>
        <w:pStyle w:val="FirstParagraph"/>
      </w:pPr>
      <w:ins w:id="13251" w:author="PR Preview" w:date="2026-01-01T00:00:00Z">
        <w:r>
          <w:rPr>
            <w:b/>
            <w:bCs/>
          </w:rPr>
          <w:t xml:space="preserve">Definition 79 (Outer product)</w:t>
        </w:r>
      </w:ins>
      <w:ins w:id="13252" w:author="PR Preview" w:date="2026-01-01T00:00:00Z">
        <w:r>
          <w:t xml:space="preserve"> </w:t>
        </w:r>
      </w:ins>
      <w:ins w:id="13253" w:author="PR Preview" w:date="2026-01-01T00:00:00Z">
        <w:r>
          <w:t xml:space="preserve">The</w:t>
        </w:r>
      </w:ins>
      <w:ins w:id="13254" w:author="PR Preview" w:date="2026-01-01T00:00:00Z">
        <w:r>
          <w:t xml:space="preserve"> </w:t>
        </w:r>
      </w:ins>
      <w:ins w:id="13255" w:author="PR Preview" w:date="2026-01-01T00:00:00Z">
        <w:r>
          <w:rPr>
            <w:b/>
            <w:bCs/>
          </w:rPr>
          <w:t xml:space="preserve">outer product</w:t>
        </w:r>
      </w:ins>
      <w:ins w:id="13256" w:author="PR Preview" w:date="2026-01-01T00:00:00Z">
        <w:r>
          <w:t xml:space="preserve"> </w:t>
        </w:r>
      </w:ins>
      <w:ins w:id="13257" w:author="PR Preview" w:date="2026-01-01T00:00:00Z">
        <w:r>
          <w:t xml:space="preserve">[59]</w:t>
        </w:r>
      </w:ins>
      <w:ins w:id="13258" w:author="PR Preview" w:date="2026-01-01T00:00:00Z">
        <w:r>
          <w:t xml:space="preserve"> </w:t>
        </w:r>
      </w:ins>
      <w:ins w:id="13259" w:author="PR Preview" w:date="2026-01-01T00:00:00Z">
        <w:r>
          <w:t xml:space="preserve">of a vector</w:t>
        </w:r>
      </w:ins>
      <w:ins w:id="13260" w:author="PR Preview" w:date="2026-01-01T00:00:00Z">
        <w:r>
          <w:t xml:space="preserve"> </w:t>
        </w:r>
      </w:ins>
      <w:ins w:id="13261" w:author="PR Preview" w:date="2026-01-01T00:00:00Z">
        <w:r>
          <w:t xml:space="preserve">$\mathord{\smash[b]{\underset{\raise.3ex\hbox{$\scriptstyle\sim$}}{u}}\vphantom{u}}$</w:t>
        </w:r>
      </w:ins>
      <w:ins w:id="13262" w:author="PR Preview" w:date="2026-01-01T00:00:00Z">
        <w:r>
          <w:t xml:space="preserve"> </w:t>
        </w:r>
      </w:ins>
      <w:ins w:id="13263" w:author="PR Preview" w:date="2026-01-01T00:00:00Z">
        <w:r>
          <w:t xml:space="preserve">of length</w:t>
        </w:r>
      </w:ins>
      <w:ins w:id="13264" w:author="PR Preview" w:date="2026-01-01T00:00:00Z">
        <w:r>
          <w:t xml:space="preserve"> </w:t>
        </w:r>
      </w:ins>
      <m:oMath>
        <m:r>
          <m:t>m</m:t>
        </m:r>
      </m:oMath>
      <w:ins w:id="13265" w:author="PR Preview" w:date="2026-01-01T00:00:00Z">
        <w:r>
          <w:t xml:space="preserve"> </w:t>
        </w:r>
      </w:ins>
      <w:ins w:id="13266" w:author="PR Preview" w:date="2026-01-01T00:00:00Z">
        <w:r>
          <w:t xml:space="preserve">and a vector</w:t>
        </w:r>
      </w:ins>
      <w:ins w:id="13267" w:author="PR Preview" w:date="2026-01-01T00:00:00Z">
        <w:r>
          <w:t xml:space="preserve"> </w:t>
        </w:r>
      </w:ins>
      <w:ins w:id="13268" w:author="PR Preview" w:date="2026-01-01T00:00:00Z">
        <w:r>
          <w:t xml:space="preserve">$\mathord{\smash[b]{\underset{\raise.3ex\hbox{$\scriptstyle\sim$}}{v}}\vphantom{v}}$</w:t>
        </w:r>
      </w:ins>
      <w:ins w:id="13269" w:author="PR Preview" w:date="2026-01-01T00:00:00Z">
        <w:r>
          <w:t xml:space="preserve"> </w:t>
        </w:r>
      </w:ins>
      <w:ins w:id="13270" w:author="PR Preview" w:date="2026-01-01T00:00:00Z">
        <w:r>
          <w:t xml:space="preserve">of length</w:t>
        </w:r>
      </w:ins>
      <w:ins w:id="13271" w:author="PR Preview" w:date="2026-01-01T00:00:00Z">
        <w:r>
          <w:t xml:space="preserve"> </w:t>
        </w:r>
      </w:ins>
      <m:oMath>
        <m:r>
          <m:t>n</m:t>
        </m:r>
      </m:oMath>
      <w:ins w:id="13272" w:author="PR Preview" w:date="2026-01-01T00:00:00Z">
        <w:r>
          <w:t xml:space="preserve"> </w:t>
        </w:r>
      </w:ins>
      <w:ins w:id="13273" w:author="PR Preview" w:date="2026-01-01T00:00:00Z">
        <w:r>
          <w:t xml:space="preserve">is the</w:t>
        </w:r>
      </w:ins>
      <w:ins w:id="13274" w:author="PR Preview" w:date="2026-01-01T00:00:00Z">
        <w:r>
          <w:t xml:space="preserve"> </w:t>
        </w:r>
      </w:ins>
      <m:oMath>
        <m:r>
          <m:t>m</m:t>
        </m:r>
        <m:r>
          <m:rPr>
            <m:sty m:val="p"/>
          </m:rPr>
          <m:t>×</m:t>
        </m:r>
        <m:r>
          <m:t>n</m:t>
        </m:r>
      </m:oMath>
      <w:ins w:id="13275" w:author="PR Preview" w:date="2026-01-01T00:00:00Z">
        <w:r>
          <w:t xml:space="preserve"> </w:t>
        </w:r>
      </w:ins>
      <w:ins w:id="13276" w:author="PR Preview" w:date="2026-01-01T00:00:00Z">
        <w:r>
          <w:t xml:space="preserve">matrix product (4)</w:t>
        </w:r>
      </w:ins>
      <w:ins w:id="13277" w:author="PR Preview" w:date="2026-01-01T00:00:00Z">
        <w:r>
          <w:t xml:space="preserve"> </w:t>
        </w:r>
      </w:ins>
      <w:ins w:id="13278" w:author="PR Preview" w:date="2026-01-01T00:00:00Z">
        <w:r>
          <w:t xml:space="preserve">$\mathord{\smash[b]{\underset{\raise.3ex\hbox{$\scriptstyle\sim$}}{u}}\vphantom{u}}\,{\mathord{\smash[b]{\underset{\raise.3ex\hbox{$\scriptstyle\sim$}}{v}}\vphantom{v}}}^{\top}$</w:t>
        </w:r>
      </w:ins>
      <w:ins w:id="13279" w:author="PR Preview" w:date="2026-01-01T00:00:00Z">
        <w:r>
          <w:t xml:space="preserve"> </w:t>
        </w:r>
      </w:ins>
      <w:ins w:id="13280" w:author="PR Preview" w:date="2026-01-01T00:00:00Z">
        <w:r>
          <w:t xml:space="preserve">of the column vector</w:t>
        </w:r>
      </w:ins>
      <w:ins w:id="13281" w:author="PR Preview" w:date="2026-01-01T00:00:00Z">
        <w:r>
          <w:t xml:space="preserve"> </w:t>
        </w:r>
      </w:ins>
      <w:ins w:id="13282" w:author="PR Preview" w:date="2026-01-01T00:00:00Z">
        <w:r>
          <w:t xml:space="preserve">$\mathord{\smash[b]{\underset{\raise.3ex\hbox{$\scriptstyle\sim$}}{u}}\vphantom{u}}$</w:t>
        </w:r>
      </w:ins>
      <w:ins w:id="13283" w:author="PR Preview" w:date="2026-01-01T00:00:00Z">
        <w:r>
          <w:t xml:space="preserve"> </w:t>
        </w:r>
      </w:ins>
      <w:ins w:id="13284" w:author="PR Preview" w:date="2026-01-01T00:00:00Z">
        <w:r>
          <w:t xml:space="preserve">with the row vector</w:t>
        </w:r>
      </w:ins>
      <w:ins w:id="13285" w:author="PR Preview" w:date="2026-01-01T00:00:00Z">
        <w:r>
          <w:t xml:space="preserve"> </w:t>
        </w:r>
      </w:ins>
      <w:ins w:id="13286" w:author="PR Preview" w:date="2026-01-01T00:00:00Z">
        <w:r>
          <w:t xml:space="preserve">${\mathord{\smash[b]{\underset{\raise.3ex\hbox{$\scriptstyle\sim$}}{v}}\vphantom{v}}}^{\top}$</w:t>
        </w:r>
      </w:ins>
      <w:ins w:id="13287" w:author="PR Preview" w:date="2026-01-01T00:00:00Z">
        <w:r>
          <w:t xml:space="preserve">.</w:t>
        </w:r>
      </w:ins>
      <w:ins w:id="13288" w:author="PR Preview" w:date="2026-01-01T00:00:00Z">
        <w:r>
          <w:t xml:space="preserve"> </w:t>
        </w:r>
      </w:ins>
      <w:ins w:id="13289" w:author="PR Preview" w:date="2026-01-01T00:00:00Z">
        <w:r>
          <w:t xml:space="preserve">Its entries are</w:t>
        </w:r>
      </w:ins>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del w:id="13290" w:author="PR Preview" w:date="2026-01-01T00:00:00Z">
        <w:r>
          <w:rPr>
            <w:b/>
            <w:bCs/>
          </w:rPr>
          <w:delText xml:space="preserve">Example 124 (An outer product)</w:delText>
        </w:r>
      </w:del>
      <w:del w:id="13291" w:author="PR Preview" w:date="2026-01-01T00:00:00Z">
        <w:r>
          <w:delText xml:space="preserve"> </w:delText>
        </w:r>
      </w:del>
      <w:del w:id="13292" w:author="PR Preview" w:date="2026-01-01T00:00:00Z">
        <w:r>
          <w:delText xml:space="preserve">For</w:delText>
        </w:r>
      </w:del>
      <w:del w:id="13293" w:author="PR Preview" w:date="2026-01-01T00:00:00Z">
        <w:r>
          <w:delText xml:space="preserve"> </w:delText>
        </w:r>
      </w:del>
      <w:del w:id="13294" w:author="PR Preview" w:date="2026-01-01T00:00:00Z">
        <w:r>
          <w:delText xml:space="preserve">$\mathord{\smash[b]{\underset{\raise.3ex\hbox{$\scriptstyle\sim$}}{u}}\vphantom{u}} = (1, 2, 3)$</w:delText>
        </w:r>
      </w:del>
      <w:del w:id="13295" w:author="PR Preview" w:date="2026-01-01T00:00:00Z">
        <w:r>
          <w:delText xml:space="preserve"> </w:delText>
        </w:r>
      </w:del>
      <w:del w:id="13296" w:author="PR Preview" w:date="2026-01-01T00:00:00Z">
        <w:r>
          <w:delText xml:space="preserve">and</w:delText>
        </w:r>
      </w:del>
      <w:del w:id="13297" w:author="PR Preview" w:date="2026-01-01T00:00:00Z">
        <w:r>
          <w:delText xml:space="preserve"> </w:delText>
        </w:r>
      </w:del>
      <w:del w:id="13298" w:author="PR Preview" w:date="2026-01-01T00:00:00Z">
        <w:r>
          <w:delText xml:space="preserve">$\mathord{\smash[b]{\underset{\raise.3ex\hbox{$\scriptstyle\sim$}}{v}}\vphantom{v}} = (4, 5)$</w:delText>
        </w:r>
      </w:del>
      <w:del w:id="13299" w:author="PR Preview" w:date="2026-01-01T00:00:00Z">
        <w:r>
          <w:delText xml:space="preserve">:</w:delText>
        </w:r>
      </w:del>
    </w:p>
    <w:p>
      <w:pPr>
        <w:pStyle w:val="FirstParagraph"/>
      </w:pPr>
      <w:ins w:id="13300" w:author="PR Preview" w:date="2026-01-01T00:00:00Z">
        <w:r>
          <w:rPr>
            <w:b/>
            <w:bCs/>
          </w:rPr>
          <w:t xml:space="preserve">Example 123 (An outer product)</w:t>
        </w:r>
      </w:ins>
      <w:ins w:id="13301" w:author="PR Preview" w:date="2026-01-01T00:00:00Z">
        <w:r>
          <w:t xml:space="preserve"> </w:t>
        </w:r>
      </w:ins>
      <w:ins w:id="13302" w:author="PR Preview" w:date="2026-01-01T00:00:00Z">
        <w:r>
          <w:t xml:space="preserve">For</w:t>
        </w:r>
      </w:ins>
      <w:ins w:id="13303" w:author="PR Preview" w:date="2026-01-01T00:00:00Z">
        <w:r>
          <w:t xml:space="preserve"> </w:t>
        </w:r>
      </w:ins>
      <w:ins w:id="13304" w:author="PR Preview" w:date="2026-01-01T00:00:00Z">
        <w:r>
          <w:t xml:space="preserve">$\mathord{\smash[b]{\underset{\raise.3ex\hbox{$\scriptstyle\sim$}}{u}}\vphantom{u}} = (1, 2, 3)$</w:t>
        </w:r>
      </w:ins>
      <w:ins w:id="13305" w:author="PR Preview" w:date="2026-01-01T00:00:00Z">
        <w:r>
          <w:t xml:space="preserve"> </w:t>
        </w:r>
      </w:ins>
      <w:ins w:id="13306" w:author="PR Preview" w:date="2026-01-01T00:00:00Z">
        <w:r>
          <w:t xml:space="preserve">and</w:t>
        </w:r>
      </w:ins>
      <w:ins w:id="13307" w:author="PR Preview" w:date="2026-01-01T00:00:00Z">
        <w:r>
          <w:t xml:space="preserve"> </w:t>
        </w:r>
      </w:ins>
      <w:ins w:id="13308" w:author="PR Preview" w:date="2026-01-01T00:00:00Z">
        <w:r>
          <w:t xml:space="preserve">$\mathord{\smash[b]{\underset{\raise.3ex\hbox{$\scriptstyle\sim$}}{v}}\vphantom{v}} = (4, 5)$</w:t>
        </w:r>
      </w:ins>
      <w:ins w:id="13309" w:author="PR Preview" w:date="2026-01-01T00:00:00Z">
        <w:r>
          <w:t xml:space="preserve">:</w:t>
        </w:r>
      </w:ins>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del w:id="13310" w:author="PR Preview" w:date="2026-01-01T00:00:00Z">
        <w:r>
          <w:delText xml:space="preserve">For example,</w:delText>
        </w:r>
      </w:del>
      <w:del w:id="13311" w:author="PR Preview" w:date="2026-01-01T00:00:00Z">
        <w:r>
          <w:delText xml:space="preserve"> </w:delText>
        </w:r>
      </w:del>
      <w:del w:id="13312" w:author="PR Preview" w:date="2026-01-01T00:00:00Z">
        <w:r>
          <w:delText xml:space="preserve">$\mathord{\smash[b]{\underset{\raise.3ex\hbox{$\scriptstyle\sim$}}{u}}\vphantom{u}} = (1, 2, 3)$</w:delText>
        </w:r>
      </w:del>
      <w:del w:id="13313" w:author="PR Preview" w:date="2026-01-01T00:00:00Z">
        <w:r>
          <w:delText xml:space="preserve"> </w:delText>
        </w:r>
      </w:del>
      <w:del w:id="13314" w:author="PR Preview" w:date="2026-01-01T00:00:00Z">
        <w:r>
          <w:delText xml:space="preserve">and</w:delText>
        </w:r>
      </w:del>
      <w:del w:id="13315" w:author="PR Preview" w:date="2026-01-01T00:00:00Z">
        <w:r>
          <w:delText xml:space="preserve"> </w:delText>
        </w:r>
      </w:del>
      <w:del w:id="13316" w:author="PR Preview" w:date="2026-01-01T00:00:00Z">
        <w:r>
          <w:delText xml:space="preserve">$\mathord{\smash[b]{\underset{\raise.3ex\hbox{$\scriptstyle\sim$}}{v}}\vphantom{v}} = (4, 5)$</w:delText>
        </w:r>
      </w:del>
      <w:del w:id="13317" w:author="PR Preview" w:date="2026-01-01T00:00:00Z">
        <w:r>
          <w:delText xml:space="preserve"> </w:delText>
        </w:r>
      </w:del>
      <w:del w:id="13318" w:author="PR Preview" w:date="2026-01-01T00:00:00Z">
        <w:r>
          <w:delText xml:space="preserve">in</w:delText>
        </w:r>
      </w:del>
      <w:del w:id="13319" w:author="PR Preview" w:date="2026-01-01T00:00:00Z">
        <w:r>
          <w:delText xml:space="preserve"> </w:delText>
        </w:r>
      </w:del>
      <w:hyperlink w:anchor="exm-outer-product">
        <w:del w:id="13320" w:author="PR Preview" w:date="2026-01-01T00:00:00Z">
          <w:r>
            <w:rPr>
              <w:rStyle w:val="Hyperlink"/>
            </w:rPr>
            <w:delText xml:space="preserve">Example 124</w:delText>
          </w:r>
        </w:del>
      </w:hyperlink>
      <w:del w:id="13321" w:author="PR Preview" w:date="2026-01-01T00:00:00Z">
        <w:r>
          <w:delText xml:space="preserve"> </w:delText>
        </w:r>
      </w:del>
      <w:del w:id="13322" w:author="PR Preview" w:date="2026-01-01T00:00:00Z">
        <w:r>
          <w:delText xml:space="preserve">have different lengths,</w:delText>
        </w:r>
      </w:del>
      <w:del w:id="13323" w:author="PR Preview" w:date="2026-01-01T00:00:00Z">
        <w:r>
          <w:delText xml:space="preserve"> </w:delText>
        </w:r>
      </w:del>
      <w:del w:id="13324" w:author="PR Preview" w:date="2026-01-01T00:00:00Z">
        <w:r>
          <w:delText xml:space="preserve">so they have no dot product,</w:delText>
        </w:r>
      </w:del>
      <w:del w:id="13325" w:author="PR Preview" w:date="2026-01-01T00:00:00Z">
        <w:r>
          <w:delText xml:space="preserve"> </w:delText>
        </w:r>
      </w:del>
      <w:del w:id="13326" w:author="PR Preview" w:date="2026-01-01T00:00:00Z">
        <w:r>
          <w:delText xml:space="preserve">but their outer product is a</w:delText>
        </w:r>
      </w:del>
      <w:del w:id="13327" w:author="PR Preview" w:date="2026-01-01T00:00:00Z">
        <w:r>
          <w:delText xml:space="preserve"> </w:delText>
        </w:r>
      </w:del>
      <m:oMath>
        <m:r>
          <m:t>3</m:t>
        </m:r>
        <m:r>
          <m:rPr>
            <m:sty m:val="p"/>
          </m:rPr>
          <m:t>×</m:t>
        </m:r>
        <m:r>
          <m:t>2</m:t>
        </m:r>
      </m:oMath>
      <w:del w:id="13328" w:author="PR Preview" w:date="2026-01-01T00:00:00Z">
        <w:r>
          <w:delText xml:space="preserve"> </w:delText>
        </w:r>
      </w:del>
      <w:del w:id="13329" w:author="PR Preview" w:date="2026-01-01T00:00:00Z">
        <w:r>
          <w:delText xml:space="preserve">matrix.</w:delText>
        </w:r>
      </w:del>
      <w:del w:id="13330" w:author="PR Preview" w:date="2026-01-01T00:00:00Z">
        <w:r>
          <w:delText xml:space="preserve"> </w:delText>
        </w:r>
      </w:del>
      <w:del w:id="13331" w:author="PR Preview" w:date="2026-01-01T00:00:00Z">
        <w:r>
          <w:delText xml:space="preserve">For</w:delText>
        </w:r>
      </w:del>
      <w:del w:id="13332" w:author="PR Preview" w:date="2026-01-01T00:00:00Z">
        <w:r>
          <w:delText xml:space="preserve"> </w:delText>
        </w:r>
      </w:del>
      <w:del w:id="13333" w:author="PR Preview" w:date="2026-01-01T00:00:00Z">
        <w:r>
          <w:delText xml:space="preserve">$\mathord{\smash[b]{\underset{\raise.3ex\hbox{$\scriptstyle\sim$}}{a}}\vphantom{a}} = (1, 2)$</w:delText>
        </w:r>
      </w:del>
      <w:del w:id="13334" w:author="PR Preview" w:date="2026-01-01T00:00:00Z">
        <w:r>
          <w:delText xml:space="preserve"> </w:delText>
        </w:r>
      </w:del>
      <w:del w:id="13335" w:author="PR Preview" w:date="2026-01-01T00:00:00Z">
        <w:r>
          <w:delText xml:space="preserve">and</w:delText>
        </w:r>
      </w:del>
      <w:del w:id="13336" w:author="PR Preview" w:date="2026-01-01T00:00:00Z">
        <w:r>
          <w:delText xml:space="preserve"> </w:delText>
        </w:r>
      </w:del>
      <w:del w:id="13337" w:author="PR Preview" w:date="2026-01-01T00:00:00Z">
        <w:r>
          <w:delText xml:space="preserve">$\mathord{\smash[b]{\underset{\raise.3ex\hbox{$\scriptstyle\sim$}}{b}}\vphantom{b}} = (3, 4)$</w:delText>
        </w:r>
      </w:del>
      <w:del w:id="13338" w:author="PR Preview" w:date="2026-01-01T00:00:00Z">
        <w:r>
          <w:delText xml:space="preserve">,</w:delText>
        </w:r>
      </w:del>
      <w:del w:id="13339" w:author="PR Preview" w:date="2026-01-01T00:00:00Z">
        <w:r>
          <w:delText xml:space="preserve"> </w:delText>
        </w:r>
      </w:del>
      <w:del w:id="13340" w:author="PR Preview" w:date="2026-01-01T00:00:00Z">
        <w:r>
          <w:delText xml:space="preserve">which have the same length, both products exist:</w:delText>
        </w:r>
      </w:del>
    </w:p>
    <w:p>
      <w:pPr>
        <w:pStyle w:val="BodyText"/>
      </w:pPr>
      <w:ins w:id="13341" w:author="PR Preview" w:date="2026-01-01T00:00:00Z">
        <w:r>
          <w:t xml:space="preserve">For example,</w:t>
        </w:r>
      </w:ins>
      <w:ins w:id="13342" w:author="PR Preview" w:date="2026-01-01T00:00:00Z">
        <w:r>
          <w:t xml:space="preserve"> </w:t>
        </w:r>
      </w:ins>
      <w:ins w:id="13343" w:author="PR Preview" w:date="2026-01-01T00:00:00Z">
        <w:r>
          <w:t xml:space="preserve">$\mathord{\smash[b]{\underset{\raise.3ex\hbox{$\scriptstyle\sim$}}{u}}\vphantom{u}} = (1, 2, 3)$</w:t>
        </w:r>
      </w:ins>
      <w:ins w:id="13344" w:author="PR Preview" w:date="2026-01-01T00:00:00Z">
        <w:r>
          <w:t xml:space="preserve"> </w:t>
        </w:r>
      </w:ins>
      <w:ins w:id="13345" w:author="PR Preview" w:date="2026-01-01T00:00:00Z">
        <w:r>
          <w:t xml:space="preserve">and</w:t>
        </w:r>
      </w:ins>
      <w:ins w:id="13346" w:author="PR Preview" w:date="2026-01-01T00:00:00Z">
        <w:r>
          <w:t xml:space="preserve"> </w:t>
        </w:r>
      </w:ins>
      <w:ins w:id="13347" w:author="PR Preview" w:date="2026-01-01T00:00:00Z">
        <w:r>
          <w:t xml:space="preserve">$\mathord{\smash[b]{\underset{\raise.3ex\hbox{$\scriptstyle\sim$}}{v}}\vphantom{v}} = (4, 5)$</w:t>
        </w:r>
      </w:ins>
      <w:ins w:id="13348" w:author="PR Preview" w:date="2026-01-01T00:00:00Z">
        <w:r>
          <w:t xml:space="preserve"> </w:t>
        </w:r>
      </w:ins>
      <w:ins w:id="13349" w:author="PR Preview" w:date="2026-01-01T00:00:00Z">
        <w:r>
          <w:t xml:space="preserve">in</w:t>
        </w:r>
      </w:ins>
      <w:ins w:id="13350" w:author="PR Preview" w:date="2026-01-01T00:00:00Z">
        <w:r>
          <w:t xml:space="preserve"> </w:t>
        </w:r>
      </w:ins>
      <w:hyperlink w:anchor="exm-outer-product">
        <w:ins w:id="13351" w:author="PR Preview" w:date="2026-01-01T00:00:00Z">
          <w:r>
            <w:rPr>
              <w:rStyle w:val="Hyperlink"/>
            </w:rPr>
            <w:t xml:space="preserve">Example 123</w:t>
          </w:r>
        </w:ins>
      </w:hyperlink>
      <w:ins w:id="13352" w:author="PR Preview" w:date="2026-01-01T00:00:00Z">
        <w:r>
          <w:t xml:space="preserve"> </w:t>
        </w:r>
      </w:ins>
      <w:ins w:id="13353" w:author="PR Preview" w:date="2026-01-01T00:00:00Z">
        <w:r>
          <w:t xml:space="preserve">have different lengths,</w:t>
        </w:r>
      </w:ins>
      <w:ins w:id="13354" w:author="PR Preview" w:date="2026-01-01T00:00:00Z">
        <w:r>
          <w:t xml:space="preserve"> </w:t>
        </w:r>
      </w:ins>
      <w:ins w:id="13355" w:author="PR Preview" w:date="2026-01-01T00:00:00Z">
        <w:r>
          <w:t xml:space="preserve">so they have no dot product,</w:t>
        </w:r>
      </w:ins>
      <w:ins w:id="13356" w:author="PR Preview" w:date="2026-01-01T00:00:00Z">
        <w:r>
          <w:t xml:space="preserve"> </w:t>
        </w:r>
      </w:ins>
      <w:ins w:id="13357" w:author="PR Preview" w:date="2026-01-01T00:00:00Z">
        <w:r>
          <w:t xml:space="preserve">but their outer product is a</w:t>
        </w:r>
      </w:ins>
      <w:ins w:id="13358" w:author="PR Preview" w:date="2026-01-01T00:00:00Z">
        <w:r>
          <w:t xml:space="preserve"> </w:t>
        </w:r>
      </w:ins>
      <m:oMath>
        <m:r>
          <m:t>3</m:t>
        </m:r>
        <m:r>
          <m:rPr>
            <m:sty m:val="p"/>
          </m:rPr>
          <m:t>×</m:t>
        </m:r>
        <m:r>
          <m:t>2</m:t>
        </m:r>
      </m:oMath>
      <w:ins w:id="13359" w:author="PR Preview" w:date="2026-01-01T00:00:00Z">
        <w:r>
          <w:t xml:space="preserve"> </w:t>
        </w:r>
      </w:ins>
      <w:ins w:id="13360" w:author="PR Preview" w:date="2026-01-01T00:00:00Z">
        <w:r>
          <w:t xml:space="preserve">matrix.</w:t>
        </w:r>
      </w:ins>
      <w:ins w:id="13361" w:author="PR Preview" w:date="2026-01-01T00:00:00Z">
        <w:r>
          <w:t xml:space="preserve"> </w:t>
        </w:r>
      </w:ins>
      <w:ins w:id="13362" w:author="PR Preview" w:date="2026-01-01T00:00:00Z">
        <w:r>
          <w:t xml:space="preserve">For</w:t>
        </w:r>
      </w:ins>
      <w:ins w:id="13363" w:author="PR Preview" w:date="2026-01-01T00:00:00Z">
        <w:r>
          <w:t xml:space="preserve"> </w:t>
        </w:r>
      </w:ins>
      <w:ins w:id="13364" w:author="PR Preview" w:date="2026-01-01T00:00:00Z">
        <w:r>
          <w:t xml:space="preserve">$\mathord{\smash[b]{\underset{\raise.3ex\hbox{$\scriptstyle\sim$}}{a}}\vphantom{a}} = (1, 2)$</w:t>
        </w:r>
      </w:ins>
      <w:ins w:id="13365" w:author="PR Preview" w:date="2026-01-01T00:00:00Z">
        <w:r>
          <w:t xml:space="preserve"> </w:t>
        </w:r>
      </w:ins>
      <w:ins w:id="13366" w:author="PR Preview" w:date="2026-01-01T00:00:00Z">
        <w:r>
          <w:t xml:space="preserve">and</w:t>
        </w:r>
      </w:ins>
      <w:ins w:id="13367" w:author="PR Preview" w:date="2026-01-01T00:00:00Z">
        <w:r>
          <w:t xml:space="preserve"> </w:t>
        </w:r>
      </w:ins>
      <w:ins w:id="13368" w:author="PR Preview" w:date="2026-01-01T00:00:00Z">
        <w:r>
          <w:t xml:space="preserve">$\mathord{\smash[b]{\underset{\raise.3ex\hbox{$\scriptstyle\sim$}}{b}}\vphantom{b}} = (3, 4)$</w:t>
        </w:r>
      </w:ins>
      <w:ins w:id="13369" w:author="PR Preview" w:date="2026-01-01T00:00:00Z">
        <w:r>
          <w:t xml:space="preserve">,</w:t>
        </w:r>
      </w:ins>
      <w:ins w:id="13370" w:author="PR Preview" w:date="2026-01-01T00:00:00Z">
        <w:r>
          <w:t xml:space="preserve"> </w:t>
        </w:r>
      </w:ins>
      <w:ins w:id="13371" w:author="PR Preview" w:date="2026-01-01T00:00:00Z">
        <w:r>
          <w:t xml:space="preserve">which have the same length, both products exist:</w:t>
        </w:r>
      </w:ins>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del w:id="13372" w:author="PR Preview" w:date="2026-01-01T00:00:00Z">
        <w:r>
          <w:rPr>
            <w:b/>
            <w:bCs/>
          </w:rPr>
          <w:delText xml:space="preserve">Theorem 68 (An outer product has rank one)</w:delText>
        </w:r>
      </w:del>
      <w:del w:id="13373" w:author="PR Preview" w:date="2026-01-01T00:00:00Z">
        <w:r>
          <w:delText xml:space="preserve"> </w:delText>
        </w:r>
      </w:del>
      <w:del w:id="13374" w:author="PR Preview" w:date="2026-01-01T00:00:00Z">
        <w:r>
          <w:delText xml:space="preserve">If</w:delText>
        </w:r>
      </w:del>
      <w:del w:id="13375" w:author="PR Preview" w:date="2026-01-01T00:00:00Z">
        <w:r>
          <w:delText xml:space="preserve"> </w:delText>
        </w:r>
      </w:del>
      <w:del w:id="13376" w:author="PR Preview" w:date="2026-01-01T00:00:00Z">
        <w:r>
          <w:delText xml:space="preserve">$\mathord{\smash[b]{\underset{\raise.3ex\hbox{$\scriptstyle\sim$}}{u}}\vphantom{u}}$</w:delText>
        </w:r>
      </w:del>
      <w:del w:id="13377" w:author="PR Preview" w:date="2026-01-01T00:00:00Z">
        <w:r>
          <w:delText xml:space="preserve"> </w:delText>
        </w:r>
      </w:del>
      <w:del w:id="13378" w:author="PR Preview" w:date="2026-01-01T00:00:00Z">
        <w:r>
          <w:delText xml:space="preserve">is a nonzero vector of length</w:delText>
        </w:r>
      </w:del>
      <w:del w:id="13379" w:author="PR Preview" w:date="2026-01-01T00:00:00Z">
        <w:r>
          <w:delText xml:space="preserve"> </w:delText>
        </w:r>
      </w:del>
      <m:oMath>
        <m:r>
          <m:t>m</m:t>
        </m:r>
      </m:oMath>
      <w:del w:id="13380" w:author="PR Preview" w:date="2026-01-01T00:00:00Z">
        <w:r>
          <w:delText xml:space="preserve"> </w:delText>
        </w:r>
      </w:del>
      <w:del w:id="13381" w:author="PR Preview" w:date="2026-01-01T00:00:00Z">
        <w:r>
          <w:delText xml:space="preserve">and</w:delText>
        </w:r>
      </w:del>
      <w:del w:id="13382" w:author="PR Preview" w:date="2026-01-01T00:00:00Z">
        <w:r>
          <w:delText xml:space="preserve"> </w:delText>
        </w:r>
      </w:del>
      <w:del w:id="13383" w:author="PR Preview" w:date="2026-01-01T00:00:00Z">
        <w:r>
          <w:delText xml:space="preserve">$\mathord{\smash[b]{\underset{\raise.3ex\hbox{$\scriptstyle\sim$}}{v}}\vphantom{v}}$</w:delText>
        </w:r>
      </w:del>
      <w:del w:id="13384" w:author="PR Preview" w:date="2026-01-01T00:00:00Z">
        <w:r>
          <w:delText xml:space="preserve"> </w:delText>
        </w:r>
      </w:del>
      <w:del w:id="13385" w:author="PR Preview" w:date="2026-01-01T00:00:00Z">
        <w:r>
          <w:delText xml:space="preserve">is a nonzero vector of length</w:delText>
        </w:r>
      </w:del>
      <w:del w:id="13386" w:author="PR Preview" w:date="2026-01-01T00:00:00Z">
        <w:r>
          <w:delText xml:space="preserve"> </w:delText>
        </w:r>
      </w:del>
      <m:oMath>
        <m:r>
          <m:t>n</m:t>
        </m:r>
      </m:oMath>
      <w:del w:id="13387" w:author="PR Preview" w:date="2026-01-01T00:00:00Z">
        <w:r>
          <w:delText xml:space="preserve">,</w:delText>
        </w:r>
      </w:del>
      <w:del w:id="13388" w:author="PR Preview" w:date="2026-01-01T00:00:00Z">
        <w:r>
          <w:delText xml:space="preserve"> </w:delText>
        </w:r>
      </w:del>
      <w:del w:id="13389" w:author="PR Preview" w:date="2026-01-01T00:00:00Z">
        <w:r>
          <w:delText xml:space="preserve">then</w:delText>
        </w:r>
      </w:del>
      <w:del w:id="13390" w:author="PR Preview" w:date="2026-01-01T00:00:00Z">
        <w:r>
          <w:delText xml:space="preserve"> </w:delText>
        </w:r>
      </w:del>
      <w:del w:id="13391" w:author="PR Preview" w:date="2026-01-01T00:00:00Z">
        <w:r>
          <w:delText xml:space="preserve">$\operatorname{rank}(\mathord{\smash[b]{\underset{\raise.3ex\hbox{$\scriptstyle\sim$}}{u}}\vphantom{u}}\,{\mathord{\smash[b]{\underset{\raise.3ex\hbox{$\scriptstyle\sim$}}{v}}\vphantom{v}}}^{\top}) = 1$</w:delText>
        </w:r>
      </w:del>
      <w:del w:id="13392" w:author="PR Preview" w:date="2026-01-01T00:00:00Z">
        <w:r>
          <w:delText xml:space="preserve"> </w:delText>
        </w:r>
      </w:del>
      <w:del w:id="13393" w:author="PR Preview" w:date="2026-01-01T00:00:00Z">
        <w:r>
          <w:delText xml:space="preserve">(</w:delText>
        </w:r>
      </w:del>
      <w:hyperlink w:anchor="def-rank">
        <w:del w:id="13394" w:author="PR Preview" w:date="2026-01-01T00:00:00Z">
          <w:r>
            <w:rPr>
              <w:rStyle w:val="Hyperlink"/>
            </w:rPr>
            <w:delText xml:space="preserve">Definition 44</w:delText>
          </w:r>
        </w:del>
      </w:hyperlink>
      <w:del w:id="13395" w:author="PR Preview" w:date="2026-01-01T00:00:00Z">
        <w:r>
          <w:delText xml:space="preserve">).</w:delText>
        </w:r>
      </w:del>
    </w:p>
    <w:p>
      <w:pPr>
        <w:pStyle w:val="FirstParagraph"/>
      </w:pPr>
      <w:ins w:id="13396" w:author="PR Preview" w:date="2026-01-01T00:00:00Z">
        <w:r>
          <w:rPr>
            <w:b/>
            <w:bCs/>
          </w:rPr>
          <w:t xml:space="preserve">Theorem 67 (An outer product has rank one)</w:t>
        </w:r>
      </w:ins>
      <w:ins w:id="13397" w:author="PR Preview" w:date="2026-01-01T00:00:00Z">
        <w:r>
          <w:t xml:space="preserve"> </w:t>
        </w:r>
      </w:ins>
      <w:ins w:id="13398" w:author="PR Preview" w:date="2026-01-01T00:00:00Z">
        <w:r>
          <w:t xml:space="preserve">If</w:t>
        </w:r>
      </w:ins>
      <w:ins w:id="13399" w:author="PR Preview" w:date="2026-01-01T00:00:00Z">
        <w:r>
          <w:t xml:space="preserve"> </w:t>
        </w:r>
      </w:ins>
      <w:ins w:id="13400" w:author="PR Preview" w:date="2026-01-01T00:00:00Z">
        <w:r>
          <w:t xml:space="preserve">$\mathord{\smash[b]{\underset{\raise.3ex\hbox{$\scriptstyle\sim$}}{u}}\vphantom{u}}$</w:t>
        </w:r>
      </w:ins>
      <w:ins w:id="13401" w:author="PR Preview" w:date="2026-01-01T00:00:00Z">
        <w:r>
          <w:t xml:space="preserve"> </w:t>
        </w:r>
      </w:ins>
      <w:ins w:id="13402" w:author="PR Preview" w:date="2026-01-01T00:00:00Z">
        <w:r>
          <w:t xml:space="preserve">is a nonzero vector of length</w:t>
        </w:r>
      </w:ins>
      <w:ins w:id="13403" w:author="PR Preview" w:date="2026-01-01T00:00:00Z">
        <w:r>
          <w:t xml:space="preserve"> </w:t>
        </w:r>
      </w:ins>
      <m:oMath>
        <m:r>
          <m:t>m</m:t>
        </m:r>
      </m:oMath>
      <w:ins w:id="13404" w:author="PR Preview" w:date="2026-01-01T00:00:00Z">
        <w:r>
          <w:t xml:space="preserve"> </w:t>
        </w:r>
      </w:ins>
      <w:ins w:id="13405" w:author="PR Preview" w:date="2026-01-01T00:00:00Z">
        <w:r>
          <w:t xml:space="preserve">and</w:t>
        </w:r>
      </w:ins>
      <w:ins w:id="13406" w:author="PR Preview" w:date="2026-01-01T00:00:00Z">
        <w:r>
          <w:t xml:space="preserve"> </w:t>
        </w:r>
      </w:ins>
      <w:ins w:id="13407" w:author="PR Preview" w:date="2026-01-01T00:00:00Z">
        <w:r>
          <w:t xml:space="preserve">$\mathord{\smash[b]{\underset{\raise.3ex\hbox{$\scriptstyle\sim$}}{v}}\vphantom{v}}$</w:t>
        </w:r>
      </w:ins>
      <w:ins w:id="13408" w:author="PR Preview" w:date="2026-01-01T00:00:00Z">
        <w:r>
          <w:t xml:space="preserve"> </w:t>
        </w:r>
      </w:ins>
      <w:ins w:id="13409" w:author="PR Preview" w:date="2026-01-01T00:00:00Z">
        <w:r>
          <w:t xml:space="preserve">is a nonzero vector of length</w:t>
        </w:r>
      </w:ins>
      <w:ins w:id="13410" w:author="PR Preview" w:date="2026-01-01T00:00:00Z">
        <w:r>
          <w:t xml:space="preserve"> </w:t>
        </w:r>
      </w:ins>
      <m:oMath>
        <m:r>
          <m:t>n</m:t>
        </m:r>
      </m:oMath>
      <w:ins w:id="13411" w:author="PR Preview" w:date="2026-01-01T00:00:00Z">
        <w:r>
          <w:t xml:space="preserve">,</w:t>
        </w:r>
      </w:ins>
      <w:ins w:id="13412" w:author="PR Preview" w:date="2026-01-01T00:00:00Z">
        <w:r>
          <w:t xml:space="preserve"> </w:t>
        </w:r>
      </w:ins>
      <w:ins w:id="13413" w:author="PR Preview" w:date="2026-01-01T00:00:00Z">
        <w:r>
          <w:t xml:space="preserve">then</w:t>
        </w:r>
      </w:ins>
      <w:ins w:id="13414" w:author="PR Preview" w:date="2026-01-01T00:00:00Z">
        <w:r>
          <w:t xml:space="preserve"> </w:t>
        </w:r>
      </w:ins>
      <w:ins w:id="13415" w:author="PR Preview" w:date="2026-01-01T00:00:00Z">
        <w:r>
          <w:t xml:space="preserve">$\operatorname{rank}(\mathord{\smash[b]{\underset{\raise.3ex\hbox{$\scriptstyle\sim$}}{u}}\vphantom{u}}\,{\mathord{\smash[b]{\underset{\raise.3ex\hbox{$\scriptstyle\sim$}}{v}}\vphantom{v}}}^{\top}) = 1$</w:t>
        </w:r>
      </w:ins>
      <w:ins w:id="13416" w:author="PR Preview" w:date="2026-01-01T00:00:00Z">
        <w:r>
          <w:t xml:space="preserve"> </w:t>
        </w:r>
      </w:ins>
      <w:ins w:id="13417" w:author="PR Preview" w:date="2026-01-01T00:00:00Z">
        <w:r>
          <w:t xml:space="preserve">(</w:t>
        </w:r>
      </w:ins>
      <w:hyperlink w:anchor="def-rank">
        <w:ins w:id="13418" w:author="PR Preview" w:date="2026-01-01T00:00:00Z">
          <w:r>
            <w:rPr>
              <w:rStyle w:val="Hyperlink"/>
            </w:rPr>
            <w:t xml:space="preserve">Definition 44</w:t>
          </w:r>
        </w:ins>
      </w:hyperlink>
      <w:ins w:id="13419" w:author="PR Preview" w:date="2026-01-01T00:00:00Z">
        <w:r>
          <w:t xml:space="preserve">).</w:t>
        </w:r>
      </w:ins>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del w:id="13420" w:author="PR Preview" w:date="2026-01-01T00:00:00Z">
        <w:r>
          <w:rPr>
            <w:b/>
            <w:bCs/>
          </w:rPr>
          <w:delText xml:space="preserve">Example 125 (The rank of an outer product)</w:delText>
        </w:r>
      </w:del>
      <w:del w:id="13421" w:author="PR Preview" w:date="2026-01-01T00:00:00Z">
        <w:r>
          <w:delText xml:space="preserve"> </w:delText>
        </w:r>
      </w:del>
      <w:del w:id="13422" w:author="PR Preview" w:date="2026-01-01T00:00:00Z">
        <w:r>
          <w:delText xml:space="preserve">In</w:delText>
        </w:r>
      </w:del>
      <w:del w:id="13423" w:author="PR Preview" w:date="2026-01-01T00:00:00Z">
        <w:r>
          <w:delText xml:space="preserve"> </w:delText>
        </w:r>
      </w:del>
      <w:hyperlink w:anchor="exm-outer-product">
        <w:del w:id="13424" w:author="PR Preview" w:date="2026-01-01T00:00:00Z">
          <w:r>
            <w:rPr>
              <w:rStyle w:val="Hyperlink"/>
            </w:rPr>
            <w:delText xml:space="preserve">Example 124</w:delText>
          </w:r>
        </w:del>
      </w:hyperlink>
      <w:del w:id="13425" w:author="PR Preview" w:date="2026-01-01T00:00:00Z">
        <w:r>
          <w:delText xml:space="preserve">,</w:delText>
        </w:r>
      </w:del>
      <w:del w:id="13426" w:author="PR Preview" w:date="2026-01-01T00:00:00Z">
        <w:r>
          <w:delText xml:space="preserve"> </w:delText>
        </w:r>
      </w:del>
      <w:del w:id="13427" w:author="PR Preview" w:date="2026-01-01T00:00:00Z">
        <w:r>
          <w:delText xml:space="preserve">the second column</w:delText>
        </w:r>
      </w:del>
      <w:del w:id="13428" w:author="PR Preview" w:date="2026-01-01T00:00:00Z">
        <w:r>
          <w:delText xml:space="preserve"> </w:delText>
        </w:r>
      </w:del>
      <m:oMath>
        <m:r>
          <m:rPr>
            <m:sty m:val="p"/>
          </m:rPr>
          <m:t>(</m:t>
        </m:r>
        <m:r>
          <m:t>5</m:t>
        </m:r>
        <m:r>
          <m:rPr>
            <m:sty m:val="p"/>
          </m:rPr>
          <m:t>,</m:t>
        </m:r>
        <m:r>
          <m:t>10</m:t>
        </m:r>
        <m:r>
          <m:rPr>
            <m:sty m:val="p"/>
          </m:rPr>
          <m:t>,</m:t>
        </m:r>
        <m:r>
          <m:t>15</m:t>
        </m:r>
        <m:r>
          <m:rPr>
            <m:sty m:val="p"/>
          </m:rPr>
          <m:t>)</m:t>
        </m:r>
      </m:oMath>
      <w:del w:id="13429" w:author="PR Preview" w:date="2026-01-01T00:00:00Z">
        <w:r>
          <w:delText xml:space="preserve"> </w:delText>
        </w:r>
      </w:del>
      <w:del w:id="13430" w:author="PR Preview" w:date="2026-01-01T00:00:00Z">
        <w:r>
          <w:delText xml:space="preserve">of</w:delText>
        </w:r>
      </w:del>
      <w:del w:id="13431" w:author="PR Preview" w:date="2026-01-01T00:00:00Z">
        <w:r>
          <w:delText xml:space="preserve"> </w:delText>
        </w:r>
      </w:del>
      <w:del w:id="13432" w:author="PR Preview" w:date="2026-01-01T00:00:00Z">
        <w:r>
          <w:delText xml:space="preserve">$\mathord{\smash[b]{\underset{\raise.3ex\hbox{$\scriptstyle\sim$}}{u}}\vphantom{u}}\,{\mathord{\smash[b]{\underset{\raise.3ex\hbox{$\scriptstyle\sim$}}{v}}\vphantom{v}}}^{\top}$</w:delText>
        </w:r>
      </w:del>
      <w:del w:id="13433" w:author="PR Preview" w:date="2026-01-01T00:00:00Z">
        <w:r>
          <w:delText xml:space="preserve"> </w:delText>
        </w:r>
      </w:del>
      <w:del w:id="13434" w:author="PR Preview" w:date="2026-01-01T00:00:00Z">
        <w:r>
          <w:delText xml:space="preserve">is</w:delText>
        </w:r>
      </w:del>
      <w:del w:id="13435" w:author="PR Preview" w:date="2026-01-01T00:00:00Z">
        <w:r>
          <w:delText xml:space="preserve"> </w:delText>
        </w:r>
      </w:del>
      <m:oMath>
        <m:f>
          <m:fPr>
            <m:type m:val="bar"/>
          </m:fPr>
          <m:num>
            <m:r>
              <m:t>5</m:t>
            </m:r>
          </m:num>
          <m:den>
            <m:r>
              <m:t>4</m:t>
            </m:r>
          </m:den>
        </m:f>
      </m:oMath>
      <w:del w:id="13436" w:author="PR Preview" w:date="2026-01-01T00:00:00Z">
        <w:r>
          <w:delText xml:space="preserve"> </w:delText>
        </w:r>
      </w:del>
      <w:del w:id="13437" w:author="PR Preview" w:date="2026-01-01T00:00:00Z">
        <w:r>
          <w:delText xml:space="preserve">times the first column</w:delText>
        </w:r>
      </w:del>
      <w:del w:id="13438" w:author="PR Preview" w:date="2026-01-01T00:00:00Z">
        <w:r>
          <w:delText xml:space="preserve"> </w:delText>
        </w:r>
      </w:del>
      <m:oMath>
        <m:r>
          <m:rPr>
            <m:sty m:val="p"/>
          </m:rPr>
          <m:t>(</m:t>
        </m:r>
        <m:r>
          <m:t>4</m:t>
        </m:r>
        <m:r>
          <m:rPr>
            <m:sty m:val="p"/>
          </m:rPr>
          <m:t>,</m:t>
        </m:r>
        <m:r>
          <m:t>8</m:t>
        </m:r>
        <m:r>
          <m:rPr>
            <m:sty m:val="p"/>
          </m:rPr>
          <m:t>,</m:t>
        </m:r>
        <m:r>
          <m:t>12</m:t>
        </m:r>
        <m:r>
          <m:rPr>
            <m:sty m:val="p"/>
          </m:rPr>
          <m:t>)</m:t>
        </m:r>
      </m:oMath>
      <w:del w:id="13439" w:author="PR Preview" w:date="2026-01-01T00:00:00Z">
        <w:r>
          <w:delText xml:space="preserve">,</w:delText>
        </w:r>
      </w:del>
      <w:del w:id="13440" w:author="PR Preview" w:date="2026-01-01T00:00:00Z">
        <w:r>
          <w:delText xml:space="preserve"> </w:delText>
        </w:r>
      </w:del>
      <w:del w:id="13441" w:author="PR Preview" w:date="2026-01-01T00:00:00Z">
        <w:r>
          <w:delText xml:space="preserve">because the columns are</w:delText>
        </w:r>
      </w:del>
      <w:del w:id="13442" w:author="PR Preview" w:date="2026-01-01T00:00:00Z">
        <w:r>
          <w:delText xml:space="preserve"> </w:delText>
        </w:r>
      </w:del>
      <w:del w:id="13443" w:author="PR Preview" w:date="2026-01-01T00:00:00Z">
        <w:r>
          <w:delText xml:space="preserve">$v_1 \mathord{\smash[b]{\underset{\raise.3ex\hbox{$\scriptstyle\sim$}}{u}}\vphantom{u}} = 4\mathord{\smash[b]{\underset{\raise.3ex\hbox{$\scriptstyle\sim$}}{u}}\vphantom{u}}$</w:delText>
        </w:r>
      </w:del>
      <w:del w:id="13444" w:author="PR Preview" w:date="2026-01-01T00:00:00Z">
        <w:r>
          <w:delText xml:space="preserve"> </w:delText>
        </w:r>
      </w:del>
      <w:del w:id="13445" w:author="PR Preview" w:date="2026-01-01T00:00:00Z">
        <w:r>
          <w:delText xml:space="preserve">and</w:delText>
        </w:r>
      </w:del>
      <w:del w:id="13446" w:author="PR Preview" w:date="2026-01-01T00:00:00Z">
        <w:r>
          <w:delText xml:space="preserve"> </w:delText>
        </w:r>
      </w:del>
      <w:del w:id="13447" w:author="PR Preview" w:date="2026-01-01T00:00:00Z">
        <w:r>
          <w:delText xml:space="preserve">$v_2 \mathord{\smash[b]{\underset{\raise.3ex\hbox{$\scriptstyle\sim$}}{u}}\vphantom{u}} = 5\mathord{\smash[b]{\underset{\raise.3ex\hbox{$\scriptstyle\sim$}}{u}}\vphantom{u}}$</w:delText>
        </w:r>
      </w:del>
      <w:del w:id="13448" w:author="PR Preview" w:date="2026-01-01T00:00:00Z">
        <w:r>
          <w:delText xml:space="preserve">.</w:delText>
        </w:r>
      </w:del>
      <w:del w:id="13449" w:author="PR Preview" w:date="2026-01-01T00:00:00Z">
        <w:r>
          <w:delText xml:space="preserve"> </w:delText>
        </w:r>
      </w:del>
      <w:del w:id="13450" w:author="PR Preview" w:date="2026-01-01T00:00:00Z">
        <w:r>
          <w:delText xml:space="preserve">So the two columns are not linearly independent,</w:delText>
        </w:r>
      </w:del>
      <w:del w:id="13451" w:author="PR Preview" w:date="2026-01-01T00:00:00Z">
        <w:r>
          <w:delText xml:space="preserve"> </w:delText>
        </w:r>
      </w:del>
      <w:del w:id="13452" w:author="PR Preview" w:date="2026-01-01T00:00:00Z">
        <w:r>
          <w:delText xml:space="preserve">and the</w:delText>
        </w:r>
      </w:del>
      <w:del w:id="13453" w:author="PR Preview" w:date="2026-01-01T00:00:00Z">
        <w:r>
          <w:delText xml:space="preserve"> </w:delText>
        </w:r>
      </w:del>
      <m:oMath>
        <m:r>
          <m:t>3</m:t>
        </m:r>
        <m:r>
          <m:rPr>
            <m:sty m:val="p"/>
          </m:rPr>
          <m:t>×</m:t>
        </m:r>
        <m:r>
          <m:t>2</m:t>
        </m:r>
      </m:oMath>
      <w:del w:id="13454" w:author="PR Preview" w:date="2026-01-01T00:00:00Z">
        <w:r>
          <w:delText xml:space="preserve"> </w:delText>
        </w:r>
      </w:del>
      <w:del w:id="13455" w:author="PR Preview" w:date="2026-01-01T00:00:00Z">
        <w:r>
          <w:delText xml:space="preserve">matrix has rank</w:delText>
        </w:r>
      </w:del>
      <w:del w:id="13456" w:author="PR Preview" w:date="2026-01-01T00:00:00Z">
        <w:r>
          <w:delText xml:space="preserve"> </w:delText>
        </w:r>
      </w:del>
      <m:oMath>
        <m:r>
          <m:t>1</m:t>
        </m:r>
      </m:oMath>
      <w:del w:id="13457" w:author="PR Preview" w:date="2026-01-01T00:00:00Z">
        <w:r>
          <w:delText xml:space="preserve">.</w:delText>
        </w:r>
      </w:del>
    </w:p>
    <w:p>
      <w:pPr>
        <w:pStyle w:val="BodyText"/>
      </w:pPr>
      <w:ins w:id="13458" w:author="PR Preview" w:date="2026-01-01T00:00:00Z">
        <w:r>
          <w:rPr>
            <w:b/>
            <w:bCs/>
          </w:rPr>
          <w:t xml:space="preserve">Example 124 (The rank of an outer product)</w:t>
        </w:r>
      </w:ins>
      <w:ins w:id="13459" w:author="PR Preview" w:date="2026-01-01T00:00:00Z">
        <w:r>
          <w:t xml:space="preserve"> </w:t>
        </w:r>
      </w:ins>
      <w:ins w:id="13460" w:author="PR Preview" w:date="2026-01-01T00:00:00Z">
        <w:r>
          <w:t xml:space="preserve">In</w:t>
        </w:r>
      </w:ins>
      <w:ins w:id="13461" w:author="PR Preview" w:date="2026-01-01T00:00:00Z">
        <w:r>
          <w:t xml:space="preserve"> </w:t>
        </w:r>
      </w:ins>
      <w:hyperlink w:anchor="exm-outer-product">
        <w:ins w:id="13462" w:author="PR Preview" w:date="2026-01-01T00:00:00Z">
          <w:r>
            <w:rPr>
              <w:rStyle w:val="Hyperlink"/>
            </w:rPr>
            <w:t xml:space="preserve">Example 123</w:t>
          </w:r>
        </w:ins>
      </w:hyperlink>
      <w:ins w:id="13463" w:author="PR Preview" w:date="2026-01-01T00:00:00Z">
        <w:r>
          <w:t xml:space="preserve">,</w:t>
        </w:r>
      </w:ins>
      <w:ins w:id="13464" w:author="PR Preview" w:date="2026-01-01T00:00:00Z">
        <w:r>
          <w:t xml:space="preserve"> </w:t>
        </w:r>
      </w:ins>
      <w:ins w:id="13465" w:author="PR Preview" w:date="2026-01-01T00:00:00Z">
        <w:r>
          <w:t xml:space="preserve">the second column</w:t>
        </w:r>
      </w:ins>
      <w:ins w:id="13466" w:author="PR Preview" w:date="2026-01-01T00:00:00Z">
        <w:r>
          <w:t xml:space="preserve"> </w:t>
        </w:r>
      </w:ins>
      <m:oMath>
        <m:r>
          <m:rPr>
            <m:sty m:val="p"/>
          </m:rPr>
          <m:t>(</m:t>
        </m:r>
        <m:r>
          <m:t>5</m:t>
        </m:r>
        <m:r>
          <m:rPr>
            <m:sty m:val="p"/>
          </m:rPr>
          <m:t>,</m:t>
        </m:r>
        <m:r>
          <m:t>10</m:t>
        </m:r>
        <m:r>
          <m:rPr>
            <m:sty m:val="p"/>
          </m:rPr>
          <m:t>,</m:t>
        </m:r>
        <m:r>
          <m:t>15</m:t>
        </m:r>
        <m:r>
          <m:rPr>
            <m:sty m:val="p"/>
          </m:rPr>
          <m:t>)</m:t>
        </m:r>
      </m:oMath>
      <w:ins w:id="13467" w:author="PR Preview" w:date="2026-01-01T00:00:00Z">
        <w:r>
          <w:t xml:space="preserve"> </w:t>
        </w:r>
      </w:ins>
      <w:ins w:id="13468" w:author="PR Preview" w:date="2026-01-01T00:00:00Z">
        <w:r>
          <w:t xml:space="preserve">of</w:t>
        </w:r>
      </w:ins>
      <w:ins w:id="13469" w:author="PR Preview" w:date="2026-01-01T00:00:00Z">
        <w:r>
          <w:t xml:space="preserve"> </w:t>
        </w:r>
      </w:ins>
      <w:ins w:id="13470" w:author="PR Preview" w:date="2026-01-01T00:00:00Z">
        <w:r>
          <w:t xml:space="preserve">$\mathord{\smash[b]{\underset{\raise.3ex\hbox{$\scriptstyle\sim$}}{u}}\vphantom{u}}\,{\mathord{\smash[b]{\underset{\raise.3ex\hbox{$\scriptstyle\sim$}}{v}}\vphantom{v}}}^{\top}$</w:t>
        </w:r>
      </w:ins>
      <w:ins w:id="13471" w:author="PR Preview" w:date="2026-01-01T00:00:00Z">
        <w:r>
          <w:t xml:space="preserve"> </w:t>
        </w:r>
      </w:ins>
      <w:ins w:id="13472" w:author="PR Preview" w:date="2026-01-01T00:00:00Z">
        <w:r>
          <w:t xml:space="preserve">is</w:t>
        </w:r>
      </w:ins>
      <w:ins w:id="13473" w:author="PR Preview" w:date="2026-01-01T00:00:00Z">
        <w:r>
          <w:t xml:space="preserve"> </w:t>
        </w:r>
      </w:ins>
      <m:oMath>
        <m:f>
          <m:fPr>
            <m:type m:val="bar"/>
          </m:fPr>
          <m:num>
            <m:r>
              <m:t>5</m:t>
            </m:r>
          </m:num>
          <m:den>
            <m:r>
              <m:t>4</m:t>
            </m:r>
          </m:den>
        </m:f>
      </m:oMath>
      <w:ins w:id="13474" w:author="PR Preview" w:date="2026-01-01T00:00:00Z">
        <w:r>
          <w:t xml:space="preserve"> </w:t>
        </w:r>
      </w:ins>
      <w:ins w:id="13475" w:author="PR Preview" w:date="2026-01-01T00:00:00Z">
        <w:r>
          <w:t xml:space="preserve">times the first column</w:t>
        </w:r>
      </w:ins>
      <w:ins w:id="13476" w:author="PR Preview" w:date="2026-01-01T00:00:00Z">
        <w:r>
          <w:t xml:space="preserve"> </w:t>
        </w:r>
      </w:ins>
      <m:oMath>
        <m:r>
          <m:rPr>
            <m:sty m:val="p"/>
          </m:rPr>
          <m:t>(</m:t>
        </m:r>
        <m:r>
          <m:t>4</m:t>
        </m:r>
        <m:r>
          <m:rPr>
            <m:sty m:val="p"/>
          </m:rPr>
          <m:t>,</m:t>
        </m:r>
        <m:r>
          <m:t>8</m:t>
        </m:r>
        <m:r>
          <m:rPr>
            <m:sty m:val="p"/>
          </m:rPr>
          <m:t>,</m:t>
        </m:r>
        <m:r>
          <m:t>12</m:t>
        </m:r>
        <m:r>
          <m:rPr>
            <m:sty m:val="p"/>
          </m:rPr>
          <m:t>)</m:t>
        </m:r>
      </m:oMath>
      <w:ins w:id="13477" w:author="PR Preview" w:date="2026-01-01T00:00:00Z">
        <w:r>
          <w:t xml:space="preserve">,</w:t>
        </w:r>
      </w:ins>
      <w:ins w:id="13478" w:author="PR Preview" w:date="2026-01-01T00:00:00Z">
        <w:r>
          <w:t xml:space="preserve"> </w:t>
        </w:r>
      </w:ins>
      <w:ins w:id="13479" w:author="PR Preview" w:date="2026-01-01T00:00:00Z">
        <w:r>
          <w:t xml:space="preserve">because the columns are</w:t>
        </w:r>
      </w:ins>
      <w:ins w:id="13480" w:author="PR Preview" w:date="2026-01-01T00:00:00Z">
        <w:r>
          <w:t xml:space="preserve"> </w:t>
        </w:r>
      </w:ins>
      <w:ins w:id="13481" w:author="PR Preview" w:date="2026-01-01T00:00:00Z">
        <w:r>
          <w:t xml:space="preserve">$v_1 \mathord{\smash[b]{\underset{\raise.3ex\hbox{$\scriptstyle\sim$}}{u}}\vphantom{u}} = 4\mathord{\smash[b]{\underset{\raise.3ex\hbox{$\scriptstyle\sim$}}{u}}\vphantom{u}}$</w:t>
        </w:r>
      </w:ins>
      <w:ins w:id="13482" w:author="PR Preview" w:date="2026-01-01T00:00:00Z">
        <w:r>
          <w:t xml:space="preserve"> </w:t>
        </w:r>
      </w:ins>
      <w:ins w:id="13483" w:author="PR Preview" w:date="2026-01-01T00:00:00Z">
        <w:r>
          <w:t xml:space="preserve">and</w:t>
        </w:r>
      </w:ins>
      <w:ins w:id="13484" w:author="PR Preview" w:date="2026-01-01T00:00:00Z">
        <w:r>
          <w:t xml:space="preserve"> </w:t>
        </w:r>
      </w:ins>
      <w:ins w:id="13485" w:author="PR Preview" w:date="2026-01-01T00:00:00Z">
        <w:r>
          <w:t xml:space="preserve">$v_2 \mathord{\smash[b]{\underset{\raise.3ex\hbox{$\scriptstyle\sim$}}{u}}\vphantom{u}} = 5\mathord{\smash[b]{\underset{\raise.3ex\hbox{$\scriptstyle\sim$}}{u}}\vphantom{u}}$</w:t>
        </w:r>
      </w:ins>
      <w:ins w:id="13486" w:author="PR Preview" w:date="2026-01-01T00:00:00Z">
        <w:r>
          <w:t xml:space="preserve">.</w:t>
        </w:r>
      </w:ins>
      <w:ins w:id="13487" w:author="PR Preview" w:date="2026-01-01T00:00:00Z">
        <w:r>
          <w:t xml:space="preserve"> </w:t>
        </w:r>
      </w:ins>
      <w:ins w:id="13488" w:author="PR Preview" w:date="2026-01-01T00:00:00Z">
        <w:r>
          <w:t xml:space="preserve">So the two columns are not linearly independent,</w:t>
        </w:r>
      </w:ins>
      <w:ins w:id="13489" w:author="PR Preview" w:date="2026-01-01T00:00:00Z">
        <w:r>
          <w:t xml:space="preserve"> </w:t>
        </w:r>
      </w:ins>
      <w:ins w:id="13490" w:author="PR Preview" w:date="2026-01-01T00:00:00Z">
        <w:r>
          <w:t xml:space="preserve">and the</w:t>
        </w:r>
      </w:ins>
      <w:ins w:id="13491" w:author="PR Preview" w:date="2026-01-01T00:00:00Z">
        <w:r>
          <w:t xml:space="preserve"> </w:t>
        </w:r>
      </w:ins>
      <m:oMath>
        <m:r>
          <m:t>3</m:t>
        </m:r>
        <m:r>
          <m:rPr>
            <m:sty m:val="p"/>
          </m:rPr>
          <m:t>×</m:t>
        </m:r>
        <m:r>
          <m:t>2</m:t>
        </m:r>
      </m:oMath>
      <w:ins w:id="13492" w:author="PR Preview" w:date="2026-01-01T00:00:00Z">
        <w:r>
          <w:t xml:space="preserve"> </w:t>
        </w:r>
      </w:ins>
      <w:ins w:id="13493" w:author="PR Preview" w:date="2026-01-01T00:00:00Z">
        <w:r>
          <w:t xml:space="preserve">matrix has rank</w:t>
        </w:r>
      </w:ins>
      <w:ins w:id="13494" w:author="PR Preview" w:date="2026-01-01T00:00:00Z">
        <w:r>
          <w:t xml:space="preserve"> </w:t>
        </w:r>
      </w:ins>
      <m:oMath>
        <m:r>
          <m:t>1</m:t>
        </m:r>
      </m:oMath>
      <w:ins w:id="13495" w:author="PR Preview" w:date="2026-01-01T00:00:00Z">
        <w:r>
          <w:t xml:space="preserve">.</w:t>
        </w:r>
      </w:ins>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del w:id="13496" w:author="PR Preview" w:date="2026-01-01T00:00:00Z">
        <w:r>
          <w:rPr>
            <w:b/>
            <w:bCs/>
          </w:rPr>
          <w:delText xml:space="preserve">Example 126 (Orders of square matrices)</w:delText>
        </w:r>
      </w:del>
      <w:del w:id="1349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3498" w:author="PR Preview" w:date="2026-01-01T00:00:00Z">
        <w:r>
          <w:delText xml:space="preserve"> </w:delText>
        </w:r>
      </w:del>
      <w:del w:id="13499" w:author="PR Preview" w:date="2026-01-01T00:00:00Z">
        <w:r>
          <w:delText xml:space="preserve">has order</w:delText>
        </w:r>
      </w:del>
      <w:del w:id="13500" w:author="PR Preview" w:date="2026-01-01T00:00:00Z">
        <w:r>
          <w:delText xml:space="preserve"> </w:delText>
        </w:r>
      </w:del>
      <m:oMath>
        <m:r>
          <m:t>2</m:t>
        </m:r>
      </m:oMath>
      <w:del w:id="13501" w:author="PR Preview" w:date="2026-01-01T00:00:00Z">
        <w:r>
          <w:delText xml:space="preserve">,</w:delText>
        </w:r>
      </w:del>
      <w:del w:id="13502" w:author="PR Preview" w:date="2026-01-01T00:00:00Z">
        <w:r>
          <w:delText xml:space="preserve"> </w:delText>
        </w:r>
      </w:del>
      <w:del w:id="13503" w:author="PR Preview" w:date="2026-01-01T00:00:00Z">
        <w:r>
          <w:delText xml:space="preserve">and</w:delText>
        </w:r>
      </w:del>
      <w:del w:id="13504" w:author="PR Preview" w:date="2026-01-01T00:00:00Z">
        <w:r>
          <w:delText xml:space="preserve"> </w:delText>
        </w:r>
      </w:del>
      <m:oMath>
        <m:r>
          <m:rPr>
            <m:sty m:val="p"/>
          </m:rPr>
          <m:t>[</m:t>
        </m:r>
        <m:r>
          <m:t>5</m:t>
        </m:r>
        <m:r>
          <m:rPr>
            <m:sty m:val="p"/>
          </m:rPr>
          <m:t>]</m:t>
        </m:r>
      </m:oMath>
      <w:del w:id="13505" w:author="PR Preview" w:date="2026-01-01T00:00:00Z">
        <w:r>
          <w:delText xml:space="preserve"> </w:delText>
        </w:r>
      </w:del>
      <w:del w:id="13506" w:author="PR Preview" w:date="2026-01-01T00:00:00Z">
        <w:r>
          <w:delText xml:space="preserve">has order</w:delText>
        </w:r>
      </w:del>
      <w:del w:id="13507" w:author="PR Preview" w:date="2026-01-01T00:00:00Z">
        <w:r>
          <w:delText xml:space="preserve"> </w:delText>
        </w:r>
      </w:del>
      <m:oMath>
        <m:r>
          <m:t>1</m:t>
        </m:r>
      </m:oMath>
      <w:del w:id="13508" w:author="PR Preview" w:date="2026-01-01T00:00:00Z">
        <w:r>
          <w:delText xml:space="preserve">.</w:delText>
        </w:r>
      </w:del>
      <w:del w:id="13509" w:author="PR Preview" w:date="2026-01-01T00:00:00Z">
        <w:r>
          <w:delText xml:space="preserve"> </w:delText>
        </w:r>
      </w:del>
      <w:del w:id="13510" w:author="PR Preview" w:date="2026-01-01T00:00:00Z">
        <w:r>
          <w:delText xml:space="preserve">A</w:delText>
        </w:r>
      </w:del>
      <w:del w:id="13511" w:author="PR Preview" w:date="2026-01-01T00:00:00Z">
        <w:r>
          <w:delText xml:space="preserve"> </w:delText>
        </w:r>
      </w:del>
      <m:oMath>
        <m:r>
          <m:t>2</m:t>
        </m:r>
        <m:r>
          <m:rPr>
            <m:sty m:val="p"/>
          </m:rPr>
          <m:t>×</m:t>
        </m:r>
        <m:r>
          <m:t>3</m:t>
        </m:r>
      </m:oMath>
      <w:del w:id="13512" w:author="PR Preview" w:date="2026-01-01T00:00:00Z">
        <w:r>
          <w:delText xml:space="preserve"> </w:delText>
        </w:r>
      </w:del>
      <w:del w:id="13513" w:author="PR Preview" w:date="2026-01-01T00:00:00Z">
        <w:r>
          <w:delText xml:space="preserve">matrix has no order, since it is not square (</w:delText>
        </w:r>
      </w:del>
      <w:hyperlink w:anchor="exm-square-matrix">
        <w:del w:id="13514" w:author="PR Preview" w:date="2026-01-01T00:00:00Z">
          <w:r>
            <w:rPr>
              <w:rStyle w:val="Hyperlink"/>
            </w:rPr>
            <w:delText xml:space="preserve">Example 22</w:delText>
          </w:r>
        </w:del>
      </w:hyperlink>
      <w:del w:id="13515" w:author="PR Preview" w:date="2026-01-01T00:00:00Z">
        <w:r>
          <w:delText xml:space="preserve">).</w:delText>
        </w:r>
      </w:del>
    </w:p>
    <w:p>
      <w:pPr>
        <w:pStyle w:val="BodyText"/>
      </w:pPr>
      <w:ins w:id="13516" w:author="PR Preview" w:date="2026-01-01T00:00:00Z">
        <w:r>
          <w:rPr>
            <w:b/>
            <w:bCs/>
          </w:rPr>
          <w:t xml:space="preserve">Example 125 (Orders of square matrices)</w:t>
        </w:r>
      </w:ins>
      <w:ins w:id="1351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3518" w:author="PR Preview" w:date="2026-01-01T00:00:00Z">
        <w:r>
          <w:t xml:space="preserve"> </w:t>
        </w:r>
      </w:ins>
      <w:ins w:id="13519" w:author="PR Preview" w:date="2026-01-01T00:00:00Z">
        <w:r>
          <w:t xml:space="preserve">has order</w:t>
        </w:r>
      </w:ins>
      <w:ins w:id="13520" w:author="PR Preview" w:date="2026-01-01T00:00:00Z">
        <w:r>
          <w:t xml:space="preserve"> </w:t>
        </w:r>
      </w:ins>
      <m:oMath>
        <m:r>
          <m:t>2</m:t>
        </m:r>
      </m:oMath>
      <w:ins w:id="13521" w:author="PR Preview" w:date="2026-01-01T00:00:00Z">
        <w:r>
          <w:t xml:space="preserve">,</w:t>
        </w:r>
      </w:ins>
      <w:ins w:id="13522" w:author="PR Preview" w:date="2026-01-01T00:00:00Z">
        <w:r>
          <w:t xml:space="preserve"> </w:t>
        </w:r>
      </w:ins>
      <w:ins w:id="13523" w:author="PR Preview" w:date="2026-01-01T00:00:00Z">
        <w:r>
          <w:t xml:space="preserve">and</w:t>
        </w:r>
      </w:ins>
      <w:ins w:id="13524" w:author="PR Preview" w:date="2026-01-01T00:00:00Z">
        <w:r>
          <w:t xml:space="preserve"> </w:t>
        </w:r>
      </w:ins>
      <m:oMath>
        <m:r>
          <m:rPr>
            <m:sty m:val="p"/>
          </m:rPr>
          <m:t>[</m:t>
        </m:r>
        <m:r>
          <m:t>5</m:t>
        </m:r>
        <m:r>
          <m:rPr>
            <m:sty m:val="p"/>
          </m:rPr>
          <m:t>]</m:t>
        </m:r>
      </m:oMath>
      <w:ins w:id="13525" w:author="PR Preview" w:date="2026-01-01T00:00:00Z">
        <w:r>
          <w:t xml:space="preserve"> </w:t>
        </w:r>
      </w:ins>
      <w:ins w:id="13526" w:author="PR Preview" w:date="2026-01-01T00:00:00Z">
        <w:r>
          <w:t xml:space="preserve">has order</w:t>
        </w:r>
      </w:ins>
      <w:ins w:id="13527" w:author="PR Preview" w:date="2026-01-01T00:00:00Z">
        <w:r>
          <w:t xml:space="preserve"> </w:t>
        </w:r>
      </w:ins>
      <m:oMath>
        <m:r>
          <m:t>1</m:t>
        </m:r>
      </m:oMath>
      <w:ins w:id="13528" w:author="PR Preview" w:date="2026-01-01T00:00:00Z">
        <w:r>
          <w:t xml:space="preserve">.</w:t>
        </w:r>
      </w:ins>
      <w:ins w:id="13529" w:author="PR Preview" w:date="2026-01-01T00:00:00Z">
        <w:r>
          <w:t xml:space="preserve"> </w:t>
        </w:r>
      </w:ins>
      <w:ins w:id="13530" w:author="PR Preview" w:date="2026-01-01T00:00:00Z">
        <w:r>
          <w:t xml:space="preserve">A</w:t>
        </w:r>
      </w:ins>
      <w:ins w:id="13531" w:author="PR Preview" w:date="2026-01-01T00:00:00Z">
        <w:r>
          <w:t xml:space="preserve"> </w:t>
        </w:r>
      </w:ins>
      <m:oMath>
        <m:r>
          <m:t>2</m:t>
        </m:r>
        <m:r>
          <m:rPr>
            <m:sty m:val="p"/>
          </m:rPr>
          <m:t>×</m:t>
        </m:r>
        <m:r>
          <m:t>3</m:t>
        </m:r>
      </m:oMath>
      <w:ins w:id="13532" w:author="PR Preview" w:date="2026-01-01T00:00:00Z">
        <w:r>
          <w:t xml:space="preserve"> </w:t>
        </w:r>
      </w:ins>
      <w:ins w:id="13533" w:author="PR Preview" w:date="2026-01-01T00:00:00Z">
        <w:r>
          <w:t xml:space="preserve">matrix has no order, since it is not square (</w:t>
        </w:r>
      </w:ins>
      <w:hyperlink w:anchor="exm-square-matrix">
        <w:ins w:id="13534" w:author="PR Preview" w:date="2026-01-01T00:00:00Z">
          <w:r>
            <w:rPr>
              <w:rStyle w:val="Hyperlink"/>
            </w:rPr>
            <w:t xml:space="preserve">Example 21</w:t>
          </w:r>
        </w:ins>
      </w:hyperlink>
      <w:ins w:id="13535" w:author="PR Preview" w:date="2026-01-01T00:00:00Z">
        <w:r>
          <w:t xml:space="preserve">).</w:t>
        </w:r>
      </w:ins>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del w:id="13536" w:author="PR Preview" w:date="2026-01-01T00:00:00Z">
        <w:r>
          <w:rPr>
            <w:b/>
            <w:bCs/>
          </w:rPr>
          <w:delText xml:space="preserve">Example 127 (Powers of a</w:delText>
        </w:r>
      </w:del>
      <w:del w:id="13537" w:author="PR Preview" w:date="2026-01-01T00:00:00Z">
        <w:r>
          <w:rPr>
            <w:b/>
            <w:bCs/>
          </w:rPr>
          <w:delText xml:space="preserve"> </w:delText>
        </w:r>
      </w:del>
      <m:oMath>
        <m:r>
          <m:t>2</m:t>
        </m:r>
        <m:r>
          <m:rPr>
            <m:sty m:val="p"/>
          </m:rPr>
          <m:t>×</m:t>
        </m:r>
        <m:r>
          <m:t>2</m:t>
        </m:r>
      </m:oMath>
      <w:del w:id="13538" w:author="PR Preview" w:date="2026-01-01T00:00:00Z">
        <w:r>
          <w:rPr>
            <w:b/>
            <w:bCs/>
          </w:rPr>
          <w:delText xml:space="preserve"> </w:delText>
        </w:r>
      </w:del>
      <w:del w:id="13539" w:author="PR Preview" w:date="2026-01-01T00:00:00Z">
        <w:r>
          <w:rPr>
            <w:b/>
            <w:bCs/>
          </w:rPr>
          <w:delText xml:space="preserve">matrix)</w:delText>
        </w:r>
      </w:del>
      <w:del w:id="13540" w:author="PR Preview" w:date="2026-01-01T00:00:00Z">
        <w:r>
          <w:delText xml:space="preserve"> </w:delText>
        </w:r>
      </w:del>
      <w:del w:id="13541" w:author="PR Preview" w:date="2026-01-01T00:00:00Z">
        <w:r>
          <w:delText xml:space="preserve">Let</w:delText>
        </w:r>
      </w:del>
      <w:del w:id="1354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13543" w:author="PR Preview" w:date="2026-01-01T00:00:00Z">
        <w:r>
          <w:delText xml:space="preserve">. Then</w:delText>
        </w:r>
      </w:del>
    </w:p>
    <w:p>
      <w:pPr>
        <w:pStyle w:val="BodyText"/>
      </w:pPr>
      <w:ins w:id="13544" w:author="PR Preview" w:date="2026-01-01T00:00:00Z">
        <w:r>
          <w:rPr>
            <w:b/>
            <w:bCs/>
          </w:rPr>
          <w:t xml:space="preserve">Example 126 (Powers of a</w:t>
        </w:r>
      </w:ins>
      <w:ins w:id="13545" w:author="PR Preview" w:date="2026-01-01T00:00:00Z">
        <w:r>
          <w:rPr>
            <w:b/>
            <w:bCs/>
          </w:rPr>
          <w:t xml:space="preserve"> </w:t>
        </w:r>
      </w:ins>
      <m:oMath>
        <m:r>
          <m:t>2</m:t>
        </m:r>
        <m:r>
          <m:rPr>
            <m:sty m:val="p"/>
          </m:rPr>
          <m:t>×</m:t>
        </m:r>
        <m:r>
          <m:t>2</m:t>
        </m:r>
      </m:oMath>
      <w:ins w:id="13546" w:author="PR Preview" w:date="2026-01-01T00:00:00Z">
        <w:r>
          <w:rPr>
            <w:b/>
            <w:bCs/>
          </w:rPr>
          <w:t xml:space="preserve"> </w:t>
        </w:r>
      </w:ins>
      <w:ins w:id="13547" w:author="PR Preview" w:date="2026-01-01T00:00:00Z">
        <w:r>
          <w:rPr>
            <w:b/>
            <w:bCs/>
          </w:rPr>
          <w:t xml:space="preserve">matrix)</w:t>
        </w:r>
      </w:ins>
      <w:ins w:id="13548" w:author="PR Preview" w:date="2026-01-01T00:00:00Z">
        <w:r>
          <w:t xml:space="preserve"> </w:t>
        </w:r>
      </w:ins>
      <w:ins w:id="13549" w:author="PR Preview" w:date="2026-01-01T00:00:00Z">
        <w:r>
          <w:t xml:space="preserve">Let</w:t>
        </w:r>
      </w:ins>
      <w:ins w:id="135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3551"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del w:id="13552" w:author="PR Preview" w:date="2026-01-01T00:00:00Z">
        <w:r>
          <w:rPr>
            <w:b/>
            <w:bCs/>
          </w:rPr>
          <w:delText xml:space="preserve">Definition 82 (Symmetric matrix)</w:delText>
        </w:r>
      </w:del>
      <w:del w:id="13553" w:author="PR Preview" w:date="2026-01-01T00:00:00Z">
        <w:r>
          <w:delText xml:space="preserve"> </w:delText>
        </w:r>
      </w:del>
      <w:del w:id="13554" w:author="PR Preview" w:date="2026-01-01T00:00:00Z">
        <w:r>
          <w:delText xml:space="preserve">A square matrix</w:delText>
        </w:r>
      </w:del>
      <w:del w:id="13555" w:author="PR Preview" w:date="2026-01-01T00:00:00Z">
        <w:r>
          <w:delText xml:space="preserve"> </w:delText>
        </w:r>
      </w:del>
      <m:oMath>
        <m:r>
          <m:rPr>
            <m:sty m:val="bi"/>
          </m:rPr>
          <m:t>A</m:t>
        </m:r>
      </m:oMath>
      <w:del w:id="13556" w:author="PR Preview" w:date="2026-01-01T00:00:00Z">
        <w:r>
          <w:delText xml:space="preserve"> </w:delText>
        </w:r>
      </w:del>
      <w:del w:id="13557" w:author="PR Preview" w:date="2026-01-01T00:00:00Z">
        <w:r>
          <w:delText xml:space="preserve">is</w:delText>
        </w:r>
      </w:del>
      <w:del w:id="13558" w:author="PR Preview" w:date="2026-01-01T00:00:00Z">
        <w:r>
          <w:delText xml:space="preserve"> </w:delText>
        </w:r>
      </w:del>
      <w:del w:id="13559" w:author="PR Preview" w:date="2026-01-01T00:00:00Z">
        <w:r>
          <w:rPr>
            <w:b/>
            <w:bCs/>
          </w:rPr>
          <w:delText xml:space="preserve">symmetric</w:delText>
        </w:r>
      </w:del>
      <w:del w:id="13560" w:author="PR Preview" w:date="2026-01-01T00:00:00Z">
        <w:r>
          <w:delText xml:space="preserve"> </w:delText>
        </w:r>
      </w:del>
      <w:del w:id="13561" w:author="PR Preview" w:date="2026-01-01T00:00:00Z">
        <w:r>
          <w:delText xml:space="preserve">[63]</w:delText>
        </w:r>
      </w:del>
      <w:del w:id="13562" w:author="PR Preview" w:date="2026-01-01T00:00:00Z">
        <w:r>
          <w:delText xml:space="preserve"> </w:delText>
        </w:r>
      </w:del>
      <w:del w:id="13563" w:author="PR Preview" w:date="2026-01-01T00:00:00Z">
        <w:r>
          <w:delText xml:space="preserve">if</w:delText>
        </w:r>
      </w:del>
      <w:del w:id="13564" w:author="PR Preview" w:date="2026-01-01T00:00:00Z">
        <w:r>
          <w:delText xml:space="preserve"> </w:delText>
        </w:r>
      </w:del>
      <m:oMath>
        <m:sSup>
          <m:e>
            <m:r>
              <m:rPr>
                <m:sty m:val="bi"/>
              </m:rPr>
              <m:t>A</m:t>
            </m:r>
          </m:e>
          <m:sup>
            <m:r>
              <m:rPr>
                <m:sty m:val="p"/>
              </m:rPr>
              <m:t>⊤</m:t>
            </m:r>
          </m:sup>
        </m:sSup>
        <m:r>
          <m:rPr>
            <m:sty m:val="p"/>
          </m:rPr>
          <m:t>=</m:t>
        </m:r>
        <m:r>
          <m:rPr>
            <m:sty m:val="bi"/>
          </m:rPr>
          <m:t>A</m:t>
        </m:r>
      </m:oMath>
      <w:del w:id="13565" w:author="PR Preview" w:date="2026-01-01T00:00:00Z">
        <w:r>
          <w:delText xml:space="preserve">,</w:delText>
        </w:r>
      </w:del>
      <w:del w:id="13566" w:author="PR Preview" w:date="2026-01-01T00:00:00Z">
        <w:r>
          <w:delText xml:space="preserve"> </w:delText>
        </w:r>
      </w:del>
      <w:del w:id="13567" w:author="PR Preview" w:date="2026-01-01T00:00:00Z">
        <w:r>
          <w:delText xml:space="preserve">i.e.,</w:delText>
        </w:r>
      </w:del>
      <w:del w:id="13568" w:author="PR Preview" w:date="2026-01-01T00:00:00Z">
        <w:r>
          <w:delText xml:space="preserve"> </w:delText>
        </w:r>
      </w:del>
      <m:oMath>
        <m:sSub>
          <m:e>
            <m:r>
              <m:t>a</m:t>
            </m:r>
          </m:e>
          <m:sub>
            <m:r>
              <m:t>i</m:t>
            </m:r>
            <m:r>
              <m:t>j</m:t>
            </m:r>
          </m:sub>
        </m:sSub>
        <m:r>
          <m:rPr>
            <m:sty m:val="p"/>
          </m:rPr>
          <m:t>=</m:t>
        </m:r>
        <m:sSub>
          <m:e>
            <m:r>
              <m:t>a</m:t>
            </m:r>
          </m:e>
          <m:sub>
            <m:r>
              <m:t>j</m:t>
            </m:r>
            <m:r>
              <m:t>i</m:t>
            </m:r>
          </m:sub>
        </m:sSub>
      </m:oMath>
      <w:del w:id="13569" w:author="PR Preview" w:date="2026-01-01T00:00:00Z">
        <w:r>
          <w:delText xml:space="preserve"> </w:delText>
        </w:r>
      </w:del>
      <w:del w:id="13570" w:author="PR Preview" w:date="2026-01-01T00:00:00Z">
        <w:r>
          <w:delText xml:space="preserve">for all</w:delText>
        </w:r>
      </w:del>
      <w:del w:id="13571" w:author="PR Preview" w:date="2026-01-01T00:00:00Z">
        <w:r>
          <w:delText xml:space="preserve"> </w:delText>
        </w:r>
      </w:del>
      <m:oMath>
        <m:r>
          <m:t>i</m:t>
        </m:r>
      </m:oMath>
      <w:del w:id="13572" w:author="PR Preview" w:date="2026-01-01T00:00:00Z">
        <w:r>
          <w:delText xml:space="preserve"> </w:delText>
        </w:r>
      </w:del>
      <w:del w:id="13573" w:author="PR Preview" w:date="2026-01-01T00:00:00Z">
        <w:r>
          <w:delText xml:space="preserve">and</w:delText>
        </w:r>
      </w:del>
      <w:del w:id="13574" w:author="PR Preview" w:date="2026-01-01T00:00:00Z">
        <w:r>
          <w:delText xml:space="preserve"> </w:delText>
        </w:r>
      </w:del>
      <m:oMath>
        <m:r>
          <m:t>j</m:t>
        </m:r>
      </m:oMath>
      <w:del w:id="13575" w:author="PR Preview" w:date="2026-01-01T00:00:00Z">
        <w:r>
          <w:delText xml:space="preserve">.</w:delText>
        </w:r>
      </w:del>
    </w:p>
    <w:p>
      <w:pPr>
        <w:pStyle w:val="BodyText"/>
      </w:pPr>
      <w:ins w:id="13576" w:author="PR Preview" w:date="2026-01-01T00:00:00Z">
        <w:r>
          <w:rPr>
            <w:b/>
            <w:bCs/>
          </w:rPr>
          <w:t xml:space="preserve">Definition 82 (Symmetric matrix)</w:t>
        </w:r>
      </w:ins>
      <w:ins w:id="13577" w:author="PR Preview" w:date="2026-01-01T00:00:00Z">
        <w:r>
          <w:t xml:space="preserve"> </w:t>
        </w:r>
      </w:ins>
      <w:ins w:id="13578" w:author="PR Preview" w:date="2026-01-01T00:00:00Z">
        <w:r>
          <w:t xml:space="preserve">A square matrix</w:t>
        </w:r>
      </w:ins>
      <w:ins w:id="13579" w:author="PR Preview" w:date="2026-01-01T00:00:00Z">
        <w:r>
          <w:t xml:space="preserve"> </w:t>
        </w:r>
      </w:ins>
      <m:oMath>
        <m:r>
          <m:rPr>
            <m:sty m:val="bi"/>
          </m:rPr>
          <m:t>A</m:t>
        </m:r>
      </m:oMath>
      <w:ins w:id="13580" w:author="PR Preview" w:date="2026-01-01T00:00:00Z">
        <w:r>
          <w:t xml:space="preserve"> </w:t>
        </w:r>
      </w:ins>
      <w:ins w:id="13581" w:author="PR Preview" w:date="2026-01-01T00:00:00Z">
        <w:r>
          <w:t xml:space="preserve">is</w:t>
        </w:r>
      </w:ins>
      <w:ins w:id="13582" w:author="PR Preview" w:date="2026-01-01T00:00:00Z">
        <w:r>
          <w:t xml:space="preserve"> </w:t>
        </w:r>
      </w:ins>
      <w:ins w:id="13583" w:author="PR Preview" w:date="2026-01-01T00:00:00Z">
        <w:r>
          <w:rPr>
            <w:b/>
            <w:bCs/>
          </w:rPr>
          <w:t xml:space="preserve">symmetric</w:t>
        </w:r>
      </w:ins>
      <w:ins w:id="13584" w:author="PR Preview" w:date="2026-01-01T00:00:00Z">
        <w:r>
          <w:t xml:space="preserve"> </w:t>
        </w:r>
      </w:ins>
      <w:ins w:id="13585" w:author="PR Preview" w:date="2026-01-01T00:00:00Z">
        <w:r>
          <w:t xml:space="preserve">[60]</w:t>
        </w:r>
      </w:ins>
      <w:ins w:id="13586" w:author="PR Preview" w:date="2026-01-01T00:00:00Z">
        <w:r>
          <w:t xml:space="preserve"> </w:t>
        </w:r>
      </w:ins>
      <w:ins w:id="13587" w:author="PR Preview" w:date="2026-01-01T00:00:00Z">
        <w:r>
          <w:t xml:space="preserve">if</w:t>
        </w:r>
      </w:ins>
      <w:ins w:id="13588" w:author="PR Preview" w:date="2026-01-01T00:00:00Z">
        <w:r>
          <w:t xml:space="preserve"> </w:t>
        </w:r>
      </w:ins>
      <m:oMath>
        <m:sSup>
          <m:e>
            <m:r>
              <m:rPr>
                <m:sty m:val="bi"/>
              </m:rPr>
              <m:t>A</m:t>
            </m:r>
          </m:e>
          <m:sup>
            <m:r>
              <m:rPr>
                <m:sty m:val="p"/>
              </m:rPr>
              <m:t>⊤</m:t>
            </m:r>
          </m:sup>
        </m:sSup>
        <m:r>
          <m:rPr>
            <m:sty m:val="p"/>
          </m:rPr>
          <m:t>=</m:t>
        </m:r>
        <m:r>
          <m:rPr>
            <m:sty m:val="bi"/>
          </m:rPr>
          <m:t>A</m:t>
        </m:r>
      </m:oMath>
      <w:ins w:id="13589" w:author="PR Preview" w:date="2026-01-01T00:00:00Z">
        <w:r>
          <w:t xml:space="preserve">,</w:t>
        </w:r>
      </w:ins>
      <w:ins w:id="13590" w:author="PR Preview" w:date="2026-01-01T00:00:00Z">
        <w:r>
          <w:t xml:space="preserve"> </w:t>
        </w:r>
      </w:ins>
      <w:ins w:id="13591" w:author="PR Preview" w:date="2026-01-01T00:00:00Z">
        <w:r>
          <w:t xml:space="preserve">i.e.,</w:t>
        </w:r>
      </w:ins>
      <w:ins w:id="13592" w:author="PR Preview" w:date="2026-01-01T00:00:00Z">
        <w:r>
          <w:t xml:space="preserve"> </w:t>
        </w:r>
      </w:ins>
      <m:oMath>
        <m:sSub>
          <m:e>
            <m:r>
              <m:t>a</m:t>
            </m:r>
          </m:e>
          <m:sub>
            <m:r>
              <m:t>i</m:t>
            </m:r>
            <m:r>
              <m:t>j</m:t>
            </m:r>
          </m:sub>
        </m:sSub>
        <m:r>
          <m:rPr>
            <m:sty m:val="p"/>
          </m:rPr>
          <m:t>=</m:t>
        </m:r>
        <m:sSub>
          <m:e>
            <m:r>
              <m:t>a</m:t>
            </m:r>
          </m:e>
          <m:sub>
            <m:r>
              <m:t>j</m:t>
            </m:r>
            <m:r>
              <m:t>i</m:t>
            </m:r>
          </m:sub>
        </m:sSub>
      </m:oMath>
      <w:ins w:id="13593" w:author="PR Preview" w:date="2026-01-01T00:00:00Z">
        <w:r>
          <w:t xml:space="preserve"> </w:t>
        </w:r>
      </w:ins>
      <w:ins w:id="13594" w:author="PR Preview" w:date="2026-01-01T00:00:00Z">
        <w:r>
          <w:t xml:space="preserve">for all</w:t>
        </w:r>
      </w:ins>
      <w:ins w:id="13595" w:author="PR Preview" w:date="2026-01-01T00:00:00Z">
        <w:r>
          <w:t xml:space="preserve"> </w:t>
        </w:r>
      </w:ins>
      <m:oMath>
        <m:r>
          <m:t>i</m:t>
        </m:r>
      </m:oMath>
      <w:ins w:id="13596" w:author="PR Preview" w:date="2026-01-01T00:00:00Z">
        <w:r>
          <w:t xml:space="preserve"> </w:t>
        </w:r>
      </w:ins>
      <w:ins w:id="13597" w:author="PR Preview" w:date="2026-01-01T00:00:00Z">
        <w:r>
          <w:t xml:space="preserve">and</w:t>
        </w:r>
      </w:ins>
      <w:ins w:id="13598" w:author="PR Preview" w:date="2026-01-01T00:00:00Z">
        <w:r>
          <w:t xml:space="preserve"> </w:t>
        </w:r>
      </w:ins>
      <m:oMath>
        <m:r>
          <m:t>j</m:t>
        </m:r>
      </m:oMath>
      <w:ins w:id="13599" w:author="PR Preview" w:date="2026-01-01T00:00:00Z">
        <w:r>
          <w:t xml:space="preserve">.</w:t>
        </w:r>
      </w:ins>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del w:id="13600" w:author="PR Preview" w:date="2026-01-01T00:00:00Z">
        <w:r>
          <w:rPr>
            <w:b/>
            <w:bCs/>
          </w:rPr>
          <w:delText xml:space="preserve">Example 128 (A matrix that is not symmetric)</w:delText>
        </w:r>
      </w:del>
      <w:del w:id="136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3602" w:author="PR Preview" w:date="2026-01-01T00:00:00Z">
        <w:r>
          <w:delText xml:space="preserve"> </w:delText>
        </w:r>
      </w:del>
      <w:del w:id="13603" w:author="PR Preview" w:date="2026-01-01T00:00:00Z">
        <w:r>
          <w:delText xml:space="preserve">is not symmetric:</w:delText>
        </w:r>
      </w:del>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p>
      <w:pPr>
        <w:pStyle w:val="FirstParagraph"/>
      </w:pPr>
      <w:del w:id="13604" w:author="PR Preview" w:date="2026-01-01T00:00:00Z">
        <w:r>
          <w:rPr>
            <w:b/>
            <w:bCs/>
          </w:rPr>
          <w:delText xml:space="preserve">Definition 83 (Diagonal matrix)</w:delText>
        </w:r>
      </w:del>
      <w:del w:id="13605" w:author="PR Preview" w:date="2026-01-01T00:00:00Z">
        <w:r>
          <w:delText xml:space="preserve"> </w:delText>
        </w:r>
      </w:del>
      <w:del w:id="13606" w:author="PR Preview" w:date="2026-01-01T00:00:00Z">
        <w:r>
          <w:delText xml:space="preserve">A square matrix</w:delText>
        </w:r>
      </w:del>
      <w:del w:id="13607" w:author="PR Preview" w:date="2026-01-01T00:00:00Z">
        <w:r>
          <w:delText xml:space="preserve"> </w:delText>
        </w:r>
      </w:del>
      <m:oMath>
        <m:r>
          <m:rPr>
            <m:sty m:val="bi"/>
          </m:rPr>
          <m:t>D</m:t>
        </m:r>
      </m:oMath>
      <w:del w:id="13608" w:author="PR Preview" w:date="2026-01-01T00:00:00Z">
        <w:r>
          <w:delText xml:space="preserve"> </w:delText>
        </w:r>
      </w:del>
      <w:del w:id="13609" w:author="PR Preview" w:date="2026-01-01T00:00:00Z">
        <w:r>
          <w:delText xml:space="preserve">is a</w:delText>
        </w:r>
      </w:del>
      <w:del w:id="13610" w:author="PR Preview" w:date="2026-01-01T00:00:00Z">
        <w:r>
          <w:delText xml:space="preserve"> </w:delText>
        </w:r>
      </w:del>
      <w:del w:id="13611" w:author="PR Preview" w:date="2026-01-01T00:00:00Z">
        <w:r>
          <w:rPr>
            <w:b/>
            <w:bCs/>
          </w:rPr>
          <w:delText xml:space="preserve">diagonal matrix</w:delText>
        </w:r>
      </w:del>
      <w:del w:id="13612" w:author="PR Preview" w:date="2026-01-01T00:00:00Z">
        <w:r>
          <w:delText xml:space="preserve"> </w:delText>
        </w:r>
      </w:del>
      <w:del w:id="13613" w:author="PR Preview" w:date="2026-01-01T00:00:00Z">
        <w:r>
          <w:delText xml:space="preserve">[64]</w:delText>
        </w:r>
      </w:del>
      <w:del w:id="13614" w:author="PR Preview" w:date="2026-01-01T00:00:00Z">
        <w:r>
          <w:delText xml:space="preserve"> </w:delText>
        </w:r>
      </w:del>
      <w:del w:id="13615" w:author="PR Preview" w:date="2026-01-01T00:00:00Z">
        <w:r>
          <w:delText xml:space="preserve">if all off-diagonal entries are zero:</w:delText>
        </w:r>
      </w:del>
      <w:del w:id="13616" w:author="PR Preview" w:date="2026-01-01T00:00:00Z">
        <w:r>
          <w:delText xml:space="preserve"> </w:delText>
        </w:r>
      </w:del>
      <m:oMath>
        <m:sSub>
          <m:e>
            <m:r>
              <m:t>d</m:t>
            </m:r>
          </m:e>
          <m:sub>
            <m:r>
              <m:t>i</m:t>
            </m:r>
            <m:r>
              <m:t>j</m:t>
            </m:r>
          </m:sub>
        </m:sSub>
        <m:r>
          <m:rPr>
            <m:sty m:val="p"/>
          </m:rPr>
          <m:t>=</m:t>
        </m:r>
        <m:r>
          <m:t>0</m:t>
        </m:r>
      </m:oMath>
      <w:del w:id="13617" w:author="PR Preview" w:date="2026-01-01T00:00:00Z">
        <w:r>
          <w:delText xml:space="preserve"> </w:delText>
        </w:r>
      </w:del>
      <w:del w:id="13618" w:author="PR Preview" w:date="2026-01-01T00:00:00Z">
        <w:r>
          <w:delText xml:space="preserve">whenever</w:delText>
        </w:r>
      </w:del>
      <w:del w:id="13619" w:author="PR Preview" w:date="2026-01-01T00:00:00Z">
        <w:r>
          <w:delText xml:space="preserve"> </w:delText>
        </w:r>
      </w:del>
      <m:oMath>
        <m:r>
          <m:t>i</m:t>
        </m:r>
        <m:r>
          <m:rPr>
            <m:sty m:val="p"/>
          </m:rPr>
          <m:t>≠</m:t>
        </m:r>
        <m:r>
          <m:t>j</m:t>
        </m:r>
      </m:oMath>
      <w:del w:id="13620" w:author="PR Preview" w:date="2026-01-01T00:00:00Z">
        <w:r>
          <w:delText xml:space="preserve">:</w:delText>
        </w:r>
      </w:del>
    </w:p>
    <w:p>
      <w:pPr>
        <w:pStyle w:val="FirstParagraph"/>
      </w:pPr>
      <w:ins w:id="13621" w:author="PR Preview" w:date="2026-01-01T00:00:00Z">
        <w:r>
          <w:rPr>
            <w:b/>
            <w:bCs/>
          </w:rPr>
          <w:t xml:space="preserve">Example 127 (A matrix that is not symmetric)</w:t>
        </w:r>
      </w:ins>
      <w:ins w:id="136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3623" w:author="PR Preview" w:date="2026-01-01T00:00:00Z">
        <w:r>
          <w:t xml:space="preserve"> </w:t>
        </w:r>
      </w:ins>
      <w:ins w:id="13624"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ins w:id="13625" w:author="PR Preview" w:date="2026-01-01T00:00:00Z">
        <w:r>
          <w:rPr>
            <w:b/>
            <w:bCs/>
          </w:rPr>
          <w:t xml:space="preserve">Definition 83 (Diagonal matrix)</w:t>
        </w:r>
      </w:ins>
      <w:ins w:id="13626" w:author="PR Preview" w:date="2026-01-01T00:00:00Z">
        <w:r>
          <w:t xml:space="preserve"> </w:t>
        </w:r>
      </w:ins>
      <w:ins w:id="13627" w:author="PR Preview" w:date="2026-01-01T00:00:00Z">
        <w:r>
          <w:t xml:space="preserve">A square matrix</w:t>
        </w:r>
      </w:ins>
      <w:ins w:id="13628" w:author="PR Preview" w:date="2026-01-01T00:00:00Z">
        <w:r>
          <w:t xml:space="preserve"> </w:t>
        </w:r>
      </w:ins>
      <m:oMath>
        <m:r>
          <m:rPr>
            <m:sty m:val="bi"/>
          </m:rPr>
          <m:t>D</m:t>
        </m:r>
      </m:oMath>
      <w:ins w:id="13629" w:author="PR Preview" w:date="2026-01-01T00:00:00Z">
        <w:r>
          <w:t xml:space="preserve"> </w:t>
        </w:r>
      </w:ins>
      <w:ins w:id="13630" w:author="PR Preview" w:date="2026-01-01T00:00:00Z">
        <w:r>
          <w:t xml:space="preserve">is a</w:t>
        </w:r>
      </w:ins>
      <w:ins w:id="13631" w:author="PR Preview" w:date="2026-01-01T00:00:00Z">
        <w:r>
          <w:t xml:space="preserve"> </w:t>
        </w:r>
      </w:ins>
      <w:ins w:id="13632" w:author="PR Preview" w:date="2026-01-01T00:00:00Z">
        <w:r>
          <w:rPr>
            <w:b/>
            <w:bCs/>
          </w:rPr>
          <w:t xml:space="preserve">diagonal matrix</w:t>
        </w:r>
      </w:ins>
      <w:ins w:id="13633" w:author="PR Preview" w:date="2026-01-01T00:00:00Z">
        <w:r>
          <w:t xml:space="preserve"> </w:t>
        </w:r>
      </w:ins>
      <w:ins w:id="13634" w:author="PR Preview" w:date="2026-01-01T00:00:00Z">
        <w:r>
          <w:t xml:space="preserve">[61]</w:t>
        </w:r>
      </w:ins>
      <w:ins w:id="13635" w:author="PR Preview" w:date="2026-01-01T00:00:00Z">
        <w:r>
          <w:t xml:space="preserve"> </w:t>
        </w:r>
      </w:ins>
      <w:ins w:id="13636" w:author="PR Preview" w:date="2026-01-01T00:00:00Z">
        <w:r>
          <w:t xml:space="preserve">if all off-diagonal entries are zero:</w:t>
        </w:r>
      </w:ins>
      <w:ins w:id="13637" w:author="PR Preview" w:date="2026-01-01T00:00:00Z">
        <w:r>
          <w:t xml:space="preserve"> </w:t>
        </w:r>
      </w:ins>
      <m:oMath>
        <m:sSub>
          <m:e>
            <m:r>
              <m:t>d</m:t>
            </m:r>
          </m:e>
          <m:sub>
            <m:r>
              <m:t>i</m:t>
            </m:r>
            <m:r>
              <m:t>j</m:t>
            </m:r>
          </m:sub>
        </m:sSub>
        <m:r>
          <m:rPr>
            <m:sty m:val="p"/>
          </m:rPr>
          <m:t>=</m:t>
        </m:r>
        <m:r>
          <m:t>0</m:t>
        </m:r>
      </m:oMath>
      <w:ins w:id="13638" w:author="PR Preview" w:date="2026-01-01T00:00:00Z">
        <w:r>
          <w:t xml:space="preserve"> </w:t>
        </w:r>
      </w:ins>
      <w:ins w:id="13639" w:author="PR Preview" w:date="2026-01-01T00:00:00Z">
        <w:r>
          <w:t xml:space="preserve">whenever</w:t>
        </w:r>
      </w:ins>
      <w:ins w:id="13640" w:author="PR Preview" w:date="2026-01-01T00:00:00Z">
        <w:r>
          <w:t xml:space="preserve"> </w:t>
        </w:r>
      </w:ins>
      <m:oMath>
        <m:r>
          <m:t>i</m:t>
        </m:r>
        <m:r>
          <m:rPr>
            <m:sty m:val="p"/>
          </m:rPr>
          <m:t>≠</m:t>
        </m:r>
        <m:r>
          <m:t>j</m:t>
        </m:r>
      </m:oMath>
      <w:ins w:id="13641"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del w:id="13642" w:author="PR Preview" w:date="2026-01-01T00:00:00Z">
        <w:r>
          <w:rPr>
            <w:b/>
            <w:bCs/>
          </w:rPr>
          <w:delText xml:space="preserve">Example 129 (A matrix that is not diagonal)</w:delText>
        </w:r>
      </w:del>
      <w:del w:id="13643"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13644" w:author="PR Preview" w:date="2026-01-01T00:00:00Z">
        <w:r>
          <w:delText xml:space="preserve"> </w:delText>
        </w:r>
      </w:del>
      <w:del w:id="13645" w:author="PR Preview" w:date="2026-01-01T00:00:00Z">
        <w:r>
          <w:delText xml:space="preserve">is not diagonal: its off-diagonal entry</w:delText>
        </w:r>
      </w:del>
      <w:del w:id="13646" w:author="PR Preview" w:date="2026-01-01T00:00:00Z">
        <w:r>
          <w:delText xml:space="preserve"> </w:delText>
        </w:r>
      </w:del>
      <m:oMath>
        <m:sSub>
          <m:e>
            <m:r>
              <m:t>d</m:t>
            </m:r>
          </m:e>
          <m:sub>
            <m:r>
              <m:t>12</m:t>
            </m:r>
          </m:sub>
        </m:sSub>
        <m:r>
          <m:rPr>
            <m:sty m:val="p"/>
          </m:rPr>
          <m:t>=</m:t>
        </m:r>
        <m:r>
          <m:t>1</m:t>
        </m:r>
        <m:r>
          <m:rPr>
            <m:sty m:val="p"/>
          </m:rPr>
          <m:t>≠</m:t>
        </m:r>
        <m:r>
          <m:t>0</m:t>
        </m:r>
      </m:oMath>
      <w:del w:id="13647" w:author="PR Preview" w:date="2026-01-01T00:00:00Z">
        <w:r>
          <w:delText xml:space="preserve">.</w:delText>
        </w:r>
      </w:del>
    </w:p>
    <w:p>
      <w:pPr>
        <w:pStyle w:val="BodyText"/>
      </w:pPr>
      <w:ins w:id="13648" w:author="PR Preview" w:date="2026-01-01T00:00:00Z">
        <w:r>
          <w:rPr>
            <w:b/>
            <w:bCs/>
          </w:rPr>
          <w:t xml:space="preserve">Example 128 (A matrix that is not diagonal)</w:t>
        </w:r>
      </w:ins>
      <w:ins w:id="13649"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13650" w:author="PR Preview" w:date="2026-01-01T00:00:00Z">
        <w:r>
          <w:t xml:space="preserve"> </w:t>
        </w:r>
      </w:ins>
      <w:ins w:id="13651" w:author="PR Preview" w:date="2026-01-01T00:00:00Z">
        <w:r>
          <w:t xml:space="preserve">is not diagonal: its off-diagonal entry</w:t>
        </w:r>
      </w:ins>
      <w:ins w:id="13652" w:author="PR Preview" w:date="2026-01-01T00:00:00Z">
        <w:r>
          <w:t xml:space="preserve"> </w:t>
        </w:r>
      </w:ins>
      <m:oMath>
        <m:sSub>
          <m:e>
            <m:r>
              <m:t>d</m:t>
            </m:r>
          </m:e>
          <m:sub>
            <m:r>
              <m:t>12</m:t>
            </m:r>
          </m:sub>
        </m:sSub>
        <m:r>
          <m:rPr>
            <m:sty m:val="p"/>
          </m:rPr>
          <m:t>=</m:t>
        </m:r>
        <m:r>
          <m:t>1</m:t>
        </m:r>
        <m:r>
          <m:rPr>
            <m:sty m:val="p"/>
          </m:rPr>
          <m:t>≠</m:t>
        </m:r>
        <m:r>
          <m:t>0</m:t>
        </m:r>
      </m:oMath>
      <w:ins w:id="13653" w:author="PR Preview" w:date="2026-01-01T00:00:00Z">
        <w:r>
          <w:t xml:space="preserve">.</w:t>
        </w:r>
      </w:ins>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del w:id="13654" w:author="PR Preview" w:date="2026-01-01T00:00:00Z">
        <w:r>
          <w:rPr>
            <w:b/>
            <w:bCs/>
          </w:rPr>
          <w:delText xml:space="preserve">Definition 85 (Invertible matrix (non-singular matrix))</w:delText>
        </w:r>
      </w:del>
      <w:del w:id="13655" w:author="PR Preview" w:date="2026-01-01T00:00:00Z">
        <w:r>
          <w:delText xml:space="preserve"> </w:delText>
        </w:r>
      </w:del>
      <w:del w:id="13656" w:author="PR Preview" w:date="2026-01-01T00:00:00Z">
        <w:r>
          <w:delText xml:space="preserve">A</w:delText>
        </w:r>
      </w:del>
      <w:del w:id="13657" w:author="PR Preview" w:date="2026-01-01T00:00:00Z">
        <w:r>
          <w:delText xml:space="preserve"> </w:delText>
        </w:r>
      </w:del>
      <m:oMath>
        <m:r>
          <m:t>p</m:t>
        </m:r>
        <m:r>
          <m:rPr>
            <m:sty m:val="p"/>
          </m:rPr>
          <m:t>×</m:t>
        </m:r>
        <m:r>
          <m:t>p</m:t>
        </m:r>
      </m:oMath>
      <w:del w:id="13658" w:author="PR Preview" w:date="2026-01-01T00:00:00Z">
        <w:r>
          <w:delText xml:space="preserve"> </w:delText>
        </w:r>
      </w:del>
      <w:del w:id="13659" w:author="PR Preview" w:date="2026-01-01T00:00:00Z">
        <w:r>
          <w:delText xml:space="preserve">matrix</w:delText>
        </w:r>
      </w:del>
      <w:del w:id="13660" w:author="PR Preview" w:date="2026-01-01T00:00:00Z">
        <w:r>
          <w:delText xml:space="preserve"> </w:delText>
        </w:r>
      </w:del>
      <m:oMath>
        <m:r>
          <m:rPr>
            <m:sty m:val="bi"/>
          </m:rPr>
          <m:t>A</m:t>
        </m:r>
      </m:oMath>
      <w:del w:id="13661" w:author="PR Preview" w:date="2026-01-01T00:00:00Z">
        <w:r>
          <w:delText xml:space="preserve"> </w:delText>
        </w:r>
      </w:del>
      <w:del w:id="13662" w:author="PR Preview" w:date="2026-01-01T00:00:00Z">
        <w:r>
          <w:delText xml:space="preserve">is</w:delText>
        </w:r>
      </w:del>
      <w:del w:id="13663" w:author="PR Preview" w:date="2026-01-01T00:00:00Z">
        <w:r>
          <w:delText xml:space="preserve"> </w:delText>
        </w:r>
      </w:del>
      <w:del w:id="13664" w:author="PR Preview" w:date="2026-01-01T00:00:00Z">
        <w:r>
          <w:rPr>
            <w:b/>
            <w:bCs/>
          </w:rPr>
          <w:delText xml:space="preserve">invertible</w:delText>
        </w:r>
      </w:del>
      <w:del w:id="13665" w:author="PR Preview" w:date="2026-01-01T00:00:00Z">
        <w:r>
          <w:delText xml:space="preserve"> </w:delText>
        </w:r>
      </w:del>
      <w:del w:id="13666" w:author="PR Preview" w:date="2026-01-01T00:00:00Z">
        <w:r>
          <w:delText xml:space="preserve">[65]</w:delText>
        </w:r>
      </w:del>
      <w:del w:id="13667" w:author="PR Preview" w:date="2026-01-01T00:00:00Z">
        <w:r>
          <w:delText xml:space="preserve"> </w:delText>
        </w:r>
      </w:del>
      <w:del w:id="13668" w:author="PR Preview" w:date="2026-01-01T00:00:00Z">
        <w:r>
          <w:delText xml:space="preserve">(or</w:delText>
        </w:r>
      </w:del>
      <w:del w:id="13669" w:author="PR Preview" w:date="2026-01-01T00:00:00Z">
        <w:r>
          <w:delText xml:space="preserve"> </w:delText>
        </w:r>
      </w:del>
      <w:del w:id="13670" w:author="PR Preview" w:date="2026-01-01T00:00:00Z">
        <w:r>
          <w:rPr>
            <w:b/>
            <w:bCs/>
          </w:rPr>
          <w:delText xml:space="preserve">non-singular</w:delText>
        </w:r>
      </w:del>
      <w:del w:id="13671" w:author="PR Preview" w:date="2026-01-01T00:00:00Z">
        <w:r>
          <w:delText xml:space="preserve">)</w:delText>
        </w:r>
      </w:del>
      <w:del w:id="13672" w:author="PR Preview" w:date="2026-01-01T00:00:00Z">
        <w:r>
          <w:delText xml:space="preserve"> </w:delText>
        </w:r>
      </w:del>
      <w:del w:id="13673" w:author="PR Preview" w:date="2026-01-01T00:00:00Z">
        <w:r>
          <w:delText xml:space="preserve">if some</w:delText>
        </w:r>
      </w:del>
      <w:del w:id="13674" w:author="PR Preview" w:date="2026-01-01T00:00:00Z">
        <w:r>
          <w:delText xml:space="preserve"> </w:delText>
        </w:r>
      </w:del>
      <m:oMath>
        <m:r>
          <m:t>p</m:t>
        </m:r>
        <m:r>
          <m:rPr>
            <m:sty m:val="p"/>
          </m:rPr>
          <m:t>×</m:t>
        </m:r>
        <m:r>
          <m:t>p</m:t>
        </m:r>
      </m:oMath>
      <w:del w:id="13675" w:author="PR Preview" w:date="2026-01-01T00:00:00Z">
        <w:r>
          <w:delText xml:space="preserve"> </w:delText>
        </w:r>
      </w:del>
      <w:del w:id="13676" w:author="PR Preview" w:date="2026-01-01T00:00:00Z">
        <w:r>
          <w:delText xml:space="preserve">matrix</w:delText>
        </w:r>
      </w:del>
      <w:del w:id="13677" w:author="PR Preview" w:date="2026-01-01T00:00:00Z">
        <w:r>
          <w:delText xml:space="preserve"> </w:delText>
        </w:r>
      </w:del>
      <m:oMath>
        <m:r>
          <m:rPr>
            <m:sty m:val="bi"/>
          </m:rPr>
          <m:t>B</m:t>
        </m:r>
      </m:oMath>
      <w:del w:id="13678" w:author="PR Preview" w:date="2026-01-01T00:00:00Z">
        <w:r>
          <w:delText xml:space="preserve"> </w:delText>
        </w:r>
      </w:del>
      <w:del w:id="13679" w:author="PR Preview" w:date="2026-01-01T00:00:00Z">
        <w:r>
          <w:delText xml:space="preserve">satisfies</w:delText>
        </w:r>
      </w:del>
    </w:p>
    <w:p>
      <w:pPr>
        <w:pStyle w:val="FirstParagraph"/>
      </w:pPr>
      <w:ins w:id="13680" w:author="PR Preview" w:date="2026-01-01T00:00:00Z">
        <w:r>
          <w:rPr>
            <w:b/>
            <w:bCs/>
          </w:rPr>
          <w:t xml:space="preserve">Definition 85 (Invertible matrix (non-singular matrix))</w:t>
        </w:r>
      </w:ins>
      <w:ins w:id="13681" w:author="PR Preview" w:date="2026-01-01T00:00:00Z">
        <w:r>
          <w:t xml:space="preserve"> </w:t>
        </w:r>
      </w:ins>
      <w:ins w:id="13682" w:author="PR Preview" w:date="2026-01-01T00:00:00Z">
        <w:r>
          <w:t xml:space="preserve">A</w:t>
        </w:r>
      </w:ins>
      <w:ins w:id="13683" w:author="PR Preview" w:date="2026-01-01T00:00:00Z">
        <w:r>
          <w:t xml:space="preserve"> </w:t>
        </w:r>
      </w:ins>
      <m:oMath>
        <m:r>
          <m:t>p</m:t>
        </m:r>
        <m:r>
          <m:rPr>
            <m:sty m:val="p"/>
          </m:rPr>
          <m:t>×</m:t>
        </m:r>
        <m:r>
          <m:t>p</m:t>
        </m:r>
      </m:oMath>
      <w:ins w:id="13684" w:author="PR Preview" w:date="2026-01-01T00:00:00Z">
        <w:r>
          <w:t xml:space="preserve"> </w:t>
        </w:r>
      </w:ins>
      <w:ins w:id="13685" w:author="PR Preview" w:date="2026-01-01T00:00:00Z">
        <w:r>
          <w:t xml:space="preserve">matrix</w:t>
        </w:r>
      </w:ins>
      <w:ins w:id="13686" w:author="PR Preview" w:date="2026-01-01T00:00:00Z">
        <w:r>
          <w:t xml:space="preserve"> </w:t>
        </w:r>
      </w:ins>
      <m:oMath>
        <m:r>
          <m:rPr>
            <m:sty m:val="bi"/>
          </m:rPr>
          <m:t>A</m:t>
        </m:r>
      </m:oMath>
      <w:ins w:id="13687" w:author="PR Preview" w:date="2026-01-01T00:00:00Z">
        <w:r>
          <w:t xml:space="preserve"> </w:t>
        </w:r>
      </w:ins>
      <w:ins w:id="13688" w:author="PR Preview" w:date="2026-01-01T00:00:00Z">
        <w:r>
          <w:t xml:space="preserve">is</w:t>
        </w:r>
      </w:ins>
      <w:ins w:id="13689" w:author="PR Preview" w:date="2026-01-01T00:00:00Z">
        <w:r>
          <w:t xml:space="preserve"> </w:t>
        </w:r>
      </w:ins>
      <w:ins w:id="13690" w:author="PR Preview" w:date="2026-01-01T00:00:00Z">
        <w:r>
          <w:rPr>
            <w:b/>
            <w:bCs/>
          </w:rPr>
          <w:t xml:space="preserve">invertible</w:t>
        </w:r>
      </w:ins>
      <w:ins w:id="13691" w:author="PR Preview" w:date="2026-01-01T00:00:00Z">
        <w:r>
          <w:t xml:space="preserve"> </w:t>
        </w:r>
      </w:ins>
      <w:ins w:id="13692" w:author="PR Preview" w:date="2026-01-01T00:00:00Z">
        <w:r>
          <w:t xml:space="preserve">[62]</w:t>
        </w:r>
      </w:ins>
      <w:ins w:id="13693" w:author="PR Preview" w:date="2026-01-01T00:00:00Z">
        <w:r>
          <w:t xml:space="preserve"> </w:t>
        </w:r>
      </w:ins>
      <w:ins w:id="13694" w:author="PR Preview" w:date="2026-01-01T00:00:00Z">
        <w:r>
          <w:t xml:space="preserve">(or</w:t>
        </w:r>
      </w:ins>
      <w:ins w:id="13695" w:author="PR Preview" w:date="2026-01-01T00:00:00Z">
        <w:r>
          <w:t xml:space="preserve"> </w:t>
        </w:r>
      </w:ins>
      <w:ins w:id="13696" w:author="PR Preview" w:date="2026-01-01T00:00:00Z">
        <w:r>
          <w:rPr>
            <w:b/>
            <w:bCs/>
          </w:rPr>
          <w:t xml:space="preserve">non-singular</w:t>
        </w:r>
      </w:ins>
      <w:ins w:id="13697" w:author="PR Preview" w:date="2026-01-01T00:00:00Z">
        <w:r>
          <w:t xml:space="preserve">)</w:t>
        </w:r>
      </w:ins>
      <w:ins w:id="13698" w:author="PR Preview" w:date="2026-01-01T00:00:00Z">
        <w:r>
          <w:t xml:space="preserve"> </w:t>
        </w:r>
      </w:ins>
      <w:ins w:id="13699" w:author="PR Preview" w:date="2026-01-01T00:00:00Z">
        <w:r>
          <w:t xml:space="preserve">if some</w:t>
        </w:r>
      </w:ins>
      <w:ins w:id="13700" w:author="PR Preview" w:date="2026-01-01T00:00:00Z">
        <w:r>
          <w:t xml:space="preserve"> </w:t>
        </w:r>
      </w:ins>
      <m:oMath>
        <m:r>
          <m:t>p</m:t>
        </m:r>
        <m:r>
          <m:rPr>
            <m:sty m:val="p"/>
          </m:rPr>
          <m:t>×</m:t>
        </m:r>
        <m:r>
          <m:t>p</m:t>
        </m:r>
      </m:oMath>
      <w:ins w:id="13701" w:author="PR Preview" w:date="2026-01-01T00:00:00Z">
        <w:r>
          <w:t xml:space="preserve"> </w:t>
        </w:r>
      </w:ins>
      <w:ins w:id="13702" w:author="PR Preview" w:date="2026-01-01T00:00:00Z">
        <w:r>
          <w:t xml:space="preserve">matrix</w:t>
        </w:r>
      </w:ins>
      <w:ins w:id="13703" w:author="PR Preview" w:date="2026-01-01T00:00:00Z">
        <w:r>
          <w:t xml:space="preserve"> </w:t>
        </w:r>
      </w:ins>
      <m:oMath>
        <m:r>
          <m:rPr>
            <m:sty m:val="bi"/>
          </m:rPr>
          <m:t>B</m:t>
        </m:r>
      </m:oMath>
      <w:ins w:id="13704" w:author="PR Preview" w:date="2026-01-01T00:00:00Z">
        <w:r>
          <w:t xml:space="preserve"> </w:t>
        </w:r>
      </w:ins>
      <w:ins w:id="13705"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del w:id="13706" w:author="PR Preview" w:date="2026-01-01T00:00:00Z">
        <w:r>
          <w:rPr>
            <w:b/>
            <w:bCs/>
          </w:rPr>
          <w:delText xml:space="preserve">Example 130 (An invertible matrix and a singular one)</w:delText>
        </w:r>
      </w:del>
      <w:del w:id="13707" w:author="PR Preview" w:date="2026-01-01T00:00:00Z">
        <w:r>
          <w:delText xml:space="preserve"> </w:delText>
        </w:r>
      </w:del>
      <w:del w:id="13708" w:author="PR Preview" w:date="2026-01-01T00:00:00Z">
        <w:r>
          <w:delText xml:space="preserve">The matrix</w:delText>
        </w:r>
      </w:del>
      <w:del w:id="137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710" w:author="PR Preview" w:date="2026-01-01T00:00:00Z">
        <w:r>
          <w:delText xml:space="preserve"> </w:delText>
        </w:r>
      </w:del>
      <w:del w:id="13711" w:author="PR Preview" w:date="2026-01-01T00:00:00Z">
        <w:r>
          <w:delText xml:space="preserve">is invertible, with</w:delText>
        </w:r>
      </w:del>
      <w:del w:id="13712"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3713" w:author="PR Preview" w:date="2026-01-01T00:00:00Z">
        <w:r>
          <w:delText xml:space="preserve">:</w:delText>
        </w:r>
      </w:del>
      <w:del w:id="13714" w:author="PR Preview" w:date="2026-01-01T00:00:00Z">
        <w:r>
          <w:delText xml:space="preserve"> </w:delText>
        </w:r>
      </w:del>
      <w:del w:id="13715" w:author="PR Preview" w:date="2026-01-01T00:00:00Z">
        <w:r>
          <w:delText xml:space="preserve">multiplying out gives</w:delText>
        </w:r>
      </w:del>
    </w:p>
    <w:p>
      <w:pPr>
        <w:pStyle w:val="BodyText"/>
      </w:pPr>
      <w:ins w:id="13716" w:author="PR Preview" w:date="2026-01-01T00:00:00Z">
        <w:r>
          <w:rPr>
            <w:b/>
            <w:bCs/>
          </w:rPr>
          <w:t xml:space="preserve">Example 129 (An invertible matrix and a singular one)</w:t>
        </w:r>
      </w:ins>
      <w:ins w:id="13717" w:author="PR Preview" w:date="2026-01-01T00:00:00Z">
        <w:r>
          <w:t xml:space="preserve"> </w:t>
        </w:r>
      </w:ins>
      <w:ins w:id="13718" w:author="PR Preview" w:date="2026-01-01T00:00:00Z">
        <w:r>
          <w:t xml:space="preserve">The matrix</w:t>
        </w:r>
      </w:ins>
      <w:ins w:id="1371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720" w:author="PR Preview" w:date="2026-01-01T00:00:00Z">
        <w:r>
          <w:t xml:space="preserve"> </w:t>
        </w:r>
      </w:ins>
      <w:ins w:id="13721" w:author="PR Preview" w:date="2026-01-01T00:00:00Z">
        <w:r>
          <w:t xml:space="preserve">is invertible, with</w:t>
        </w:r>
      </w:ins>
      <w:ins w:id="1372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3723" w:author="PR Preview" w:date="2026-01-01T00:00:00Z">
        <w:r>
          <w:t xml:space="preserve">:</w:t>
        </w:r>
      </w:ins>
      <w:ins w:id="13724" w:author="PR Preview" w:date="2026-01-01T00:00:00Z">
        <w:r>
          <w:t xml:space="preserve"> </w:t>
        </w:r>
      </w:ins>
      <w:ins w:id="13725"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13726" w:author="PR Preview" w:date="2026-01-01T00:00:00Z">
        <w:r>
          <w:delText xml:space="preserve">The steps use</w:delText>
        </w:r>
      </w:del>
      <w:del w:id="13727" w:author="PR Preview" w:date="2026-01-01T00:00:00Z">
        <w:r>
          <w:delText xml:space="preserve"> </w:delText>
        </w:r>
      </w:del>
      <w:hyperlink w:anchor="thm-matmul-assoc">
        <w:del w:id="13728" w:author="PR Preview" w:date="2026-01-01T00:00:00Z">
          <w:r>
            <w:rPr>
              <w:rStyle w:val="Hyperlink"/>
            </w:rPr>
            <w:delText xml:space="preserve">Theorem 8</w:delText>
          </w:r>
        </w:del>
      </w:hyperlink>
      <w:del w:id="13729" w:author="PR Preview" w:date="2026-01-01T00:00:00Z">
        <w:r>
          <w:delText xml:space="preserve"> </w:delText>
        </w:r>
      </w:del>
      <w:del w:id="13730" w:author="PR Preview" w:date="2026-01-01T00:00:00Z">
        <w:r>
          <w:delText xml:space="preserve">and</w:delText>
        </w:r>
      </w:del>
      <w:del w:id="13731" w:author="PR Preview" w:date="2026-01-01T00:00:00Z">
        <w:r>
          <w:delText xml:space="preserve"> </w:delText>
        </w:r>
      </w:del>
      <w:hyperlink w:anchor="thm-identity">
        <w:del w:id="13732" w:author="PR Preview" w:date="2026-01-01T00:00:00Z">
          <w:r>
            <w:rPr>
              <w:rStyle w:val="Hyperlink"/>
            </w:rPr>
            <w:delText xml:space="preserve">Theorem 11</w:delText>
          </w:r>
        </w:del>
      </w:hyperlink>
      <w:del w:id="13733" w:author="PR Preview" w:date="2026-01-01T00:00:00Z">
        <w:r>
          <w:delText xml:space="preserve">.</w:delText>
        </w:r>
      </w:del>
      <w:del w:id="13734" w:author="PR Preview" w:date="2026-01-01T00:00:00Z">
        <w:r>
          <w:delText xml:space="preserve"> </w:delText>
        </w:r>
      </w:del>
      <w:del w:id="13735" w:author="PR Preview" w:date="2026-01-01T00:00:00Z">
        <w:r>
          <w:delText xml:space="preserve">Since</w:delText>
        </w:r>
      </w:del>
      <w:del w:id="13736" w:author="PR Preview" w:date="2026-01-01T00:00:00Z">
        <w:r>
          <w:delText xml:space="preserve"> </w:delText>
        </w:r>
      </w:del>
      <m:oMath>
        <m:r>
          <m:rPr>
            <m:sty m:val="bi"/>
          </m:rPr>
          <m:t>B</m:t>
        </m:r>
        <m:r>
          <m:rPr>
            <m:sty m:val="p"/>
          </m:rPr>
          <m:t>=</m:t>
        </m:r>
        <m:r>
          <m:rPr>
            <m:sty m:val="bi"/>
          </m:rPr>
          <m:t>C</m:t>
        </m:r>
      </m:oMath>
      <w:del w:id="13737" w:author="PR Preview" w:date="2026-01-01T00:00:00Z">
        <w:r>
          <w:delText xml:space="preserve">,</w:delText>
        </w:r>
      </w:del>
      <w:del w:id="13738" w:author="PR Preview" w:date="2026-01-01T00:00:00Z">
        <w:r>
          <w:delText xml:space="preserve"> </w:delText>
        </w:r>
      </w:del>
      <w:del w:id="13739" w:author="PR Preview" w:date="2026-01-01T00:00:00Z">
        <w:r>
          <w:delText xml:space="preserve">at most one matrix satisfies these equations,</w:delText>
        </w:r>
      </w:del>
      <w:del w:id="13740" w:author="PR Preview" w:date="2026-01-01T00:00:00Z">
        <w:r>
          <w:delText xml:space="preserve"> </w:delText>
        </w:r>
      </w:del>
      <w:del w:id="13741" w:author="PR Preview" w:date="2026-01-01T00:00:00Z">
        <w:r>
          <w:delText xml:space="preserve">which is the uniqueness that 5 asserts.</w:delText>
        </w:r>
      </w:del>
      <w:del w:id="13742" w:author="PR Preview" w:date="2026-01-01T00:00:00Z">
        <w:r>
          <w:delText xml:space="preserve"> </w:delText>
        </w:r>
      </w:del>
      <w:del w:id="13743" w:author="PR Preview" w:date="2026-01-01T00:00:00Z">
        <w:r>
          <w:delText xml:space="preserve">When</w:delText>
        </w:r>
      </w:del>
      <w:del w:id="13744" w:author="PR Preview" w:date="2026-01-01T00:00:00Z">
        <w:r>
          <w:delText xml:space="preserve"> </w:delText>
        </w:r>
      </w:del>
      <m:oMath>
        <m:r>
          <m:rPr>
            <m:sty m:val="bi"/>
          </m:rPr>
          <m:t>A</m:t>
        </m:r>
      </m:oMath>
      <w:del w:id="13745" w:author="PR Preview" w:date="2026-01-01T00:00:00Z">
        <w:r>
          <w:delText xml:space="preserve"> </w:delText>
        </w:r>
      </w:del>
      <w:del w:id="13746" w:author="PR Preview" w:date="2026-01-01T00:00:00Z">
        <w:r>
          <w:delText xml:space="preserve">is invertible,</w:delText>
        </w:r>
      </w:del>
      <w:del w:id="13747" w:author="PR Preview" w:date="2026-01-01T00:00:00Z">
        <w:r>
          <w:delText xml:space="preserve"> </w:delText>
        </w:r>
      </w:del>
      <w:del w:id="13748" w:author="PR Preview" w:date="2026-01-01T00:00:00Z">
        <w:r>
          <w:delText xml:space="preserve">the matrix</w:delText>
        </w:r>
      </w:del>
      <w:del w:id="13749" w:author="PR Preview" w:date="2026-01-01T00:00:00Z">
        <w:r>
          <w:delText xml:space="preserve"> </w:delText>
        </w:r>
      </w:del>
      <m:oMath>
        <m:r>
          <m:rPr>
            <m:sty m:val="bi"/>
          </m:rPr>
          <m:t>B</m:t>
        </m:r>
      </m:oMath>
      <w:del w:id="13750" w:author="PR Preview" w:date="2026-01-01T00:00:00Z">
        <w:r>
          <w:delText xml:space="preserve"> </w:delText>
        </w:r>
      </w:del>
      <w:del w:id="13751" w:author="PR Preview" w:date="2026-01-01T00:00:00Z">
        <w:r>
          <w:delText xml:space="preserve">in</w:delText>
        </w:r>
      </w:del>
      <w:del w:id="13752" w:author="PR Preview" w:date="2026-01-01T00:00:00Z">
        <w:r>
          <w:delText xml:space="preserve"> </w:delText>
        </w:r>
      </w:del>
      <w:hyperlink w:anchor="def-invertible-matrix">
        <w:del w:id="13753" w:author="PR Preview" w:date="2026-01-01T00:00:00Z">
          <w:r>
            <w:rPr>
              <w:rStyle w:val="Hyperlink"/>
            </w:rPr>
            <w:delText xml:space="preserve">Definition 85</w:delText>
          </w:r>
        </w:del>
      </w:hyperlink>
      <w:del w:id="13754" w:author="PR Preview" w:date="2026-01-01T00:00:00Z">
        <w:r>
          <w:delText xml:space="preserve"> </w:delText>
        </w:r>
      </w:del>
      <w:del w:id="13755" w:author="PR Preview" w:date="2026-01-01T00:00:00Z">
        <w:r>
          <w:delText xml:space="preserve">is therefore the inverse</w:delText>
        </w:r>
      </w:del>
      <w:del w:id="13756" w:author="PR Preview" w:date="2026-01-01T00:00:00Z">
        <w:r>
          <w:delText xml:space="preserve"> </w:delText>
        </w:r>
      </w:del>
      <m:oMath>
        <m:sSup>
          <m:e>
            <m:r>
              <m:rPr>
                <m:sty m:val="bi"/>
              </m:rPr>
              <m:t>A</m:t>
            </m:r>
          </m:e>
          <m:sup>
            <m:r>
              <m:rPr>
                <m:sty m:val="p"/>
              </m:rPr>
              <m:t>−</m:t>
            </m:r>
            <m:r>
              <m:t>1</m:t>
            </m:r>
          </m:sup>
        </m:sSup>
      </m:oMath>
      <w:del w:id="13757" w:author="PR Preview" w:date="2026-01-01T00:00:00Z">
        <w:r>
          <w:delText xml:space="preserve"> </w:delText>
        </w:r>
      </w:del>
      <w:del w:id="13758" w:author="PR Preview" w:date="2026-01-01T00:00:00Z">
        <w:r>
          <w:delText xml:space="preserve">of</w:delText>
        </w:r>
      </w:del>
      <w:del w:id="13759" w:author="PR Preview" w:date="2026-01-01T00:00:00Z">
        <w:r>
          <w:delText xml:space="preserve"> </w:delText>
        </w:r>
      </w:del>
      <m:oMath>
        <m:r>
          <m:rPr>
            <m:sty m:val="bi"/>
          </m:rPr>
          <m:t>A</m:t>
        </m:r>
      </m:oMath>
      <w:del w:id="13760" w:author="PR Preview" w:date="2026-01-01T00:00:00Z">
        <w:r>
          <w:delText xml:space="preserve">,</w:delText>
        </w:r>
      </w:del>
      <w:del w:id="13761" w:author="PR Preview" w:date="2026-01-01T00:00:00Z">
        <w:r>
          <w:delText xml:space="preserve"> </w:delText>
        </w:r>
      </w:del>
      <w:del w:id="13762" w:author="PR Preview" w:date="2026-01-01T00:00:00Z">
        <w:r>
          <w:delText xml:space="preserve">and</w:delText>
        </w:r>
      </w:del>
      <w:del w:id="13763" w:author="PR Preview" w:date="2026-01-01T00:00:00Z">
        <w:r>
          <w:delText xml:space="preserve"> </w:delText>
        </w:r>
      </w:del>
      <m:oMath>
        <m:r>
          <m:rPr>
            <m:sty m:val="bi"/>
          </m:rPr>
          <m:t>A</m:t>
        </m:r>
      </m:oMath>
      <w:del w:id="13764" w:author="PR Preview" w:date="2026-01-01T00:00:00Z">
        <w:r>
          <w:delText xml:space="preserve"> </w:delText>
        </w:r>
      </w:del>
      <w:del w:id="13765" w:author="PR Preview" w:date="2026-01-01T00:00:00Z">
        <w:r>
          <w:delText xml:space="preserve">is invertible exactly when it has an inverse.</w:delText>
        </w:r>
      </w:del>
      <w:del w:id="13766" w:author="PR Preview" w:date="2026-01-01T00:00:00Z">
        <w:r>
          <w:delText xml:space="preserve"> </w:delText>
        </w:r>
      </w:del>
      <w:del w:id="13767" w:author="PR Preview" w:date="2026-01-01T00:00:00Z">
        <w:r>
          <w:delText xml:space="preserve">For example,</w:delText>
        </w:r>
      </w:del>
      <w:del w:id="13768" w:author="PR Preview" w:date="2026-01-01T00:00:00Z">
        <w:r>
          <w:delText xml:space="preserve"> </w:delText>
        </w:r>
      </w:del>
      <w:del w:id="13769" w:author="PR Preview" w:date="2026-01-01T00:00:00Z">
        <w:r>
          <w:delText xml:space="preserve">for</w:delText>
        </w:r>
      </w:del>
      <w:del w:id="1377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771" w:author="PR Preview" w:date="2026-01-01T00:00:00Z">
        <w:r>
          <w:delText xml:space="preserve"> </w:delText>
        </w:r>
      </w:del>
      <w:del w:id="13772" w:author="PR Preview" w:date="2026-01-01T00:00:00Z">
        <w:r>
          <w:delText xml:space="preserve">in</w:delText>
        </w:r>
      </w:del>
      <w:del w:id="13773" w:author="PR Preview" w:date="2026-01-01T00:00:00Z">
        <w:r>
          <w:delText xml:space="preserve"> </w:delText>
        </w:r>
      </w:del>
      <w:hyperlink w:anchor="exm-invertible-matrix">
        <w:del w:id="13774" w:author="PR Preview" w:date="2026-01-01T00:00:00Z">
          <w:r>
            <w:rPr>
              <w:rStyle w:val="Hyperlink"/>
            </w:rPr>
            <w:delText xml:space="preserve">Example 130</w:delText>
          </w:r>
        </w:del>
      </w:hyperlink>
      <w:del w:id="13775" w:author="PR Preview" w:date="2026-01-01T00:00:00Z">
        <w:r>
          <w:delText xml:space="preserve">,</w:delText>
        </w:r>
      </w:del>
      <w:del w:id="1377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3777" w:author="PR Preview" w:date="2026-01-01T00:00:00Z">
        <w:r>
          <w:delText xml:space="preserve"> </w:delText>
        </w:r>
      </w:del>
      <w:del w:id="13778" w:author="PR Preview" w:date="2026-01-01T00:00:00Z">
        <w:r>
          <w:delText xml:space="preserve">is the only</w:delText>
        </w:r>
      </w:del>
      <w:del w:id="13779" w:author="PR Preview" w:date="2026-01-01T00:00:00Z">
        <w:r>
          <w:delText xml:space="preserve"> </w:delText>
        </w:r>
      </w:del>
      <m:oMath>
        <m:r>
          <m:t>2</m:t>
        </m:r>
        <m:r>
          <m:rPr>
            <m:sty m:val="p"/>
          </m:rPr>
          <m:t>×</m:t>
        </m:r>
        <m:r>
          <m:t>2</m:t>
        </m:r>
      </m:oMath>
      <w:del w:id="13780" w:author="PR Preview" w:date="2026-01-01T00:00:00Z">
        <w:r>
          <w:delText xml:space="preserve"> </w:delText>
        </w:r>
      </w:del>
      <w:del w:id="13781" w:author="PR Preview" w:date="2026-01-01T00:00:00Z">
        <w:r>
          <w:delText xml:space="preserve">matrix</w:delText>
        </w:r>
      </w:del>
      <w:del w:id="13782" w:author="PR Preview" w:date="2026-01-01T00:00:00Z">
        <w:r>
          <w:delText xml:space="preserve"> </w:delText>
        </w:r>
      </w:del>
      <m:oMath>
        <m:r>
          <m:rPr>
            <m:sty m:val="bi"/>
          </m:rPr>
          <m:t>B</m:t>
        </m:r>
      </m:oMath>
      <w:del w:id="13783" w:author="PR Preview" w:date="2026-01-01T00:00:00Z">
        <w:r>
          <w:delText xml:space="preserve"> </w:delText>
        </w:r>
      </w:del>
      <w:del w:id="13784" w:author="PR Preview" w:date="2026-01-01T00:00:00Z">
        <w:r>
          <w:delText xml:space="preserve">with</w:delText>
        </w:r>
      </w:del>
    </w:p>
    <w:p>
      <w:pPr>
        <w:pStyle w:val="FirstParagraph"/>
      </w:pPr>
      <w:ins w:id="13785" w:author="PR Preview" w:date="2026-01-01T00:00:00Z">
        <w:r>
          <w:t xml:space="preserve">The steps use</w:t>
        </w:r>
      </w:ins>
      <w:ins w:id="13786" w:author="PR Preview" w:date="2026-01-01T00:00:00Z">
        <w:r>
          <w:t xml:space="preserve"> </w:t>
        </w:r>
      </w:ins>
      <w:hyperlink w:anchor="thm-matmul-assoc">
        <w:ins w:id="13787" w:author="PR Preview" w:date="2026-01-01T00:00:00Z">
          <w:r>
            <w:rPr>
              <w:rStyle w:val="Hyperlink"/>
            </w:rPr>
            <w:t xml:space="preserve">Theorem 8</w:t>
          </w:r>
        </w:ins>
      </w:hyperlink>
      <w:ins w:id="13788" w:author="PR Preview" w:date="2026-01-01T00:00:00Z">
        <w:r>
          <w:t xml:space="preserve"> </w:t>
        </w:r>
      </w:ins>
      <w:ins w:id="13789" w:author="PR Preview" w:date="2026-01-01T00:00:00Z">
        <w:r>
          <w:t xml:space="preserve">and</w:t>
        </w:r>
      </w:ins>
      <w:ins w:id="13790" w:author="PR Preview" w:date="2026-01-01T00:00:00Z">
        <w:r>
          <w:t xml:space="preserve"> </w:t>
        </w:r>
      </w:ins>
      <w:hyperlink w:anchor="thm-identity">
        <w:ins w:id="13791" w:author="PR Preview" w:date="2026-01-01T00:00:00Z">
          <w:r>
            <w:rPr>
              <w:rStyle w:val="Hyperlink"/>
            </w:rPr>
            <w:t xml:space="preserve">Theorem 10</w:t>
          </w:r>
        </w:ins>
      </w:hyperlink>
      <w:ins w:id="13792" w:author="PR Preview" w:date="2026-01-01T00:00:00Z">
        <w:r>
          <w:t xml:space="preserve">.</w:t>
        </w:r>
      </w:ins>
      <w:ins w:id="13793" w:author="PR Preview" w:date="2026-01-01T00:00:00Z">
        <w:r>
          <w:t xml:space="preserve"> </w:t>
        </w:r>
      </w:ins>
      <w:ins w:id="13794" w:author="PR Preview" w:date="2026-01-01T00:00:00Z">
        <w:r>
          <w:t xml:space="preserve">Since</w:t>
        </w:r>
      </w:ins>
      <w:ins w:id="13795" w:author="PR Preview" w:date="2026-01-01T00:00:00Z">
        <w:r>
          <w:t xml:space="preserve"> </w:t>
        </w:r>
      </w:ins>
      <m:oMath>
        <m:r>
          <m:rPr>
            <m:sty m:val="bi"/>
          </m:rPr>
          <m:t>B</m:t>
        </m:r>
        <m:r>
          <m:rPr>
            <m:sty m:val="p"/>
          </m:rPr>
          <m:t>=</m:t>
        </m:r>
        <m:r>
          <m:rPr>
            <m:sty m:val="bi"/>
          </m:rPr>
          <m:t>C</m:t>
        </m:r>
      </m:oMath>
      <w:ins w:id="13796" w:author="PR Preview" w:date="2026-01-01T00:00:00Z">
        <w:r>
          <w:t xml:space="preserve">,</w:t>
        </w:r>
      </w:ins>
      <w:ins w:id="13797" w:author="PR Preview" w:date="2026-01-01T00:00:00Z">
        <w:r>
          <w:t xml:space="preserve"> </w:t>
        </w:r>
      </w:ins>
      <w:ins w:id="13798" w:author="PR Preview" w:date="2026-01-01T00:00:00Z">
        <w:r>
          <w:t xml:space="preserve">at most one matrix satisfies these equations,</w:t>
        </w:r>
      </w:ins>
      <w:ins w:id="13799" w:author="PR Preview" w:date="2026-01-01T00:00:00Z">
        <w:r>
          <w:t xml:space="preserve"> </w:t>
        </w:r>
      </w:ins>
      <w:ins w:id="13800" w:author="PR Preview" w:date="2026-01-01T00:00:00Z">
        <w:r>
          <w:t xml:space="preserve">which is the uniqueness that 5 asserts.</w:t>
        </w:r>
      </w:ins>
      <w:ins w:id="13801" w:author="PR Preview" w:date="2026-01-01T00:00:00Z">
        <w:r>
          <w:t xml:space="preserve"> </w:t>
        </w:r>
      </w:ins>
      <w:ins w:id="13802" w:author="PR Preview" w:date="2026-01-01T00:00:00Z">
        <w:r>
          <w:t xml:space="preserve">When</w:t>
        </w:r>
      </w:ins>
      <w:ins w:id="13803" w:author="PR Preview" w:date="2026-01-01T00:00:00Z">
        <w:r>
          <w:t xml:space="preserve"> </w:t>
        </w:r>
      </w:ins>
      <m:oMath>
        <m:r>
          <m:rPr>
            <m:sty m:val="bi"/>
          </m:rPr>
          <m:t>A</m:t>
        </m:r>
      </m:oMath>
      <w:ins w:id="13804" w:author="PR Preview" w:date="2026-01-01T00:00:00Z">
        <w:r>
          <w:t xml:space="preserve"> </w:t>
        </w:r>
      </w:ins>
      <w:ins w:id="13805" w:author="PR Preview" w:date="2026-01-01T00:00:00Z">
        <w:r>
          <w:t xml:space="preserve">is invertible,</w:t>
        </w:r>
      </w:ins>
      <w:ins w:id="13806" w:author="PR Preview" w:date="2026-01-01T00:00:00Z">
        <w:r>
          <w:t xml:space="preserve"> </w:t>
        </w:r>
      </w:ins>
      <w:ins w:id="13807" w:author="PR Preview" w:date="2026-01-01T00:00:00Z">
        <w:r>
          <w:t xml:space="preserve">the matrix</w:t>
        </w:r>
      </w:ins>
      <w:ins w:id="13808" w:author="PR Preview" w:date="2026-01-01T00:00:00Z">
        <w:r>
          <w:t xml:space="preserve"> </w:t>
        </w:r>
      </w:ins>
      <m:oMath>
        <m:r>
          <m:rPr>
            <m:sty m:val="bi"/>
          </m:rPr>
          <m:t>B</m:t>
        </m:r>
      </m:oMath>
      <w:ins w:id="13809" w:author="PR Preview" w:date="2026-01-01T00:00:00Z">
        <w:r>
          <w:t xml:space="preserve"> </w:t>
        </w:r>
      </w:ins>
      <w:ins w:id="13810" w:author="PR Preview" w:date="2026-01-01T00:00:00Z">
        <w:r>
          <w:t xml:space="preserve">in</w:t>
        </w:r>
      </w:ins>
      <w:ins w:id="13811" w:author="PR Preview" w:date="2026-01-01T00:00:00Z">
        <w:r>
          <w:t xml:space="preserve"> </w:t>
        </w:r>
      </w:ins>
      <w:hyperlink w:anchor="def-invertible-matrix">
        <w:ins w:id="13812" w:author="PR Preview" w:date="2026-01-01T00:00:00Z">
          <w:r>
            <w:rPr>
              <w:rStyle w:val="Hyperlink"/>
            </w:rPr>
            <w:t xml:space="preserve">Definition 85</w:t>
          </w:r>
        </w:ins>
      </w:hyperlink>
      <w:ins w:id="13813" w:author="PR Preview" w:date="2026-01-01T00:00:00Z">
        <w:r>
          <w:t xml:space="preserve"> </w:t>
        </w:r>
      </w:ins>
      <w:ins w:id="13814" w:author="PR Preview" w:date="2026-01-01T00:00:00Z">
        <w:r>
          <w:t xml:space="preserve">is therefore the inverse</w:t>
        </w:r>
      </w:ins>
      <w:ins w:id="13815" w:author="PR Preview" w:date="2026-01-01T00:00:00Z">
        <w:r>
          <w:t xml:space="preserve"> </w:t>
        </w:r>
      </w:ins>
      <m:oMath>
        <m:sSup>
          <m:e>
            <m:r>
              <m:rPr>
                <m:sty m:val="bi"/>
              </m:rPr>
              <m:t>A</m:t>
            </m:r>
          </m:e>
          <m:sup>
            <m:r>
              <m:rPr>
                <m:sty m:val="p"/>
              </m:rPr>
              <m:t>−</m:t>
            </m:r>
            <m:r>
              <m:t>1</m:t>
            </m:r>
          </m:sup>
        </m:sSup>
      </m:oMath>
      <w:ins w:id="13816" w:author="PR Preview" w:date="2026-01-01T00:00:00Z">
        <w:r>
          <w:t xml:space="preserve"> </w:t>
        </w:r>
      </w:ins>
      <w:ins w:id="13817" w:author="PR Preview" w:date="2026-01-01T00:00:00Z">
        <w:r>
          <w:t xml:space="preserve">of</w:t>
        </w:r>
      </w:ins>
      <w:ins w:id="13818" w:author="PR Preview" w:date="2026-01-01T00:00:00Z">
        <w:r>
          <w:t xml:space="preserve"> </w:t>
        </w:r>
      </w:ins>
      <m:oMath>
        <m:r>
          <m:rPr>
            <m:sty m:val="bi"/>
          </m:rPr>
          <m:t>A</m:t>
        </m:r>
      </m:oMath>
      <w:ins w:id="13819" w:author="PR Preview" w:date="2026-01-01T00:00:00Z">
        <w:r>
          <w:t xml:space="preserve">,</w:t>
        </w:r>
      </w:ins>
      <w:ins w:id="13820" w:author="PR Preview" w:date="2026-01-01T00:00:00Z">
        <w:r>
          <w:t xml:space="preserve"> </w:t>
        </w:r>
      </w:ins>
      <w:ins w:id="13821" w:author="PR Preview" w:date="2026-01-01T00:00:00Z">
        <w:r>
          <w:t xml:space="preserve">and</w:t>
        </w:r>
      </w:ins>
      <w:ins w:id="13822" w:author="PR Preview" w:date="2026-01-01T00:00:00Z">
        <w:r>
          <w:t xml:space="preserve"> </w:t>
        </w:r>
      </w:ins>
      <m:oMath>
        <m:r>
          <m:rPr>
            <m:sty m:val="bi"/>
          </m:rPr>
          <m:t>A</m:t>
        </m:r>
      </m:oMath>
      <w:ins w:id="13823" w:author="PR Preview" w:date="2026-01-01T00:00:00Z">
        <w:r>
          <w:t xml:space="preserve"> </w:t>
        </w:r>
      </w:ins>
      <w:ins w:id="13824" w:author="PR Preview" w:date="2026-01-01T00:00:00Z">
        <w:r>
          <w:t xml:space="preserve">is invertible exactly when it has an inverse.</w:t>
        </w:r>
      </w:ins>
      <w:ins w:id="13825" w:author="PR Preview" w:date="2026-01-01T00:00:00Z">
        <w:r>
          <w:t xml:space="preserve"> </w:t>
        </w:r>
      </w:ins>
      <w:ins w:id="13826" w:author="PR Preview" w:date="2026-01-01T00:00:00Z">
        <w:r>
          <w:t xml:space="preserve">For example,</w:t>
        </w:r>
      </w:ins>
      <w:ins w:id="13827" w:author="PR Preview" w:date="2026-01-01T00:00:00Z">
        <w:r>
          <w:t xml:space="preserve"> </w:t>
        </w:r>
      </w:ins>
      <w:ins w:id="13828" w:author="PR Preview" w:date="2026-01-01T00:00:00Z">
        <w:r>
          <w:t xml:space="preserve">for</w:t>
        </w:r>
      </w:ins>
      <w:ins w:id="1382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830" w:author="PR Preview" w:date="2026-01-01T00:00:00Z">
        <w:r>
          <w:t xml:space="preserve"> </w:t>
        </w:r>
      </w:ins>
      <w:ins w:id="13831" w:author="PR Preview" w:date="2026-01-01T00:00:00Z">
        <w:r>
          <w:t xml:space="preserve">in</w:t>
        </w:r>
      </w:ins>
      <w:ins w:id="13832" w:author="PR Preview" w:date="2026-01-01T00:00:00Z">
        <w:r>
          <w:t xml:space="preserve"> </w:t>
        </w:r>
      </w:ins>
      <w:hyperlink w:anchor="exm-invertible-matrix">
        <w:ins w:id="13833" w:author="PR Preview" w:date="2026-01-01T00:00:00Z">
          <w:r>
            <w:rPr>
              <w:rStyle w:val="Hyperlink"/>
            </w:rPr>
            <w:t xml:space="preserve">Example 129</w:t>
          </w:r>
        </w:ins>
      </w:hyperlink>
      <w:ins w:id="13834" w:author="PR Preview" w:date="2026-01-01T00:00:00Z">
        <w:r>
          <w:t xml:space="preserve">,</w:t>
        </w:r>
      </w:ins>
      <w:ins w:id="1383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3836" w:author="PR Preview" w:date="2026-01-01T00:00:00Z">
        <w:r>
          <w:t xml:space="preserve"> </w:t>
        </w:r>
      </w:ins>
      <w:ins w:id="13837" w:author="PR Preview" w:date="2026-01-01T00:00:00Z">
        <w:r>
          <w:t xml:space="preserve">is the only</w:t>
        </w:r>
      </w:ins>
      <w:ins w:id="13838" w:author="PR Preview" w:date="2026-01-01T00:00:00Z">
        <w:r>
          <w:t xml:space="preserve"> </w:t>
        </w:r>
      </w:ins>
      <m:oMath>
        <m:r>
          <m:t>2</m:t>
        </m:r>
        <m:r>
          <m:rPr>
            <m:sty m:val="p"/>
          </m:rPr>
          <m:t>×</m:t>
        </m:r>
        <m:r>
          <m:t>2</m:t>
        </m:r>
      </m:oMath>
      <w:ins w:id="13839" w:author="PR Preview" w:date="2026-01-01T00:00:00Z">
        <w:r>
          <w:t xml:space="preserve"> </w:t>
        </w:r>
      </w:ins>
      <w:ins w:id="13840" w:author="PR Preview" w:date="2026-01-01T00:00:00Z">
        <w:r>
          <w:t xml:space="preserve">matrix</w:t>
        </w:r>
      </w:ins>
      <w:ins w:id="13841" w:author="PR Preview" w:date="2026-01-01T00:00:00Z">
        <w:r>
          <w:t xml:space="preserve"> </w:t>
        </w:r>
      </w:ins>
      <m:oMath>
        <m:r>
          <m:rPr>
            <m:sty m:val="bi"/>
          </m:rPr>
          <m:t>B</m:t>
        </m:r>
      </m:oMath>
      <w:ins w:id="13842" w:author="PR Preview" w:date="2026-01-01T00:00:00Z">
        <w:r>
          <w:t xml:space="preserve"> </w:t>
        </w:r>
      </w:ins>
      <w:ins w:id="13843"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del w:id="13844" w:author="PR Preview" w:date="2026-01-01T00:00:00Z">
        <w:r>
          <w:rPr>
            <w:b/>
            <w:bCs/>
          </w:rPr>
          <w:delText xml:space="preserve">Theorem 69 (Inverse of a product)</w:delText>
        </w:r>
      </w:del>
      <w:del w:id="13845" w:author="PR Preview" w:date="2026-01-01T00:00:00Z">
        <w:r>
          <w:delText xml:space="preserve"> </w:delText>
        </w:r>
      </w:del>
      <w:del w:id="13846" w:author="PR Preview" w:date="2026-01-01T00:00:00Z">
        <w:r>
          <w:delText xml:space="preserve">If</w:delText>
        </w:r>
      </w:del>
      <w:del w:id="13847" w:author="PR Preview" w:date="2026-01-01T00:00:00Z">
        <w:r>
          <w:delText xml:space="preserve"> </w:delText>
        </w:r>
      </w:del>
      <m:oMath>
        <m:r>
          <m:rPr>
            <m:sty m:val="bi"/>
          </m:rPr>
          <m:t>A</m:t>
        </m:r>
      </m:oMath>
      <w:del w:id="13848" w:author="PR Preview" w:date="2026-01-01T00:00:00Z">
        <w:r>
          <w:delText xml:space="preserve"> </w:delText>
        </w:r>
      </w:del>
      <w:del w:id="13849" w:author="PR Preview" w:date="2026-01-01T00:00:00Z">
        <w:r>
          <w:delText xml:space="preserve">and</w:delText>
        </w:r>
      </w:del>
      <w:del w:id="13850" w:author="PR Preview" w:date="2026-01-01T00:00:00Z">
        <w:r>
          <w:delText xml:space="preserve"> </w:delText>
        </w:r>
      </w:del>
      <m:oMath>
        <m:r>
          <m:rPr>
            <m:sty m:val="bi"/>
          </m:rPr>
          <m:t>B</m:t>
        </m:r>
      </m:oMath>
      <w:del w:id="13851" w:author="PR Preview" w:date="2026-01-01T00:00:00Z">
        <w:r>
          <w:delText xml:space="preserve"> </w:delText>
        </w:r>
      </w:del>
      <w:del w:id="13852" w:author="PR Preview" w:date="2026-01-01T00:00:00Z">
        <w:r>
          <w:delText xml:space="preserve">are invertible</w:delText>
        </w:r>
      </w:del>
      <w:del w:id="13853" w:author="PR Preview" w:date="2026-01-01T00:00:00Z">
        <w:r>
          <w:delText xml:space="preserve"> </w:delText>
        </w:r>
      </w:del>
      <m:oMath>
        <m:r>
          <m:t>p</m:t>
        </m:r>
        <m:r>
          <m:rPr>
            <m:sty m:val="p"/>
          </m:rPr>
          <m:t>×</m:t>
        </m:r>
        <m:r>
          <m:t>p</m:t>
        </m:r>
      </m:oMath>
      <w:del w:id="13854" w:author="PR Preview" w:date="2026-01-01T00:00:00Z">
        <w:r>
          <w:delText xml:space="preserve"> </w:delText>
        </w:r>
      </w:del>
      <w:del w:id="13855" w:author="PR Preview" w:date="2026-01-01T00:00:00Z">
        <w:r>
          <w:delText xml:space="preserve">matrices,</w:delText>
        </w:r>
      </w:del>
      <w:del w:id="13856" w:author="PR Preview" w:date="2026-01-01T00:00:00Z">
        <w:r>
          <w:delText xml:space="preserve"> </w:delText>
        </w:r>
      </w:del>
      <w:del w:id="13857" w:author="PR Preview" w:date="2026-01-01T00:00:00Z">
        <w:r>
          <w:delText xml:space="preserve">then</w:delText>
        </w:r>
      </w:del>
      <w:del w:id="13858" w:author="PR Preview" w:date="2026-01-01T00:00:00Z">
        <w:r>
          <w:delText xml:space="preserve"> </w:delText>
        </w:r>
      </w:del>
      <m:oMath>
        <m:r>
          <m:rPr>
            <m:sty m:val="bi"/>
          </m:rPr>
          <m:t>A</m:t>
        </m:r>
        <m:r>
          <m:rPr>
            <m:sty m:val="bi"/>
          </m:rPr>
          <m:t>B</m:t>
        </m:r>
      </m:oMath>
      <w:del w:id="13859" w:author="PR Preview" w:date="2026-01-01T00:00:00Z">
        <w:r>
          <w:delText xml:space="preserve"> </w:delText>
        </w:r>
      </w:del>
      <w:del w:id="13860" w:author="PR Preview" w:date="2026-01-01T00:00:00Z">
        <w:r>
          <w:delText xml:space="preserve">is invertible, and</w:delText>
        </w:r>
      </w:del>
    </w:p>
    <w:p>
      <w:pPr>
        <w:pStyle w:val="BodyText"/>
      </w:pPr>
      <w:ins w:id="13861" w:author="PR Preview" w:date="2026-01-01T00:00:00Z">
        <w:r>
          <w:rPr>
            <w:b/>
            <w:bCs/>
          </w:rPr>
          <w:t xml:space="preserve">Theorem 68 (Inverse of a product)</w:t>
        </w:r>
      </w:ins>
      <w:ins w:id="13862" w:author="PR Preview" w:date="2026-01-01T00:00:00Z">
        <w:r>
          <w:t xml:space="preserve"> </w:t>
        </w:r>
      </w:ins>
      <w:ins w:id="13863" w:author="PR Preview" w:date="2026-01-01T00:00:00Z">
        <w:r>
          <w:t xml:space="preserve">If</w:t>
        </w:r>
      </w:ins>
      <w:ins w:id="13864" w:author="PR Preview" w:date="2026-01-01T00:00:00Z">
        <w:r>
          <w:t xml:space="preserve"> </w:t>
        </w:r>
      </w:ins>
      <m:oMath>
        <m:r>
          <m:rPr>
            <m:sty m:val="bi"/>
          </m:rPr>
          <m:t>A</m:t>
        </m:r>
      </m:oMath>
      <w:ins w:id="13865" w:author="PR Preview" w:date="2026-01-01T00:00:00Z">
        <w:r>
          <w:t xml:space="preserve"> </w:t>
        </w:r>
      </w:ins>
      <w:ins w:id="13866" w:author="PR Preview" w:date="2026-01-01T00:00:00Z">
        <w:r>
          <w:t xml:space="preserve">and</w:t>
        </w:r>
      </w:ins>
      <w:ins w:id="13867" w:author="PR Preview" w:date="2026-01-01T00:00:00Z">
        <w:r>
          <w:t xml:space="preserve"> </w:t>
        </w:r>
      </w:ins>
      <m:oMath>
        <m:r>
          <m:rPr>
            <m:sty m:val="bi"/>
          </m:rPr>
          <m:t>B</m:t>
        </m:r>
      </m:oMath>
      <w:ins w:id="13868" w:author="PR Preview" w:date="2026-01-01T00:00:00Z">
        <w:r>
          <w:t xml:space="preserve"> </w:t>
        </w:r>
      </w:ins>
      <w:ins w:id="13869" w:author="PR Preview" w:date="2026-01-01T00:00:00Z">
        <w:r>
          <w:t xml:space="preserve">are invertible</w:t>
        </w:r>
      </w:ins>
      <w:ins w:id="13870" w:author="PR Preview" w:date="2026-01-01T00:00:00Z">
        <w:r>
          <w:t xml:space="preserve"> </w:t>
        </w:r>
      </w:ins>
      <m:oMath>
        <m:r>
          <m:t>p</m:t>
        </m:r>
        <m:r>
          <m:rPr>
            <m:sty m:val="p"/>
          </m:rPr>
          <m:t>×</m:t>
        </m:r>
        <m:r>
          <m:t>p</m:t>
        </m:r>
      </m:oMath>
      <w:ins w:id="13871" w:author="PR Preview" w:date="2026-01-01T00:00:00Z">
        <w:r>
          <w:t xml:space="preserve"> </w:t>
        </w:r>
      </w:ins>
      <w:ins w:id="13872" w:author="PR Preview" w:date="2026-01-01T00:00:00Z">
        <w:r>
          <w:t xml:space="preserve">matrices,</w:t>
        </w:r>
      </w:ins>
      <w:ins w:id="13873" w:author="PR Preview" w:date="2026-01-01T00:00:00Z">
        <w:r>
          <w:t xml:space="preserve"> </w:t>
        </w:r>
      </w:ins>
      <w:ins w:id="13874" w:author="PR Preview" w:date="2026-01-01T00:00:00Z">
        <w:r>
          <w:t xml:space="preserve">then</w:t>
        </w:r>
      </w:ins>
      <w:ins w:id="13875" w:author="PR Preview" w:date="2026-01-01T00:00:00Z">
        <w:r>
          <w:t xml:space="preserve"> </w:t>
        </w:r>
      </w:ins>
      <m:oMath>
        <m:r>
          <m:rPr>
            <m:sty m:val="bi"/>
          </m:rPr>
          <m:t>A</m:t>
        </m:r>
        <m:r>
          <m:rPr>
            <m:sty m:val="bi"/>
          </m:rPr>
          <m:t>B</m:t>
        </m:r>
      </m:oMath>
      <w:ins w:id="13876" w:author="PR Preview" w:date="2026-01-01T00:00:00Z">
        <w:r>
          <w:t xml:space="preserve"> </w:t>
        </w:r>
      </w:ins>
      <w:ins w:id="13877"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del w:id="13878" w:author="PR Preview" w:date="2026-01-01T00:00:00Z">
        <w:r>
          <w:delText xml:space="preserve">So</w:delText>
        </w:r>
      </w:del>
      <w:del w:id="13879" w:author="PR Preview" w:date="2026-01-01T00:00:00Z">
        <w:r>
          <w:delText xml:space="preserve"> </w:delText>
        </w:r>
      </w:del>
      <m:oMath>
        <m:sSup>
          <m:e>
            <m:r>
              <m:rPr>
                <m:sty m:val="bi"/>
              </m:rPr>
              <m:t>B</m:t>
            </m:r>
          </m:e>
          <m:sup>
            <m:r>
              <m:rPr>
                <m:sty m:val="p"/>
              </m:rPr>
              <m:t>−</m:t>
            </m:r>
            <m:r>
              <m:t>1</m:t>
            </m:r>
          </m:sup>
        </m:sSup>
        <m:sSup>
          <m:e>
            <m:r>
              <m:rPr>
                <m:sty m:val="bi"/>
              </m:rPr>
              <m:t>A</m:t>
            </m:r>
          </m:e>
          <m:sup>
            <m:r>
              <m:rPr>
                <m:sty m:val="p"/>
              </m:rPr>
              <m:t>−</m:t>
            </m:r>
            <m:r>
              <m:t>1</m:t>
            </m:r>
          </m:sup>
        </m:sSup>
      </m:oMath>
      <w:del w:id="13880" w:author="PR Preview" w:date="2026-01-01T00:00:00Z">
        <w:r>
          <w:delText xml:space="preserve"> </w:delText>
        </w:r>
      </w:del>
      <w:del w:id="13881" w:author="PR Preview" w:date="2026-01-01T00:00:00Z">
        <w:r>
          <w:delText xml:space="preserve">satisfies 5 for</w:delText>
        </w:r>
      </w:del>
      <w:del w:id="13882" w:author="PR Preview" w:date="2026-01-01T00:00:00Z">
        <w:r>
          <w:delText xml:space="preserve"> </w:delText>
        </w:r>
      </w:del>
      <m:oMath>
        <m:r>
          <m:rPr>
            <m:sty m:val="bi"/>
          </m:rPr>
          <m:t>A</m:t>
        </m:r>
        <m:r>
          <m:rPr>
            <m:sty m:val="bi"/>
          </m:rPr>
          <m:t>B</m:t>
        </m:r>
      </m:oMath>
      <w:del w:id="13883" w:author="PR Preview" w:date="2026-01-01T00:00:00Z">
        <w:r>
          <w:delText xml:space="preserve">.</w:delText>
        </w:r>
      </w:del>
      <w:del w:id="13884" w:author="PR Preview" w:date="2026-01-01T00:00:00Z">
        <w:r>
          <w:delText xml:space="preserve"> </w:delText>
        </w:r>
      </w:del>
      <w:del w:id="13885" w:author="PR Preview" w:date="2026-01-01T00:00:00Z">
        <w:r>
          <w:delText xml:space="preserve">The steps use</w:delText>
        </w:r>
      </w:del>
      <w:del w:id="13886" w:author="PR Preview" w:date="2026-01-01T00:00:00Z">
        <w:r>
          <w:delText xml:space="preserve"> </w:delText>
        </w:r>
      </w:del>
      <w:hyperlink w:anchor="thm-matmul-assoc">
        <w:del w:id="13887" w:author="PR Preview" w:date="2026-01-01T00:00:00Z">
          <w:r>
            <w:rPr>
              <w:rStyle w:val="Hyperlink"/>
            </w:rPr>
            <w:delText xml:space="preserve">Theorem 8</w:delText>
          </w:r>
        </w:del>
      </w:hyperlink>
      <w:del w:id="13888" w:author="PR Preview" w:date="2026-01-01T00:00:00Z">
        <w:r>
          <w:delText xml:space="preserve"> </w:delText>
        </w:r>
      </w:del>
      <w:del w:id="13889" w:author="PR Preview" w:date="2026-01-01T00:00:00Z">
        <w:r>
          <w:delText xml:space="preserve">and</w:delText>
        </w:r>
      </w:del>
      <w:del w:id="13890" w:author="PR Preview" w:date="2026-01-01T00:00:00Z">
        <w:r>
          <w:delText xml:space="preserve"> </w:delText>
        </w:r>
      </w:del>
      <w:hyperlink w:anchor="thm-identity">
        <w:del w:id="13891" w:author="PR Preview" w:date="2026-01-01T00:00:00Z">
          <w:r>
            <w:rPr>
              <w:rStyle w:val="Hyperlink"/>
            </w:rPr>
            <w:delText xml:space="preserve">Theorem 11</w:delText>
          </w:r>
        </w:del>
      </w:hyperlink>
      <w:del w:id="13892" w:author="PR Preview" w:date="2026-01-01T00:00:00Z">
        <w:r>
          <w:delText xml:space="preserve">.</w:delText>
        </w:r>
      </w:del>
    </w:p>
    <w:p>
      <w:pPr>
        <w:pStyle w:val="BodyText"/>
      </w:pPr>
      <w:del w:id="13893" w:author="PR Preview" w:date="2026-01-01T00:00:00Z">
        <w:r>
          <w:rPr>
            <w:b/>
            <w:bCs/>
          </w:rPr>
          <w:delText xml:space="preserve">Theorem 70 (Inverse of a transpose)</w:delText>
        </w:r>
      </w:del>
      <w:del w:id="13894" w:author="PR Preview" w:date="2026-01-01T00:00:00Z">
        <w:r>
          <w:delText xml:space="preserve"> </w:delText>
        </w:r>
      </w:del>
      <w:del w:id="13895" w:author="PR Preview" w:date="2026-01-01T00:00:00Z">
        <w:r>
          <w:delText xml:space="preserve">If</w:delText>
        </w:r>
      </w:del>
      <w:del w:id="13896" w:author="PR Preview" w:date="2026-01-01T00:00:00Z">
        <w:r>
          <w:delText xml:space="preserve"> </w:delText>
        </w:r>
      </w:del>
      <m:oMath>
        <m:r>
          <m:rPr>
            <m:sty m:val="bi"/>
          </m:rPr>
          <m:t>A</m:t>
        </m:r>
      </m:oMath>
      <w:del w:id="13897" w:author="PR Preview" w:date="2026-01-01T00:00:00Z">
        <w:r>
          <w:delText xml:space="preserve"> </w:delText>
        </w:r>
      </w:del>
      <w:del w:id="13898" w:author="PR Preview" w:date="2026-01-01T00:00:00Z">
        <w:r>
          <w:delText xml:space="preserve">is an invertible</w:delText>
        </w:r>
      </w:del>
      <w:del w:id="13899" w:author="PR Preview" w:date="2026-01-01T00:00:00Z">
        <w:r>
          <w:delText xml:space="preserve"> </w:delText>
        </w:r>
      </w:del>
      <m:oMath>
        <m:r>
          <m:t>p</m:t>
        </m:r>
        <m:r>
          <m:rPr>
            <m:sty m:val="p"/>
          </m:rPr>
          <m:t>×</m:t>
        </m:r>
        <m:r>
          <m:t>p</m:t>
        </m:r>
      </m:oMath>
      <w:del w:id="13900" w:author="PR Preview" w:date="2026-01-01T00:00:00Z">
        <w:r>
          <w:delText xml:space="preserve"> </w:delText>
        </w:r>
      </w:del>
      <w:del w:id="13901" w:author="PR Preview" w:date="2026-01-01T00:00:00Z">
        <w:r>
          <w:delText xml:space="preserve">matrix,</w:delText>
        </w:r>
      </w:del>
      <w:del w:id="13902" w:author="PR Preview" w:date="2026-01-01T00:00:00Z">
        <w:r>
          <w:delText xml:space="preserve"> </w:delText>
        </w:r>
      </w:del>
      <w:del w:id="13903" w:author="PR Preview" w:date="2026-01-01T00:00:00Z">
        <w:r>
          <w:delText xml:space="preserve">then</w:delText>
        </w:r>
      </w:del>
      <w:del w:id="13904" w:author="PR Preview" w:date="2026-01-01T00:00:00Z">
        <w:r>
          <w:delText xml:space="preserve"> </w:delText>
        </w:r>
      </w:del>
      <m:oMath>
        <m:sSup>
          <m:e>
            <m:r>
              <m:rPr>
                <m:sty m:val="bi"/>
              </m:rPr>
              <m:t>A</m:t>
            </m:r>
          </m:e>
          <m:sup>
            <m:r>
              <m:rPr>
                <m:sty m:val="p"/>
              </m:rPr>
              <m:t>⊤</m:t>
            </m:r>
          </m:sup>
        </m:sSup>
      </m:oMath>
      <w:del w:id="13905" w:author="PR Preview" w:date="2026-01-01T00:00:00Z">
        <w:r>
          <w:delText xml:space="preserve"> </w:delText>
        </w:r>
      </w:del>
      <w:del w:id="13906" w:author="PR Preview" w:date="2026-01-01T00:00:00Z">
        <w:r>
          <w:delText xml:space="preserve">is invertible, and</w:delText>
        </w:r>
      </w:del>
    </w:p>
    <w:p>
      <w:pPr>
        <w:pStyle w:val="FirstParagraph"/>
      </w:pPr>
      <w:ins w:id="13907" w:author="PR Preview" w:date="2026-01-01T00:00:00Z">
        <w:r>
          <w:t xml:space="preserve">So</w:t>
        </w:r>
      </w:ins>
      <w:ins w:id="13908" w:author="PR Preview" w:date="2026-01-01T00:00:00Z">
        <w:r>
          <w:t xml:space="preserve"> </w:t>
        </w:r>
      </w:ins>
      <m:oMath>
        <m:sSup>
          <m:e>
            <m:r>
              <m:rPr>
                <m:sty m:val="bi"/>
              </m:rPr>
              <m:t>B</m:t>
            </m:r>
          </m:e>
          <m:sup>
            <m:r>
              <m:rPr>
                <m:sty m:val="p"/>
              </m:rPr>
              <m:t>−</m:t>
            </m:r>
            <m:r>
              <m:t>1</m:t>
            </m:r>
          </m:sup>
        </m:sSup>
        <m:sSup>
          <m:e>
            <m:r>
              <m:rPr>
                <m:sty m:val="bi"/>
              </m:rPr>
              <m:t>A</m:t>
            </m:r>
          </m:e>
          <m:sup>
            <m:r>
              <m:rPr>
                <m:sty m:val="p"/>
              </m:rPr>
              <m:t>−</m:t>
            </m:r>
            <m:r>
              <m:t>1</m:t>
            </m:r>
          </m:sup>
        </m:sSup>
      </m:oMath>
      <w:ins w:id="13909" w:author="PR Preview" w:date="2026-01-01T00:00:00Z">
        <w:r>
          <w:t xml:space="preserve"> </w:t>
        </w:r>
      </w:ins>
      <w:ins w:id="13910" w:author="PR Preview" w:date="2026-01-01T00:00:00Z">
        <w:r>
          <w:t xml:space="preserve">satisfies 5 for</w:t>
        </w:r>
      </w:ins>
      <w:ins w:id="13911" w:author="PR Preview" w:date="2026-01-01T00:00:00Z">
        <w:r>
          <w:t xml:space="preserve"> </w:t>
        </w:r>
      </w:ins>
      <m:oMath>
        <m:r>
          <m:rPr>
            <m:sty m:val="bi"/>
          </m:rPr>
          <m:t>A</m:t>
        </m:r>
        <m:r>
          <m:rPr>
            <m:sty m:val="bi"/>
          </m:rPr>
          <m:t>B</m:t>
        </m:r>
      </m:oMath>
      <w:ins w:id="13912" w:author="PR Preview" w:date="2026-01-01T00:00:00Z">
        <w:r>
          <w:t xml:space="preserve">.</w:t>
        </w:r>
      </w:ins>
      <w:ins w:id="13913" w:author="PR Preview" w:date="2026-01-01T00:00:00Z">
        <w:r>
          <w:t xml:space="preserve"> </w:t>
        </w:r>
      </w:ins>
      <w:ins w:id="13914" w:author="PR Preview" w:date="2026-01-01T00:00:00Z">
        <w:r>
          <w:t xml:space="preserve">The steps use</w:t>
        </w:r>
      </w:ins>
      <w:ins w:id="13915" w:author="PR Preview" w:date="2026-01-01T00:00:00Z">
        <w:r>
          <w:t xml:space="preserve"> </w:t>
        </w:r>
      </w:ins>
      <w:hyperlink w:anchor="thm-matmul-assoc">
        <w:ins w:id="13916" w:author="PR Preview" w:date="2026-01-01T00:00:00Z">
          <w:r>
            <w:rPr>
              <w:rStyle w:val="Hyperlink"/>
            </w:rPr>
            <w:t xml:space="preserve">Theorem 8</w:t>
          </w:r>
        </w:ins>
      </w:hyperlink>
      <w:ins w:id="13917" w:author="PR Preview" w:date="2026-01-01T00:00:00Z">
        <w:r>
          <w:t xml:space="preserve"> </w:t>
        </w:r>
      </w:ins>
      <w:ins w:id="13918" w:author="PR Preview" w:date="2026-01-01T00:00:00Z">
        <w:r>
          <w:t xml:space="preserve">and</w:t>
        </w:r>
      </w:ins>
      <w:ins w:id="13919" w:author="PR Preview" w:date="2026-01-01T00:00:00Z">
        <w:r>
          <w:t xml:space="preserve"> </w:t>
        </w:r>
      </w:ins>
      <w:hyperlink w:anchor="thm-identity">
        <w:ins w:id="13920" w:author="PR Preview" w:date="2026-01-01T00:00:00Z">
          <w:r>
            <w:rPr>
              <w:rStyle w:val="Hyperlink"/>
            </w:rPr>
            <w:t xml:space="preserve">Theorem 10</w:t>
          </w:r>
        </w:ins>
      </w:hyperlink>
      <w:ins w:id="13921" w:author="PR Preview" w:date="2026-01-01T00:00:00Z">
        <w:r>
          <w:t xml:space="preserve">.</w:t>
        </w:r>
      </w:ins>
    </w:p>
    <w:bookmarkStart w:id="433" w:name="thm-inverse-transpose"/>
    <w:p>
      <w:pPr>
        <w:pStyle w:val="BodyText"/>
      </w:pPr>
      <w:ins w:id="13922" w:author="PR Preview" w:date="2026-01-01T00:00:00Z">
        <w:r>
          <w:rPr>
            <w:b/>
            <w:bCs/>
          </w:rPr>
          <w:t xml:space="preserve">Theorem 69 (Inverse of a transpose)</w:t>
        </w:r>
      </w:ins>
      <w:ins w:id="13923" w:author="PR Preview" w:date="2026-01-01T00:00:00Z">
        <w:r>
          <w:t xml:space="preserve"> </w:t>
        </w:r>
      </w:ins>
      <w:ins w:id="13924" w:author="PR Preview" w:date="2026-01-01T00:00:00Z">
        <w:r>
          <w:t xml:space="preserve">If</w:t>
        </w:r>
      </w:ins>
      <w:ins w:id="13925" w:author="PR Preview" w:date="2026-01-01T00:00:00Z">
        <w:r>
          <w:t xml:space="preserve"> </w:t>
        </w:r>
      </w:ins>
      <m:oMath>
        <m:r>
          <m:rPr>
            <m:sty m:val="bi"/>
          </m:rPr>
          <m:t>A</m:t>
        </m:r>
      </m:oMath>
      <w:ins w:id="13926" w:author="PR Preview" w:date="2026-01-01T00:00:00Z">
        <w:r>
          <w:t xml:space="preserve"> </w:t>
        </w:r>
      </w:ins>
      <w:ins w:id="13927" w:author="PR Preview" w:date="2026-01-01T00:00:00Z">
        <w:r>
          <w:t xml:space="preserve">is an invertible</w:t>
        </w:r>
      </w:ins>
      <w:ins w:id="13928" w:author="PR Preview" w:date="2026-01-01T00:00:00Z">
        <w:r>
          <w:t xml:space="preserve"> </w:t>
        </w:r>
      </w:ins>
      <m:oMath>
        <m:r>
          <m:t>p</m:t>
        </m:r>
        <m:r>
          <m:rPr>
            <m:sty m:val="p"/>
          </m:rPr>
          <m:t>×</m:t>
        </m:r>
        <m:r>
          <m:t>p</m:t>
        </m:r>
      </m:oMath>
      <w:ins w:id="13929" w:author="PR Preview" w:date="2026-01-01T00:00:00Z">
        <w:r>
          <w:t xml:space="preserve"> </w:t>
        </w:r>
      </w:ins>
      <w:ins w:id="13930" w:author="PR Preview" w:date="2026-01-01T00:00:00Z">
        <w:r>
          <w:t xml:space="preserve">matrix,</w:t>
        </w:r>
      </w:ins>
      <w:ins w:id="13931" w:author="PR Preview" w:date="2026-01-01T00:00:00Z">
        <w:r>
          <w:t xml:space="preserve"> </w:t>
        </w:r>
      </w:ins>
      <w:ins w:id="13932" w:author="PR Preview" w:date="2026-01-01T00:00:00Z">
        <w:r>
          <w:t xml:space="preserve">then</w:t>
        </w:r>
      </w:ins>
      <w:ins w:id="13933" w:author="PR Preview" w:date="2026-01-01T00:00:00Z">
        <w:r>
          <w:t xml:space="preserve"> </w:t>
        </w:r>
      </w:ins>
      <m:oMath>
        <m:sSup>
          <m:e>
            <m:r>
              <m:rPr>
                <m:sty m:val="bi"/>
              </m:rPr>
              <m:t>A</m:t>
            </m:r>
          </m:e>
          <m:sup>
            <m:r>
              <m:rPr>
                <m:sty m:val="p"/>
              </m:rPr>
              <m:t>⊤</m:t>
            </m:r>
          </m:sup>
        </m:sSup>
      </m:oMath>
      <w:ins w:id="13934" w:author="PR Preview" w:date="2026-01-01T00:00:00Z">
        <w:r>
          <w:t xml:space="preserve"> </w:t>
        </w:r>
      </w:ins>
      <w:ins w:id="13935" w:author="PR Preview" w:date="2026-01-01T00:00:00Z">
        <w:r>
          <w:t xml:space="preserve">is invertible, and</w:t>
        </w:r>
      </w:ins>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del w:id="13936" w:author="PR Preview" w:date="2026-01-01T00:00:00Z">
        <w:r>
          <w:delText xml:space="preserve">So</w:delText>
        </w:r>
      </w:del>
      <w:del w:id="13937" w:author="PR Preview" w:date="2026-01-01T00:00:00Z">
        <w:r>
          <w:delText xml:space="preserve"> </w:delText>
        </w:r>
      </w:del>
      <m:oMath>
        <m:sSup>
          <m:e>
            <m:r>
              <m:t>​</m:t>
            </m:r>
            <m:d>
              <m:dPr>
                <m:begChr m:val="("/>
                <m:sepChr m:val=""/>
                <m:endChr m:val=")"/>
                <m:grow/>
              </m:dPr>
              <m:e>
                <m:sSup>
                  <m:e>
                    <m:r>
                      <m:rPr>
                        <m:sty m:val="bi"/>
                      </m:rPr>
                      <m:t>A</m:t>
                    </m:r>
                  </m:e>
                  <m:sup>
                    <m:r>
                      <m:rPr>
                        <m:sty m:val="p"/>
                      </m:rPr>
                      <m:t>−</m:t>
                    </m:r>
                    <m:r>
                      <m:t>1</m:t>
                    </m:r>
                  </m:sup>
                </m:sSup>
              </m:e>
            </m:d>
            <m:r>
              <m:t>​</m:t>
            </m:r>
          </m:e>
          <m:sup>
            <m:r>
              <m:rPr>
                <m:sty m:val="p"/>
              </m:rPr>
              <m:t>⊤</m:t>
            </m:r>
          </m:sup>
        </m:sSup>
      </m:oMath>
      <w:del w:id="13938" w:author="PR Preview" w:date="2026-01-01T00:00:00Z">
        <w:r>
          <w:delText xml:space="preserve"> </w:delText>
        </w:r>
      </w:del>
      <w:del w:id="13939" w:author="PR Preview" w:date="2026-01-01T00:00:00Z">
        <w:r>
          <w:delText xml:space="preserve">satisfies 5 for</w:delText>
        </w:r>
      </w:del>
      <w:del w:id="13940" w:author="PR Preview" w:date="2026-01-01T00:00:00Z">
        <w:r>
          <w:delText xml:space="preserve"> </w:delText>
        </w:r>
      </w:del>
      <m:oMath>
        <m:sSup>
          <m:e>
            <m:r>
              <m:rPr>
                <m:sty m:val="bi"/>
              </m:rPr>
              <m:t>A</m:t>
            </m:r>
          </m:e>
          <m:sup>
            <m:r>
              <m:rPr>
                <m:sty m:val="p"/>
              </m:rPr>
              <m:t>⊤</m:t>
            </m:r>
          </m:sup>
        </m:sSup>
      </m:oMath>
      <w:del w:id="13941" w:author="PR Preview" w:date="2026-01-01T00:00:00Z">
        <w:r>
          <w:delText xml:space="preserve">.</w:delText>
        </w:r>
      </w:del>
      <w:del w:id="13942" w:author="PR Preview" w:date="2026-01-01T00:00:00Z">
        <w:r>
          <w:delText xml:space="preserve"> </w:delText>
        </w:r>
      </w:del>
      <w:del w:id="13943" w:author="PR Preview" w:date="2026-01-01T00:00:00Z">
        <w:r>
          <w:delText xml:space="preserve">The first step of each display is</w:delText>
        </w:r>
      </w:del>
      <w:del w:id="13944" w:author="PR Preview" w:date="2026-01-01T00:00:00Z">
        <w:r>
          <w:delText xml:space="preserve"> </w:delText>
        </w:r>
      </w:del>
      <w:hyperlink w:anchor="thm-transpose-product">
        <w:del w:id="13945" w:author="PR Preview" w:date="2026-01-01T00:00:00Z">
          <w:r>
            <w:rPr>
              <w:rStyle w:val="Hyperlink"/>
            </w:rPr>
            <w:delText xml:space="preserve">Theorem 20</w:delText>
          </w:r>
        </w:del>
      </w:hyperlink>
      <w:del w:id="13946" w:author="PR Preview" w:date="2026-01-01T00:00:00Z">
        <w:r>
          <w:delText xml:space="preserve">.</w:delText>
        </w:r>
      </w:del>
    </w:p>
    <w:p>
      <w:pPr>
        <w:pStyle w:val="BodyText"/>
      </w:pPr>
      <w:del w:id="13947" w:author="PR Preview" w:date="2026-01-01T00:00:00Z">
        <w:r>
          <w:rPr>
            <w:b/>
            <w:bCs/>
          </w:rPr>
          <w:delText xml:space="preserve">Example 131 (Inverting a transpose)</w:delText>
        </w:r>
      </w:del>
      <w:del w:id="13948" w:author="PR Preview" w:date="2026-01-01T00:00:00Z">
        <w:r>
          <w:delText xml:space="preserve"> </w:delText>
        </w:r>
      </w:del>
      <w:del w:id="13949" w:author="PR Preview" w:date="2026-01-01T00:00:00Z">
        <w:r>
          <w:delText xml:space="preserve">For</w:delText>
        </w:r>
      </w:del>
      <w:del w:id="1395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951" w:author="PR Preview" w:date="2026-01-01T00:00:00Z">
        <w:r>
          <w:delText xml:space="preserve">,</w:delText>
        </w:r>
      </w:del>
      <w:del w:id="13952" w:author="PR Preview" w:date="2026-01-01T00:00:00Z">
        <w:r>
          <w:delText xml:space="preserve"> </w:delText>
        </w:r>
      </w:del>
      <w:hyperlink w:anchor="exm-invertible-matrix">
        <w:del w:id="13953" w:author="PR Preview" w:date="2026-01-01T00:00:00Z">
          <w:r>
            <w:rPr>
              <w:rStyle w:val="Hyperlink"/>
            </w:rPr>
            <w:delText xml:space="preserve">Example 130</w:delText>
          </w:r>
        </w:del>
      </w:hyperlink>
      <w:del w:id="13954" w:author="PR Preview" w:date="2026-01-01T00:00:00Z">
        <w:r>
          <w:delText xml:space="preserve"> </w:delText>
        </w:r>
      </w:del>
      <w:del w:id="13955" w:author="PR Preview" w:date="2026-01-01T00:00:00Z">
        <w:r>
          <w:delText xml:space="preserve">gives</w:delText>
        </w:r>
      </w:del>
      <w:del w:id="13956"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3957" w:author="PR Preview" w:date="2026-01-01T00:00:00Z">
        <w:r>
          <w:delText xml:space="preserve">,</w:delText>
        </w:r>
      </w:del>
      <w:del w:id="13958" w:author="PR Preview" w:date="2026-01-01T00:00:00Z">
        <w:r>
          <w:delText xml:space="preserve"> </w:delText>
        </w:r>
      </w:del>
      <w:del w:id="13959" w:author="PR Preview" w:date="2026-01-01T00:00:00Z">
        <w:r>
          <w:delText xml:space="preserve">so</w:delText>
        </w:r>
      </w:del>
      <w:del w:id="13960" w:author="PR Preview" w:date="2026-01-01T00:00:00Z">
        <w:r>
          <w:delText xml:space="preserve"> </w:delText>
        </w:r>
      </w:del>
      <w:hyperlink w:anchor="thm-inverse-transpose">
        <w:del w:id="13961" w:author="PR Preview" w:date="2026-01-01T00:00:00Z">
          <w:r>
            <w:rPr>
              <w:rStyle w:val="Hyperlink"/>
            </w:rPr>
            <w:delText xml:space="preserve">Theorem 70</w:delText>
          </w:r>
        </w:del>
      </w:hyperlink>
      <w:del w:id="13962" w:author="PR Preview" w:date="2026-01-01T00:00:00Z">
        <w:r>
          <w:delText xml:space="preserve"> </w:delText>
        </w:r>
      </w:del>
      <w:del w:id="13963" w:author="PR Preview" w:date="2026-01-01T00:00:00Z">
        <w:r>
          <w:delText xml:space="preserve">says</w:delText>
        </w:r>
      </w:del>
    </w:p>
    <w:p>
      <w:pPr>
        <w:pStyle w:val="FirstParagraph"/>
      </w:pPr>
      <w:ins w:id="13964" w:author="PR Preview" w:date="2026-01-01T00:00:00Z">
        <w:r>
          <w:t xml:space="preserve">So</w:t>
        </w:r>
      </w:ins>
      <w:ins w:id="13965" w:author="PR Preview" w:date="2026-01-01T00:00:00Z">
        <w:r>
          <w:t xml:space="preserve"> </w:t>
        </w:r>
      </w:ins>
      <m:oMath>
        <m:sSup>
          <m:e>
            <m:r>
              <m:t>​</m:t>
            </m:r>
            <m:d>
              <m:dPr>
                <m:begChr m:val="("/>
                <m:sepChr m:val=""/>
                <m:endChr m:val=")"/>
                <m:grow/>
              </m:dPr>
              <m:e>
                <m:sSup>
                  <m:e>
                    <m:r>
                      <m:rPr>
                        <m:sty m:val="bi"/>
                      </m:rPr>
                      <m:t>A</m:t>
                    </m:r>
                  </m:e>
                  <m:sup>
                    <m:r>
                      <m:rPr>
                        <m:sty m:val="p"/>
                      </m:rPr>
                      <m:t>−</m:t>
                    </m:r>
                    <m:r>
                      <m:t>1</m:t>
                    </m:r>
                  </m:sup>
                </m:sSup>
              </m:e>
            </m:d>
            <m:r>
              <m:t>​</m:t>
            </m:r>
          </m:e>
          <m:sup>
            <m:r>
              <m:rPr>
                <m:sty m:val="p"/>
              </m:rPr>
              <m:t>⊤</m:t>
            </m:r>
          </m:sup>
        </m:sSup>
      </m:oMath>
      <w:ins w:id="13966" w:author="PR Preview" w:date="2026-01-01T00:00:00Z">
        <w:r>
          <w:t xml:space="preserve"> </w:t>
        </w:r>
      </w:ins>
      <w:ins w:id="13967" w:author="PR Preview" w:date="2026-01-01T00:00:00Z">
        <w:r>
          <w:t xml:space="preserve">satisfies 5 for</w:t>
        </w:r>
      </w:ins>
      <w:ins w:id="13968" w:author="PR Preview" w:date="2026-01-01T00:00:00Z">
        <w:r>
          <w:t xml:space="preserve"> </w:t>
        </w:r>
      </w:ins>
      <m:oMath>
        <m:sSup>
          <m:e>
            <m:r>
              <m:rPr>
                <m:sty m:val="bi"/>
              </m:rPr>
              <m:t>A</m:t>
            </m:r>
          </m:e>
          <m:sup>
            <m:r>
              <m:rPr>
                <m:sty m:val="p"/>
              </m:rPr>
              <m:t>⊤</m:t>
            </m:r>
          </m:sup>
        </m:sSup>
      </m:oMath>
      <w:ins w:id="13969" w:author="PR Preview" w:date="2026-01-01T00:00:00Z">
        <w:r>
          <w:t xml:space="preserve">.</w:t>
        </w:r>
      </w:ins>
      <w:ins w:id="13970" w:author="PR Preview" w:date="2026-01-01T00:00:00Z">
        <w:r>
          <w:t xml:space="preserve"> </w:t>
        </w:r>
      </w:ins>
      <w:ins w:id="13971" w:author="PR Preview" w:date="2026-01-01T00:00:00Z">
        <w:r>
          <w:t xml:space="preserve">The first step of each display is</w:t>
        </w:r>
      </w:ins>
      <w:ins w:id="13972" w:author="PR Preview" w:date="2026-01-01T00:00:00Z">
        <w:r>
          <w:t xml:space="preserve"> </w:t>
        </w:r>
      </w:ins>
      <w:hyperlink w:anchor="thm-transpose-product">
        <w:ins w:id="13973" w:author="PR Preview" w:date="2026-01-01T00:00:00Z">
          <w:r>
            <w:rPr>
              <w:rStyle w:val="Hyperlink"/>
            </w:rPr>
            <w:t xml:space="preserve">Theorem 19</w:t>
          </w:r>
        </w:ins>
      </w:hyperlink>
      <w:ins w:id="13974" w:author="PR Preview" w:date="2026-01-01T00:00:00Z">
        <w:r>
          <w:t xml:space="preserve">.</w:t>
        </w:r>
      </w:ins>
    </w:p>
    <w:bookmarkStart w:id="434" w:name="exm-inverse-transpose"/>
    <w:p>
      <w:pPr>
        <w:pStyle w:val="BodyText"/>
      </w:pPr>
      <w:ins w:id="13975" w:author="PR Preview" w:date="2026-01-01T00:00:00Z">
        <w:r>
          <w:rPr>
            <w:b/>
            <w:bCs/>
          </w:rPr>
          <w:t xml:space="preserve">Example 130 (Inverting a transpose)</w:t>
        </w:r>
      </w:ins>
      <w:ins w:id="13976" w:author="PR Preview" w:date="2026-01-01T00:00:00Z">
        <w:r>
          <w:t xml:space="preserve"> </w:t>
        </w:r>
      </w:ins>
      <w:ins w:id="13977" w:author="PR Preview" w:date="2026-01-01T00:00:00Z">
        <w:r>
          <w:t xml:space="preserve">For</w:t>
        </w:r>
      </w:ins>
      <w:ins w:id="1397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979" w:author="PR Preview" w:date="2026-01-01T00:00:00Z">
        <w:r>
          <w:t xml:space="preserve">,</w:t>
        </w:r>
      </w:ins>
      <w:ins w:id="13980" w:author="PR Preview" w:date="2026-01-01T00:00:00Z">
        <w:r>
          <w:t xml:space="preserve"> </w:t>
        </w:r>
      </w:ins>
      <w:hyperlink w:anchor="exm-invertible-matrix">
        <w:ins w:id="13981" w:author="PR Preview" w:date="2026-01-01T00:00:00Z">
          <w:r>
            <w:rPr>
              <w:rStyle w:val="Hyperlink"/>
            </w:rPr>
            <w:t xml:space="preserve">Example 129</w:t>
          </w:r>
        </w:ins>
      </w:hyperlink>
      <w:ins w:id="13982" w:author="PR Preview" w:date="2026-01-01T00:00:00Z">
        <w:r>
          <w:t xml:space="preserve"> </w:t>
        </w:r>
      </w:ins>
      <w:ins w:id="13983" w:author="PR Preview" w:date="2026-01-01T00:00:00Z">
        <w:r>
          <w:t xml:space="preserve">gives</w:t>
        </w:r>
      </w:ins>
      <w:ins w:id="13984"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3985" w:author="PR Preview" w:date="2026-01-01T00:00:00Z">
        <w:r>
          <w:t xml:space="preserve">,</w:t>
        </w:r>
      </w:ins>
      <w:ins w:id="13986" w:author="PR Preview" w:date="2026-01-01T00:00:00Z">
        <w:r>
          <w:t xml:space="preserve"> </w:t>
        </w:r>
      </w:ins>
      <w:ins w:id="13987" w:author="PR Preview" w:date="2026-01-01T00:00:00Z">
        <w:r>
          <w:t xml:space="preserve">so</w:t>
        </w:r>
      </w:ins>
      <w:ins w:id="13988" w:author="PR Preview" w:date="2026-01-01T00:00:00Z">
        <w:r>
          <w:t xml:space="preserve"> </w:t>
        </w:r>
      </w:ins>
      <w:hyperlink w:anchor="thm-inverse-transpose">
        <w:ins w:id="13989" w:author="PR Preview" w:date="2026-01-01T00:00:00Z">
          <w:r>
            <w:rPr>
              <w:rStyle w:val="Hyperlink"/>
            </w:rPr>
            <w:t xml:space="preserve">Theorem 69</w:t>
          </w:r>
        </w:ins>
      </w:hyperlink>
      <w:ins w:id="13990" w:author="PR Preview" w:date="2026-01-01T00:00:00Z">
        <w:r>
          <w:t xml:space="preserve"> </w:t>
        </w:r>
      </w:ins>
      <w:ins w:id="13991" w:author="PR Preview" w:date="2026-01-01T00:00:00Z">
        <w:r>
          <w:t xml:space="preserve">says</w:t>
        </w:r>
      </w:ins>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13992" w:author="PR Preview" w:date="2026-01-01T00:00:00Z">
        <w:r>
          <w:delText xml:space="preserve">The first step is</w:delText>
        </w:r>
      </w:del>
      <w:del w:id="13993" w:author="PR Preview" w:date="2026-01-01T00:00:00Z">
        <w:r>
          <w:delText xml:space="preserve"> </w:delText>
        </w:r>
      </w:del>
      <w:hyperlink w:anchor="thm-inverse-transpose">
        <w:del w:id="13994" w:author="PR Preview" w:date="2026-01-01T00:00:00Z">
          <w:r>
            <w:rPr>
              <w:rStyle w:val="Hyperlink"/>
            </w:rPr>
            <w:delText xml:space="preserve">Theorem 70</w:delText>
          </w:r>
        </w:del>
      </w:hyperlink>
      <w:del w:id="13995" w:author="PR Preview" w:date="2026-01-01T00:00:00Z">
        <w:r>
          <w:delText xml:space="preserve">.</w:delText>
        </w:r>
      </w:del>
    </w:p>
    <w:p>
      <w:pPr>
        <w:pStyle w:val="BodyText"/>
      </w:pPr>
      <w:del w:id="13996" w:author="PR Preview" w:date="2026-01-01T00:00:00Z">
        <w:r>
          <w:rPr>
            <w:b/>
            <w:bCs/>
          </w:rPr>
          <w:delText xml:space="preserve">Example 132 (Inverting a symmetric matrix)</w:delText>
        </w:r>
      </w:del>
      <w:del w:id="13997"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13998" w:author="PR Preview" w:date="2026-01-01T00:00:00Z">
        <w:r>
          <w:delText xml:space="preserve"> </w:delText>
        </w:r>
      </w:del>
      <w:del w:id="13999" w:author="PR Preview" w:date="2026-01-01T00:00:00Z">
        <w:r>
          <w:delText xml:space="preserve">is symmetric,</w:delText>
        </w:r>
      </w:del>
      <w:del w:id="14000" w:author="PR Preview" w:date="2026-01-01T00:00:00Z">
        <w:r>
          <w:delText xml:space="preserve"> </w:delText>
        </w:r>
      </w:del>
      <w:del w:id="14001" w:author="PR Preview" w:date="2026-01-01T00:00:00Z">
        <w:r>
          <w:delText xml:space="preserve">and</w:delText>
        </w:r>
      </w:del>
      <w:del w:id="14002"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14003" w:author="PR Preview" w:date="2026-01-01T00:00:00Z">
        <w:r>
          <w:delText xml:space="preserve"> </w:delText>
        </w:r>
      </w:del>
      <w:del w:id="14004" w:author="PR Preview" w:date="2026-01-01T00:00:00Z">
        <w:r>
          <w:delText xml:space="preserve">is symmetric too, as</w:delText>
        </w:r>
      </w:del>
      <w:del w:id="14005" w:author="PR Preview" w:date="2026-01-01T00:00:00Z">
        <w:r>
          <w:delText xml:space="preserve"> </w:delText>
        </w:r>
      </w:del>
      <w:hyperlink w:anchor="cor-inverse-symmetric">
        <w:del w:id="14006" w:author="PR Preview" w:date="2026-01-01T00:00:00Z">
          <w:r>
            <w:rPr>
              <w:rStyle w:val="Hyperlink"/>
            </w:rPr>
            <w:delText xml:space="preserve">Corollary 10</w:delText>
          </w:r>
        </w:del>
      </w:hyperlink>
      <w:del w:id="14007" w:author="PR Preview" w:date="2026-01-01T00:00:00Z">
        <w:r>
          <w:delText xml:space="preserve"> </w:delText>
        </w:r>
      </w:del>
      <w:del w:id="14008" w:author="PR Preview" w:date="2026-01-01T00:00:00Z">
        <w:r>
          <w:delText xml:space="preserve">says.</w:delText>
        </w:r>
      </w:del>
    </w:p>
    <w:p>
      <w:pPr>
        <w:pStyle w:val="BodyText"/>
      </w:pPr>
      <w:del w:id="14009" w:author="PR Preview" w:date="2026-01-01T00:00:00Z">
        <w:r>
          <w:rPr>
            <w:b/>
            <w:bCs/>
          </w:rPr>
          <w:delText xml:space="preserve">Theorem 71 (An invertible factor can be cancelled)</w:delText>
        </w:r>
      </w:del>
      <w:del w:id="14010" w:author="PR Preview" w:date="2026-01-01T00:00:00Z">
        <w:r>
          <w:delText xml:space="preserve"> </w:delText>
        </w:r>
      </w:del>
      <w:del w:id="14011" w:author="PR Preview" w:date="2026-01-01T00:00:00Z">
        <w:r>
          <w:delText xml:space="preserve">Let</w:delText>
        </w:r>
      </w:del>
      <w:del w:id="14012" w:author="PR Preview" w:date="2026-01-01T00:00:00Z">
        <w:r>
          <w:delText xml:space="preserve"> </w:delText>
        </w:r>
      </w:del>
      <m:oMath>
        <m:r>
          <m:rPr>
            <m:sty m:val="bi"/>
          </m:rPr>
          <m:t>A</m:t>
        </m:r>
      </m:oMath>
      <w:del w:id="14013" w:author="PR Preview" w:date="2026-01-01T00:00:00Z">
        <w:r>
          <w:delText xml:space="preserve"> </w:delText>
        </w:r>
      </w:del>
      <w:del w:id="14014" w:author="PR Preview" w:date="2026-01-01T00:00:00Z">
        <w:r>
          <w:delText xml:space="preserve">be an invertible</w:delText>
        </w:r>
      </w:del>
      <w:del w:id="14015" w:author="PR Preview" w:date="2026-01-01T00:00:00Z">
        <w:r>
          <w:delText xml:space="preserve"> </w:delText>
        </w:r>
      </w:del>
      <m:oMath>
        <m:r>
          <m:t>p</m:t>
        </m:r>
        <m:r>
          <m:rPr>
            <m:sty m:val="p"/>
          </m:rPr>
          <m:t>×</m:t>
        </m:r>
        <m:r>
          <m:t>p</m:t>
        </m:r>
      </m:oMath>
      <w:del w:id="14016" w:author="PR Preview" w:date="2026-01-01T00:00:00Z">
        <w:r>
          <w:delText xml:space="preserve"> </w:delText>
        </w:r>
      </w:del>
      <w:del w:id="14017" w:author="PR Preview" w:date="2026-01-01T00:00:00Z">
        <w:r>
          <w:delText xml:space="preserve">matrix (</w:delText>
        </w:r>
      </w:del>
      <w:hyperlink w:anchor="def-invertible-matrix">
        <w:del w:id="14018" w:author="PR Preview" w:date="2026-01-01T00:00:00Z">
          <w:r>
            <w:rPr>
              <w:rStyle w:val="Hyperlink"/>
            </w:rPr>
            <w:delText xml:space="preserve">Definition 85</w:delText>
          </w:r>
        </w:del>
      </w:hyperlink>
      <w:del w:id="14019" w:author="PR Preview" w:date="2026-01-01T00:00:00Z">
        <w:r>
          <w:delText xml:space="preserve">),</w:delText>
        </w:r>
      </w:del>
      <w:del w:id="14020" w:author="PR Preview" w:date="2026-01-01T00:00:00Z">
        <w:r>
          <w:delText xml:space="preserve"> </w:delText>
        </w:r>
      </w:del>
      <w:del w:id="14021" w:author="PR Preview" w:date="2026-01-01T00:00:00Z">
        <w:r>
          <w:delText xml:space="preserve">and let</w:delText>
        </w:r>
      </w:del>
      <w:del w:id="14022" w:author="PR Preview" w:date="2026-01-01T00:00:00Z">
        <w:r>
          <w:delText xml:space="preserve"> </w:delText>
        </w:r>
      </w:del>
      <m:oMath>
        <m:r>
          <m:rPr>
            <m:sty m:val="bi"/>
          </m:rPr>
          <m:t>B</m:t>
        </m:r>
      </m:oMath>
      <w:del w:id="14023" w:author="PR Preview" w:date="2026-01-01T00:00:00Z">
        <w:r>
          <w:delText xml:space="preserve"> </w:delText>
        </w:r>
      </w:del>
      <w:del w:id="14024" w:author="PR Preview" w:date="2026-01-01T00:00:00Z">
        <w:r>
          <w:delText xml:space="preserve">and</w:delText>
        </w:r>
      </w:del>
      <w:del w:id="14025" w:author="PR Preview" w:date="2026-01-01T00:00:00Z">
        <w:r>
          <w:delText xml:space="preserve"> </w:delText>
        </w:r>
      </w:del>
      <m:oMath>
        <m:r>
          <m:rPr>
            <m:sty m:val="bi"/>
          </m:rPr>
          <m:t>C</m:t>
        </m:r>
      </m:oMath>
      <w:del w:id="14026" w:author="PR Preview" w:date="2026-01-01T00:00:00Z">
        <w:r>
          <w:delText xml:space="preserve"> </w:delText>
        </w:r>
      </w:del>
      <w:del w:id="14027" w:author="PR Preview" w:date="2026-01-01T00:00:00Z">
        <w:r>
          <w:delText xml:space="preserve">be</w:delText>
        </w:r>
      </w:del>
      <w:del w:id="14028" w:author="PR Preview" w:date="2026-01-01T00:00:00Z">
        <w:r>
          <w:delText xml:space="preserve"> </w:delText>
        </w:r>
      </w:del>
      <m:oMath>
        <m:r>
          <m:t>p</m:t>
        </m:r>
        <m:r>
          <m:rPr>
            <m:sty m:val="p"/>
          </m:rPr>
          <m:t>×</m:t>
        </m:r>
        <m:r>
          <m:t>n</m:t>
        </m:r>
      </m:oMath>
      <w:del w:id="14029" w:author="PR Preview" w:date="2026-01-01T00:00:00Z">
        <w:r>
          <w:delText xml:space="preserve"> </w:delText>
        </w:r>
      </w:del>
      <w:del w:id="14030" w:author="PR Preview" w:date="2026-01-01T00:00:00Z">
        <w:r>
          <w:delText xml:space="preserve">matrices.</w:delText>
        </w:r>
      </w:del>
      <w:del w:id="14031" w:author="PR Preview" w:date="2026-01-01T00:00:00Z">
        <w:r>
          <w:delText xml:space="preserve"> </w:delText>
        </w:r>
      </w:del>
      <w:del w:id="14032" w:author="PR Preview" w:date="2026-01-01T00:00:00Z">
        <w:r>
          <w:delText xml:space="preserve">If</w:delText>
        </w:r>
      </w:del>
      <w:del w:id="14033" w:author="PR Preview" w:date="2026-01-01T00:00:00Z">
        <w:r>
          <w:delText xml:space="preserve"> </w:delText>
        </w:r>
      </w:del>
      <m:oMath>
        <m:r>
          <m:rPr>
            <m:sty m:val="bi"/>
          </m:rPr>
          <m:t>A</m:t>
        </m:r>
        <m:r>
          <m:rPr>
            <m:sty m:val="bi"/>
          </m:rPr>
          <m:t>B</m:t>
        </m:r>
        <m:r>
          <m:rPr>
            <m:sty m:val="p"/>
          </m:rPr>
          <m:t>=</m:t>
        </m:r>
        <m:r>
          <m:rPr>
            <m:sty m:val="bi"/>
          </m:rPr>
          <m:t>A</m:t>
        </m:r>
        <m:r>
          <m:rPr>
            <m:sty m:val="bi"/>
          </m:rPr>
          <m:t>C</m:t>
        </m:r>
      </m:oMath>
      <w:del w:id="14034" w:author="PR Preview" w:date="2026-01-01T00:00:00Z">
        <w:r>
          <w:delText xml:space="preserve">, then</w:delText>
        </w:r>
      </w:del>
      <w:del w:id="14035" w:author="PR Preview" w:date="2026-01-01T00:00:00Z">
        <w:r>
          <w:delText xml:space="preserve"> </w:delText>
        </w:r>
      </w:del>
      <m:oMath>
        <m:r>
          <m:rPr>
            <m:sty m:val="bi"/>
          </m:rPr>
          <m:t>B</m:t>
        </m:r>
        <m:r>
          <m:rPr>
            <m:sty m:val="p"/>
          </m:rPr>
          <m:t>=</m:t>
        </m:r>
        <m:r>
          <m:rPr>
            <m:sty m:val="bi"/>
          </m:rPr>
          <m:t>C</m:t>
        </m:r>
      </m:oMath>
      <w:del w:id="14036" w:author="PR Preview" w:date="2026-01-01T00:00:00Z">
        <w:r>
          <w:delText xml:space="preserve">.</w:delText>
        </w:r>
      </w:del>
    </w:p>
    <w:p>
      <w:pPr>
        <w:pStyle w:val="FirstParagraph"/>
      </w:pPr>
      <w:ins w:id="14037" w:author="PR Preview" w:date="2026-01-01T00:00:00Z">
        <w:r>
          <w:t xml:space="preserve">The first step is</w:t>
        </w:r>
      </w:ins>
      <w:ins w:id="14038" w:author="PR Preview" w:date="2026-01-01T00:00:00Z">
        <w:r>
          <w:t xml:space="preserve"> </w:t>
        </w:r>
      </w:ins>
      <w:hyperlink w:anchor="thm-inverse-transpose">
        <w:ins w:id="14039" w:author="PR Preview" w:date="2026-01-01T00:00:00Z">
          <w:r>
            <w:rPr>
              <w:rStyle w:val="Hyperlink"/>
            </w:rPr>
            <w:t xml:space="preserve">Theorem 69</w:t>
          </w:r>
        </w:ins>
      </w:hyperlink>
      <w:ins w:id="14040" w:author="PR Preview" w:date="2026-01-01T00:00:00Z">
        <w:r>
          <w:t xml:space="preserve">.</w:t>
        </w:r>
      </w:ins>
    </w:p>
    <w:bookmarkStart w:id="436" w:name="exm-inverse-symmetric"/>
    <w:p>
      <w:pPr>
        <w:pStyle w:val="BodyText"/>
      </w:pPr>
      <w:ins w:id="14041" w:author="PR Preview" w:date="2026-01-01T00:00:00Z">
        <w:r>
          <w:rPr>
            <w:b/>
            <w:bCs/>
          </w:rPr>
          <w:t xml:space="preserve">Example 131 (Inverting a symmetric matrix)</w:t>
        </w:r>
      </w:ins>
      <w:ins w:id="14042"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14043" w:author="PR Preview" w:date="2026-01-01T00:00:00Z">
        <w:r>
          <w:t xml:space="preserve"> </w:t>
        </w:r>
      </w:ins>
      <w:ins w:id="14044" w:author="PR Preview" w:date="2026-01-01T00:00:00Z">
        <w:r>
          <w:t xml:space="preserve">is symmetric,</w:t>
        </w:r>
      </w:ins>
      <w:ins w:id="14045" w:author="PR Preview" w:date="2026-01-01T00:00:00Z">
        <w:r>
          <w:t xml:space="preserve"> </w:t>
        </w:r>
      </w:ins>
      <w:ins w:id="14046" w:author="PR Preview" w:date="2026-01-01T00:00:00Z">
        <w:r>
          <w:t xml:space="preserve">and</w:t>
        </w:r>
      </w:ins>
      <w:ins w:id="14047"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14048" w:author="PR Preview" w:date="2026-01-01T00:00:00Z">
        <w:r>
          <w:t xml:space="preserve"> </w:t>
        </w:r>
      </w:ins>
      <w:ins w:id="14049" w:author="PR Preview" w:date="2026-01-01T00:00:00Z">
        <w:r>
          <w:t xml:space="preserve">is symmetric too, as</w:t>
        </w:r>
      </w:ins>
      <w:ins w:id="14050" w:author="PR Preview" w:date="2026-01-01T00:00:00Z">
        <w:r>
          <w:t xml:space="preserve"> </w:t>
        </w:r>
      </w:ins>
      <w:hyperlink w:anchor="cor-inverse-symmetric">
        <w:ins w:id="14051" w:author="PR Preview" w:date="2026-01-01T00:00:00Z">
          <w:r>
            <w:rPr>
              <w:rStyle w:val="Hyperlink"/>
            </w:rPr>
            <w:t xml:space="preserve">Corollary 10</w:t>
          </w:r>
        </w:ins>
      </w:hyperlink>
      <w:ins w:id="14052" w:author="PR Preview" w:date="2026-01-01T00:00:00Z">
        <w:r>
          <w:t xml:space="preserve"> </w:t>
        </w:r>
      </w:ins>
      <w:ins w:id="14053" w:author="PR Preview" w:date="2026-01-01T00:00:00Z">
        <w:r>
          <w:t xml:space="preserve">says.</w:t>
        </w:r>
      </w:ins>
    </w:p>
    <w:bookmarkEnd w:id="436"/>
    <w:bookmarkStart w:id="437" w:name="thm-invertible-cancel"/>
    <w:p>
      <w:pPr>
        <w:pStyle w:val="BodyText"/>
      </w:pPr>
      <w:ins w:id="14054" w:author="PR Preview" w:date="2026-01-01T00:00:00Z">
        <w:r>
          <w:rPr>
            <w:b/>
            <w:bCs/>
          </w:rPr>
          <w:t xml:space="preserve">Theorem 70 (An invertible factor can be cancelled)</w:t>
        </w:r>
      </w:ins>
      <w:ins w:id="14055" w:author="PR Preview" w:date="2026-01-01T00:00:00Z">
        <w:r>
          <w:t xml:space="preserve"> </w:t>
        </w:r>
      </w:ins>
      <w:ins w:id="14056" w:author="PR Preview" w:date="2026-01-01T00:00:00Z">
        <w:r>
          <w:t xml:space="preserve">Let</w:t>
        </w:r>
      </w:ins>
      <w:ins w:id="14057" w:author="PR Preview" w:date="2026-01-01T00:00:00Z">
        <w:r>
          <w:t xml:space="preserve"> </w:t>
        </w:r>
      </w:ins>
      <m:oMath>
        <m:r>
          <m:rPr>
            <m:sty m:val="bi"/>
          </m:rPr>
          <m:t>A</m:t>
        </m:r>
      </m:oMath>
      <w:ins w:id="14058" w:author="PR Preview" w:date="2026-01-01T00:00:00Z">
        <w:r>
          <w:t xml:space="preserve"> </w:t>
        </w:r>
      </w:ins>
      <w:ins w:id="14059" w:author="PR Preview" w:date="2026-01-01T00:00:00Z">
        <w:r>
          <w:t xml:space="preserve">be an invertible</w:t>
        </w:r>
      </w:ins>
      <w:ins w:id="14060" w:author="PR Preview" w:date="2026-01-01T00:00:00Z">
        <w:r>
          <w:t xml:space="preserve"> </w:t>
        </w:r>
      </w:ins>
      <m:oMath>
        <m:r>
          <m:t>p</m:t>
        </m:r>
        <m:r>
          <m:rPr>
            <m:sty m:val="p"/>
          </m:rPr>
          <m:t>×</m:t>
        </m:r>
        <m:r>
          <m:t>p</m:t>
        </m:r>
      </m:oMath>
      <w:ins w:id="14061" w:author="PR Preview" w:date="2026-01-01T00:00:00Z">
        <w:r>
          <w:t xml:space="preserve"> </w:t>
        </w:r>
      </w:ins>
      <w:ins w:id="14062" w:author="PR Preview" w:date="2026-01-01T00:00:00Z">
        <w:r>
          <w:t xml:space="preserve">matrix (</w:t>
        </w:r>
      </w:ins>
      <w:hyperlink w:anchor="def-invertible-matrix">
        <w:ins w:id="14063" w:author="PR Preview" w:date="2026-01-01T00:00:00Z">
          <w:r>
            <w:rPr>
              <w:rStyle w:val="Hyperlink"/>
            </w:rPr>
            <w:t xml:space="preserve">Definition 85</w:t>
          </w:r>
        </w:ins>
      </w:hyperlink>
      <w:ins w:id="14064" w:author="PR Preview" w:date="2026-01-01T00:00:00Z">
        <w:r>
          <w:t xml:space="preserve">),</w:t>
        </w:r>
      </w:ins>
      <w:ins w:id="14065" w:author="PR Preview" w:date="2026-01-01T00:00:00Z">
        <w:r>
          <w:t xml:space="preserve"> </w:t>
        </w:r>
      </w:ins>
      <w:ins w:id="14066" w:author="PR Preview" w:date="2026-01-01T00:00:00Z">
        <w:r>
          <w:t xml:space="preserve">and let</w:t>
        </w:r>
      </w:ins>
      <w:ins w:id="14067" w:author="PR Preview" w:date="2026-01-01T00:00:00Z">
        <w:r>
          <w:t xml:space="preserve"> </w:t>
        </w:r>
      </w:ins>
      <m:oMath>
        <m:r>
          <m:rPr>
            <m:sty m:val="bi"/>
          </m:rPr>
          <m:t>B</m:t>
        </m:r>
      </m:oMath>
      <w:ins w:id="14068" w:author="PR Preview" w:date="2026-01-01T00:00:00Z">
        <w:r>
          <w:t xml:space="preserve"> </w:t>
        </w:r>
      </w:ins>
      <w:ins w:id="14069" w:author="PR Preview" w:date="2026-01-01T00:00:00Z">
        <w:r>
          <w:t xml:space="preserve">and</w:t>
        </w:r>
      </w:ins>
      <w:ins w:id="14070" w:author="PR Preview" w:date="2026-01-01T00:00:00Z">
        <w:r>
          <w:t xml:space="preserve"> </w:t>
        </w:r>
      </w:ins>
      <m:oMath>
        <m:r>
          <m:rPr>
            <m:sty m:val="bi"/>
          </m:rPr>
          <m:t>C</m:t>
        </m:r>
      </m:oMath>
      <w:ins w:id="14071" w:author="PR Preview" w:date="2026-01-01T00:00:00Z">
        <w:r>
          <w:t xml:space="preserve"> </w:t>
        </w:r>
      </w:ins>
      <w:ins w:id="14072" w:author="PR Preview" w:date="2026-01-01T00:00:00Z">
        <w:r>
          <w:t xml:space="preserve">be</w:t>
        </w:r>
      </w:ins>
      <w:ins w:id="14073" w:author="PR Preview" w:date="2026-01-01T00:00:00Z">
        <w:r>
          <w:t xml:space="preserve"> </w:t>
        </w:r>
      </w:ins>
      <m:oMath>
        <m:r>
          <m:t>p</m:t>
        </m:r>
        <m:r>
          <m:rPr>
            <m:sty m:val="p"/>
          </m:rPr>
          <m:t>×</m:t>
        </m:r>
        <m:r>
          <m:t>n</m:t>
        </m:r>
      </m:oMath>
      <w:ins w:id="14074" w:author="PR Preview" w:date="2026-01-01T00:00:00Z">
        <w:r>
          <w:t xml:space="preserve"> </w:t>
        </w:r>
      </w:ins>
      <w:ins w:id="14075" w:author="PR Preview" w:date="2026-01-01T00:00:00Z">
        <w:r>
          <w:t xml:space="preserve">matrices.</w:t>
        </w:r>
      </w:ins>
      <w:ins w:id="14076" w:author="PR Preview" w:date="2026-01-01T00:00:00Z">
        <w:r>
          <w:t xml:space="preserve"> </w:t>
        </w:r>
      </w:ins>
      <w:ins w:id="14077" w:author="PR Preview" w:date="2026-01-01T00:00:00Z">
        <w:r>
          <w:t xml:space="preserve">If</w:t>
        </w:r>
      </w:ins>
      <w:ins w:id="14078" w:author="PR Preview" w:date="2026-01-01T00:00:00Z">
        <w:r>
          <w:t xml:space="preserve"> </w:t>
        </w:r>
      </w:ins>
      <m:oMath>
        <m:r>
          <m:rPr>
            <m:sty m:val="bi"/>
          </m:rPr>
          <m:t>A</m:t>
        </m:r>
        <m:r>
          <m:rPr>
            <m:sty m:val="bi"/>
          </m:rPr>
          <m:t>B</m:t>
        </m:r>
        <m:r>
          <m:rPr>
            <m:sty m:val="p"/>
          </m:rPr>
          <m:t>=</m:t>
        </m:r>
        <m:r>
          <m:rPr>
            <m:sty m:val="bi"/>
          </m:rPr>
          <m:t>A</m:t>
        </m:r>
        <m:r>
          <m:rPr>
            <m:sty m:val="bi"/>
          </m:rPr>
          <m:t>C</m:t>
        </m:r>
      </m:oMath>
      <w:ins w:id="14079" w:author="PR Preview" w:date="2026-01-01T00:00:00Z">
        <w:r>
          <w:t xml:space="preserve">, then</w:t>
        </w:r>
      </w:ins>
      <w:ins w:id="14080" w:author="PR Preview" w:date="2026-01-01T00:00:00Z">
        <w:r>
          <w:t xml:space="preserve"> </w:t>
        </w:r>
      </w:ins>
      <m:oMath>
        <m:r>
          <m:rPr>
            <m:sty m:val="bi"/>
          </m:rPr>
          <m:t>B</m:t>
        </m:r>
        <m:r>
          <m:rPr>
            <m:sty m:val="p"/>
          </m:rPr>
          <m:t>=</m:t>
        </m:r>
        <m:r>
          <m:rPr>
            <m:sty m:val="bi"/>
          </m:rPr>
          <m:t>C</m:t>
        </m:r>
      </m:oMath>
      <w:ins w:id="14081" w:author="PR Preview" w:date="2026-01-01T00:00:00Z">
        <w:r>
          <w:t xml:space="preserve">.</w:t>
        </w:r>
      </w:ins>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del w:id="14082" w:author="PR Preview" w:date="2026-01-01T00:00:00Z">
        <w:r>
          <w:delText xml:space="preserve">The proof of</w:delText>
        </w:r>
      </w:del>
      <w:del w:id="14083" w:author="PR Preview" w:date="2026-01-01T00:00:00Z">
        <w:r>
          <w:delText xml:space="preserve"> </w:delText>
        </w:r>
      </w:del>
      <w:hyperlink w:anchor="thm-invertible-cancel">
        <w:del w:id="14084" w:author="PR Preview" w:date="2026-01-01T00:00:00Z">
          <w:r>
            <w:rPr>
              <w:rStyle w:val="Hyperlink"/>
            </w:rPr>
            <w:delText xml:space="preserve">Theorem 71</w:delText>
          </w:r>
        </w:del>
      </w:hyperlink>
      <w:del w:id="14085" w:author="PR Preview" w:date="2026-01-01T00:00:00Z">
        <w:r>
          <w:delText xml:space="preserve"> </w:delText>
        </w:r>
      </w:del>
      <w:del w:id="14086" w:author="PR Preview" w:date="2026-01-01T00:00:00Z">
        <w:r>
          <w:delText xml:space="preserve">works with every product reversed:</w:delText>
        </w:r>
      </w:del>
      <w:del w:id="14087" w:author="PR Preview" w:date="2026-01-01T00:00:00Z">
        <w:r>
          <w:delText xml:space="preserve"> </w:delText>
        </w:r>
      </w:del>
      <w:del w:id="14088" w:author="PR Preview" w:date="2026-01-01T00:00:00Z">
        <w:r>
          <w:delText xml:space="preserve">multiply both sides on the right by</w:delText>
        </w:r>
      </w:del>
      <w:del w:id="14089" w:author="PR Preview" w:date="2026-01-01T00:00:00Z">
        <w:r>
          <w:delText xml:space="preserve"> </w:delText>
        </w:r>
      </w:del>
      <m:oMath>
        <m:sSup>
          <m:e>
            <m:r>
              <m:rPr>
                <m:sty m:val="bi"/>
              </m:rPr>
              <m:t>A</m:t>
            </m:r>
          </m:e>
          <m:sup>
            <m:r>
              <m:rPr>
                <m:sty m:val="p"/>
              </m:rPr>
              <m:t>−</m:t>
            </m:r>
            <m:r>
              <m:t>1</m:t>
            </m:r>
          </m:sup>
        </m:sSup>
      </m:oMath>
      <w:del w:id="14090" w:author="PR Preview" w:date="2026-01-01T00:00:00Z">
        <w:r>
          <w:delText xml:space="preserve">.</w:delText>
        </w:r>
      </w:del>
    </w:p>
    <w:p>
      <w:pPr>
        <w:pStyle w:val="BodyText"/>
      </w:pPr>
      <w:del w:id="14091" w:author="PR Preview" w:date="2026-01-01T00:00:00Z">
        <w:r>
          <w:rPr>
            <w:b/>
            <w:bCs/>
          </w:rPr>
          <w:delText xml:space="preserve">Example 133 (Solving for a matrix by cancelling an invertible factor)</w:delText>
        </w:r>
      </w:del>
      <w:del w:id="14092" w:author="PR Preview" w:date="2026-01-01T00:00:00Z">
        <w:r>
          <w:delText xml:space="preserve"> </w:delText>
        </w:r>
      </w:del>
      <w:del w:id="14093" w:author="PR Preview" w:date="2026-01-01T00:00:00Z">
        <w:r>
          <w:delText xml:space="preserve">Let</w:delText>
        </w:r>
      </w:del>
      <w:del w:id="1409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4095" w:author="PR Preview" w:date="2026-01-01T00:00:00Z">
        <w:r>
          <w:delText xml:space="preserve">,</w:delText>
        </w:r>
      </w:del>
      <w:del w:id="14096" w:author="PR Preview" w:date="2026-01-01T00:00:00Z">
        <w:r>
          <w:delText xml:space="preserve"> </w:delText>
        </w:r>
      </w:del>
      <w:del w:id="14097" w:author="PR Preview" w:date="2026-01-01T00:00:00Z">
        <w:r>
          <w:delText xml:space="preserve">which is invertible with</w:delText>
        </w:r>
      </w:del>
      <w:del w:id="14098"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4099" w:author="PR Preview" w:date="2026-01-01T00:00:00Z">
        <w:r>
          <w:delText xml:space="preserve"> </w:delText>
        </w:r>
      </w:del>
      <w:del w:id="14100" w:author="PR Preview" w:date="2026-01-01T00:00:00Z">
        <w:r>
          <w:delText xml:space="preserve">(</w:delText>
        </w:r>
      </w:del>
      <w:hyperlink w:anchor="exm-invertible-matrix">
        <w:del w:id="14101" w:author="PR Preview" w:date="2026-01-01T00:00:00Z">
          <w:r>
            <w:rPr>
              <w:rStyle w:val="Hyperlink"/>
            </w:rPr>
            <w:delText xml:space="preserve">Example 130</w:delText>
          </w:r>
        </w:del>
      </w:hyperlink>
      <w:del w:id="14102" w:author="PR Preview" w:date="2026-01-01T00:00:00Z">
        <w:r>
          <w:delText xml:space="preserve">).</w:delText>
        </w:r>
      </w:del>
      <w:del w:id="14103" w:author="PR Preview" w:date="2026-01-01T00:00:00Z">
        <w:r>
          <w:delText xml:space="preserve"> </w:delText>
        </w:r>
      </w:del>
      <w:del w:id="14104" w:author="PR Preview" w:date="2026-01-01T00:00:00Z">
        <w:r>
          <w:delText xml:space="preserve">If</w:delText>
        </w:r>
      </w:del>
      <w:del w:id="14105" w:author="PR Preview" w:date="2026-01-01T00:00:00Z">
        <w:r>
          <w:delText xml:space="preserve"> </w:delText>
        </w:r>
      </w:del>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del w:id="14106" w:author="PR Preview" w:date="2026-01-01T00:00:00Z">
        <w:r>
          <w:delText xml:space="preserve"> </w:delText>
        </w:r>
      </w:del>
      <w:del w:id="14107" w:author="PR Preview" w:date="2026-01-01T00:00:00Z">
        <w:r>
          <w:delText xml:space="preserve">for a</w:delText>
        </w:r>
      </w:del>
      <w:del w:id="14108" w:author="PR Preview" w:date="2026-01-01T00:00:00Z">
        <w:r>
          <w:delText xml:space="preserve"> </w:delText>
        </w:r>
      </w:del>
      <m:oMath>
        <m:r>
          <m:t>2</m:t>
        </m:r>
        <m:r>
          <m:rPr>
            <m:sty m:val="p"/>
          </m:rPr>
          <m:t>×</m:t>
        </m:r>
        <m:r>
          <m:t>1</m:t>
        </m:r>
      </m:oMath>
      <w:del w:id="14109" w:author="PR Preview" w:date="2026-01-01T00:00:00Z">
        <w:r>
          <w:delText xml:space="preserve"> </w:delText>
        </w:r>
      </w:del>
      <w:del w:id="14110" w:author="PR Preview" w:date="2026-01-01T00:00:00Z">
        <w:r>
          <w:delText xml:space="preserve">matrix</w:delText>
        </w:r>
      </w:del>
      <w:del w:id="14111" w:author="PR Preview" w:date="2026-01-01T00:00:00Z">
        <w:r>
          <w:delText xml:space="preserve"> </w:delText>
        </w:r>
      </w:del>
      <m:oMath>
        <m:r>
          <m:rPr>
            <m:sty m:val="bi"/>
          </m:rPr>
          <m:t>B</m:t>
        </m:r>
      </m:oMath>
      <w:del w:id="14112" w:author="PR Preview" w:date="2026-01-01T00:00:00Z">
        <w:r>
          <w:delText xml:space="preserve">,</w:delText>
        </w:r>
      </w:del>
      <w:del w:id="14113" w:author="PR Preview" w:date="2026-01-01T00:00:00Z">
        <w:r>
          <w:delText xml:space="preserve"> </w:delText>
        </w:r>
      </w:del>
      <w:del w:id="14114" w:author="PR Preview" w:date="2026-01-01T00:00:00Z">
        <w:r>
          <w:delText xml:space="preserve">then multiplying both sides on the left by</w:delText>
        </w:r>
      </w:del>
      <w:del w:id="14115" w:author="PR Preview" w:date="2026-01-01T00:00:00Z">
        <w:r>
          <w:delText xml:space="preserve"> </w:delText>
        </w:r>
      </w:del>
      <m:oMath>
        <m:sSup>
          <m:e>
            <m:r>
              <m:rPr>
                <m:sty m:val="bi"/>
              </m:rPr>
              <m:t>A</m:t>
            </m:r>
          </m:e>
          <m:sup>
            <m:r>
              <m:rPr>
                <m:sty m:val="p"/>
              </m:rPr>
              <m:t>−</m:t>
            </m:r>
            <m:r>
              <m:t>1</m:t>
            </m:r>
          </m:sup>
        </m:sSup>
      </m:oMath>
      <w:del w:id="14116" w:author="PR Preview" w:date="2026-01-01T00:00:00Z">
        <w:r>
          <w:delText xml:space="preserve">,</w:delText>
        </w:r>
      </w:del>
      <w:del w:id="14117" w:author="PR Preview" w:date="2026-01-01T00:00:00Z">
        <w:r>
          <w:delText xml:space="preserve"> </w:delText>
        </w:r>
      </w:del>
      <w:del w:id="14118" w:author="PR Preview" w:date="2026-01-01T00:00:00Z">
        <w:r>
          <w:delText xml:space="preserve">as in the proof of</w:delText>
        </w:r>
      </w:del>
      <w:del w:id="14119" w:author="PR Preview" w:date="2026-01-01T00:00:00Z">
        <w:r>
          <w:delText xml:space="preserve"> </w:delText>
        </w:r>
      </w:del>
      <w:hyperlink w:anchor="thm-invertible-cancel">
        <w:del w:id="14120" w:author="PR Preview" w:date="2026-01-01T00:00:00Z">
          <w:r>
            <w:rPr>
              <w:rStyle w:val="Hyperlink"/>
            </w:rPr>
            <w:delText xml:space="preserve">Theorem 71</w:delText>
          </w:r>
        </w:del>
      </w:hyperlink>
      <w:del w:id="14121" w:author="PR Preview" w:date="2026-01-01T00:00:00Z">
        <w:r>
          <w:delText xml:space="preserve">,</w:delText>
        </w:r>
      </w:del>
    </w:p>
    <w:p>
      <w:pPr>
        <w:pStyle w:val="BodyText"/>
      </w:pPr>
      <w:ins w:id="14122" w:author="PR Preview" w:date="2026-01-01T00:00:00Z">
        <w:r>
          <w:t xml:space="preserve">The proof of</w:t>
        </w:r>
      </w:ins>
      <w:ins w:id="14123" w:author="PR Preview" w:date="2026-01-01T00:00:00Z">
        <w:r>
          <w:t xml:space="preserve"> </w:t>
        </w:r>
      </w:ins>
      <w:hyperlink w:anchor="thm-invertible-cancel">
        <w:ins w:id="14124" w:author="PR Preview" w:date="2026-01-01T00:00:00Z">
          <w:r>
            <w:rPr>
              <w:rStyle w:val="Hyperlink"/>
            </w:rPr>
            <w:t xml:space="preserve">Theorem 70</w:t>
          </w:r>
        </w:ins>
      </w:hyperlink>
      <w:ins w:id="14125" w:author="PR Preview" w:date="2026-01-01T00:00:00Z">
        <w:r>
          <w:t xml:space="preserve"> </w:t>
        </w:r>
      </w:ins>
      <w:ins w:id="14126" w:author="PR Preview" w:date="2026-01-01T00:00:00Z">
        <w:r>
          <w:t xml:space="preserve">works with every product reversed:</w:t>
        </w:r>
      </w:ins>
      <w:ins w:id="14127" w:author="PR Preview" w:date="2026-01-01T00:00:00Z">
        <w:r>
          <w:t xml:space="preserve"> </w:t>
        </w:r>
      </w:ins>
      <w:ins w:id="14128" w:author="PR Preview" w:date="2026-01-01T00:00:00Z">
        <w:r>
          <w:t xml:space="preserve">multiply both sides on the right by</w:t>
        </w:r>
      </w:ins>
      <w:ins w:id="14129" w:author="PR Preview" w:date="2026-01-01T00:00:00Z">
        <w:r>
          <w:t xml:space="preserve"> </w:t>
        </w:r>
      </w:ins>
      <m:oMath>
        <m:sSup>
          <m:e>
            <m:r>
              <m:rPr>
                <m:sty m:val="bi"/>
              </m:rPr>
              <m:t>A</m:t>
            </m:r>
          </m:e>
          <m:sup>
            <m:r>
              <m:rPr>
                <m:sty m:val="p"/>
              </m:rPr>
              <m:t>−</m:t>
            </m:r>
            <m:r>
              <m:t>1</m:t>
            </m:r>
          </m:sup>
        </m:sSup>
      </m:oMath>
      <w:ins w:id="14130" w:author="PR Preview" w:date="2026-01-01T00:00:00Z">
        <w:r>
          <w:t xml:space="preserve">.</w:t>
        </w:r>
      </w:ins>
    </w:p>
    <w:bookmarkEnd w:id="438"/>
    <w:bookmarkStart w:id="439" w:name="exm-invertible-cancel"/>
    <w:p>
      <w:pPr>
        <w:pStyle w:val="BodyText"/>
      </w:pPr>
      <w:ins w:id="14131" w:author="PR Preview" w:date="2026-01-01T00:00:00Z">
        <w:r>
          <w:rPr>
            <w:b/>
            <w:bCs/>
          </w:rPr>
          <w:t xml:space="preserve">Example 132 (Solving for a matrix by cancelling an invertible factor)</w:t>
        </w:r>
      </w:ins>
      <w:ins w:id="14132" w:author="PR Preview" w:date="2026-01-01T00:00:00Z">
        <w:r>
          <w:t xml:space="preserve"> </w:t>
        </w:r>
      </w:ins>
      <w:ins w:id="14133" w:author="PR Preview" w:date="2026-01-01T00:00:00Z">
        <w:r>
          <w:t xml:space="preserve">Let</w:t>
        </w:r>
      </w:ins>
      <w:ins w:id="1413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4135" w:author="PR Preview" w:date="2026-01-01T00:00:00Z">
        <w:r>
          <w:t xml:space="preserve">,</w:t>
        </w:r>
      </w:ins>
      <w:ins w:id="14136" w:author="PR Preview" w:date="2026-01-01T00:00:00Z">
        <w:r>
          <w:t xml:space="preserve"> </w:t>
        </w:r>
      </w:ins>
      <w:ins w:id="14137" w:author="PR Preview" w:date="2026-01-01T00:00:00Z">
        <w:r>
          <w:t xml:space="preserve">which is invertible with</w:t>
        </w:r>
      </w:ins>
      <w:ins w:id="14138"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4139" w:author="PR Preview" w:date="2026-01-01T00:00:00Z">
        <w:r>
          <w:t xml:space="preserve"> </w:t>
        </w:r>
      </w:ins>
      <w:ins w:id="14140" w:author="PR Preview" w:date="2026-01-01T00:00:00Z">
        <w:r>
          <w:t xml:space="preserve">(</w:t>
        </w:r>
      </w:ins>
      <w:hyperlink w:anchor="exm-invertible-matrix">
        <w:ins w:id="14141" w:author="PR Preview" w:date="2026-01-01T00:00:00Z">
          <w:r>
            <w:rPr>
              <w:rStyle w:val="Hyperlink"/>
            </w:rPr>
            <w:t xml:space="preserve">Example 129</w:t>
          </w:r>
        </w:ins>
      </w:hyperlink>
      <w:ins w:id="14142" w:author="PR Preview" w:date="2026-01-01T00:00:00Z">
        <w:r>
          <w:t xml:space="preserve">).</w:t>
        </w:r>
      </w:ins>
      <w:ins w:id="14143" w:author="PR Preview" w:date="2026-01-01T00:00:00Z">
        <w:r>
          <w:t xml:space="preserve"> </w:t>
        </w:r>
      </w:ins>
      <w:ins w:id="14144" w:author="PR Preview" w:date="2026-01-01T00:00:00Z">
        <w:r>
          <w:t xml:space="preserve">If</w:t>
        </w:r>
      </w:ins>
      <w:ins w:id="14145"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14146" w:author="PR Preview" w:date="2026-01-01T00:00:00Z">
        <w:r>
          <w:t xml:space="preserve"> </w:t>
        </w:r>
      </w:ins>
      <w:ins w:id="14147" w:author="PR Preview" w:date="2026-01-01T00:00:00Z">
        <w:r>
          <w:t xml:space="preserve">for a</w:t>
        </w:r>
      </w:ins>
      <w:ins w:id="14148" w:author="PR Preview" w:date="2026-01-01T00:00:00Z">
        <w:r>
          <w:t xml:space="preserve"> </w:t>
        </w:r>
      </w:ins>
      <m:oMath>
        <m:r>
          <m:t>2</m:t>
        </m:r>
        <m:r>
          <m:rPr>
            <m:sty m:val="p"/>
          </m:rPr>
          <m:t>×</m:t>
        </m:r>
        <m:r>
          <m:t>1</m:t>
        </m:r>
      </m:oMath>
      <w:ins w:id="14149" w:author="PR Preview" w:date="2026-01-01T00:00:00Z">
        <w:r>
          <w:t xml:space="preserve"> </w:t>
        </w:r>
      </w:ins>
      <w:ins w:id="14150" w:author="PR Preview" w:date="2026-01-01T00:00:00Z">
        <w:r>
          <w:t xml:space="preserve">matrix</w:t>
        </w:r>
      </w:ins>
      <w:ins w:id="14151" w:author="PR Preview" w:date="2026-01-01T00:00:00Z">
        <w:r>
          <w:t xml:space="preserve"> </w:t>
        </w:r>
      </w:ins>
      <m:oMath>
        <m:r>
          <m:rPr>
            <m:sty m:val="bi"/>
          </m:rPr>
          <m:t>B</m:t>
        </m:r>
      </m:oMath>
      <w:ins w:id="14152" w:author="PR Preview" w:date="2026-01-01T00:00:00Z">
        <w:r>
          <w:t xml:space="preserve">,</w:t>
        </w:r>
      </w:ins>
      <w:ins w:id="14153" w:author="PR Preview" w:date="2026-01-01T00:00:00Z">
        <w:r>
          <w:t xml:space="preserve"> </w:t>
        </w:r>
      </w:ins>
      <w:ins w:id="14154" w:author="PR Preview" w:date="2026-01-01T00:00:00Z">
        <w:r>
          <w:t xml:space="preserve">then multiplying both sides on the left by</w:t>
        </w:r>
      </w:ins>
      <w:ins w:id="14155" w:author="PR Preview" w:date="2026-01-01T00:00:00Z">
        <w:r>
          <w:t xml:space="preserve"> </w:t>
        </w:r>
      </w:ins>
      <m:oMath>
        <m:sSup>
          <m:e>
            <m:r>
              <m:rPr>
                <m:sty m:val="bi"/>
              </m:rPr>
              <m:t>A</m:t>
            </m:r>
          </m:e>
          <m:sup>
            <m:r>
              <m:rPr>
                <m:sty m:val="p"/>
              </m:rPr>
              <m:t>−</m:t>
            </m:r>
            <m:r>
              <m:t>1</m:t>
            </m:r>
          </m:sup>
        </m:sSup>
      </m:oMath>
      <w:ins w:id="14156" w:author="PR Preview" w:date="2026-01-01T00:00:00Z">
        <w:r>
          <w:t xml:space="preserve">,</w:t>
        </w:r>
      </w:ins>
      <w:ins w:id="14157" w:author="PR Preview" w:date="2026-01-01T00:00:00Z">
        <w:r>
          <w:t xml:space="preserve"> </w:t>
        </w:r>
      </w:ins>
      <w:ins w:id="14158" w:author="PR Preview" w:date="2026-01-01T00:00:00Z">
        <w:r>
          <w:t xml:space="preserve">as in the proof of</w:t>
        </w:r>
      </w:ins>
      <w:ins w:id="14159" w:author="PR Preview" w:date="2026-01-01T00:00:00Z">
        <w:r>
          <w:t xml:space="preserve"> </w:t>
        </w:r>
      </w:ins>
      <w:hyperlink w:anchor="thm-invertible-cancel">
        <w:ins w:id="14160" w:author="PR Preview" w:date="2026-01-01T00:00:00Z">
          <w:r>
            <w:rPr>
              <w:rStyle w:val="Hyperlink"/>
            </w:rPr>
            <w:t xml:space="preserve">Theorem 70</w:t>
          </w:r>
        </w:ins>
      </w:hyperlink>
      <w:ins w:id="14161"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del w:id="14162" w:author="PR Preview" w:date="2026-01-01T00:00:00Z">
        <w:r>
          <w:rPr>
            <w:b/>
            <w:bCs/>
          </w:rPr>
          <w:delText xml:space="preserve">Example 134 (A product of two nonzero matrices can be the zero matrix)</w:delText>
        </w:r>
      </w:del>
      <w:del w:id="14163" w:author="PR Preview" w:date="2026-01-01T00:00:00Z">
        <w:r>
          <w:delText xml:space="preserve"> </w:delText>
        </w:r>
      </w:del>
      <w:del w:id="14164" w:author="PR Preview" w:date="2026-01-01T00:00:00Z">
        <w:r>
          <w:delText xml:space="preserve">With</w:delText>
        </w:r>
      </w:del>
    </w:p>
    <w:p>
      <w:pPr>
        <w:pStyle w:val="BodyText"/>
      </w:pPr>
      <w:ins w:id="14165" w:author="PR Preview" w:date="2026-01-01T00:00:00Z">
        <w:r>
          <w:rPr>
            <w:b/>
            <w:bCs/>
          </w:rPr>
          <w:t xml:space="preserve">Example 133 (A product of two nonzero matrices can be the zero matrix)</w:t>
        </w:r>
      </w:ins>
      <w:ins w:id="14166" w:author="PR Preview" w:date="2026-01-01T00:00:00Z">
        <w:r>
          <w:t xml:space="preserve"> </w:t>
        </w:r>
      </w:ins>
      <w:ins w:id="14167"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del w:id="14168" w:author="PR Preview" w:date="2026-01-01T00:00:00Z">
        <w:r>
          <w:delText xml:space="preserve">Because</w:delText>
        </w:r>
      </w:del>
      <w:del w:id="14169" w:author="PR Preview" w:date="2026-01-01T00:00:00Z">
        <w:r>
          <w:delText xml:space="preserve"> </w:delText>
        </w:r>
      </w:del>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del w:id="14170" w:author="PR Preview" w:date="2026-01-01T00:00:00Z">
        <w:r>
          <w:delText xml:space="preserve"> </w:delText>
        </w:r>
      </w:del>
      <w:del w:id="14171" w:author="PR Preview" w:date="2026-01-01T00:00:00Z">
        <w:r>
          <w:delText xml:space="preserve">while</w:delText>
        </w:r>
      </w:del>
      <w:del w:id="14172" w:author="PR Preview" w:date="2026-01-01T00:00:00Z">
        <w:r>
          <w:delText xml:space="preserve"> </w:delText>
        </w:r>
      </w:del>
      <m:oMath>
        <m:r>
          <m:rPr>
            <m:sty m:val="bi"/>
          </m:rPr>
          <m:t>B</m:t>
        </m:r>
        <m:r>
          <m:rPr>
            <m:sty m:val="p"/>
          </m:rPr>
          <m:t>≠</m:t>
        </m:r>
        <m:sSub>
          <m:e>
            <m:r>
              <m:rPr>
                <m:sty m:val="b"/>
              </m:rPr>
              <m:t>0</m:t>
            </m:r>
          </m:e>
          <m:sub>
            <m:r>
              <m:t>2</m:t>
            </m:r>
            <m:r>
              <m:rPr>
                <m:sty m:val="p"/>
              </m:rPr>
              <m:t>×</m:t>
            </m:r>
            <m:r>
              <m:t>2</m:t>
            </m:r>
          </m:sub>
        </m:sSub>
      </m:oMath>
      <w:del w:id="14173" w:author="PR Preview" w:date="2026-01-01T00:00:00Z">
        <w:r>
          <w:delText xml:space="preserve">,</w:delText>
        </w:r>
      </w:del>
      <w:del w:id="14174" w:author="PR Preview" w:date="2026-01-01T00:00:00Z">
        <w:r>
          <w:delText xml:space="preserve"> </w:delText>
        </w:r>
      </w:del>
      <w:del w:id="14175" w:author="PR Preview" w:date="2026-01-01T00:00:00Z">
        <w:r>
          <w:delText xml:space="preserve">the factor</w:delText>
        </w:r>
      </w:del>
      <w:del w:id="14176" w:author="PR Preview" w:date="2026-01-01T00:00:00Z">
        <w:r>
          <w:delText xml:space="preserve"> </w:delText>
        </w:r>
      </w:del>
      <m:oMath>
        <m:r>
          <m:rPr>
            <m:sty m:val="bi"/>
          </m:rPr>
          <m:t>A</m:t>
        </m:r>
      </m:oMath>
      <w:del w:id="14177" w:author="PR Preview" w:date="2026-01-01T00:00:00Z">
        <w:r>
          <w:delText xml:space="preserve"> </w:delText>
        </w:r>
      </w:del>
      <w:del w:id="14178" w:author="PR Preview" w:date="2026-01-01T00:00:00Z">
        <w:r>
          <w:delText xml:space="preserve">cannot be cancelled from</w:delText>
        </w:r>
      </w:del>
      <w:del w:id="14179" w:author="PR Preview" w:date="2026-01-01T00:00:00Z">
        <w:r>
          <w:delText xml:space="preserve"> </w:delText>
        </w:r>
      </w:del>
      <m:oMath>
        <m:r>
          <m:rPr>
            <m:sty m:val="bi"/>
          </m:rPr>
          <m:t>A</m:t>
        </m:r>
        <m:r>
          <m:rPr>
            <m:sty m:val="bi"/>
          </m:rPr>
          <m:t>B</m:t>
        </m:r>
        <m:r>
          <m:rPr>
            <m:sty m:val="p"/>
          </m:rPr>
          <m:t>=</m:t>
        </m:r>
        <m:r>
          <m:rPr>
            <m:sty m:val="bi"/>
          </m:rPr>
          <m:t>A</m:t>
        </m:r>
        <m:sSub>
          <m:e>
            <m:r>
              <m:rPr>
                <m:sty m:val="b"/>
              </m:rPr>
              <m:t>0</m:t>
            </m:r>
          </m:e>
          <m:sub>
            <m:r>
              <m:t>2</m:t>
            </m:r>
            <m:r>
              <m:rPr>
                <m:sty m:val="p"/>
              </m:rPr>
              <m:t>×</m:t>
            </m:r>
            <m:r>
              <m:t>2</m:t>
            </m:r>
          </m:sub>
        </m:sSub>
      </m:oMath>
      <w:del w:id="14180" w:author="PR Preview" w:date="2026-01-01T00:00:00Z">
        <w:r>
          <w:delText xml:space="preserve">.</w:delText>
        </w:r>
      </w:del>
      <w:del w:id="14181" w:author="PR Preview" w:date="2026-01-01T00:00:00Z">
        <w:r>
          <w:delText xml:space="preserve"> </w:delText>
        </w:r>
      </w:del>
      <w:del w:id="14182" w:author="PR Preview" w:date="2026-01-01T00:00:00Z">
        <w:r>
          <w:delText xml:space="preserve">This does not contradict</w:delText>
        </w:r>
      </w:del>
      <w:del w:id="14183" w:author="PR Preview" w:date="2026-01-01T00:00:00Z">
        <w:r>
          <w:delText xml:space="preserve"> </w:delText>
        </w:r>
      </w:del>
      <w:hyperlink w:anchor="thm-invertible-cancel">
        <w:del w:id="14184" w:author="PR Preview" w:date="2026-01-01T00:00:00Z">
          <w:r>
            <w:rPr>
              <w:rStyle w:val="Hyperlink"/>
            </w:rPr>
            <w:delText xml:space="preserve">Theorem 71</w:delText>
          </w:r>
        </w:del>
      </w:hyperlink>
      <w:del w:id="14185" w:author="PR Preview" w:date="2026-01-01T00:00:00Z">
        <w:r>
          <w:delText xml:space="preserve">,</w:delText>
        </w:r>
      </w:del>
      <w:del w:id="14186" w:author="PR Preview" w:date="2026-01-01T00:00:00Z">
        <w:r>
          <w:delText xml:space="preserve"> </w:delText>
        </w:r>
      </w:del>
      <w:del w:id="14187" w:author="PR Preview" w:date="2026-01-01T00:00:00Z">
        <w:r>
          <w:delText xml:space="preserve">because</w:delText>
        </w:r>
      </w:del>
      <w:del w:id="14188" w:author="PR Preview" w:date="2026-01-01T00:00:00Z">
        <w:r>
          <w:delText xml:space="preserve"> </w:delText>
        </w:r>
      </w:del>
      <m:oMath>
        <m:r>
          <m:rPr>
            <m:sty m:val="bi"/>
          </m:rPr>
          <m:t>A</m:t>
        </m:r>
      </m:oMath>
      <w:del w:id="14189" w:author="PR Preview" w:date="2026-01-01T00:00:00Z">
        <w:r>
          <w:delText xml:space="preserve"> </w:delText>
        </w:r>
      </w:del>
      <w:del w:id="14190" w:author="PR Preview" w:date="2026-01-01T00:00:00Z">
        <w:r>
          <w:delText xml:space="preserve">is singular:</w:delText>
        </w:r>
      </w:del>
      <w:del w:id="14191" w:author="PR Preview" w:date="2026-01-01T00:00:00Z">
        <w:r>
          <w:delText xml:space="preserve"> </w:delText>
        </w:r>
      </w:del>
      <w:del w:id="14192" w:author="PR Preview" w:date="2026-01-01T00:00:00Z">
        <w:r>
          <w:delText xml:space="preserve">its second row is zero, so</w:delText>
        </w:r>
      </w:del>
      <w:del w:id="14193" w:author="PR Preview" w:date="2026-01-01T00:00:00Z">
        <w:r>
          <w:delText xml:space="preserve"> </w:delText>
        </w:r>
      </w:del>
      <m:oMath>
        <m:r>
          <m:rPr>
            <m:sty m:val="bi"/>
          </m:rPr>
          <m:t>A</m:t>
        </m:r>
        <m:r>
          <m:rPr>
            <m:sty m:val="bi"/>
          </m:rPr>
          <m:t>C</m:t>
        </m:r>
      </m:oMath>
      <w:del w:id="14194" w:author="PR Preview" w:date="2026-01-01T00:00:00Z">
        <w:r>
          <w:delText xml:space="preserve"> </w:delText>
        </w:r>
      </w:del>
      <w:del w:id="14195" w:author="PR Preview" w:date="2026-01-01T00:00:00Z">
        <w:r>
          <w:delText xml:space="preserve">has a zero second row for every</w:delText>
        </w:r>
      </w:del>
      <w:del w:id="14196" w:author="PR Preview" w:date="2026-01-01T00:00:00Z">
        <w:r>
          <w:delText xml:space="preserve"> </w:delText>
        </w:r>
      </w:del>
      <m:oMath>
        <m:r>
          <m:t>2</m:t>
        </m:r>
        <m:r>
          <m:rPr>
            <m:sty m:val="p"/>
          </m:rPr>
          <m:t>×</m:t>
        </m:r>
        <m:r>
          <m:t>2</m:t>
        </m:r>
      </m:oMath>
      <w:del w:id="14197" w:author="PR Preview" w:date="2026-01-01T00:00:00Z">
        <w:r>
          <w:delText xml:space="preserve"> </w:delText>
        </w:r>
      </w:del>
      <w:del w:id="14198" w:author="PR Preview" w:date="2026-01-01T00:00:00Z">
        <w:r>
          <w:delText xml:space="preserve">matrix</w:delText>
        </w:r>
      </w:del>
      <w:del w:id="14199" w:author="PR Preview" w:date="2026-01-01T00:00:00Z">
        <w:r>
          <w:delText xml:space="preserve"> </w:delText>
        </w:r>
      </w:del>
      <m:oMath>
        <m:r>
          <m:rPr>
            <m:sty m:val="bi"/>
          </m:rPr>
          <m:t>C</m:t>
        </m:r>
      </m:oMath>
      <w:del w:id="14200" w:author="PR Preview" w:date="2026-01-01T00:00:00Z">
        <w:r>
          <w:delText xml:space="preserve">,</w:delText>
        </w:r>
      </w:del>
      <w:del w:id="14201" w:author="PR Preview" w:date="2026-01-01T00:00:00Z">
        <w:r>
          <w:delText xml:space="preserve"> </w:delText>
        </w:r>
      </w:del>
      <w:del w:id="14202" w:author="PR Preview" w:date="2026-01-01T00:00:00Z">
        <w:r>
          <w:delText xml:space="preserve">and</w:delText>
        </w:r>
      </w:del>
      <w:del w:id="14203" w:author="PR Preview" w:date="2026-01-01T00:00:00Z">
        <w:r>
          <w:delText xml:space="preserve"> </w:delText>
        </w:r>
      </w:del>
      <m:oMath>
        <m:r>
          <m:rPr>
            <m:sty m:val="bi"/>
          </m:rPr>
          <m:t>A</m:t>
        </m:r>
        <m:r>
          <m:rPr>
            <m:sty m:val="bi"/>
          </m:rPr>
          <m:t>C</m:t>
        </m:r>
      </m:oMath>
      <w:del w:id="14204" w:author="PR Preview" w:date="2026-01-01T00:00:00Z">
        <w:r>
          <w:delText xml:space="preserve"> </w:delText>
        </w:r>
      </w:del>
      <w:del w:id="14205" w:author="PR Preview" w:date="2026-01-01T00:00:00Z">
        <w:r>
          <w:delText xml:space="preserve">can never be</w:delText>
        </w:r>
      </w:del>
      <w:del w:id="14206" w:author="PR Preview" w:date="2026-01-01T00:00:00Z">
        <w:r>
          <w:delText xml:space="preserve"> </w:delText>
        </w:r>
      </w:del>
      <m:oMath>
        <m:sSub>
          <m:e>
            <m:r>
              <m:rPr>
                <m:sty m:val="bi"/>
              </m:rPr>
              <m:t>I</m:t>
            </m:r>
          </m:e>
          <m:sub>
            <m:r>
              <m:t>2</m:t>
            </m:r>
          </m:sub>
        </m:sSub>
      </m:oMath>
      <w:del w:id="14207" w:author="PR Preview" w:date="2026-01-01T00:00:00Z">
        <w:r>
          <w:delText xml:space="preserve">.</w:delText>
        </w:r>
      </w:del>
    </w:p>
    <w:p>
      <w:pPr>
        <w:pStyle w:val="BodyText"/>
      </w:pPr>
      <w:ins w:id="14208" w:author="PR Preview" w:date="2026-01-01T00:00:00Z">
        <w:r>
          <w:t xml:space="preserve">Because</w:t>
        </w:r>
      </w:ins>
      <w:ins w:id="14209"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14210" w:author="PR Preview" w:date="2026-01-01T00:00:00Z">
        <w:r>
          <w:t xml:space="preserve"> </w:t>
        </w:r>
      </w:ins>
      <w:ins w:id="14211" w:author="PR Preview" w:date="2026-01-01T00:00:00Z">
        <w:r>
          <w:t xml:space="preserve">while</w:t>
        </w:r>
      </w:ins>
      <w:ins w:id="14212"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14213" w:author="PR Preview" w:date="2026-01-01T00:00:00Z">
        <w:r>
          <w:t xml:space="preserve">,</w:t>
        </w:r>
      </w:ins>
      <w:ins w:id="14214" w:author="PR Preview" w:date="2026-01-01T00:00:00Z">
        <w:r>
          <w:t xml:space="preserve"> </w:t>
        </w:r>
      </w:ins>
      <w:ins w:id="14215" w:author="PR Preview" w:date="2026-01-01T00:00:00Z">
        <w:r>
          <w:t xml:space="preserve">the factor</w:t>
        </w:r>
      </w:ins>
      <w:ins w:id="14216" w:author="PR Preview" w:date="2026-01-01T00:00:00Z">
        <w:r>
          <w:t xml:space="preserve"> </w:t>
        </w:r>
      </w:ins>
      <m:oMath>
        <m:r>
          <m:rPr>
            <m:sty m:val="bi"/>
          </m:rPr>
          <m:t>A</m:t>
        </m:r>
      </m:oMath>
      <w:ins w:id="14217" w:author="PR Preview" w:date="2026-01-01T00:00:00Z">
        <w:r>
          <w:t xml:space="preserve"> </w:t>
        </w:r>
      </w:ins>
      <w:ins w:id="14218" w:author="PR Preview" w:date="2026-01-01T00:00:00Z">
        <w:r>
          <w:t xml:space="preserve">cannot be cancelled from</w:t>
        </w:r>
      </w:ins>
      <w:ins w:id="14219"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14220" w:author="PR Preview" w:date="2026-01-01T00:00:00Z">
        <w:r>
          <w:t xml:space="preserve">.</w:t>
        </w:r>
      </w:ins>
      <w:ins w:id="14221" w:author="PR Preview" w:date="2026-01-01T00:00:00Z">
        <w:r>
          <w:t xml:space="preserve"> </w:t>
        </w:r>
      </w:ins>
      <w:ins w:id="14222" w:author="PR Preview" w:date="2026-01-01T00:00:00Z">
        <w:r>
          <w:t xml:space="preserve">This does not contradict</w:t>
        </w:r>
      </w:ins>
      <w:ins w:id="14223" w:author="PR Preview" w:date="2026-01-01T00:00:00Z">
        <w:r>
          <w:t xml:space="preserve"> </w:t>
        </w:r>
      </w:ins>
      <w:hyperlink w:anchor="thm-invertible-cancel">
        <w:ins w:id="14224" w:author="PR Preview" w:date="2026-01-01T00:00:00Z">
          <w:r>
            <w:rPr>
              <w:rStyle w:val="Hyperlink"/>
            </w:rPr>
            <w:t xml:space="preserve">Theorem 70</w:t>
          </w:r>
        </w:ins>
      </w:hyperlink>
      <w:ins w:id="14225" w:author="PR Preview" w:date="2026-01-01T00:00:00Z">
        <w:r>
          <w:t xml:space="preserve">,</w:t>
        </w:r>
      </w:ins>
      <w:ins w:id="14226" w:author="PR Preview" w:date="2026-01-01T00:00:00Z">
        <w:r>
          <w:t xml:space="preserve"> </w:t>
        </w:r>
      </w:ins>
      <w:ins w:id="14227" w:author="PR Preview" w:date="2026-01-01T00:00:00Z">
        <w:r>
          <w:t xml:space="preserve">because</w:t>
        </w:r>
      </w:ins>
      <w:ins w:id="14228" w:author="PR Preview" w:date="2026-01-01T00:00:00Z">
        <w:r>
          <w:t xml:space="preserve"> </w:t>
        </w:r>
      </w:ins>
      <m:oMath>
        <m:r>
          <m:rPr>
            <m:sty m:val="bi"/>
          </m:rPr>
          <m:t>A</m:t>
        </m:r>
      </m:oMath>
      <w:ins w:id="14229" w:author="PR Preview" w:date="2026-01-01T00:00:00Z">
        <w:r>
          <w:t xml:space="preserve"> </w:t>
        </w:r>
      </w:ins>
      <w:ins w:id="14230" w:author="PR Preview" w:date="2026-01-01T00:00:00Z">
        <w:r>
          <w:t xml:space="preserve">is singular:</w:t>
        </w:r>
      </w:ins>
      <w:ins w:id="14231" w:author="PR Preview" w:date="2026-01-01T00:00:00Z">
        <w:r>
          <w:t xml:space="preserve"> </w:t>
        </w:r>
      </w:ins>
      <w:ins w:id="14232" w:author="PR Preview" w:date="2026-01-01T00:00:00Z">
        <w:r>
          <w:t xml:space="preserve">its second row is zero, so</w:t>
        </w:r>
      </w:ins>
      <w:ins w:id="14233" w:author="PR Preview" w:date="2026-01-01T00:00:00Z">
        <w:r>
          <w:t xml:space="preserve"> </w:t>
        </w:r>
      </w:ins>
      <m:oMath>
        <m:r>
          <m:rPr>
            <m:sty m:val="bi"/>
          </m:rPr>
          <m:t>A</m:t>
        </m:r>
        <m:r>
          <m:rPr>
            <m:sty m:val="bi"/>
          </m:rPr>
          <m:t>C</m:t>
        </m:r>
      </m:oMath>
      <w:ins w:id="14234" w:author="PR Preview" w:date="2026-01-01T00:00:00Z">
        <w:r>
          <w:t xml:space="preserve"> </w:t>
        </w:r>
      </w:ins>
      <w:ins w:id="14235" w:author="PR Preview" w:date="2026-01-01T00:00:00Z">
        <w:r>
          <w:t xml:space="preserve">has a zero second row for every</w:t>
        </w:r>
      </w:ins>
      <w:ins w:id="14236" w:author="PR Preview" w:date="2026-01-01T00:00:00Z">
        <w:r>
          <w:t xml:space="preserve"> </w:t>
        </w:r>
      </w:ins>
      <m:oMath>
        <m:r>
          <m:t>2</m:t>
        </m:r>
        <m:r>
          <m:rPr>
            <m:sty m:val="p"/>
          </m:rPr>
          <m:t>×</m:t>
        </m:r>
        <m:r>
          <m:t>2</m:t>
        </m:r>
      </m:oMath>
      <w:ins w:id="14237" w:author="PR Preview" w:date="2026-01-01T00:00:00Z">
        <w:r>
          <w:t xml:space="preserve"> </w:t>
        </w:r>
      </w:ins>
      <w:ins w:id="14238" w:author="PR Preview" w:date="2026-01-01T00:00:00Z">
        <w:r>
          <w:t xml:space="preserve">matrix</w:t>
        </w:r>
      </w:ins>
      <w:ins w:id="14239" w:author="PR Preview" w:date="2026-01-01T00:00:00Z">
        <w:r>
          <w:t xml:space="preserve"> </w:t>
        </w:r>
      </w:ins>
      <m:oMath>
        <m:r>
          <m:rPr>
            <m:sty m:val="bi"/>
          </m:rPr>
          <m:t>C</m:t>
        </m:r>
      </m:oMath>
      <w:ins w:id="14240" w:author="PR Preview" w:date="2026-01-01T00:00:00Z">
        <w:r>
          <w:t xml:space="preserve">,</w:t>
        </w:r>
      </w:ins>
      <w:ins w:id="14241" w:author="PR Preview" w:date="2026-01-01T00:00:00Z">
        <w:r>
          <w:t xml:space="preserve"> </w:t>
        </w:r>
      </w:ins>
      <w:ins w:id="14242" w:author="PR Preview" w:date="2026-01-01T00:00:00Z">
        <w:r>
          <w:t xml:space="preserve">and</w:t>
        </w:r>
      </w:ins>
      <w:ins w:id="14243" w:author="PR Preview" w:date="2026-01-01T00:00:00Z">
        <w:r>
          <w:t xml:space="preserve"> </w:t>
        </w:r>
      </w:ins>
      <m:oMath>
        <m:r>
          <m:rPr>
            <m:sty m:val="bi"/>
          </m:rPr>
          <m:t>A</m:t>
        </m:r>
        <m:r>
          <m:rPr>
            <m:sty m:val="bi"/>
          </m:rPr>
          <m:t>C</m:t>
        </m:r>
      </m:oMath>
      <w:ins w:id="14244" w:author="PR Preview" w:date="2026-01-01T00:00:00Z">
        <w:r>
          <w:t xml:space="preserve"> </w:t>
        </w:r>
      </w:ins>
      <w:ins w:id="14245" w:author="PR Preview" w:date="2026-01-01T00:00:00Z">
        <w:r>
          <w:t xml:space="preserve">can never be</w:t>
        </w:r>
      </w:ins>
      <w:ins w:id="14246" w:author="PR Preview" w:date="2026-01-01T00:00:00Z">
        <w:r>
          <w:t xml:space="preserve"> </w:t>
        </w:r>
      </w:ins>
      <m:oMath>
        <m:sSub>
          <m:e>
            <m:r>
              <m:rPr>
                <m:sty m:val="bi"/>
              </m:rPr>
              <m:t>I</m:t>
            </m:r>
          </m:e>
          <m:sub>
            <m:r>
              <m:t>2</m:t>
            </m:r>
          </m:sub>
        </m:sSub>
      </m:oMath>
      <w:ins w:id="14247" w:author="PR Preview" w:date="2026-01-01T00:00:00Z">
        <w:r>
          <w:t xml:space="preserve">.</w:t>
        </w:r>
      </w:ins>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del w:id="14248" w:author="PR Preview" w:date="2026-01-01T00:00:00Z">
        <w:r>
          <w:rPr>
            <w:b/>
            <w:bCs/>
          </w:rPr>
          <w:delText xml:space="preserve">Products.</w:delText>
        </w:r>
      </w:del>
      <w:del w:id="14249" w:author="PR Preview" w:date="2026-01-01T00:00:00Z">
        <w:r>
          <w:delText xml:space="preserve"> </w:delText>
        </w:r>
      </w:del>
      <w:del w:id="14250" w:author="PR Preview" w:date="2026-01-01T00:00:00Z">
        <w:r>
          <w:delText xml:space="preserve">Matrix multiplication keeps three properties of multiplication of numbers:</w:delText>
        </w:r>
      </w:del>
      <w:del w:id="14251" w:author="PR Preview" w:date="2026-01-01T00:00:00Z">
        <w:r>
          <w:delText xml:space="preserve"> </w:delText>
        </w:r>
      </w:del>
      <w:del w:id="14252" w:author="PR Preview" w:date="2026-01-01T00:00:00Z">
        <w:r>
          <w:delText xml:space="preserve">it is associative (</w:delText>
        </w:r>
      </w:del>
      <w:hyperlink w:anchor="thm-matmul-assoc">
        <w:del w:id="14253" w:author="PR Preview" w:date="2026-01-01T00:00:00Z">
          <w:r>
            <w:rPr>
              <w:rStyle w:val="Hyperlink"/>
            </w:rPr>
            <w:delText xml:space="preserve">Theorem 8</w:delText>
          </w:r>
        </w:del>
      </w:hyperlink>
      <w:del w:id="14254" w:author="PR Preview" w:date="2026-01-01T00:00:00Z">
        <w:r>
          <w:delText xml:space="preserve">),</w:delText>
        </w:r>
      </w:del>
      <w:del w:id="14255" w:author="PR Preview" w:date="2026-01-01T00:00:00Z">
        <w:r>
          <w:delText xml:space="preserve"> </w:delText>
        </w:r>
      </w:del>
      <w:del w:id="14256" w:author="PR Preview" w:date="2026-01-01T00:00:00Z">
        <w:r>
          <w:delText xml:space="preserve">it is distributive over addition (</w:delText>
        </w:r>
      </w:del>
      <w:hyperlink w:anchor="thm-matmul-distrib">
        <w:del w:id="14257" w:author="PR Preview" w:date="2026-01-01T00:00:00Z">
          <w:r>
            <w:rPr>
              <w:rStyle w:val="Hyperlink"/>
            </w:rPr>
            <w:delText xml:space="preserve">Theorem 9</w:delText>
          </w:r>
        </w:del>
      </w:hyperlink>
      <w:del w:id="14258" w:author="PR Preview" w:date="2026-01-01T00:00:00Z">
        <w:r>
          <w:delText xml:space="preserve">),</w:delText>
        </w:r>
      </w:del>
      <w:del w:id="14259" w:author="PR Preview" w:date="2026-01-01T00:00:00Z">
        <w:r>
          <w:delText xml:space="preserve"> </w:delText>
        </w:r>
      </w:del>
      <w:del w:id="14260" w:author="PR Preview" w:date="2026-01-01T00:00:00Z">
        <w:r>
          <w:delText xml:space="preserve">and it has an identity,</w:delText>
        </w:r>
      </w:del>
      <w:del w:id="14261" w:author="PR Preview" w:date="2026-01-01T00:00:00Z">
        <w:r>
          <w:delText xml:space="preserve"> </w:delText>
        </w:r>
      </w:del>
      <m:oMath>
        <m:sSub>
          <m:e>
            <m:r>
              <m:rPr>
                <m:sty m:val="bi"/>
              </m:rPr>
              <m:t>I</m:t>
            </m:r>
          </m:e>
          <m:sub>
            <m:r>
              <m:t>p</m:t>
            </m:r>
          </m:sub>
        </m:sSub>
      </m:oMath>
      <w:del w:id="14262" w:author="PR Preview" w:date="2026-01-01T00:00:00Z">
        <w:r>
          <w:delText xml:space="preserve"> </w:delText>
        </w:r>
      </w:del>
      <w:del w:id="14263" w:author="PR Preview" w:date="2026-01-01T00:00:00Z">
        <w:r>
          <w:delText xml:space="preserve">(</w:delText>
        </w:r>
      </w:del>
      <w:hyperlink w:anchor="thm-identity">
        <w:del w:id="14264" w:author="PR Preview" w:date="2026-01-01T00:00:00Z">
          <w:r>
            <w:rPr>
              <w:rStyle w:val="Hyperlink"/>
            </w:rPr>
            <w:delText xml:space="preserve">Theorem 11</w:delText>
          </w:r>
        </w:del>
      </w:hyperlink>
      <w:del w:id="14265" w:author="PR Preview" w:date="2026-01-01T00:00:00Z">
        <w:r>
          <w:delText xml:space="preserve">).</w:delText>
        </w:r>
      </w:del>
      <w:del w:id="14266" w:author="PR Preview" w:date="2026-01-01T00:00:00Z">
        <w:r>
          <w:delText xml:space="preserve"> </w:delText>
        </w:r>
      </w:del>
      <w:del w:id="14267" w:author="PR Preview" w:date="2026-01-01T00:00:00Z">
        <w:r>
          <w:delText xml:space="preserve">It differs from multiplication of numbers in four ways:</w:delText>
        </w:r>
      </w:del>
    </w:p>
    <w:p>
      <w:pPr>
        <w:pStyle w:val="BodyText"/>
      </w:pPr>
      <w:ins w:id="14268" w:author="PR Preview" w:date="2026-01-01T00:00:00Z">
        <w:r>
          <w:rPr>
            <w:b/>
            <w:bCs/>
          </w:rPr>
          <w:t xml:space="preserve">Products.</w:t>
        </w:r>
      </w:ins>
      <w:ins w:id="14269" w:author="PR Preview" w:date="2026-01-01T00:00:00Z">
        <w:r>
          <w:t xml:space="preserve"> </w:t>
        </w:r>
      </w:ins>
      <w:ins w:id="14270" w:author="PR Preview" w:date="2026-01-01T00:00:00Z">
        <w:r>
          <w:t xml:space="preserve">Matrix multiplication keeps three properties of multiplication of numbers:</w:t>
        </w:r>
      </w:ins>
      <w:ins w:id="14271" w:author="PR Preview" w:date="2026-01-01T00:00:00Z">
        <w:r>
          <w:t xml:space="preserve"> </w:t>
        </w:r>
      </w:ins>
      <w:ins w:id="14272" w:author="PR Preview" w:date="2026-01-01T00:00:00Z">
        <w:r>
          <w:t xml:space="preserve">it is associative (</w:t>
        </w:r>
      </w:ins>
      <w:hyperlink w:anchor="thm-matmul-assoc">
        <w:ins w:id="14273" w:author="PR Preview" w:date="2026-01-01T00:00:00Z">
          <w:r>
            <w:rPr>
              <w:rStyle w:val="Hyperlink"/>
            </w:rPr>
            <w:t xml:space="preserve">Theorem 8</w:t>
          </w:r>
        </w:ins>
      </w:hyperlink>
      <w:ins w:id="14274" w:author="PR Preview" w:date="2026-01-01T00:00:00Z">
        <w:r>
          <w:t xml:space="preserve">),</w:t>
        </w:r>
      </w:ins>
      <w:ins w:id="14275" w:author="PR Preview" w:date="2026-01-01T00:00:00Z">
        <w:r>
          <w:t xml:space="preserve"> </w:t>
        </w:r>
      </w:ins>
      <w:ins w:id="14276" w:author="PR Preview" w:date="2026-01-01T00:00:00Z">
        <w:r>
          <w:t xml:space="preserve">it is distributive over addition (</w:t>
        </w:r>
      </w:ins>
      <w:hyperlink w:anchor="thm-matmul-distrib">
        <w:ins w:id="14277" w:author="PR Preview" w:date="2026-01-01T00:00:00Z">
          <w:r>
            <w:rPr>
              <w:rStyle w:val="Hyperlink"/>
            </w:rPr>
            <w:t xml:space="preserve">Theorem 9</w:t>
          </w:r>
        </w:ins>
      </w:hyperlink>
      <w:ins w:id="14278" w:author="PR Preview" w:date="2026-01-01T00:00:00Z">
        <w:r>
          <w:t xml:space="preserve">),</w:t>
        </w:r>
      </w:ins>
      <w:ins w:id="14279" w:author="PR Preview" w:date="2026-01-01T00:00:00Z">
        <w:r>
          <w:t xml:space="preserve"> </w:t>
        </w:r>
      </w:ins>
      <w:ins w:id="14280" w:author="PR Preview" w:date="2026-01-01T00:00:00Z">
        <w:r>
          <w:t xml:space="preserve">and it has an identity,</w:t>
        </w:r>
      </w:ins>
      <w:ins w:id="14281" w:author="PR Preview" w:date="2026-01-01T00:00:00Z">
        <w:r>
          <w:t xml:space="preserve"> </w:t>
        </w:r>
      </w:ins>
      <m:oMath>
        <m:sSub>
          <m:e>
            <m:r>
              <m:rPr>
                <m:sty m:val="bi"/>
              </m:rPr>
              <m:t>I</m:t>
            </m:r>
          </m:e>
          <m:sub>
            <m:r>
              <m:t>p</m:t>
            </m:r>
          </m:sub>
        </m:sSub>
      </m:oMath>
      <w:ins w:id="14282" w:author="PR Preview" w:date="2026-01-01T00:00:00Z">
        <w:r>
          <w:t xml:space="preserve"> </w:t>
        </w:r>
      </w:ins>
      <w:ins w:id="14283" w:author="PR Preview" w:date="2026-01-01T00:00:00Z">
        <w:r>
          <w:t xml:space="preserve">(</w:t>
        </w:r>
      </w:ins>
      <w:hyperlink w:anchor="thm-identity">
        <w:ins w:id="14284" w:author="PR Preview" w:date="2026-01-01T00:00:00Z">
          <w:r>
            <w:rPr>
              <w:rStyle w:val="Hyperlink"/>
            </w:rPr>
            <w:t xml:space="preserve">Theorem 10</w:t>
          </w:r>
        </w:ins>
      </w:hyperlink>
      <w:ins w:id="14285" w:author="PR Preview" w:date="2026-01-01T00:00:00Z">
        <w:r>
          <w:t xml:space="preserve">).</w:t>
        </w:r>
      </w:ins>
      <w:ins w:id="14286" w:author="PR Preview" w:date="2026-01-01T00:00:00Z">
        <w:r>
          <w:t xml:space="preserve"> </w:t>
        </w:r>
      </w:ins>
      <w:ins w:id="14287" w:author="PR Preview" w:date="2026-01-01T00:00:00Z">
        <w:r>
          <w:t xml:space="preserve">It differs from multiplication of numbers in four ways:</w:t>
        </w:r>
      </w:ins>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del w:id="14288" w:author="PR Preview" w:date="2026-01-01T00:00:00Z">
        <w:r>
          <w:delText xml:space="preserve">A nonzero square matrix need not have an inverse (</w:delText>
        </w:r>
      </w:del>
      <w:hyperlink w:anchor="exm-invertible-matrix">
        <w:del w:id="14289" w:author="PR Preview" w:date="2026-01-01T00:00:00Z">
          <w:r>
            <w:rPr>
              <w:rStyle w:val="Hyperlink"/>
            </w:rPr>
            <w:delText xml:space="preserve">Example 130</w:delText>
          </w:r>
        </w:del>
      </w:hyperlink>
      <w:del w:id="14290" w:author="PR Preview" w:date="2026-01-01T00:00:00Z">
        <w:r>
          <w:delText xml:space="preserve">).</w:delText>
        </w:r>
      </w:del>
    </w:p>
    <w:p>
      <w:pPr>
        <w:pStyle w:val="Compact"/>
        <w:numPr>
          <w:ilvl w:val="0"/>
          <w:numId w:val="1072"/>
        </w:numPr>
      </w:pPr>
      <m:oMath>
        <m:r>
          <m:rPr>
            <m:sty m:val="bi"/>
          </m:rPr>
          <m:t>A</m:t>
        </m:r>
        <m:r>
          <m:rPr>
            <m:sty m:val="bi"/>
          </m:rPr>
          <m:t>B</m:t>
        </m:r>
        <m:r>
          <m:rPr>
            <m:sty m:val="p"/>
          </m:rPr>
          <m:t>=</m:t>
        </m:r>
        <m:r>
          <m:rPr>
            <m:sty m:val="b"/>
          </m:rPr>
          <m:t>0</m:t>
        </m:r>
      </m:oMath>
      <w:del w:id="14291" w:author="PR Preview" w:date="2026-01-01T00:00:00Z">
        <w:r>
          <w:delText xml:space="preserve"> </w:delText>
        </w:r>
      </w:del>
      <w:del w:id="14292" w:author="PR Preview" w:date="2026-01-01T00:00:00Z">
        <w:r>
          <w:delText xml:space="preserve">can hold with</w:delText>
        </w:r>
      </w:del>
      <w:del w:id="14293" w:author="PR Preview" w:date="2026-01-01T00:00:00Z">
        <w:r>
          <w:delText xml:space="preserve"> </w:delText>
        </w:r>
      </w:del>
      <m:oMath>
        <m:r>
          <m:rPr>
            <m:sty m:val="bi"/>
          </m:rPr>
          <m:t>A</m:t>
        </m:r>
        <m:r>
          <m:rPr>
            <m:sty m:val="p"/>
          </m:rPr>
          <m:t>≠</m:t>
        </m:r>
        <m:r>
          <m:rPr>
            <m:sty m:val="b"/>
          </m:rPr>
          <m:t>0</m:t>
        </m:r>
      </m:oMath>
      <w:del w:id="14294" w:author="PR Preview" w:date="2026-01-01T00:00:00Z">
        <w:r>
          <w:delText xml:space="preserve"> </w:delText>
        </w:r>
      </w:del>
      <w:del w:id="14295" w:author="PR Preview" w:date="2026-01-01T00:00:00Z">
        <w:r>
          <w:delText xml:space="preserve">and</w:delText>
        </w:r>
      </w:del>
      <w:del w:id="14296" w:author="PR Preview" w:date="2026-01-01T00:00:00Z">
        <w:r>
          <w:delText xml:space="preserve"> </w:delText>
        </w:r>
      </w:del>
      <m:oMath>
        <m:r>
          <m:rPr>
            <m:sty m:val="bi"/>
          </m:rPr>
          <m:t>B</m:t>
        </m:r>
        <m:r>
          <m:rPr>
            <m:sty m:val="p"/>
          </m:rPr>
          <m:t>≠</m:t>
        </m:r>
        <m:r>
          <m:rPr>
            <m:sty m:val="b"/>
          </m:rPr>
          <m:t>0</m:t>
        </m:r>
      </m:oMath>
      <w:del w:id="14297" w:author="PR Preview" w:date="2026-01-01T00:00:00Z">
        <w:r>
          <w:delText xml:space="preserve"> </w:delText>
        </w:r>
      </w:del>
      <w:del w:id="14298" w:author="PR Preview" w:date="2026-01-01T00:00:00Z">
        <w:r>
          <w:delText xml:space="preserve">(</w:delText>
        </w:r>
      </w:del>
      <w:hyperlink w:anchor="exm-matmul-zero-divisors">
        <w:del w:id="14299" w:author="PR Preview" w:date="2026-01-01T00:00:00Z">
          <w:r>
            <w:rPr>
              <w:rStyle w:val="Hyperlink"/>
            </w:rPr>
            <w:delText xml:space="preserve">Example 134</w:delText>
          </w:r>
        </w:del>
      </w:hyperlink>
      <w:del w:id="14300" w:author="PR Preview" w:date="2026-01-01T00:00:00Z">
        <w:r>
          <w:delText xml:space="preserve">),</w:delText>
        </w:r>
      </w:del>
      <w:del w:id="14301" w:author="PR Preview" w:date="2026-01-01T00:00:00Z">
        <w:r>
          <w:delText xml:space="preserve"> </w:delText>
        </w:r>
      </w:del>
      <w:del w:id="14302" w:author="PR Preview" w:date="2026-01-01T00:00:00Z">
        <w:r>
          <w:delText xml:space="preserve">so a factor cannot be cancelled from</w:delText>
        </w:r>
      </w:del>
      <w:del w:id="14303" w:author="PR Preview" w:date="2026-01-01T00:00:00Z">
        <w:r>
          <w:delText xml:space="preserve"> </w:delText>
        </w:r>
      </w:del>
      <m:oMath>
        <m:r>
          <m:rPr>
            <m:sty m:val="bi"/>
          </m:rPr>
          <m:t>A</m:t>
        </m:r>
        <m:r>
          <m:rPr>
            <m:sty m:val="bi"/>
          </m:rPr>
          <m:t>B</m:t>
        </m:r>
        <m:r>
          <m:rPr>
            <m:sty m:val="p"/>
          </m:rPr>
          <m:t>=</m:t>
        </m:r>
        <m:r>
          <m:rPr>
            <m:sty m:val="bi"/>
          </m:rPr>
          <m:t>A</m:t>
        </m:r>
        <m:r>
          <m:rPr>
            <m:sty m:val="bi"/>
          </m:rPr>
          <m:t>C</m:t>
        </m:r>
      </m:oMath>
      <w:del w:id="14304" w:author="PR Preview" w:date="2026-01-01T00:00:00Z">
        <w:r>
          <w:delText xml:space="preserve"> </w:delText>
        </w:r>
      </w:del>
      <w:del w:id="14305" w:author="PR Preview" w:date="2026-01-01T00:00:00Z">
        <w:r>
          <w:delText xml:space="preserve">unless it is invertible (</w:delText>
        </w:r>
      </w:del>
      <w:hyperlink w:anchor="thm-invertible-cancel">
        <w:del w:id="14306" w:author="PR Preview" w:date="2026-01-01T00:00:00Z">
          <w:r>
            <w:rPr>
              <w:rStyle w:val="Hyperlink"/>
            </w:rPr>
            <w:delText xml:space="preserve">Theorem 71</w:delText>
          </w:r>
        </w:del>
      </w:hyperlink>
      <w:del w:id="14307" w:author="PR Preview" w:date="2026-01-01T00:00:00Z">
        <w:r>
          <w:delText xml:space="preserve">).</w:delText>
        </w:r>
      </w:del>
    </w:p>
    <w:p>
      <w:pPr>
        <w:pStyle w:val="FirstParagraph"/>
      </w:pPr>
      <w:del w:id="14308" w:author="PR Preview" w:date="2026-01-01T00:00:00Z">
        <w:r>
          <w:rPr>
            <w:b/>
            <w:bCs/>
          </w:rPr>
          <w:delText xml:space="preserve">Definition 86 (Idempotent matrix)</w:delText>
        </w:r>
      </w:del>
      <w:del w:id="14309" w:author="PR Preview" w:date="2026-01-01T00:00:00Z">
        <w:r>
          <w:delText xml:space="preserve"> </w:delText>
        </w:r>
      </w:del>
      <w:del w:id="14310" w:author="PR Preview" w:date="2026-01-01T00:00:00Z">
        <w:r>
          <w:delText xml:space="preserve">A square matrix</w:delText>
        </w:r>
      </w:del>
      <w:del w:id="14311" w:author="PR Preview" w:date="2026-01-01T00:00:00Z">
        <w:r>
          <w:delText xml:space="preserve"> </w:delText>
        </w:r>
      </w:del>
      <m:oMath>
        <m:r>
          <m:rPr>
            <m:sty m:val="bi"/>
          </m:rPr>
          <m:t>A</m:t>
        </m:r>
      </m:oMath>
      <w:del w:id="14312" w:author="PR Preview" w:date="2026-01-01T00:00:00Z">
        <w:r>
          <w:delText xml:space="preserve"> </w:delText>
        </w:r>
      </w:del>
      <w:del w:id="14313" w:author="PR Preview" w:date="2026-01-01T00:00:00Z">
        <w:r>
          <w:delText xml:space="preserve">is</w:delText>
        </w:r>
      </w:del>
      <w:del w:id="14314" w:author="PR Preview" w:date="2026-01-01T00:00:00Z">
        <w:r>
          <w:delText xml:space="preserve"> </w:delText>
        </w:r>
      </w:del>
      <w:del w:id="14315" w:author="PR Preview" w:date="2026-01-01T00:00:00Z">
        <w:r>
          <w:rPr>
            <w:b/>
            <w:bCs/>
          </w:rPr>
          <w:delText xml:space="preserve">idempotent</w:delText>
        </w:r>
      </w:del>
      <w:del w:id="14316" w:author="PR Preview" w:date="2026-01-01T00:00:00Z">
        <w:r>
          <w:delText xml:space="preserve"> </w:delText>
        </w:r>
      </w:del>
      <w:del w:id="14317" w:author="PR Preview" w:date="2026-01-01T00:00:00Z">
        <w:r>
          <w:delText xml:space="preserve">[66]</w:delText>
        </w:r>
      </w:del>
      <w:del w:id="14318" w:author="PR Preview" w:date="2026-01-01T00:00:00Z">
        <w:r>
          <w:delText xml:space="preserve"> </w:delText>
        </w:r>
      </w:del>
      <w:del w:id="14319"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14320" w:author="PR Preview" w:date="2026-01-01T00:00:00Z">
        <w:r>
          <w:rPr>
            <w:b/>
            <w:bCs/>
          </w:rPr>
          <w:delText xml:space="preserve">Example 135 (An idempotent matrix)</w:delText>
        </w:r>
      </w:del>
      <w:del w:id="14321" w:author="PR Preview" w:date="2026-01-01T00:00:00Z">
        <w:r>
          <w:delText xml:space="preserve"> </w:delText>
        </w:r>
      </w:del>
      <w:del w:id="14322" w:author="PR Preview" w:date="2026-01-01T00:00:00Z">
        <w:r>
          <w:delText xml:space="preserve">For</w:delText>
        </w:r>
      </w:del>
      <w:del w:id="14323"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4324" w:author="PR Preview" w:date="2026-01-01T00:00:00Z">
        <w:r>
          <w:delText xml:space="preserve">,</w:delText>
        </w:r>
      </w:del>
    </w:p>
    <w:p>
      <w:pPr>
        <w:pStyle w:val="Compact"/>
        <w:numPr>
          <w:ilvl w:val="0"/>
          <w:numId w:val="1072"/>
        </w:numPr>
      </w:pPr>
      <w:ins w:id="14325" w:author="PR Preview" w:date="2026-01-01T00:00:00Z">
        <w:r>
          <w:t xml:space="preserve">A nonzero square matrix need not have an inverse (</w:t>
        </w:r>
      </w:ins>
      <w:hyperlink w:anchor="exm-invertible-matrix">
        <w:ins w:id="14326" w:author="PR Preview" w:date="2026-01-01T00:00:00Z">
          <w:r>
            <w:rPr>
              <w:rStyle w:val="Hyperlink"/>
            </w:rPr>
            <w:t xml:space="preserve">Example 129</w:t>
          </w:r>
        </w:ins>
      </w:hyperlink>
      <w:ins w:id="14327" w:author="PR Preview" w:date="2026-01-01T00:00:00Z">
        <w:r>
          <w:t xml:space="preserve">).</w:t>
        </w:r>
      </w:ins>
    </w:p>
    <w:p>
      <w:pPr>
        <w:pStyle w:val="Compact"/>
        <w:numPr>
          <w:ilvl w:val="0"/>
          <w:numId w:val="1072"/>
        </w:numPr>
      </w:pPr>
      <m:oMath>
        <m:r>
          <m:rPr>
            <m:sty m:val="bi"/>
          </m:rPr>
          <m:t>A</m:t>
        </m:r>
        <m:r>
          <m:rPr>
            <m:sty m:val="bi"/>
          </m:rPr>
          <m:t>B</m:t>
        </m:r>
        <m:r>
          <m:rPr>
            <m:sty m:val="p"/>
          </m:rPr>
          <m:t>=</m:t>
        </m:r>
        <m:r>
          <m:rPr>
            <m:sty m:val="b"/>
          </m:rPr>
          <m:t>0</m:t>
        </m:r>
      </m:oMath>
      <w:ins w:id="14328" w:author="PR Preview" w:date="2026-01-01T00:00:00Z">
        <w:r>
          <w:t xml:space="preserve"> </w:t>
        </w:r>
      </w:ins>
      <w:ins w:id="14329" w:author="PR Preview" w:date="2026-01-01T00:00:00Z">
        <w:r>
          <w:t xml:space="preserve">can hold with</w:t>
        </w:r>
      </w:ins>
      <w:ins w:id="14330" w:author="PR Preview" w:date="2026-01-01T00:00:00Z">
        <w:r>
          <w:t xml:space="preserve"> </w:t>
        </w:r>
      </w:ins>
      <m:oMath>
        <m:r>
          <m:rPr>
            <m:sty m:val="bi"/>
          </m:rPr>
          <m:t>A</m:t>
        </m:r>
        <m:r>
          <m:rPr>
            <m:sty m:val="p"/>
          </m:rPr>
          <m:t>≠</m:t>
        </m:r>
        <m:r>
          <m:rPr>
            <m:sty m:val="b"/>
          </m:rPr>
          <m:t>0</m:t>
        </m:r>
      </m:oMath>
      <w:ins w:id="14331" w:author="PR Preview" w:date="2026-01-01T00:00:00Z">
        <w:r>
          <w:t xml:space="preserve"> </w:t>
        </w:r>
      </w:ins>
      <w:ins w:id="14332" w:author="PR Preview" w:date="2026-01-01T00:00:00Z">
        <w:r>
          <w:t xml:space="preserve">and</w:t>
        </w:r>
      </w:ins>
      <w:ins w:id="14333" w:author="PR Preview" w:date="2026-01-01T00:00:00Z">
        <w:r>
          <w:t xml:space="preserve"> </w:t>
        </w:r>
      </w:ins>
      <m:oMath>
        <m:r>
          <m:rPr>
            <m:sty m:val="bi"/>
          </m:rPr>
          <m:t>B</m:t>
        </m:r>
        <m:r>
          <m:rPr>
            <m:sty m:val="p"/>
          </m:rPr>
          <m:t>≠</m:t>
        </m:r>
        <m:r>
          <m:rPr>
            <m:sty m:val="b"/>
          </m:rPr>
          <m:t>0</m:t>
        </m:r>
      </m:oMath>
      <w:ins w:id="14334" w:author="PR Preview" w:date="2026-01-01T00:00:00Z">
        <w:r>
          <w:t xml:space="preserve"> </w:t>
        </w:r>
      </w:ins>
      <w:ins w:id="14335" w:author="PR Preview" w:date="2026-01-01T00:00:00Z">
        <w:r>
          <w:t xml:space="preserve">(</w:t>
        </w:r>
      </w:ins>
      <w:hyperlink w:anchor="exm-matmul-zero-divisors">
        <w:ins w:id="14336" w:author="PR Preview" w:date="2026-01-01T00:00:00Z">
          <w:r>
            <w:rPr>
              <w:rStyle w:val="Hyperlink"/>
            </w:rPr>
            <w:t xml:space="preserve">Example 133</w:t>
          </w:r>
        </w:ins>
      </w:hyperlink>
      <w:ins w:id="14337" w:author="PR Preview" w:date="2026-01-01T00:00:00Z">
        <w:r>
          <w:t xml:space="preserve">),</w:t>
        </w:r>
      </w:ins>
      <w:ins w:id="14338" w:author="PR Preview" w:date="2026-01-01T00:00:00Z">
        <w:r>
          <w:t xml:space="preserve"> </w:t>
        </w:r>
      </w:ins>
      <w:ins w:id="14339" w:author="PR Preview" w:date="2026-01-01T00:00:00Z">
        <w:r>
          <w:t xml:space="preserve">so a factor cannot be cancelled from</w:t>
        </w:r>
      </w:ins>
      <w:ins w:id="14340" w:author="PR Preview" w:date="2026-01-01T00:00:00Z">
        <w:r>
          <w:t xml:space="preserve"> </w:t>
        </w:r>
      </w:ins>
      <m:oMath>
        <m:r>
          <m:rPr>
            <m:sty m:val="bi"/>
          </m:rPr>
          <m:t>A</m:t>
        </m:r>
        <m:r>
          <m:rPr>
            <m:sty m:val="bi"/>
          </m:rPr>
          <m:t>B</m:t>
        </m:r>
        <m:r>
          <m:rPr>
            <m:sty m:val="p"/>
          </m:rPr>
          <m:t>=</m:t>
        </m:r>
        <m:r>
          <m:rPr>
            <m:sty m:val="bi"/>
          </m:rPr>
          <m:t>A</m:t>
        </m:r>
        <m:r>
          <m:rPr>
            <m:sty m:val="bi"/>
          </m:rPr>
          <m:t>C</m:t>
        </m:r>
      </m:oMath>
      <w:ins w:id="14341" w:author="PR Preview" w:date="2026-01-01T00:00:00Z">
        <w:r>
          <w:t xml:space="preserve"> </w:t>
        </w:r>
      </w:ins>
      <w:ins w:id="14342" w:author="PR Preview" w:date="2026-01-01T00:00:00Z">
        <w:r>
          <w:t xml:space="preserve">unless it is invertible (</w:t>
        </w:r>
      </w:ins>
      <w:hyperlink w:anchor="thm-invertible-cancel">
        <w:ins w:id="14343" w:author="PR Preview" w:date="2026-01-01T00:00:00Z">
          <w:r>
            <w:rPr>
              <w:rStyle w:val="Hyperlink"/>
            </w:rPr>
            <w:t xml:space="preserve">Theorem 70</w:t>
          </w:r>
        </w:ins>
      </w:hyperlink>
      <w:ins w:id="14344" w:author="PR Preview" w:date="2026-01-01T00:00:00Z">
        <w:r>
          <w:t xml:space="preserve">).</w:t>
        </w:r>
      </w:ins>
    </w:p>
    <w:bookmarkEnd w:id="441"/>
    <w:bookmarkStart w:id="442" w:name="def-idempotent-matrix"/>
    <w:p>
      <w:pPr>
        <w:pStyle w:val="FirstParagraph"/>
      </w:pPr>
      <w:ins w:id="14345" w:author="PR Preview" w:date="2026-01-01T00:00:00Z">
        <w:r>
          <w:rPr>
            <w:b/>
            <w:bCs/>
          </w:rPr>
          <w:t xml:space="preserve">Definition 86 (Idempotent matrix)</w:t>
        </w:r>
      </w:ins>
      <w:ins w:id="14346" w:author="PR Preview" w:date="2026-01-01T00:00:00Z">
        <w:r>
          <w:t xml:space="preserve"> </w:t>
        </w:r>
      </w:ins>
      <w:ins w:id="14347" w:author="PR Preview" w:date="2026-01-01T00:00:00Z">
        <w:r>
          <w:t xml:space="preserve">A square matrix</w:t>
        </w:r>
      </w:ins>
      <w:ins w:id="14348" w:author="PR Preview" w:date="2026-01-01T00:00:00Z">
        <w:r>
          <w:t xml:space="preserve"> </w:t>
        </w:r>
      </w:ins>
      <m:oMath>
        <m:r>
          <m:rPr>
            <m:sty m:val="bi"/>
          </m:rPr>
          <m:t>A</m:t>
        </m:r>
      </m:oMath>
      <w:ins w:id="14349" w:author="PR Preview" w:date="2026-01-01T00:00:00Z">
        <w:r>
          <w:t xml:space="preserve"> </w:t>
        </w:r>
      </w:ins>
      <w:ins w:id="14350" w:author="PR Preview" w:date="2026-01-01T00:00:00Z">
        <w:r>
          <w:t xml:space="preserve">is</w:t>
        </w:r>
      </w:ins>
      <w:ins w:id="14351" w:author="PR Preview" w:date="2026-01-01T00:00:00Z">
        <w:r>
          <w:t xml:space="preserve"> </w:t>
        </w:r>
      </w:ins>
      <w:ins w:id="14352" w:author="PR Preview" w:date="2026-01-01T00:00:00Z">
        <w:r>
          <w:rPr>
            <w:b/>
            <w:bCs/>
          </w:rPr>
          <w:t xml:space="preserve">idempotent</w:t>
        </w:r>
      </w:ins>
      <w:ins w:id="14353" w:author="PR Preview" w:date="2026-01-01T00:00:00Z">
        <w:r>
          <w:t xml:space="preserve"> </w:t>
        </w:r>
      </w:ins>
      <w:ins w:id="14354" w:author="PR Preview" w:date="2026-01-01T00:00:00Z">
        <w:r>
          <w:t xml:space="preserve">[63]</w:t>
        </w:r>
      </w:ins>
      <w:ins w:id="14355" w:author="PR Preview" w:date="2026-01-01T00:00:00Z">
        <w:r>
          <w:t xml:space="preserve"> </w:t>
        </w:r>
      </w:ins>
      <w:ins w:id="14356"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ins w:id="14357" w:author="PR Preview" w:date="2026-01-01T00:00:00Z">
        <w:r>
          <w:rPr>
            <w:b/>
            <w:bCs/>
          </w:rPr>
          <w:t xml:space="preserve">Example 134 (An idempotent matrix)</w:t>
        </w:r>
      </w:ins>
      <w:ins w:id="14358" w:author="PR Preview" w:date="2026-01-01T00:00:00Z">
        <w:r>
          <w:t xml:space="preserve"> </w:t>
        </w:r>
      </w:ins>
      <w:ins w:id="14359" w:author="PR Preview" w:date="2026-01-01T00:00:00Z">
        <w:r>
          <w:t xml:space="preserve">For</w:t>
        </w:r>
      </w:ins>
      <w:ins w:id="14360"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4361"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del w:id="14362" w:author="PR Preview" w:date="2026-01-01T00:00:00Z">
        <w:r>
          <w:rPr>
            <w:b/>
            <w:bCs/>
          </w:rPr>
          <w:delText xml:space="preserve">Example 136 (A matrix that is not idempotent)</w:delText>
        </w:r>
      </w:del>
      <w:del w:id="14363" w:author="PR Preview" w:date="2026-01-01T00:00:00Z">
        <w:r>
          <w:delText xml:space="preserve"> </w:delText>
        </w:r>
      </w:del>
      <w:del w:id="14364" w:author="PR Preview" w:date="2026-01-01T00:00:00Z">
        <w:r>
          <w:delText xml:space="preserve">For</w:delText>
        </w:r>
      </w:del>
      <w:del w:id="1436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14366" w:author="PR Preview" w:date="2026-01-01T00:00:00Z">
        <w:r>
          <w:delText xml:space="preserve">,</w:delText>
        </w:r>
      </w:del>
    </w:p>
    <w:p>
      <w:pPr>
        <w:pStyle w:val="BodyText"/>
      </w:pPr>
      <w:ins w:id="14367" w:author="PR Preview" w:date="2026-01-01T00:00:00Z">
        <w:r>
          <w:rPr>
            <w:b/>
            <w:bCs/>
          </w:rPr>
          <w:t xml:space="preserve">Example 135 (A matrix that is not idempotent)</w:t>
        </w:r>
      </w:ins>
      <w:ins w:id="14368" w:author="PR Preview" w:date="2026-01-01T00:00:00Z">
        <w:r>
          <w:t xml:space="preserve"> </w:t>
        </w:r>
      </w:ins>
      <w:ins w:id="14369" w:author="PR Preview" w:date="2026-01-01T00:00:00Z">
        <w:r>
          <w:t xml:space="preserve">For</w:t>
        </w:r>
      </w:ins>
      <w:ins w:id="1437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14371"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del w:id="14372" w:author="PR Preview" w:date="2026-01-01T00:00:00Z">
        <w:r>
          <w:rPr>
            <w:b/>
            <w:bCs/>
          </w:rPr>
          <w:delText xml:space="preserve">Example 137 (An orthogonal projection and an oblique one)</w:delText>
        </w:r>
      </w:del>
      <w:del w:id="14373"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4374" w:author="PR Preview" w:date="2026-01-01T00:00:00Z">
        <w:r>
          <w:delText xml:space="preserve"> </w:delText>
        </w:r>
      </w:del>
      <w:del w:id="14375" w:author="PR Preview" w:date="2026-01-01T00:00:00Z">
        <w:r>
          <w:delText xml:space="preserve">is symmetric, and</w:delText>
        </w:r>
      </w:del>
      <w:del w:id="14376" w:author="PR Preview" w:date="2026-01-01T00:00:00Z">
        <w:r>
          <w:delText xml:space="preserve"> </w:delText>
        </w:r>
      </w:del>
      <m:oMath>
        <m:sSup>
          <m:e>
            <m:r>
              <m:rPr>
                <m:sty m:val="bi"/>
              </m:rPr>
              <m:t>P</m:t>
            </m:r>
          </m:e>
          <m:sup>
            <m:r>
              <m:t>2</m:t>
            </m:r>
          </m:sup>
        </m:sSup>
        <m:r>
          <m:rPr>
            <m:sty m:val="p"/>
          </m:rPr>
          <m:t>=</m:t>
        </m:r>
        <m:r>
          <m:rPr>
            <m:sty m:val="bi"/>
          </m:rPr>
          <m:t>P</m:t>
        </m:r>
      </m:oMath>
      <w:del w:id="14377" w:author="PR Preview" w:date="2026-01-01T00:00:00Z">
        <w:r>
          <w:delText xml:space="preserve">,</w:delText>
        </w:r>
      </w:del>
      <w:del w:id="14378" w:author="PR Preview" w:date="2026-01-01T00:00:00Z">
        <w:r>
          <w:delText xml:space="preserve"> </w:delText>
        </w:r>
      </w:del>
      <w:del w:id="14379" w:author="PR Preview" w:date="2026-01-01T00:00:00Z">
        <w:r>
          <w:delText xml:space="preserve">so</w:delText>
        </w:r>
      </w:del>
      <w:del w:id="14380" w:author="PR Preview" w:date="2026-01-01T00:00:00Z">
        <w:r>
          <w:delText xml:space="preserve"> </w:delText>
        </w:r>
      </w:del>
      <m:oMath>
        <m:r>
          <m:rPr>
            <m:sty m:val="bi"/>
          </m:rPr>
          <m:t>P</m:t>
        </m:r>
      </m:oMath>
      <w:del w:id="14381" w:author="PR Preview" w:date="2026-01-01T00:00:00Z">
        <w:r>
          <w:delText xml:space="preserve"> </w:delText>
        </w:r>
      </w:del>
      <w:del w:id="14382" w:author="PR Preview" w:date="2026-01-01T00:00:00Z">
        <w:r>
          <w:delText xml:space="preserve">is an orthogonal projection matrix;</w:delText>
        </w:r>
      </w:del>
      <w:del w:id="14383" w:author="PR Preview" w:date="2026-01-01T00:00:00Z">
        <w:r>
          <w:delText xml:space="preserve"> </w:delText>
        </w:r>
      </w:del>
      <w:del w:id="14384" w:author="PR Preview" w:date="2026-01-01T00:00:00Z">
        <w:r>
          <w:delText xml:space="preserve">it maps</w:delText>
        </w:r>
      </w:del>
      <w:del w:id="14385"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14386" w:author="PR Preview" w:date="2026-01-01T00:00:00Z">
        <w:r>
          <w:delText xml:space="preserve"> </w:delText>
        </w:r>
      </w:del>
      <w:del w:id="14387" w:author="PR Preview" w:date="2026-01-01T00:00:00Z">
        <w:r>
          <w:delText xml:space="preserve">to</w:delText>
        </w:r>
      </w:del>
      <w:del w:id="14388" w:author="PR Preview" w:date="2026-01-01T00:00:00Z">
        <w:r>
          <w:delText xml:space="preserve"> </w:delText>
        </w:r>
      </w:del>
      <m:oMath>
        <m:r>
          <m:rPr>
            <m:sty m:val="p"/>
          </m:rPr>
          <m:t>(</m:t>
        </m:r>
        <m:sSub>
          <m:e>
            <m:r>
              <m:t>v</m:t>
            </m:r>
          </m:e>
          <m:sub>
            <m:r>
              <m:t>1</m:t>
            </m:r>
          </m:sub>
        </m:sSub>
        <m:r>
          <m:rPr>
            <m:sty m:val="p"/>
          </m:rPr>
          <m:t>,</m:t>
        </m:r>
        <m:r>
          <m:t>0</m:t>
        </m:r>
        <m:r>
          <m:rPr>
            <m:sty m:val="p"/>
          </m:rPr>
          <m:t>)</m:t>
        </m:r>
      </m:oMath>
      <w:del w:id="14389" w:author="PR Preview" w:date="2026-01-01T00:00:00Z">
        <w:r>
          <w:delText xml:space="preserve">.</w:delText>
        </w:r>
      </w:del>
    </w:p>
    <w:p>
      <w:pPr>
        <w:pStyle w:val="BodyText"/>
      </w:pPr>
      <w:ins w:id="14390" w:author="PR Preview" w:date="2026-01-01T00:00:00Z">
        <w:r>
          <w:rPr>
            <w:b/>
            <w:bCs/>
          </w:rPr>
          <w:t xml:space="preserve">Example 136 (An orthogonal projection and an oblique one)</w:t>
        </w:r>
      </w:ins>
      <w:ins w:id="1439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4392" w:author="PR Preview" w:date="2026-01-01T00:00:00Z">
        <w:r>
          <w:t xml:space="preserve"> </w:t>
        </w:r>
      </w:ins>
      <w:ins w:id="14393" w:author="PR Preview" w:date="2026-01-01T00:00:00Z">
        <w:r>
          <w:t xml:space="preserve">is symmetric, and</w:t>
        </w:r>
      </w:ins>
      <w:ins w:id="14394" w:author="PR Preview" w:date="2026-01-01T00:00:00Z">
        <w:r>
          <w:t xml:space="preserve"> </w:t>
        </w:r>
      </w:ins>
      <m:oMath>
        <m:sSup>
          <m:e>
            <m:r>
              <m:rPr>
                <m:sty m:val="bi"/>
              </m:rPr>
              <m:t>P</m:t>
            </m:r>
          </m:e>
          <m:sup>
            <m:r>
              <m:t>2</m:t>
            </m:r>
          </m:sup>
        </m:sSup>
        <m:r>
          <m:rPr>
            <m:sty m:val="p"/>
          </m:rPr>
          <m:t>=</m:t>
        </m:r>
        <m:r>
          <m:rPr>
            <m:sty m:val="bi"/>
          </m:rPr>
          <m:t>P</m:t>
        </m:r>
      </m:oMath>
      <w:ins w:id="14395" w:author="PR Preview" w:date="2026-01-01T00:00:00Z">
        <w:r>
          <w:t xml:space="preserve">,</w:t>
        </w:r>
      </w:ins>
      <w:ins w:id="14396" w:author="PR Preview" w:date="2026-01-01T00:00:00Z">
        <w:r>
          <w:t xml:space="preserve"> </w:t>
        </w:r>
      </w:ins>
      <w:ins w:id="14397" w:author="PR Preview" w:date="2026-01-01T00:00:00Z">
        <w:r>
          <w:t xml:space="preserve">so</w:t>
        </w:r>
      </w:ins>
      <w:ins w:id="14398" w:author="PR Preview" w:date="2026-01-01T00:00:00Z">
        <w:r>
          <w:t xml:space="preserve"> </w:t>
        </w:r>
      </w:ins>
      <m:oMath>
        <m:r>
          <m:rPr>
            <m:sty m:val="bi"/>
          </m:rPr>
          <m:t>P</m:t>
        </m:r>
      </m:oMath>
      <w:ins w:id="14399" w:author="PR Preview" w:date="2026-01-01T00:00:00Z">
        <w:r>
          <w:t xml:space="preserve"> </w:t>
        </w:r>
      </w:ins>
      <w:ins w:id="14400" w:author="PR Preview" w:date="2026-01-01T00:00:00Z">
        <w:r>
          <w:t xml:space="preserve">is an orthogonal projection matrix;</w:t>
        </w:r>
      </w:ins>
      <w:ins w:id="14401" w:author="PR Preview" w:date="2026-01-01T00:00:00Z">
        <w:r>
          <w:t xml:space="preserve"> </w:t>
        </w:r>
      </w:ins>
      <w:ins w:id="14402" w:author="PR Preview" w:date="2026-01-01T00:00:00Z">
        <w:r>
          <w:t xml:space="preserve">it maps</w:t>
        </w:r>
      </w:ins>
      <w:ins w:id="14403"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14404" w:author="PR Preview" w:date="2026-01-01T00:00:00Z">
        <w:r>
          <w:t xml:space="preserve"> </w:t>
        </w:r>
      </w:ins>
      <w:ins w:id="14405" w:author="PR Preview" w:date="2026-01-01T00:00:00Z">
        <w:r>
          <w:t xml:space="preserve">to</w:t>
        </w:r>
      </w:ins>
      <w:ins w:id="14406" w:author="PR Preview" w:date="2026-01-01T00:00:00Z">
        <w:r>
          <w:t xml:space="preserve"> </w:t>
        </w:r>
      </w:ins>
      <m:oMath>
        <m:r>
          <m:rPr>
            <m:sty m:val="p"/>
          </m:rPr>
          <m:t>(</m:t>
        </m:r>
        <m:sSub>
          <m:e>
            <m:r>
              <m:t>v</m:t>
            </m:r>
          </m:e>
          <m:sub>
            <m:r>
              <m:t>1</m:t>
            </m:r>
          </m:sub>
        </m:sSub>
        <m:r>
          <m:rPr>
            <m:sty m:val="p"/>
          </m:rPr>
          <m:t>,</m:t>
        </m:r>
        <m:r>
          <m:t>0</m:t>
        </m:r>
        <m:r>
          <m:rPr>
            <m:sty m:val="p"/>
          </m:rPr>
          <m:t>)</m:t>
        </m:r>
      </m:oMath>
      <w:ins w:id="14407"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del w:id="14408" w:author="PR Preview" w:date="2026-01-01T00:00:00Z">
        <w:r>
          <w:rPr>
            <w:i/>
            <w:iCs/>
          </w:rPr>
          <w:delText xml:space="preserve">Remark 31</w:delText>
        </w:r>
      </w:del>
      <w:del w:id="14409" w:author="PR Preview" w:date="2026-01-01T00:00:00Z">
        <w:r>
          <w:delText xml:space="preserve"> (What</w:delText>
        </w:r>
      </w:del>
      <w:del w:id="14410" w:author="PR Preview" w:date="2026-01-01T00:00:00Z">
        <w:r>
          <w:delText xml:space="preserve"> </w:delText>
        </w:r>
      </w:del>
      <w:del w:id="14411" w:author="PR Preview" w:date="2026-01-01T00:00:00Z">
        <w:r>
          <w:delText xml:space="preserve">“projection matrix”</w:delText>
        </w:r>
      </w:del>
      <w:del w:id="14412" w:author="PR Preview" w:date="2026-01-01T00:00:00Z">
        <w:r>
          <w:delText xml:space="preserve"> </w:delText>
        </w:r>
      </w:del>
      <w:del w:id="14413" w:author="PR Preview" w:date="2026-01-01T00:00:00Z">
        <w:r>
          <w:delText xml:space="preserve">means in these notes). </w:delText>
        </w:r>
      </w:del>
      <w:del w:id="14414" w:author="PR Preview" w:date="2026-01-01T00:00:00Z">
        <w:r>
          <w:delText xml:space="preserve">Some texts call any idempotent matrix a projection matrix,</w:delText>
        </w:r>
      </w:del>
      <w:del w:id="14415" w:author="PR Preview" w:date="2026-01-01T00:00:00Z">
        <w:r>
          <w:delText xml:space="preserve"> </w:delText>
        </w:r>
      </w:del>
      <w:del w:id="14416" w:author="PR Preview" w:date="2026-01-01T00:00:00Z">
        <w:r>
          <w:delText xml:space="preserve">so that both</w:delText>
        </w:r>
      </w:del>
      <w:del w:id="14417" w:author="PR Preview" w:date="2026-01-01T00:00:00Z">
        <w:r>
          <w:delText xml:space="preserve"> </w:delText>
        </w:r>
      </w:del>
      <m:oMath>
        <m:r>
          <m:rPr>
            <m:sty m:val="bi"/>
          </m:rPr>
          <m:t>P</m:t>
        </m:r>
      </m:oMath>
      <w:del w:id="14418" w:author="PR Preview" w:date="2026-01-01T00:00:00Z">
        <w:r>
          <w:delText xml:space="preserve"> </w:delText>
        </w:r>
      </w:del>
      <w:del w:id="14419" w:author="PR Preview" w:date="2026-01-01T00:00:00Z">
        <w:r>
          <w:delText xml:space="preserve">and</w:delText>
        </w:r>
      </w:del>
      <w:del w:id="14420" w:author="PR Preview" w:date="2026-01-01T00:00:00Z">
        <w:r>
          <w:delText xml:space="preserve"> </w:delText>
        </w:r>
      </w:del>
      <m:oMath>
        <m:r>
          <m:rPr>
            <m:sty m:val="bi"/>
          </m:rPr>
          <m:t>Q</m:t>
        </m:r>
      </m:oMath>
      <w:del w:id="14421" w:author="PR Preview" w:date="2026-01-01T00:00:00Z">
        <w:r>
          <w:delText xml:space="preserve"> </w:delText>
        </w:r>
      </w:del>
      <w:del w:id="14422" w:author="PR Preview" w:date="2026-01-01T00:00:00Z">
        <w:r>
          <w:delText xml:space="preserve">in</w:delText>
        </w:r>
      </w:del>
      <w:del w:id="14423" w:author="PR Preview" w:date="2026-01-01T00:00:00Z">
        <w:r>
          <w:delText xml:space="preserve"> </w:delText>
        </w:r>
      </w:del>
      <w:hyperlink w:anchor="exm-projection-matrix">
        <w:del w:id="14424" w:author="PR Preview" w:date="2026-01-01T00:00:00Z">
          <w:r>
            <w:rPr>
              <w:rStyle w:val="Hyperlink"/>
            </w:rPr>
            <w:delText xml:space="preserve">Example 137</w:delText>
          </w:r>
        </w:del>
      </w:hyperlink>
      <w:del w:id="14425" w:author="PR Preview" w:date="2026-01-01T00:00:00Z">
        <w:r>
          <w:delText xml:space="preserve"> </w:delText>
        </w:r>
      </w:del>
      <w:del w:id="14426" w:author="PR Preview" w:date="2026-01-01T00:00:00Z">
        <w:r>
          <w:delText xml:space="preserve">would count as one.</w:delText>
        </w:r>
      </w:del>
      <w:del w:id="14427" w:author="PR Preview" w:date="2026-01-01T00:00:00Z">
        <w:r>
          <w:delText xml:space="preserve"> </w:delText>
        </w:r>
      </w:del>
      <w:del w:id="14428" w:author="PR Preview" w:date="2026-01-01T00:00:00Z">
        <w:r>
          <w:delText xml:space="preserve">Regression texts often say</w:delText>
        </w:r>
      </w:del>
      <w:del w:id="14429" w:author="PR Preview" w:date="2026-01-01T00:00:00Z">
        <w:r>
          <w:delText xml:space="preserve"> </w:delText>
        </w:r>
      </w:del>
      <w:del w:id="14430" w:author="PR Preview" w:date="2026-01-01T00:00:00Z">
        <w:r>
          <w:delText xml:space="preserve">“projection matrix”</w:delText>
        </w:r>
      </w:del>
      <w:del w:id="14431" w:author="PR Preview" w:date="2026-01-01T00:00:00Z">
        <w:r>
          <w:delText xml:space="preserve"> </w:delText>
        </w:r>
      </w:del>
      <w:del w:id="14432" w:author="PR Preview" w:date="2026-01-01T00:00:00Z">
        <w:r>
          <w:delText xml:space="preserve">when they mean an orthogonal one.</w:delText>
        </w:r>
      </w:del>
      <w:del w:id="14433" w:author="PR Preview" w:date="2026-01-01T00:00:00Z">
        <w:r>
          <w:delText xml:space="preserve"> </w:delText>
        </w:r>
      </w:del>
      <w:del w:id="14434" w:author="PR Preview" w:date="2026-01-01T00:00:00Z">
        <w:r>
          <w:delText xml:space="preserve">In these notes,</w:delText>
        </w:r>
      </w:del>
      <w:del w:id="14435" w:author="PR Preview" w:date="2026-01-01T00:00:00Z">
        <w:r>
          <w:delText xml:space="preserve"> </w:delText>
        </w:r>
      </w:del>
      <w:del w:id="14436" w:author="PR Preview" w:date="2026-01-01T00:00:00Z">
        <w:r>
          <w:delText xml:space="preserve">“projection matrix”</w:delText>
        </w:r>
      </w:del>
      <w:del w:id="14437" w:author="PR Preview" w:date="2026-01-01T00:00:00Z">
        <w:r>
          <w:delText xml:space="preserve"> </w:delText>
        </w:r>
      </w:del>
      <w:del w:id="14438" w:author="PR Preview" w:date="2026-01-01T00:00:00Z">
        <w:r>
          <w:delText xml:space="preserve">always means</w:delText>
        </w:r>
      </w:del>
      <w:del w:id="14439" w:author="PR Preview" w:date="2026-01-01T00:00:00Z">
        <w:r>
          <w:delText xml:space="preserve"> </w:delText>
        </w:r>
      </w:del>
      <w:del w:id="14440" w:author="PR Preview" w:date="2026-01-01T00:00:00Z">
        <w:r>
          <w:delText xml:space="preserve">an orthogonal projection matrix in the sense of</w:delText>
        </w:r>
      </w:del>
      <w:del w:id="14441" w:author="PR Preview" w:date="2026-01-01T00:00:00Z">
        <w:r>
          <w:delText xml:space="preserve"> </w:delText>
        </w:r>
      </w:del>
      <w:hyperlink w:anchor="def-projection-matrix">
        <w:del w:id="14442" w:author="PR Preview" w:date="2026-01-01T00:00:00Z">
          <w:r>
            <w:rPr>
              <w:rStyle w:val="Hyperlink"/>
            </w:rPr>
            <w:delText xml:space="preserve">Definition 87</w:delText>
          </w:r>
        </w:del>
      </w:hyperlink>
      <w:del w:id="14443" w:author="PR Preview" w:date="2026-01-01T00:00:00Z">
        <w:r>
          <w:delText xml:space="preserve">,</w:delText>
        </w:r>
      </w:del>
      <w:del w:id="14444" w:author="PR Preview" w:date="2026-01-01T00:00:00Z">
        <w:r>
          <w:delText xml:space="preserve"> </w:delText>
        </w:r>
      </w:del>
      <w:del w:id="14445" w:author="PR Preview" w:date="2026-01-01T00:00:00Z">
        <w:r>
          <w:delText xml:space="preserve">such as</w:delText>
        </w:r>
      </w:del>
      <w:del w:id="14446" w:author="PR Preview" w:date="2026-01-01T00:00:00Z">
        <w:r>
          <w:delText xml:space="preserve"> </w:delText>
        </w:r>
      </w:del>
      <m:oMath>
        <m:r>
          <m:rPr>
            <m:sty m:val="bi"/>
          </m:rPr>
          <m:t>P</m:t>
        </m:r>
      </m:oMath>
      <w:del w:id="14447" w:author="PR Preview" w:date="2026-01-01T00:00:00Z">
        <w:r>
          <w:delText xml:space="preserve"> </w:delText>
        </w:r>
      </w:del>
      <w:del w:id="14448" w:author="PR Preview" w:date="2026-01-01T00:00:00Z">
        <w:r>
          <w:delText xml:space="preserve">in</w:delText>
        </w:r>
      </w:del>
      <w:del w:id="14449" w:author="PR Preview" w:date="2026-01-01T00:00:00Z">
        <w:r>
          <w:delText xml:space="preserve"> </w:delText>
        </w:r>
      </w:del>
      <w:hyperlink w:anchor="exm-projection-matrix">
        <w:del w:id="14450" w:author="PR Preview" w:date="2026-01-01T00:00:00Z">
          <w:r>
            <w:rPr>
              <w:rStyle w:val="Hyperlink"/>
            </w:rPr>
            <w:delText xml:space="preserve">Example 137</w:delText>
          </w:r>
        </w:del>
      </w:hyperlink>
      <w:del w:id="14451" w:author="PR Preview" w:date="2026-01-01T00:00:00Z">
        <w:r>
          <w:delText xml:space="preserve">,</w:delText>
        </w:r>
      </w:del>
      <w:del w:id="14452" w:author="PR Preview" w:date="2026-01-01T00:00:00Z">
        <w:r>
          <w:delText xml:space="preserve"> </w:delText>
        </w:r>
      </w:del>
      <w:del w:id="14453" w:author="PR Preview" w:date="2026-01-01T00:00:00Z">
        <w:r>
          <w:delText xml:space="preserve">and never an oblique projection (</w:delText>
        </w:r>
      </w:del>
      <w:hyperlink w:anchor="def-oblique-projection">
        <w:del w:id="14454" w:author="PR Preview" w:date="2026-01-01T00:00:00Z">
          <w:r>
            <w:rPr>
              <w:rStyle w:val="Hyperlink"/>
            </w:rPr>
            <w:delText xml:space="preserve">Definition 88</w:delText>
          </w:r>
        </w:del>
      </w:hyperlink>
      <w:del w:id="14455" w:author="PR Preview" w:date="2026-01-01T00:00:00Z">
        <w:r>
          <w:delText xml:space="preserve">)</w:delText>
        </w:r>
      </w:del>
      <w:del w:id="14456" w:author="PR Preview" w:date="2026-01-01T00:00:00Z">
        <w:r>
          <w:delText xml:space="preserve"> </w:delText>
        </w:r>
      </w:del>
      <w:del w:id="14457" w:author="PR Preview" w:date="2026-01-01T00:00:00Z">
        <w:r>
          <w:delText xml:space="preserve">such as</w:delText>
        </w:r>
      </w:del>
      <w:del w:id="14458" w:author="PR Preview" w:date="2026-01-01T00:00:00Z">
        <w:r>
          <w:delText xml:space="preserve"> </w:delText>
        </w:r>
      </w:del>
      <m:oMath>
        <m:r>
          <m:rPr>
            <m:sty m:val="bi"/>
          </m:rPr>
          <m:t>Q</m:t>
        </m:r>
      </m:oMath>
      <w:del w:id="14459" w:author="PR Preview" w:date="2026-01-01T00:00:00Z">
        <w:r>
          <w:delText xml:space="preserve">.</w:delText>
        </w:r>
      </w:del>
    </w:p>
    <w:p>
      <w:pPr>
        <w:pStyle w:val="BodyText"/>
      </w:pPr>
      <w:del w:id="14460" w:author="PR Preview" w:date="2026-01-01T00:00:00Z">
        <w:r>
          <w:rPr>
            <w:b/>
            <w:bCs/>
          </w:rPr>
          <w:delText xml:space="preserve">Theorem 72 (Complement of a projection matrix)</w:delText>
        </w:r>
      </w:del>
      <w:del w:id="14461" w:author="PR Preview" w:date="2026-01-01T00:00:00Z">
        <w:r>
          <w:delText xml:space="preserve"> </w:delText>
        </w:r>
      </w:del>
      <w:del w:id="14462" w:author="PR Preview" w:date="2026-01-01T00:00:00Z">
        <w:r>
          <w:delText xml:space="preserve">If</w:delText>
        </w:r>
      </w:del>
      <w:del w:id="14463" w:author="PR Preview" w:date="2026-01-01T00:00:00Z">
        <w:r>
          <w:delText xml:space="preserve"> </w:delText>
        </w:r>
      </w:del>
      <m:oMath>
        <m:r>
          <m:rPr>
            <m:sty m:val="bi"/>
          </m:rPr>
          <m:t>P</m:t>
        </m:r>
      </m:oMath>
      <w:del w:id="14464" w:author="PR Preview" w:date="2026-01-01T00:00:00Z">
        <w:r>
          <w:delText xml:space="preserve"> </w:delText>
        </w:r>
      </w:del>
      <w:del w:id="14465" w:author="PR Preview" w:date="2026-01-01T00:00:00Z">
        <w:r>
          <w:delText xml:space="preserve">is a</w:delText>
        </w:r>
      </w:del>
      <w:del w:id="14466" w:author="PR Preview" w:date="2026-01-01T00:00:00Z">
        <w:r>
          <w:delText xml:space="preserve"> </w:delText>
        </w:r>
      </w:del>
      <m:oMath>
        <m:r>
          <m:t>p</m:t>
        </m:r>
        <m:r>
          <m:rPr>
            <m:sty m:val="p"/>
          </m:rPr>
          <m:t>×</m:t>
        </m:r>
        <m:r>
          <m:t>p</m:t>
        </m:r>
      </m:oMath>
      <w:del w:id="14467" w:author="PR Preview" w:date="2026-01-01T00:00:00Z">
        <w:r>
          <w:delText xml:space="preserve"> </w:delText>
        </w:r>
      </w:del>
      <w:del w:id="14468" w:author="PR Preview" w:date="2026-01-01T00:00:00Z">
        <w:r>
          <w:delText xml:space="preserve">orthogonal projection matrix (</w:delText>
        </w:r>
      </w:del>
      <w:hyperlink w:anchor="def-projection-matrix">
        <w:del w:id="14469" w:author="PR Preview" w:date="2026-01-01T00:00:00Z">
          <w:r>
            <w:rPr>
              <w:rStyle w:val="Hyperlink"/>
            </w:rPr>
            <w:delText xml:space="preserve">Definition 87</w:delText>
          </w:r>
        </w:del>
      </w:hyperlink>
      <w:del w:id="14470" w:author="PR Preview" w:date="2026-01-01T00:00:00Z">
        <w:r>
          <w:delText xml:space="preserve">),</w:delText>
        </w:r>
      </w:del>
      <w:del w:id="14471" w:author="PR Preview" w:date="2026-01-01T00:00:00Z">
        <w:r>
          <w:delText xml:space="preserve"> </w:delText>
        </w:r>
      </w:del>
      <w:del w:id="14472" w:author="PR Preview" w:date="2026-01-01T00:00:00Z">
        <w:r>
          <w:delText xml:space="preserve">then</w:delText>
        </w:r>
      </w:del>
      <w:del w:id="14473" w:author="PR Preview" w:date="2026-01-01T00:00:00Z">
        <w:r>
          <w:delText xml:space="preserve"> </w:delText>
        </w:r>
      </w:del>
      <m:oMath>
        <m:sSub>
          <m:e>
            <m:r>
              <m:rPr>
                <m:sty m:val="bi"/>
              </m:rPr>
              <m:t>I</m:t>
            </m:r>
          </m:e>
          <m:sub>
            <m:r>
              <m:t>p</m:t>
            </m:r>
          </m:sub>
        </m:sSub>
        <m:r>
          <m:rPr>
            <m:sty m:val="p"/>
          </m:rPr>
          <m:t>−</m:t>
        </m:r>
        <m:r>
          <m:rPr>
            <m:sty m:val="bi"/>
          </m:rPr>
          <m:t>P</m:t>
        </m:r>
      </m:oMath>
      <w:del w:id="14474" w:author="PR Preview" w:date="2026-01-01T00:00:00Z">
        <w:r>
          <w:delText xml:space="preserve"> </w:delText>
        </w:r>
      </w:del>
      <w:del w:id="14475" w:author="PR Preview" w:date="2026-01-01T00:00:00Z">
        <w:r>
          <w:delText xml:space="preserve">is also an orthogonal projection matrix.</w:delText>
        </w:r>
      </w:del>
    </w:p>
    <w:p>
      <w:pPr>
        <w:pStyle w:val="BodyText"/>
      </w:pPr>
      <w:ins w:id="14476" w:author="PR Preview" w:date="2026-01-01T00:00:00Z">
        <w:r>
          <w:rPr>
            <w:i/>
            <w:iCs/>
          </w:rPr>
          <w:t xml:space="preserve">Remark 31</w:t>
        </w:r>
      </w:ins>
      <w:ins w:id="14477" w:author="PR Preview" w:date="2026-01-01T00:00:00Z">
        <w:r>
          <w:t xml:space="preserve"> (What</w:t>
        </w:r>
      </w:ins>
      <w:ins w:id="14478" w:author="PR Preview" w:date="2026-01-01T00:00:00Z">
        <w:r>
          <w:t xml:space="preserve"> </w:t>
        </w:r>
      </w:ins>
      <w:ins w:id="14479" w:author="PR Preview" w:date="2026-01-01T00:00:00Z">
        <w:r>
          <w:t xml:space="preserve">“projection matrix”</w:t>
        </w:r>
      </w:ins>
      <w:ins w:id="14480" w:author="PR Preview" w:date="2026-01-01T00:00:00Z">
        <w:r>
          <w:t xml:space="preserve"> </w:t>
        </w:r>
      </w:ins>
      <w:ins w:id="14481" w:author="PR Preview" w:date="2026-01-01T00:00:00Z">
        <w:r>
          <w:t xml:space="preserve">means in these notes). </w:t>
        </w:r>
      </w:ins>
      <w:ins w:id="14482" w:author="PR Preview" w:date="2026-01-01T00:00:00Z">
        <w:r>
          <w:t xml:space="preserve">Some texts call any idempotent matrix a projection matrix,</w:t>
        </w:r>
      </w:ins>
      <w:ins w:id="14483" w:author="PR Preview" w:date="2026-01-01T00:00:00Z">
        <w:r>
          <w:t xml:space="preserve"> </w:t>
        </w:r>
      </w:ins>
      <w:ins w:id="14484" w:author="PR Preview" w:date="2026-01-01T00:00:00Z">
        <w:r>
          <w:t xml:space="preserve">so that both</w:t>
        </w:r>
      </w:ins>
      <w:ins w:id="14485" w:author="PR Preview" w:date="2026-01-01T00:00:00Z">
        <w:r>
          <w:t xml:space="preserve"> </w:t>
        </w:r>
      </w:ins>
      <m:oMath>
        <m:r>
          <m:rPr>
            <m:sty m:val="bi"/>
          </m:rPr>
          <m:t>P</m:t>
        </m:r>
      </m:oMath>
      <w:ins w:id="14486" w:author="PR Preview" w:date="2026-01-01T00:00:00Z">
        <w:r>
          <w:t xml:space="preserve"> </w:t>
        </w:r>
      </w:ins>
      <w:ins w:id="14487" w:author="PR Preview" w:date="2026-01-01T00:00:00Z">
        <w:r>
          <w:t xml:space="preserve">and</w:t>
        </w:r>
      </w:ins>
      <w:ins w:id="14488" w:author="PR Preview" w:date="2026-01-01T00:00:00Z">
        <w:r>
          <w:t xml:space="preserve"> </w:t>
        </w:r>
      </w:ins>
      <m:oMath>
        <m:r>
          <m:rPr>
            <m:sty m:val="bi"/>
          </m:rPr>
          <m:t>Q</m:t>
        </m:r>
      </m:oMath>
      <w:ins w:id="14489" w:author="PR Preview" w:date="2026-01-01T00:00:00Z">
        <w:r>
          <w:t xml:space="preserve"> </w:t>
        </w:r>
      </w:ins>
      <w:ins w:id="14490" w:author="PR Preview" w:date="2026-01-01T00:00:00Z">
        <w:r>
          <w:t xml:space="preserve">in</w:t>
        </w:r>
      </w:ins>
      <w:ins w:id="14491" w:author="PR Preview" w:date="2026-01-01T00:00:00Z">
        <w:r>
          <w:t xml:space="preserve"> </w:t>
        </w:r>
      </w:ins>
      <w:hyperlink w:anchor="exm-projection-matrix">
        <w:ins w:id="14492" w:author="PR Preview" w:date="2026-01-01T00:00:00Z">
          <w:r>
            <w:rPr>
              <w:rStyle w:val="Hyperlink"/>
            </w:rPr>
            <w:t xml:space="preserve">Example 136</w:t>
          </w:r>
        </w:ins>
      </w:hyperlink>
      <w:ins w:id="14493" w:author="PR Preview" w:date="2026-01-01T00:00:00Z">
        <w:r>
          <w:t xml:space="preserve"> </w:t>
        </w:r>
      </w:ins>
      <w:ins w:id="14494" w:author="PR Preview" w:date="2026-01-01T00:00:00Z">
        <w:r>
          <w:t xml:space="preserve">would count as one.</w:t>
        </w:r>
      </w:ins>
      <w:ins w:id="14495" w:author="PR Preview" w:date="2026-01-01T00:00:00Z">
        <w:r>
          <w:t xml:space="preserve"> </w:t>
        </w:r>
      </w:ins>
      <w:ins w:id="14496" w:author="PR Preview" w:date="2026-01-01T00:00:00Z">
        <w:r>
          <w:t xml:space="preserve">Regression texts often say</w:t>
        </w:r>
      </w:ins>
      <w:ins w:id="14497" w:author="PR Preview" w:date="2026-01-01T00:00:00Z">
        <w:r>
          <w:t xml:space="preserve"> </w:t>
        </w:r>
      </w:ins>
      <w:ins w:id="14498" w:author="PR Preview" w:date="2026-01-01T00:00:00Z">
        <w:r>
          <w:t xml:space="preserve">“projection matrix”</w:t>
        </w:r>
      </w:ins>
      <w:ins w:id="14499" w:author="PR Preview" w:date="2026-01-01T00:00:00Z">
        <w:r>
          <w:t xml:space="preserve"> </w:t>
        </w:r>
      </w:ins>
      <w:ins w:id="14500" w:author="PR Preview" w:date="2026-01-01T00:00:00Z">
        <w:r>
          <w:t xml:space="preserve">when they mean an orthogonal one.</w:t>
        </w:r>
      </w:ins>
      <w:ins w:id="14501" w:author="PR Preview" w:date="2026-01-01T00:00:00Z">
        <w:r>
          <w:t xml:space="preserve"> </w:t>
        </w:r>
      </w:ins>
      <w:ins w:id="14502" w:author="PR Preview" w:date="2026-01-01T00:00:00Z">
        <w:r>
          <w:t xml:space="preserve">In these notes,</w:t>
        </w:r>
      </w:ins>
      <w:ins w:id="14503" w:author="PR Preview" w:date="2026-01-01T00:00:00Z">
        <w:r>
          <w:t xml:space="preserve"> </w:t>
        </w:r>
      </w:ins>
      <w:ins w:id="14504" w:author="PR Preview" w:date="2026-01-01T00:00:00Z">
        <w:r>
          <w:t xml:space="preserve">“projection matrix”</w:t>
        </w:r>
      </w:ins>
      <w:ins w:id="14505" w:author="PR Preview" w:date="2026-01-01T00:00:00Z">
        <w:r>
          <w:t xml:space="preserve"> </w:t>
        </w:r>
      </w:ins>
      <w:ins w:id="14506" w:author="PR Preview" w:date="2026-01-01T00:00:00Z">
        <w:r>
          <w:t xml:space="preserve">always means</w:t>
        </w:r>
      </w:ins>
      <w:ins w:id="14507" w:author="PR Preview" w:date="2026-01-01T00:00:00Z">
        <w:r>
          <w:t xml:space="preserve"> </w:t>
        </w:r>
      </w:ins>
      <w:ins w:id="14508" w:author="PR Preview" w:date="2026-01-01T00:00:00Z">
        <w:r>
          <w:t xml:space="preserve">an orthogonal projection matrix in the sense of</w:t>
        </w:r>
      </w:ins>
      <w:ins w:id="14509" w:author="PR Preview" w:date="2026-01-01T00:00:00Z">
        <w:r>
          <w:t xml:space="preserve"> </w:t>
        </w:r>
      </w:ins>
      <w:hyperlink w:anchor="def-projection-matrix">
        <w:ins w:id="14510" w:author="PR Preview" w:date="2026-01-01T00:00:00Z">
          <w:r>
            <w:rPr>
              <w:rStyle w:val="Hyperlink"/>
            </w:rPr>
            <w:t xml:space="preserve">Definition 87</w:t>
          </w:r>
        </w:ins>
      </w:hyperlink>
      <w:ins w:id="14511" w:author="PR Preview" w:date="2026-01-01T00:00:00Z">
        <w:r>
          <w:t xml:space="preserve">,</w:t>
        </w:r>
      </w:ins>
      <w:ins w:id="14512" w:author="PR Preview" w:date="2026-01-01T00:00:00Z">
        <w:r>
          <w:t xml:space="preserve"> </w:t>
        </w:r>
      </w:ins>
      <w:ins w:id="14513" w:author="PR Preview" w:date="2026-01-01T00:00:00Z">
        <w:r>
          <w:t xml:space="preserve">such as</w:t>
        </w:r>
      </w:ins>
      <w:ins w:id="14514" w:author="PR Preview" w:date="2026-01-01T00:00:00Z">
        <w:r>
          <w:t xml:space="preserve"> </w:t>
        </w:r>
      </w:ins>
      <m:oMath>
        <m:r>
          <m:rPr>
            <m:sty m:val="bi"/>
          </m:rPr>
          <m:t>P</m:t>
        </m:r>
      </m:oMath>
      <w:ins w:id="14515" w:author="PR Preview" w:date="2026-01-01T00:00:00Z">
        <w:r>
          <w:t xml:space="preserve"> </w:t>
        </w:r>
      </w:ins>
      <w:ins w:id="14516" w:author="PR Preview" w:date="2026-01-01T00:00:00Z">
        <w:r>
          <w:t xml:space="preserve">in</w:t>
        </w:r>
      </w:ins>
      <w:ins w:id="14517" w:author="PR Preview" w:date="2026-01-01T00:00:00Z">
        <w:r>
          <w:t xml:space="preserve"> </w:t>
        </w:r>
      </w:ins>
      <w:hyperlink w:anchor="exm-projection-matrix">
        <w:ins w:id="14518" w:author="PR Preview" w:date="2026-01-01T00:00:00Z">
          <w:r>
            <w:rPr>
              <w:rStyle w:val="Hyperlink"/>
            </w:rPr>
            <w:t xml:space="preserve">Example 136</w:t>
          </w:r>
        </w:ins>
      </w:hyperlink>
      <w:ins w:id="14519" w:author="PR Preview" w:date="2026-01-01T00:00:00Z">
        <w:r>
          <w:t xml:space="preserve">,</w:t>
        </w:r>
      </w:ins>
      <w:ins w:id="14520" w:author="PR Preview" w:date="2026-01-01T00:00:00Z">
        <w:r>
          <w:t xml:space="preserve"> </w:t>
        </w:r>
      </w:ins>
      <w:ins w:id="14521" w:author="PR Preview" w:date="2026-01-01T00:00:00Z">
        <w:r>
          <w:t xml:space="preserve">and never an oblique projection (</w:t>
        </w:r>
      </w:ins>
      <w:hyperlink w:anchor="def-oblique-projection">
        <w:ins w:id="14522" w:author="PR Preview" w:date="2026-01-01T00:00:00Z">
          <w:r>
            <w:rPr>
              <w:rStyle w:val="Hyperlink"/>
            </w:rPr>
            <w:t xml:space="preserve">Definition 88</w:t>
          </w:r>
        </w:ins>
      </w:hyperlink>
      <w:ins w:id="14523" w:author="PR Preview" w:date="2026-01-01T00:00:00Z">
        <w:r>
          <w:t xml:space="preserve">)</w:t>
        </w:r>
      </w:ins>
      <w:ins w:id="14524" w:author="PR Preview" w:date="2026-01-01T00:00:00Z">
        <w:r>
          <w:t xml:space="preserve"> </w:t>
        </w:r>
      </w:ins>
      <w:ins w:id="14525" w:author="PR Preview" w:date="2026-01-01T00:00:00Z">
        <w:r>
          <w:t xml:space="preserve">such as</w:t>
        </w:r>
      </w:ins>
      <w:ins w:id="14526" w:author="PR Preview" w:date="2026-01-01T00:00:00Z">
        <w:r>
          <w:t xml:space="preserve"> </w:t>
        </w:r>
      </w:ins>
      <m:oMath>
        <m:r>
          <m:rPr>
            <m:sty m:val="bi"/>
          </m:rPr>
          <m:t>Q</m:t>
        </m:r>
      </m:oMath>
      <w:ins w:id="14527" w:author="PR Preview" w:date="2026-01-01T00:00:00Z">
        <w:r>
          <w:t xml:space="preserve">.</w:t>
        </w:r>
      </w:ins>
    </w:p>
    <w:bookmarkEnd w:id="448"/>
    <w:bookmarkStart w:id="449" w:name="thm-projection-complement"/>
    <w:p>
      <w:pPr>
        <w:pStyle w:val="BodyText"/>
      </w:pPr>
      <w:ins w:id="14528" w:author="PR Preview" w:date="2026-01-01T00:00:00Z">
        <w:r>
          <w:rPr>
            <w:b/>
            <w:bCs/>
          </w:rPr>
          <w:t xml:space="preserve">Theorem 71 (Complement of a projection matrix)</w:t>
        </w:r>
      </w:ins>
      <w:ins w:id="14529" w:author="PR Preview" w:date="2026-01-01T00:00:00Z">
        <w:r>
          <w:t xml:space="preserve"> </w:t>
        </w:r>
      </w:ins>
      <w:ins w:id="14530" w:author="PR Preview" w:date="2026-01-01T00:00:00Z">
        <w:r>
          <w:t xml:space="preserve">If</w:t>
        </w:r>
      </w:ins>
      <w:ins w:id="14531" w:author="PR Preview" w:date="2026-01-01T00:00:00Z">
        <w:r>
          <w:t xml:space="preserve"> </w:t>
        </w:r>
      </w:ins>
      <m:oMath>
        <m:r>
          <m:rPr>
            <m:sty m:val="bi"/>
          </m:rPr>
          <m:t>P</m:t>
        </m:r>
      </m:oMath>
      <w:ins w:id="14532" w:author="PR Preview" w:date="2026-01-01T00:00:00Z">
        <w:r>
          <w:t xml:space="preserve"> </w:t>
        </w:r>
      </w:ins>
      <w:ins w:id="14533" w:author="PR Preview" w:date="2026-01-01T00:00:00Z">
        <w:r>
          <w:t xml:space="preserve">is a</w:t>
        </w:r>
      </w:ins>
      <w:ins w:id="14534" w:author="PR Preview" w:date="2026-01-01T00:00:00Z">
        <w:r>
          <w:t xml:space="preserve"> </w:t>
        </w:r>
      </w:ins>
      <m:oMath>
        <m:r>
          <m:t>p</m:t>
        </m:r>
        <m:r>
          <m:rPr>
            <m:sty m:val="p"/>
          </m:rPr>
          <m:t>×</m:t>
        </m:r>
        <m:r>
          <m:t>p</m:t>
        </m:r>
      </m:oMath>
      <w:ins w:id="14535" w:author="PR Preview" w:date="2026-01-01T00:00:00Z">
        <w:r>
          <w:t xml:space="preserve"> </w:t>
        </w:r>
      </w:ins>
      <w:ins w:id="14536" w:author="PR Preview" w:date="2026-01-01T00:00:00Z">
        <w:r>
          <w:t xml:space="preserve">orthogonal projection matrix (</w:t>
        </w:r>
      </w:ins>
      <w:hyperlink w:anchor="def-projection-matrix">
        <w:ins w:id="14537" w:author="PR Preview" w:date="2026-01-01T00:00:00Z">
          <w:r>
            <w:rPr>
              <w:rStyle w:val="Hyperlink"/>
            </w:rPr>
            <w:t xml:space="preserve">Definition 87</w:t>
          </w:r>
        </w:ins>
      </w:hyperlink>
      <w:ins w:id="14538" w:author="PR Preview" w:date="2026-01-01T00:00:00Z">
        <w:r>
          <w:t xml:space="preserve">),</w:t>
        </w:r>
      </w:ins>
      <w:ins w:id="14539" w:author="PR Preview" w:date="2026-01-01T00:00:00Z">
        <w:r>
          <w:t xml:space="preserve"> </w:t>
        </w:r>
      </w:ins>
      <w:ins w:id="14540" w:author="PR Preview" w:date="2026-01-01T00:00:00Z">
        <w:r>
          <w:t xml:space="preserve">then</w:t>
        </w:r>
      </w:ins>
      <w:ins w:id="14541" w:author="PR Preview" w:date="2026-01-01T00:00:00Z">
        <w:r>
          <w:t xml:space="preserve"> </w:t>
        </w:r>
      </w:ins>
      <m:oMath>
        <m:sSub>
          <m:e>
            <m:r>
              <m:rPr>
                <m:sty m:val="bi"/>
              </m:rPr>
              <m:t>I</m:t>
            </m:r>
          </m:e>
          <m:sub>
            <m:r>
              <m:t>p</m:t>
            </m:r>
          </m:sub>
        </m:sSub>
        <m:r>
          <m:rPr>
            <m:sty m:val="p"/>
          </m:rPr>
          <m:t>−</m:t>
        </m:r>
        <m:r>
          <m:rPr>
            <m:sty m:val="bi"/>
          </m:rPr>
          <m:t>P</m:t>
        </m:r>
      </m:oMath>
      <w:ins w:id="14542" w:author="PR Preview" w:date="2026-01-01T00:00:00Z">
        <w:r>
          <w:t xml:space="preserve"> </w:t>
        </w:r>
      </w:ins>
      <w:ins w:id="14543" w:author="PR Preview" w:date="2026-01-01T00:00:00Z">
        <w:r>
          <w:t xml:space="preserve">is also an orthogonal projection matrix.</w:t>
        </w:r>
      </w:ins>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del w:id="14544" w:author="PR Preview" w:date="2026-01-01T00:00:00Z">
        <w:r>
          <w:rPr>
            <w:b/>
            <w:bCs/>
          </w:rPr>
          <w:delText xml:space="preserve">Theorem 73 (Projection matrices produce orthogonal decompositions)</w:delText>
        </w:r>
      </w:del>
      <w:del w:id="14545" w:author="PR Preview" w:date="2026-01-01T00:00:00Z">
        <w:r>
          <w:delText xml:space="preserve"> </w:delText>
        </w:r>
      </w:del>
      <w:del w:id="14546" w:author="PR Preview" w:date="2026-01-01T00:00:00Z">
        <w:r>
          <w:delText xml:space="preserve">If</w:delText>
        </w:r>
      </w:del>
      <w:del w:id="14547" w:author="PR Preview" w:date="2026-01-01T00:00:00Z">
        <w:r>
          <w:delText xml:space="preserve"> </w:delText>
        </w:r>
      </w:del>
      <m:oMath>
        <m:r>
          <m:rPr>
            <m:sty m:val="bi"/>
          </m:rPr>
          <m:t>P</m:t>
        </m:r>
      </m:oMath>
      <w:del w:id="14548" w:author="PR Preview" w:date="2026-01-01T00:00:00Z">
        <w:r>
          <w:delText xml:space="preserve"> </w:delText>
        </w:r>
      </w:del>
      <w:del w:id="14549" w:author="PR Preview" w:date="2026-01-01T00:00:00Z">
        <w:r>
          <w:delText xml:space="preserve">is a</w:delText>
        </w:r>
      </w:del>
      <w:del w:id="14550" w:author="PR Preview" w:date="2026-01-01T00:00:00Z">
        <w:r>
          <w:delText xml:space="preserve"> </w:delText>
        </w:r>
      </w:del>
      <m:oMath>
        <m:r>
          <m:t>p</m:t>
        </m:r>
        <m:r>
          <m:rPr>
            <m:sty m:val="p"/>
          </m:rPr>
          <m:t>×</m:t>
        </m:r>
        <m:r>
          <m:t>p</m:t>
        </m:r>
      </m:oMath>
      <w:del w:id="14551" w:author="PR Preview" w:date="2026-01-01T00:00:00Z">
        <w:r>
          <w:delText xml:space="preserve"> </w:delText>
        </w:r>
      </w:del>
      <w:del w:id="14552" w:author="PR Preview" w:date="2026-01-01T00:00:00Z">
        <w:r>
          <w:delText xml:space="preserve">orthogonal projection matrix (</w:delText>
        </w:r>
      </w:del>
      <w:hyperlink w:anchor="def-projection-matrix">
        <w:del w:id="14553" w:author="PR Preview" w:date="2026-01-01T00:00:00Z">
          <w:r>
            <w:rPr>
              <w:rStyle w:val="Hyperlink"/>
            </w:rPr>
            <w:delText xml:space="preserve">Definition 87</w:delText>
          </w:r>
        </w:del>
      </w:hyperlink>
      <w:del w:id="14554" w:author="PR Preview" w:date="2026-01-01T00:00:00Z">
        <w:r>
          <w:delText xml:space="preserve">)</w:delText>
        </w:r>
      </w:del>
      <w:del w:id="14555" w:author="PR Preview" w:date="2026-01-01T00:00:00Z">
        <w:r>
          <w:delText xml:space="preserve"> </w:delText>
        </w:r>
      </w:del>
      <w:del w:id="14556" w:author="PR Preview" w:date="2026-01-01T00:00:00Z">
        <w:r>
          <w:delText xml:space="preserve">and</w:delText>
        </w:r>
      </w:del>
      <w:del w:id="14557" w:author="PR Preview" w:date="2026-01-01T00:00:00Z">
        <w:r>
          <w:delText xml:space="preserve"> </w:delText>
        </w:r>
      </w:del>
      <w:del w:id="14558" w:author="PR Preview" w:date="2026-01-01T00:00:00Z">
        <w:r>
          <w:delText xml:space="preserve">$\mathord{\smash[b]{\underset{\raise.3ex\hbox{$\scriptstyle\sim$}}{v}}\vphantom{v}}$</w:delText>
        </w:r>
      </w:del>
      <w:del w:id="14559" w:author="PR Preview" w:date="2026-01-01T00:00:00Z">
        <w:r>
          <w:delText xml:space="preserve"> </w:delText>
        </w:r>
      </w:del>
      <w:del w:id="14560" w:author="PR Preview" w:date="2026-01-01T00:00:00Z">
        <w:r>
          <w:delText xml:space="preserve">is any vector of length</w:delText>
        </w:r>
      </w:del>
      <w:del w:id="14561" w:author="PR Preview" w:date="2026-01-01T00:00:00Z">
        <w:r>
          <w:delText xml:space="preserve"> </w:delText>
        </w:r>
      </w:del>
      <m:oMath>
        <m:r>
          <m:t>p</m:t>
        </m:r>
      </m:oMath>
      <w:del w:id="14562" w:author="PR Preview" w:date="2026-01-01T00:00:00Z">
        <w:r>
          <w:delText xml:space="preserve">, then</w:delText>
        </w:r>
      </w:del>
      <w:del w:id="14563" w:author="PR Preview" w:date="2026-01-01T00:00:00Z">
        <w:r>
          <w:delText xml:space="preserve"> </w:delText>
        </w:r>
      </w:del>
      <w:del w:id="14564" w:author="PR Preview" w:date="2026-01-01T00:00:00Z">
        <w:r>
          <w:delText xml:space="preserve">the two components of the decomposition</w:delText>
        </w:r>
      </w:del>
    </w:p>
    <w:p>
      <w:pPr>
        <w:pStyle w:val="FirstParagraph"/>
      </w:pPr>
      <w:ins w:id="14565" w:author="PR Preview" w:date="2026-01-01T00:00:00Z">
        <w:r>
          <w:rPr>
            <w:b/>
            <w:bCs/>
          </w:rPr>
          <w:t xml:space="preserve">Theorem 72 (Projection matrices produce orthogonal decompositions)</w:t>
        </w:r>
      </w:ins>
      <w:ins w:id="14566" w:author="PR Preview" w:date="2026-01-01T00:00:00Z">
        <w:r>
          <w:t xml:space="preserve"> </w:t>
        </w:r>
      </w:ins>
      <w:ins w:id="14567" w:author="PR Preview" w:date="2026-01-01T00:00:00Z">
        <w:r>
          <w:t xml:space="preserve">If</w:t>
        </w:r>
      </w:ins>
      <w:ins w:id="14568" w:author="PR Preview" w:date="2026-01-01T00:00:00Z">
        <w:r>
          <w:t xml:space="preserve"> </w:t>
        </w:r>
      </w:ins>
      <m:oMath>
        <m:r>
          <m:rPr>
            <m:sty m:val="bi"/>
          </m:rPr>
          <m:t>P</m:t>
        </m:r>
      </m:oMath>
      <w:ins w:id="14569" w:author="PR Preview" w:date="2026-01-01T00:00:00Z">
        <w:r>
          <w:t xml:space="preserve"> </w:t>
        </w:r>
      </w:ins>
      <w:ins w:id="14570" w:author="PR Preview" w:date="2026-01-01T00:00:00Z">
        <w:r>
          <w:t xml:space="preserve">is a</w:t>
        </w:r>
      </w:ins>
      <w:ins w:id="14571" w:author="PR Preview" w:date="2026-01-01T00:00:00Z">
        <w:r>
          <w:t xml:space="preserve"> </w:t>
        </w:r>
      </w:ins>
      <m:oMath>
        <m:r>
          <m:t>p</m:t>
        </m:r>
        <m:r>
          <m:rPr>
            <m:sty m:val="p"/>
          </m:rPr>
          <m:t>×</m:t>
        </m:r>
        <m:r>
          <m:t>p</m:t>
        </m:r>
      </m:oMath>
      <w:ins w:id="14572" w:author="PR Preview" w:date="2026-01-01T00:00:00Z">
        <w:r>
          <w:t xml:space="preserve"> </w:t>
        </w:r>
      </w:ins>
      <w:ins w:id="14573" w:author="PR Preview" w:date="2026-01-01T00:00:00Z">
        <w:r>
          <w:t xml:space="preserve">orthogonal projection matrix (</w:t>
        </w:r>
      </w:ins>
      <w:hyperlink w:anchor="def-projection-matrix">
        <w:ins w:id="14574" w:author="PR Preview" w:date="2026-01-01T00:00:00Z">
          <w:r>
            <w:rPr>
              <w:rStyle w:val="Hyperlink"/>
            </w:rPr>
            <w:t xml:space="preserve">Definition 87</w:t>
          </w:r>
        </w:ins>
      </w:hyperlink>
      <w:ins w:id="14575" w:author="PR Preview" w:date="2026-01-01T00:00:00Z">
        <w:r>
          <w:t xml:space="preserve">)</w:t>
        </w:r>
      </w:ins>
      <w:ins w:id="14576" w:author="PR Preview" w:date="2026-01-01T00:00:00Z">
        <w:r>
          <w:t xml:space="preserve"> </w:t>
        </w:r>
      </w:ins>
      <w:ins w:id="14577" w:author="PR Preview" w:date="2026-01-01T00:00:00Z">
        <w:r>
          <w:t xml:space="preserve">and</w:t>
        </w:r>
      </w:ins>
      <w:ins w:id="14578" w:author="PR Preview" w:date="2026-01-01T00:00:00Z">
        <w:r>
          <w:t xml:space="preserve"> </w:t>
        </w:r>
      </w:ins>
      <w:ins w:id="14579" w:author="PR Preview" w:date="2026-01-01T00:00:00Z">
        <w:r>
          <w:t xml:space="preserve">$\mathord{\smash[b]{\underset{\raise.3ex\hbox{$\scriptstyle\sim$}}{v}}\vphantom{v}}$</w:t>
        </w:r>
      </w:ins>
      <w:ins w:id="14580" w:author="PR Preview" w:date="2026-01-01T00:00:00Z">
        <w:r>
          <w:t xml:space="preserve"> </w:t>
        </w:r>
      </w:ins>
      <w:ins w:id="14581" w:author="PR Preview" w:date="2026-01-01T00:00:00Z">
        <w:r>
          <w:t xml:space="preserve">is any vector of length</w:t>
        </w:r>
      </w:ins>
      <w:ins w:id="14582" w:author="PR Preview" w:date="2026-01-01T00:00:00Z">
        <w:r>
          <w:t xml:space="preserve"> </w:t>
        </w:r>
      </w:ins>
      <m:oMath>
        <m:r>
          <m:t>p</m:t>
        </m:r>
      </m:oMath>
      <w:ins w:id="14583" w:author="PR Preview" w:date="2026-01-01T00:00:00Z">
        <w:r>
          <w:t xml:space="preserve">, then</w:t>
        </w:r>
      </w:ins>
      <w:ins w:id="14584" w:author="PR Preview" w:date="2026-01-01T00:00:00Z">
        <w:r>
          <w:t xml:space="preserve"> </w:t>
        </w:r>
      </w:ins>
      <w:ins w:id="14585" w:author="PR Preview" w:date="2026-01-01T00:00:00Z">
        <w:r>
          <w:t xml:space="preserve">the two components of the decomposition</w:t>
        </w:r>
      </w:ins>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del w:id="14586" w:author="PR Preview" w:date="2026-01-01T00:00:00Z">
        <w:r>
          <w:rPr>
            <w:b/>
            <w:bCs/>
          </w:rPr>
          <w:delText xml:space="preserve">Definition 89 (Orthogonal matrix)</w:delText>
        </w:r>
      </w:del>
      <w:del w:id="14587" w:author="PR Preview" w:date="2026-01-01T00:00:00Z">
        <w:r>
          <w:delText xml:space="preserve"> </w:delText>
        </w:r>
      </w:del>
      <w:del w:id="14588" w:author="PR Preview" w:date="2026-01-01T00:00:00Z">
        <w:r>
          <w:delText xml:space="preserve">A</w:delText>
        </w:r>
      </w:del>
      <w:del w:id="14589" w:author="PR Preview" w:date="2026-01-01T00:00:00Z">
        <w:r>
          <w:delText xml:space="preserve"> </w:delText>
        </w:r>
      </w:del>
      <m:oMath>
        <m:r>
          <m:t>p</m:t>
        </m:r>
        <m:r>
          <m:rPr>
            <m:sty m:val="p"/>
          </m:rPr>
          <m:t>×</m:t>
        </m:r>
        <m:r>
          <m:t>p</m:t>
        </m:r>
      </m:oMath>
      <w:del w:id="14590" w:author="PR Preview" w:date="2026-01-01T00:00:00Z">
        <w:r>
          <w:delText xml:space="preserve"> </w:delText>
        </w:r>
      </w:del>
      <w:del w:id="14591" w:author="PR Preview" w:date="2026-01-01T00:00:00Z">
        <w:r>
          <w:delText xml:space="preserve">matrix</w:delText>
        </w:r>
      </w:del>
      <w:del w:id="14592" w:author="PR Preview" w:date="2026-01-01T00:00:00Z">
        <w:r>
          <w:delText xml:space="preserve"> </w:delText>
        </w:r>
      </w:del>
      <m:oMath>
        <m:r>
          <m:rPr>
            <m:sty m:val="bi"/>
          </m:rPr>
          <m:t>Q</m:t>
        </m:r>
      </m:oMath>
      <w:del w:id="14593" w:author="PR Preview" w:date="2026-01-01T00:00:00Z">
        <w:r>
          <w:delText xml:space="preserve"> </w:delText>
        </w:r>
      </w:del>
      <w:del w:id="14594" w:author="PR Preview" w:date="2026-01-01T00:00:00Z">
        <w:r>
          <w:delText xml:space="preserve">is</w:delText>
        </w:r>
      </w:del>
      <w:del w:id="14595" w:author="PR Preview" w:date="2026-01-01T00:00:00Z">
        <w:r>
          <w:delText xml:space="preserve"> </w:delText>
        </w:r>
      </w:del>
      <w:del w:id="14596" w:author="PR Preview" w:date="2026-01-01T00:00:00Z">
        <w:r>
          <w:rPr>
            <w:b/>
            <w:bCs/>
          </w:rPr>
          <w:delText xml:space="preserve">orthogonal</w:delText>
        </w:r>
      </w:del>
      <w:del w:id="14597" w:author="PR Preview" w:date="2026-01-01T00:00:00Z">
        <w:r>
          <w:delText xml:space="preserve"> </w:delText>
        </w:r>
      </w:del>
      <w:del w:id="14598" w:author="PR Preview" w:date="2026-01-01T00:00:00Z">
        <w:r>
          <w:delText xml:space="preserve">[67]</w:delText>
        </w:r>
      </w:del>
      <w:del w:id="14599" w:author="PR Preview" w:date="2026-01-01T00:00:00Z">
        <w:r>
          <w:delText xml:space="preserve"> </w:delText>
        </w:r>
      </w:del>
      <w:del w:id="14600"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14601" w:author="PR Preview" w:date="2026-01-01T00:00:00Z">
        <w:r>
          <w:rPr>
            <w:b/>
            <w:bCs/>
          </w:rPr>
          <w:delText xml:space="preserve">Example 138 (A rotation matrix)</w:delText>
        </w:r>
      </w:del>
      <w:del w:id="14602" w:author="PR Preview" w:date="2026-01-01T00:00:00Z">
        <w:r>
          <w:delText xml:space="preserve"> </w:delText>
        </w:r>
      </w:del>
      <w:del w:id="14603" w:author="PR Preview" w:date="2026-01-01T00:00:00Z">
        <w:r>
          <w:delText xml:space="preserve">The matrix</w:delText>
        </w:r>
      </w:del>
    </w:p>
    <w:p>
      <w:pPr>
        <w:pStyle w:val="BodyText"/>
      </w:pPr>
      <w:ins w:id="14604" w:author="PR Preview" w:date="2026-01-01T00:00:00Z">
        <w:r>
          <w:rPr>
            <w:b/>
            <w:bCs/>
          </w:rPr>
          <w:t xml:space="preserve">Definition 89 (Orthogonal matrix)</w:t>
        </w:r>
      </w:ins>
      <w:ins w:id="14605" w:author="PR Preview" w:date="2026-01-01T00:00:00Z">
        <w:r>
          <w:t xml:space="preserve"> </w:t>
        </w:r>
      </w:ins>
      <w:ins w:id="14606" w:author="PR Preview" w:date="2026-01-01T00:00:00Z">
        <w:r>
          <w:t xml:space="preserve">A</w:t>
        </w:r>
      </w:ins>
      <w:ins w:id="14607" w:author="PR Preview" w:date="2026-01-01T00:00:00Z">
        <w:r>
          <w:t xml:space="preserve"> </w:t>
        </w:r>
      </w:ins>
      <m:oMath>
        <m:r>
          <m:t>p</m:t>
        </m:r>
        <m:r>
          <m:rPr>
            <m:sty m:val="p"/>
          </m:rPr>
          <m:t>×</m:t>
        </m:r>
        <m:r>
          <m:t>p</m:t>
        </m:r>
      </m:oMath>
      <w:ins w:id="14608" w:author="PR Preview" w:date="2026-01-01T00:00:00Z">
        <w:r>
          <w:t xml:space="preserve"> </w:t>
        </w:r>
      </w:ins>
      <w:ins w:id="14609" w:author="PR Preview" w:date="2026-01-01T00:00:00Z">
        <w:r>
          <w:t xml:space="preserve">matrix</w:t>
        </w:r>
      </w:ins>
      <w:ins w:id="14610" w:author="PR Preview" w:date="2026-01-01T00:00:00Z">
        <w:r>
          <w:t xml:space="preserve"> </w:t>
        </w:r>
      </w:ins>
      <m:oMath>
        <m:r>
          <m:rPr>
            <m:sty m:val="bi"/>
          </m:rPr>
          <m:t>Q</m:t>
        </m:r>
      </m:oMath>
      <w:ins w:id="14611" w:author="PR Preview" w:date="2026-01-01T00:00:00Z">
        <w:r>
          <w:t xml:space="preserve"> </w:t>
        </w:r>
      </w:ins>
      <w:ins w:id="14612" w:author="PR Preview" w:date="2026-01-01T00:00:00Z">
        <w:r>
          <w:t xml:space="preserve">is</w:t>
        </w:r>
      </w:ins>
      <w:ins w:id="14613" w:author="PR Preview" w:date="2026-01-01T00:00:00Z">
        <w:r>
          <w:t xml:space="preserve"> </w:t>
        </w:r>
      </w:ins>
      <w:ins w:id="14614" w:author="PR Preview" w:date="2026-01-01T00:00:00Z">
        <w:r>
          <w:rPr>
            <w:b/>
            <w:bCs/>
          </w:rPr>
          <w:t xml:space="preserve">orthogonal</w:t>
        </w:r>
      </w:ins>
      <w:ins w:id="14615" w:author="PR Preview" w:date="2026-01-01T00:00:00Z">
        <w:r>
          <w:t xml:space="preserve"> </w:t>
        </w:r>
      </w:ins>
      <w:ins w:id="14616" w:author="PR Preview" w:date="2026-01-01T00:00:00Z">
        <w:r>
          <w:t xml:space="preserve">[64]</w:t>
        </w:r>
      </w:ins>
      <w:ins w:id="14617" w:author="PR Preview" w:date="2026-01-01T00:00:00Z">
        <w:r>
          <w:t xml:space="preserve"> </w:t>
        </w:r>
      </w:ins>
      <w:ins w:id="14618"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ins w:id="14619" w:author="PR Preview" w:date="2026-01-01T00:00:00Z">
        <w:r>
          <w:rPr>
            <w:b/>
            <w:bCs/>
          </w:rPr>
          <w:t xml:space="preserve">Example 137 (A rotation matrix)</w:t>
        </w:r>
      </w:ins>
      <w:ins w:id="14620" w:author="PR Preview" w:date="2026-01-01T00:00:00Z">
        <w:r>
          <w:t xml:space="preserve"> </w:t>
        </w:r>
      </w:ins>
      <w:ins w:id="14621"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del w:id="14622" w:author="PR Preview" w:date="2026-01-01T00:00:00Z">
        <w:r>
          <w:rPr>
            <w:b/>
            <w:bCs/>
          </w:rPr>
          <w:delText xml:space="preserve">Example 139 (Orthogonal columns are not enough)</w:delText>
        </w:r>
      </w:del>
      <w:del w:id="14623" w:author="PR Preview" w:date="2026-01-01T00:00:00Z">
        <w:r>
          <w:delText xml:space="preserve"> </w:delText>
        </w:r>
      </w:del>
      <m:oMath>
        <m:r>
          <m:rPr>
            <m:sty m:val="bi"/>
          </m:rPr>
          <m:t>Q</m:t>
        </m:r>
        <m:r>
          <m:rPr>
            <m:sty m:val="p"/>
          </m:rPr>
          <m:t>=</m:t>
        </m:r>
        <m:r>
          <m:t>2</m:t>
        </m:r>
        <m:sSub>
          <m:e>
            <m:r>
              <m:rPr>
                <m:sty m:val="bi"/>
              </m:rPr>
              <m:t>I</m:t>
            </m:r>
          </m:e>
          <m:sub>
            <m:r>
              <m:t>2</m:t>
            </m:r>
          </m:sub>
        </m:sSub>
      </m:oMath>
      <w:del w:id="14624" w:author="PR Preview" w:date="2026-01-01T00:00:00Z">
        <w:r>
          <w:delText xml:space="preserve"> </w:delText>
        </w:r>
      </w:del>
      <w:del w:id="14625" w:author="PR Preview" w:date="2026-01-01T00:00:00Z">
        <w:r>
          <w:delText xml:space="preserve">has orthogonal columns</w:delText>
        </w:r>
      </w:del>
      <w:del w:id="14626" w:author="PR Preview" w:date="2026-01-01T00:00:00Z">
        <w:r>
          <w:delText xml:space="preserve"> </w:delText>
        </w:r>
      </w:del>
      <m:oMath>
        <m:r>
          <m:rPr>
            <m:sty m:val="p"/>
          </m:rPr>
          <m:t>(</m:t>
        </m:r>
        <m:r>
          <m:t>2</m:t>
        </m:r>
        <m:r>
          <m:rPr>
            <m:sty m:val="p"/>
          </m:rPr>
          <m:t>,</m:t>
        </m:r>
        <m:r>
          <m:t>0</m:t>
        </m:r>
        <m:r>
          <m:rPr>
            <m:sty m:val="p"/>
          </m:rPr>
          <m:t>)</m:t>
        </m:r>
      </m:oMath>
      <w:del w:id="14627" w:author="PR Preview" w:date="2026-01-01T00:00:00Z">
        <w:r>
          <w:delText xml:space="preserve"> </w:delText>
        </w:r>
      </w:del>
      <w:del w:id="14628" w:author="PR Preview" w:date="2026-01-01T00:00:00Z">
        <w:r>
          <w:delText xml:space="preserve">and</w:delText>
        </w:r>
      </w:del>
      <w:del w:id="14629" w:author="PR Preview" w:date="2026-01-01T00:00:00Z">
        <w:r>
          <w:delText xml:space="preserve"> </w:delText>
        </w:r>
      </w:del>
      <m:oMath>
        <m:r>
          <m:rPr>
            <m:sty m:val="p"/>
          </m:rPr>
          <m:t>(</m:t>
        </m:r>
        <m:r>
          <m:t>0</m:t>
        </m:r>
        <m:r>
          <m:rPr>
            <m:sty m:val="p"/>
          </m:rPr>
          <m:t>,</m:t>
        </m:r>
        <m:r>
          <m:t>2</m:t>
        </m:r>
        <m:r>
          <m:rPr>
            <m:sty m:val="p"/>
          </m:rPr>
          <m:t>)</m:t>
        </m:r>
      </m:oMath>
      <w:del w:id="14630" w:author="PR Preview" w:date="2026-01-01T00:00:00Z">
        <w:r>
          <w:delText xml:space="preserve">, but</w:delText>
        </w:r>
      </w:del>
    </w:p>
    <w:p>
      <w:pPr>
        <w:pStyle w:val="FirstParagraph"/>
      </w:pPr>
      <w:ins w:id="14631" w:author="PR Preview" w:date="2026-01-01T00:00:00Z">
        <w:r>
          <w:rPr>
            <w:b/>
            <w:bCs/>
          </w:rPr>
          <w:t xml:space="preserve">Example 138 (Orthogonal columns are not enough)</w:t>
        </w:r>
      </w:ins>
      <w:ins w:id="14632" w:author="PR Preview" w:date="2026-01-01T00:00:00Z">
        <w:r>
          <w:t xml:space="preserve"> </w:t>
        </w:r>
      </w:ins>
      <m:oMath>
        <m:r>
          <m:rPr>
            <m:sty m:val="bi"/>
          </m:rPr>
          <m:t>Q</m:t>
        </m:r>
        <m:r>
          <m:rPr>
            <m:sty m:val="p"/>
          </m:rPr>
          <m:t>=</m:t>
        </m:r>
        <m:r>
          <m:t>2</m:t>
        </m:r>
        <m:sSub>
          <m:e>
            <m:r>
              <m:rPr>
                <m:sty m:val="bi"/>
              </m:rPr>
              <m:t>I</m:t>
            </m:r>
          </m:e>
          <m:sub>
            <m:r>
              <m:t>2</m:t>
            </m:r>
          </m:sub>
        </m:sSub>
      </m:oMath>
      <w:ins w:id="14633" w:author="PR Preview" w:date="2026-01-01T00:00:00Z">
        <w:r>
          <w:t xml:space="preserve"> </w:t>
        </w:r>
      </w:ins>
      <w:ins w:id="14634" w:author="PR Preview" w:date="2026-01-01T00:00:00Z">
        <w:r>
          <w:t xml:space="preserve">has orthogonal columns</w:t>
        </w:r>
      </w:ins>
      <w:ins w:id="14635" w:author="PR Preview" w:date="2026-01-01T00:00:00Z">
        <w:r>
          <w:t xml:space="preserve"> </w:t>
        </w:r>
      </w:ins>
      <m:oMath>
        <m:r>
          <m:rPr>
            <m:sty m:val="p"/>
          </m:rPr>
          <m:t>(</m:t>
        </m:r>
        <m:r>
          <m:t>2</m:t>
        </m:r>
        <m:r>
          <m:rPr>
            <m:sty m:val="p"/>
          </m:rPr>
          <m:t>,</m:t>
        </m:r>
        <m:r>
          <m:t>0</m:t>
        </m:r>
        <m:r>
          <m:rPr>
            <m:sty m:val="p"/>
          </m:rPr>
          <m:t>)</m:t>
        </m:r>
      </m:oMath>
      <w:ins w:id="14636" w:author="PR Preview" w:date="2026-01-01T00:00:00Z">
        <w:r>
          <w:t xml:space="preserve"> </w:t>
        </w:r>
      </w:ins>
      <w:ins w:id="14637" w:author="PR Preview" w:date="2026-01-01T00:00:00Z">
        <w:r>
          <w:t xml:space="preserve">and</w:t>
        </w:r>
      </w:ins>
      <w:ins w:id="14638" w:author="PR Preview" w:date="2026-01-01T00:00:00Z">
        <w:r>
          <w:t xml:space="preserve"> </w:t>
        </w:r>
      </w:ins>
      <m:oMath>
        <m:r>
          <m:rPr>
            <m:sty m:val="p"/>
          </m:rPr>
          <m:t>(</m:t>
        </m:r>
        <m:r>
          <m:t>0</m:t>
        </m:r>
        <m:r>
          <m:rPr>
            <m:sty m:val="p"/>
          </m:rPr>
          <m:t>,</m:t>
        </m:r>
        <m:r>
          <m:t>2</m:t>
        </m:r>
        <m:r>
          <m:rPr>
            <m:sty m:val="p"/>
          </m:rPr>
          <m:t>)</m:t>
        </m:r>
      </m:oMath>
      <w:ins w:id="14639"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del w:id="14640" w:author="PR Preview" w:date="2026-01-01T00:00:00Z">
        <w:r>
          <w:delText xml:space="preserve">For example, the columns of</w:delText>
        </w:r>
      </w:del>
      <w:del w:id="14641" w:author="PR Preview" w:date="2026-01-01T00:00:00Z">
        <w:r>
          <w:delText xml:space="preserve"> </w:delText>
        </w:r>
      </w:del>
      <m:oMath>
        <m:r>
          <m:rPr>
            <m:sty m:val="bi"/>
          </m:rPr>
          <m:t>Q</m:t>
        </m:r>
      </m:oMath>
      <w:del w:id="14642" w:author="PR Preview" w:date="2026-01-01T00:00:00Z">
        <w:r>
          <w:delText xml:space="preserve"> </w:delText>
        </w:r>
      </w:del>
      <w:del w:id="14643" w:author="PR Preview" w:date="2026-01-01T00:00:00Z">
        <w:r>
          <w:delText xml:space="preserve">in</w:delText>
        </w:r>
      </w:del>
      <w:del w:id="14644" w:author="PR Preview" w:date="2026-01-01T00:00:00Z">
        <w:r>
          <w:delText xml:space="preserve"> </w:delText>
        </w:r>
      </w:del>
      <w:hyperlink w:anchor="exm-orthogonal-matrix">
        <w:del w:id="14645" w:author="PR Preview" w:date="2026-01-01T00:00:00Z">
          <w:r>
            <w:rPr>
              <w:rStyle w:val="Hyperlink"/>
            </w:rPr>
            <w:delText xml:space="preserve">Example 138</w:delText>
          </w:r>
        </w:del>
      </w:hyperlink>
      <w:del w:id="14646" w:author="PR Preview" w:date="2026-01-01T00:00:00Z">
        <w:r>
          <w:delText xml:space="preserve"> </w:delText>
        </w:r>
      </w:del>
      <w:del w:id="14647" w:author="PR Preview" w:date="2026-01-01T00:00:00Z">
        <w:r>
          <w:delText xml:space="preserve">are</w:delText>
        </w:r>
      </w:del>
      <w:del w:id="14648" w:author="PR Preview" w:date="2026-01-01T00:00:00Z">
        <w:r>
          <w:delText xml:space="preserve"> </w:delText>
        </w:r>
      </w:del>
      <m:oMath>
        <m:r>
          <m:rPr>
            <m:sty m:val="p"/>
          </m:rPr>
          <m:t>(</m:t>
        </m:r>
        <m:r>
          <m:t>0.6</m:t>
        </m:r>
        <m:r>
          <m:rPr>
            <m:sty m:val="p"/>
          </m:rPr>
          <m:t>,</m:t>
        </m:r>
        <m:r>
          <m:t>0.8</m:t>
        </m:r>
        <m:r>
          <m:rPr>
            <m:sty m:val="p"/>
          </m:rPr>
          <m:t>)</m:t>
        </m:r>
      </m:oMath>
      <w:del w:id="14649" w:author="PR Preview" w:date="2026-01-01T00:00:00Z">
        <w:r>
          <w:delText xml:space="preserve"> </w:delText>
        </w:r>
      </w:del>
      <w:del w:id="14650" w:author="PR Preview" w:date="2026-01-01T00:00:00Z">
        <w:r>
          <w:delText xml:space="preserve">and</w:delText>
        </w:r>
      </w:del>
      <w:del w:id="14651" w:author="PR Preview" w:date="2026-01-01T00:00:00Z">
        <w:r>
          <w:delText xml:space="preserve"> </w:delText>
        </w:r>
      </w:del>
      <m:oMath>
        <m:r>
          <m:rPr>
            <m:sty m:val="p"/>
          </m:rPr>
          <m:t>(</m:t>
        </m:r>
        <m:r>
          <m:rPr>
            <m:sty m:val="p"/>
          </m:rPr>
          <m:t>−</m:t>
        </m:r>
        <m:r>
          <m:t>0.8</m:t>
        </m:r>
        <m:r>
          <m:rPr>
            <m:sty m:val="p"/>
          </m:rPr>
          <m:t>,</m:t>
        </m:r>
        <m:r>
          <m:t>0.6</m:t>
        </m:r>
        <m:r>
          <m:rPr>
            <m:sty m:val="p"/>
          </m:rPr>
          <m:t>)</m:t>
        </m:r>
      </m:oMath>
      <w:del w:id="14652" w:author="PR Preview" w:date="2026-01-01T00:00:00Z">
        <w:r>
          <w:delText xml:space="preserve">.</w:delText>
        </w:r>
      </w:del>
      <w:del w:id="14653" w:author="PR Preview" w:date="2026-01-01T00:00:00Z">
        <w:r>
          <w:delText xml:space="preserve"> </w:delText>
        </w:r>
      </w:del>
      <w:del w:id="14654" w:author="PR Preview" w:date="2026-01-01T00:00:00Z">
        <w:r>
          <w:delText xml:space="preserve">The diagonal entries</w:delText>
        </w:r>
      </w:del>
      <w:del w:id="14655" w:author="PR Preview" w:date="2026-01-01T00:00:00Z">
        <w:r>
          <w:delText xml:space="preserve"> </w:delText>
        </w:r>
      </w:del>
      <m:oMath>
        <m:r>
          <m:t>0.36</m:t>
        </m:r>
        <m:r>
          <m:rPr>
            <m:sty m:val="p"/>
          </m:rPr>
          <m:t>+</m:t>
        </m:r>
        <m:r>
          <m:t>0.64</m:t>
        </m:r>
        <m:r>
          <m:rPr>
            <m:sty m:val="p"/>
          </m:rPr>
          <m:t>=</m:t>
        </m:r>
        <m:r>
          <m:t>1</m:t>
        </m:r>
      </m:oMath>
      <w:del w:id="14656" w:author="PR Preview" w:date="2026-01-01T00:00:00Z">
        <w:r>
          <w:delText xml:space="preserve"> </w:delText>
        </w:r>
      </w:del>
      <w:del w:id="14657" w:author="PR Preview" w:date="2026-01-01T00:00:00Z">
        <w:r>
          <w:delText xml:space="preserve">of</w:delText>
        </w:r>
      </w:del>
      <w:del w:id="14658" w:author="PR Preview" w:date="2026-01-01T00:00:00Z">
        <w:r>
          <w:delText xml:space="preserve"> </w:delText>
        </w:r>
      </w:del>
      <m:oMath>
        <m:sSup>
          <m:e>
            <m:r>
              <m:rPr>
                <m:sty m:val="bi"/>
              </m:rPr>
              <m:t>Q</m:t>
            </m:r>
          </m:e>
          <m:sup>
            <m:r>
              <m:rPr>
                <m:sty m:val="p"/>
              </m:rPr>
              <m:t>⊤</m:t>
            </m:r>
          </m:sup>
        </m:sSup>
        <m:r>
          <m:rPr>
            <m:sty m:val="bi"/>
          </m:rPr>
          <m:t>Q</m:t>
        </m:r>
      </m:oMath>
      <w:del w:id="14659" w:author="PR Preview" w:date="2026-01-01T00:00:00Z">
        <w:r>
          <w:delText xml:space="preserve"> </w:delText>
        </w:r>
      </w:del>
      <w:del w:id="14660" w:author="PR Preview" w:date="2026-01-01T00:00:00Z">
        <w:r>
          <w:delText xml:space="preserve">are their squared norms,</w:delText>
        </w:r>
      </w:del>
      <w:del w:id="14661" w:author="PR Preview" w:date="2026-01-01T00:00:00Z">
        <w:r>
          <w:delText xml:space="preserve"> </w:delText>
        </w:r>
      </w:del>
      <w:del w:id="14662" w:author="PR Preview" w:date="2026-01-01T00:00:00Z">
        <w:r>
          <w:delText xml:space="preserve">and the off-diagonal entries</w:delText>
        </w:r>
      </w:del>
      <w:del w:id="14663" w:author="PR Preview" w:date="2026-01-01T00:00:00Z">
        <w:r>
          <w:delText xml:space="preserve"> </w:delText>
        </w:r>
      </w:del>
      <m:oMath>
        <m:r>
          <m:rPr>
            <m:sty m:val="p"/>
          </m:rPr>
          <m:t>−</m:t>
        </m:r>
        <m:r>
          <m:t>0.48</m:t>
        </m:r>
        <m:r>
          <m:rPr>
            <m:sty m:val="p"/>
          </m:rPr>
          <m:t>+</m:t>
        </m:r>
        <m:r>
          <m:t>0.48</m:t>
        </m:r>
        <m:r>
          <m:rPr>
            <m:sty m:val="p"/>
          </m:rPr>
          <m:t>=</m:t>
        </m:r>
        <m:r>
          <m:t>0</m:t>
        </m:r>
      </m:oMath>
      <w:del w:id="14664" w:author="PR Preview" w:date="2026-01-01T00:00:00Z">
        <w:r>
          <w:delText xml:space="preserve"> </w:delText>
        </w:r>
      </w:del>
      <w:del w:id="14665" w:author="PR Preview" w:date="2026-01-01T00:00:00Z">
        <w:r>
          <w:delText xml:space="preserve">are their dot product.</w:delText>
        </w:r>
      </w:del>
      <w:del w:id="14666" w:author="PR Preview" w:date="2026-01-01T00:00:00Z">
        <w:r>
          <w:delText xml:space="preserve"> </w:delText>
        </w:r>
      </w:del>
      <w:del w:id="14667" w:author="PR Preview" w:date="2026-01-01T00:00:00Z">
        <w:r>
          <w:delText xml:space="preserve">Multiplying in the other order also gives</w:delText>
        </w:r>
      </w:del>
      <w:del w:id="14668" w:author="PR Preview" w:date="2026-01-01T00:00:00Z">
        <w:r>
          <w:delText xml:space="preserve"> </w:delText>
        </w:r>
      </w:del>
      <m:oMath>
        <m:sSub>
          <m:e>
            <m:r>
              <m:rPr>
                <m:sty m:val="bi"/>
              </m:rPr>
              <m:t>I</m:t>
            </m:r>
          </m:e>
          <m:sub>
            <m:r>
              <m:t>2</m:t>
            </m:r>
          </m:sub>
        </m:sSub>
      </m:oMath>
      <w:del w:id="14669" w:author="PR Preview" w:date="2026-01-01T00:00:00Z">
        <w:r>
          <w:delText xml:space="preserve">:</w:delText>
        </w:r>
      </w:del>
    </w:p>
    <w:p>
      <w:pPr>
        <w:pStyle w:val="BodyText"/>
      </w:pPr>
      <w:ins w:id="14670" w:author="PR Preview" w:date="2026-01-01T00:00:00Z">
        <w:r>
          <w:t xml:space="preserve">For example, the columns of</w:t>
        </w:r>
      </w:ins>
      <w:ins w:id="14671" w:author="PR Preview" w:date="2026-01-01T00:00:00Z">
        <w:r>
          <w:t xml:space="preserve"> </w:t>
        </w:r>
      </w:ins>
      <m:oMath>
        <m:r>
          <m:rPr>
            <m:sty m:val="bi"/>
          </m:rPr>
          <m:t>Q</m:t>
        </m:r>
      </m:oMath>
      <w:ins w:id="14672" w:author="PR Preview" w:date="2026-01-01T00:00:00Z">
        <w:r>
          <w:t xml:space="preserve"> </w:t>
        </w:r>
      </w:ins>
      <w:ins w:id="14673" w:author="PR Preview" w:date="2026-01-01T00:00:00Z">
        <w:r>
          <w:t xml:space="preserve">in</w:t>
        </w:r>
      </w:ins>
      <w:ins w:id="14674" w:author="PR Preview" w:date="2026-01-01T00:00:00Z">
        <w:r>
          <w:t xml:space="preserve"> </w:t>
        </w:r>
      </w:ins>
      <w:hyperlink w:anchor="exm-orthogonal-matrix">
        <w:ins w:id="14675" w:author="PR Preview" w:date="2026-01-01T00:00:00Z">
          <w:r>
            <w:rPr>
              <w:rStyle w:val="Hyperlink"/>
            </w:rPr>
            <w:t xml:space="preserve">Example 137</w:t>
          </w:r>
        </w:ins>
      </w:hyperlink>
      <w:ins w:id="14676" w:author="PR Preview" w:date="2026-01-01T00:00:00Z">
        <w:r>
          <w:t xml:space="preserve"> </w:t>
        </w:r>
      </w:ins>
      <w:ins w:id="14677" w:author="PR Preview" w:date="2026-01-01T00:00:00Z">
        <w:r>
          <w:t xml:space="preserve">are</w:t>
        </w:r>
      </w:ins>
      <w:ins w:id="14678" w:author="PR Preview" w:date="2026-01-01T00:00:00Z">
        <w:r>
          <w:t xml:space="preserve"> </w:t>
        </w:r>
      </w:ins>
      <m:oMath>
        <m:r>
          <m:rPr>
            <m:sty m:val="p"/>
          </m:rPr>
          <m:t>(</m:t>
        </m:r>
        <m:r>
          <m:t>0.6</m:t>
        </m:r>
        <m:r>
          <m:rPr>
            <m:sty m:val="p"/>
          </m:rPr>
          <m:t>,</m:t>
        </m:r>
        <m:r>
          <m:t>0.8</m:t>
        </m:r>
        <m:r>
          <m:rPr>
            <m:sty m:val="p"/>
          </m:rPr>
          <m:t>)</m:t>
        </m:r>
      </m:oMath>
      <w:ins w:id="14679" w:author="PR Preview" w:date="2026-01-01T00:00:00Z">
        <w:r>
          <w:t xml:space="preserve"> </w:t>
        </w:r>
      </w:ins>
      <w:ins w:id="14680" w:author="PR Preview" w:date="2026-01-01T00:00:00Z">
        <w:r>
          <w:t xml:space="preserve">and</w:t>
        </w:r>
      </w:ins>
      <w:ins w:id="14681" w:author="PR Preview" w:date="2026-01-01T00:00:00Z">
        <w:r>
          <w:t xml:space="preserve"> </w:t>
        </w:r>
      </w:ins>
      <m:oMath>
        <m:r>
          <m:rPr>
            <m:sty m:val="p"/>
          </m:rPr>
          <m:t>(</m:t>
        </m:r>
        <m:r>
          <m:rPr>
            <m:sty m:val="p"/>
          </m:rPr>
          <m:t>−</m:t>
        </m:r>
        <m:r>
          <m:t>0.8</m:t>
        </m:r>
        <m:r>
          <m:rPr>
            <m:sty m:val="p"/>
          </m:rPr>
          <m:t>,</m:t>
        </m:r>
        <m:r>
          <m:t>0.6</m:t>
        </m:r>
        <m:r>
          <m:rPr>
            <m:sty m:val="p"/>
          </m:rPr>
          <m:t>)</m:t>
        </m:r>
      </m:oMath>
      <w:ins w:id="14682" w:author="PR Preview" w:date="2026-01-01T00:00:00Z">
        <w:r>
          <w:t xml:space="preserve">.</w:t>
        </w:r>
      </w:ins>
      <w:ins w:id="14683" w:author="PR Preview" w:date="2026-01-01T00:00:00Z">
        <w:r>
          <w:t xml:space="preserve"> </w:t>
        </w:r>
      </w:ins>
      <w:ins w:id="14684" w:author="PR Preview" w:date="2026-01-01T00:00:00Z">
        <w:r>
          <w:t xml:space="preserve">The diagonal entries</w:t>
        </w:r>
      </w:ins>
      <w:ins w:id="14685" w:author="PR Preview" w:date="2026-01-01T00:00:00Z">
        <w:r>
          <w:t xml:space="preserve"> </w:t>
        </w:r>
      </w:ins>
      <m:oMath>
        <m:r>
          <m:t>0.36</m:t>
        </m:r>
        <m:r>
          <m:rPr>
            <m:sty m:val="p"/>
          </m:rPr>
          <m:t>+</m:t>
        </m:r>
        <m:r>
          <m:t>0.64</m:t>
        </m:r>
        <m:r>
          <m:rPr>
            <m:sty m:val="p"/>
          </m:rPr>
          <m:t>=</m:t>
        </m:r>
        <m:r>
          <m:t>1</m:t>
        </m:r>
      </m:oMath>
      <w:ins w:id="14686" w:author="PR Preview" w:date="2026-01-01T00:00:00Z">
        <w:r>
          <w:t xml:space="preserve"> </w:t>
        </w:r>
      </w:ins>
      <w:ins w:id="14687" w:author="PR Preview" w:date="2026-01-01T00:00:00Z">
        <w:r>
          <w:t xml:space="preserve">of</w:t>
        </w:r>
      </w:ins>
      <w:ins w:id="14688" w:author="PR Preview" w:date="2026-01-01T00:00:00Z">
        <w:r>
          <w:t xml:space="preserve"> </w:t>
        </w:r>
      </w:ins>
      <m:oMath>
        <m:sSup>
          <m:e>
            <m:r>
              <m:rPr>
                <m:sty m:val="bi"/>
              </m:rPr>
              <m:t>Q</m:t>
            </m:r>
          </m:e>
          <m:sup>
            <m:r>
              <m:rPr>
                <m:sty m:val="p"/>
              </m:rPr>
              <m:t>⊤</m:t>
            </m:r>
          </m:sup>
        </m:sSup>
        <m:r>
          <m:rPr>
            <m:sty m:val="bi"/>
          </m:rPr>
          <m:t>Q</m:t>
        </m:r>
      </m:oMath>
      <w:ins w:id="14689" w:author="PR Preview" w:date="2026-01-01T00:00:00Z">
        <w:r>
          <w:t xml:space="preserve"> </w:t>
        </w:r>
      </w:ins>
      <w:ins w:id="14690" w:author="PR Preview" w:date="2026-01-01T00:00:00Z">
        <w:r>
          <w:t xml:space="preserve">are their squared norms,</w:t>
        </w:r>
      </w:ins>
      <w:ins w:id="14691" w:author="PR Preview" w:date="2026-01-01T00:00:00Z">
        <w:r>
          <w:t xml:space="preserve"> </w:t>
        </w:r>
      </w:ins>
      <w:ins w:id="14692" w:author="PR Preview" w:date="2026-01-01T00:00:00Z">
        <w:r>
          <w:t xml:space="preserve">and the off-diagonal entries</w:t>
        </w:r>
      </w:ins>
      <w:ins w:id="14693" w:author="PR Preview" w:date="2026-01-01T00:00:00Z">
        <w:r>
          <w:t xml:space="preserve"> </w:t>
        </w:r>
      </w:ins>
      <m:oMath>
        <m:r>
          <m:rPr>
            <m:sty m:val="p"/>
          </m:rPr>
          <m:t>−</m:t>
        </m:r>
        <m:r>
          <m:t>0.48</m:t>
        </m:r>
        <m:r>
          <m:rPr>
            <m:sty m:val="p"/>
          </m:rPr>
          <m:t>+</m:t>
        </m:r>
        <m:r>
          <m:t>0.48</m:t>
        </m:r>
        <m:r>
          <m:rPr>
            <m:sty m:val="p"/>
          </m:rPr>
          <m:t>=</m:t>
        </m:r>
        <m:r>
          <m:t>0</m:t>
        </m:r>
      </m:oMath>
      <w:ins w:id="14694" w:author="PR Preview" w:date="2026-01-01T00:00:00Z">
        <w:r>
          <w:t xml:space="preserve"> </w:t>
        </w:r>
      </w:ins>
      <w:ins w:id="14695" w:author="PR Preview" w:date="2026-01-01T00:00:00Z">
        <w:r>
          <w:t xml:space="preserve">are their dot product.</w:t>
        </w:r>
      </w:ins>
      <w:ins w:id="14696" w:author="PR Preview" w:date="2026-01-01T00:00:00Z">
        <w:r>
          <w:t xml:space="preserve"> </w:t>
        </w:r>
      </w:ins>
      <w:ins w:id="14697" w:author="PR Preview" w:date="2026-01-01T00:00:00Z">
        <w:r>
          <w:t xml:space="preserve">Multiplying in the other order also gives</w:t>
        </w:r>
      </w:ins>
      <w:ins w:id="14698" w:author="PR Preview" w:date="2026-01-01T00:00:00Z">
        <w:r>
          <w:t xml:space="preserve"> </w:t>
        </w:r>
      </w:ins>
      <m:oMath>
        <m:sSub>
          <m:e>
            <m:r>
              <m:rPr>
                <m:sty m:val="bi"/>
              </m:rPr>
              <m:t>I</m:t>
            </m:r>
          </m:e>
          <m:sub>
            <m:r>
              <m:t>2</m:t>
            </m:r>
          </m:sub>
        </m:sSub>
      </m:oMath>
      <w:ins w:id="14699"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del w:id="14700" w:author="PR Preview" w:date="2026-01-01T00:00:00Z">
        <w:r>
          <w:rPr>
            <w:b/>
            <w:bCs/>
          </w:rPr>
          <w:delText xml:space="preserve">Theorem 74 (Orthogonal matrices preserve length)</w:delText>
        </w:r>
      </w:del>
      <w:del w:id="14701" w:author="PR Preview" w:date="2026-01-01T00:00:00Z">
        <w:r>
          <w:delText xml:space="preserve"> </w:delText>
        </w:r>
      </w:del>
      <w:del w:id="14702" w:author="PR Preview" w:date="2026-01-01T00:00:00Z">
        <w:r>
          <w:delText xml:space="preserve">If</w:delText>
        </w:r>
      </w:del>
      <w:del w:id="14703" w:author="PR Preview" w:date="2026-01-01T00:00:00Z">
        <w:r>
          <w:delText xml:space="preserve"> </w:delText>
        </w:r>
      </w:del>
      <m:oMath>
        <m:r>
          <m:rPr>
            <m:sty m:val="bi"/>
          </m:rPr>
          <m:t>Q</m:t>
        </m:r>
      </m:oMath>
      <w:del w:id="14704" w:author="PR Preview" w:date="2026-01-01T00:00:00Z">
        <w:r>
          <w:delText xml:space="preserve"> </w:delText>
        </w:r>
      </w:del>
      <w:del w:id="14705" w:author="PR Preview" w:date="2026-01-01T00:00:00Z">
        <w:r>
          <w:delText xml:space="preserve">is a</w:delText>
        </w:r>
      </w:del>
      <w:del w:id="14706" w:author="PR Preview" w:date="2026-01-01T00:00:00Z">
        <w:r>
          <w:delText xml:space="preserve"> </w:delText>
        </w:r>
      </w:del>
      <m:oMath>
        <m:r>
          <m:t>p</m:t>
        </m:r>
        <m:r>
          <m:rPr>
            <m:sty m:val="p"/>
          </m:rPr>
          <m:t>×</m:t>
        </m:r>
        <m:r>
          <m:t>p</m:t>
        </m:r>
      </m:oMath>
      <w:del w:id="14707" w:author="PR Preview" w:date="2026-01-01T00:00:00Z">
        <w:r>
          <w:delText xml:space="preserve"> </w:delText>
        </w:r>
      </w:del>
      <w:del w:id="14708" w:author="PR Preview" w:date="2026-01-01T00:00:00Z">
        <w:r>
          <w:delText xml:space="preserve">orthogonal matrix (</w:delText>
        </w:r>
      </w:del>
      <w:hyperlink w:anchor="def-orthogonal-matrix">
        <w:del w:id="14709" w:author="PR Preview" w:date="2026-01-01T00:00:00Z">
          <w:r>
            <w:rPr>
              <w:rStyle w:val="Hyperlink"/>
            </w:rPr>
            <w:delText xml:space="preserve">Definition 89</w:delText>
          </w:r>
        </w:del>
      </w:hyperlink>
      <w:del w:id="14710" w:author="PR Preview" w:date="2026-01-01T00:00:00Z">
        <w:r>
          <w:delText xml:space="preserve">)</w:delText>
        </w:r>
      </w:del>
      <w:del w:id="14711" w:author="PR Preview" w:date="2026-01-01T00:00:00Z">
        <w:r>
          <w:delText xml:space="preserve"> </w:delText>
        </w:r>
      </w:del>
      <w:del w:id="14712" w:author="PR Preview" w:date="2026-01-01T00:00:00Z">
        <w:r>
          <w:delText xml:space="preserve">and</w:delText>
        </w:r>
      </w:del>
      <w:del w:id="14713" w:author="PR Preview" w:date="2026-01-01T00:00:00Z">
        <w:r>
          <w:delText xml:space="preserve"> </w:delText>
        </w:r>
      </w:del>
      <w:del w:id="14714" w:author="PR Preview" w:date="2026-01-01T00:00:00Z">
        <w:r>
          <w:delText xml:space="preserve">$\mathord{\smash[b]{\underset{\raise.3ex\hbox{$\scriptstyle\sim$}}{x}}\vphantom{x}}$</w:delText>
        </w:r>
      </w:del>
      <w:del w:id="14715" w:author="PR Preview" w:date="2026-01-01T00:00:00Z">
        <w:r>
          <w:delText xml:space="preserve"> </w:delText>
        </w:r>
      </w:del>
      <w:del w:id="14716" w:author="PR Preview" w:date="2026-01-01T00:00:00Z">
        <w:r>
          <w:delText xml:space="preserve">is a vector of length</w:delText>
        </w:r>
      </w:del>
      <w:del w:id="14717" w:author="PR Preview" w:date="2026-01-01T00:00:00Z">
        <w:r>
          <w:delText xml:space="preserve"> </w:delText>
        </w:r>
      </w:del>
      <m:oMath>
        <m:r>
          <m:t>p</m:t>
        </m:r>
      </m:oMath>
      <w:del w:id="14718" w:author="PR Preview" w:date="2026-01-01T00:00:00Z">
        <w:r>
          <w:delText xml:space="preserve">, then</w:delText>
        </w:r>
      </w:del>
    </w:p>
    <w:p>
      <w:pPr>
        <w:pStyle w:val="BodyText"/>
      </w:pPr>
      <w:ins w:id="14719" w:author="PR Preview" w:date="2026-01-01T00:00:00Z">
        <w:r>
          <w:rPr>
            <w:b/>
            <w:bCs/>
          </w:rPr>
          <w:t xml:space="preserve">Theorem 73 (Orthogonal matrices preserve length)</w:t>
        </w:r>
      </w:ins>
      <w:ins w:id="14720" w:author="PR Preview" w:date="2026-01-01T00:00:00Z">
        <w:r>
          <w:t xml:space="preserve"> </w:t>
        </w:r>
      </w:ins>
      <w:ins w:id="14721" w:author="PR Preview" w:date="2026-01-01T00:00:00Z">
        <w:r>
          <w:t xml:space="preserve">If</w:t>
        </w:r>
      </w:ins>
      <w:ins w:id="14722" w:author="PR Preview" w:date="2026-01-01T00:00:00Z">
        <w:r>
          <w:t xml:space="preserve"> </w:t>
        </w:r>
      </w:ins>
      <m:oMath>
        <m:r>
          <m:rPr>
            <m:sty m:val="bi"/>
          </m:rPr>
          <m:t>Q</m:t>
        </m:r>
      </m:oMath>
      <w:ins w:id="14723" w:author="PR Preview" w:date="2026-01-01T00:00:00Z">
        <w:r>
          <w:t xml:space="preserve"> </w:t>
        </w:r>
      </w:ins>
      <w:ins w:id="14724" w:author="PR Preview" w:date="2026-01-01T00:00:00Z">
        <w:r>
          <w:t xml:space="preserve">is a</w:t>
        </w:r>
      </w:ins>
      <w:ins w:id="14725" w:author="PR Preview" w:date="2026-01-01T00:00:00Z">
        <w:r>
          <w:t xml:space="preserve"> </w:t>
        </w:r>
      </w:ins>
      <m:oMath>
        <m:r>
          <m:t>p</m:t>
        </m:r>
        <m:r>
          <m:rPr>
            <m:sty m:val="p"/>
          </m:rPr>
          <m:t>×</m:t>
        </m:r>
        <m:r>
          <m:t>p</m:t>
        </m:r>
      </m:oMath>
      <w:ins w:id="14726" w:author="PR Preview" w:date="2026-01-01T00:00:00Z">
        <w:r>
          <w:t xml:space="preserve"> </w:t>
        </w:r>
      </w:ins>
      <w:ins w:id="14727" w:author="PR Preview" w:date="2026-01-01T00:00:00Z">
        <w:r>
          <w:t xml:space="preserve">orthogonal matrix (</w:t>
        </w:r>
      </w:ins>
      <w:hyperlink w:anchor="def-orthogonal-matrix">
        <w:ins w:id="14728" w:author="PR Preview" w:date="2026-01-01T00:00:00Z">
          <w:r>
            <w:rPr>
              <w:rStyle w:val="Hyperlink"/>
            </w:rPr>
            <w:t xml:space="preserve">Definition 89</w:t>
          </w:r>
        </w:ins>
      </w:hyperlink>
      <w:ins w:id="14729" w:author="PR Preview" w:date="2026-01-01T00:00:00Z">
        <w:r>
          <w:t xml:space="preserve">)</w:t>
        </w:r>
      </w:ins>
      <w:ins w:id="14730" w:author="PR Preview" w:date="2026-01-01T00:00:00Z">
        <w:r>
          <w:t xml:space="preserve"> </w:t>
        </w:r>
      </w:ins>
      <w:ins w:id="14731" w:author="PR Preview" w:date="2026-01-01T00:00:00Z">
        <w:r>
          <w:t xml:space="preserve">and</w:t>
        </w:r>
      </w:ins>
      <w:ins w:id="14732" w:author="PR Preview" w:date="2026-01-01T00:00:00Z">
        <w:r>
          <w:t xml:space="preserve"> </w:t>
        </w:r>
      </w:ins>
      <w:ins w:id="14733" w:author="PR Preview" w:date="2026-01-01T00:00:00Z">
        <w:r>
          <w:t xml:space="preserve">$\mathord{\smash[b]{\underset{\raise.3ex\hbox{$\scriptstyle\sim$}}{x}}\vphantom{x}}$</w:t>
        </w:r>
      </w:ins>
      <w:ins w:id="14734" w:author="PR Preview" w:date="2026-01-01T00:00:00Z">
        <w:r>
          <w:t xml:space="preserve"> </w:t>
        </w:r>
      </w:ins>
      <w:ins w:id="14735" w:author="PR Preview" w:date="2026-01-01T00:00:00Z">
        <w:r>
          <w:t xml:space="preserve">is a vector of length</w:t>
        </w:r>
      </w:ins>
      <w:ins w:id="14736" w:author="PR Preview" w:date="2026-01-01T00:00:00Z">
        <w:r>
          <w:t xml:space="preserve"> </w:t>
        </w:r>
      </w:ins>
      <m:oMath>
        <m:r>
          <m:t>p</m:t>
        </m:r>
      </m:oMath>
      <w:ins w:id="14737" w:author="PR Preview" w:date="2026-01-01T00:00:00Z">
        <w:r>
          <w:t xml:space="preserve">, then</w:t>
        </w:r>
      </w:ins>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del w:id="14738" w:author="PR Preview" w:date="2026-01-01T00:00:00Z">
        <w:r>
          <w:delText xml:space="preserve">Both norms are nonnegative square roots,</w:delText>
        </w:r>
      </w:del>
      <w:del w:id="14739" w:author="PR Preview" w:date="2026-01-01T00:00:00Z">
        <w:r>
          <w:delText xml:space="preserve"> </w:delText>
        </w:r>
      </w:del>
      <w:del w:id="14740" w:author="PR Preview" w:date="2026-01-01T00:00:00Z">
        <w:r>
          <w:delText xml:space="preserve">so equal squares give</w:delText>
        </w:r>
      </w:del>
      <w:del w:id="14741" w:author="PR Preview" w:date="2026-01-01T00:00:00Z">
        <w:r>
          <w:delText xml:space="preserve"> </w:delText>
        </w:r>
      </w:del>
      <w:del w:id="14742" w:author="PR Preview" w:date="2026-01-01T00:00:00Z">
        <w:r>
          <w:delText xml:space="preserve">$\mathopen{}\left\lVert\mathbf{Q}\mathord{\smash[b]{\underset{\raise.3ex\hbox{$\scriptstyle\sim$}}{x}}\vphantom{x}}\right\rVert\mathclose{} = \mathopen{}\left\lVert\mathord{\smash[b]{\underset{\raise.3ex\hbox{$\scriptstyle\sim$}}{x}}\vphantom{x}}\right\rVert\mathclose{}$</w:delText>
        </w:r>
      </w:del>
      <w:del w:id="14743" w:author="PR Preview" w:date="2026-01-01T00:00:00Z">
        <w:r>
          <w:delText xml:space="preserve">.</w:delText>
        </w:r>
      </w:del>
      <w:del w:id="14744" w:author="PR Preview" w:date="2026-01-01T00:00:00Z">
        <w:r>
          <w:delText xml:space="preserve"> </w:delText>
        </w:r>
      </w:del>
      <w:del w:id="14745" w:author="PR Preview" w:date="2026-01-01T00:00:00Z">
        <w:r>
          <w:delText xml:space="preserve">The second step is</w:delText>
        </w:r>
      </w:del>
      <w:del w:id="14746" w:author="PR Preview" w:date="2026-01-01T00:00:00Z">
        <w:r>
          <w:delText xml:space="preserve"> </w:delText>
        </w:r>
      </w:del>
      <w:hyperlink w:anchor="exm-dot-product-matmul">
        <w:del w:id="14747" w:author="PR Preview" w:date="2026-01-01T00:00:00Z">
          <w:r>
            <w:rPr>
              <w:rStyle w:val="Hyperlink"/>
            </w:rPr>
            <w:delText xml:space="preserve">Example 20</w:delText>
          </w:r>
        </w:del>
      </w:hyperlink>
      <w:del w:id="14748" w:author="PR Preview" w:date="2026-01-01T00:00:00Z">
        <w:r>
          <w:delText xml:space="preserve">,</w:delText>
        </w:r>
      </w:del>
      <w:del w:id="14749" w:author="PR Preview" w:date="2026-01-01T00:00:00Z">
        <w:r>
          <w:delText xml:space="preserve"> </w:delText>
        </w:r>
      </w:del>
      <w:del w:id="14750" w:author="PR Preview" w:date="2026-01-01T00:00:00Z">
        <w:r>
          <w:delText xml:space="preserve">the third is</w:delText>
        </w:r>
      </w:del>
      <w:del w:id="14751" w:author="PR Preview" w:date="2026-01-01T00:00:00Z">
        <w:r>
          <w:delText xml:space="preserve"> </w:delText>
        </w:r>
      </w:del>
      <w:hyperlink w:anchor="thm-transpose-product">
        <w:del w:id="14752" w:author="PR Preview" w:date="2026-01-01T00:00:00Z">
          <w:r>
            <w:rPr>
              <w:rStyle w:val="Hyperlink"/>
            </w:rPr>
            <w:delText xml:space="preserve">Theorem 20</w:delText>
          </w:r>
        </w:del>
      </w:hyperlink>
      <w:del w:id="14753" w:author="PR Preview" w:date="2026-01-01T00:00:00Z">
        <w:r>
          <w:delText xml:space="preserve">,</w:delText>
        </w:r>
      </w:del>
      <w:del w:id="14754" w:author="PR Preview" w:date="2026-01-01T00:00:00Z">
        <w:r>
          <w:delText xml:space="preserve"> </w:delText>
        </w:r>
      </w:del>
      <w:del w:id="14755" w:author="PR Preview" w:date="2026-01-01T00:00:00Z">
        <w:r>
          <w:delText xml:space="preserve">and the fourth is</w:delText>
        </w:r>
      </w:del>
      <w:del w:id="14756" w:author="PR Preview" w:date="2026-01-01T00:00:00Z">
        <w:r>
          <w:delText xml:space="preserve"> </w:delText>
        </w:r>
      </w:del>
      <w:hyperlink w:anchor="thm-matmul-assoc">
        <w:del w:id="14757" w:author="PR Preview" w:date="2026-01-01T00:00:00Z">
          <w:r>
            <w:rPr>
              <w:rStyle w:val="Hyperlink"/>
            </w:rPr>
            <w:delText xml:space="preserve">Theorem 8</w:delText>
          </w:r>
        </w:del>
      </w:hyperlink>
      <w:del w:id="14758" w:author="PR Preview" w:date="2026-01-01T00:00:00Z">
        <w:r>
          <w:delText xml:space="preserve">.</w:delText>
        </w:r>
      </w:del>
    </w:p>
    <w:p>
      <w:pPr>
        <w:pStyle w:val="BodyText"/>
      </w:pPr>
      <w:del w:id="14759" w:author="PR Preview" w:date="2026-01-01T00:00:00Z">
        <w:r>
          <w:rPr>
            <w:b/>
            <w:bCs/>
          </w:rPr>
          <w:delText xml:space="preserve">Example 140 (Rotating a vector keeps its length)</w:delText>
        </w:r>
      </w:del>
      <w:del w:id="14760" w:author="PR Preview" w:date="2026-01-01T00:00:00Z">
        <w:r>
          <w:delText xml:space="preserve"> </w:delText>
        </w:r>
      </w:del>
      <w:del w:id="14761" w:author="PR Preview" w:date="2026-01-01T00:00:00Z">
        <w:r>
          <w:delText xml:space="preserve">With</w:delText>
        </w:r>
      </w:del>
      <w:del w:id="14762" w:author="PR Preview" w:date="2026-01-01T00:00:00Z">
        <w:r>
          <w:delText xml:space="preserve"> </w:delText>
        </w:r>
      </w:del>
      <m:oMath>
        <m:r>
          <m:rPr>
            <m:sty m:val="bi"/>
          </m:rPr>
          <m:t>Q</m:t>
        </m:r>
      </m:oMath>
      <w:del w:id="14763" w:author="PR Preview" w:date="2026-01-01T00:00:00Z">
        <w:r>
          <w:delText xml:space="preserve"> </w:delText>
        </w:r>
      </w:del>
      <w:del w:id="14764" w:author="PR Preview" w:date="2026-01-01T00:00:00Z">
        <w:r>
          <w:delText xml:space="preserve">from</w:delText>
        </w:r>
      </w:del>
      <w:del w:id="14765" w:author="PR Preview" w:date="2026-01-01T00:00:00Z">
        <w:r>
          <w:delText xml:space="preserve"> </w:delText>
        </w:r>
      </w:del>
      <w:hyperlink w:anchor="exm-orthogonal-matrix">
        <w:del w:id="14766" w:author="PR Preview" w:date="2026-01-01T00:00:00Z">
          <w:r>
            <w:rPr>
              <w:rStyle w:val="Hyperlink"/>
            </w:rPr>
            <w:delText xml:space="preserve">Example 138</w:delText>
          </w:r>
        </w:del>
      </w:hyperlink>
      <w:del w:id="14767" w:author="PR Preview" w:date="2026-01-01T00:00:00Z">
        <w:r>
          <w:delText xml:space="preserve"> </w:delText>
        </w:r>
      </w:del>
      <w:del w:id="14768" w:author="PR Preview" w:date="2026-01-01T00:00:00Z">
        <w:r>
          <w:delText xml:space="preserve">and</w:delText>
        </w:r>
      </w:del>
      <w:del w:id="14769" w:author="PR Preview" w:date="2026-01-01T00:00:00Z">
        <w:r>
          <w:delText xml:space="preserve"> </w:delText>
        </w:r>
      </w:del>
      <w:del w:id="14770" w:author="PR Preview" w:date="2026-01-01T00:00:00Z">
        <w:r>
          <w:delText xml:space="preserve">$\mathord{\smash[b]{\underset{\raise.3ex\hbox{$\scriptstyle\sim$}}{x}}\vphantom{x}}= (3, 4)$</w:delText>
        </w:r>
      </w:del>
      <w:del w:id="14771" w:author="PR Preview" w:date="2026-01-01T00:00:00Z">
        <w:r>
          <w:delText xml:space="preserve"> </w:delText>
        </w:r>
      </w:del>
      <w:del w:id="14772" w:author="PR Preview" w:date="2026-01-01T00:00:00Z">
        <w:r>
          <w:delText xml:space="preserve">from</w:delText>
        </w:r>
      </w:del>
      <w:del w:id="14773" w:author="PR Preview" w:date="2026-01-01T00:00:00Z">
        <w:r>
          <w:delText xml:space="preserve"> </w:delText>
        </w:r>
      </w:del>
      <w:hyperlink w:anchor="exm-euclidean-norm">
        <w:del w:id="14774" w:author="PR Preview" w:date="2026-01-01T00:00:00Z">
          <w:r>
            <w:rPr>
              <w:rStyle w:val="Hyperlink"/>
            </w:rPr>
            <w:delText xml:space="preserve">Example 11</w:delText>
          </w:r>
        </w:del>
      </w:hyperlink>
      <w:del w:id="14775" w:author="PR Preview" w:date="2026-01-01T00:00:00Z">
        <w:r>
          <w:delText xml:space="preserve">:</w:delText>
        </w:r>
      </w:del>
    </w:p>
    <w:p>
      <w:pPr>
        <w:pStyle w:val="FirstParagraph"/>
      </w:pPr>
      <w:ins w:id="14776" w:author="PR Preview" w:date="2026-01-01T00:00:00Z">
        <w:r>
          <w:t xml:space="preserve">Both norms are nonnegative square roots,</w:t>
        </w:r>
      </w:ins>
      <w:ins w:id="14777" w:author="PR Preview" w:date="2026-01-01T00:00:00Z">
        <w:r>
          <w:t xml:space="preserve"> </w:t>
        </w:r>
      </w:ins>
      <w:ins w:id="14778" w:author="PR Preview" w:date="2026-01-01T00:00:00Z">
        <w:r>
          <w:t xml:space="preserve">so equal squares give</w:t>
        </w:r>
      </w:ins>
      <w:ins w:id="14779" w:author="PR Preview" w:date="2026-01-01T00:00:00Z">
        <w:r>
          <w:t xml:space="preserve"> </w:t>
        </w:r>
      </w:ins>
      <w:ins w:id="14780" w:author="PR Preview" w:date="2026-01-01T00:00:00Z">
        <w:r>
          <w:t xml:space="preserve">$\mathopen{}\left\lVert\mathbf{Q}\mathord{\smash[b]{\underset{\raise.3ex\hbox{$\scriptstyle\sim$}}{x}}\vphantom{x}}\right\rVert\mathclose{} = \mathopen{}\left\lVert\mathord{\smash[b]{\underset{\raise.3ex\hbox{$\scriptstyle\sim$}}{x}}\vphantom{x}}\right\rVert\mathclose{}$</w:t>
        </w:r>
      </w:ins>
      <w:ins w:id="14781" w:author="PR Preview" w:date="2026-01-01T00:00:00Z">
        <w:r>
          <w:t xml:space="preserve">.</w:t>
        </w:r>
      </w:ins>
      <w:ins w:id="14782" w:author="PR Preview" w:date="2026-01-01T00:00:00Z">
        <w:r>
          <w:t xml:space="preserve"> </w:t>
        </w:r>
      </w:ins>
      <w:ins w:id="14783" w:author="PR Preview" w:date="2026-01-01T00:00:00Z">
        <w:r>
          <w:t xml:space="preserve">The second step is</w:t>
        </w:r>
      </w:ins>
      <w:ins w:id="14784" w:author="PR Preview" w:date="2026-01-01T00:00:00Z">
        <w:r>
          <w:t xml:space="preserve"> </w:t>
        </w:r>
      </w:ins>
      <w:hyperlink w:anchor="exm-dot-product-matmul">
        <w:ins w:id="14785" w:author="PR Preview" w:date="2026-01-01T00:00:00Z">
          <w:r>
            <w:rPr>
              <w:rStyle w:val="Hyperlink"/>
            </w:rPr>
            <w:t xml:space="preserve">Example 20</w:t>
          </w:r>
        </w:ins>
      </w:hyperlink>
      <w:ins w:id="14786" w:author="PR Preview" w:date="2026-01-01T00:00:00Z">
        <w:r>
          <w:t xml:space="preserve">,</w:t>
        </w:r>
      </w:ins>
      <w:ins w:id="14787" w:author="PR Preview" w:date="2026-01-01T00:00:00Z">
        <w:r>
          <w:t xml:space="preserve"> </w:t>
        </w:r>
      </w:ins>
      <w:ins w:id="14788" w:author="PR Preview" w:date="2026-01-01T00:00:00Z">
        <w:r>
          <w:t xml:space="preserve">the third is</w:t>
        </w:r>
      </w:ins>
      <w:ins w:id="14789" w:author="PR Preview" w:date="2026-01-01T00:00:00Z">
        <w:r>
          <w:t xml:space="preserve"> </w:t>
        </w:r>
      </w:ins>
      <w:hyperlink w:anchor="thm-transpose-product">
        <w:ins w:id="14790" w:author="PR Preview" w:date="2026-01-01T00:00:00Z">
          <w:r>
            <w:rPr>
              <w:rStyle w:val="Hyperlink"/>
            </w:rPr>
            <w:t xml:space="preserve">Theorem 19</w:t>
          </w:r>
        </w:ins>
      </w:hyperlink>
      <w:ins w:id="14791" w:author="PR Preview" w:date="2026-01-01T00:00:00Z">
        <w:r>
          <w:t xml:space="preserve">,</w:t>
        </w:r>
      </w:ins>
      <w:ins w:id="14792" w:author="PR Preview" w:date="2026-01-01T00:00:00Z">
        <w:r>
          <w:t xml:space="preserve"> </w:t>
        </w:r>
      </w:ins>
      <w:ins w:id="14793" w:author="PR Preview" w:date="2026-01-01T00:00:00Z">
        <w:r>
          <w:t xml:space="preserve">and the fourth is</w:t>
        </w:r>
      </w:ins>
      <w:ins w:id="14794" w:author="PR Preview" w:date="2026-01-01T00:00:00Z">
        <w:r>
          <w:t xml:space="preserve"> </w:t>
        </w:r>
      </w:ins>
      <w:hyperlink w:anchor="thm-matmul-assoc">
        <w:ins w:id="14795" w:author="PR Preview" w:date="2026-01-01T00:00:00Z">
          <w:r>
            <w:rPr>
              <w:rStyle w:val="Hyperlink"/>
            </w:rPr>
            <w:t xml:space="preserve">Theorem 8</w:t>
          </w:r>
        </w:ins>
      </w:hyperlink>
      <w:ins w:id="14796" w:author="PR Preview" w:date="2026-01-01T00:00:00Z">
        <w:r>
          <w:t xml:space="preserve">.</w:t>
        </w:r>
      </w:ins>
    </w:p>
    <w:bookmarkStart w:id="456" w:name="exm-orthogonal-norm"/>
    <w:p>
      <w:pPr>
        <w:pStyle w:val="BodyText"/>
      </w:pPr>
      <w:ins w:id="14797" w:author="PR Preview" w:date="2026-01-01T00:00:00Z">
        <w:r>
          <w:rPr>
            <w:b/>
            <w:bCs/>
          </w:rPr>
          <w:t xml:space="preserve">Example 139 (Rotating a vector keeps its length)</w:t>
        </w:r>
      </w:ins>
      <w:ins w:id="14798" w:author="PR Preview" w:date="2026-01-01T00:00:00Z">
        <w:r>
          <w:t xml:space="preserve"> </w:t>
        </w:r>
      </w:ins>
      <w:ins w:id="14799" w:author="PR Preview" w:date="2026-01-01T00:00:00Z">
        <w:r>
          <w:t xml:space="preserve">With</w:t>
        </w:r>
      </w:ins>
      <w:ins w:id="14800" w:author="PR Preview" w:date="2026-01-01T00:00:00Z">
        <w:r>
          <w:t xml:space="preserve"> </w:t>
        </w:r>
      </w:ins>
      <m:oMath>
        <m:r>
          <m:rPr>
            <m:sty m:val="bi"/>
          </m:rPr>
          <m:t>Q</m:t>
        </m:r>
      </m:oMath>
      <w:ins w:id="14801" w:author="PR Preview" w:date="2026-01-01T00:00:00Z">
        <w:r>
          <w:t xml:space="preserve"> </w:t>
        </w:r>
      </w:ins>
      <w:ins w:id="14802" w:author="PR Preview" w:date="2026-01-01T00:00:00Z">
        <w:r>
          <w:t xml:space="preserve">from</w:t>
        </w:r>
      </w:ins>
      <w:ins w:id="14803" w:author="PR Preview" w:date="2026-01-01T00:00:00Z">
        <w:r>
          <w:t xml:space="preserve"> </w:t>
        </w:r>
      </w:ins>
      <w:hyperlink w:anchor="exm-orthogonal-matrix">
        <w:ins w:id="14804" w:author="PR Preview" w:date="2026-01-01T00:00:00Z">
          <w:r>
            <w:rPr>
              <w:rStyle w:val="Hyperlink"/>
            </w:rPr>
            <w:t xml:space="preserve">Example 137</w:t>
          </w:r>
        </w:ins>
      </w:hyperlink>
      <w:ins w:id="14805" w:author="PR Preview" w:date="2026-01-01T00:00:00Z">
        <w:r>
          <w:t xml:space="preserve"> </w:t>
        </w:r>
      </w:ins>
      <w:ins w:id="14806" w:author="PR Preview" w:date="2026-01-01T00:00:00Z">
        <w:r>
          <w:t xml:space="preserve">and</w:t>
        </w:r>
      </w:ins>
      <w:ins w:id="14807" w:author="PR Preview" w:date="2026-01-01T00:00:00Z">
        <w:r>
          <w:t xml:space="preserve"> </w:t>
        </w:r>
      </w:ins>
      <w:ins w:id="14808" w:author="PR Preview" w:date="2026-01-01T00:00:00Z">
        <w:r>
          <w:t xml:space="preserve">$\mathord{\smash[b]{\underset{\raise.3ex\hbox{$\scriptstyle\sim$}}{x}}\vphantom{x}}= (3, 4)$</w:t>
        </w:r>
      </w:ins>
      <w:ins w:id="14809" w:author="PR Preview" w:date="2026-01-01T00:00:00Z">
        <w:r>
          <w:t xml:space="preserve"> </w:t>
        </w:r>
      </w:ins>
      <w:ins w:id="14810" w:author="PR Preview" w:date="2026-01-01T00:00:00Z">
        <w:r>
          <w:t xml:space="preserve">from</w:t>
        </w:r>
      </w:ins>
      <w:ins w:id="14811" w:author="PR Preview" w:date="2026-01-01T00:00:00Z">
        <w:r>
          <w:t xml:space="preserve"> </w:t>
        </w:r>
      </w:ins>
      <w:hyperlink w:anchor="exm-euclidean-norm">
        <w:ins w:id="14812" w:author="PR Preview" w:date="2026-01-01T00:00:00Z">
          <w:r>
            <w:rPr>
              <w:rStyle w:val="Hyperlink"/>
            </w:rPr>
            <w:t xml:space="preserve">Example 11</w:t>
          </w:r>
        </w:ins>
      </w:hyperlink>
      <w:ins w:id="14813" w:author="PR Preview" w:date="2026-01-01T00:00:00Z">
        <w:r>
          <w:t xml:space="preserve">:</w:t>
        </w:r>
      </w:ins>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del w:id="14814" w:author="PR Preview" w:date="2026-01-01T00:00:00Z">
        <w:r>
          <w:rPr>
            <w:b/>
            <w:bCs/>
          </w:rPr>
          <w:delText xml:space="preserve">Definition 90 (Quadratic form)</w:delText>
        </w:r>
      </w:del>
      <w:del w:id="14815" w:author="PR Preview" w:date="2026-01-01T00:00:00Z">
        <w:r>
          <w:delText xml:space="preserve"> </w:delText>
        </w:r>
      </w:del>
      <w:del w:id="14816" w:author="PR Preview" w:date="2026-01-01T00:00:00Z">
        <w:r>
          <w:delText xml:space="preserve">A</w:delText>
        </w:r>
      </w:del>
      <w:del w:id="14817" w:author="PR Preview" w:date="2026-01-01T00:00:00Z">
        <w:r>
          <w:delText xml:space="preserve"> </w:delText>
        </w:r>
      </w:del>
      <w:del w:id="14818" w:author="PR Preview" w:date="2026-01-01T00:00:00Z">
        <w:r>
          <w:rPr>
            <w:b/>
            <w:bCs/>
          </w:rPr>
          <w:delText xml:space="preserve">quadratic form</w:delText>
        </w:r>
      </w:del>
      <w:del w:id="14819" w:author="PR Preview" w:date="2026-01-01T00:00:00Z">
        <w:r>
          <w:delText xml:space="preserve"> </w:delText>
        </w:r>
      </w:del>
      <w:del w:id="14820" w:author="PR Preview" w:date="2026-01-01T00:00:00Z">
        <w:r>
          <w:delText xml:space="preserve">[68]</w:delText>
        </w:r>
      </w:del>
      <w:del w:id="14821" w:author="PR Preview" w:date="2026-01-01T00:00:00Z">
        <w:r>
          <w:delText xml:space="preserve"> </w:delText>
        </w:r>
      </w:del>
      <w:del w:id="14822" w:author="PR Preview" w:date="2026-01-01T00:00:00Z">
        <w:r>
          <w:delText xml:space="preserve">is a mathematical expression of the structure</w:delText>
        </w:r>
      </w:del>
    </w:p>
    <w:p>
      <w:pPr>
        <w:pStyle w:val="FirstParagraph"/>
      </w:pPr>
      <w:ins w:id="14823" w:author="PR Preview" w:date="2026-01-01T00:00:00Z">
        <w:r>
          <w:rPr>
            <w:b/>
            <w:bCs/>
          </w:rPr>
          <w:t xml:space="preserve">Definition 90 (Quadratic form)</w:t>
        </w:r>
      </w:ins>
      <w:ins w:id="14824" w:author="PR Preview" w:date="2026-01-01T00:00:00Z">
        <w:r>
          <w:t xml:space="preserve"> </w:t>
        </w:r>
      </w:ins>
      <w:ins w:id="14825" w:author="PR Preview" w:date="2026-01-01T00:00:00Z">
        <w:r>
          <w:t xml:space="preserve">A</w:t>
        </w:r>
      </w:ins>
      <w:ins w:id="14826" w:author="PR Preview" w:date="2026-01-01T00:00:00Z">
        <w:r>
          <w:t xml:space="preserve"> </w:t>
        </w:r>
      </w:ins>
      <w:ins w:id="14827" w:author="PR Preview" w:date="2026-01-01T00:00:00Z">
        <w:r>
          <w:rPr>
            <w:b/>
            <w:bCs/>
          </w:rPr>
          <w:t xml:space="preserve">quadratic form</w:t>
        </w:r>
      </w:ins>
      <w:ins w:id="14828" w:author="PR Preview" w:date="2026-01-01T00:00:00Z">
        <w:r>
          <w:t xml:space="preserve"> </w:t>
        </w:r>
      </w:ins>
      <w:ins w:id="14829" w:author="PR Preview" w:date="2026-01-01T00:00:00Z">
        <w:r>
          <w:t xml:space="preserve">[65]</w:t>
        </w:r>
      </w:ins>
      <w:ins w:id="14830" w:author="PR Preview" w:date="2026-01-01T00:00:00Z">
        <w:r>
          <w:t xml:space="preserve"> </w:t>
        </w:r>
      </w:ins>
      <w:ins w:id="14831" w:author="PR Preview" w:date="2026-01-01T00:00:00Z">
        <w:r>
          <w:t xml:space="preserve">is a mathematical expression of the structure</w:t>
        </w:r>
      </w:ins>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del w:id="14832" w:author="PR Preview" w:date="2026-01-01T00:00:00Z">
        <w:r>
          <w:rPr>
            <w:b/>
            <w:bCs/>
          </w:rPr>
          <w:delText xml:space="preserve">Theorem 75 (A quadratic form is additive in its matrix)</w:delText>
        </w:r>
      </w:del>
      <w:del w:id="14833" w:author="PR Preview" w:date="2026-01-01T00:00:00Z">
        <w:r>
          <w:delText xml:space="preserve"> </w:delText>
        </w:r>
      </w:del>
      <w:del w:id="14834" w:author="PR Preview" w:date="2026-01-01T00:00:00Z">
        <w:r>
          <w:delText xml:space="preserve">If</w:delText>
        </w:r>
      </w:del>
      <w:del w:id="14835" w:author="PR Preview" w:date="2026-01-01T00:00:00Z">
        <w:r>
          <w:delText xml:space="preserve"> </w:delText>
        </w:r>
      </w:del>
      <m:oMath>
        <m:r>
          <m:rPr>
            <m:sty m:val="bi"/>
          </m:rPr>
          <m:t>A</m:t>
        </m:r>
      </m:oMath>
      <w:del w:id="14836" w:author="PR Preview" w:date="2026-01-01T00:00:00Z">
        <w:r>
          <w:delText xml:space="preserve"> </w:delText>
        </w:r>
      </w:del>
      <w:del w:id="14837" w:author="PR Preview" w:date="2026-01-01T00:00:00Z">
        <w:r>
          <w:delText xml:space="preserve">and</w:delText>
        </w:r>
      </w:del>
      <w:del w:id="14838" w:author="PR Preview" w:date="2026-01-01T00:00:00Z">
        <w:r>
          <w:delText xml:space="preserve"> </w:delText>
        </w:r>
      </w:del>
      <m:oMath>
        <m:r>
          <m:rPr>
            <m:sty m:val="bi"/>
          </m:rPr>
          <m:t>B</m:t>
        </m:r>
      </m:oMath>
      <w:del w:id="14839" w:author="PR Preview" w:date="2026-01-01T00:00:00Z">
        <w:r>
          <w:delText xml:space="preserve"> </w:delText>
        </w:r>
      </w:del>
      <w:del w:id="14840" w:author="PR Preview" w:date="2026-01-01T00:00:00Z">
        <w:r>
          <w:delText xml:space="preserve">are</w:delText>
        </w:r>
      </w:del>
      <w:del w:id="14841" w:author="PR Preview" w:date="2026-01-01T00:00:00Z">
        <w:r>
          <w:delText xml:space="preserve"> </w:delText>
        </w:r>
      </w:del>
      <m:oMath>
        <m:r>
          <m:t>p</m:t>
        </m:r>
        <m:r>
          <m:rPr>
            <m:sty m:val="p"/>
          </m:rPr>
          <m:t>×</m:t>
        </m:r>
        <m:r>
          <m:t>p</m:t>
        </m:r>
      </m:oMath>
      <w:del w:id="14842" w:author="PR Preview" w:date="2026-01-01T00:00:00Z">
        <w:r>
          <w:delText xml:space="preserve"> </w:delText>
        </w:r>
      </w:del>
      <w:del w:id="14843" w:author="PR Preview" w:date="2026-01-01T00:00:00Z">
        <w:r>
          <w:delText xml:space="preserve">matrices,</w:delText>
        </w:r>
      </w:del>
      <w:del w:id="14844" w:author="PR Preview" w:date="2026-01-01T00:00:00Z">
        <w:r>
          <w:delText xml:space="preserve"> </w:delText>
        </w:r>
      </w:del>
      <m:oMath>
        <m:r>
          <m:t>c</m:t>
        </m:r>
      </m:oMath>
      <w:del w:id="14845" w:author="PR Preview" w:date="2026-01-01T00:00:00Z">
        <w:r>
          <w:delText xml:space="preserve"> </w:delText>
        </w:r>
      </w:del>
      <w:del w:id="14846" w:author="PR Preview" w:date="2026-01-01T00:00:00Z">
        <w:r>
          <w:delText xml:space="preserve">is a number and</w:delText>
        </w:r>
      </w:del>
      <w:del w:id="14847" w:author="PR Preview" w:date="2026-01-01T00:00:00Z">
        <w:r>
          <w:delText xml:space="preserve"> </w:delText>
        </w:r>
      </w:del>
      <w:del w:id="14848" w:author="PR Preview" w:date="2026-01-01T00:00:00Z">
        <w:r>
          <w:delText xml:space="preserve">$\mathord{\smash[b]{\underset{\raise.3ex\hbox{$\scriptstyle\sim$}}{x}}\vphantom{x}}$</w:delText>
        </w:r>
      </w:del>
      <w:del w:id="14849" w:author="PR Preview" w:date="2026-01-01T00:00:00Z">
        <w:r>
          <w:delText xml:space="preserve"> </w:delText>
        </w:r>
      </w:del>
      <w:del w:id="14850" w:author="PR Preview" w:date="2026-01-01T00:00:00Z">
        <w:r>
          <w:delText xml:space="preserve">is a vector of length</w:delText>
        </w:r>
      </w:del>
      <w:del w:id="14851" w:author="PR Preview" w:date="2026-01-01T00:00:00Z">
        <w:r>
          <w:delText xml:space="preserve"> </w:delText>
        </w:r>
      </w:del>
      <m:oMath>
        <m:r>
          <m:t>p</m:t>
        </m:r>
      </m:oMath>
      <w:del w:id="14852" w:author="PR Preview" w:date="2026-01-01T00:00:00Z">
        <w:r>
          <w:delText xml:space="preserve">, then</w:delText>
        </w:r>
      </w:del>
    </w:p>
    <w:p>
      <w:pPr>
        <w:pStyle w:val="FirstParagraph"/>
      </w:pPr>
      <w:ins w:id="14853" w:author="PR Preview" w:date="2026-01-01T00:00:00Z">
        <w:r>
          <w:rPr>
            <w:b/>
            <w:bCs/>
          </w:rPr>
          <w:t xml:space="preserve">Theorem 74 (A quadratic form is additive in its matrix)</w:t>
        </w:r>
      </w:ins>
      <w:ins w:id="14854" w:author="PR Preview" w:date="2026-01-01T00:00:00Z">
        <w:r>
          <w:t xml:space="preserve"> </w:t>
        </w:r>
      </w:ins>
      <w:ins w:id="14855" w:author="PR Preview" w:date="2026-01-01T00:00:00Z">
        <w:r>
          <w:t xml:space="preserve">If</w:t>
        </w:r>
      </w:ins>
      <w:ins w:id="14856" w:author="PR Preview" w:date="2026-01-01T00:00:00Z">
        <w:r>
          <w:t xml:space="preserve"> </w:t>
        </w:r>
      </w:ins>
      <m:oMath>
        <m:r>
          <m:rPr>
            <m:sty m:val="bi"/>
          </m:rPr>
          <m:t>A</m:t>
        </m:r>
      </m:oMath>
      <w:ins w:id="14857" w:author="PR Preview" w:date="2026-01-01T00:00:00Z">
        <w:r>
          <w:t xml:space="preserve"> </w:t>
        </w:r>
      </w:ins>
      <w:ins w:id="14858" w:author="PR Preview" w:date="2026-01-01T00:00:00Z">
        <w:r>
          <w:t xml:space="preserve">and</w:t>
        </w:r>
      </w:ins>
      <w:ins w:id="14859" w:author="PR Preview" w:date="2026-01-01T00:00:00Z">
        <w:r>
          <w:t xml:space="preserve"> </w:t>
        </w:r>
      </w:ins>
      <m:oMath>
        <m:r>
          <m:rPr>
            <m:sty m:val="bi"/>
          </m:rPr>
          <m:t>B</m:t>
        </m:r>
      </m:oMath>
      <w:ins w:id="14860" w:author="PR Preview" w:date="2026-01-01T00:00:00Z">
        <w:r>
          <w:t xml:space="preserve"> </w:t>
        </w:r>
      </w:ins>
      <w:ins w:id="14861" w:author="PR Preview" w:date="2026-01-01T00:00:00Z">
        <w:r>
          <w:t xml:space="preserve">are</w:t>
        </w:r>
      </w:ins>
      <w:ins w:id="14862" w:author="PR Preview" w:date="2026-01-01T00:00:00Z">
        <w:r>
          <w:t xml:space="preserve"> </w:t>
        </w:r>
      </w:ins>
      <m:oMath>
        <m:r>
          <m:t>p</m:t>
        </m:r>
        <m:r>
          <m:rPr>
            <m:sty m:val="p"/>
          </m:rPr>
          <m:t>×</m:t>
        </m:r>
        <m:r>
          <m:t>p</m:t>
        </m:r>
      </m:oMath>
      <w:ins w:id="14863" w:author="PR Preview" w:date="2026-01-01T00:00:00Z">
        <w:r>
          <w:t xml:space="preserve"> </w:t>
        </w:r>
      </w:ins>
      <w:ins w:id="14864" w:author="PR Preview" w:date="2026-01-01T00:00:00Z">
        <w:r>
          <w:t xml:space="preserve">matrices,</w:t>
        </w:r>
      </w:ins>
      <w:ins w:id="14865" w:author="PR Preview" w:date="2026-01-01T00:00:00Z">
        <w:r>
          <w:t xml:space="preserve"> </w:t>
        </w:r>
      </w:ins>
      <m:oMath>
        <m:r>
          <m:t>c</m:t>
        </m:r>
      </m:oMath>
      <w:ins w:id="14866" w:author="PR Preview" w:date="2026-01-01T00:00:00Z">
        <w:r>
          <w:t xml:space="preserve"> </w:t>
        </w:r>
      </w:ins>
      <w:ins w:id="14867" w:author="PR Preview" w:date="2026-01-01T00:00:00Z">
        <w:r>
          <w:t xml:space="preserve">is a number and</w:t>
        </w:r>
      </w:ins>
      <w:ins w:id="14868" w:author="PR Preview" w:date="2026-01-01T00:00:00Z">
        <w:r>
          <w:t xml:space="preserve"> </w:t>
        </w:r>
      </w:ins>
      <w:ins w:id="14869" w:author="PR Preview" w:date="2026-01-01T00:00:00Z">
        <w:r>
          <w:t xml:space="preserve">$\mathord{\smash[b]{\underset{\raise.3ex\hbox{$\scriptstyle\sim$}}{x}}\vphantom{x}}$</w:t>
        </w:r>
      </w:ins>
      <w:ins w:id="14870" w:author="PR Preview" w:date="2026-01-01T00:00:00Z">
        <w:r>
          <w:t xml:space="preserve"> </w:t>
        </w:r>
      </w:ins>
      <w:ins w:id="14871" w:author="PR Preview" w:date="2026-01-01T00:00:00Z">
        <w:r>
          <w:t xml:space="preserve">is a vector of length</w:t>
        </w:r>
      </w:ins>
      <w:ins w:id="14872" w:author="PR Preview" w:date="2026-01-01T00:00:00Z">
        <w:r>
          <w:t xml:space="preserve"> </w:t>
        </w:r>
      </w:ins>
      <m:oMath>
        <m:r>
          <m:t>p</m:t>
        </m:r>
      </m:oMath>
      <w:ins w:id="14873" w:author="PR Preview" w:date="2026-01-01T00:00:00Z">
        <w:r>
          <w:t xml:space="preserve">, then</w:t>
        </w:r>
      </w:ins>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del w:id="14874" w:author="PR Preview" w:date="2026-01-01T00:00:00Z">
        <w:r>
          <w:rPr>
            <w:b/>
            <w:bCs/>
          </w:rPr>
          <w:delText xml:space="preserve">Example 141 (Combining two quadratic forms into one)</w:delText>
        </w:r>
      </w:del>
      <w:del w:id="14875" w:author="PR Preview" w:date="2026-01-01T00:00:00Z">
        <w:r>
          <w:delText xml:space="preserve"> </w:delText>
        </w:r>
      </w:del>
      <w:del w:id="14876" w:author="PR Preview" w:date="2026-01-01T00:00:00Z">
        <w:r>
          <w:delText xml:space="preserve">Take</w:delText>
        </w:r>
      </w:del>
      <w:del w:id="1487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4878" w:author="PR Preview" w:date="2026-01-01T00:00:00Z">
        <w:r>
          <w:delText xml:space="preserve">,</w:delText>
        </w:r>
      </w:del>
      <w:del w:id="14879" w:author="PR Preview" w:date="2026-01-01T00:00:00Z">
        <w:r>
          <w:delText xml:space="preserve"> </w:delText>
        </w:r>
      </w:del>
      <m:oMath>
        <m:r>
          <m:rPr>
            <m:sty m:val="bi"/>
          </m:rPr>
          <m:t>B</m:t>
        </m:r>
        <m:r>
          <m:rPr>
            <m:sty m:val="p"/>
          </m:rPr>
          <m:t>=</m:t>
        </m:r>
        <m:r>
          <m:rPr>
            <m:sty m:val="bi"/>
          </m:rPr>
          <m:t>I</m:t>
        </m:r>
      </m:oMath>
      <w:del w:id="14880" w:author="PR Preview" w:date="2026-01-01T00:00:00Z">
        <w:r>
          <w:delText xml:space="preserve"> </w:delText>
        </w:r>
      </w:del>
      <w:del w:id="14881" w:author="PR Preview" w:date="2026-01-01T00:00:00Z">
        <w:r>
          <w:delText xml:space="preserve">and</w:delText>
        </w:r>
      </w:del>
      <w:del w:id="14882" w:author="PR Preview" w:date="2026-01-01T00:00:00Z">
        <w:r>
          <w:delText xml:space="preserve"> </w:delText>
        </w:r>
      </w:del>
      <w:del w:id="14883" w:author="PR Preview" w:date="2026-01-01T00:00:00Z">
        <w:r>
          <w:delText xml:space="preserve">$\mathord{\smash[b]{\underset{\raise.3ex\hbox{$\scriptstyle\sim$}}{x}}\vphantom{x}}= (1, 2)$</w:delText>
        </w:r>
      </w:del>
      <w:del w:id="14884" w:author="PR Preview" w:date="2026-01-01T00:00:00Z">
        <w:r>
          <w:delText xml:space="preserve">.</w:delText>
        </w:r>
      </w:del>
      <w:del w:id="14885" w:author="PR Preview" w:date="2026-01-01T00:00:00Z">
        <w:r>
          <w:delText xml:space="preserve"> </w:delText>
        </w:r>
      </w:del>
      <w:del w:id="14886" w:author="PR Preview" w:date="2026-01-01T00:00:00Z">
        <w:r>
          <w:delText xml:space="preserve">Then</w:delText>
        </w:r>
      </w:del>
    </w:p>
    <w:p>
      <w:pPr>
        <w:pStyle w:val="BodyText"/>
      </w:pPr>
      <w:ins w:id="14887" w:author="PR Preview" w:date="2026-01-01T00:00:00Z">
        <w:r>
          <w:rPr>
            <w:b/>
            <w:bCs/>
          </w:rPr>
          <w:t xml:space="preserve">Example 140 (Combining two quadratic forms into one)</w:t>
        </w:r>
      </w:ins>
      <w:ins w:id="14888" w:author="PR Preview" w:date="2026-01-01T00:00:00Z">
        <w:r>
          <w:t xml:space="preserve"> </w:t>
        </w:r>
      </w:ins>
      <w:ins w:id="14889" w:author="PR Preview" w:date="2026-01-01T00:00:00Z">
        <w:r>
          <w:t xml:space="preserve">Take</w:t>
        </w:r>
      </w:ins>
      <w:ins w:id="1489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4891" w:author="PR Preview" w:date="2026-01-01T00:00:00Z">
        <w:r>
          <w:t xml:space="preserve">,</w:t>
        </w:r>
      </w:ins>
      <w:ins w:id="14892" w:author="PR Preview" w:date="2026-01-01T00:00:00Z">
        <w:r>
          <w:t xml:space="preserve"> </w:t>
        </w:r>
      </w:ins>
      <m:oMath>
        <m:r>
          <m:rPr>
            <m:sty m:val="bi"/>
          </m:rPr>
          <m:t>B</m:t>
        </m:r>
        <m:r>
          <m:rPr>
            <m:sty m:val="p"/>
          </m:rPr>
          <m:t>=</m:t>
        </m:r>
        <m:r>
          <m:rPr>
            <m:sty m:val="bi"/>
          </m:rPr>
          <m:t>I</m:t>
        </m:r>
      </m:oMath>
      <w:ins w:id="14893" w:author="PR Preview" w:date="2026-01-01T00:00:00Z">
        <w:r>
          <w:t xml:space="preserve"> </w:t>
        </w:r>
      </w:ins>
      <w:ins w:id="14894" w:author="PR Preview" w:date="2026-01-01T00:00:00Z">
        <w:r>
          <w:t xml:space="preserve">and</w:t>
        </w:r>
      </w:ins>
      <w:ins w:id="14895" w:author="PR Preview" w:date="2026-01-01T00:00:00Z">
        <w:r>
          <w:t xml:space="preserve"> </w:t>
        </w:r>
      </w:ins>
      <w:ins w:id="14896" w:author="PR Preview" w:date="2026-01-01T00:00:00Z">
        <w:r>
          <w:t xml:space="preserve">$\mathord{\smash[b]{\underset{\raise.3ex\hbox{$\scriptstyle\sim$}}{x}}\vphantom{x}}= (1, 2)$</w:t>
        </w:r>
      </w:ins>
      <w:ins w:id="14897" w:author="PR Preview" w:date="2026-01-01T00:00:00Z">
        <w:r>
          <w:t xml:space="preserve">.</w:t>
        </w:r>
      </w:ins>
      <w:ins w:id="14898" w:author="PR Preview" w:date="2026-01-01T00:00:00Z">
        <w:r>
          <w:t xml:space="preserve"> </w:t>
        </w:r>
      </w:ins>
      <w:ins w:id="14899" w:author="PR Preview" w:date="2026-01-01T00:00:00Z">
        <w:r>
          <w:t xml:space="preserve">Then</w:t>
        </w:r>
      </w:ins>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del w:id="14900" w:author="PR Preview" w:date="2026-01-01T00:00:00Z">
        <w:r>
          <w:rPr>
            <w:b/>
            <w:bCs/>
          </w:rPr>
          <w:delText xml:space="preserve">Example 142 (The symmetric part of a</w:delText>
        </w:r>
      </w:del>
      <w:del w:id="14901" w:author="PR Preview" w:date="2026-01-01T00:00:00Z">
        <w:r>
          <w:rPr>
            <w:b/>
            <w:bCs/>
          </w:rPr>
          <w:delText xml:space="preserve"> </w:delText>
        </w:r>
      </w:del>
      <m:oMath>
        <m:r>
          <m:t>2</m:t>
        </m:r>
        <m:r>
          <m:rPr>
            <m:sty m:val="p"/>
          </m:rPr>
          <m:t>×</m:t>
        </m:r>
        <m:r>
          <m:t>2</m:t>
        </m:r>
      </m:oMath>
      <w:del w:id="14902" w:author="PR Preview" w:date="2026-01-01T00:00:00Z">
        <w:r>
          <w:rPr>
            <w:b/>
            <w:bCs/>
          </w:rPr>
          <w:delText xml:space="preserve"> </w:delText>
        </w:r>
      </w:del>
      <w:del w:id="14903" w:author="PR Preview" w:date="2026-01-01T00:00:00Z">
        <w:r>
          <w:rPr>
            <w:b/>
            <w:bCs/>
          </w:rPr>
          <w:delText xml:space="preserve">matrix)</w:delText>
        </w:r>
      </w:del>
      <w:del w:id="14904" w:author="PR Preview" w:date="2026-01-01T00:00:00Z">
        <w:r>
          <w:delText xml:space="preserve"> </w:delText>
        </w:r>
      </w:del>
      <w:del w:id="14905" w:author="PR Preview" w:date="2026-01-01T00:00:00Z">
        <w:r>
          <w:delText xml:space="preserve">For</w:delText>
        </w:r>
      </w:del>
      <w:del w:id="14906"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4907" w:author="PR Preview" w:date="2026-01-01T00:00:00Z">
        <w:r>
          <w:delText xml:space="preserve">,</w:delText>
        </w:r>
      </w:del>
      <w:del w:id="14908" w:author="PR Preview" w:date="2026-01-01T00:00:00Z">
        <w:r>
          <w:delText xml:space="preserve"> </w:delText>
        </w:r>
      </w:del>
      <w:del w:id="14909" w:author="PR Preview" w:date="2026-01-01T00:00:00Z">
        <w:r>
          <w:delText xml:space="preserve">the symmetric part is</w:delText>
        </w:r>
      </w:del>
    </w:p>
    <w:p>
      <w:pPr>
        <w:pStyle w:val="FirstParagraph"/>
      </w:pPr>
      <w:ins w:id="14910" w:author="PR Preview" w:date="2026-01-01T00:00:00Z">
        <w:r>
          <w:rPr>
            <w:b/>
            <w:bCs/>
          </w:rPr>
          <w:t xml:space="preserve">Example 141 (The symmetric part of a</w:t>
        </w:r>
      </w:ins>
      <w:ins w:id="14911" w:author="PR Preview" w:date="2026-01-01T00:00:00Z">
        <w:r>
          <w:rPr>
            <w:b/>
            <w:bCs/>
          </w:rPr>
          <w:t xml:space="preserve"> </w:t>
        </w:r>
      </w:ins>
      <m:oMath>
        <m:r>
          <m:t>2</m:t>
        </m:r>
        <m:r>
          <m:rPr>
            <m:sty m:val="p"/>
          </m:rPr>
          <m:t>×</m:t>
        </m:r>
        <m:r>
          <m:t>2</m:t>
        </m:r>
      </m:oMath>
      <w:ins w:id="14912" w:author="PR Preview" w:date="2026-01-01T00:00:00Z">
        <w:r>
          <w:rPr>
            <w:b/>
            <w:bCs/>
          </w:rPr>
          <w:t xml:space="preserve"> </w:t>
        </w:r>
      </w:ins>
      <w:ins w:id="14913" w:author="PR Preview" w:date="2026-01-01T00:00:00Z">
        <w:r>
          <w:rPr>
            <w:b/>
            <w:bCs/>
          </w:rPr>
          <w:t xml:space="preserve">matrix)</w:t>
        </w:r>
      </w:ins>
      <w:ins w:id="14914" w:author="PR Preview" w:date="2026-01-01T00:00:00Z">
        <w:r>
          <w:t xml:space="preserve"> </w:t>
        </w:r>
      </w:ins>
      <w:ins w:id="14915" w:author="PR Preview" w:date="2026-01-01T00:00:00Z">
        <w:r>
          <w:t xml:space="preserve">For</w:t>
        </w:r>
      </w:ins>
      <w:ins w:id="14916"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4917" w:author="PR Preview" w:date="2026-01-01T00:00:00Z">
        <w:r>
          <w:t xml:space="preserve">,</w:t>
        </w:r>
      </w:ins>
      <w:ins w:id="14918" w:author="PR Preview" w:date="2026-01-01T00:00:00Z">
        <w:r>
          <w:t xml:space="preserve"> </w:t>
        </w:r>
      </w:ins>
      <w:ins w:id="14919"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del w:id="14920" w:author="PR Preview" w:date="2026-01-01T00:00:00Z">
        <w:r>
          <w:rPr>
            <w:b/>
            <w:bCs/>
          </w:rPr>
          <w:delText xml:space="preserve">Theorem 76 (A quadratic form depends only on the symmetric part)</w:delText>
        </w:r>
      </w:del>
      <w:del w:id="14921" w:author="PR Preview" w:date="2026-01-01T00:00:00Z">
        <w:r>
          <w:delText xml:space="preserve"> </w:delText>
        </w:r>
      </w:del>
      <w:del w:id="14922" w:author="PR Preview" w:date="2026-01-01T00:00:00Z">
        <w:r>
          <w:delText xml:space="preserve">If</w:delText>
        </w:r>
      </w:del>
      <w:del w:id="14923" w:author="PR Preview" w:date="2026-01-01T00:00:00Z">
        <w:r>
          <w:delText xml:space="preserve"> </w:delText>
        </w:r>
      </w:del>
      <m:oMath>
        <m:r>
          <m:rPr>
            <m:sty m:val="bi"/>
          </m:rPr>
          <m:t>S</m:t>
        </m:r>
      </m:oMath>
      <w:del w:id="14924" w:author="PR Preview" w:date="2026-01-01T00:00:00Z">
        <w:r>
          <w:delText xml:space="preserve"> </w:delText>
        </w:r>
      </w:del>
      <w:del w:id="14925" w:author="PR Preview" w:date="2026-01-01T00:00:00Z">
        <w:r>
          <w:delText xml:space="preserve">is a</w:delText>
        </w:r>
      </w:del>
      <w:del w:id="14926" w:author="PR Preview" w:date="2026-01-01T00:00:00Z">
        <w:r>
          <w:delText xml:space="preserve"> </w:delText>
        </w:r>
      </w:del>
      <m:oMath>
        <m:r>
          <m:t>p</m:t>
        </m:r>
        <m:r>
          <m:rPr>
            <m:sty m:val="p"/>
          </m:rPr>
          <m:t>×</m:t>
        </m:r>
        <m:r>
          <m:t>p</m:t>
        </m:r>
      </m:oMath>
      <w:del w:id="14927" w:author="PR Preview" w:date="2026-01-01T00:00:00Z">
        <w:r>
          <w:delText xml:space="preserve"> </w:delText>
        </w:r>
      </w:del>
      <w:del w:id="14928" w:author="PR Preview" w:date="2026-01-01T00:00:00Z">
        <w:r>
          <w:delText xml:space="preserve">matrix and</w:delText>
        </w:r>
      </w:del>
      <w:del w:id="14929" w:author="PR Preview" w:date="2026-01-01T00:00:00Z">
        <w:r>
          <w:delText xml:space="preserve"> </w:delText>
        </w:r>
      </w:del>
      <w:del w:id="14930" w:author="PR Preview" w:date="2026-01-01T00:00:00Z">
        <w:r>
          <w:delText xml:space="preserve">$\mathord{\smash[b]{\underset{\raise.3ex\hbox{$\scriptstyle\sim$}}{x}}\vphantom{x}}$</w:delText>
        </w:r>
      </w:del>
      <w:del w:id="14931" w:author="PR Preview" w:date="2026-01-01T00:00:00Z">
        <w:r>
          <w:delText xml:space="preserve"> </w:delText>
        </w:r>
      </w:del>
      <w:del w:id="14932" w:author="PR Preview" w:date="2026-01-01T00:00:00Z">
        <w:r>
          <w:delText xml:space="preserve">is a vector of length</w:delText>
        </w:r>
      </w:del>
      <w:del w:id="14933" w:author="PR Preview" w:date="2026-01-01T00:00:00Z">
        <w:r>
          <w:delText xml:space="preserve"> </w:delText>
        </w:r>
      </w:del>
      <m:oMath>
        <m:r>
          <m:t>p</m:t>
        </m:r>
      </m:oMath>
      <w:del w:id="14934" w:author="PR Preview" w:date="2026-01-01T00:00:00Z">
        <w:r>
          <w:delText xml:space="preserve">, then</w:delText>
        </w:r>
      </w:del>
    </w:p>
    <w:p>
      <w:pPr>
        <w:pStyle w:val="BodyText"/>
      </w:pPr>
      <w:ins w:id="14935" w:author="PR Preview" w:date="2026-01-01T00:00:00Z">
        <w:r>
          <w:rPr>
            <w:b/>
            <w:bCs/>
          </w:rPr>
          <w:t xml:space="preserve">Theorem 75 (A quadratic form depends only on the symmetric part)</w:t>
        </w:r>
      </w:ins>
      <w:ins w:id="14936" w:author="PR Preview" w:date="2026-01-01T00:00:00Z">
        <w:r>
          <w:t xml:space="preserve"> </w:t>
        </w:r>
      </w:ins>
      <w:ins w:id="14937" w:author="PR Preview" w:date="2026-01-01T00:00:00Z">
        <w:r>
          <w:t xml:space="preserve">If</w:t>
        </w:r>
      </w:ins>
      <w:ins w:id="14938" w:author="PR Preview" w:date="2026-01-01T00:00:00Z">
        <w:r>
          <w:t xml:space="preserve"> </w:t>
        </w:r>
      </w:ins>
      <m:oMath>
        <m:r>
          <m:rPr>
            <m:sty m:val="bi"/>
          </m:rPr>
          <m:t>S</m:t>
        </m:r>
      </m:oMath>
      <w:ins w:id="14939" w:author="PR Preview" w:date="2026-01-01T00:00:00Z">
        <w:r>
          <w:t xml:space="preserve"> </w:t>
        </w:r>
      </w:ins>
      <w:ins w:id="14940" w:author="PR Preview" w:date="2026-01-01T00:00:00Z">
        <w:r>
          <w:t xml:space="preserve">is a</w:t>
        </w:r>
      </w:ins>
      <w:ins w:id="14941" w:author="PR Preview" w:date="2026-01-01T00:00:00Z">
        <w:r>
          <w:t xml:space="preserve"> </w:t>
        </w:r>
      </w:ins>
      <m:oMath>
        <m:r>
          <m:t>p</m:t>
        </m:r>
        <m:r>
          <m:rPr>
            <m:sty m:val="p"/>
          </m:rPr>
          <m:t>×</m:t>
        </m:r>
        <m:r>
          <m:t>p</m:t>
        </m:r>
      </m:oMath>
      <w:ins w:id="14942" w:author="PR Preview" w:date="2026-01-01T00:00:00Z">
        <w:r>
          <w:t xml:space="preserve"> </w:t>
        </w:r>
      </w:ins>
      <w:ins w:id="14943" w:author="PR Preview" w:date="2026-01-01T00:00:00Z">
        <w:r>
          <w:t xml:space="preserve">matrix and</w:t>
        </w:r>
      </w:ins>
      <w:ins w:id="14944" w:author="PR Preview" w:date="2026-01-01T00:00:00Z">
        <w:r>
          <w:t xml:space="preserve"> </w:t>
        </w:r>
      </w:ins>
      <w:ins w:id="14945" w:author="PR Preview" w:date="2026-01-01T00:00:00Z">
        <w:r>
          <w:t xml:space="preserve">$\mathord{\smash[b]{\underset{\raise.3ex\hbox{$\scriptstyle\sim$}}{x}}\vphantom{x}}$</w:t>
        </w:r>
      </w:ins>
      <w:ins w:id="14946" w:author="PR Preview" w:date="2026-01-01T00:00:00Z">
        <w:r>
          <w:t xml:space="preserve"> </w:t>
        </w:r>
      </w:ins>
      <w:ins w:id="14947" w:author="PR Preview" w:date="2026-01-01T00:00:00Z">
        <w:r>
          <w:t xml:space="preserve">is a vector of length</w:t>
        </w:r>
      </w:ins>
      <w:ins w:id="14948" w:author="PR Preview" w:date="2026-01-01T00:00:00Z">
        <w:r>
          <w:t xml:space="preserve"> </w:t>
        </w:r>
      </w:ins>
      <m:oMath>
        <m:r>
          <m:t>p</m:t>
        </m:r>
      </m:oMath>
      <w:ins w:id="14949" w:author="PR Preview" w:date="2026-01-01T00:00:00Z">
        <w:r>
          <w:t xml:space="preserve">, then</w:t>
        </w:r>
      </w:ins>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del w:id="14950" w:author="PR Preview" w:date="2026-01-01T00:00:00Z">
        <w:r>
          <w:delText xml:space="preserve">The distributive step is</w:delText>
        </w:r>
      </w:del>
      <w:del w:id="14951" w:author="PR Preview" w:date="2026-01-01T00:00:00Z">
        <w:r>
          <w:delText xml:space="preserve"> </w:delText>
        </w:r>
      </w:del>
      <w:hyperlink w:anchor="thm-matmul-distrib">
        <w:del w:id="14952" w:author="PR Preview" w:date="2026-01-01T00:00:00Z">
          <w:r>
            <w:rPr>
              <w:rStyle w:val="Hyperlink"/>
            </w:rPr>
            <w:delText xml:space="preserve">Theorem 9</w:delText>
          </w:r>
        </w:del>
      </w:hyperlink>
      <w:del w:id="14953" w:author="PR Preview" w:date="2026-01-01T00:00:00Z">
        <w:r>
          <w:delText xml:space="preserve">,</w:delText>
        </w:r>
      </w:del>
      <w:del w:id="14954" w:author="PR Preview" w:date="2026-01-01T00:00:00Z">
        <w:r>
          <w:delText xml:space="preserve"> </w:delText>
        </w:r>
      </w:del>
      <w:del w:id="14955" w:author="PR Preview" w:date="2026-01-01T00:00:00Z">
        <w:r>
          <w:delText xml:space="preserve">and the transpose step is</w:delText>
        </w:r>
      </w:del>
      <w:del w:id="14956" w:author="PR Preview" w:date="2026-01-01T00:00:00Z">
        <w:r>
          <w:delText xml:space="preserve"> </w:delText>
        </w:r>
      </w:del>
      <w:hyperlink w:anchor="thm-transpose-product">
        <w:del w:id="14957" w:author="PR Preview" w:date="2026-01-01T00:00:00Z">
          <w:r>
            <w:rPr>
              <w:rStyle w:val="Hyperlink"/>
            </w:rPr>
            <w:delText xml:space="preserve">Theorem 20</w:delText>
          </w:r>
        </w:del>
      </w:hyperlink>
      <w:del w:id="14958" w:author="PR Preview" w:date="2026-01-01T00:00:00Z">
        <w:r>
          <w:delText xml:space="preserve">.</w:delText>
        </w:r>
      </w:del>
    </w:p>
    <w:p>
      <w:pPr>
        <w:pStyle w:val="BodyText"/>
      </w:pPr>
      <w:del w:id="14959" w:author="PR Preview" w:date="2026-01-01T00:00:00Z">
        <w:r>
          <w:rPr>
            <w:b/>
            <w:bCs/>
          </w:rPr>
          <w:delText xml:space="preserve">Example 143 (Replacing a matrix by its symmetric part)</w:delText>
        </w:r>
      </w:del>
      <w:del w:id="14960" w:author="PR Preview" w:date="2026-01-01T00:00:00Z">
        <w:r>
          <w:delText xml:space="preserve"> </w:delText>
        </w:r>
      </w:del>
      <w:del w:id="14961" w:author="PR Preview" w:date="2026-01-01T00:00:00Z">
        <w:r>
          <w:delText xml:space="preserve">With</w:delText>
        </w:r>
      </w:del>
      <w:del w:id="14962"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4963" w:author="PR Preview" w:date="2026-01-01T00:00:00Z">
        <w:r>
          <w:delText xml:space="preserve"> </w:delText>
        </w:r>
      </w:del>
      <w:del w:id="14964" w:author="PR Preview" w:date="2026-01-01T00:00:00Z">
        <w:r>
          <w:delText xml:space="preserve">from</w:delText>
        </w:r>
      </w:del>
      <w:del w:id="14965" w:author="PR Preview" w:date="2026-01-01T00:00:00Z">
        <w:r>
          <w:delText xml:space="preserve"> </w:delText>
        </w:r>
      </w:del>
      <w:hyperlink w:anchor="exm-symmetric-part">
        <w:del w:id="14966" w:author="PR Preview" w:date="2026-01-01T00:00:00Z">
          <w:r>
            <w:rPr>
              <w:rStyle w:val="Hyperlink"/>
            </w:rPr>
            <w:delText xml:space="preserve">Example 142</w:delText>
          </w:r>
        </w:del>
      </w:hyperlink>
      <w:del w:id="14967" w:author="PR Preview" w:date="2026-01-01T00:00:00Z">
        <w:r>
          <w:delText xml:space="preserve"> </w:delText>
        </w:r>
      </w:del>
      <w:del w:id="14968" w:author="PR Preview" w:date="2026-01-01T00:00:00Z">
        <w:r>
          <w:delText xml:space="preserve">and</w:delText>
        </w:r>
      </w:del>
      <w:del w:id="14969" w:author="PR Preview" w:date="2026-01-01T00:00:00Z">
        <w:r>
          <w:delText xml:space="preserve"> </w:delText>
        </w:r>
      </w:del>
      <w:del w:id="14970" w:author="PR Preview" w:date="2026-01-01T00:00:00Z">
        <w:r>
          <w:delText xml:space="preserve">$\mathord{\smash[b]{\underset{\raise.3ex\hbox{$\scriptstyle\sim$}}{x}}\vphantom{x}}= (1, 1)$</w:delText>
        </w:r>
      </w:del>
      <w:del w:id="14971" w:author="PR Preview" w:date="2026-01-01T00:00:00Z">
        <w:r>
          <w:delText xml:space="preserve">:</w:delText>
        </w:r>
      </w:del>
    </w:p>
    <w:p>
      <w:pPr>
        <w:pStyle w:val="FirstParagraph"/>
      </w:pPr>
      <w:ins w:id="14972" w:author="PR Preview" w:date="2026-01-01T00:00:00Z">
        <w:r>
          <w:t xml:space="preserve">The distributive step is</w:t>
        </w:r>
      </w:ins>
      <w:ins w:id="14973" w:author="PR Preview" w:date="2026-01-01T00:00:00Z">
        <w:r>
          <w:t xml:space="preserve"> </w:t>
        </w:r>
      </w:ins>
      <w:hyperlink w:anchor="thm-matmul-distrib">
        <w:ins w:id="14974" w:author="PR Preview" w:date="2026-01-01T00:00:00Z">
          <w:r>
            <w:rPr>
              <w:rStyle w:val="Hyperlink"/>
            </w:rPr>
            <w:t xml:space="preserve">Theorem 9</w:t>
          </w:r>
        </w:ins>
      </w:hyperlink>
      <w:ins w:id="14975" w:author="PR Preview" w:date="2026-01-01T00:00:00Z">
        <w:r>
          <w:t xml:space="preserve">,</w:t>
        </w:r>
      </w:ins>
      <w:ins w:id="14976" w:author="PR Preview" w:date="2026-01-01T00:00:00Z">
        <w:r>
          <w:t xml:space="preserve"> </w:t>
        </w:r>
      </w:ins>
      <w:ins w:id="14977" w:author="PR Preview" w:date="2026-01-01T00:00:00Z">
        <w:r>
          <w:t xml:space="preserve">and the transpose step is</w:t>
        </w:r>
      </w:ins>
      <w:ins w:id="14978" w:author="PR Preview" w:date="2026-01-01T00:00:00Z">
        <w:r>
          <w:t xml:space="preserve"> </w:t>
        </w:r>
      </w:ins>
      <w:hyperlink w:anchor="thm-transpose-product">
        <w:ins w:id="14979" w:author="PR Preview" w:date="2026-01-01T00:00:00Z">
          <w:r>
            <w:rPr>
              <w:rStyle w:val="Hyperlink"/>
            </w:rPr>
            <w:t xml:space="preserve">Theorem 19</w:t>
          </w:r>
        </w:ins>
      </w:hyperlink>
      <w:ins w:id="14980" w:author="PR Preview" w:date="2026-01-01T00:00:00Z">
        <w:r>
          <w:t xml:space="preserve">.</w:t>
        </w:r>
      </w:ins>
    </w:p>
    <w:bookmarkStart w:id="467" w:name="exm-quadratic-form-symmetric"/>
    <w:p>
      <w:pPr>
        <w:pStyle w:val="BodyText"/>
      </w:pPr>
      <w:ins w:id="14981" w:author="PR Preview" w:date="2026-01-01T00:00:00Z">
        <w:r>
          <w:rPr>
            <w:b/>
            <w:bCs/>
          </w:rPr>
          <w:t xml:space="preserve">Example 142 (Replacing a matrix by its symmetric part)</w:t>
        </w:r>
      </w:ins>
      <w:ins w:id="14982" w:author="PR Preview" w:date="2026-01-01T00:00:00Z">
        <w:r>
          <w:t xml:space="preserve"> </w:t>
        </w:r>
      </w:ins>
      <w:ins w:id="14983" w:author="PR Preview" w:date="2026-01-01T00:00:00Z">
        <w:r>
          <w:t xml:space="preserve">With</w:t>
        </w:r>
      </w:ins>
      <w:ins w:id="14984"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4985" w:author="PR Preview" w:date="2026-01-01T00:00:00Z">
        <w:r>
          <w:t xml:space="preserve"> </w:t>
        </w:r>
      </w:ins>
      <w:ins w:id="14986" w:author="PR Preview" w:date="2026-01-01T00:00:00Z">
        <w:r>
          <w:t xml:space="preserve">from</w:t>
        </w:r>
      </w:ins>
      <w:ins w:id="14987" w:author="PR Preview" w:date="2026-01-01T00:00:00Z">
        <w:r>
          <w:t xml:space="preserve"> </w:t>
        </w:r>
      </w:ins>
      <w:hyperlink w:anchor="exm-symmetric-part">
        <w:ins w:id="14988" w:author="PR Preview" w:date="2026-01-01T00:00:00Z">
          <w:r>
            <w:rPr>
              <w:rStyle w:val="Hyperlink"/>
            </w:rPr>
            <w:t xml:space="preserve">Example 141</w:t>
          </w:r>
        </w:ins>
      </w:hyperlink>
      <w:ins w:id="14989" w:author="PR Preview" w:date="2026-01-01T00:00:00Z">
        <w:r>
          <w:t xml:space="preserve"> </w:t>
        </w:r>
      </w:ins>
      <w:ins w:id="14990" w:author="PR Preview" w:date="2026-01-01T00:00:00Z">
        <w:r>
          <w:t xml:space="preserve">and</w:t>
        </w:r>
      </w:ins>
      <w:ins w:id="14991" w:author="PR Preview" w:date="2026-01-01T00:00:00Z">
        <w:r>
          <w:t xml:space="preserve"> </w:t>
        </w:r>
      </w:ins>
      <w:ins w:id="14992" w:author="PR Preview" w:date="2026-01-01T00:00:00Z">
        <w:r>
          <w:t xml:space="preserve">$\mathord{\smash[b]{\underset{\raise.3ex\hbox{$\scriptstyle\sim$}}{x}}\vphantom{x}}= (1, 1)$</w:t>
        </w:r>
      </w:ins>
      <w:ins w:id="14993" w:author="PR Preview" w:date="2026-01-01T00:00:00Z">
        <w:r>
          <w:t xml:space="preserve">:</w:t>
        </w:r>
      </w:ins>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del w:id="14994" w:author="PR Preview" w:date="2026-01-01T00:00:00Z">
        <w:r>
          <w:rPr>
            <w:b/>
            <w:bCs/>
          </w:rPr>
          <w:delText xml:space="preserve">Definition 92 (Trace)</w:delText>
        </w:r>
      </w:del>
      <w:del w:id="14995" w:author="PR Preview" w:date="2026-01-01T00:00:00Z">
        <w:r>
          <w:delText xml:space="preserve"> </w:delText>
        </w:r>
      </w:del>
      <w:del w:id="14996" w:author="PR Preview" w:date="2026-01-01T00:00:00Z">
        <w:r>
          <w:delText xml:space="preserve">The</w:delText>
        </w:r>
      </w:del>
      <w:del w:id="14997" w:author="PR Preview" w:date="2026-01-01T00:00:00Z">
        <w:r>
          <w:delText xml:space="preserve"> </w:delText>
        </w:r>
      </w:del>
      <w:del w:id="14998" w:author="PR Preview" w:date="2026-01-01T00:00:00Z">
        <w:r>
          <w:rPr>
            <w:b/>
            <w:bCs/>
          </w:rPr>
          <w:delText xml:space="preserve">trace</w:delText>
        </w:r>
      </w:del>
      <w:del w:id="14999" w:author="PR Preview" w:date="2026-01-01T00:00:00Z">
        <w:r>
          <w:delText xml:space="preserve"> </w:delText>
        </w:r>
      </w:del>
      <w:del w:id="15000" w:author="PR Preview" w:date="2026-01-01T00:00:00Z">
        <w:r>
          <w:delText xml:space="preserve">[69]</w:delText>
        </w:r>
      </w:del>
      <w:del w:id="15001" w:author="PR Preview" w:date="2026-01-01T00:00:00Z">
        <w:r>
          <w:delText xml:space="preserve"> </w:delText>
        </w:r>
      </w:del>
      <w:del w:id="15002" w:author="PR Preview" w:date="2026-01-01T00:00:00Z">
        <w:r>
          <w:delText xml:space="preserve">of a</w:delText>
        </w:r>
      </w:del>
      <w:del w:id="15003" w:author="PR Preview" w:date="2026-01-01T00:00:00Z">
        <w:r>
          <w:delText xml:space="preserve"> </w:delText>
        </w:r>
      </w:del>
      <m:oMath>
        <m:r>
          <m:t>p</m:t>
        </m:r>
        <m:r>
          <m:rPr>
            <m:sty m:val="p"/>
          </m:rPr>
          <m:t>×</m:t>
        </m:r>
        <m:r>
          <m:t>p</m:t>
        </m:r>
      </m:oMath>
      <w:del w:id="15004" w:author="PR Preview" w:date="2026-01-01T00:00:00Z">
        <w:r>
          <w:delText xml:space="preserve"> </w:delText>
        </w:r>
      </w:del>
      <w:del w:id="15005" w:author="PR Preview" w:date="2026-01-01T00:00:00Z">
        <w:r>
          <w:delText xml:space="preserve">matrix</w:delText>
        </w:r>
      </w:del>
      <w:del w:id="15006" w:author="PR Preview" w:date="2026-01-01T00:00:00Z">
        <w:r>
          <w:delText xml:space="preserve"> </w:delText>
        </w:r>
      </w:del>
      <m:oMath>
        <m:r>
          <m:rPr>
            <m:sty m:val="bi"/>
          </m:rPr>
          <m:t>M</m:t>
        </m:r>
      </m:oMath>
      <w:del w:id="15007" w:author="PR Preview" w:date="2026-01-01T00:00:00Z">
        <w:r>
          <w:delText xml:space="preserve"> </w:delText>
        </w:r>
      </w:del>
      <w:del w:id="15008"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15009" w:author="PR Preview" w:date="2026-01-01T00:00:00Z">
        <w:r>
          <w:rPr>
            <w:b/>
            <w:bCs/>
          </w:rPr>
          <w:delText xml:space="preserve">Example 144 (The trace of a</w:delText>
        </w:r>
      </w:del>
      <w:del w:id="15010" w:author="PR Preview" w:date="2026-01-01T00:00:00Z">
        <w:r>
          <w:rPr>
            <w:b/>
            <w:bCs/>
          </w:rPr>
          <w:delText xml:space="preserve"> </w:delText>
        </w:r>
      </w:del>
      <m:oMath>
        <m:r>
          <m:t>2</m:t>
        </m:r>
        <m:r>
          <m:rPr>
            <m:sty m:val="p"/>
          </m:rPr>
          <m:t>×</m:t>
        </m:r>
        <m:r>
          <m:t>2</m:t>
        </m:r>
      </m:oMath>
      <w:del w:id="15011" w:author="PR Preview" w:date="2026-01-01T00:00:00Z">
        <w:r>
          <w:rPr>
            <w:b/>
            <w:bCs/>
          </w:rPr>
          <w:delText xml:space="preserve"> </w:delText>
        </w:r>
      </w:del>
      <w:del w:id="15012"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15013" w:author="PR Preview" w:date="2026-01-01T00:00:00Z">
        <w:r>
          <w:rPr>
            <w:b/>
            <w:bCs/>
          </w:rPr>
          <w:delText xml:space="preserve">Theorem 77 (The trace of a product does not depend on the order)</w:delText>
        </w:r>
      </w:del>
      <w:del w:id="15014" w:author="PR Preview" w:date="2026-01-01T00:00:00Z">
        <w:r>
          <w:delText xml:space="preserve"> </w:delText>
        </w:r>
      </w:del>
      <w:del w:id="15015" w:author="PR Preview" w:date="2026-01-01T00:00:00Z">
        <w:r>
          <w:delText xml:space="preserve">For an</w:delText>
        </w:r>
      </w:del>
      <w:del w:id="15016" w:author="PR Preview" w:date="2026-01-01T00:00:00Z">
        <w:r>
          <w:delText xml:space="preserve"> </w:delText>
        </w:r>
      </w:del>
      <m:oMath>
        <m:r>
          <m:t>m</m:t>
        </m:r>
        <m:r>
          <m:rPr>
            <m:sty m:val="p"/>
          </m:rPr>
          <m:t>×</m:t>
        </m:r>
        <m:r>
          <m:t>n</m:t>
        </m:r>
      </m:oMath>
      <w:del w:id="15017" w:author="PR Preview" w:date="2026-01-01T00:00:00Z">
        <w:r>
          <w:delText xml:space="preserve"> </w:delText>
        </w:r>
      </w:del>
      <w:del w:id="15018" w:author="PR Preview" w:date="2026-01-01T00:00:00Z">
        <w:r>
          <w:delText xml:space="preserve">matrix</w:delText>
        </w:r>
      </w:del>
      <w:del w:id="15019" w:author="PR Preview" w:date="2026-01-01T00:00:00Z">
        <w:r>
          <w:delText xml:space="preserve"> </w:delText>
        </w:r>
      </w:del>
      <m:oMath>
        <m:r>
          <m:rPr>
            <m:sty m:val="bi"/>
          </m:rPr>
          <m:t>A</m:t>
        </m:r>
      </m:oMath>
      <w:del w:id="15020" w:author="PR Preview" w:date="2026-01-01T00:00:00Z">
        <w:r>
          <w:delText xml:space="preserve"> </w:delText>
        </w:r>
      </w:del>
      <w:del w:id="15021" w:author="PR Preview" w:date="2026-01-01T00:00:00Z">
        <w:r>
          <w:delText xml:space="preserve">and an</w:delText>
        </w:r>
      </w:del>
      <w:del w:id="15022" w:author="PR Preview" w:date="2026-01-01T00:00:00Z">
        <w:r>
          <w:delText xml:space="preserve"> </w:delText>
        </w:r>
      </w:del>
      <m:oMath>
        <m:r>
          <m:t>n</m:t>
        </m:r>
        <m:r>
          <m:rPr>
            <m:sty m:val="p"/>
          </m:rPr>
          <m:t>×</m:t>
        </m:r>
        <m:r>
          <m:t>m</m:t>
        </m:r>
      </m:oMath>
      <w:del w:id="15023" w:author="PR Preview" w:date="2026-01-01T00:00:00Z">
        <w:r>
          <w:delText xml:space="preserve"> </w:delText>
        </w:r>
      </w:del>
      <w:del w:id="15024" w:author="PR Preview" w:date="2026-01-01T00:00:00Z">
        <w:r>
          <w:delText xml:space="preserve">matrix</w:delText>
        </w:r>
      </w:del>
      <w:del w:id="15025" w:author="PR Preview" w:date="2026-01-01T00:00:00Z">
        <w:r>
          <w:delText xml:space="preserve"> </w:delText>
        </w:r>
      </w:del>
      <m:oMath>
        <m:r>
          <m:rPr>
            <m:sty m:val="bi"/>
          </m:rPr>
          <m:t>B</m:t>
        </m:r>
      </m:oMath>
      <w:del w:id="15026" w:author="PR Preview" w:date="2026-01-01T00:00:00Z">
        <w:r>
          <w:delText xml:space="preserve">:</w:delText>
        </w:r>
      </w:del>
    </w:p>
    <w:p>
      <w:pPr>
        <w:pStyle w:val="FirstParagraph"/>
      </w:pPr>
      <w:ins w:id="15027" w:author="PR Preview" w:date="2026-01-01T00:00:00Z">
        <w:r>
          <w:rPr>
            <w:b/>
            <w:bCs/>
          </w:rPr>
          <w:t xml:space="preserve">Definition 92 (Trace)</w:t>
        </w:r>
      </w:ins>
      <w:ins w:id="15028" w:author="PR Preview" w:date="2026-01-01T00:00:00Z">
        <w:r>
          <w:t xml:space="preserve"> </w:t>
        </w:r>
      </w:ins>
      <w:ins w:id="15029" w:author="PR Preview" w:date="2026-01-01T00:00:00Z">
        <w:r>
          <w:t xml:space="preserve">The</w:t>
        </w:r>
      </w:ins>
      <w:ins w:id="15030" w:author="PR Preview" w:date="2026-01-01T00:00:00Z">
        <w:r>
          <w:t xml:space="preserve"> </w:t>
        </w:r>
      </w:ins>
      <w:ins w:id="15031" w:author="PR Preview" w:date="2026-01-01T00:00:00Z">
        <w:r>
          <w:rPr>
            <w:b/>
            <w:bCs/>
          </w:rPr>
          <w:t xml:space="preserve">trace</w:t>
        </w:r>
      </w:ins>
      <w:ins w:id="15032" w:author="PR Preview" w:date="2026-01-01T00:00:00Z">
        <w:r>
          <w:t xml:space="preserve"> </w:t>
        </w:r>
      </w:ins>
      <w:ins w:id="15033" w:author="PR Preview" w:date="2026-01-01T00:00:00Z">
        <w:r>
          <w:t xml:space="preserve">[66]</w:t>
        </w:r>
      </w:ins>
      <w:ins w:id="15034" w:author="PR Preview" w:date="2026-01-01T00:00:00Z">
        <w:r>
          <w:t xml:space="preserve"> </w:t>
        </w:r>
      </w:ins>
      <w:ins w:id="15035" w:author="PR Preview" w:date="2026-01-01T00:00:00Z">
        <w:r>
          <w:t xml:space="preserve">of a</w:t>
        </w:r>
      </w:ins>
      <w:ins w:id="15036" w:author="PR Preview" w:date="2026-01-01T00:00:00Z">
        <w:r>
          <w:t xml:space="preserve"> </w:t>
        </w:r>
      </w:ins>
      <m:oMath>
        <m:r>
          <m:t>p</m:t>
        </m:r>
        <m:r>
          <m:rPr>
            <m:sty m:val="p"/>
          </m:rPr>
          <m:t>×</m:t>
        </m:r>
        <m:r>
          <m:t>p</m:t>
        </m:r>
      </m:oMath>
      <w:ins w:id="15037" w:author="PR Preview" w:date="2026-01-01T00:00:00Z">
        <w:r>
          <w:t xml:space="preserve"> </w:t>
        </w:r>
      </w:ins>
      <w:ins w:id="15038" w:author="PR Preview" w:date="2026-01-01T00:00:00Z">
        <w:r>
          <w:t xml:space="preserve">matrix</w:t>
        </w:r>
      </w:ins>
      <w:ins w:id="15039" w:author="PR Preview" w:date="2026-01-01T00:00:00Z">
        <w:r>
          <w:t xml:space="preserve"> </w:t>
        </w:r>
      </w:ins>
      <m:oMath>
        <m:r>
          <m:rPr>
            <m:sty m:val="bi"/>
          </m:rPr>
          <m:t>M</m:t>
        </m:r>
      </m:oMath>
      <w:ins w:id="15040" w:author="PR Preview" w:date="2026-01-01T00:00:00Z">
        <w:r>
          <w:t xml:space="preserve"> </w:t>
        </w:r>
      </w:ins>
      <w:ins w:id="15041"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ins w:id="15042" w:author="PR Preview" w:date="2026-01-01T00:00:00Z">
        <w:r>
          <w:rPr>
            <w:b/>
            <w:bCs/>
          </w:rPr>
          <w:t xml:space="preserve">Example 143 (The trace of a</w:t>
        </w:r>
      </w:ins>
      <w:ins w:id="15043" w:author="PR Preview" w:date="2026-01-01T00:00:00Z">
        <w:r>
          <w:rPr>
            <w:b/>
            <w:bCs/>
          </w:rPr>
          <w:t xml:space="preserve"> </w:t>
        </w:r>
      </w:ins>
      <m:oMath>
        <m:r>
          <m:t>2</m:t>
        </m:r>
        <m:r>
          <m:rPr>
            <m:sty m:val="p"/>
          </m:rPr>
          <m:t>×</m:t>
        </m:r>
        <m:r>
          <m:t>2</m:t>
        </m:r>
      </m:oMath>
      <w:ins w:id="15044" w:author="PR Preview" w:date="2026-01-01T00:00:00Z">
        <w:r>
          <w:rPr>
            <w:b/>
            <w:bCs/>
          </w:rPr>
          <w:t xml:space="preserve"> </w:t>
        </w:r>
      </w:ins>
      <w:ins w:id="15045"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ins w:id="15046" w:author="PR Preview" w:date="2026-01-01T00:00:00Z">
        <w:r>
          <w:rPr>
            <w:b/>
            <w:bCs/>
          </w:rPr>
          <w:t xml:space="preserve">Theorem 76 (The trace of a product does not depend on the order)</w:t>
        </w:r>
      </w:ins>
      <w:ins w:id="15047" w:author="PR Preview" w:date="2026-01-01T00:00:00Z">
        <w:r>
          <w:t xml:space="preserve"> </w:t>
        </w:r>
      </w:ins>
      <w:ins w:id="15048" w:author="PR Preview" w:date="2026-01-01T00:00:00Z">
        <w:r>
          <w:t xml:space="preserve">For an</w:t>
        </w:r>
      </w:ins>
      <w:ins w:id="15049" w:author="PR Preview" w:date="2026-01-01T00:00:00Z">
        <w:r>
          <w:t xml:space="preserve"> </w:t>
        </w:r>
      </w:ins>
      <m:oMath>
        <m:r>
          <m:t>m</m:t>
        </m:r>
        <m:r>
          <m:rPr>
            <m:sty m:val="p"/>
          </m:rPr>
          <m:t>×</m:t>
        </m:r>
        <m:r>
          <m:t>n</m:t>
        </m:r>
      </m:oMath>
      <w:ins w:id="15050" w:author="PR Preview" w:date="2026-01-01T00:00:00Z">
        <w:r>
          <w:t xml:space="preserve"> </w:t>
        </w:r>
      </w:ins>
      <w:ins w:id="15051" w:author="PR Preview" w:date="2026-01-01T00:00:00Z">
        <w:r>
          <w:t xml:space="preserve">matrix</w:t>
        </w:r>
      </w:ins>
      <w:ins w:id="15052" w:author="PR Preview" w:date="2026-01-01T00:00:00Z">
        <w:r>
          <w:t xml:space="preserve"> </w:t>
        </w:r>
      </w:ins>
      <m:oMath>
        <m:r>
          <m:rPr>
            <m:sty m:val="bi"/>
          </m:rPr>
          <m:t>A</m:t>
        </m:r>
      </m:oMath>
      <w:ins w:id="15053" w:author="PR Preview" w:date="2026-01-01T00:00:00Z">
        <w:r>
          <w:t xml:space="preserve"> </w:t>
        </w:r>
      </w:ins>
      <w:ins w:id="15054" w:author="PR Preview" w:date="2026-01-01T00:00:00Z">
        <w:r>
          <w:t xml:space="preserve">and an</w:t>
        </w:r>
      </w:ins>
      <w:ins w:id="15055" w:author="PR Preview" w:date="2026-01-01T00:00:00Z">
        <w:r>
          <w:t xml:space="preserve"> </w:t>
        </w:r>
      </w:ins>
      <m:oMath>
        <m:r>
          <m:t>n</m:t>
        </m:r>
        <m:r>
          <m:rPr>
            <m:sty m:val="p"/>
          </m:rPr>
          <m:t>×</m:t>
        </m:r>
        <m:r>
          <m:t>m</m:t>
        </m:r>
      </m:oMath>
      <w:ins w:id="15056" w:author="PR Preview" w:date="2026-01-01T00:00:00Z">
        <w:r>
          <w:t xml:space="preserve"> </w:t>
        </w:r>
      </w:ins>
      <w:ins w:id="15057" w:author="PR Preview" w:date="2026-01-01T00:00:00Z">
        <w:r>
          <w:t xml:space="preserve">matrix</w:t>
        </w:r>
      </w:ins>
      <w:ins w:id="15058" w:author="PR Preview" w:date="2026-01-01T00:00:00Z">
        <w:r>
          <w:t xml:space="preserve"> </w:t>
        </w:r>
      </w:ins>
      <m:oMath>
        <m:r>
          <m:rPr>
            <m:sty m:val="bi"/>
          </m:rPr>
          <m:t>B</m:t>
        </m:r>
      </m:oMath>
      <w:ins w:id="15059"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del w:id="15060" w:author="PR Preview" w:date="2026-01-01T00:00:00Z">
        <w:r>
          <w:rPr>
            <w:b/>
            <w:bCs/>
          </w:rPr>
          <w:delText xml:space="preserve">Example 145 (Traces of the two products of a</w:delText>
        </w:r>
      </w:del>
      <w:del w:id="15061" w:author="PR Preview" w:date="2026-01-01T00:00:00Z">
        <w:r>
          <w:rPr>
            <w:b/>
            <w:bCs/>
          </w:rPr>
          <w:delText xml:space="preserve"> </w:delText>
        </w:r>
      </w:del>
      <m:oMath>
        <m:r>
          <m:t>2</m:t>
        </m:r>
        <m:r>
          <m:rPr>
            <m:sty m:val="p"/>
          </m:rPr>
          <m:t>×</m:t>
        </m:r>
        <m:r>
          <m:t>3</m:t>
        </m:r>
      </m:oMath>
      <w:del w:id="15062" w:author="PR Preview" w:date="2026-01-01T00:00:00Z">
        <w:r>
          <w:rPr>
            <w:b/>
            <w:bCs/>
          </w:rPr>
          <w:delText xml:space="preserve"> </w:delText>
        </w:r>
      </w:del>
      <w:del w:id="15063" w:author="PR Preview" w:date="2026-01-01T00:00:00Z">
        <w:r>
          <w:rPr>
            <w:b/>
            <w:bCs/>
          </w:rPr>
          <w:delText xml:space="preserve">and a</w:delText>
        </w:r>
      </w:del>
      <w:del w:id="15064" w:author="PR Preview" w:date="2026-01-01T00:00:00Z">
        <w:r>
          <w:rPr>
            <w:b/>
            <w:bCs/>
          </w:rPr>
          <w:delText xml:space="preserve"> </w:delText>
        </w:r>
      </w:del>
      <m:oMath>
        <m:r>
          <m:t>3</m:t>
        </m:r>
        <m:r>
          <m:rPr>
            <m:sty m:val="p"/>
          </m:rPr>
          <m:t>×</m:t>
        </m:r>
        <m:r>
          <m:t>2</m:t>
        </m:r>
      </m:oMath>
      <w:del w:id="15065" w:author="PR Preview" w:date="2026-01-01T00:00:00Z">
        <w:r>
          <w:rPr>
            <w:b/>
            <w:bCs/>
          </w:rPr>
          <w:delText xml:space="preserve"> </w:delText>
        </w:r>
      </w:del>
      <w:del w:id="15066" w:author="PR Preview" w:date="2026-01-01T00:00:00Z">
        <w:r>
          <w:rPr>
            <w:b/>
            <w:bCs/>
          </w:rPr>
          <w:delText xml:space="preserve">matrix)</w:delText>
        </w:r>
      </w:del>
      <w:del w:id="15067" w:author="PR Preview" w:date="2026-01-01T00:00:00Z">
        <w:r>
          <w:delText xml:space="preserve"> </w:delText>
        </w:r>
      </w:del>
      <w:del w:id="15068" w:author="PR Preview" w:date="2026-01-01T00:00:00Z">
        <w:r>
          <w:delText xml:space="preserve">Let</w:delText>
        </w:r>
      </w:del>
    </w:p>
    <w:p>
      <w:pPr>
        <w:pStyle w:val="FirstParagraph"/>
      </w:pPr>
      <w:ins w:id="15069" w:author="PR Preview" w:date="2026-01-01T00:00:00Z">
        <w:r>
          <w:rPr>
            <w:b/>
            <w:bCs/>
          </w:rPr>
          <w:t xml:space="preserve">Example 144 (Traces of the two products of a</w:t>
        </w:r>
      </w:ins>
      <w:ins w:id="15070" w:author="PR Preview" w:date="2026-01-01T00:00:00Z">
        <w:r>
          <w:rPr>
            <w:b/>
            <w:bCs/>
          </w:rPr>
          <w:t xml:space="preserve"> </w:t>
        </w:r>
      </w:ins>
      <m:oMath>
        <m:r>
          <m:t>2</m:t>
        </m:r>
        <m:r>
          <m:rPr>
            <m:sty m:val="p"/>
          </m:rPr>
          <m:t>×</m:t>
        </m:r>
        <m:r>
          <m:t>3</m:t>
        </m:r>
      </m:oMath>
      <w:ins w:id="15071" w:author="PR Preview" w:date="2026-01-01T00:00:00Z">
        <w:r>
          <w:rPr>
            <w:b/>
            <w:bCs/>
          </w:rPr>
          <w:t xml:space="preserve"> </w:t>
        </w:r>
      </w:ins>
      <w:ins w:id="15072" w:author="PR Preview" w:date="2026-01-01T00:00:00Z">
        <w:r>
          <w:rPr>
            <w:b/>
            <w:bCs/>
          </w:rPr>
          <w:t xml:space="preserve">and a</w:t>
        </w:r>
      </w:ins>
      <w:ins w:id="15073" w:author="PR Preview" w:date="2026-01-01T00:00:00Z">
        <w:r>
          <w:rPr>
            <w:b/>
            <w:bCs/>
          </w:rPr>
          <w:t xml:space="preserve"> </w:t>
        </w:r>
      </w:ins>
      <m:oMath>
        <m:r>
          <m:t>3</m:t>
        </m:r>
        <m:r>
          <m:rPr>
            <m:sty m:val="p"/>
          </m:rPr>
          <m:t>×</m:t>
        </m:r>
        <m:r>
          <m:t>2</m:t>
        </m:r>
      </m:oMath>
      <w:ins w:id="15074" w:author="PR Preview" w:date="2026-01-01T00:00:00Z">
        <w:r>
          <w:rPr>
            <w:b/>
            <w:bCs/>
          </w:rPr>
          <w:t xml:space="preserve"> </w:t>
        </w:r>
      </w:ins>
      <w:ins w:id="15075" w:author="PR Preview" w:date="2026-01-01T00:00:00Z">
        <w:r>
          <w:rPr>
            <w:b/>
            <w:bCs/>
          </w:rPr>
          <w:t xml:space="preserve">matrix)</w:t>
        </w:r>
      </w:ins>
      <w:ins w:id="15076" w:author="PR Preview" w:date="2026-01-01T00:00:00Z">
        <w:r>
          <w:t xml:space="preserve"> </w:t>
        </w:r>
      </w:ins>
      <w:ins w:id="15077"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del w:id="15078" w:author="PR Preview" w:date="2026-01-01T00:00:00Z">
        <w:r>
          <w:rPr>
            <w:i/>
            <w:iCs/>
          </w:rPr>
          <w:delText xml:space="preserve">Remark 34</w:delText>
        </w:r>
      </w:del>
      <w:del w:id="15079" w:author="PR Preview" w:date="2026-01-01T00:00:00Z">
        <w:r>
          <w:delText xml:space="preserve"> (Moving a factor of a triple product). </w:delText>
        </w:r>
      </w:del>
      <w:del w:id="15080" w:author="PR Preview" w:date="2026-01-01T00:00:00Z">
        <w:r>
          <w:delText xml:space="preserve">Let</w:delText>
        </w:r>
      </w:del>
      <w:del w:id="15081" w:author="PR Preview" w:date="2026-01-01T00:00:00Z">
        <w:r>
          <w:delText xml:space="preserve"> </w:delText>
        </w:r>
      </w:del>
      <m:oMath>
        <m:r>
          <m:rPr>
            <m:sty m:val="bi"/>
          </m:rPr>
          <m:t>A</m:t>
        </m:r>
      </m:oMath>
      <w:del w:id="15082" w:author="PR Preview" w:date="2026-01-01T00:00:00Z">
        <w:r>
          <w:delText xml:space="preserve"> </w:delText>
        </w:r>
      </w:del>
      <w:del w:id="15083" w:author="PR Preview" w:date="2026-01-01T00:00:00Z">
        <w:r>
          <w:delText xml:space="preserve">be</w:delText>
        </w:r>
      </w:del>
      <w:del w:id="15084" w:author="PR Preview" w:date="2026-01-01T00:00:00Z">
        <w:r>
          <w:delText xml:space="preserve"> </w:delText>
        </w:r>
      </w:del>
      <m:oMath>
        <m:r>
          <m:t>m</m:t>
        </m:r>
        <m:r>
          <m:rPr>
            <m:sty m:val="p"/>
          </m:rPr>
          <m:t>×</m:t>
        </m:r>
        <m:r>
          <m:t>n</m:t>
        </m:r>
      </m:oMath>
      <w:del w:id="15085" w:author="PR Preview" w:date="2026-01-01T00:00:00Z">
        <w:r>
          <w:delText xml:space="preserve">,</w:delText>
        </w:r>
      </w:del>
      <w:del w:id="15086" w:author="PR Preview" w:date="2026-01-01T00:00:00Z">
        <w:r>
          <w:delText xml:space="preserve"> </w:delText>
        </w:r>
      </w:del>
      <m:oMath>
        <m:r>
          <m:rPr>
            <m:sty m:val="bi"/>
          </m:rPr>
          <m:t>B</m:t>
        </m:r>
      </m:oMath>
      <w:del w:id="15087" w:author="PR Preview" w:date="2026-01-01T00:00:00Z">
        <w:r>
          <w:delText xml:space="preserve"> </w:delText>
        </w:r>
      </w:del>
      <w:del w:id="15088" w:author="PR Preview" w:date="2026-01-01T00:00:00Z">
        <w:r>
          <w:delText xml:space="preserve">be</w:delText>
        </w:r>
      </w:del>
      <w:del w:id="15089" w:author="PR Preview" w:date="2026-01-01T00:00:00Z">
        <w:r>
          <w:delText xml:space="preserve"> </w:delText>
        </w:r>
      </w:del>
      <m:oMath>
        <m:r>
          <m:t>n</m:t>
        </m:r>
        <m:r>
          <m:rPr>
            <m:sty m:val="p"/>
          </m:rPr>
          <m:t>×</m:t>
        </m:r>
        <m:r>
          <m:t>k</m:t>
        </m:r>
      </m:oMath>
      <w:del w:id="15090" w:author="PR Preview" w:date="2026-01-01T00:00:00Z">
        <w:r>
          <w:delText xml:space="preserve">,</w:delText>
        </w:r>
      </w:del>
      <w:del w:id="15091" w:author="PR Preview" w:date="2026-01-01T00:00:00Z">
        <w:r>
          <w:delText xml:space="preserve"> </w:delText>
        </w:r>
      </w:del>
      <w:del w:id="15092" w:author="PR Preview" w:date="2026-01-01T00:00:00Z">
        <w:r>
          <w:delText xml:space="preserve">and</w:delText>
        </w:r>
      </w:del>
      <w:del w:id="15093" w:author="PR Preview" w:date="2026-01-01T00:00:00Z">
        <w:r>
          <w:delText xml:space="preserve"> </w:delText>
        </w:r>
      </w:del>
      <m:oMath>
        <m:r>
          <m:rPr>
            <m:sty m:val="bi"/>
          </m:rPr>
          <m:t>C</m:t>
        </m:r>
      </m:oMath>
      <w:del w:id="15094" w:author="PR Preview" w:date="2026-01-01T00:00:00Z">
        <w:r>
          <w:delText xml:space="preserve"> </w:delText>
        </w:r>
      </w:del>
      <w:del w:id="15095" w:author="PR Preview" w:date="2026-01-01T00:00:00Z">
        <w:r>
          <w:delText xml:space="preserve">be</w:delText>
        </w:r>
      </w:del>
      <w:del w:id="15096" w:author="PR Preview" w:date="2026-01-01T00:00:00Z">
        <w:r>
          <w:delText xml:space="preserve"> </w:delText>
        </w:r>
      </w:del>
      <m:oMath>
        <m:r>
          <m:t>k</m:t>
        </m:r>
        <m:r>
          <m:rPr>
            <m:sty m:val="p"/>
          </m:rPr>
          <m:t>×</m:t>
        </m:r>
        <m:r>
          <m:t>m</m:t>
        </m:r>
      </m:oMath>
      <w:del w:id="15097" w:author="PR Preview" w:date="2026-01-01T00:00:00Z">
        <w:r>
          <w:delText xml:space="preserve">,</w:delText>
        </w:r>
      </w:del>
      <w:del w:id="15098" w:author="PR Preview" w:date="2026-01-01T00:00:00Z">
        <w:r>
          <w:delText xml:space="preserve"> </w:delText>
        </w:r>
      </w:del>
      <w:del w:id="15099" w:author="PR Preview" w:date="2026-01-01T00:00:00Z">
        <w:r>
          <w:delText xml:space="preserve">so that</w:delText>
        </w:r>
      </w:del>
      <w:del w:id="15100" w:author="PR Preview" w:date="2026-01-01T00:00:00Z">
        <w:r>
          <w:delText xml:space="preserve"> </w:delText>
        </w:r>
      </w:del>
      <m:oMath>
        <m:r>
          <m:rPr>
            <m:sty m:val="bi"/>
          </m:rPr>
          <m:t>A</m:t>
        </m:r>
        <m:r>
          <m:rPr>
            <m:sty m:val="bi"/>
          </m:rPr>
          <m:t>B</m:t>
        </m:r>
      </m:oMath>
      <w:del w:id="15101" w:author="PR Preview" w:date="2026-01-01T00:00:00Z">
        <w:r>
          <w:delText xml:space="preserve"> </w:delText>
        </w:r>
      </w:del>
      <w:del w:id="15102" w:author="PR Preview" w:date="2026-01-01T00:00:00Z">
        <w:r>
          <w:delText xml:space="preserve">is</w:delText>
        </w:r>
      </w:del>
      <w:del w:id="15103" w:author="PR Preview" w:date="2026-01-01T00:00:00Z">
        <w:r>
          <w:delText xml:space="preserve"> </w:delText>
        </w:r>
      </w:del>
      <m:oMath>
        <m:r>
          <m:t>m</m:t>
        </m:r>
        <m:r>
          <m:rPr>
            <m:sty m:val="p"/>
          </m:rPr>
          <m:t>×</m:t>
        </m:r>
        <m:r>
          <m:t>k</m:t>
        </m:r>
      </m:oMath>
      <w:del w:id="15104" w:author="PR Preview" w:date="2026-01-01T00:00:00Z">
        <w:r>
          <w:delText xml:space="preserve"> </w:delText>
        </w:r>
      </w:del>
      <w:del w:id="15105" w:author="PR Preview" w:date="2026-01-01T00:00:00Z">
        <w:r>
          <w:delText xml:space="preserve">and</w:delText>
        </w:r>
      </w:del>
      <w:del w:id="15106" w:author="PR Preview" w:date="2026-01-01T00:00:00Z">
        <w:r>
          <w:delText xml:space="preserve"> </w:delText>
        </w:r>
      </w:del>
      <m:oMath>
        <m:r>
          <m:rPr>
            <m:sty m:val="bi"/>
          </m:rPr>
          <m:t>A</m:t>
        </m:r>
        <m:r>
          <m:rPr>
            <m:sty m:val="bi"/>
          </m:rPr>
          <m:t>B</m:t>
        </m:r>
        <m:r>
          <m:rPr>
            <m:sty m:val="bi"/>
          </m:rPr>
          <m:t>C</m:t>
        </m:r>
      </m:oMath>
      <w:del w:id="15107" w:author="PR Preview" w:date="2026-01-01T00:00:00Z">
        <w:r>
          <w:delText xml:space="preserve"> </w:delText>
        </w:r>
      </w:del>
      <w:del w:id="15108" w:author="PR Preview" w:date="2026-01-01T00:00:00Z">
        <w:r>
          <w:delText xml:space="preserve">is square.</w:delText>
        </w:r>
      </w:del>
      <w:del w:id="15109" w:author="PR Preview" w:date="2026-01-01T00:00:00Z">
        <w:r>
          <w:delText xml:space="preserve"> </w:delText>
        </w:r>
      </w:del>
      <w:del w:id="15110" w:author="PR Preview" w:date="2026-01-01T00:00:00Z">
        <w:r>
          <w:delText xml:space="preserve">Applying</w:delText>
        </w:r>
      </w:del>
      <w:del w:id="15111" w:author="PR Preview" w:date="2026-01-01T00:00:00Z">
        <w:r>
          <w:delText xml:space="preserve"> </w:delText>
        </w:r>
      </w:del>
      <w:hyperlink w:anchor="thm-trace-cyclic">
        <w:del w:id="15112" w:author="PR Preview" w:date="2026-01-01T00:00:00Z">
          <w:r>
            <w:rPr>
              <w:rStyle w:val="Hyperlink"/>
            </w:rPr>
            <w:delText xml:space="preserve">Theorem 77</w:delText>
          </w:r>
        </w:del>
      </w:hyperlink>
      <w:del w:id="15113" w:author="PR Preview" w:date="2026-01-01T00:00:00Z">
        <w:r>
          <w:delText xml:space="preserve"> </w:delText>
        </w:r>
      </w:del>
      <w:del w:id="15114" w:author="PR Preview" w:date="2026-01-01T00:00:00Z">
        <w:r>
          <w:delText xml:space="preserve">to the</w:delText>
        </w:r>
      </w:del>
      <w:del w:id="15115" w:author="PR Preview" w:date="2026-01-01T00:00:00Z">
        <w:r>
          <w:delText xml:space="preserve"> </w:delText>
        </w:r>
      </w:del>
      <m:oMath>
        <m:r>
          <m:t>m</m:t>
        </m:r>
        <m:r>
          <m:rPr>
            <m:sty m:val="p"/>
          </m:rPr>
          <m:t>×</m:t>
        </m:r>
        <m:r>
          <m:t>k</m:t>
        </m:r>
      </m:oMath>
      <w:del w:id="15116" w:author="PR Preview" w:date="2026-01-01T00:00:00Z">
        <w:r>
          <w:delText xml:space="preserve"> </w:delText>
        </w:r>
      </w:del>
      <w:del w:id="15117" w:author="PR Preview" w:date="2026-01-01T00:00:00Z">
        <w:r>
          <w:delText xml:space="preserve">matrix</w:delText>
        </w:r>
      </w:del>
      <w:del w:id="15118" w:author="PR Preview" w:date="2026-01-01T00:00:00Z">
        <w:r>
          <w:delText xml:space="preserve"> </w:delText>
        </w:r>
      </w:del>
      <m:oMath>
        <m:r>
          <m:rPr>
            <m:sty m:val="bi"/>
          </m:rPr>
          <m:t>A</m:t>
        </m:r>
        <m:r>
          <m:rPr>
            <m:sty m:val="bi"/>
          </m:rPr>
          <m:t>B</m:t>
        </m:r>
      </m:oMath>
      <w:del w:id="15119" w:author="PR Preview" w:date="2026-01-01T00:00:00Z">
        <w:r>
          <w:delText xml:space="preserve"> </w:delText>
        </w:r>
      </w:del>
      <w:del w:id="15120" w:author="PR Preview" w:date="2026-01-01T00:00:00Z">
        <w:r>
          <w:delText xml:space="preserve">and the</w:delText>
        </w:r>
      </w:del>
      <w:del w:id="15121" w:author="PR Preview" w:date="2026-01-01T00:00:00Z">
        <w:r>
          <w:delText xml:space="preserve"> </w:delText>
        </w:r>
      </w:del>
      <m:oMath>
        <m:r>
          <m:t>k</m:t>
        </m:r>
        <m:r>
          <m:rPr>
            <m:sty m:val="p"/>
          </m:rPr>
          <m:t>×</m:t>
        </m:r>
        <m:r>
          <m:t>m</m:t>
        </m:r>
      </m:oMath>
      <w:del w:id="15122" w:author="PR Preview" w:date="2026-01-01T00:00:00Z">
        <w:r>
          <w:delText xml:space="preserve"> </w:delText>
        </w:r>
      </w:del>
      <w:del w:id="15123" w:author="PR Preview" w:date="2026-01-01T00:00:00Z">
        <w:r>
          <w:delText xml:space="preserve">matrix</w:delText>
        </w:r>
      </w:del>
      <w:del w:id="15124" w:author="PR Preview" w:date="2026-01-01T00:00:00Z">
        <w:r>
          <w:delText xml:space="preserve"> </w:delText>
        </w:r>
      </w:del>
      <m:oMath>
        <m:r>
          <m:rPr>
            <m:sty m:val="bi"/>
          </m:rPr>
          <m:t>C</m:t>
        </m:r>
      </m:oMath>
      <w:del w:id="15125" w:author="PR Preview" w:date="2026-01-01T00:00:00Z">
        <w:r>
          <w:delText xml:space="preserve"> </w:delText>
        </w:r>
      </w:del>
      <w:del w:id="15126" w:author="PR Preview" w:date="2026-01-01T00:00:00Z">
        <w:r>
          <w:delText xml:space="preserve">moves the last factor of the triple product to the front</w:delText>
        </w:r>
      </w:del>
      <w:del w:id="15127" w:author="PR Preview" w:date="2026-01-01T00:00:00Z">
        <w:r>
          <w:delText xml:space="preserve"> </w:delText>
        </w:r>
      </w:del>
      <w:del w:id="15128" w:author="PR Preview" w:date="2026-01-01T00:00:00Z">
        <w:r>
          <w:delText xml:space="preserve">[47, Ch. 1], Theorem 1.5 and eq. 1.17, p. 19</w:delText>
        </w:r>
      </w:del>
      <w:del w:id="15129" w:author="PR Preview" w:date="2026-01-01T00:00:00Z">
        <w:r>
          <w:delText xml:space="preserve">:</w:delText>
        </w:r>
      </w:del>
    </w:p>
    <w:p>
      <w:pPr>
        <w:pStyle w:val="BodyText"/>
      </w:pPr>
      <w:ins w:id="15130" w:author="PR Preview" w:date="2026-01-01T00:00:00Z">
        <w:r>
          <w:rPr>
            <w:i/>
            <w:iCs/>
          </w:rPr>
          <w:t xml:space="preserve">Remark 34</w:t>
        </w:r>
      </w:ins>
      <w:ins w:id="15131" w:author="PR Preview" w:date="2026-01-01T00:00:00Z">
        <w:r>
          <w:t xml:space="preserve"> (Moving a factor of a triple product). </w:t>
        </w:r>
      </w:ins>
      <w:ins w:id="15132" w:author="PR Preview" w:date="2026-01-01T00:00:00Z">
        <w:r>
          <w:t xml:space="preserve">Let</w:t>
        </w:r>
      </w:ins>
      <w:ins w:id="15133" w:author="PR Preview" w:date="2026-01-01T00:00:00Z">
        <w:r>
          <w:t xml:space="preserve"> </w:t>
        </w:r>
      </w:ins>
      <m:oMath>
        <m:r>
          <m:rPr>
            <m:sty m:val="bi"/>
          </m:rPr>
          <m:t>A</m:t>
        </m:r>
      </m:oMath>
      <w:ins w:id="15134" w:author="PR Preview" w:date="2026-01-01T00:00:00Z">
        <w:r>
          <w:t xml:space="preserve"> </w:t>
        </w:r>
      </w:ins>
      <w:ins w:id="15135" w:author="PR Preview" w:date="2026-01-01T00:00:00Z">
        <w:r>
          <w:t xml:space="preserve">be</w:t>
        </w:r>
      </w:ins>
      <w:ins w:id="15136" w:author="PR Preview" w:date="2026-01-01T00:00:00Z">
        <w:r>
          <w:t xml:space="preserve"> </w:t>
        </w:r>
      </w:ins>
      <m:oMath>
        <m:r>
          <m:t>m</m:t>
        </m:r>
        <m:r>
          <m:rPr>
            <m:sty m:val="p"/>
          </m:rPr>
          <m:t>×</m:t>
        </m:r>
        <m:r>
          <m:t>n</m:t>
        </m:r>
      </m:oMath>
      <w:ins w:id="15137" w:author="PR Preview" w:date="2026-01-01T00:00:00Z">
        <w:r>
          <w:t xml:space="preserve">,</w:t>
        </w:r>
      </w:ins>
      <w:ins w:id="15138" w:author="PR Preview" w:date="2026-01-01T00:00:00Z">
        <w:r>
          <w:t xml:space="preserve"> </w:t>
        </w:r>
      </w:ins>
      <m:oMath>
        <m:r>
          <m:rPr>
            <m:sty m:val="bi"/>
          </m:rPr>
          <m:t>B</m:t>
        </m:r>
      </m:oMath>
      <w:ins w:id="15139" w:author="PR Preview" w:date="2026-01-01T00:00:00Z">
        <w:r>
          <w:t xml:space="preserve"> </w:t>
        </w:r>
      </w:ins>
      <w:ins w:id="15140" w:author="PR Preview" w:date="2026-01-01T00:00:00Z">
        <w:r>
          <w:t xml:space="preserve">be</w:t>
        </w:r>
      </w:ins>
      <w:ins w:id="15141" w:author="PR Preview" w:date="2026-01-01T00:00:00Z">
        <w:r>
          <w:t xml:space="preserve"> </w:t>
        </w:r>
      </w:ins>
      <m:oMath>
        <m:r>
          <m:t>n</m:t>
        </m:r>
        <m:r>
          <m:rPr>
            <m:sty m:val="p"/>
          </m:rPr>
          <m:t>×</m:t>
        </m:r>
        <m:r>
          <m:t>k</m:t>
        </m:r>
      </m:oMath>
      <w:ins w:id="15142" w:author="PR Preview" w:date="2026-01-01T00:00:00Z">
        <w:r>
          <w:t xml:space="preserve">,</w:t>
        </w:r>
      </w:ins>
      <w:ins w:id="15143" w:author="PR Preview" w:date="2026-01-01T00:00:00Z">
        <w:r>
          <w:t xml:space="preserve"> </w:t>
        </w:r>
      </w:ins>
      <w:ins w:id="15144" w:author="PR Preview" w:date="2026-01-01T00:00:00Z">
        <w:r>
          <w:t xml:space="preserve">and</w:t>
        </w:r>
      </w:ins>
      <w:ins w:id="15145" w:author="PR Preview" w:date="2026-01-01T00:00:00Z">
        <w:r>
          <w:t xml:space="preserve"> </w:t>
        </w:r>
      </w:ins>
      <m:oMath>
        <m:r>
          <m:rPr>
            <m:sty m:val="bi"/>
          </m:rPr>
          <m:t>C</m:t>
        </m:r>
      </m:oMath>
      <w:ins w:id="15146" w:author="PR Preview" w:date="2026-01-01T00:00:00Z">
        <w:r>
          <w:t xml:space="preserve"> </w:t>
        </w:r>
      </w:ins>
      <w:ins w:id="15147" w:author="PR Preview" w:date="2026-01-01T00:00:00Z">
        <w:r>
          <w:t xml:space="preserve">be</w:t>
        </w:r>
      </w:ins>
      <w:ins w:id="15148" w:author="PR Preview" w:date="2026-01-01T00:00:00Z">
        <w:r>
          <w:t xml:space="preserve"> </w:t>
        </w:r>
      </w:ins>
      <m:oMath>
        <m:r>
          <m:t>k</m:t>
        </m:r>
        <m:r>
          <m:rPr>
            <m:sty m:val="p"/>
          </m:rPr>
          <m:t>×</m:t>
        </m:r>
        <m:r>
          <m:t>m</m:t>
        </m:r>
      </m:oMath>
      <w:ins w:id="15149" w:author="PR Preview" w:date="2026-01-01T00:00:00Z">
        <w:r>
          <w:t xml:space="preserve">,</w:t>
        </w:r>
      </w:ins>
      <w:ins w:id="15150" w:author="PR Preview" w:date="2026-01-01T00:00:00Z">
        <w:r>
          <w:t xml:space="preserve"> </w:t>
        </w:r>
      </w:ins>
      <w:ins w:id="15151" w:author="PR Preview" w:date="2026-01-01T00:00:00Z">
        <w:r>
          <w:t xml:space="preserve">so that</w:t>
        </w:r>
      </w:ins>
      <w:ins w:id="15152" w:author="PR Preview" w:date="2026-01-01T00:00:00Z">
        <w:r>
          <w:t xml:space="preserve"> </w:t>
        </w:r>
      </w:ins>
      <m:oMath>
        <m:r>
          <m:rPr>
            <m:sty m:val="bi"/>
          </m:rPr>
          <m:t>A</m:t>
        </m:r>
        <m:r>
          <m:rPr>
            <m:sty m:val="bi"/>
          </m:rPr>
          <m:t>B</m:t>
        </m:r>
      </m:oMath>
      <w:ins w:id="15153" w:author="PR Preview" w:date="2026-01-01T00:00:00Z">
        <w:r>
          <w:t xml:space="preserve"> </w:t>
        </w:r>
      </w:ins>
      <w:ins w:id="15154" w:author="PR Preview" w:date="2026-01-01T00:00:00Z">
        <w:r>
          <w:t xml:space="preserve">is</w:t>
        </w:r>
      </w:ins>
      <w:ins w:id="15155" w:author="PR Preview" w:date="2026-01-01T00:00:00Z">
        <w:r>
          <w:t xml:space="preserve"> </w:t>
        </w:r>
      </w:ins>
      <m:oMath>
        <m:r>
          <m:t>m</m:t>
        </m:r>
        <m:r>
          <m:rPr>
            <m:sty m:val="p"/>
          </m:rPr>
          <m:t>×</m:t>
        </m:r>
        <m:r>
          <m:t>k</m:t>
        </m:r>
      </m:oMath>
      <w:ins w:id="15156" w:author="PR Preview" w:date="2026-01-01T00:00:00Z">
        <w:r>
          <w:t xml:space="preserve"> </w:t>
        </w:r>
      </w:ins>
      <w:ins w:id="15157" w:author="PR Preview" w:date="2026-01-01T00:00:00Z">
        <w:r>
          <w:t xml:space="preserve">and</w:t>
        </w:r>
      </w:ins>
      <w:ins w:id="15158" w:author="PR Preview" w:date="2026-01-01T00:00:00Z">
        <w:r>
          <w:t xml:space="preserve"> </w:t>
        </w:r>
      </w:ins>
      <m:oMath>
        <m:r>
          <m:rPr>
            <m:sty m:val="bi"/>
          </m:rPr>
          <m:t>A</m:t>
        </m:r>
        <m:r>
          <m:rPr>
            <m:sty m:val="bi"/>
          </m:rPr>
          <m:t>B</m:t>
        </m:r>
        <m:r>
          <m:rPr>
            <m:sty m:val="bi"/>
          </m:rPr>
          <m:t>C</m:t>
        </m:r>
      </m:oMath>
      <w:ins w:id="15159" w:author="PR Preview" w:date="2026-01-01T00:00:00Z">
        <w:r>
          <w:t xml:space="preserve"> </w:t>
        </w:r>
      </w:ins>
      <w:ins w:id="15160" w:author="PR Preview" w:date="2026-01-01T00:00:00Z">
        <w:r>
          <w:t xml:space="preserve">is square.</w:t>
        </w:r>
      </w:ins>
      <w:ins w:id="15161" w:author="PR Preview" w:date="2026-01-01T00:00:00Z">
        <w:r>
          <w:t xml:space="preserve"> </w:t>
        </w:r>
      </w:ins>
      <w:ins w:id="15162" w:author="PR Preview" w:date="2026-01-01T00:00:00Z">
        <w:r>
          <w:t xml:space="preserve">Applying</w:t>
        </w:r>
      </w:ins>
      <w:ins w:id="15163" w:author="PR Preview" w:date="2026-01-01T00:00:00Z">
        <w:r>
          <w:t xml:space="preserve"> </w:t>
        </w:r>
      </w:ins>
      <w:hyperlink w:anchor="thm-trace-cyclic">
        <w:ins w:id="15164" w:author="PR Preview" w:date="2026-01-01T00:00:00Z">
          <w:r>
            <w:rPr>
              <w:rStyle w:val="Hyperlink"/>
            </w:rPr>
            <w:t xml:space="preserve">Theorem 76</w:t>
          </w:r>
        </w:ins>
      </w:hyperlink>
      <w:ins w:id="15165" w:author="PR Preview" w:date="2026-01-01T00:00:00Z">
        <w:r>
          <w:t xml:space="preserve"> </w:t>
        </w:r>
      </w:ins>
      <w:ins w:id="15166" w:author="PR Preview" w:date="2026-01-01T00:00:00Z">
        <w:r>
          <w:t xml:space="preserve">to the</w:t>
        </w:r>
      </w:ins>
      <w:ins w:id="15167" w:author="PR Preview" w:date="2026-01-01T00:00:00Z">
        <w:r>
          <w:t xml:space="preserve"> </w:t>
        </w:r>
      </w:ins>
      <m:oMath>
        <m:r>
          <m:t>m</m:t>
        </m:r>
        <m:r>
          <m:rPr>
            <m:sty m:val="p"/>
          </m:rPr>
          <m:t>×</m:t>
        </m:r>
        <m:r>
          <m:t>k</m:t>
        </m:r>
      </m:oMath>
      <w:ins w:id="15168" w:author="PR Preview" w:date="2026-01-01T00:00:00Z">
        <w:r>
          <w:t xml:space="preserve"> </w:t>
        </w:r>
      </w:ins>
      <w:ins w:id="15169" w:author="PR Preview" w:date="2026-01-01T00:00:00Z">
        <w:r>
          <w:t xml:space="preserve">matrix</w:t>
        </w:r>
      </w:ins>
      <w:ins w:id="15170" w:author="PR Preview" w:date="2026-01-01T00:00:00Z">
        <w:r>
          <w:t xml:space="preserve"> </w:t>
        </w:r>
      </w:ins>
      <m:oMath>
        <m:r>
          <m:rPr>
            <m:sty m:val="bi"/>
          </m:rPr>
          <m:t>A</m:t>
        </m:r>
        <m:r>
          <m:rPr>
            <m:sty m:val="bi"/>
          </m:rPr>
          <m:t>B</m:t>
        </m:r>
      </m:oMath>
      <w:ins w:id="15171" w:author="PR Preview" w:date="2026-01-01T00:00:00Z">
        <w:r>
          <w:t xml:space="preserve"> </w:t>
        </w:r>
      </w:ins>
      <w:ins w:id="15172" w:author="PR Preview" w:date="2026-01-01T00:00:00Z">
        <w:r>
          <w:t xml:space="preserve">and the</w:t>
        </w:r>
      </w:ins>
      <w:ins w:id="15173" w:author="PR Preview" w:date="2026-01-01T00:00:00Z">
        <w:r>
          <w:t xml:space="preserve"> </w:t>
        </w:r>
      </w:ins>
      <m:oMath>
        <m:r>
          <m:t>k</m:t>
        </m:r>
        <m:r>
          <m:rPr>
            <m:sty m:val="p"/>
          </m:rPr>
          <m:t>×</m:t>
        </m:r>
        <m:r>
          <m:t>m</m:t>
        </m:r>
      </m:oMath>
      <w:ins w:id="15174" w:author="PR Preview" w:date="2026-01-01T00:00:00Z">
        <w:r>
          <w:t xml:space="preserve"> </w:t>
        </w:r>
      </w:ins>
      <w:ins w:id="15175" w:author="PR Preview" w:date="2026-01-01T00:00:00Z">
        <w:r>
          <w:t xml:space="preserve">matrix</w:t>
        </w:r>
      </w:ins>
      <w:ins w:id="15176" w:author="PR Preview" w:date="2026-01-01T00:00:00Z">
        <w:r>
          <w:t xml:space="preserve"> </w:t>
        </w:r>
      </w:ins>
      <m:oMath>
        <m:r>
          <m:rPr>
            <m:sty m:val="bi"/>
          </m:rPr>
          <m:t>C</m:t>
        </m:r>
      </m:oMath>
      <w:ins w:id="15177" w:author="PR Preview" w:date="2026-01-01T00:00:00Z">
        <w:r>
          <w:t xml:space="preserve"> </w:t>
        </w:r>
      </w:ins>
      <w:ins w:id="15178" w:author="PR Preview" w:date="2026-01-01T00:00:00Z">
        <w:r>
          <w:t xml:space="preserve">moves the last factor of the triple product to the front</w:t>
        </w:r>
      </w:ins>
      <w:ins w:id="15179" w:author="PR Preview" w:date="2026-01-01T00:00:00Z">
        <w:r>
          <w:t xml:space="preserve"> </w:t>
        </w:r>
      </w:ins>
      <w:ins w:id="15180" w:author="PR Preview" w:date="2026-01-01T00:00:00Z">
        <w:r>
          <w:t xml:space="preserve">[47, Ch. 1], Theorem 1.5 and eq. 1.17, p. 19</w:t>
        </w:r>
      </w:ins>
      <w:ins w:id="15181"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del w:id="15182" w:author="PR Preview" w:date="2026-01-01T00:00:00Z">
        <w:r>
          <w:rPr>
            <w:b/>
            <w:bCs/>
          </w:rPr>
          <w:delText xml:space="preserve">Theorem 78 (The matrix inner product multiplies matching entries)</w:delText>
        </w:r>
      </w:del>
      <w:del w:id="15183" w:author="PR Preview" w:date="2026-01-01T00:00:00Z">
        <w:r>
          <w:delText xml:space="preserve"> </w:delText>
        </w:r>
      </w:del>
      <w:del w:id="15184" w:author="PR Preview" w:date="2026-01-01T00:00:00Z">
        <w:r>
          <w:delText xml:space="preserve">For two</w:delText>
        </w:r>
      </w:del>
      <w:del w:id="15185" w:author="PR Preview" w:date="2026-01-01T00:00:00Z">
        <w:r>
          <w:delText xml:space="preserve"> </w:delText>
        </w:r>
      </w:del>
      <m:oMath>
        <m:r>
          <m:t>n</m:t>
        </m:r>
        <m:r>
          <m:rPr>
            <m:sty m:val="p"/>
          </m:rPr>
          <m:t>×</m:t>
        </m:r>
        <m:r>
          <m:t>p</m:t>
        </m:r>
      </m:oMath>
      <w:del w:id="15186" w:author="PR Preview" w:date="2026-01-01T00:00:00Z">
        <w:r>
          <w:delText xml:space="preserve"> </w:delText>
        </w:r>
      </w:del>
      <w:del w:id="15187" w:author="PR Preview" w:date="2026-01-01T00:00:00Z">
        <w:r>
          <w:delText xml:space="preserve">matrices</w:delText>
        </w:r>
      </w:del>
      <w:del w:id="15188" w:author="PR Preview" w:date="2026-01-01T00:00:00Z">
        <w:r>
          <w:delText xml:space="preserve"> </w:delText>
        </w:r>
      </w:del>
      <m:oMath>
        <m:r>
          <m:rPr>
            <m:sty m:val="bi"/>
          </m:rPr>
          <m:t>A</m:t>
        </m:r>
      </m:oMath>
      <w:del w:id="15189" w:author="PR Preview" w:date="2026-01-01T00:00:00Z">
        <w:r>
          <w:delText xml:space="preserve"> </w:delText>
        </w:r>
      </w:del>
      <w:del w:id="15190" w:author="PR Preview" w:date="2026-01-01T00:00:00Z">
        <w:r>
          <w:delText xml:space="preserve">and</w:delText>
        </w:r>
      </w:del>
      <w:del w:id="15191" w:author="PR Preview" w:date="2026-01-01T00:00:00Z">
        <w:r>
          <w:delText xml:space="preserve"> </w:delText>
        </w:r>
      </w:del>
      <m:oMath>
        <m:r>
          <m:rPr>
            <m:sty m:val="bi"/>
          </m:rPr>
          <m:t>B</m:t>
        </m:r>
      </m:oMath>
      <w:del w:id="15192" w:author="PR Preview" w:date="2026-01-01T00:00:00Z">
        <w:r>
          <w:delText xml:space="preserve">:</w:delText>
        </w:r>
      </w:del>
    </w:p>
    <w:p>
      <w:pPr>
        <w:pStyle w:val="BodyText"/>
      </w:pPr>
      <w:ins w:id="15193" w:author="PR Preview" w:date="2026-01-01T00:00:00Z">
        <w:r>
          <w:rPr>
            <w:b/>
            <w:bCs/>
          </w:rPr>
          <w:t xml:space="preserve">Theorem 77 (The matrix inner product multiplies matching entries)</w:t>
        </w:r>
      </w:ins>
      <w:ins w:id="15194" w:author="PR Preview" w:date="2026-01-01T00:00:00Z">
        <w:r>
          <w:t xml:space="preserve"> </w:t>
        </w:r>
      </w:ins>
      <w:ins w:id="15195" w:author="PR Preview" w:date="2026-01-01T00:00:00Z">
        <w:r>
          <w:t xml:space="preserve">For two</w:t>
        </w:r>
      </w:ins>
      <w:ins w:id="15196" w:author="PR Preview" w:date="2026-01-01T00:00:00Z">
        <w:r>
          <w:t xml:space="preserve"> </w:t>
        </w:r>
      </w:ins>
      <m:oMath>
        <m:r>
          <m:t>n</m:t>
        </m:r>
        <m:r>
          <m:rPr>
            <m:sty m:val="p"/>
          </m:rPr>
          <m:t>×</m:t>
        </m:r>
        <m:r>
          <m:t>p</m:t>
        </m:r>
      </m:oMath>
      <w:ins w:id="15197" w:author="PR Preview" w:date="2026-01-01T00:00:00Z">
        <w:r>
          <w:t xml:space="preserve"> </w:t>
        </w:r>
      </w:ins>
      <w:ins w:id="15198" w:author="PR Preview" w:date="2026-01-01T00:00:00Z">
        <w:r>
          <w:t xml:space="preserve">matrices</w:t>
        </w:r>
      </w:ins>
      <w:ins w:id="15199" w:author="PR Preview" w:date="2026-01-01T00:00:00Z">
        <w:r>
          <w:t xml:space="preserve"> </w:t>
        </w:r>
      </w:ins>
      <m:oMath>
        <m:r>
          <m:rPr>
            <m:sty m:val="bi"/>
          </m:rPr>
          <m:t>A</m:t>
        </m:r>
      </m:oMath>
      <w:ins w:id="15200" w:author="PR Preview" w:date="2026-01-01T00:00:00Z">
        <w:r>
          <w:t xml:space="preserve"> </w:t>
        </w:r>
      </w:ins>
      <w:ins w:id="15201" w:author="PR Preview" w:date="2026-01-01T00:00:00Z">
        <w:r>
          <w:t xml:space="preserve">and</w:t>
        </w:r>
      </w:ins>
      <w:ins w:id="15202" w:author="PR Preview" w:date="2026-01-01T00:00:00Z">
        <w:r>
          <w:t xml:space="preserve"> </w:t>
        </w:r>
      </w:ins>
      <m:oMath>
        <m:r>
          <m:rPr>
            <m:sty m:val="bi"/>
          </m:rPr>
          <m:t>B</m:t>
        </m:r>
      </m:oMath>
      <w:ins w:id="15203"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del w:id="15204" w:author="PR Preview" w:date="2026-01-01T00:00:00Z">
        <w:r>
          <w:rPr>
            <w:b/>
            <w:bCs/>
          </w:rPr>
          <w:delText xml:space="preserve">Example 146 (The inner product of two</w:delText>
        </w:r>
      </w:del>
      <w:del w:id="15205" w:author="PR Preview" w:date="2026-01-01T00:00:00Z">
        <w:r>
          <w:rPr>
            <w:b/>
            <w:bCs/>
          </w:rPr>
          <w:delText xml:space="preserve"> </w:delText>
        </w:r>
      </w:del>
      <m:oMath>
        <m:r>
          <m:t>2</m:t>
        </m:r>
        <m:r>
          <m:rPr>
            <m:sty m:val="p"/>
          </m:rPr>
          <m:t>×</m:t>
        </m:r>
        <m:r>
          <m:t>2</m:t>
        </m:r>
      </m:oMath>
      <w:del w:id="15206" w:author="PR Preview" w:date="2026-01-01T00:00:00Z">
        <w:r>
          <w:rPr>
            <w:b/>
            <w:bCs/>
          </w:rPr>
          <w:delText xml:space="preserve"> </w:delText>
        </w:r>
      </w:del>
      <w:del w:id="15207" w:author="PR Preview" w:date="2026-01-01T00:00:00Z">
        <w:r>
          <w:rPr>
            <w:b/>
            <w:bCs/>
          </w:rPr>
          <w:delText xml:space="preserve">matrices)</w:delText>
        </w:r>
      </w:del>
      <w:del w:id="15208" w:author="PR Preview" w:date="2026-01-01T00:00:00Z">
        <w:r>
          <w:delText xml:space="preserve"> </w:delText>
        </w:r>
      </w:del>
      <w:del w:id="15209" w:author="PR Preview" w:date="2026-01-01T00:00:00Z">
        <w:r>
          <w:delText xml:space="preserve">Let</w:delText>
        </w:r>
      </w:del>
    </w:p>
    <w:p>
      <w:pPr>
        <w:pStyle w:val="FirstParagraph"/>
      </w:pPr>
      <w:ins w:id="15210" w:author="PR Preview" w:date="2026-01-01T00:00:00Z">
        <w:r>
          <w:rPr>
            <w:b/>
            <w:bCs/>
          </w:rPr>
          <w:t xml:space="preserve">Example 145 (The inner product of two</w:t>
        </w:r>
      </w:ins>
      <w:ins w:id="15211" w:author="PR Preview" w:date="2026-01-01T00:00:00Z">
        <w:r>
          <w:rPr>
            <w:b/>
            <w:bCs/>
          </w:rPr>
          <w:t xml:space="preserve"> </w:t>
        </w:r>
      </w:ins>
      <m:oMath>
        <m:r>
          <m:t>2</m:t>
        </m:r>
        <m:r>
          <m:rPr>
            <m:sty m:val="p"/>
          </m:rPr>
          <m:t>×</m:t>
        </m:r>
        <m:r>
          <m:t>2</m:t>
        </m:r>
      </m:oMath>
      <w:ins w:id="15212" w:author="PR Preview" w:date="2026-01-01T00:00:00Z">
        <w:r>
          <w:rPr>
            <w:b/>
            <w:bCs/>
          </w:rPr>
          <w:t xml:space="preserve"> </w:t>
        </w:r>
      </w:ins>
      <w:ins w:id="15213" w:author="PR Preview" w:date="2026-01-01T00:00:00Z">
        <w:r>
          <w:rPr>
            <w:b/>
            <w:bCs/>
          </w:rPr>
          <w:t xml:space="preserve">matrices)</w:t>
        </w:r>
      </w:ins>
      <w:ins w:id="15214" w:author="PR Preview" w:date="2026-01-01T00:00:00Z">
        <w:r>
          <w:t xml:space="preserve"> </w:t>
        </w:r>
      </w:ins>
      <w:ins w:id="15215"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15216" w:author="PR Preview" w:date="2026-01-01T00:00:00Z">
        <w:r>
          <w:delText xml:space="preserve">From</w:delText>
        </w:r>
      </w:del>
      <w:del w:id="15217" w:author="PR Preview" w:date="2026-01-01T00:00:00Z">
        <w:r>
          <w:delText xml:space="preserve"> </w:delText>
        </w:r>
      </w:del>
      <w:hyperlink w:anchor="thm-matrix-inner-product-entries">
        <w:del w:id="15218" w:author="PR Preview" w:date="2026-01-01T00:00:00Z">
          <w:r>
            <w:rPr>
              <w:rStyle w:val="Hyperlink"/>
            </w:rPr>
            <w:delText xml:space="preserve">Theorem 78</w:delText>
          </w:r>
        </w:del>
      </w:hyperlink>
      <w:del w:id="15219"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15220" w:author="PR Preview" w:date="2026-01-01T00:00:00Z">
        <w:r>
          <w:rPr>
            <w:i/>
            <w:iCs/>
          </w:rPr>
          <w:delText xml:space="preserve">Remark 35</w:delText>
        </w:r>
      </w:del>
      <w:del w:id="15221" w:author="PR Preview" w:date="2026-01-01T00:00:00Z">
        <w:r>
          <w:delText xml:space="preserve"> (The matrix inner product as a dot product). </w:delText>
        </w:r>
      </w:del>
      <w:hyperlink w:anchor="thm-matrix-inner-product-entries">
        <w:del w:id="15222" w:author="PR Preview" w:date="2026-01-01T00:00:00Z">
          <w:r>
            <w:rPr>
              <w:rStyle w:val="Hyperlink"/>
            </w:rPr>
            <w:delText xml:space="preserve">Theorem 78</w:delText>
          </w:r>
        </w:del>
      </w:hyperlink>
      <w:del w:id="15223" w:author="PR Preview" w:date="2026-01-01T00:00:00Z">
        <w:r>
          <w:delText xml:space="preserve"> </w:delText>
        </w:r>
      </w:del>
      <w:del w:id="15224" w:author="PR Preview" w:date="2026-01-01T00:00:00Z">
        <w:r>
          <w:delText xml:space="preserve">says that the matrix inner product</w:delText>
        </w:r>
      </w:del>
      <w:del w:id="15225" w:author="PR Preview" w:date="2026-01-01T00:00:00Z">
        <w:r>
          <w:delText xml:space="preserve"> </w:delText>
        </w:r>
      </w:del>
      <w:del w:id="15226" w:author="PR Preview" w:date="2026-01-01T00:00:00Z">
        <w:r>
          <w:delText xml:space="preserve">is the dot product (2) of the two matrices’</w:delText>
        </w:r>
      </w:del>
      <w:del w:id="15227" w:author="PR Preview" w:date="2026-01-01T00:00:00Z">
        <w:r>
          <w:delText xml:space="preserve"> </w:delText>
        </w:r>
      </w:del>
      <w:del w:id="15228" w:author="PR Preview" w:date="2026-01-01T00:00:00Z">
        <w:r>
          <w:delText xml:space="preserve">entries, each listed as one vector of length</w:delText>
        </w:r>
      </w:del>
      <w:del w:id="15229" w:author="PR Preview" w:date="2026-01-01T00:00:00Z">
        <w:r>
          <w:delText xml:space="preserve"> </w:delText>
        </w:r>
      </w:del>
      <m:oMath>
        <m:r>
          <m:t>n</m:t>
        </m:r>
        <m:r>
          <m:t>p</m:t>
        </m:r>
      </m:oMath>
      <w:del w:id="15230" w:author="PR Preview" w:date="2026-01-01T00:00:00Z">
        <w:r>
          <w:delText xml:space="preserve">,</w:delText>
        </w:r>
      </w:del>
      <w:del w:id="15231" w:author="PR Preview" w:date="2026-01-01T00:00:00Z">
        <w:r>
          <w:delText xml:space="preserve"> </w:delText>
        </w:r>
      </w:del>
      <w:del w:id="15232" w:author="PR Preview" w:date="2026-01-01T00:00:00Z">
        <w:r>
          <w:delText xml:space="preserve">with both matrices’ entries listed in the same order.</w:delText>
        </w:r>
      </w:del>
    </w:p>
    <w:p>
      <w:pPr>
        <w:pStyle w:val="BodyText"/>
      </w:pPr>
      <w:del w:id="15233" w:author="PR Preview" w:date="2026-01-01T00:00:00Z">
        <w:r>
          <w:delText xml:space="preserve">For example, listing the entries of</w:delText>
        </w:r>
      </w:del>
      <w:del w:id="15234" w:author="PR Preview" w:date="2026-01-01T00:00:00Z">
        <w:r>
          <w:delText xml:space="preserve"> </w:delText>
        </w:r>
      </w:del>
      <m:oMath>
        <m:r>
          <m:rPr>
            <m:sty m:val="bi"/>
          </m:rPr>
          <m:t>A</m:t>
        </m:r>
      </m:oMath>
      <w:del w:id="15235" w:author="PR Preview" w:date="2026-01-01T00:00:00Z">
        <w:r>
          <w:delText xml:space="preserve"> </w:delText>
        </w:r>
      </w:del>
      <w:del w:id="15236" w:author="PR Preview" w:date="2026-01-01T00:00:00Z">
        <w:r>
          <w:delText xml:space="preserve">and</w:delText>
        </w:r>
      </w:del>
      <w:del w:id="15237" w:author="PR Preview" w:date="2026-01-01T00:00:00Z">
        <w:r>
          <w:delText xml:space="preserve"> </w:delText>
        </w:r>
      </w:del>
      <m:oMath>
        <m:r>
          <m:rPr>
            <m:sty m:val="bi"/>
          </m:rPr>
          <m:t>B</m:t>
        </m:r>
      </m:oMath>
      <w:del w:id="15238" w:author="PR Preview" w:date="2026-01-01T00:00:00Z">
        <w:r>
          <w:delText xml:space="preserve"> </w:delText>
        </w:r>
      </w:del>
      <w:del w:id="15239" w:author="PR Preview" w:date="2026-01-01T00:00:00Z">
        <w:r>
          <w:delText xml:space="preserve">in</w:delText>
        </w:r>
      </w:del>
      <w:del w:id="15240" w:author="PR Preview" w:date="2026-01-01T00:00:00Z">
        <w:r>
          <w:delText xml:space="preserve"> </w:delText>
        </w:r>
      </w:del>
      <w:hyperlink w:anchor="exm-matrix-inner-product">
        <w:del w:id="15241" w:author="PR Preview" w:date="2026-01-01T00:00:00Z">
          <w:r>
            <w:rPr>
              <w:rStyle w:val="Hyperlink"/>
            </w:rPr>
            <w:delText xml:space="preserve">Example 146</w:delText>
          </w:r>
        </w:del>
      </w:hyperlink>
      <w:del w:id="15242" w:author="PR Preview" w:date="2026-01-01T00:00:00Z">
        <w:r>
          <w:delText xml:space="preserve"> </w:delText>
        </w:r>
      </w:del>
      <w:del w:id="15243" w:author="PR Preview" w:date="2026-01-01T00:00:00Z">
        <w:r>
          <w:delText xml:space="preserve">row by row</w:delText>
        </w:r>
      </w:del>
      <w:del w:id="15244" w:author="PR Preview" w:date="2026-01-01T00:00:00Z">
        <w:r>
          <w:delText xml:space="preserve"> </w:delText>
        </w:r>
      </w:del>
      <w:del w:id="15245" w:author="PR Preview" w:date="2026-01-01T00:00:00Z">
        <w:r>
          <w:delText xml:space="preserve">gives</w:delText>
        </w:r>
      </w:del>
      <w:del w:id="15246"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5247" w:author="PR Preview" w:date="2026-01-01T00:00:00Z">
        <w:r>
          <w:delText xml:space="preserve"> </w:delText>
        </w:r>
      </w:del>
      <w:del w:id="15248" w:author="PR Preview" w:date="2026-01-01T00:00:00Z">
        <w:r>
          <w:delText xml:space="preserve">and</w:delText>
        </w:r>
      </w:del>
      <w:del w:id="15249"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15250" w:author="PR Preview" w:date="2026-01-01T00:00:00Z">
        <w:r>
          <w:delText xml:space="preserve">,</w:delText>
        </w:r>
      </w:del>
      <w:del w:id="15251" w:author="PR Preview" w:date="2026-01-01T00:00:00Z">
        <w:r>
          <w:delText xml:space="preserve"> </w:delText>
        </w:r>
      </w:del>
      <w:del w:id="15252" w:author="PR Preview" w:date="2026-01-01T00:00:00Z">
        <w:r>
          <w:delText xml:space="preserve">and</w:delText>
        </w:r>
      </w:del>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p>
      <w:pPr>
        <w:pStyle w:val="FirstParagraph"/>
      </w:pPr>
      <w:del w:id="15253" w:author="PR Preview" w:date="2026-01-01T00:00:00Z">
        <w:r>
          <w:rPr>
            <w:b/>
            <w:bCs/>
          </w:rPr>
          <w:delText xml:space="preserve">Definition 94 (Frobenius norm)</w:delText>
        </w:r>
      </w:del>
      <w:del w:id="15254" w:author="PR Preview" w:date="2026-01-01T00:00:00Z">
        <w:r>
          <w:delText xml:space="preserve"> </w:delText>
        </w:r>
      </w:del>
      <w:del w:id="15255" w:author="PR Preview" w:date="2026-01-01T00:00:00Z">
        <w:r>
          <w:delText xml:space="preserve">The</w:delText>
        </w:r>
      </w:del>
      <w:del w:id="15256" w:author="PR Preview" w:date="2026-01-01T00:00:00Z">
        <w:r>
          <w:delText xml:space="preserve"> </w:delText>
        </w:r>
      </w:del>
      <w:del w:id="15257" w:author="PR Preview" w:date="2026-01-01T00:00:00Z">
        <w:r>
          <w:rPr>
            <w:b/>
            <w:bCs/>
          </w:rPr>
          <w:delText xml:space="preserve">Frobenius norm</w:delText>
        </w:r>
      </w:del>
      <w:del w:id="15258" w:author="PR Preview" w:date="2026-01-01T00:00:00Z">
        <w:r>
          <w:delText xml:space="preserve"> </w:delText>
        </w:r>
      </w:del>
      <w:del w:id="15259" w:author="PR Preview" w:date="2026-01-01T00:00:00Z">
        <w:r>
          <w:delText xml:space="preserve">[70]</w:delText>
        </w:r>
      </w:del>
      <w:del w:id="15260" w:author="PR Preview" w:date="2026-01-01T00:00:00Z">
        <w:r>
          <w:delText xml:space="preserve"> </w:delText>
        </w:r>
      </w:del>
      <w:del w:id="15261" w:author="PR Preview" w:date="2026-01-01T00:00:00Z">
        <w:r>
          <w:delText xml:space="preserve">of an</w:delText>
        </w:r>
      </w:del>
      <w:del w:id="15262" w:author="PR Preview" w:date="2026-01-01T00:00:00Z">
        <w:r>
          <w:delText xml:space="preserve"> </w:delText>
        </w:r>
      </w:del>
      <m:oMath>
        <m:r>
          <m:t>n</m:t>
        </m:r>
        <m:r>
          <m:rPr>
            <m:sty m:val="p"/>
          </m:rPr>
          <m:t>×</m:t>
        </m:r>
        <m:r>
          <m:t>p</m:t>
        </m:r>
      </m:oMath>
      <w:del w:id="15263" w:author="PR Preview" w:date="2026-01-01T00:00:00Z">
        <w:r>
          <w:delText xml:space="preserve"> </w:delText>
        </w:r>
      </w:del>
      <w:del w:id="15264" w:author="PR Preview" w:date="2026-01-01T00:00:00Z">
        <w:r>
          <w:delText xml:space="preserve">matrix</w:delText>
        </w:r>
      </w:del>
      <w:del w:id="15265" w:author="PR Preview" w:date="2026-01-01T00:00:00Z">
        <w:r>
          <w:delText xml:space="preserve"> </w:delText>
        </w:r>
      </w:del>
      <m:oMath>
        <m:r>
          <m:rPr>
            <m:sty m:val="bi"/>
          </m:rPr>
          <m:t>A</m:t>
        </m:r>
      </m:oMath>
      <w:del w:id="15266" w:author="PR Preview" w:date="2026-01-01T00:00:00Z">
        <w:r>
          <w:delText xml:space="preserve"> </w:delText>
        </w:r>
      </w:del>
      <w:del w:id="15267" w:author="PR Preview" w:date="2026-01-01T00:00:00Z">
        <w:r>
          <w:delText xml:space="preserve">is</w:delText>
        </w:r>
      </w:del>
    </w:p>
    <w:p>
      <w:pPr>
        <w:pStyle w:val="FirstParagraph"/>
      </w:pPr>
      <w:ins w:id="15268" w:author="PR Preview" w:date="2026-01-01T00:00:00Z">
        <w:r>
          <w:t xml:space="preserve">From</w:t>
        </w:r>
      </w:ins>
      <w:ins w:id="15269" w:author="PR Preview" w:date="2026-01-01T00:00:00Z">
        <w:r>
          <w:t xml:space="preserve"> </w:t>
        </w:r>
      </w:ins>
      <w:hyperlink w:anchor="thm-matrix-inner-product-entries">
        <w:ins w:id="15270" w:author="PR Preview" w:date="2026-01-01T00:00:00Z">
          <w:r>
            <w:rPr>
              <w:rStyle w:val="Hyperlink"/>
            </w:rPr>
            <w:t xml:space="preserve">Theorem 77</w:t>
          </w:r>
        </w:ins>
      </w:hyperlink>
      <w:ins w:id="15271"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ins w:id="15272" w:author="PR Preview" w:date="2026-01-01T00:00:00Z">
        <w:r>
          <w:rPr>
            <w:i/>
            <w:iCs/>
          </w:rPr>
          <w:t xml:space="preserve">Remark 35</w:t>
        </w:r>
      </w:ins>
      <w:ins w:id="15273" w:author="PR Preview" w:date="2026-01-01T00:00:00Z">
        <w:r>
          <w:t xml:space="preserve"> (The matrix inner product as a dot product). </w:t>
        </w:r>
      </w:ins>
      <w:hyperlink w:anchor="thm-matrix-inner-product-entries">
        <w:ins w:id="15274" w:author="PR Preview" w:date="2026-01-01T00:00:00Z">
          <w:r>
            <w:rPr>
              <w:rStyle w:val="Hyperlink"/>
            </w:rPr>
            <w:t xml:space="preserve">Theorem 77</w:t>
          </w:r>
        </w:ins>
      </w:hyperlink>
      <w:ins w:id="15275" w:author="PR Preview" w:date="2026-01-01T00:00:00Z">
        <w:r>
          <w:t xml:space="preserve"> </w:t>
        </w:r>
      </w:ins>
      <w:ins w:id="15276" w:author="PR Preview" w:date="2026-01-01T00:00:00Z">
        <w:r>
          <w:t xml:space="preserve">says that the matrix inner product</w:t>
        </w:r>
      </w:ins>
      <w:ins w:id="15277" w:author="PR Preview" w:date="2026-01-01T00:00:00Z">
        <w:r>
          <w:t xml:space="preserve"> </w:t>
        </w:r>
      </w:ins>
      <w:ins w:id="15278" w:author="PR Preview" w:date="2026-01-01T00:00:00Z">
        <w:r>
          <w:t xml:space="preserve">is the dot product (2) of the two matrices’</w:t>
        </w:r>
      </w:ins>
      <w:ins w:id="15279" w:author="PR Preview" w:date="2026-01-01T00:00:00Z">
        <w:r>
          <w:t xml:space="preserve"> </w:t>
        </w:r>
      </w:ins>
      <w:ins w:id="15280" w:author="PR Preview" w:date="2026-01-01T00:00:00Z">
        <w:r>
          <w:t xml:space="preserve">entries, each listed as one vector of length</w:t>
        </w:r>
      </w:ins>
      <w:ins w:id="15281" w:author="PR Preview" w:date="2026-01-01T00:00:00Z">
        <w:r>
          <w:t xml:space="preserve"> </w:t>
        </w:r>
      </w:ins>
      <m:oMath>
        <m:r>
          <m:t>n</m:t>
        </m:r>
        <m:r>
          <m:t>p</m:t>
        </m:r>
      </m:oMath>
      <w:ins w:id="15282" w:author="PR Preview" w:date="2026-01-01T00:00:00Z">
        <w:r>
          <w:t xml:space="preserve">,</w:t>
        </w:r>
      </w:ins>
      <w:ins w:id="15283" w:author="PR Preview" w:date="2026-01-01T00:00:00Z">
        <w:r>
          <w:t xml:space="preserve"> </w:t>
        </w:r>
      </w:ins>
      <w:ins w:id="15284" w:author="PR Preview" w:date="2026-01-01T00:00:00Z">
        <w:r>
          <w:t xml:space="preserve">with both matrices’ entries listed in the same order.</w:t>
        </w:r>
      </w:ins>
    </w:p>
    <w:p>
      <w:pPr>
        <w:pStyle w:val="BodyText"/>
      </w:pPr>
      <w:ins w:id="15285" w:author="PR Preview" w:date="2026-01-01T00:00:00Z">
        <w:r>
          <w:t xml:space="preserve">For example, listing the entries of</w:t>
        </w:r>
      </w:ins>
      <w:ins w:id="15286" w:author="PR Preview" w:date="2026-01-01T00:00:00Z">
        <w:r>
          <w:t xml:space="preserve"> </w:t>
        </w:r>
      </w:ins>
      <m:oMath>
        <m:r>
          <m:rPr>
            <m:sty m:val="bi"/>
          </m:rPr>
          <m:t>A</m:t>
        </m:r>
      </m:oMath>
      <w:ins w:id="15287" w:author="PR Preview" w:date="2026-01-01T00:00:00Z">
        <w:r>
          <w:t xml:space="preserve"> </w:t>
        </w:r>
      </w:ins>
      <w:ins w:id="15288" w:author="PR Preview" w:date="2026-01-01T00:00:00Z">
        <w:r>
          <w:t xml:space="preserve">and</w:t>
        </w:r>
      </w:ins>
      <w:ins w:id="15289" w:author="PR Preview" w:date="2026-01-01T00:00:00Z">
        <w:r>
          <w:t xml:space="preserve"> </w:t>
        </w:r>
      </w:ins>
      <m:oMath>
        <m:r>
          <m:rPr>
            <m:sty m:val="bi"/>
          </m:rPr>
          <m:t>B</m:t>
        </m:r>
      </m:oMath>
      <w:ins w:id="15290" w:author="PR Preview" w:date="2026-01-01T00:00:00Z">
        <w:r>
          <w:t xml:space="preserve"> </w:t>
        </w:r>
      </w:ins>
      <w:ins w:id="15291" w:author="PR Preview" w:date="2026-01-01T00:00:00Z">
        <w:r>
          <w:t xml:space="preserve">in</w:t>
        </w:r>
      </w:ins>
      <w:ins w:id="15292" w:author="PR Preview" w:date="2026-01-01T00:00:00Z">
        <w:r>
          <w:t xml:space="preserve"> </w:t>
        </w:r>
      </w:ins>
      <w:hyperlink w:anchor="exm-matrix-inner-product">
        <w:ins w:id="15293" w:author="PR Preview" w:date="2026-01-01T00:00:00Z">
          <w:r>
            <w:rPr>
              <w:rStyle w:val="Hyperlink"/>
            </w:rPr>
            <w:t xml:space="preserve">Example 145</w:t>
          </w:r>
        </w:ins>
      </w:hyperlink>
      <w:ins w:id="15294" w:author="PR Preview" w:date="2026-01-01T00:00:00Z">
        <w:r>
          <w:t xml:space="preserve"> </w:t>
        </w:r>
      </w:ins>
      <w:ins w:id="15295" w:author="PR Preview" w:date="2026-01-01T00:00:00Z">
        <w:r>
          <w:t xml:space="preserve">row by row</w:t>
        </w:r>
      </w:ins>
      <w:ins w:id="15296" w:author="PR Preview" w:date="2026-01-01T00:00:00Z">
        <w:r>
          <w:t xml:space="preserve"> </w:t>
        </w:r>
      </w:ins>
      <w:ins w:id="15297" w:author="PR Preview" w:date="2026-01-01T00:00:00Z">
        <w:r>
          <w:t xml:space="preserve">gives</w:t>
        </w:r>
      </w:ins>
      <w:ins w:id="15298"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5299" w:author="PR Preview" w:date="2026-01-01T00:00:00Z">
        <w:r>
          <w:t xml:space="preserve"> </w:t>
        </w:r>
      </w:ins>
      <w:ins w:id="15300" w:author="PR Preview" w:date="2026-01-01T00:00:00Z">
        <w:r>
          <w:t xml:space="preserve">and</w:t>
        </w:r>
      </w:ins>
      <w:ins w:id="15301"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15302" w:author="PR Preview" w:date="2026-01-01T00:00:00Z">
        <w:r>
          <w:t xml:space="preserve">,</w:t>
        </w:r>
      </w:ins>
      <w:ins w:id="15303" w:author="PR Preview" w:date="2026-01-01T00:00:00Z">
        <w:r>
          <w:t xml:space="preserve"> </w:t>
        </w:r>
      </w:ins>
      <w:ins w:id="15304"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ins w:id="15305" w:author="PR Preview" w:date="2026-01-01T00:00:00Z">
        <w:r>
          <w:rPr>
            <w:b/>
            <w:bCs/>
          </w:rPr>
          <w:t xml:space="preserve">Definition 94 (Frobenius norm)</w:t>
        </w:r>
      </w:ins>
      <w:ins w:id="15306" w:author="PR Preview" w:date="2026-01-01T00:00:00Z">
        <w:r>
          <w:t xml:space="preserve"> </w:t>
        </w:r>
      </w:ins>
      <w:ins w:id="15307" w:author="PR Preview" w:date="2026-01-01T00:00:00Z">
        <w:r>
          <w:t xml:space="preserve">The</w:t>
        </w:r>
      </w:ins>
      <w:ins w:id="15308" w:author="PR Preview" w:date="2026-01-01T00:00:00Z">
        <w:r>
          <w:t xml:space="preserve"> </w:t>
        </w:r>
      </w:ins>
      <w:ins w:id="15309" w:author="PR Preview" w:date="2026-01-01T00:00:00Z">
        <w:r>
          <w:rPr>
            <w:b/>
            <w:bCs/>
          </w:rPr>
          <w:t xml:space="preserve">Frobenius norm</w:t>
        </w:r>
      </w:ins>
      <w:ins w:id="15310" w:author="PR Preview" w:date="2026-01-01T00:00:00Z">
        <w:r>
          <w:t xml:space="preserve"> </w:t>
        </w:r>
      </w:ins>
      <w:ins w:id="15311" w:author="PR Preview" w:date="2026-01-01T00:00:00Z">
        <w:r>
          <w:t xml:space="preserve">[67]</w:t>
        </w:r>
      </w:ins>
      <w:ins w:id="15312" w:author="PR Preview" w:date="2026-01-01T00:00:00Z">
        <w:r>
          <w:t xml:space="preserve"> </w:t>
        </w:r>
      </w:ins>
      <w:ins w:id="15313" w:author="PR Preview" w:date="2026-01-01T00:00:00Z">
        <w:r>
          <w:t xml:space="preserve">of an</w:t>
        </w:r>
      </w:ins>
      <w:ins w:id="15314" w:author="PR Preview" w:date="2026-01-01T00:00:00Z">
        <w:r>
          <w:t xml:space="preserve"> </w:t>
        </w:r>
      </w:ins>
      <m:oMath>
        <m:r>
          <m:t>n</m:t>
        </m:r>
        <m:r>
          <m:rPr>
            <m:sty m:val="p"/>
          </m:rPr>
          <m:t>×</m:t>
        </m:r>
        <m:r>
          <m:t>p</m:t>
        </m:r>
      </m:oMath>
      <w:ins w:id="15315" w:author="PR Preview" w:date="2026-01-01T00:00:00Z">
        <w:r>
          <w:t xml:space="preserve"> </w:t>
        </w:r>
      </w:ins>
      <w:ins w:id="15316" w:author="PR Preview" w:date="2026-01-01T00:00:00Z">
        <w:r>
          <w:t xml:space="preserve">matrix</w:t>
        </w:r>
      </w:ins>
      <w:ins w:id="15317" w:author="PR Preview" w:date="2026-01-01T00:00:00Z">
        <w:r>
          <w:t xml:space="preserve"> </w:t>
        </w:r>
      </w:ins>
      <m:oMath>
        <m:r>
          <m:rPr>
            <m:sty m:val="bi"/>
          </m:rPr>
          <m:t>A</m:t>
        </m:r>
      </m:oMath>
      <w:ins w:id="15318" w:author="PR Preview" w:date="2026-01-01T00:00:00Z">
        <w:r>
          <w:t xml:space="preserve"> </w:t>
        </w:r>
      </w:ins>
      <w:ins w:id="15319"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del w:id="15320" w:author="PR Preview" w:date="2026-01-01T00:00:00Z">
        <w:r>
          <w:rPr>
            <w:b/>
            <w:bCs/>
          </w:rPr>
          <w:delText xml:space="preserve">Example 147 (The Frobenius norm of a</w:delText>
        </w:r>
      </w:del>
      <w:del w:id="15321" w:author="PR Preview" w:date="2026-01-01T00:00:00Z">
        <w:r>
          <w:rPr>
            <w:b/>
            <w:bCs/>
          </w:rPr>
          <w:delText xml:space="preserve"> </w:delText>
        </w:r>
      </w:del>
      <m:oMath>
        <m:r>
          <m:t>2</m:t>
        </m:r>
        <m:r>
          <m:rPr>
            <m:sty m:val="p"/>
          </m:rPr>
          <m:t>×</m:t>
        </m:r>
        <m:r>
          <m:t>2</m:t>
        </m:r>
      </m:oMath>
      <w:del w:id="15322" w:author="PR Preview" w:date="2026-01-01T00:00:00Z">
        <w:r>
          <w:rPr>
            <w:b/>
            <w:bCs/>
          </w:rPr>
          <w:delText xml:space="preserve"> </w:delText>
        </w:r>
      </w:del>
      <w:del w:id="15323" w:author="PR Preview" w:date="2026-01-01T00:00:00Z">
        <w:r>
          <w:rPr>
            <w:b/>
            <w:bCs/>
          </w:rPr>
          <w:delText xml:space="preserve">matrix)</w:delText>
        </w:r>
      </w:del>
      <w:del w:id="15324" w:author="PR Preview" w:date="2026-01-01T00:00:00Z">
        <w:r>
          <w:delText xml:space="preserve"> </w:delText>
        </w:r>
      </w:del>
      <w:del w:id="15325" w:author="PR Preview" w:date="2026-01-01T00:00:00Z">
        <w:r>
          <w:delText xml:space="preserve">For</w:delText>
        </w:r>
      </w:del>
      <w:del w:id="1532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5327"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15328" w:author="PR Preview" w:date="2026-01-01T00:00:00Z">
        <w:r>
          <w:delText xml:space="preserve">The second step is</w:delText>
        </w:r>
      </w:del>
      <w:del w:id="15329" w:author="PR Preview" w:date="2026-01-01T00:00:00Z">
        <w:r>
          <w:delText xml:space="preserve"> </w:delText>
        </w:r>
      </w:del>
      <w:hyperlink w:anchor="thm-matrix-inner-product-entries">
        <w:del w:id="15330" w:author="PR Preview" w:date="2026-01-01T00:00:00Z">
          <w:r>
            <w:rPr>
              <w:rStyle w:val="Hyperlink"/>
            </w:rPr>
            <w:delText xml:space="preserve">Theorem 78</w:delText>
          </w:r>
        </w:del>
      </w:hyperlink>
      <w:del w:id="15331" w:author="PR Preview" w:date="2026-01-01T00:00:00Z">
        <w:r>
          <w:delText xml:space="preserve">.</w:delText>
        </w:r>
      </w:del>
    </w:p>
    <w:p>
      <w:pPr>
        <w:pStyle w:val="BodyText"/>
      </w:pPr>
      <w:del w:id="15332" w:author="PR Preview" w:date="2026-01-01T00:00:00Z">
        <w:r>
          <w:rPr>
            <w:i/>
            <w:iCs/>
          </w:rPr>
          <w:delText xml:space="preserve">Remark 36</w:delText>
        </w:r>
      </w:del>
      <w:del w:id="15333" w:author="PR Preview" w:date="2026-01-01T00:00:00Z">
        <w:r>
          <w:delText xml:space="preserve"> (The Frobenius norm is the Euclidean norm of the entries). </w:delText>
        </w:r>
      </w:del>
      <w:del w:id="15334" w:author="PR Preview" w:date="2026-01-01T00:00:00Z">
        <w:r>
          <w:delText xml:space="preserve">By</w:delText>
        </w:r>
      </w:del>
      <w:del w:id="15335" w:author="PR Preview" w:date="2026-01-01T00:00:00Z">
        <w:r>
          <w:delText xml:space="preserve"> </w:delText>
        </w:r>
      </w:del>
      <w:hyperlink w:anchor="thm-matrix-inner-product-entries">
        <w:del w:id="15336" w:author="PR Preview" w:date="2026-01-01T00:00:00Z">
          <w:r>
            <w:rPr>
              <w:rStyle w:val="Hyperlink"/>
            </w:rPr>
            <w:delText xml:space="preserve">Theorem 78</w:delText>
          </w:r>
        </w:del>
      </w:hyperlink>
      <w:del w:id="15337" w:author="PR Preview" w:date="2026-01-01T00:00:00Z">
        <w:r>
          <w:delText xml:space="preserve">,</w:delText>
        </w:r>
      </w:del>
      <w:del w:id="15338"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15339" w:author="PR Preview" w:date="2026-01-01T00:00:00Z">
        <w:r>
          <w:delText xml:space="preserve">,</w:delText>
        </w:r>
      </w:del>
      <w:del w:id="15340" w:author="PR Preview" w:date="2026-01-01T00:00:00Z">
        <w:r>
          <w:delText xml:space="preserve"> </w:delText>
        </w:r>
      </w:del>
      <w:del w:id="15341" w:author="PR Preview" w:date="2026-01-01T00:00:00Z">
        <w:r>
          <w:delText xml:space="preserve">a sum of squares, so the square root is always defined.</w:delText>
        </w:r>
      </w:del>
      <w:del w:id="15342" w:author="PR Preview" w:date="2026-01-01T00:00:00Z">
        <w:r>
          <w:delText xml:space="preserve"> </w:delText>
        </w:r>
      </w:del>
      <m:oMath>
        <m:r>
          <m:t>​</m:t>
        </m:r>
        <m:d>
          <m:dPr>
            <m:begChr m:val="∥"/>
            <m:sepChr m:val=""/>
            <m:endChr m:val="∥"/>
            <m:grow/>
          </m:dPr>
          <m:e>
            <m:r>
              <m:rPr>
                <m:sty m:val="bi"/>
              </m:rPr>
              <m:t>A</m:t>
            </m:r>
          </m:e>
        </m:d>
        <m:sSub>
          <m:e>
            <m:r>
              <m:t>​</m:t>
            </m:r>
          </m:e>
          <m:sub>
            <m:r>
              <m:t>F</m:t>
            </m:r>
          </m:sub>
        </m:sSub>
      </m:oMath>
      <w:del w:id="15343" w:author="PR Preview" w:date="2026-01-01T00:00:00Z">
        <w:r>
          <w:delText xml:space="preserve"> </w:delText>
        </w:r>
      </w:del>
      <w:del w:id="15344" w:author="PR Preview" w:date="2026-01-01T00:00:00Z">
        <w:r>
          <w:delText xml:space="preserve">is the Euclidean norm (</w:delText>
        </w:r>
      </w:del>
      <w:hyperlink w:anchor="def-euclidean-norm">
        <w:del w:id="15345" w:author="PR Preview" w:date="2026-01-01T00:00:00Z">
          <w:r>
            <w:rPr>
              <w:rStyle w:val="Hyperlink"/>
            </w:rPr>
            <w:delText xml:space="preserve">Definition 16</w:delText>
          </w:r>
        </w:del>
      </w:hyperlink>
      <w:del w:id="15346" w:author="PR Preview" w:date="2026-01-01T00:00:00Z">
        <w:r>
          <w:delText xml:space="preserve">)</w:delText>
        </w:r>
      </w:del>
      <w:del w:id="15347" w:author="PR Preview" w:date="2026-01-01T00:00:00Z">
        <w:r>
          <w:delText xml:space="preserve"> </w:delText>
        </w:r>
      </w:del>
      <w:del w:id="15348" w:author="PR Preview" w:date="2026-01-01T00:00:00Z">
        <w:r>
          <w:delText xml:space="preserve">of the entries of</w:delText>
        </w:r>
      </w:del>
      <w:del w:id="15349" w:author="PR Preview" w:date="2026-01-01T00:00:00Z">
        <w:r>
          <w:delText xml:space="preserve"> </w:delText>
        </w:r>
      </w:del>
      <m:oMath>
        <m:r>
          <m:rPr>
            <m:sty m:val="bi"/>
          </m:rPr>
          <m:t>A</m:t>
        </m:r>
      </m:oMath>
      <w:del w:id="15350" w:author="PR Preview" w:date="2026-01-01T00:00:00Z">
        <w:r>
          <w:delText xml:space="preserve">, listed as one vector of length</w:delText>
        </w:r>
      </w:del>
      <w:del w:id="15351" w:author="PR Preview" w:date="2026-01-01T00:00:00Z">
        <w:r>
          <w:delText xml:space="preserve"> </w:delText>
        </w:r>
      </w:del>
      <m:oMath>
        <m:r>
          <m:t>n</m:t>
        </m:r>
        <m:r>
          <m:t>p</m:t>
        </m:r>
      </m:oMath>
      <w:del w:id="15352" w:author="PR Preview" w:date="2026-01-01T00:00:00Z">
        <w:r>
          <w:delText xml:space="preserve"> </w:delText>
        </w:r>
      </w:del>
      <w:del w:id="15353" w:author="PR Preview" w:date="2026-01-01T00:00:00Z">
        <w:r>
          <w:delText xml:space="preserve">[47, Ch. 15], Definition 15.4, p. 492</w:delText>
        </w:r>
      </w:del>
      <w:del w:id="15354" w:author="PR Preview" w:date="2026-01-01T00:00:00Z">
        <w:r>
          <w:delText xml:space="preserve">.</w:delText>
        </w:r>
      </w:del>
    </w:p>
    <w:p>
      <w:pPr>
        <w:pStyle w:val="BodyText"/>
      </w:pPr>
      <w:del w:id="15355" w:author="PR Preview" w:date="2026-01-01T00:00:00Z">
        <w:r>
          <w:delText xml:space="preserve">For example, listing the entries of</w:delText>
        </w:r>
      </w:del>
      <w:del w:id="15356" w:author="PR Preview" w:date="2026-01-01T00:00:00Z">
        <w:r>
          <w:delText xml:space="preserve"> </w:delText>
        </w:r>
      </w:del>
      <m:oMath>
        <m:r>
          <m:rPr>
            <m:sty m:val="bi"/>
          </m:rPr>
          <m:t>A</m:t>
        </m:r>
      </m:oMath>
      <w:del w:id="15357" w:author="PR Preview" w:date="2026-01-01T00:00:00Z">
        <w:r>
          <w:delText xml:space="preserve"> </w:delText>
        </w:r>
      </w:del>
      <w:del w:id="15358" w:author="PR Preview" w:date="2026-01-01T00:00:00Z">
        <w:r>
          <w:delText xml:space="preserve">in</w:delText>
        </w:r>
      </w:del>
      <w:del w:id="15359" w:author="PR Preview" w:date="2026-01-01T00:00:00Z">
        <w:r>
          <w:delText xml:space="preserve"> </w:delText>
        </w:r>
      </w:del>
      <w:hyperlink w:anchor="exm-frobenius-norm">
        <w:del w:id="15360" w:author="PR Preview" w:date="2026-01-01T00:00:00Z">
          <w:r>
            <w:rPr>
              <w:rStyle w:val="Hyperlink"/>
            </w:rPr>
            <w:delText xml:space="preserve">Example 147</w:delText>
          </w:r>
        </w:del>
      </w:hyperlink>
      <w:del w:id="15361" w:author="PR Preview" w:date="2026-01-01T00:00:00Z">
        <w:r>
          <w:delText xml:space="preserve"> </w:delText>
        </w:r>
      </w:del>
      <w:del w:id="15362" w:author="PR Preview" w:date="2026-01-01T00:00:00Z">
        <w:r>
          <w:delText xml:space="preserve">row by row gives the vector</w:delText>
        </w:r>
      </w:del>
      <w:del w:id="15363"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5364" w:author="PR Preview" w:date="2026-01-01T00:00:00Z">
        <w:r>
          <w:delText xml:space="preserve"> </w:delText>
        </w:r>
      </w:del>
      <w:del w:id="15365" w:author="PR Preview" w:date="2026-01-01T00:00:00Z">
        <w:r>
          <w:delText xml:space="preserve">of length</w:delText>
        </w:r>
      </w:del>
      <w:del w:id="15366" w:author="PR Preview" w:date="2026-01-01T00:00:00Z">
        <w:r>
          <w:delText xml:space="preserve"> </w:delText>
        </w:r>
      </w:del>
      <m:oMath>
        <m:r>
          <m:t>2</m:t>
        </m:r>
        <m:r>
          <m:rPr>
            <m:sty m:val="p"/>
          </m:rPr>
          <m:t>⋅</m:t>
        </m:r>
        <m:r>
          <m:t>2</m:t>
        </m:r>
        <m:r>
          <m:rPr>
            <m:sty m:val="p"/>
          </m:rPr>
          <m:t>=</m:t>
        </m:r>
        <m:r>
          <m:t>4</m:t>
        </m:r>
      </m:oMath>
      <w:del w:id="15367" w:author="PR Preview" w:date="2026-01-01T00:00:00Z">
        <w:r>
          <w:delText xml:space="preserve">,</w:delText>
        </w:r>
      </w:del>
      <w:del w:id="15368" w:author="PR Preview" w:date="2026-01-01T00:00:00Z">
        <w:r>
          <w:delText xml:space="preserve"> </w:delText>
        </w:r>
      </w:del>
      <w:del w:id="15369"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15370" w:author="PR Preview" w:date="2026-01-01T00:00:00Z">
        <w:r>
          <w:rPr>
            <w:b/>
            <w:bCs/>
          </w:rPr>
          <w:delText xml:space="preserve">Theorem 79 (The squared Frobenius norm adds up the squared column norms)</w:delText>
        </w:r>
      </w:del>
      <w:del w:id="15371" w:author="PR Preview" w:date="2026-01-01T00:00:00Z">
        <w:r>
          <w:delText xml:space="preserve"> </w:delText>
        </w:r>
      </w:del>
      <w:del w:id="15372" w:author="PR Preview" w:date="2026-01-01T00:00:00Z">
        <w:r>
          <w:delText xml:space="preserve">If</w:delText>
        </w:r>
      </w:del>
      <w:del w:id="15373" w:author="PR Preview" w:date="2026-01-01T00:00:00Z">
        <w:r>
          <w:delText xml:space="preserve"> </w:delText>
        </w:r>
      </w:del>
      <m:oMath>
        <m:r>
          <m:rPr>
            <m:sty m:val="bi"/>
          </m:rPr>
          <m:t>A</m:t>
        </m:r>
      </m:oMath>
      <w:del w:id="15374" w:author="PR Preview" w:date="2026-01-01T00:00:00Z">
        <w:r>
          <w:delText xml:space="preserve"> </w:delText>
        </w:r>
      </w:del>
      <w:del w:id="15375" w:author="PR Preview" w:date="2026-01-01T00:00:00Z">
        <w:r>
          <w:delText xml:space="preserve">is an</w:delText>
        </w:r>
      </w:del>
      <w:del w:id="15376" w:author="PR Preview" w:date="2026-01-01T00:00:00Z">
        <w:r>
          <w:delText xml:space="preserve"> </w:delText>
        </w:r>
      </w:del>
      <m:oMath>
        <m:r>
          <m:t>n</m:t>
        </m:r>
        <m:r>
          <m:rPr>
            <m:sty m:val="p"/>
          </m:rPr>
          <m:t>×</m:t>
        </m:r>
        <m:r>
          <m:t>p</m:t>
        </m:r>
      </m:oMath>
      <w:del w:id="15377" w:author="PR Preview" w:date="2026-01-01T00:00:00Z">
        <w:r>
          <w:delText xml:space="preserve"> </w:delText>
        </w:r>
      </w:del>
      <w:del w:id="15378" w:author="PR Preview" w:date="2026-01-01T00:00:00Z">
        <w:r>
          <w:delText xml:space="preserve">matrix</w:delText>
        </w:r>
      </w:del>
      <w:del w:id="15379" w:author="PR Preview" w:date="2026-01-01T00:00:00Z">
        <w:r>
          <w:delText xml:space="preserve"> </w:delText>
        </w:r>
      </w:del>
      <w:del w:id="15380" w:author="PR Preview" w:date="2026-01-01T00:00:00Z">
        <w:r>
          <w:delText xml:space="preserve">with columns</w:delText>
        </w:r>
      </w:del>
      <w:del w:id="15381" w:author="PR Preview" w:date="2026-01-01T00:00:00Z">
        <w:r>
          <w:delText xml:space="preserve"> </w:delText>
        </w:r>
      </w:del>
      <w:del w:id="15382" w:author="PR Preview" w:date="2026-01-01T00:00:00Z">
        <w:r>
          <w:delText xml:space="preserve">$\mathord{\smash[b]{\underset{\raise.3ex\hbox{$\scriptstyle\sim$}}{a}}\vphantom{a}}_1, \ldots, \mathord{\smash[b]{\underset{\raise.3ex\hbox{$\scriptstyle\sim$}}{a}}\vphantom{a}}_p$</w:delText>
        </w:r>
      </w:del>
      <w:del w:id="15383" w:author="PR Preview" w:date="2026-01-01T00:00:00Z">
        <w:r>
          <w:delText xml:space="preserve">, then</w:delText>
        </w:r>
      </w:del>
    </w:p>
    <w:p>
      <w:pPr>
        <w:pStyle w:val="BodyText"/>
      </w:pPr>
      <w:ins w:id="15384" w:author="PR Preview" w:date="2026-01-01T00:00:00Z">
        <w:r>
          <w:rPr>
            <w:b/>
            <w:bCs/>
          </w:rPr>
          <w:t xml:space="preserve">Example 146 (The Frobenius norm of a</w:t>
        </w:r>
      </w:ins>
      <w:ins w:id="15385" w:author="PR Preview" w:date="2026-01-01T00:00:00Z">
        <w:r>
          <w:rPr>
            <w:b/>
            <w:bCs/>
          </w:rPr>
          <w:t xml:space="preserve"> </w:t>
        </w:r>
      </w:ins>
      <m:oMath>
        <m:r>
          <m:t>2</m:t>
        </m:r>
        <m:r>
          <m:rPr>
            <m:sty m:val="p"/>
          </m:rPr>
          <m:t>×</m:t>
        </m:r>
        <m:r>
          <m:t>2</m:t>
        </m:r>
      </m:oMath>
      <w:ins w:id="15386" w:author="PR Preview" w:date="2026-01-01T00:00:00Z">
        <w:r>
          <w:rPr>
            <w:b/>
            <w:bCs/>
          </w:rPr>
          <w:t xml:space="preserve"> </w:t>
        </w:r>
      </w:ins>
      <w:ins w:id="15387" w:author="PR Preview" w:date="2026-01-01T00:00:00Z">
        <w:r>
          <w:rPr>
            <w:b/>
            <w:bCs/>
          </w:rPr>
          <w:t xml:space="preserve">matrix)</w:t>
        </w:r>
      </w:ins>
      <w:ins w:id="15388" w:author="PR Preview" w:date="2026-01-01T00:00:00Z">
        <w:r>
          <w:t xml:space="preserve"> </w:t>
        </w:r>
      </w:ins>
      <w:ins w:id="15389" w:author="PR Preview" w:date="2026-01-01T00:00:00Z">
        <w:r>
          <w:t xml:space="preserve">For</w:t>
        </w:r>
      </w:ins>
      <w:ins w:id="1539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5391"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15392" w:author="PR Preview" w:date="2026-01-01T00:00:00Z">
        <w:r>
          <w:t xml:space="preserve">The second step is</w:t>
        </w:r>
      </w:ins>
      <w:ins w:id="15393" w:author="PR Preview" w:date="2026-01-01T00:00:00Z">
        <w:r>
          <w:t xml:space="preserve"> </w:t>
        </w:r>
      </w:ins>
      <w:hyperlink w:anchor="thm-matrix-inner-product-entries">
        <w:ins w:id="15394" w:author="PR Preview" w:date="2026-01-01T00:00:00Z">
          <w:r>
            <w:rPr>
              <w:rStyle w:val="Hyperlink"/>
            </w:rPr>
            <w:t xml:space="preserve">Theorem 77</w:t>
          </w:r>
        </w:ins>
      </w:hyperlink>
      <w:ins w:id="15395" w:author="PR Preview" w:date="2026-01-01T00:00:00Z">
        <w:r>
          <w:t xml:space="preserve">.</w:t>
        </w:r>
      </w:ins>
    </w:p>
    <w:bookmarkEnd w:id="479"/>
    <w:bookmarkStart w:id="480" w:name="rem-frobenius-norm-entries"/>
    <w:p>
      <w:pPr>
        <w:pStyle w:val="BodyText"/>
      </w:pPr>
      <w:ins w:id="15396" w:author="PR Preview" w:date="2026-01-01T00:00:00Z">
        <w:r>
          <w:rPr>
            <w:i/>
            <w:iCs/>
          </w:rPr>
          <w:t xml:space="preserve">Remark 36</w:t>
        </w:r>
      </w:ins>
      <w:ins w:id="15397" w:author="PR Preview" w:date="2026-01-01T00:00:00Z">
        <w:r>
          <w:t xml:space="preserve"> (The Frobenius norm is the Euclidean norm of the entries). </w:t>
        </w:r>
      </w:ins>
      <w:ins w:id="15398" w:author="PR Preview" w:date="2026-01-01T00:00:00Z">
        <w:r>
          <w:t xml:space="preserve">By</w:t>
        </w:r>
      </w:ins>
      <w:ins w:id="15399" w:author="PR Preview" w:date="2026-01-01T00:00:00Z">
        <w:r>
          <w:t xml:space="preserve"> </w:t>
        </w:r>
      </w:ins>
      <w:hyperlink w:anchor="thm-matrix-inner-product-entries">
        <w:ins w:id="15400" w:author="PR Preview" w:date="2026-01-01T00:00:00Z">
          <w:r>
            <w:rPr>
              <w:rStyle w:val="Hyperlink"/>
            </w:rPr>
            <w:t xml:space="preserve">Theorem 77</w:t>
          </w:r>
        </w:ins>
      </w:hyperlink>
      <w:ins w:id="15401" w:author="PR Preview" w:date="2026-01-01T00:00:00Z">
        <w:r>
          <w:t xml:space="preserve">,</w:t>
        </w:r>
      </w:ins>
      <w:ins w:id="15402"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15403" w:author="PR Preview" w:date="2026-01-01T00:00:00Z">
        <w:r>
          <w:t xml:space="preserve">,</w:t>
        </w:r>
      </w:ins>
      <w:ins w:id="15404" w:author="PR Preview" w:date="2026-01-01T00:00:00Z">
        <w:r>
          <w:t xml:space="preserve"> </w:t>
        </w:r>
      </w:ins>
      <w:ins w:id="15405" w:author="PR Preview" w:date="2026-01-01T00:00:00Z">
        <w:r>
          <w:t xml:space="preserve">a sum of squares, so the square root is always defined.</w:t>
        </w:r>
      </w:ins>
      <w:ins w:id="15406" w:author="PR Preview" w:date="2026-01-01T00:00:00Z">
        <w:r>
          <w:t xml:space="preserve"> </w:t>
        </w:r>
      </w:ins>
      <m:oMath>
        <m:r>
          <m:t>​</m:t>
        </m:r>
        <m:d>
          <m:dPr>
            <m:begChr m:val="∥"/>
            <m:sepChr m:val=""/>
            <m:endChr m:val="∥"/>
            <m:grow/>
          </m:dPr>
          <m:e>
            <m:r>
              <m:rPr>
                <m:sty m:val="bi"/>
              </m:rPr>
              <m:t>A</m:t>
            </m:r>
          </m:e>
        </m:d>
        <m:sSub>
          <m:e>
            <m:r>
              <m:t>​</m:t>
            </m:r>
          </m:e>
          <m:sub>
            <m:r>
              <m:t>F</m:t>
            </m:r>
          </m:sub>
        </m:sSub>
      </m:oMath>
      <w:ins w:id="15407" w:author="PR Preview" w:date="2026-01-01T00:00:00Z">
        <w:r>
          <w:t xml:space="preserve"> </w:t>
        </w:r>
      </w:ins>
      <w:ins w:id="15408" w:author="PR Preview" w:date="2026-01-01T00:00:00Z">
        <w:r>
          <w:t xml:space="preserve">is the Euclidean norm (</w:t>
        </w:r>
      </w:ins>
      <w:hyperlink w:anchor="def-euclidean-norm">
        <w:ins w:id="15409" w:author="PR Preview" w:date="2026-01-01T00:00:00Z">
          <w:r>
            <w:rPr>
              <w:rStyle w:val="Hyperlink"/>
            </w:rPr>
            <w:t xml:space="preserve">Definition 16</w:t>
          </w:r>
        </w:ins>
      </w:hyperlink>
      <w:ins w:id="15410" w:author="PR Preview" w:date="2026-01-01T00:00:00Z">
        <w:r>
          <w:t xml:space="preserve">)</w:t>
        </w:r>
      </w:ins>
      <w:ins w:id="15411" w:author="PR Preview" w:date="2026-01-01T00:00:00Z">
        <w:r>
          <w:t xml:space="preserve"> </w:t>
        </w:r>
      </w:ins>
      <w:ins w:id="15412" w:author="PR Preview" w:date="2026-01-01T00:00:00Z">
        <w:r>
          <w:t xml:space="preserve">of the entries of</w:t>
        </w:r>
      </w:ins>
      <w:ins w:id="15413" w:author="PR Preview" w:date="2026-01-01T00:00:00Z">
        <w:r>
          <w:t xml:space="preserve"> </w:t>
        </w:r>
      </w:ins>
      <m:oMath>
        <m:r>
          <m:rPr>
            <m:sty m:val="bi"/>
          </m:rPr>
          <m:t>A</m:t>
        </m:r>
      </m:oMath>
      <w:ins w:id="15414" w:author="PR Preview" w:date="2026-01-01T00:00:00Z">
        <w:r>
          <w:t xml:space="preserve">, listed as one vector of length</w:t>
        </w:r>
      </w:ins>
      <w:ins w:id="15415" w:author="PR Preview" w:date="2026-01-01T00:00:00Z">
        <w:r>
          <w:t xml:space="preserve"> </w:t>
        </w:r>
      </w:ins>
      <m:oMath>
        <m:r>
          <m:t>n</m:t>
        </m:r>
        <m:r>
          <m:t>p</m:t>
        </m:r>
      </m:oMath>
      <w:ins w:id="15416" w:author="PR Preview" w:date="2026-01-01T00:00:00Z">
        <w:r>
          <w:t xml:space="preserve"> </w:t>
        </w:r>
      </w:ins>
      <w:ins w:id="15417" w:author="PR Preview" w:date="2026-01-01T00:00:00Z">
        <w:r>
          <w:t xml:space="preserve">[47, Ch. 15], Definition 15.4, p. 492</w:t>
        </w:r>
      </w:ins>
      <w:ins w:id="15418" w:author="PR Preview" w:date="2026-01-01T00:00:00Z">
        <w:r>
          <w:t xml:space="preserve">.</w:t>
        </w:r>
      </w:ins>
    </w:p>
    <w:p>
      <w:pPr>
        <w:pStyle w:val="BodyText"/>
      </w:pPr>
      <w:ins w:id="15419" w:author="PR Preview" w:date="2026-01-01T00:00:00Z">
        <w:r>
          <w:t xml:space="preserve">For example, listing the entries of</w:t>
        </w:r>
      </w:ins>
      <w:ins w:id="15420" w:author="PR Preview" w:date="2026-01-01T00:00:00Z">
        <w:r>
          <w:t xml:space="preserve"> </w:t>
        </w:r>
      </w:ins>
      <m:oMath>
        <m:r>
          <m:rPr>
            <m:sty m:val="bi"/>
          </m:rPr>
          <m:t>A</m:t>
        </m:r>
      </m:oMath>
      <w:ins w:id="15421" w:author="PR Preview" w:date="2026-01-01T00:00:00Z">
        <w:r>
          <w:t xml:space="preserve"> </w:t>
        </w:r>
      </w:ins>
      <w:ins w:id="15422" w:author="PR Preview" w:date="2026-01-01T00:00:00Z">
        <w:r>
          <w:t xml:space="preserve">in</w:t>
        </w:r>
      </w:ins>
      <w:ins w:id="15423" w:author="PR Preview" w:date="2026-01-01T00:00:00Z">
        <w:r>
          <w:t xml:space="preserve"> </w:t>
        </w:r>
      </w:ins>
      <w:hyperlink w:anchor="exm-frobenius-norm">
        <w:ins w:id="15424" w:author="PR Preview" w:date="2026-01-01T00:00:00Z">
          <w:r>
            <w:rPr>
              <w:rStyle w:val="Hyperlink"/>
            </w:rPr>
            <w:t xml:space="preserve">Example 146</w:t>
          </w:r>
        </w:ins>
      </w:hyperlink>
      <w:ins w:id="15425" w:author="PR Preview" w:date="2026-01-01T00:00:00Z">
        <w:r>
          <w:t xml:space="preserve"> </w:t>
        </w:r>
      </w:ins>
      <w:ins w:id="15426" w:author="PR Preview" w:date="2026-01-01T00:00:00Z">
        <w:r>
          <w:t xml:space="preserve">row by row gives the vector</w:t>
        </w:r>
      </w:ins>
      <w:ins w:id="15427"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5428" w:author="PR Preview" w:date="2026-01-01T00:00:00Z">
        <w:r>
          <w:t xml:space="preserve"> </w:t>
        </w:r>
      </w:ins>
      <w:ins w:id="15429" w:author="PR Preview" w:date="2026-01-01T00:00:00Z">
        <w:r>
          <w:t xml:space="preserve">of length</w:t>
        </w:r>
      </w:ins>
      <w:ins w:id="15430" w:author="PR Preview" w:date="2026-01-01T00:00:00Z">
        <w:r>
          <w:t xml:space="preserve"> </w:t>
        </w:r>
      </w:ins>
      <m:oMath>
        <m:r>
          <m:t>2</m:t>
        </m:r>
        <m:r>
          <m:rPr>
            <m:sty m:val="p"/>
          </m:rPr>
          <m:t>⋅</m:t>
        </m:r>
        <m:r>
          <m:t>2</m:t>
        </m:r>
        <m:r>
          <m:rPr>
            <m:sty m:val="p"/>
          </m:rPr>
          <m:t>=</m:t>
        </m:r>
        <m:r>
          <m:t>4</m:t>
        </m:r>
      </m:oMath>
      <w:ins w:id="15431" w:author="PR Preview" w:date="2026-01-01T00:00:00Z">
        <w:r>
          <w:t xml:space="preserve">,</w:t>
        </w:r>
      </w:ins>
      <w:ins w:id="15432" w:author="PR Preview" w:date="2026-01-01T00:00:00Z">
        <w:r>
          <w:t xml:space="preserve"> </w:t>
        </w:r>
      </w:ins>
      <w:ins w:id="15433"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ins w:id="15434" w:author="PR Preview" w:date="2026-01-01T00:00:00Z">
        <w:r>
          <w:rPr>
            <w:b/>
            <w:bCs/>
          </w:rPr>
          <w:t xml:space="preserve">Theorem 78 (The squared Frobenius norm adds up the squared column norms)</w:t>
        </w:r>
      </w:ins>
      <w:ins w:id="15435" w:author="PR Preview" w:date="2026-01-01T00:00:00Z">
        <w:r>
          <w:t xml:space="preserve"> </w:t>
        </w:r>
      </w:ins>
      <w:ins w:id="15436" w:author="PR Preview" w:date="2026-01-01T00:00:00Z">
        <w:r>
          <w:t xml:space="preserve">If</w:t>
        </w:r>
      </w:ins>
      <w:ins w:id="15437" w:author="PR Preview" w:date="2026-01-01T00:00:00Z">
        <w:r>
          <w:t xml:space="preserve"> </w:t>
        </w:r>
      </w:ins>
      <m:oMath>
        <m:r>
          <m:rPr>
            <m:sty m:val="bi"/>
          </m:rPr>
          <m:t>A</m:t>
        </m:r>
      </m:oMath>
      <w:ins w:id="15438" w:author="PR Preview" w:date="2026-01-01T00:00:00Z">
        <w:r>
          <w:t xml:space="preserve"> </w:t>
        </w:r>
      </w:ins>
      <w:ins w:id="15439" w:author="PR Preview" w:date="2026-01-01T00:00:00Z">
        <w:r>
          <w:t xml:space="preserve">is an</w:t>
        </w:r>
      </w:ins>
      <w:ins w:id="15440" w:author="PR Preview" w:date="2026-01-01T00:00:00Z">
        <w:r>
          <w:t xml:space="preserve"> </w:t>
        </w:r>
      </w:ins>
      <m:oMath>
        <m:r>
          <m:t>n</m:t>
        </m:r>
        <m:r>
          <m:rPr>
            <m:sty m:val="p"/>
          </m:rPr>
          <m:t>×</m:t>
        </m:r>
        <m:r>
          <m:t>p</m:t>
        </m:r>
      </m:oMath>
      <w:ins w:id="15441" w:author="PR Preview" w:date="2026-01-01T00:00:00Z">
        <w:r>
          <w:t xml:space="preserve"> </w:t>
        </w:r>
      </w:ins>
      <w:ins w:id="15442" w:author="PR Preview" w:date="2026-01-01T00:00:00Z">
        <w:r>
          <w:t xml:space="preserve">matrix</w:t>
        </w:r>
      </w:ins>
      <w:ins w:id="15443" w:author="PR Preview" w:date="2026-01-01T00:00:00Z">
        <w:r>
          <w:t xml:space="preserve"> </w:t>
        </w:r>
      </w:ins>
      <w:ins w:id="15444" w:author="PR Preview" w:date="2026-01-01T00:00:00Z">
        <w:r>
          <w:t xml:space="preserve">with columns</w:t>
        </w:r>
      </w:ins>
      <w:ins w:id="15445" w:author="PR Preview" w:date="2026-01-01T00:00:00Z">
        <w:r>
          <w:t xml:space="preserve"> </w:t>
        </w:r>
      </w:ins>
      <w:ins w:id="15446" w:author="PR Preview" w:date="2026-01-01T00:00:00Z">
        <w:r>
          <w:t xml:space="preserve">$\mathord{\smash[b]{\underset{\raise.3ex\hbox{$\scriptstyle\sim$}}{a}}\vphantom{a}}_1, \ldots, \mathord{\smash[b]{\underset{\raise.3ex\hbox{$\scriptstyle\sim$}}{a}}\vphantom{a}}_p$</w:t>
        </w:r>
      </w:ins>
      <w:ins w:id="15447" w:author="PR Preview" w:date="2026-01-01T00:00:00Z">
        <w:r>
          <w:t xml:space="preserve">, then</w:t>
        </w:r>
      </w:ins>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del w:id="15448" w:author="PR Preview" w:date="2026-01-01T00:00:00Z">
        <w:r>
          <w:rPr>
            <w:b/>
            <w:bCs/>
          </w:rPr>
          <w:delText xml:space="preserve">Example 148 (The Frobenius norm of a</w:delText>
        </w:r>
      </w:del>
      <w:del w:id="15449" w:author="PR Preview" w:date="2026-01-01T00:00:00Z">
        <w:r>
          <w:rPr>
            <w:b/>
            <w:bCs/>
          </w:rPr>
          <w:delText xml:space="preserve"> </w:delText>
        </w:r>
      </w:del>
      <m:oMath>
        <m:r>
          <m:t>2</m:t>
        </m:r>
        <m:r>
          <m:rPr>
            <m:sty m:val="p"/>
          </m:rPr>
          <m:t>×</m:t>
        </m:r>
        <m:r>
          <m:t>2</m:t>
        </m:r>
      </m:oMath>
      <w:del w:id="15450" w:author="PR Preview" w:date="2026-01-01T00:00:00Z">
        <w:r>
          <w:rPr>
            <w:b/>
            <w:bCs/>
          </w:rPr>
          <w:delText xml:space="preserve"> </w:delText>
        </w:r>
      </w:del>
      <w:del w:id="15451" w:author="PR Preview" w:date="2026-01-01T00:00:00Z">
        <w:r>
          <w:rPr>
            <w:b/>
            <w:bCs/>
          </w:rPr>
          <w:delText xml:space="preserve">matrix, column by column)</w:delText>
        </w:r>
      </w:del>
      <w:del w:id="15452" w:author="PR Preview" w:date="2026-01-01T00:00:00Z">
        <w:r>
          <w:delText xml:space="preserve"> </w:delText>
        </w:r>
      </w:del>
      <w:del w:id="15453" w:author="PR Preview" w:date="2026-01-01T00:00:00Z">
        <w:r>
          <w:delText xml:space="preserve">The matrix</w:delText>
        </w:r>
      </w:del>
      <w:del w:id="1545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5455" w:author="PR Preview" w:date="2026-01-01T00:00:00Z">
        <w:r>
          <w:delText xml:space="preserve"> </w:delText>
        </w:r>
      </w:del>
      <w:del w:id="15456" w:author="PR Preview" w:date="2026-01-01T00:00:00Z">
        <w:r>
          <w:delText xml:space="preserve">in</w:delText>
        </w:r>
      </w:del>
      <w:del w:id="15457" w:author="PR Preview" w:date="2026-01-01T00:00:00Z">
        <w:r>
          <w:delText xml:space="preserve"> </w:delText>
        </w:r>
      </w:del>
      <w:hyperlink w:anchor="exm-frobenius-norm">
        <w:del w:id="15458" w:author="PR Preview" w:date="2026-01-01T00:00:00Z">
          <w:r>
            <w:rPr>
              <w:rStyle w:val="Hyperlink"/>
            </w:rPr>
            <w:delText xml:space="preserve">Example 147</w:delText>
          </w:r>
        </w:del>
      </w:hyperlink>
      <w:del w:id="15459" w:author="PR Preview" w:date="2026-01-01T00:00:00Z">
        <w:r>
          <w:delText xml:space="preserve"> </w:delText>
        </w:r>
      </w:del>
      <w:del w:id="15460" w:author="PR Preview" w:date="2026-01-01T00:00:00Z">
        <w:r>
          <w:delText xml:space="preserve">has columns</w:delText>
        </w:r>
      </w:del>
      <w:del w:id="15461" w:author="PR Preview" w:date="2026-01-01T00:00:00Z">
        <w:r>
          <w:delText xml:space="preserve"> </w:delText>
        </w:r>
      </w:del>
      <w:del w:id="15462" w:author="PR Preview" w:date="2026-01-01T00:00:00Z">
        <w:r>
          <w:delText xml:space="preserve">$\mathord{\smash[b]{\underset{\raise.3ex\hbox{$\scriptstyle\sim$}}{a}}\vphantom{a}}_1 = (1, 3)$</w:delText>
        </w:r>
      </w:del>
      <w:del w:id="15463" w:author="PR Preview" w:date="2026-01-01T00:00:00Z">
        <w:r>
          <w:delText xml:space="preserve"> </w:delText>
        </w:r>
      </w:del>
      <w:del w:id="15464" w:author="PR Preview" w:date="2026-01-01T00:00:00Z">
        <w:r>
          <w:delText xml:space="preserve">and</w:delText>
        </w:r>
      </w:del>
      <w:del w:id="15465" w:author="PR Preview" w:date="2026-01-01T00:00:00Z">
        <w:r>
          <w:delText xml:space="preserve"> </w:delText>
        </w:r>
      </w:del>
      <w:del w:id="15466" w:author="PR Preview" w:date="2026-01-01T00:00:00Z">
        <w:r>
          <w:delText xml:space="preserve">$\mathord{\smash[b]{\underset{\raise.3ex\hbox{$\scriptstyle\sim$}}{a}}\vphantom{a}}_2 = (2, 4)$</w:delText>
        </w:r>
      </w:del>
      <w:del w:id="15467" w:author="PR Preview" w:date="2026-01-01T00:00:00Z">
        <w:r>
          <w:delText xml:space="preserve">, so</w:delText>
        </w:r>
      </w:del>
    </w:p>
    <w:p>
      <w:pPr>
        <w:pStyle w:val="BodyText"/>
      </w:pPr>
      <w:del w:id="15468" w:author="PR Preview" w:date="2026-01-01T00:00:00Z">
        <w:r>
          <w:delTex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delText>
        </w:r>
      </w:del>
    </w:p>
    <w:p>
      <w:pPr>
        <w:pStyle w:val="FirstParagraph"/>
      </w:pPr>
      <w:del w:id="15469" w:author="PR Preview" w:date="2026-01-01T00:00:00Z">
        <w:r>
          <w:delText xml:space="preserve">which matches</w:delText>
        </w:r>
      </w:del>
      <w:del w:id="15470"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15471" w:author="PR Preview" w:date="2026-01-01T00:00:00Z">
        <w:r>
          <w:delText xml:space="preserve"> </w:delText>
        </w:r>
      </w:del>
      <w:del w:id="15472" w:author="PR Preview" w:date="2026-01-01T00:00:00Z">
        <w:r>
          <w:delText xml:space="preserve">from</w:delText>
        </w:r>
      </w:del>
      <w:del w:id="15473" w:author="PR Preview" w:date="2026-01-01T00:00:00Z">
        <w:r>
          <w:delText xml:space="preserve"> </w:delText>
        </w:r>
      </w:del>
      <w:hyperlink w:anchor="exm-frobenius-norm">
        <w:del w:id="15474" w:author="PR Preview" w:date="2026-01-01T00:00:00Z">
          <w:r>
            <w:rPr>
              <w:rStyle w:val="Hyperlink"/>
            </w:rPr>
            <w:delText xml:space="preserve">Example 147</w:delText>
          </w:r>
        </w:del>
      </w:hyperlink>
      <w:del w:id="15475" w:author="PR Preview" w:date="2026-01-01T00:00:00Z">
        <w:r>
          <w:delText xml:space="preserve">.</w:delText>
        </w:r>
      </w:del>
    </w:p>
    <w:p>
      <w:pPr>
        <w:pStyle w:val="FirstParagraph"/>
      </w:pPr>
      <w:ins w:id="15476" w:author="PR Preview" w:date="2026-01-01T00:00:00Z">
        <w:r>
          <w:rPr>
            <w:b/>
            <w:bCs/>
          </w:rPr>
          <w:t xml:space="preserve">Example 147 (The Frobenius norm of a</w:t>
        </w:r>
      </w:ins>
      <w:ins w:id="15477" w:author="PR Preview" w:date="2026-01-01T00:00:00Z">
        <w:r>
          <w:rPr>
            <w:b/>
            <w:bCs/>
          </w:rPr>
          <w:t xml:space="preserve"> </w:t>
        </w:r>
      </w:ins>
      <m:oMath>
        <m:r>
          <m:t>2</m:t>
        </m:r>
        <m:r>
          <m:rPr>
            <m:sty m:val="p"/>
          </m:rPr>
          <m:t>×</m:t>
        </m:r>
        <m:r>
          <m:t>2</m:t>
        </m:r>
      </m:oMath>
      <w:ins w:id="15478" w:author="PR Preview" w:date="2026-01-01T00:00:00Z">
        <w:r>
          <w:rPr>
            <w:b/>
            <w:bCs/>
          </w:rPr>
          <w:t xml:space="preserve"> </w:t>
        </w:r>
      </w:ins>
      <w:ins w:id="15479" w:author="PR Preview" w:date="2026-01-01T00:00:00Z">
        <w:r>
          <w:rPr>
            <w:b/>
            <w:bCs/>
          </w:rPr>
          <w:t xml:space="preserve">matrix, column by column)</w:t>
        </w:r>
      </w:ins>
      <w:ins w:id="15480" w:author="PR Preview" w:date="2026-01-01T00:00:00Z">
        <w:r>
          <w:t xml:space="preserve"> </w:t>
        </w:r>
      </w:ins>
      <w:ins w:id="15481" w:author="PR Preview" w:date="2026-01-01T00:00:00Z">
        <w:r>
          <w:t xml:space="preserve">The matrix</w:t>
        </w:r>
      </w:ins>
      <w:ins w:id="1548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5483" w:author="PR Preview" w:date="2026-01-01T00:00:00Z">
        <w:r>
          <w:t xml:space="preserve"> </w:t>
        </w:r>
      </w:ins>
      <w:ins w:id="15484" w:author="PR Preview" w:date="2026-01-01T00:00:00Z">
        <w:r>
          <w:t xml:space="preserve">in</w:t>
        </w:r>
      </w:ins>
      <w:ins w:id="15485" w:author="PR Preview" w:date="2026-01-01T00:00:00Z">
        <w:r>
          <w:t xml:space="preserve"> </w:t>
        </w:r>
      </w:ins>
      <w:hyperlink w:anchor="exm-frobenius-norm">
        <w:ins w:id="15486" w:author="PR Preview" w:date="2026-01-01T00:00:00Z">
          <w:r>
            <w:rPr>
              <w:rStyle w:val="Hyperlink"/>
            </w:rPr>
            <w:t xml:space="preserve">Example 146</w:t>
          </w:r>
        </w:ins>
      </w:hyperlink>
      <w:ins w:id="15487" w:author="PR Preview" w:date="2026-01-01T00:00:00Z">
        <w:r>
          <w:t xml:space="preserve"> </w:t>
        </w:r>
      </w:ins>
      <w:ins w:id="15488" w:author="PR Preview" w:date="2026-01-01T00:00:00Z">
        <w:r>
          <w:t xml:space="preserve">has columns</w:t>
        </w:r>
      </w:ins>
      <w:ins w:id="15489" w:author="PR Preview" w:date="2026-01-01T00:00:00Z">
        <w:r>
          <w:t xml:space="preserve"> </w:t>
        </w:r>
      </w:ins>
      <w:ins w:id="15490" w:author="PR Preview" w:date="2026-01-01T00:00:00Z">
        <w:r>
          <w:t xml:space="preserve">$\mathord{\smash[b]{\underset{\raise.3ex\hbox{$\scriptstyle\sim$}}{a}}\vphantom{a}}_1 = (1, 3)$</w:t>
        </w:r>
      </w:ins>
      <w:ins w:id="15491" w:author="PR Preview" w:date="2026-01-01T00:00:00Z">
        <w:r>
          <w:t xml:space="preserve"> </w:t>
        </w:r>
      </w:ins>
      <w:ins w:id="15492" w:author="PR Preview" w:date="2026-01-01T00:00:00Z">
        <w:r>
          <w:t xml:space="preserve">and</w:t>
        </w:r>
      </w:ins>
      <w:ins w:id="15493" w:author="PR Preview" w:date="2026-01-01T00:00:00Z">
        <w:r>
          <w:t xml:space="preserve"> </w:t>
        </w:r>
      </w:ins>
      <w:ins w:id="15494" w:author="PR Preview" w:date="2026-01-01T00:00:00Z">
        <w:r>
          <w:t xml:space="preserve">$\mathord{\smash[b]{\underset{\raise.3ex\hbox{$\scriptstyle\sim$}}{a}}\vphantom{a}}_2 = (2, 4)$</w:t>
        </w:r>
      </w:ins>
      <w:ins w:id="15495" w:author="PR Preview" w:date="2026-01-01T00:00:00Z">
        <w:r>
          <w:t xml:space="preserve">, so</w:t>
        </w:r>
      </w:ins>
    </w:p>
    <w:p>
      <w:pPr>
        <w:pStyle w:val="BodyText"/>
      </w:pPr>
      <w:ins w:id="15496"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ins>
    </w:p>
    <w:p>
      <w:pPr>
        <w:pStyle w:val="FirstParagraph"/>
      </w:pPr>
      <w:ins w:id="15497" w:author="PR Preview" w:date="2026-01-01T00:00:00Z">
        <w:r>
          <w:t xml:space="preserve">which matches</w:t>
        </w:r>
      </w:ins>
      <w:ins w:id="15498"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15499" w:author="PR Preview" w:date="2026-01-01T00:00:00Z">
        <w:r>
          <w:t xml:space="preserve"> </w:t>
        </w:r>
      </w:ins>
      <w:ins w:id="15500" w:author="PR Preview" w:date="2026-01-01T00:00:00Z">
        <w:r>
          <w:t xml:space="preserve">from</w:t>
        </w:r>
      </w:ins>
      <w:ins w:id="15501" w:author="PR Preview" w:date="2026-01-01T00:00:00Z">
        <w:r>
          <w:t xml:space="preserve"> </w:t>
        </w:r>
      </w:ins>
      <w:hyperlink w:anchor="exm-frobenius-norm">
        <w:ins w:id="15502" w:author="PR Preview" w:date="2026-01-01T00:00:00Z">
          <w:r>
            <w:rPr>
              <w:rStyle w:val="Hyperlink"/>
            </w:rPr>
            <w:t xml:space="preserve">Example 146</w:t>
          </w:r>
        </w:ins>
      </w:hyperlink>
      <w:ins w:id="15503" w:author="PR Preview" w:date="2026-01-01T00:00:00Z">
        <w:r>
          <w:t xml:space="preserve">.</w:t>
        </w:r>
      </w:ins>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del w:id="15504" w:author="PR Preview" w:date="2026-01-01T00:00:00Z">
        <w:r>
          <w:rPr>
            <w:b/>
            <w:bCs/>
          </w:rPr>
          <w:delText xml:space="preserve">Example 149 (Eigenvectors of a</w:delText>
        </w:r>
      </w:del>
      <w:del w:id="15505" w:author="PR Preview" w:date="2026-01-01T00:00:00Z">
        <w:r>
          <w:rPr>
            <w:b/>
            <w:bCs/>
          </w:rPr>
          <w:delText xml:space="preserve"> </w:delText>
        </w:r>
      </w:del>
      <m:oMath>
        <m:r>
          <m:t>2</m:t>
        </m:r>
        <m:r>
          <m:rPr>
            <m:sty m:val="p"/>
          </m:rPr>
          <m:t>×</m:t>
        </m:r>
        <m:r>
          <m:t>2</m:t>
        </m:r>
      </m:oMath>
      <w:del w:id="15506" w:author="PR Preview" w:date="2026-01-01T00:00:00Z">
        <w:r>
          <w:rPr>
            <w:b/>
            <w:bCs/>
          </w:rPr>
          <w:delText xml:space="preserve"> </w:delText>
        </w:r>
      </w:del>
      <w:del w:id="15507" w:author="PR Preview" w:date="2026-01-01T00:00:00Z">
        <w:r>
          <w:rPr>
            <w:b/>
            <w:bCs/>
          </w:rPr>
          <w:delText xml:space="preserve">matrix)</w:delText>
        </w:r>
      </w:del>
      <w:del w:id="15508" w:author="PR Preview" w:date="2026-01-01T00:00:00Z">
        <w:r>
          <w:delText xml:space="preserve"> </w:delText>
        </w:r>
      </w:del>
      <w:del w:id="15509" w:author="PR Preview" w:date="2026-01-01T00:00:00Z">
        <w:r>
          <w:delText xml:space="preserve">Let</w:delText>
        </w:r>
      </w:del>
      <w:del w:id="155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511" w:author="PR Preview" w:date="2026-01-01T00:00:00Z">
        <w:r>
          <w:delText xml:space="preserve">.</w:delText>
        </w:r>
      </w:del>
    </w:p>
    <w:p>
      <w:pPr>
        <w:pStyle w:val="BodyText"/>
      </w:pPr>
      <w:ins w:id="15512" w:author="PR Preview" w:date="2026-01-01T00:00:00Z">
        <w:r>
          <w:rPr>
            <w:b/>
            <w:bCs/>
          </w:rPr>
          <w:t xml:space="preserve">Example 148 (Eigenvectors of a</w:t>
        </w:r>
      </w:ins>
      <w:ins w:id="15513" w:author="PR Preview" w:date="2026-01-01T00:00:00Z">
        <w:r>
          <w:rPr>
            <w:b/>
            <w:bCs/>
          </w:rPr>
          <w:t xml:space="preserve"> </w:t>
        </w:r>
      </w:ins>
      <m:oMath>
        <m:r>
          <m:t>2</m:t>
        </m:r>
        <m:r>
          <m:rPr>
            <m:sty m:val="p"/>
          </m:rPr>
          <m:t>×</m:t>
        </m:r>
        <m:r>
          <m:t>2</m:t>
        </m:r>
      </m:oMath>
      <w:ins w:id="15514" w:author="PR Preview" w:date="2026-01-01T00:00:00Z">
        <w:r>
          <w:rPr>
            <w:b/>
            <w:bCs/>
          </w:rPr>
          <w:t xml:space="preserve"> </w:t>
        </w:r>
      </w:ins>
      <w:ins w:id="15515" w:author="PR Preview" w:date="2026-01-01T00:00:00Z">
        <w:r>
          <w:rPr>
            <w:b/>
            <w:bCs/>
          </w:rPr>
          <w:t xml:space="preserve">matrix)</w:t>
        </w:r>
      </w:ins>
      <w:ins w:id="15516" w:author="PR Preview" w:date="2026-01-01T00:00:00Z">
        <w:r>
          <w:t xml:space="preserve"> </w:t>
        </w:r>
      </w:ins>
      <w:ins w:id="15517" w:author="PR Preview" w:date="2026-01-01T00:00:00Z">
        <w:r>
          <w:t xml:space="preserve">Let</w:t>
        </w:r>
      </w:ins>
      <w:ins w:id="155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519"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del w:id="15520" w:author="PR Preview" w:date="2026-01-01T00:00:00Z">
        <w:r>
          <w:delText xml:space="preserve">For example, in</w:delText>
        </w:r>
      </w:del>
      <w:del w:id="15521" w:author="PR Preview" w:date="2026-01-01T00:00:00Z">
        <w:r>
          <w:delText xml:space="preserve"> </w:delText>
        </w:r>
      </w:del>
      <w:hyperlink w:anchor="exm-eigenvalue">
        <w:del w:id="15522" w:author="PR Preview" w:date="2026-01-01T00:00:00Z">
          <w:r>
            <w:rPr>
              <w:rStyle w:val="Hyperlink"/>
            </w:rPr>
            <w:delText xml:space="preserve">Example 149</w:delText>
          </w:r>
        </w:del>
      </w:hyperlink>
      <w:del w:id="15523" w:author="PR Preview" w:date="2026-01-01T00:00:00Z">
        <w:r>
          <w:delText xml:space="preserve">,</w:delText>
        </w:r>
      </w:del>
      <w:del w:id="15524"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15525" w:author="PR Preview" w:date="2026-01-01T00:00:00Z">
        <w:r>
          <w:delText xml:space="preserve"> </w:delText>
        </w:r>
      </w:del>
      <w:del w:id="15526" w:author="PR Preview" w:date="2026-01-01T00:00:00Z">
        <w:r>
          <w:delText xml:space="preserve">is also an eigenvector for the eigenvalue</w:delText>
        </w:r>
      </w:del>
      <w:del w:id="15527" w:author="PR Preview" w:date="2026-01-01T00:00:00Z">
        <w:r>
          <w:delText xml:space="preserve"> </w:delText>
        </w:r>
      </w:del>
      <m:oMath>
        <m:r>
          <m:t>3</m:t>
        </m:r>
      </m:oMath>
      <w:del w:id="15528"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15529" w:author="PR Preview" w:date="2026-01-01T00:00:00Z">
        <w:r>
          <w:rPr>
            <w:b/>
            <w:bCs/>
          </w:rPr>
          <w:delText xml:space="preserve">Example 150 (A vector that is not an eigenvector)</w:delText>
        </w:r>
      </w:del>
      <w:del w:id="15530" w:author="PR Preview" w:date="2026-01-01T00:00:00Z">
        <w:r>
          <w:delText xml:space="preserve"> </w:delText>
        </w:r>
      </w:del>
      <w:del w:id="15531" w:author="PR Preview" w:date="2026-01-01T00:00:00Z">
        <w:r>
          <w:delText xml:space="preserve">For the same</w:delText>
        </w:r>
      </w:del>
      <w:del w:id="15532" w:author="PR Preview" w:date="2026-01-01T00:00:00Z">
        <w:r>
          <w:delText xml:space="preserve"> </w:delText>
        </w:r>
      </w:del>
      <m:oMath>
        <m:r>
          <m:rPr>
            <m:sty m:val="bi"/>
          </m:rPr>
          <m:t>A</m:t>
        </m:r>
      </m:oMath>
      <w:del w:id="15533" w:author="PR Preview" w:date="2026-01-01T00:00:00Z">
        <w:r>
          <w:delText xml:space="preserve">,</w:delText>
        </w:r>
      </w:del>
      <w:del w:id="15534" w:author="PR Preview" w:date="2026-01-01T00:00:00Z">
        <w:r>
          <w:delText xml:space="preserve"> </w:delText>
        </w:r>
      </w:del>
      <m:oMath>
        <m:r>
          <m:rPr>
            <m:sty m:val="p"/>
          </m:rPr>
          <m:t>(</m:t>
        </m:r>
        <m:r>
          <m:t>1</m:t>
        </m:r>
        <m:r>
          <m:rPr>
            <m:sty m:val="p"/>
          </m:rPr>
          <m:t>,</m:t>
        </m:r>
        <m:r>
          <m:t>0</m:t>
        </m:r>
        <m:r>
          <m:rPr>
            <m:sty m:val="p"/>
          </m:rPr>
          <m:t>)</m:t>
        </m:r>
      </m:oMath>
      <w:del w:id="15535" w:author="PR Preview" w:date="2026-01-01T00:00:00Z">
        <w:r>
          <w:delText xml:space="preserve"> </w:delText>
        </w:r>
      </w:del>
      <w:del w:id="15536" w:author="PR Preview" w:date="2026-01-01T00:00:00Z">
        <w:r>
          <w:delText xml:space="preserve">is not an eigenvector:</w:delText>
        </w:r>
      </w:del>
    </w:p>
    <w:p>
      <w:pPr>
        <w:pStyle w:val="FirstParagraph"/>
      </w:pPr>
      <w:ins w:id="15537" w:author="PR Preview" w:date="2026-01-01T00:00:00Z">
        <w:r>
          <w:t xml:space="preserve">For example, in</w:t>
        </w:r>
      </w:ins>
      <w:ins w:id="15538" w:author="PR Preview" w:date="2026-01-01T00:00:00Z">
        <w:r>
          <w:t xml:space="preserve"> </w:t>
        </w:r>
      </w:ins>
      <w:hyperlink w:anchor="exm-eigenvalue">
        <w:ins w:id="15539" w:author="PR Preview" w:date="2026-01-01T00:00:00Z">
          <w:r>
            <w:rPr>
              <w:rStyle w:val="Hyperlink"/>
            </w:rPr>
            <w:t xml:space="preserve">Example 148</w:t>
          </w:r>
        </w:ins>
      </w:hyperlink>
      <w:ins w:id="15540" w:author="PR Preview" w:date="2026-01-01T00:00:00Z">
        <w:r>
          <w:t xml:space="preserve">,</w:t>
        </w:r>
      </w:ins>
      <w:ins w:id="15541"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15542" w:author="PR Preview" w:date="2026-01-01T00:00:00Z">
        <w:r>
          <w:t xml:space="preserve"> </w:t>
        </w:r>
      </w:ins>
      <w:ins w:id="15543" w:author="PR Preview" w:date="2026-01-01T00:00:00Z">
        <w:r>
          <w:t xml:space="preserve">is also an eigenvector for the eigenvalue</w:t>
        </w:r>
      </w:ins>
      <w:ins w:id="15544" w:author="PR Preview" w:date="2026-01-01T00:00:00Z">
        <w:r>
          <w:t xml:space="preserve"> </w:t>
        </w:r>
      </w:ins>
      <m:oMath>
        <m:r>
          <m:t>3</m:t>
        </m:r>
      </m:oMath>
      <w:ins w:id="15545"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ins w:id="15546" w:author="PR Preview" w:date="2026-01-01T00:00:00Z">
        <w:r>
          <w:rPr>
            <w:b/>
            <w:bCs/>
          </w:rPr>
          <w:t xml:space="preserve">Example 149 (A vector that is not an eigenvector)</w:t>
        </w:r>
      </w:ins>
      <w:ins w:id="15547" w:author="PR Preview" w:date="2026-01-01T00:00:00Z">
        <w:r>
          <w:t xml:space="preserve"> </w:t>
        </w:r>
      </w:ins>
      <w:ins w:id="15548" w:author="PR Preview" w:date="2026-01-01T00:00:00Z">
        <w:r>
          <w:t xml:space="preserve">For the same</w:t>
        </w:r>
      </w:ins>
      <w:ins w:id="15549" w:author="PR Preview" w:date="2026-01-01T00:00:00Z">
        <w:r>
          <w:t xml:space="preserve"> </w:t>
        </w:r>
      </w:ins>
      <m:oMath>
        <m:r>
          <m:rPr>
            <m:sty m:val="bi"/>
          </m:rPr>
          <m:t>A</m:t>
        </m:r>
      </m:oMath>
      <w:ins w:id="15550" w:author="PR Preview" w:date="2026-01-01T00:00:00Z">
        <w:r>
          <w:t xml:space="preserve">,</w:t>
        </w:r>
      </w:ins>
      <w:ins w:id="15551" w:author="PR Preview" w:date="2026-01-01T00:00:00Z">
        <w:r>
          <w:t xml:space="preserve"> </w:t>
        </w:r>
      </w:ins>
      <m:oMath>
        <m:r>
          <m:rPr>
            <m:sty m:val="p"/>
          </m:rPr>
          <m:t>(</m:t>
        </m:r>
        <m:r>
          <m:t>1</m:t>
        </m:r>
        <m:r>
          <m:rPr>
            <m:sty m:val="p"/>
          </m:rPr>
          <m:t>,</m:t>
        </m:r>
        <m:r>
          <m:t>0</m:t>
        </m:r>
        <m:r>
          <m:rPr>
            <m:sty m:val="p"/>
          </m:rPr>
          <m:t>)</m:t>
        </m:r>
      </m:oMath>
      <w:ins w:id="15552" w:author="PR Preview" w:date="2026-01-01T00:00:00Z">
        <w:r>
          <w:t xml:space="preserve"> </w:t>
        </w:r>
      </w:ins>
      <w:ins w:id="15553"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del w:id="15554" w:author="PR Preview" w:date="2026-01-01T00:00:00Z">
        <w:r>
          <w:rPr>
            <w:b/>
            <w:bCs/>
          </w:rPr>
          <w:delText xml:space="preserve">Theorem 80 (Spectral theorem for symmetric matrices)</w:delText>
        </w:r>
      </w:del>
      <w:del w:id="15555" w:author="PR Preview" w:date="2026-01-01T00:00:00Z">
        <w:r>
          <w:delText xml:space="preserve"> </w:delText>
        </w:r>
      </w:del>
      <w:del w:id="15556" w:author="PR Preview" w:date="2026-01-01T00:00:00Z">
        <w:r>
          <w:delText xml:space="preserve">If</w:delText>
        </w:r>
      </w:del>
      <w:del w:id="15557" w:author="PR Preview" w:date="2026-01-01T00:00:00Z">
        <w:r>
          <w:delText xml:space="preserve"> </w:delText>
        </w:r>
      </w:del>
      <m:oMath>
        <m:r>
          <m:rPr>
            <m:sty m:val="bi"/>
          </m:rPr>
          <m:t>A</m:t>
        </m:r>
      </m:oMath>
      <w:del w:id="15558" w:author="PR Preview" w:date="2026-01-01T00:00:00Z">
        <w:r>
          <w:delText xml:space="preserve"> </w:delText>
        </w:r>
      </w:del>
      <w:del w:id="15559" w:author="PR Preview" w:date="2026-01-01T00:00:00Z">
        <w:r>
          <w:delText xml:space="preserve">is a</w:delText>
        </w:r>
      </w:del>
      <w:del w:id="15560" w:author="PR Preview" w:date="2026-01-01T00:00:00Z">
        <w:r>
          <w:delText xml:space="preserve"> </w:delText>
        </w:r>
      </w:del>
      <m:oMath>
        <m:r>
          <m:t>p</m:t>
        </m:r>
        <m:r>
          <m:rPr>
            <m:sty m:val="p"/>
          </m:rPr>
          <m:t>×</m:t>
        </m:r>
        <m:r>
          <m:t>p</m:t>
        </m:r>
      </m:oMath>
      <w:del w:id="15561" w:author="PR Preview" w:date="2026-01-01T00:00:00Z">
        <w:r>
          <w:delText xml:space="preserve"> </w:delText>
        </w:r>
      </w:del>
      <w:del w:id="15562" w:author="PR Preview" w:date="2026-01-01T00:00:00Z">
        <w:r>
          <w:delText xml:space="preserve">symmetric matrix (</w:delText>
        </w:r>
      </w:del>
      <w:hyperlink w:anchor="def-symmetric-matrix">
        <w:del w:id="15563" w:author="PR Preview" w:date="2026-01-01T00:00:00Z">
          <w:r>
            <w:rPr>
              <w:rStyle w:val="Hyperlink"/>
            </w:rPr>
            <w:delText xml:space="preserve">Definition 82</w:delText>
          </w:r>
        </w:del>
      </w:hyperlink>
      <w:del w:id="15564" w:author="PR Preview" w:date="2026-01-01T00:00:00Z">
        <w:r>
          <w:delText xml:space="preserve">)</w:delText>
        </w:r>
      </w:del>
      <w:del w:id="15565" w:author="PR Preview" w:date="2026-01-01T00:00:00Z">
        <w:r>
          <w:delText xml:space="preserve"> </w:delText>
        </w:r>
      </w:del>
      <w:del w:id="15566" w:author="PR Preview" w:date="2026-01-01T00:00:00Z">
        <w:r>
          <w:delText xml:space="preserve">with real entries,</w:delText>
        </w:r>
      </w:del>
      <w:del w:id="15567" w:author="PR Preview" w:date="2026-01-01T00:00:00Z">
        <w:r>
          <w:delText xml:space="preserve"> </w:delText>
        </w:r>
      </w:del>
      <w:del w:id="15568" w:author="PR Preview" w:date="2026-01-01T00:00:00Z">
        <w:r>
          <w:delText xml:space="preserve">then there are a</w:delText>
        </w:r>
      </w:del>
      <w:del w:id="15569" w:author="PR Preview" w:date="2026-01-01T00:00:00Z">
        <w:r>
          <w:delText xml:space="preserve"> </w:delText>
        </w:r>
      </w:del>
      <m:oMath>
        <m:r>
          <m:t>p</m:t>
        </m:r>
        <m:r>
          <m:rPr>
            <m:sty m:val="p"/>
          </m:rPr>
          <m:t>×</m:t>
        </m:r>
        <m:r>
          <m:t>p</m:t>
        </m:r>
      </m:oMath>
      <w:del w:id="15570" w:author="PR Preview" w:date="2026-01-01T00:00:00Z">
        <w:r>
          <w:delText xml:space="preserve"> </w:delText>
        </w:r>
      </w:del>
      <w:del w:id="15571" w:author="PR Preview" w:date="2026-01-01T00:00:00Z">
        <w:r>
          <w:delText xml:space="preserve">orthogonal matrix</w:delText>
        </w:r>
      </w:del>
      <w:del w:id="15572" w:author="PR Preview" w:date="2026-01-01T00:00:00Z">
        <w:r>
          <w:delText xml:space="preserve"> </w:delText>
        </w:r>
      </w:del>
      <m:oMath>
        <m:r>
          <m:rPr>
            <m:sty m:val="bi"/>
          </m:rPr>
          <m:t>Q</m:t>
        </m:r>
      </m:oMath>
      <w:del w:id="15573" w:author="PR Preview" w:date="2026-01-01T00:00:00Z">
        <w:r>
          <w:delText xml:space="preserve"> </w:delText>
        </w:r>
      </w:del>
      <w:del w:id="15574" w:author="PR Preview" w:date="2026-01-01T00:00:00Z">
        <w:r>
          <w:delText xml:space="preserve">(</w:delText>
        </w:r>
      </w:del>
      <w:hyperlink w:anchor="def-orthogonal-matrix">
        <w:del w:id="15575" w:author="PR Preview" w:date="2026-01-01T00:00:00Z">
          <w:r>
            <w:rPr>
              <w:rStyle w:val="Hyperlink"/>
            </w:rPr>
            <w:delText xml:space="preserve">Definition 89</w:delText>
          </w:r>
        </w:del>
      </w:hyperlink>
      <w:del w:id="15576" w:author="PR Preview" w:date="2026-01-01T00:00:00Z">
        <w:r>
          <w:delText xml:space="preserve">)</w:delText>
        </w:r>
      </w:del>
      <w:del w:id="15577" w:author="PR Preview" w:date="2026-01-01T00:00:00Z">
        <w:r>
          <w:delText xml:space="preserve"> </w:delText>
        </w:r>
      </w:del>
      <w:del w:id="15578" w:author="PR Preview" w:date="2026-01-01T00:00:00Z">
        <w:r>
          <w:delText xml:space="preserve">and a</w:delText>
        </w:r>
      </w:del>
      <w:del w:id="15579" w:author="PR Preview" w:date="2026-01-01T00:00:00Z">
        <w:r>
          <w:delText xml:space="preserve"> </w:delText>
        </w:r>
      </w:del>
      <m:oMath>
        <m:r>
          <m:t>p</m:t>
        </m:r>
        <m:r>
          <m:rPr>
            <m:sty m:val="p"/>
          </m:rPr>
          <m:t>×</m:t>
        </m:r>
        <m:r>
          <m:t>p</m:t>
        </m:r>
      </m:oMath>
      <w:del w:id="15580" w:author="PR Preview" w:date="2026-01-01T00:00:00Z">
        <w:r>
          <w:delText xml:space="preserve"> </w:delText>
        </w:r>
      </w:del>
      <w:del w:id="15581" w:author="PR Preview" w:date="2026-01-01T00:00:00Z">
        <w:r>
          <w:delText xml:space="preserve">diagonal matrix</w:delText>
        </w:r>
      </w:del>
      <w:del w:id="15582" w:author="PR Preview" w:date="2026-01-01T00:00:00Z">
        <w:r>
          <w:delText xml:space="preserve"> </w:delText>
        </w:r>
      </w:del>
      <m:oMath>
        <m:r>
          <m:rPr>
            <m:sty m:val="b"/>
          </m:rPr>
          <m:t>Λ</m:t>
        </m:r>
      </m:oMath>
      <w:del w:id="15583" w:author="PR Preview" w:date="2026-01-01T00:00:00Z">
        <w:r>
          <w:delText xml:space="preserve"> </w:delText>
        </w:r>
      </w:del>
      <w:del w:id="15584" w:author="PR Preview" w:date="2026-01-01T00:00:00Z">
        <w:r>
          <w:delText xml:space="preserve">(</w:delText>
        </w:r>
      </w:del>
      <w:hyperlink w:anchor="def-diagonal-matrix">
        <w:del w:id="15585" w:author="PR Preview" w:date="2026-01-01T00:00:00Z">
          <w:r>
            <w:rPr>
              <w:rStyle w:val="Hyperlink"/>
            </w:rPr>
            <w:delText xml:space="preserve">Definition 83</w:delText>
          </w:r>
        </w:del>
      </w:hyperlink>
      <w:del w:id="15586" w:author="PR Preview" w:date="2026-01-01T00:00:00Z">
        <w:r>
          <w:delText xml:space="preserve">)</w:delText>
        </w:r>
      </w:del>
      <w:del w:id="15587" w:author="PR Preview" w:date="2026-01-01T00:00:00Z">
        <w:r>
          <w:delText xml:space="preserve"> </w:delText>
        </w:r>
      </w:del>
      <w:del w:id="15588" w:author="PR Preview" w:date="2026-01-01T00:00:00Z">
        <w:r>
          <w:delText xml:space="preserve">with real diagonal entries</w:delText>
        </w:r>
      </w:del>
      <w:del w:id="1558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5590" w:author="PR Preview" w:date="2026-01-01T00:00:00Z">
        <w:r>
          <w:delText xml:space="preserve"> </w:delText>
        </w:r>
      </w:del>
      <w:del w:id="15591" w:author="PR Preview" w:date="2026-01-01T00:00:00Z">
        <w:r>
          <w:delText xml:space="preserve">such that</w:delText>
        </w:r>
      </w:del>
    </w:p>
    <w:p>
      <w:pPr>
        <w:pStyle w:val="FirstParagraph"/>
      </w:pPr>
      <w:ins w:id="15592" w:author="PR Preview" w:date="2026-01-01T00:00:00Z">
        <w:r>
          <w:rPr>
            <w:b/>
            <w:bCs/>
          </w:rPr>
          <w:t xml:space="preserve">Theorem 79 (Spectral theorem for symmetric matrices)</w:t>
        </w:r>
      </w:ins>
      <w:ins w:id="15593" w:author="PR Preview" w:date="2026-01-01T00:00:00Z">
        <w:r>
          <w:t xml:space="preserve"> </w:t>
        </w:r>
      </w:ins>
      <w:ins w:id="15594" w:author="PR Preview" w:date="2026-01-01T00:00:00Z">
        <w:r>
          <w:t xml:space="preserve">If</w:t>
        </w:r>
      </w:ins>
      <w:ins w:id="15595" w:author="PR Preview" w:date="2026-01-01T00:00:00Z">
        <w:r>
          <w:t xml:space="preserve"> </w:t>
        </w:r>
      </w:ins>
      <m:oMath>
        <m:r>
          <m:rPr>
            <m:sty m:val="bi"/>
          </m:rPr>
          <m:t>A</m:t>
        </m:r>
      </m:oMath>
      <w:ins w:id="15596" w:author="PR Preview" w:date="2026-01-01T00:00:00Z">
        <w:r>
          <w:t xml:space="preserve"> </w:t>
        </w:r>
      </w:ins>
      <w:ins w:id="15597" w:author="PR Preview" w:date="2026-01-01T00:00:00Z">
        <w:r>
          <w:t xml:space="preserve">is a</w:t>
        </w:r>
      </w:ins>
      <w:ins w:id="15598" w:author="PR Preview" w:date="2026-01-01T00:00:00Z">
        <w:r>
          <w:t xml:space="preserve"> </w:t>
        </w:r>
      </w:ins>
      <m:oMath>
        <m:r>
          <m:t>p</m:t>
        </m:r>
        <m:r>
          <m:rPr>
            <m:sty m:val="p"/>
          </m:rPr>
          <m:t>×</m:t>
        </m:r>
        <m:r>
          <m:t>p</m:t>
        </m:r>
      </m:oMath>
      <w:ins w:id="15599" w:author="PR Preview" w:date="2026-01-01T00:00:00Z">
        <w:r>
          <w:t xml:space="preserve"> </w:t>
        </w:r>
      </w:ins>
      <w:ins w:id="15600" w:author="PR Preview" w:date="2026-01-01T00:00:00Z">
        <w:r>
          <w:t xml:space="preserve">symmetric matrix (</w:t>
        </w:r>
      </w:ins>
      <w:hyperlink w:anchor="def-symmetric-matrix">
        <w:ins w:id="15601" w:author="PR Preview" w:date="2026-01-01T00:00:00Z">
          <w:r>
            <w:rPr>
              <w:rStyle w:val="Hyperlink"/>
            </w:rPr>
            <w:t xml:space="preserve">Definition 82</w:t>
          </w:r>
        </w:ins>
      </w:hyperlink>
      <w:ins w:id="15602" w:author="PR Preview" w:date="2026-01-01T00:00:00Z">
        <w:r>
          <w:t xml:space="preserve">)</w:t>
        </w:r>
      </w:ins>
      <w:ins w:id="15603" w:author="PR Preview" w:date="2026-01-01T00:00:00Z">
        <w:r>
          <w:t xml:space="preserve"> </w:t>
        </w:r>
      </w:ins>
      <w:ins w:id="15604" w:author="PR Preview" w:date="2026-01-01T00:00:00Z">
        <w:r>
          <w:t xml:space="preserve">with real entries,</w:t>
        </w:r>
      </w:ins>
      <w:ins w:id="15605" w:author="PR Preview" w:date="2026-01-01T00:00:00Z">
        <w:r>
          <w:t xml:space="preserve"> </w:t>
        </w:r>
      </w:ins>
      <w:ins w:id="15606" w:author="PR Preview" w:date="2026-01-01T00:00:00Z">
        <w:r>
          <w:t xml:space="preserve">then there are a</w:t>
        </w:r>
      </w:ins>
      <w:ins w:id="15607" w:author="PR Preview" w:date="2026-01-01T00:00:00Z">
        <w:r>
          <w:t xml:space="preserve"> </w:t>
        </w:r>
      </w:ins>
      <m:oMath>
        <m:r>
          <m:t>p</m:t>
        </m:r>
        <m:r>
          <m:rPr>
            <m:sty m:val="p"/>
          </m:rPr>
          <m:t>×</m:t>
        </m:r>
        <m:r>
          <m:t>p</m:t>
        </m:r>
      </m:oMath>
      <w:ins w:id="15608" w:author="PR Preview" w:date="2026-01-01T00:00:00Z">
        <w:r>
          <w:t xml:space="preserve"> </w:t>
        </w:r>
      </w:ins>
      <w:ins w:id="15609" w:author="PR Preview" w:date="2026-01-01T00:00:00Z">
        <w:r>
          <w:t xml:space="preserve">orthogonal matrix</w:t>
        </w:r>
      </w:ins>
      <w:ins w:id="15610" w:author="PR Preview" w:date="2026-01-01T00:00:00Z">
        <w:r>
          <w:t xml:space="preserve"> </w:t>
        </w:r>
      </w:ins>
      <m:oMath>
        <m:r>
          <m:rPr>
            <m:sty m:val="bi"/>
          </m:rPr>
          <m:t>Q</m:t>
        </m:r>
      </m:oMath>
      <w:ins w:id="15611" w:author="PR Preview" w:date="2026-01-01T00:00:00Z">
        <w:r>
          <w:t xml:space="preserve"> </w:t>
        </w:r>
      </w:ins>
      <w:ins w:id="15612" w:author="PR Preview" w:date="2026-01-01T00:00:00Z">
        <w:r>
          <w:t xml:space="preserve">(</w:t>
        </w:r>
      </w:ins>
      <w:hyperlink w:anchor="def-orthogonal-matrix">
        <w:ins w:id="15613" w:author="PR Preview" w:date="2026-01-01T00:00:00Z">
          <w:r>
            <w:rPr>
              <w:rStyle w:val="Hyperlink"/>
            </w:rPr>
            <w:t xml:space="preserve">Definition 89</w:t>
          </w:r>
        </w:ins>
      </w:hyperlink>
      <w:ins w:id="15614" w:author="PR Preview" w:date="2026-01-01T00:00:00Z">
        <w:r>
          <w:t xml:space="preserve">)</w:t>
        </w:r>
      </w:ins>
      <w:ins w:id="15615" w:author="PR Preview" w:date="2026-01-01T00:00:00Z">
        <w:r>
          <w:t xml:space="preserve"> </w:t>
        </w:r>
      </w:ins>
      <w:ins w:id="15616" w:author="PR Preview" w:date="2026-01-01T00:00:00Z">
        <w:r>
          <w:t xml:space="preserve">and a</w:t>
        </w:r>
      </w:ins>
      <w:ins w:id="15617" w:author="PR Preview" w:date="2026-01-01T00:00:00Z">
        <w:r>
          <w:t xml:space="preserve"> </w:t>
        </w:r>
      </w:ins>
      <m:oMath>
        <m:r>
          <m:t>p</m:t>
        </m:r>
        <m:r>
          <m:rPr>
            <m:sty m:val="p"/>
          </m:rPr>
          <m:t>×</m:t>
        </m:r>
        <m:r>
          <m:t>p</m:t>
        </m:r>
      </m:oMath>
      <w:ins w:id="15618" w:author="PR Preview" w:date="2026-01-01T00:00:00Z">
        <w:r>
          <w:t xml:space="preserve"> </w:t>
        </w:r>
      </w:ins>
      <w:ins w:id="15619" w:author="PR Preview" w:date="2026-01-01T00:00:00Z">
        <w:r>
          <w:t xml:space="preserve">diagonal matrix</w:t>
        </w:r>
      </w:ins>
      <w:ins w:id="15620" w:author="PR Preview" w:date="2026-01-01T00:00:00Z">
        <w:r>
          <w:t xml:space="preserve"> </w:t>
        </w:r>
      </w:ins>
      <m:oMath>
        <m:r>
          <m:rPr>
            <m:sty m:val="b"/>
          </m:rPr>
          <m:t>Λ</m:t>
        </m:r>
      </m:oMath>
      <w:ins w:id="15621" w:author="PR Preview" w:date="2026-01-01T00:00:00Z">
        <w:r>
          <w:t xml:space="preserve"> </w:t>
        </w:r>
      </w:ins>
      <w:ins w:id="15622" w:author="PR Preview" w:date="2026-01-01T00:00:00Z">
        <w:r>
          <w:t xml:space="preserve">(</w:t>
        </w:r>
      </w:ins>
      <w:hyperlink w:anchor="def-diagonal-matrix">
        <w:ins w:id="15623" w:author="PR Preview" w:date="2026-01-01T00:00:00Z">
          <w:r>
            <w:rPr>
              <w:rStyle w:val="Hyperlink"/>
            </w:rPr>
            <w:t xml:space="preserve">Definition 83</w:t>
          </w:r>
        </w:ins>
      </w:hyperlink>
      <w:ins w:id="15624" w:author="PR Preview" w:date="2026-01-01T00:00:00Z">
        <w:r>
          <w:t xml:space="preserve">)</w:t>
        </w:r>
      </w:ins>
      <w:ins w:id="15625" w:author="PR Preview" w:date="2026-01-01T00:00:00Z">
        <w:r>
          <w:t xml:space="preserve"> </w:t>
        </w:r>
      </w:ins>
      <w:ins w:id="15626" w:author="PR Preview" w:date="2026-01-01T00:00:00Z">
        <w:r>
          <w:t xml:space="preserve">with real diagonal entries</w:t>
        </w:r>
      </w:ins>
      <w:ins w:id="1562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5628" w:author="PR Preview" w:date="2026-01-01T00:00:00Z">
        <w:r>
          <w:t xml:space="preserve"> </w:t>
        </w:r>
      </w:ins>
      <w:ins w:id="1562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15630" w:author="PR Preview" w:date="2026-01-01T00:00:00Z">
        <w:r>
          <w:delText xml:space="preserve">a diagonal matrix with the eigenvalues</w:delText>
        </w:r>
      </w:del>
      <w:del w:id="15631" w:author="PR Preview" w:date="2026-01-01T00:00:00Z">
        <w:r>
          <w:delText xml:space="preserve"> </w:delText>
        </w:r>
      </w:del>
      <m:oMath>
        <m:r>
          <m:t>3</m:t>
        </m:r>
      </m:oMath>
      <w:del w:id="15632" w:author="PR Preview" w:date="2026-01-01T00:00:00Z">
        <w:r>
          <w:delText xml:space="preserve"> </w:delText>
        </w:r>
      </w:del>
      <w:del w:id="15633" w:author="PR Preview" w:date="2026-01-01T00:00:00Z">
        <w:r>
          <w:delText xml:space="preserve">and</w:delText>
        </w:r>
      </w:del>
      <w:del w:id="15634" w:author="PR Preview" w:date="2026-01-01T00:00:00Z">
        <w:r>
          <w:delText xml:space="preserve"> </w:delText>
        </w:r>
      </w:del>
      <m:oMath>
        <m:r>
          <m:t>1</m:t>
        </m:r>
      </m:oMath>
      <w:del w:id="15635" w:author="PR Preview" w:date="2026-01-01T00:00:00Z">
        <w:r>
          <w:delText xml:space="preserve"> </w:delText>
        </w:r>
      </w:del>
      <w:del w:id="15636" w:author="PR Preview" w:date="2026-01-01T00:00:00Z">
        <w:r>
          <w:delText xml:space="preserve">of</w:delText>
        </w:r>
      </w:del>
      <w:del w:id="15637" w:author="PR Preview" w:date="2026-01-01T00:00:00Z">
        <w:r>
          <w:delText xml:space="preserve"> </w:delText>
        </w:r>
      </w:del>
      <m:oMath>
        <m:r>
          <m:rPr>
            <m:sty m:val="bi"/>
          </m:rPr>
          <m:t>A</m:t>
        </m:r>
      </m:oMath>
      <w:del w:id="15638" w:author="PR Preview" w:date="2026-01-01T00:00:00Z">
        <w:r>
          <w:delText xml:space="preserve"> </w:delText>
        </w:r>
      </w:del>
      <w:del w:id="15639" w:author="PR Preview" w:date="2026-01-01T00:00:00Z">
        <w:r>
          <w:delText xml:space="preserve">from</w:delText>
        </w:r>
      </w:del>
      <w:del w:id="15640" w:author="PR Preview" w:date="2026-01-01T00:00:00Z">
        <w:r>
          <w:delText xml:space="preserve"> </w:delText>
        </w:r>
      </w:del>
      <w:hyperlink w:anchor="exm-eigenvalue">
        <w:del w:id="15641" w:author="PR Preview" w:date="2026-01-01T00:00:00Z">
          <w:r>
            <w:rPr>
              <w:rStyle w:val="Hyperlink"/>
            </w:rPr>
            <w:delText xml:space="preserve">Example 149</w:delText>
          </w:r>
        </w:del>
      </w:hyperlink>
      <w:del w:id="15642" w:author="PR Preview" w:date="2026-01-01T00:00:00Z">
        <w:r>
          <w:delText xml:space="preserve"> </w:delText>
        </w:r>
      </w:del>
      <w:del w:id="15643" w:author="PR Preview" w:date="2026-01-01T00:00:00Z">
        <w:r>
          <w:delText xml:space="preserve">on its diagonal.</w:delText>
        </w:r>
      </w:del>
    </w:p>
    <w:p>
      <w:pPr>
        <w:pStyle w:val="BodyText"/>
      </w:pPr>
      <w:del w:id="15644" w:author="PR Preview" w:date="2026-01-01T00:00:00Z">
        <w:r>
          <w:rPr>
            <w:b/>
            <w:bCs/>
          </w:rPr>
          <w:delText xml:space="preserve">Definition 97 (Eigendecomposition (spectral decomposition))</w:delText>
        </w:r>
      </w:del>
      <w:del w:id="15645" w:author="PR Preview" w:date="2026-01-01T00:00:00Z">
        <w:r>
          <w:delText xml:space="preserve"> </w:delText>
        </w:r>
      </w:del>
      <w:del w:id="15646" w:author="PR Preview" w:date="2026-01-01T00:00:00Z">
        <w:r>
          <w:delText xml:space="preserve">Let</w:delText>
        </w:r>
      </w:del>
      <w:del w:id="15647" w:author="PR Preview" w:date="2026-01-01T00:00:00Z">
        <w:r>
          <w:delText xml:space="preserve"> </w:delText>
        </w:r>
      </w:del>
      <m:oMath>
        <m:r>
          <m:rPr>
            <m:sty m:val="bi"/>
          </m:rPr>
          <m:t>A</m:t>
        </m:r>
      </m:oMath>
      <w:del w:id="15648" w:author="PR Preview" w:date="2026-01-01T00:00:00Z">
        <w:r>
          <w:delText xml:space="preserve"> </w:delText>
        </w:r>
      </w:del>
      <w:del w:id="15649" w:author="PR Preview" w:date="2026-01-01T00:00:00Z">
        <w:r>
          <w:delText xml:space="preserve">be a</w:delText>
        </w:r>
      </w:del>
      <w:del w:id="15650" w:author="PR Preview" w:date="2026-01-01T00:00:00Z">
        <w:r>
          <w:delText xml:space="preserve"> </w:delText>
        </w:r>
      </w:del>
      <m:oMath>
        <m:r>
          <m:t>p</m:t>
        </m:r>
        <m:r>
          <m:rPr>
            <m:sty m:val="p"/>
          </m:rPr>
          <m:t>×</m:t>
        </m:r>
        <m:r>
          <m:t>p</m:t>
        </m:r>
      </m:oMath>
      <w:del w:id="15651" w:author="PR Preview" w:date="2026-01-01T00:00:00Z">
        <w:r>
          <w:delText xml:space="preserve"> </w:delText>
        </w:r>
      </w:del>
      <w:del w:id="15652" w:author="PR Preview" w:date="2026-01-01T00:00:00Z">
        <w:r>
          <w:delText xml:space="preserve">symmetric matrix with real entries.</w:delText>
        </w:r>
      </w:del>
      <w:del w:id="15653" w:author="PR Preview" w:date="2026-01-01T00:00:00Z">
        <w:r>
          <w:delText xml:space="preserve"> </w:delText>
        </w:r>
      </w:del>
      <w:del w:id="15654" w:author="PR Preview" w:date="2026-01-01T00:00:00Z">
        <w:r>
          <w:delText xml:space="preserve">An</w:delText>
        </w:r>
      </w:del>
      <w:del w:id="15655" w:author="PR Preview" w:date="2026-01-01T00:00:00Z">
        <w:r>
          <w:delText xml:space="preserve"> </w:delText>
        </w:r>
      </w:del>
      <w:del w:id="15656" w:author="PR Preview" w:date="2026-01-01T00:00:00Z">
        <w:r>
          <w:rPr>
            <w:b/>
            <w:bCs/>
          </w:rPr>
          <w:delText xml:space="preserve">eigendecomposition</w:delText>
        </w:r>
      </w:del>
      <w:del w:id="15657" w:author="PR Preview" w:date="2026-01-01T00:00:00Z">
        <w:r>
          <w:delText xml:space="preserve"> </w:delText>
        </w:r>
      </w:del>
      <w:del w:id="15658" w:author="PR Preview" w:date="2026-01-01T00:00:00Z">
        <w:r>
          <w:delText xml:space="preserve">[71]</w:delText>
        </w:r>
      </w:del>
      <w:del w:id="15659" w:author="PR Preview" w:date="2026-01-01T00:00:00Z">
        <w:r>
          <w:delText xml:space="preserve">, or</w:delText>
        </w:r>
      </w:del>
      <w:del w:id="15660" w:author="PR Preview" w:date="2026-01-01T00:00:00Z">
        <w:r>
          <w:delText xml:space="preserve"> </w:delText>
        </w:r>
      </w:del>
      <w:del w:id="15661" w:author="PR Preview" w:date="2026-01-01T00:00:00Z">
        <w:r>
          <w:rPr>
            <w:b/>
            <w:bCs/>
          </w:rPr>
          <w:delText xml:space="preserve">spectral decomposition</w:delText>
        </w:r>
      </w:del>
      <w:del w:id="15662" w:author="PR Preview" w:date="2026-01-01T00:00:00Z">
        <w:r>
          <w:delText xml:space="preserve">, of</w:delText>
        </w:r>
      </w:del>
      <w:del w:id="15663" w:author="PR Preview" w:date="2026-01-01T00:00:00Z">
        <w:r>
          <w:delText xml:space="preserve"> </w:delText>
        </w:r>
      </w:del>
      <m:oMath>
        <m:r>
          <m:rPr>
            <m:sty m:val="bi"/>
          </m:rPr>
          <m:t>A</m:t>
        </m:r>
      </m:oMath>
      <w:del w:id="15664" w:author="PR Preview" w:date="2026-01-01T00:00:00Z">
        <w:r>
          <w:delText xml:space="preserve"> </w:delText>
        </w:r>
      </w:del>
      <w:del w:id="15665" w:author="PR Preview" w:date="2026-01-01T00:00:00Z">
        <w:r>
          <w:delText xml:space="preserve">is a factorization</w:delText>
        </w:r>
      </w:del>
    </w:p>
    <w:p>
      <w:pPr>
        <w:pStyle w:val="FirstParagraph"/>
      </w:pPr>
      <w:ins w:id="15666" w:author="PR Preview" w:date="2026-01-01T00:00:00Z">
        <w:r>
          <w:t xml:space="preserve">a diagonal matrix with the eigenvalues</w:t>
        </w:r>
      </w:ins>
      <w:ins w:id="15667" w:author="PR Preview" w:date="2026-01-01T00:00:00Z">
        <w:r>
          <w:t xml:space="preserve"> </w:t>
        </w:r>
      </w:ins>
      <m:oMath>
        <m:r>
          <m:t>3</m:t>
        </m:r>
      </m:oMath>
      <w:ins w:id="15668" w:author="PR Preview" w:date="2026-01-01T00:00:00Z">
        <w:r>
          <w:t xml:space="preserve"> </w:t>
        </w:r>
      </w:ins>
      <w:ins w:id="15669" w:author="PR Preview" w:date="2026-01-01T00:00:00Z">
        <w:r>
          <w:t xml:space="preserve">and</w:t>
        </w:r>
      </w:ins>
      <w:ins w:id="15670" w:author="PR Preview" w:date="2026-01-01T00:00:00Z">
        <w:r>
          <w:t xml:space="preserve"> </w:t>
        </w:r>
      </w:ins>
      <m:oMath>
        <m:r>
          <m:t>1</m:t>
        </m:r>
      </m:oMath>
      <w:ins w:id="15671" w:author="PR Preview" w:date="2026-01-01T00:00:00Z">
        <w:r>
          <w:t xml:space="preserve"> </w:t>
        </w:r>
      </w:ins>
      <w:ins w:id="15672" w:author="PR Preview" w:date="2026-01-01T00:00:00Z">
        <w:r>
          <w:t xml:space="preserve">of</w:t>
        </w:r>
      </w:ins>
      <w:ins w:id="15673" w:author="PR Preview" w:date="2026-01-01T00:00:00Z">
        <w:r>
          <w:t xml:space="preserve"> </w:t>
        </w:r>
      </w:ins>
      <m:oMath>
        <m:r>
          <m:rPr>
            <m:sty m:val="bi"/>
          </m:rPr>
          <m:t>A</m:t>
        </m:r>
      </m:oMath>
      <w:ins w:id="15674" w:author="PR Preview" w:date="2026-01-01T00:00:00Z">
        <w:r>
          <w:t xml:space="preserve"> </w:t>
        </w:r>
      </w:ins>
      <w:ins w:id="15675" w:author="PR Preview" w:date="2026-01-01T00:00:00Z">
        <w:r>
          <w:t xml:space="preserve">from</w:t>
        </w:r>
      </w:ins>
      <w:ins w:id="15676" w:author="PR Preview" w:date="2026-01-01T00:00:00Z">
        <w:r>
          <w:t xml:space="preserve"> </w:t>
        </w:r>
      </w:ins>
      <w:hyperlink w:anchor="exm-eigenvalue">
        <w:ins w:id="15677" w:author="PR Preview" w:date="2026-01-01T00:00:00Z">
          <w:r>
            <w:rPr>
              <w:rStyle w:val="Hyperlink"/>
            </w:rPr>
            <w:t xml:space="preserve">Example 148</w:t>
          </w:r>
        </w:ins>
      </w:hyperlink>
      <w:ins w:id="15678" w:author="PR Preview" w:date="2026-01-01T00:00:00Z">
        <w:r>
          <w:t xml:space="preserve"> </w:t>
        </w:r>
      </w:ins>
      <w:ins w:id="15679" w:author="PR Preview" w:date="2026-01-01T00:00:00Z">
        <w:r>
          <w:t xml:space="preserve">on its diagonal.</w:t>
        </w:r>
      </w:ins>
    </w:p>
    <w:bookmarkEnd w:id="495"/>
    <w:bookmarkStart w:id="496" w:name="def-eigendecomposition"/>
    <w:p>
      <w:pPr>
        <w:pStyle w:val="BodyText"/>
      </w:pPr>
      <w:ins w:id="15680" w:author="PR Preview" w:date="2026-01-01T00:00:00Z">
        <w:r>
          <w:rPr>
            <w:b/>
            <w:bCs/>
          </w:rPr>
          <w:t xml:space="preserve">Definition 97 (Eigendecomposition (spectral decomposition))</w:t>
        </w:r>
      </w:ins>
      <w:ins w:id="15681" w:author="PR Preview" w:date="2026-01-01T00:00:00Z">
        <w:r>
          <w:t xml:space="preserve"> </w:t>
        </w:r>
      </w:ins>
      <w:ins w:id="15682" w:author="PR Preview" w:date="2026-01-01T00:00:00Z">
        <w:r>
          <w:t xml:space="preserve">Let</w:t>
        </w:r>
      </w:ins>
      <w:ins w:id="15683" w:author="PR Preview" w:date="2026-01-01T00:00:00Z">
        <w:r>
          <w:t xml:space="preserve"> </w:t>
        </w:r>
      </w:ins>
      <m:oMath>
        <m:r>
          <m:rPr>
            <m:sty m:val="bi"/>
          </m:rPr>
          <m:t>A</m:t>
        </m:r>
      </m:oMath>
      <w:ins w:id="15684" w:author="PR Preview" w:date="2026-01-01T00:00:00Z">
        <w:r>
          <w:t xml:space="preserve"> </w:t>
        </w:r>
      </w:ins>
      <w:ins w:id="15685" w:author="PR Preview" w:date="2026-01-01T00:00:00Z">
        <w:r>
          <w:t xml:space="preserve">be a</w:t>
        </w:r>
      </w:ins>
      <w:ins w:id="15686" w:author="PR Preview" w:date="2026-01-01T00:00:00Z">
        <w:r>
          <w:t xml:space="preserve"> </w:t>
        </w:r>
      </w:ins>
      <m:oMath>
        <m:r>
          <m:t>p</m:t>
        </m:r>
        <m:r>
          <m:rPr>
            <m:sty m:val="p"/>
          </m:rPr>
          <m:t>×</m:t>
        </m:r>
        <m:r>
          <m:t>p</m:t>
        </m:r>
      </m:oMath>
      <w:ins w:id="15687" w:author="PR Preview" w:date="2026-01-01T00:00:00Z">
        <w:r>
          <w:t xml:space="preserve"> </w:t>
        </w:r>
      </w:ins>
      <w:ins w:id="15688" w:author="PR Preview" w:date="2026-01-01T00:00:00Z">
        <w:r>
          <w:t xml:space="preserve">symmetric matrix with real entries.</w:t>
        </w:r>
      </w:ins>
      <w:ins w:id="15689" w:author="PR Preview" w:date="2026-01-01T00:00:00Z">
        <w:r>
          <w:t xml:space="preserve"> </w:t>
        </w:r>
      </w:ins>
      <w:ins w:id="15690" w:author="PR Preview" w:date="2026-01-01T00:00:00Z">
        <w:r>
          <w:t xml:space="preserve">An</w:t>
        </w:r>
      </w:ins>
      <w:ins w:id="15691" w:author="PR Preview" w:date="2026-01-01T00:00:00Z">
        <w:r>
          <w:t xml:space="preserve"> </w:t>
        </w:r>
      </w:ins>
      <w:ins w:id="15692" w:author="PR Preview" w:date="2026-01-01T00:00:00Z">
        <w:r>
          <w:rPr>
            <w:b/>
            <w:bCs/>
          </w:rPr>
          <w:t xml:space="preserve">eigendecomposition</w:t>
        </w:r>
      </w:ins>
      <w:ins w:id="15693" w:author="PR Preview" w:date="2026-01-01T00:00:00Z">
        <w:r>
          <w:t xml:space="preserve"> </w:t>
        </w:r>
      </w:ins>
      <w:ins w:id="15694" w:author="PR Preview" w:date="2026-01-01T00:00:00Z">
        <w:r>
          <w:t xml:space="preserve">[68]</w:t>
        </w:r>
      </w:ins>
      <w:ins w:id="15695" w:author="PR Preview" w:date="2026-01-01T00:00:00Z">
        <w:r>
          <w:t xml:space="preserve">, or</w:t>
        </w:r>
      </w:ins>
      <w:ins w:id="15696" w:author="PR Preview" w:date="2026-01-01T00:00:00Z">
        <w:r>
          <w:t xml:space="preserve"> </w:t>
        </w:r>
      </w:ins>
      <w:ins w:id="15697" w:author="PR Preview" w:date="2026-01-01T00:00:00Z">
        <w:r>
          <w:rPr>
            <w:b/>
            <w:bCs/>
          </w:rPr>
          <w:t xml:space="preserve">spectral decomposition</w:t>
        </w:r>
      </w:ins>
      <w:ins w:id="15698" w:author="PR Preview" w:date="2026-01-01T00:00:00Z">
        <w:r>
          <w:t xml:space="preserve">, of</w:t>
        </w:r>
      </w:ins>
      <w:ins w:id="15699" w:author="PR Preview" w:date="2026-01-01T00:00:00Z">
        <w:r>
          <w:t xml:space="preserve"> </w:t>
        </w:r>
      </w:ins>
      <m:oMath>
        <m:r>
          <m:rPr>
            <m:sty m:val="bi"/>
          </m:rPr>
          <m:t>A</m:t>
        </m:r>
      </m:oMath>
      <w:ins w:id="15700" w:author="PR Preview" w:date="2026-01-01T00:00:00Z">
        <w:r>
          <w:t xml:space="preserve"> </w:t>
        </w:r>
      </w:ins>
      <w:ins w:id="15701"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del w:id="15702" w:author="PR Preview" w:date="2026-01-01T00:00:00Z">
        <w:r>
          <w:rPr>
            <w:b/>
            <w:bCs/>
          </w:rPr>
          <w:delText xml:space="preserve">Example 151 (An eigendecomposition of a</w:delText>
        </w:r>
      </w:del>
      <w:del w:id="15703" w:author="PR Preview" w:date="2026-01-01T00:00:00Z">
        <w:r>
          <w:rPr>
            <w:b/>
            <w:bCs/>
          </w:rPr>
          <w:delText xml:space="preserve"> </w:delText>
        </w:r>
      </w:del>
      <m:oMath>
        <m:r>
          <m:t>2</m:t>
        </m:r>
        <m:r>
          <m:rPr>
            <m:sty m:val="p"/>
          </m:rPr>
          <m:t>×</m:t>
        </m:r>
        <m:r>
          <m:t>2</m:t>
        </m:r>
      </m:oMath>
      <w:del w:id="15704" w:author="PR Preview" w:date="2026-01-01T00:00:00Z">
        <w:r>
          <w:rPr>
            <w:b/>
            <w:bCs/>
          </w:rPr>
          <w:delText xml:space="preserve"> </w:delText>
        </w:r>
      </w:del>
      <w:del w:id="15705" w:author="PR Preview" w:date="2026-01-01T00:00:00Z">
        <w:r>
          <w:rPr>
            <w:b/>
            <w:bCs/>
          </w:rPr>
          <w:delText xml:space="preserve">symmetric matrix)</w:delText>
        </w:r>
      </w:del>
      <w:del w:id="15706" w:author="PR Preview" w:date="2026-01-01T00:00:00Z">
        <w:r>
          <w:delText xml:space="preserve"> </w:delText>
        </w:r>
      </w:del>
      <w:del w:id="15707" w:author="PR Preview" w:date="2026-01-01T00:00:00Z">
        <w:r>
          <w:delText xml:space="preserve">For</w:delText>
        </w:r>
      </w:del>
      <w:del w:id="1570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709" w:author="PR Preview" w:date="2026-01-01T00:00:00Z">
        <w:r>
          <w:delText xml:space="preserve">,</w:delText>
        </w:r>
      </w:del>
      <w:del w:id="15710" w:author="PR Preview" w:date="2026-01-01T00:00:00Z">
        <w:r>
          <w:delText xml:space="preserve"> </w:delText>
        </w:r>
      </w:del>
      <w:hyperlink w:anchor="exm-eigenvalue">
        <w:del w:id="15711" w:author="PR Preview" w:date="2026-01-01T00:00:00Z">
          <w:r>
            <w:rPr>
              <w:rStyle w:val="Hyperlink"/>
            </w:rPr>
            <w:delText xml:space="preserve">Example 149</w:delText>
          </w:r>
        </w:del>
      </w:hyperlink>
      <w:del w:id="15712" w:author="PR Preview" w:date="2026-01-01T00:00:00Z">
        <w:r>
          <w:delText xml:space="preserve"> </w:delText>
        </w:r>
      </w:del>
      <w:del w:id="15713" w:author="PR Preview" w:date="2026-01-01T00:00:00Z">
        <w:r>
          <w:delText xml:space="preserve">found the eigenvectors</w:delText>
        </w:r>
      </w:del>
      <w:del w:id="15714" w:author="PR Preview" w:date="2026-01-01T00:00:00Z">
        <w:r>
          <w:delText xml:space="preserve"> </w:delText>
        </w:r>
      </w:del>
      <m:oMath>
        <m:r>
          <m:rPr>
            <m:sty m:val="p"/>
          </m:rPr>
          <m:t>(</m:t>
        </m:r>
        <m:r>
          <m:t>1</m:t>
        </m:r>
        <m:r>
          <m:rPr>
            <m:sty m:val="p"/>
          </m:rPr>
          <m:t>,</m:t>
        </m:r>
        <m:r>
          <m:t>1</m:t>
        </m:r>
        <m:r>
          <m:rPr>
            <m:sty m:val="p"/>
          </m:rPr>
          <m:t>)</m:t>
        </m:r>
      </m:oMath>
      <w:del w:id="15715" w:author="PR Preview" w:date="2026-01-01T00:00:00Z">
        <w:r>
          <w:delText xml:space="preserve"> </w:delText>
        </w:r>
      </w:del>
      <w:del w:id="15716" w:author="PR Preview" w:date="2026-01-01T00:00:00Z">
        <w:r>
          <w:delText xml:space="preserve">for</w:delText>
        </w:r>
      </w:del>
      <w:del w:id="15717" w:author="PR Preview" w:date="2026-01-01T00:00:00Z">
        <w:r>
          <w:delText xml:space="preserve"> </w:delText>
        </w:r>
      </w:del>
      <m:oMath>
        <m:r>
          <m:t>3</m:t>
        </m:r>
      </m:oMath>
      <w:del w:id="15718" w:author="PR Preview" w:date="2026-01-01T00:00:00Z">
        <w:r>
          <w:delText xml:space="preserve"> </w:delText>
        </w:r>
      </w:del>
      <w:del w:id="15719" w:author="PR Preview" w:date="2026-01-01T00:00:00Z">
        <w:r>
          <w:delText xml:space="preserve">and</w:delText>
        </w:r>
      </w:del>
      <w:del w:id="15720" w:author="PR Preview" w:date="2026-01-01T00:00:00Z">
        <w:r>
          <w:delText xml:space="preserve"> </w:delText>
        </w:r>
      </w:del>
      <m:oMath>
        <m:r>
          <m:rPr>
            <m:sty m:val="p"/>
          </m:rPr>
          <m:t>(</m:t>
        </m:r>
        <m:r>
          <m:t>1</m:t>
        </m:r>
        <m:r>
          <m:rPr>
            <m:sty m:val="p"/>
          </m:rPr>
          <m:t>,</m:t>
        </m:r>
        <m:r>
          <m:rPr>
            <m:sty m:val="p"/>
          </m:rPr>
          <m:t>−</m:t>
        </m:r>
        <m:r>
          <m:t>1</m:t>
        </m:r>
        <m:r>
          <m:rPr>
            <m:sty m:val="p"/>
          </m:rPr>
          <m:t>)</m:t>
        </m:r>
      </m:oMath>
      <w:del w:id="15721" w:author="PR Preview" w:date="2026-01-01T00:00:00Z">
        <w:r>
          <w:delText xml:space="preserve"> </w:delText>
        </w:r>
      </w:del>
      <w:del w:id="15722" w:author="PR Preview" w:date="2026-01-01T00:00:00Z">
        <w:r>
          <w:delText xml:space="preserve">for</w:delText>
        </w:r>
      </w:del>
      <w:del w:id="15723" w:author="PR Preview" w:date="2026-01-01T00:00:00Z">
        <w:r>
          <w:delText xml:space="preserve"> </w:delText>
        </w:r>
      </w:del>
      <m:oMath>
        <m:r>
          <m:t>1</m:t>
        </m:r>
      </m:oMath>
      <w:del w:id="15724" w:author="PR Preview" w:date="2026-01-01T00:00:00Z">
        <w:r>
          <w:delText xml:space="preserve">.</w:delText>
        </w:r>
      </w:del>
      <w:del w:id="15725" w:author="PR Preview" w:date="2026-01-01T00:00:00Z">
        <w:r>
          <w:delText xml:space="preserve"> </w:delText>
        </w:r>
      </w:del>
      <w:del w:id="15726" w:author="PR Preview" w:date="2026-01-01T00:00:00Z">
        <w:r>
          <w:delText xml:space="preserve">They are orthogonal (</w:delText>
        </w:r>
      </w:del>
      <w:hyperlink w:anchor="def-orthogonal-vectors">
        <w:del w:id="15727" w:author="PR Preview" w:date="2026-01-01T00:00:00Z">
          <w:r>
            <w:rPr>
              <w:rStyle w:val="Hyperlink"/>
            </w:rPr>
            <w:delText xml:space="preserve">Definition 15</w:delText>
          </w:r>
        </w:del>
      </w:hyperlink>
      <w:del w:id="15728" w:author="PR Preview" w:date="2026-01-01T00:00:00Z">
        <w:r>
          <w:delText xml:space="preserve">):</w:delText>
        </w:r>
      </w:del>
    </w:p>
    <w:p>
      <w:pPr>
        <w:pStyle w:val="BodyText"/>
      </w:pPr>
      <w:ins w:id="15729" w:author="PR Preview" w:date="2026-01-01T00:00:00Z">
        <w:r>
          <w:rPr>
            <w:b/>
            <w:bCs/>
          </w:rPr>
          <w:t xml:space="preserve">Example 150 (An eigendecomposition of a</w:t>
        </w:r>
      </w:ins>
      <w:ins w:id="15730" w:author="PR Preview" w:date="2026-01-01T00:00:00Z">
        <w:r>
          <w:rPr>
            <w:b/>
            <w:bCs/>
          </w:rPr>
          <w:t xml:space="preserve"> </w:t>
        </w:r>
      </w:ins>
      <m:oMath>
        <m:r>
          <m:t>2</m:t>
        </m:r>
        <m:r>
          <m:rPr>
            <m:sty m:val="p"/>
          </m:rPr>
          <m:t>×</m:t>
        </m:r>
        <m:r>
          <m:t>2</m:t>
        </m:r>
      </m:oMath>
      <w:ins w:id="15731" w:author="PR Preview" w:date="2026-01-01T00:00:00Z">
        <w:r>
          <w:rPr>
            <w:b/>
            <w:bCs/>
          </w:rPr>
          <w:t xml:space="preserve"> </w:t>
        </w:r>
      </w:ins>
      <w:ins w:id="15732" w:author="PR Preview" w:date="2026-01-01T00:00:00Z">
        <w:r>
          <w:rPr>
            <w:b/>
            <w:bCs/>
          </w:rPr>
          <w:t xml:space="preserve">symmetric matrix)</w:t>
        </w:r>
      </w:ins>
      <w:ins w:id="15733" w:author="PR Preview" w:date="2026-01-01T00:00:00Z">
        <w:r>
          <w:t xml:space="preserve"> </w:t>
        </w:r>
      </w:ins>
      <w:ins w:id="15734" w:author="PR Preview" w:date="2026-01-01T00:00:00Z">
        <w:r>
          <w:t xml:space="preserve">For</w:t>
        </w:r>
      </w:ins>
      <w:ins w:id="1573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736" w:author="PR Preview" w:date="2026-01-01T00:00:00Z">
        <w:r>
          <w:t xml:space="preserve">,</w:t>
        </w:r>
      </w:ins>
      <w:ins w:id="15737" w:author="PR Preview" w:date="2026-01-01T00:00:00Z">
        <w:r>
          <w:t xml:space="preserve"> </w:t>
        </w:r>
      </w:ins>
      <w:hyperlink w:anchor="exm-eigenvalue">
        <w:ins w:id="15738" w:author="PR Preview" w:date="2026-01-01T00:00:00Z">
          <w:r>
            <w:rPr>
              <w:rStyle w:val="Hyperlink"/>
            </w:rPr>
            <w:t xml:space="preserve">Example 148</w:t>
          </w:r>
        </w:ins>
      </w:hyperlink>
      <w:ins w:id="15739" w:author="PR Preview" w:date="2026-01-01T00:00:00Z">
        <w:r>
          <w:t xml:space="preserve"> </w:t>
        </w:r>
      </w:ins>
      <w:ins w:id="15740" w:author="PR Preview" w:date="2026-01-01T00:00:00Z">
        <w:r>
          <w:t xml:space="preserve">found the eigenvectors</w:t>
        </w:r>
      </w:ins>
      <w:ins w:id="15741" w:author="PR Preview" w:date="2026-01-01T00:00:00Z">
        <w:r>
          <w:t xml:space="preserve"> </w:t>
        </w:r>
      </w:ins>
      <m:oMath>
        <m:r>
          <m:rPr>
            <m:sty m:val="p"/>
          </m:rPr>
          <m:t>(</m:t>
        </m:r>
        <m:r>
          <m:t>1</m:t>
        </m:r>
        <m:r>
          <m:rPr>
            <m:sty m:val="p"/>
          </m:rPr>
          <m:t>,</m:t>
        </m:r>
        <m:r>
          <m:t>1</m:t>
        </m:r>
        <m:r>
          <m:rPr>
            <m:sty m:val="p"/>
          </m:rPr>
          <m:t>)</m:t>
        </m:r>
      </m:oMath>
      <w:ins w:id="15742" w:author="PR Preview" w:date="2026-01-01T00:00:00Z">
        <w:r>
          <w:t xml:space="preserve"> </w:t>
        </w:r>
      </w:ins>
      <w:ins w:id="15743" w:author="PR Preview" w:date="2026-01-01T00:00:00Z">
        <w:r>
          <w:t xml:space="preserve">for</w:t>
        </w:r>
      </w:ins>
      <w:ins w:id="15744" w:author="PR Preview" w:date="2026-01-01T00:00:00Z">
        <w:r>
          <w:t xml:space="preserve"> </w:t>
        </w:r>
      </w:ins>
      <m:oMath>
        <m:r>
          <m:t>3</m:t>
        </m:r>
      </m:oMath>
      <w:ins w:id="15745" w:author="PR Preview" w:date="2026-01-01T00:00:00Z">
        <w:r>
          <w:t xml:space="preserve"> </w:t>
        </w:r>
      </w:ins>
      <w:ins w:id="15746" w:author="PR Preview" w:date="2026-01-01T00:00:00Z">
        <w:r>
          <w:t xml:space="preserve">and</w:t>
        </w:r>
      </w:ins>
      <w:ins w:id="15747" w:author="PR Preview" w:date="2026-01-01T00:00:00Z">
        <w:r>
          <w:t xml:space="preserve"> </w:t>
        </w:r>
      </w:ins>
      <m:oMath>
        <m:r>
          <m:rPr>
            <m:sty m:val="p"/>
          </m:rPr>
          <m:t>(</m:t>
        </m:r>
        <m:r>
          <m:t>1</m:t>
        </m:r>
        <m:r>
          <m:rPr>
            <m:sty m:val="p"/>
          </m:rPr>
          <m:t>,</m:t>
        </m:r>
        <m:r>
          <m:rPr>
            <m:sty m:val="p"/>
          </m:rPr>
          <m:t>−</m:t>
        </m:r>
        <m:r>
          <m:t>1</m:t>
        </m:r>
        <m:r>
          <m:rPr>
            <m:sty m:val="p"/>
          </m:rPr>
          <m:t>)</m:t>
        </m:r>
      </m:oMath>
      <w:ins w:id="15748" w:author="PR Preview" w:date="2026-01-01T00:00:00Z">
        <w:r>
          <w:t xml:space="preserve"> </w:t>
        </w:r>
      </w:ins>
      <w:ins w:id="15749" w:author="PR Preview" w:date="2026-01-01T00:00:00Z">
        <w:r>
          <w:t xml:space="preserve">for</w:t>
        </w:r>
      </w:ins>
      <w:ins w:id="15750" w:author="PR Preview" w:date="2026-01-01T00:00:00Z">
        <w:r>
          <w:t xml:space="preserve"> </w:t>
        </w:r>
      </w:ins>
      <m:oMath>
        <m:r>
          <m:t>1</m:t>
        </m:r>
      </m:oMath>
      <w:ins w:id="15751" w:author="PR Preview" w:date="2026-01-01T00:00:00Z">
        <w:r>
          <w:t xml:space="preserve">.</w:t>
        </w:r>
      </w:ins>
      <w:ins w:id="15752" w:author="PR Preview" w:date="2026-01-01T00:00:00Z">
        <w:r>
          <w:t xml:space="preserve"> </w:t>
        </w:r>
      </w:ins>
      <w:ins w:id="15753" w:author="PR Preview" w:date="2026-01-01T00:00:00Z">
        <w:r>
          <w:t xml:space="preserve">They are orthogonal (</w:t>
        </w:r>
      </w:ins>
      <w:hyperlink w:anchor="def-orthogonal-vectors">
        <w:ins w:id="15754" w:author="PR Preview" w:date="2026-01-01T00:00:00Z">
          <w:r>
            <w:rPr>
              <w:rStyle w:val="Hyperlink"/>
            </w:rPr>
            <w:t xml:space="preserve">Definition 15</w:t>
          </w:r>
        </w:ins>
      </w:hyperlink>
      <w:ins w:id="15755"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15756" w:author="PR Preview" w:date="2026-01-01T00:00:00Z">
        <w:r>
          <w:delText xml:space="preserve">For example, take</w:delText>
        </w:r>
      </w:del>
      <w:del w:id="15757" w:author="PR Preview" w:date="2026-01-01T00:00:00Z">
        <w:r>
          <w:delText xml:space="preserve"> </w:delText>
        </w:r>
      </w:del>
      <m:oMath>
        <m:r>
          <m:rPr>
            <m:sty m:val="bi"/>
          </m:rPr>
          <m:t>A</m:t>
        </m:r>
      </m:oMath>
      <w:del w:id="15758" w:author="PR Preview" w:date="2026-01-01T00:00:00Z">
        <w:r>
          <w:delText xml:space="preserve"> </w:delText>
        </w:r>
      </w:del>
      <w:del w:id="15759" w:author="PR Preview" w:date="2026-01-01T00:00:00Z">
        <w:r>
          <w:delText xml:space="preserve">from</w:delText>
        </w:r>
      </w:del>
      <w:del w:id="15760" w:author="PR Preview" w:date="2026-01-01T00:00:00Z">
        <w:r>
          <w:delText xml:space="preserve"> </w:delText>
        </w:r>
      </w:del>
      <w:hyperlink w:anchor="exm-spectral">
        <w:del w:id="15761" w:author="PR Preview" w:date="2026-01-01T00:00:00Z">
          <w:r>
            <w:rPr>
              <w:rStyle w:val="Hyperlink"/>
            </w:rPr>
            <w:delText xml:space="preserve">Example 151</w:delText>
          </w:r>
        </w:del>
      </w:hyperlink>
      <w:del w:id="15762" w:author="PR Preview" w:date="2026-01-01T00:00:00Z">
        <w:r>
          <w:delText xml:space="preserve">.</w:delText>
        </w:r>
      </w:del>
      <w:del w:id="15763" w:author="PR Preview" w:date="2026-01-01T00:00:00Z">
        <w:r>
          <w:delText xml:space="preserve"> </w:delText>
        </w:r>
      </w:del>
      <w:del w:id="15764" w:author="PR Preview" w:date="2026-01-01T00:00:00Z">
        <w:r>
          <w:delText xml:space="preserve">Swapping the two eigenvalues and the two columns gives</w:delText>
        </w:r>
      </w:del>
    </w:p>
    <w:p>
      <w:pPr>
        <w:pStyle w:val="BodyText"/>
      </w:pPr>
      <w:ins w:id="15765" w:author="PR Preview" w:date="2026-01-01T00:00:00Z">
        <w:r>
          <w:t xml:space="preserve">For example, take</w:t>
        </w:r>
      </w:ins>
      <w:ins w:id="15766" w:author="PR Preview" w:date="2026-01-01T00:00:00Z">
        <w:r>
          <w:t xml:space="preserve"> </w:t>
        </w:r>
      </w:ins>
      <m:oMath>
        <m:r>
          <m:rPr>
            <m:sty m:val="bi"/>
          </m:rPr>
          <m:t>A</m:t>
        </m:r>
      </m:oMath>
      <w:ins w:id="15767" w:author="PR Preview" w:date="2026-01-01T00:00:00Z">
        <w:r>
          <w:t xml:space="preserve"> </w:t>
        </w:r>
      </w:ins>
      <w:ins w:id="15768" w:author="PR Preview" w:date="2026-01-01T00:00:00Z">
        <w:r>
          <w:t xml:space="preserve">from</w:t>
        </w:r>
      </w:ins>
      <w:ins w:id="15769" w:author="PR Preview" w:date="2026-01-01T00:00:00Z">
        <w:r>
          <w:t xml:space="preserve"> </w:t>
        </w:r>
      </w:ins>
      <w:hyperlink w:anchor="exm-spectral">
        <w:ins w:id="15770" w:author="PR Preview" w:date="2026-01-01T00:00:00Z">
          <w:r>
            <w:rPr>
              <w:rStyle w:val="Hyperlink"/>
            </w:rPr>
            <w:t xml:space="preserve">Example 150</w:t>
          </w:r>
        </w:ins>
      </w:hyperlink>
      <w:ins w:id="15771" w:author="PR Preview" w:date="2026-01-01T00:00:00Z">
        <w:r>
          <w:t xml:space="preserve">.</w:t>
        </w:r>
      </w:ins>
      <w:ins w:id="15772" w:author="PR Preview" w:date="2026-01-01T00:00:00Z">
        <w:r>
          <w:t xml:space="preserve"> </w:t>
        </w:r>
      </w:ins>
      <w:ins w:id="15773"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del w:id="15774" w:author="PR Preview" w:date="2026-01-01T00:00:00Z">
        <w:r>
          <w:rPr>
            <w:b/>
            <w:bCs/>
          </w:rPr>
          <w:delText xml:space="preserve">Theorem 81 (Singular value decomposition)</w:delText>
        </w:r>
      </w:del>
      <w:del w:id="15775" w:author="PR Preview" w:date="2026-01-01T00:00:00Z">
        <w:r>
          <w:delText xml:space="preserve"> </w:delText>
        </w:r>
      </w:del>
      <w:del w:id="15776" w:author="PR Preview" w:date="2026-01-01T00:00:00Z">
        <w:r>
          <w:delText xml:space="preserve">Let</w:delText>
        </w:r>
      </w:del>
      <w:del w:id="15777" w:author="PR Preview" w:date="2026-01-01T00:00:00Z">
        <w:r>
          <w:delText xml:space="preserve"> </w:delText>
        </w:r>
      </w:del>
      <m:oMath>
        <m:r>
          <m:rPr>
            <m:sty m:val="bi"/>
          </m:rPr>
          <m:t>A</m:t>
        </m:r>
      </m:oMath>
      <w:del w:id="15778" w:author="PR Preview" w:date="2026-01-01T00:00:00Z">
        <w:r>
          <w:delText xml:space="preserve"> </w:delText>
        </w:r>
      </w:del>
      <w:del w:id="15779" w:author="PR Preview" w:date="2026-01-01T00:00:00Z">
        <w:r>
          <w:delText xml:space="preserve">be an</w:delText>
        </w:r>
      </w:del>
      <w:del w:id="15780" w:author="PR Preview" w:date="2026-01-01T00:00:00Z">
        <w:r>
          <w:delText xml:space="preserve"> </w:delText>
        </w:r>
      </w:del>
      <m:oMath>
        <m:r>
          <m:t>n</m:t>
        </m:r>
        <m:r>
          <m:rPr>
            <m:sty m:val="p"/>
          </m:rPr>
          <m:t>×</m:t>
        </m:r>
        <m:r>
          <m:t>p</m:t>
        </m:r>
      </m:oMath>
      <w:del w:id="15781" w:author="PR Preview" w:date="2026-01-01T00:00:00Z">
        <w:r>
          <w:delText xml:space="preserve"> </w:delText>
        </w:r>
      </w:del>
      <w:del w:id="15782" w:author="PR Preview" w:date="2026-01-01T00:00:00Z">
        <w:r>
          <w:delText xml:space="preserve">matrix with real entries</w:delText>
        </w:r>
      </w:del>
      <w:del w:id="15783" w:author="PR Preview" w:date="2026-01-01T00:00:00Z">
        <w:r>
          <w:delText xml:space="preserve"> </w:delText>
        </w:r>
      </w:del>
      <w:del w:id="15784" w:author="PR Preview" w:date="2026-01-01T00:00:00Z">
        <w:r>
          <w:delText xml:space="preserve">and</w:delText>
        </w:r>
      </w:del>
      <w:del w:id="15785"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5786" w:author="PR Preview" w:date="2026-01-01T00:00:00Z">
        <w:r>
          <w:delText xml:space="preserve"> </w:delText>
        </w:r>
      </w:del>
      <w:del w:id="15787" w:author="PR Preview" w:date="2026-01-01T00:00:00Z">
        <w:r>
          <w:delText xml:space="preserve">(</w:delText>
        </w:r>
      </w:del>
      <w:hyperlink w:anchor="def-rank">
        <w:del w:id="15788" w:author="PR Preview" w:date="2026-01-01T00:00:00Z">
          <w:r>
            <w:rPr>
              <w:rStyle w:val="Hyperlink"/>
            </w:rPr>
            <w:delText xml:space="preserve">Definition 44</w:delText>
          </w:r>
        </w:del>
      </w:hyperlink>
      <w:del w:id="15789" w:author="PR Preview" w:date="2026-01-01T00:00:00Z">
        <w:r>
          <w:delText xml:space="preserve">).</w:delText>
        </w:r>
      </w:del>
      <w:del w:id="15790" w:author="PR Preview" w:date="2026-01-01T00:00:00Z">
        <w:r>
          <w:delText xml:space="preserve"> </w:delText>
        </w:r>
      </w:del>
      <w:del w:id="15791" w:author="PR Preview" w:date="2026-01-01T00:00:00Z">
        <w:r>
          <w:delText xml:space="preserve">Then there are</w:delText>
        </w:r>
      </w:del>
      <w:del w:id="15792" w:author="PR Preview" w:date="2026-01-01T00:00:00Z">
        <w:r>
          <w:delText xml:space="preserve"> </w:delText>
        </w:r>
      </w:del>
      <w:del w:id="15793" w:author="PR Preview" w:date="2026-01-01T00:00:00Z">
        <w:r>
          <w:delText xml:space="preserve">an</w:delText>
        </w:r>
      </w:del>
      <w:del w:id="15794" w:author="PR Preview" w:date="2026-01-01T00:00:00Z">
        <w:r>
          <w:delText xml:space="preserve"> </w:delText>
        </w:r>
      </w:del>
      <m:oMath>
        <m:r>
          <m:t>n</m:t>
        </m:r>
        <m:r>
          <m:rPr>
            <m:sty m:val="p"/>
          </m:rPr>
          <m:t>×</m:t>
        </m:r>
        <m:r>
          <m:t>n</m:t>
        </m:r>
      </m:oMath>
      <w:del w:id="15795" w:author="PR Preview" w:date="2026-01-01T00:00:00Z">
        <w:r>
          <w:delText xml:space="preserve"> </w:delText>
        </w:r>
      </w:del>
      <w:del w:id="15796" w:author="PR Preview" w:date="2026-01-01T00:00:00Z">
        <w:r>
          <w:delText xml:space="preserve">orthogonal matrix</w:delText>
        </w:r>
      </w:del>
      <w:del w:id="15797" w:author="PR Preview" w:date="2026-01-01T00:00:00Z">
        <w:r>
          <w:delText xml:space="preserve"> </w:delText>
        </w:r>
      </w:del>
      <m:oMath>
        <m:r>
          <m:rPr>
            <m:sty m:val="bi"/>
          </m:rPr>
          <m:t>U</m:t>
        </m:r>
      </m:oMath>
      <w:del w:id="15798" w:author="PR Preview" w:date="2026-01-01T00:00:00Z">
        <w:r>
          <w:delText xml:space="preserve">,</w:delText>
        </w:r>
      </w:del>
      <w:del w:id="15799" w:author="PR Preview" w:date="2026-01-01T00:00:00Z">
        <w:r>
          <w:delText xml:space="preserve"> </w:delText>
        </w:r>
      </w:del>
      <w:del w:id="15800" w:author="PR Preview" w:date="2026-01-01T00:00:00Z">
        <w:r>
          <w:delText xml:space="preserve">a</w:delText>
        </w:r>
      </w:del>
      <w:del w:id="15801" w:author="PR Preview" w:date="2026-01-01T00:00:00Z">
        <w:r>
          <w:delText xml:space="preserve"> </w:delText>
        </w:r>
      </w:del>
      <m:oMath>
        <m:r>
          <m:t>p</m:t>
        </m:r>
        <m:r>
          <m:rPr>
            <m:sty m:val="p"/>
          </m:rPr>
          <m:t>×</m:t>
        </m:r>
        <m:r>
          <m:t>p</m:t>
        </m:r>
      </m:oMath>
      <w:del w:id="15802" w:author="PR Preview" w:date="2026-01-01T00:00:00Z">
        <w:r>
          <w:delText xml:space="preserve"> </w:delText>
        </w:r>
      </w:del>
      <w:del w:id="15803" w:author="PR Preview" w:date="2026-01-01T00:00:00Z">
        <w:r>
          <w:delText xml:space="preserve">orthogonal matrix</w:delText>
        </w:r>
      </w:del>
      <w:del w:id="15804" w:author="PR Preview" w:date="2026-01-01T00:00:00Z">
        <w:r>
          <w:delText xml:space="preserve"> </w:delText>
        </w:r>
      </w:del>
      <m:oMath>
        <m:r>
          <m:rPr>
            <m:sty m:val="bi"/>
          </m:rPr>
          <m:t>V</m:t>
        </m:r>
      </m:oMath>
      <w:del w:id="15805" w:author="PR Preview" w:date="2026-01-01T00:00:00Z">
        <w:r>
          <w:delText xml:space="preserve"> </w:delText>
        </w:r>
      </w:del>
      <w:del w:id="15806" w:author="PR Preview" w:date="2026-01-01T00:00:00Z">
        <w:r>
          <w:delText xml:space="preserve">(</w:delText>
        </w:r>
      </w:del>
      <w:hyperlink w:anchor="def-orthogonal-matrix">
        <w:del w:id="15807" w:author="PR Preview" w:date="2026-01-01T00:00:00Z">
          <w:r>
            <w:rPr>
              <w:rStyle w:val="Hyperlink"/>
            </w:rPr>
            <w:delText xml:space="preserve">Definition 89</w:delText>
          </w:r>
        </w:del>
      </w:hyperlink>
      <w:del w:id="15808" w:author="PR Preview" w:date="2026-01-01T00:00:00Z">
        <w:r>
          <w:delText xml:space="preserve">),</w:delText>
        </w:r>
      </w:del>
      <w:del w:id="15809" w:author="PR Preview" w:date="2026-01-01T00:00:00Z">
        <w:r>
          <w:delText xml:space="preserve"> </w:delText>
        </w:r>
      </w:del>
      <w:del w:id="15810" w:author="PR Preview" w:date="2026-01-01T00:00:00Z">
        <w:r>
          <w:delText xml:space="preserve">and numbers</w:delText>
        </w:r>
      </w:del>
      <w:del w:id="15811"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15812" w:author="PR Preview" w:date="2026-01-01T00:00:00Z">
        <w:r>
          <w:delText xml:space="preserve"> </w:delText>
        </w:r>
      </w:del>
      <w:del w:id="15813" w:author="PR Preview" w:date="2026-01-01T00:00:00Z">
        <w:r>
          <w:delText xml:space="preserve">such that</w:delText>
        </w:r>
      </w:del>
    </w:p>
    <w:p>
      <w:pPr>
        <w:pStyle w:val="FirstParagraph"/>
      </w:pPr>
      <w:ins w:id="15814" w:author="PR Preview" w:date="2026-01-01T00:00:00Z">
        <w:r>
          <w:rPr>
            <w:b/>
            <w:bCs/>
          </w:rPr>
          <w:t xml:space="preserve">Theorem 80 (Singular value decomposition)</w:t>
        </w:r>
      </w:ins>
      <w:ins w:id="15815" w:author="PR Preview" w:date="2026-01-01T00:00:00Z">
        <w:r>
          <w:t xml:space="preserve"> </w:t>
        </w:r>
      </w:ins>
      <w:ins w:id="15816" w:author="PR Preview" w:date="2026-01-01T00:00:00Z">
        <w:r>
          <w:t xml:space="preserve">Let</w:t>
        </w:r>
      </w:ins>
      <w:ins w:id="15817" w:author="PR Preview" w:date="2026-01-01T00:00:00Z">
        <w:r>
          <w:t xml:space="preserve"> </w:t>
        </w:r>
      </w:ins>
      <m:oMath>
        <m:r>
          <m:rPr>
            <m:sty m:val="bi"/>
          </m:rPr>
          <m:t>A</m:t>
        </m:r>
      </m:oMath>
      <w:ins w:id="15818" w:author="PR Preview" w:date="2026-01-01T00:00:00Z">
        <w:r>
          <w:t xml:space="preserve"> </w:t>
        </w:r>
      </w:ins>
      <w:ins w:id="15819" w:author="PR Preview" w:date="2026-01-01T00:00:00Z">
        <w:r>
          <w:t xml:space="preserve">be an</w:t>
        </w:r>
      </w:ins>
      <w:ins w:id="15820" w:author="PR Preview" w:date="2026-01-01T00:00:00Z">
        <w:r>
          <w:t xml:space="preserve"> </w:t>
        </w:r>
      </w:ins>
      <m:oMath>
        <m:r>
          <m:t>n</m:t>
        </m:r>
        <m:r>
          <m:rPr>
            <m:sty m:val="p"/>
          </m:rPr>
          <m:t>×</m:t>
        </m:r>
        <m:r>
          <m:t>p</m:t>
        </m:r>
      </m:oMath>
      <w:ins w:id="15821" w:author="PR Preview" w:date="2026-01-01T00:00:00Z">
        <w:r>
          <w:t xml:space="preserve"> </w:t>
        </w:r>
      </w:ins>
      <w:ins w:id="15822" w:author="PR Preview" w:date="2026-01-01T00:00:00Z">
        <w:r>
          <w:t xml:space="preserve">matrix with real entries</w:t>
        </w:r>
      </w:ins>
      <w:ins w:id="15823" w:author="PR Preview" w:date="2026-01-01T00:00:00Z">
        <w:r>
          <w:t xml:space="preserve"> </w:t>
        </w:r>
      </w:ins>
      <w:ins w:id="15824" w:author="PR Preview" w:date="2026-01-01T00:00:00Z">
        <w:r>
          <w:t xml:space="preserve">and</w:t>
        </w:r>
      </w:ins>
      <w:ins w:id="15825" w:author="PR Preview" w:date="2026-01-01T00:00:00Z">
        <w:r>
          <w:t xml:space="preserve"> </w:t>
        </w:r>
      </w:ins>
      <m:oMath>
        <m:r>
          <m:rPr>
            <m:sty m:val="p"/>
          </m:rPr>
          <m:t>rank</m:t>
        </m:r>
        <m:r>
          <m:rPr>
            <m:sty m:val="p"/>
          </m:rPr>
          <m:t>(</m:t>
        </m:r>
        <m:r>
          <m:rPr>
            <m:sty m:val="bi"/>
          </m:rPr>
          <m:t>A</m:t>
        </m:r>
        <m:r>
          <m:rPr>
            <m:sty m:val="p"/>
          </m:rPr>
          <m:t>)</m:t>
        </m:r>
        <m:r>
          <m:rPr>
            <m:sty m:val="p"/>
          </m:rPr>
          <m:t>=</m:t>
        </m:r>
        <m:r>
          <m:t>r</m:t>
        </m:r>
      </m:oMath>
      <w:ins w:id="15826" w:author="PR Preview" w:date="2026-01-01T00:00:00Z">
        <w:r>
          <w:t xml:space="preserve"> </w:t>
        </w:r>
      </w:ins>
      <w:ins w:id="15827" w:author="PR Preview" w:date="2026-01-01T00:00:00Z">
        <w:r>
          <w:t xml:space="preserve">(</w:t>
        </w:r>
      </w:ins>
      <w:hyperlink w:anchor="def-rank">
        <w:ins w:id="15828" w:author="PR Preview" w:date="2026-01-01T00:00:00Z">
          <w:r>
            <w:rPr>
              <w:rStyle w:val="Hyperlink"/>
            </w:rPr>
            <w:t xml:space="preserve">Definition 44</w:t>
          </w:r>
        </w:ins>
      </w:hyperlink>
      <w:ins w:id="15829" w:author="PR Preview" w:date="2026-01-01T00:00:00Z">
        <w:r>
          <w:t xml:space="preserve">).</w:t>
        </w:r>
      </w:ins>
      <w:ins w:id="15830" w:author="PR Preview" w:date="2026-01-01T00:00:00Z">
        <w:r>
          <w:t xml:space="preserve"> </w:t>
        </w:r>
      </w:ins>
      <w:ins w:id="15831" w:author="PR Preview" w:date="2026-01-01T00:00:00Z">
        <w:r>
          <w:t xml:space="preserve">Then there are</w:t>
        </w:r>
      </w:ins>
      <w:ins w:id="15832" w:author="PR Preview" w:date="2026-01-01T00:00:00Z">
        <w:r>
          <w:t xml:space="preserve"> </w:t>
        </w:r>
      </w:ins>
      <w:ins w:id="15833" w:author="PR Preview" w:date="2026-01-01T00:00:00Z">
        <w:r>
          <w:t xml:space="preserve">an</w:t>
        </w:r>
      </w:ins>
      <w:ins w:id="15834" w:author="PR Preview" w:date="2026-01-01T00:00:00Z">
        <w:r>
          <w:t xml:space="preserve"> </w:t>
        </w:r>
      </w:ins>
      <m:oMath>
        <m:r>
          <m:t>n</m:t>
        </m:r>
        <m:r>
          <m:rPr>
            <m:sty m:val="p"/>
          </m:rPr>
          <m:t>×</m:t>
        </m:r>
        <m:r>
          <m:t>n</m:t>
        </m:r>
      </m:oMath>
      <w:ins w:id="15835" w:author="PR Preview" w:date="2026-01-01T00:00:00Z">
        <w:r>
          <w:t xml:space="preserve"> </w:t>
        </w:r>
      </w:ins>
      <w:ins w:id="15836" w:author="PR Preview" w:date="2026-01-01T00:00:00Z">
        <w:r>
          <w:t xml:space="preserve">orthogonal matrix</w:t>
        </w:r>
      </w:ins>
      <w:ins w:id="15837" w:author="PR Preview" w:date="2026-01-01T00:00:00Z">
        <w:r>
          <w:t xml:space="preserve"> </w:t>
        </w:r>
      </w:ins>
      <m:oMath>
        <m:r>
          <m:rPr>
            <m:sty m:val="bi"/>
          </m:rPr>
          <m:t>U</m:t>
        </m:r>
      </m:oMath>
      <w:ins w:id="15838" w:author="PR Preview" w:date="2026-01-01T00:00:00Z">
        <w:r>
          <w:t xml:space="preserve">,</w:t>
        </w:r>
      </w:ins>
      <w:ins w:id="15839" w:author="PR Preview" w:date="2026-01-01T00:00:00Z">
        <w:r>
          <w:t xml:space="preserve"> </w:t>
        </w:r>
      </w:ins>
      <w:ins w:id="15840" w:author="PR Preview" w:date="2026-01-01T00:00:00Z">
        <w:r>
          <w:t xml:space="preserve">a</w:t>
        </w:r>
      </w:ins>
      <w:ins w:id="15841" w:author="PR Preview" w:date="2026-01-01T00:00:00Z">
        <w:r>
          <w:t xml:space="preserve"> </w:t>
        </w:r>
      </w:ins>
      <m:oMath>
        <m:r>
          <m:t>p</m:t>
        </m:r>
        <m:r>
          <m:rPr>
            <m:sty m:val="p"/>
          </m:rPr>
          <m:t>×</m:t>
        </m:r>
        <m:r>
          <m:t>p</m:t>
        </m:r>
      </m:oMath>
      <w:ins w:id="15842" w:author="PR Preview" w:date="2026-01-01T00:00:00Z">
        <w:r>
          <w:t xml:space="preserve"> </w:t>
        </w:r>
      </w:ins>
      <w:ins w:id="15843" w:author="PR Preview" w:date="2026-01-01T00:00:00Z">
        <w:r>
          <w:t xml:space="preserve">orthogonal matrix</w:t>
        </w:r>
      </w:ins>
      <w:ins w:id="15844" w:author="PR Preview" w:date="2026-01-01T00:00:00Z">
        <w:r>
          <w:t xml:space="preserve"> </w:t>
        </w:r>
      </w:ins>
      <m:oMath>
        <m:r>
          <m:rPr>
            <m:sty m:val="bi"/>
          </m:rPr>
          <m:t>V</m:t>
        </m:r>
      </m:oMath>
      <w:ins w:id="15845" w:author="PR Preview" w:date="2026-01-01T00:00:00Z">
        <w:r>
          <w:t xml:space="preserve"> </w:t>
        </w:r>
      </w:ins>
      <w:ins w:id="15846" w:author="PR Preview" w:date="2026-01-01T00:00:00Z">
        <w:r>
          <w:t xml:space="preserve">(</w:t>
        </w:r>
      </w:ins>
      <w:hyperlink w:anchor="def-orthogonal-matrix">
        <w:ins w:id="15847" w:author="PR Preview" w:date="2026-01-01T00:00:00Z">
          <w:r>
            <w:rPr>
              <w:rStyle w:val="Hyperlink"/>
            </w:rPr>
            <w:t xml:space="preserve">Definition 89</w:t>
          </w:r>
        </w:ins>
      </w:hyperlink>
      <w:ins w:id="15848" w:author="PR Preview" w:date="2026-01-01T00:00:00Z">
        <w:r>
          <w:t xml:space="preserve">),</w:t>
        </w:r>
      </w:ins>
      <w:ins w:id="15849" w:author="PR Preview" w:date="2026-01-01T00:00:00Z">
        <w:r>
          <w:t xml:space="preserve"> </w:t>
        </w:r>
      </w:ins>
      <w:ins w:id="15850" w:author="PR Preview" w:date="2026-01-01T00:00:00Z">
        <w:r>
          <w:t xml:space="preserve">and numbers</w:t>
        </w:r>
      </w:ins>
      <w:ins w:id="15851"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15852" w:author="PR Preview" w:date="2026-01-01T00:00:00Z">
        <w:r>
          <w:t xml:space="preserve"> </w:t>
        </w:r>
      </w:ins>
      <w:ins w:id="15853"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del w:id="15854" w:author="PR Preview" w:date="2026-01-01T00:00:00Z">
        <w:r>
          <w:rPr>
            <w:i/>
            <w:iCs/>
          </w:rPr>
          <w:delText xml:space="preserve">Remark 41</w:delText>
        </w:r>
      </w:del>
      <w:del w:id="15855" w:author="PR Preview" w:date="2026-01-01T00:00:00Z">
        <w:r>
          <w:delText xml:space="preserve"> (The SVD applies to every real matrix). </w:delText>
        </w:r>
      </w:del>
      <w:del w:id="15856" w:author="PR Preview" w:date="2026-01-01T00:00:00Z">
        <w:r>
          <w:delText xml:space="preserve">The proof is outside the scope of these notes;</w:delText>
        </w:r>
      </w:del>
      <w:del w:id="15857" w:author="PR Preview" w:date="2026-01-01T00:00:00Z">
        <w:r>
          <w:delText xml:space="preserve"> </w:delText>
        </w:r>
      </w:del>
      <w:del w:id="15858" w:author="PR Preview" w:date="2026-01-01T00:00:00Z">
        <w:r>
          <w:delText xml:space="preserve">see</w:delText>
        </w:r>
      </w:del>
      <w:del w:id="15859" w:author="PR Preview" w:date="2026-01-01T00:00:00Z">
        <w:r>
          <w:delText xml:space="preserve"> </w:delText>
        </w:r>
      </w:del>
      <w:del w:id="15860" w:author="PR Preview" w:date="2026-01-01T00:00:00Z">
        <w:r>
          <w:delText xml:space="preserve">Banerjee and Roy [47, Ch. 12], Theorem 12.1, p. 373</w:delText>
        </w:r>
      </w:del>
      <w:del w:id="15861" w:author="PR Preview" w:date="2026-01-01T00:00:00Z">
        <w:r>
          <w:delText xml:space="preserve">.</w:delText>
        </w:r>
      </w:del>
      <w:del w:id="15862" w:author="PR Preview" w:date="2026-01-01T00:00:00Z">
        <w:r>
          <w:delText xml:space="preserve"> </w:delText>
        </w:r>
      </w:del>
      <w:del w:id="15863" w:author="PR Preview" w:date="2026-01-01T00:00:00Z">
        <w:r>
          <w:delText xml:space="preserve">Unlike the spectral theorem (</w:delText>
        </w:r>
      </w:del>
      <w:hyperlink w:anchor="thm-spectral">
        <w:del w:id="15864" w:author="PR Preview" w:date="2026-01-01T00:00:00Z">
          <w:r>
            <w:rPr>
              <w:rStyle w:val="Hyperlink"/>
            </w:rPr>
            <w:delText xml:space="preserve">Theorem 80</w:delText>
          </w:r>
        </w:del>
      </w:hyperlink>
      <w:del w:id="15865" w:author="PR Preview" w:date="2026-01-01T00:00:00Z">
        <w:r>
          <w:delText xml:space="preserve">),</w:delText>
        </w:r>
      </w:del>
      <w:del w:id="15866" w:author="PR Preview" w:date="2026-01-01T00:00:00Z">
        <w:r>
          <w:delText xml:space="preserve"> </w:delText>
        </w:r>
      </w:del>
      <w:hyperlink w:anchor="thm-svd">
        <w:del w:id="15867" w:author="PR Preview" w:date="2026-01-01T00:00:00Z">
          <w:r>
            <w:rPr>
              <w:rStyle w:val="Hyperlink"/>
            </w:rPr>
            <w:delText xml:space="preserve">Theorem 81</w:delText>
          </w:r>
        </w:del>
      </w:hyperlink>
      <w:del w:id="15868" w:author="PR Preview" w:date="2026-01-01T00:00:00Z">
        <w:r>
          <w:delText xml:space="preserve"> </w:delText>
        </w:r>
      </w:del>
      <w:del w:id="15869" w:author="PR Preview" w:date="2026-01-01T00:00:00Z">
        <w:r>
          <w:delText xml:space="preserve">applies to every real matrix,</w:delText>
        </w:r>
      </w:del>
      <w:del w:id="15870" w:author="PR Preview" w:date="2026-01-01T00:00:00Z">
        <w:r>
          <w:delText xml:space="preserve"> </w:delText>
        </w:r>
      </w:del>
      <w:del w:id="15871" w:author="PR Preview" w:date="2026-01-01T00:00:00Z">
        <w:r>
          <w:delText xml:space="preserve">including one that is not square or not symmetric.</w:delText>
        </w:r>
      </w:del>
    </w:p>
    <w:p>
      <w:pPr>
        <w:pStyle w:val="BodyText"/>
      </w:pPr>
      <w:del w:id="15872" w:author="PR Preview" w:date="2026-01-01T00:00:00Z">
        <w:r>
          <w:delText xml:space="preserve">For example, the</w:delText>
        </w:r>
      </w:del>
      <w:del w:id="15873" w:author="PR Preview" w:date="2026-01-01T00:00:00Z">
        <w:r>
          <w:delText xml:space="preserve"> </w:delText>
        </w:r>
      </w:del>
      <m:oMath>
        <m:r>
          <m:t>1</m:t>
        </m:r>
        <m:r>
          <m:rPr>
            <m:sty m:val="p"/>
          </m:rPr>
          <m:t>×</m:t>
        </m:r>
        <m:r>
          <m:t>2</m:t>
        </m:r>
      </m:oMath>
      <w:del w:id="15874" w:author="PR Preview" w:date="2026-01-01T00:00:00Z">
        <w:r>
          <w:delText xml:space="preserve"> </w:delText>
        </w:r>
      </w:del>
      <w:del w:id="15875" w:author="PR Preview" w:date="2026-01-01T00:00:00Z">
        <w:r>
          <w:delText xml:space="preserve">matrix</w:delText>
        </w:r>
      </w:del>
      <w:del w:id="158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15877" w:author="PR Preview" w:date="2026-01-01T00:00:00Z">
        <w:r>
          <w:delText xml:space="preserve"> </w:delText>
        </w:r>
      </w:del>
      <w:del w:id="15878" w:author="PR Preview" w:date="2026-01-01T00:00:00Z">
        <w:r>
          <w:delText xml:space="preserve">is not square, so</w:delText>
        </w:r>
      </w:del>
      <w:del w:id="15879" w:author="PR Preview" w:date="2026-01-01T00:00:00Z">
        <w:r>
          <w:delText xml:space="preserve"> </w:delText>
        </w:r>
      </w:del>
      <w:hyperlink w:anchor="thm-spectral">
        <w:del w:id="15880" w:author="PR Preview" w:date="2026-01-01T00:00:00Z">
          <w:r>
            <w:rPr>
              <w:rStyle w:val="Hyperlink"/>
            </w:rPr>
            <w:delText xml:space="preserve">Theorem 80</w:delText>
          </w:r>
        </w:del>
      </w:hyperlink>
      <w:del w:id="15881" w:author="PR Preview" w:date="2026-01-01T00:00:00Z">
        <w:r>
          <w:delText xml:space="preserve"> </w:delText>
        </w:r>
      </w:del>
      <w:del w:id="15882" w:author="PR Preview" w:date="2026-01-01T00:00:00Z">
        <w:r>
          <w:delText xml:space="preserve">does not apply to it.</w:delText>
        </w:r>
      </w:del>
      <w:del w:id="15883" w:author="PR Preview" w:date="2026-01-01T00:00:00Z">
        <w:r>
          <w:delText xml:space="preserve"> </w:delText>
        </w:r>
      </w:del>
      <w:del w:id="15884" w:author="PR Preview" w:date="2026-01-01T00:00:00Z">
        <w:r>
          <w:delText xml:space="preserve">It has rank</w:delText>
        </w:r>
      </w:del>
      <w:del w:id="15885" w:author="PR Preview" w:date="2026-01-01T00:00:00Z">
        <w:r>
          <w:delText xml:space="preserve"> </w:delText>
        </w:r>
      </w:del>
      <m:oMath>
        <m:r>
          <m:t>1</m:t>
        </m:r>
      </m:oMath>
      <w:del w:id="15886" w:author="PR Preview" w:date="2026-01-01T00:00:00Z">
        <w:r>
          <w:delText xml:space="preserve">, and</w:delText>
        </w:r>
      </w:del>
      <w:del w:id="15887" w:author="PR Preview" w:date="2026-01-01T00:00:00Z">
        <w:r>
          <w:delText xml:space="preserve"> </w:delText>
        </w:r>
      </w:del>
      <w:hyperlink w:anchor="thm-svd">
        <w:del w:id="15888" w:author="PR Preview" w:date="2026-01-01T00:00:00Z">
          <w:r>
            <w:rPr>
              <w:rStyle w:val="Hyperlink"/>
            </w:rPr>
            <w:delText xml:space="preserve">Theorem 81</w:delText>
          </w:r>
        </w:del>
      </w:hyperlink>
      <w:del w:id="15889" w:author="PR Preview" w:date="2026-01-01T00:00:00Z">
        <w:r>
          <w:delText xml:space="preserve"> </w:delText>
        </w:r>
      </w:del>
      <w:del w:id="15890" w:author="PR Preview" w:date="2026-01-01T00:00:00Z">
        <w:r>
          <w:delText xml:space="preserve">holds with</w:delText>
        </w:r>
      </w:del>
      <w:del w:id="1589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15892" w:author="PR Preview" w:date="2026-01-01T00:00:00Z">
        <w:r>
          <w:delText xml:space="preserve">,</w:delText>
        </w:r>
      </w:del>
      <w:del w:id="15893"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15894" w:author="PR Preview" w:date="2026-01-01T00:00:00Z">
        <w:r>
          <w:delText xml:space="preserve">,</w:delText>
        </w:r>
      </w:del>
      <w:del w:id="15895" w:author="PR Preview" w:date="2026-01-01T00:00:00Z">
        <w:r>
          <w:delText xml:space="preserve"> </w:delText>
        </w:r>
      </w:del>
      <w:del w:id="15896" w:author="PR Preview" w:date="2026-01-01T00:00:00Z">
        <w:r>
          <w:delText xml:space="preserve">and</w:delText>
        </w:r>
      </w:del>
      <w:del w:id="15897" w:author="PR Preview" w:date="2026-01-01T00:00:00Z">
        <w:r>
          <w:delText xml:space="preserve"> </w:delText>
        </w:r>
      </w:del>
      <m:oMath>
        <m:r>
          <m:rPr>
            <m:sty m:val="bi"/>
          </m:rPr>
          <m:t>V</m:t>
        </m:r>
      </m:oMath>
      <w:del w:id="15898" w:author="PR Preview" w:date="2026-01-01T00:00:00Z">
        <w:r>
          <w:delText xml:space="preserve"> </w:delText>
        </w:r>
      </w:del>
      <w:del w:id="15899" w:author="PR Preview" w:date="2026-01-01T00:00:00Z">
        <w:r>
          <w:delText xml:space="preserve">the orthogonal matrix</w:delText>
        </w:r>
      </w:del>
      <w:del w:id="15900" w:author="PR Preview" w:date="2026-01-01T00:00:00Z">
        <w:r>
          <w:delText xml:space="preserve"> </w:delText>
        </w:r>
      </w:del>
      <m:oMath>
        <m:r>
          <m:rPr>
            <m:sty m:val="bi"/>
          </m:rPr>
          <m:t>Q</m:t>
        </m:r>
      </m:oMath>
      <w:del w:id="15901" w:author="PR Preview" w:date="2026-01-01T00:00:00Z">
        <w:r>
          <w:delText xml:space="preserve"> </w:delText>
        </w:r>
      </w:del>
      <w:del w:id="15902" w:author="PR Preview" w:date="2026-01-01T00:00:00Z">
        <w:r>
          <w:delText xml:space="preserve">from</w:delText>
        </w:r>
      </w:del>
      <w:del w:id="15903" w:author="PR Preview" w:date="2026-01-01T00:00:00Z">
        <w:r>
          <w:delText xml:space="preserve"> </w:delText>
        </w:r>
      </w:del>
      <w:hyperlink w:anchor="exm-spectral">
        <w:del w:id="15904" w:author="PR Preview" w:date="2026-01-01T00:00:00Z">
          <w:r>
            <w:rPr>
              <w:rStyle w:val="Hyperlink"/>
            </w:rPr>
            <w:delText xml:space="preserve">Example 151</w:delText>
          </w:r>
        </w:del>
      </w:hyperlink>
      <w:del w:id="15905" w:author="PR Preview" w:date="2026-01-01T00:00:00Z">
        <w:r>
          <w:delText xml:space="preserve">,</w:delText>
        </w:r>
      </w:del>
      <w:del w:id="15906" w:author="PR Preview" w:date="2026-01-01T00:00:00Z">
        <w:r>
          <w:delText xml:space="preserve"> </w:delText>
        </w:r>
      </w:del>
      <w:del w:id="15907" w:author="PR Preview" w:date="2026-01-01T00:00:00Z">
        <w:r>
          <w:delText xml:space="preserve">which is symmetric, so</w:delText>
        </w:r>
      </w:del>
      <w:del w:id="15908" w:author="PR Preview" w:date="2026-01-01T00:00:00Z">
        <w:r>
          <w:delText xml:space="preserve"> </w:delText>
        </w:r>
      </w:del>
      <m:oMath>
        <m:sSup>
          <m:e>
            <m:r>
              <m:rPr>
                <m:sty m:val="bi"/>
              </m:rPr>
              <m:t>V</m:t>
            </m:r>
          </m:e>
          <m:sup>
            <m:r>
              <m:rPr>
                <m:sty m:val="p"/>
              </m:rPr>
              <m:t>⊤</m:t>
            </m:r>
          </m:sup>
        </m:sSup>
        <m:r>
          <m:rPr>
            <m:sty m:val="p"/>
          </m:rPr>
          <m:t>=</m:t>
        </m:r>
        <m:r>
          <m:rPr>
            <m:sty m:val="bi"/>
          </m:rPr>
          <m:t>V</m:t>
        </m:r>
      </m:oMath>
      <w:del w:id="15909" w:author="PR Preview" w:date="2026-01-01T00:00:00Z">
        <w:r>
          <w:delText xml:space="preserve">:</w:delText>
        </w:r>
      </w:del>
    </w:p>
    <w:p>
      <w:pPr>
        <w:pStyle w:val="BodyText"/>
      </w:pPr>
      <w:ins w:id="15910" w:author="PR Preview" w:date="2026-01-01T00:00:00Z">
        <w:r>
          <w:rPr>
            <w:i/>
            <w:iCs/>
          </w:rPr>
          <w:t xml:space="preserve">Remark 41</w:t>
        </w:r>
      </w:ins>
      <w:ins w:id="15911" w:author="PR Preview" w:date="2026-01-01T00:00:00Z">
        <w:r>
          <w:t xml:space="preserve"> (The SVD applies to every real matrix). </w:t>
        </w:r>
      </w:ins>
      <w:ins w:id="15912" w:author="PR Preview" w:date="2026-01-01T00:00:00Z">
        <w:r>
          <w:t xml:space="preserve">The proof is outside the scope of these notes;</w:t>
        </w:r>
      </w:ins>
      <w:ins w:id="15913" w:author="PR Preview" w:date="2026-01-01T00:00:00Z">
        <w:r>
          <w:t xml:space="preserve"> </w:t>
        </w:r>
      </w:ins>
      <w:ins w:id="15914" w:author="PR Preview" w:date="2026-01-01T00:00:00Z">
        <w:r>
          <w:t xml:space="preserve">see</w:t>
        </w:r>
      </w:ins>
      <w:ins w:id="15915" w:author="PR Preview" w:date="2026-01-01T00:00:00Z">
        <w:r>
          <w:t xml:space="preserve"> </w:t>
        </w:r>
      </w:ins>
      <w:ins w:id="15916" w:author="PR Preview" w:date="2026-01-01T00:00:00Z">
        <w:r>
          <w:t xml:space="preserve">Banerjee and Roy [47, Ch. 12], Theorem 12.1, p. 373</w:t>
        </w:r>
      </w:ins>
      <w:ins w:id="15917" w:author="PR Preview" w:date="2026-01-01T00:00:00Z">
        <w:r>
          <w:t xml:space="preserve">.</w:t>
        </w:r>
      </w:ins>
      <w:ins w:id="15918" w:author="PR Preview" w:date="2026-01-01T00:00:00Z">
        <w:r>
          <w:t xml:space="preserve"> </w:t>
        </w:r>
      </w:ins>
      <w:ins w:id="15919" w:author="PR Preview" w:date="2026-01-01T00:00:00Z">
        <w:r>
          <w:t xml:space="preserve">Unlike the spectral theorem (</w:t>
        </w:r>
      </w:ins>
      <w:hyperlink w:anchor="thm-spectral">
        <w:ins w:id="15920" w:author="PR Preview" w:date="2026-01-01T00:00:00Z">
          <w:r>
            <w:rPr>
              <w:rStyle w:val="Hyperlink"/>
            </w:rPr>
            <w:t xml:space="preserve">Theorem 79</w:t>
          </w:r>
        </w:ins>
      </w:hyperlink>
      <w:ins w:id="15921" w:author="PR Preview" w:date="2026-01-01T00:00:00Z">
        <w:r>
          <w:t xml:space="preserve">),</w:t>
        </w:r>
      </w:ins>
      <w:ins w:id="15922" w:author="PR Preview" w:date="2026-01-01T00:00:00Z">
        <w:r>
          <w:t xml:space="preserve"> </w:t>
        </w:r>
      </w:ins>
      <w:hyperlink w:anchor="thm-svd">
        <w:ins w:id="15923" w:author="PR Preview" w:date="2026-01-01T00:00:00Z">
          <w:r>
            <w:rPr>
              <w:rStyle w:val="Hyperlink"/>
            </w:rPr>
            <w:t xml:space="preserve">Theorem 80</w:t>
          </w:r>
        </w:ins>
      </w:hyperlink>
      <w:ins w:id="15924" w:author="PR Preview" w:date="2026-01-01T00:00:00Z">
        <w:r>
          <w:t xml:space="preserve"> </w:t>
        </w:r>
      </w:ins>
      <w:ins w:id="15925" w:author="PR Preview" w:date="2026-01-01T00:00:00Z">
        <w:r>
          <w:t xml:space="preserve">applies to every real matrix,</w:t>
        </w:r>
      </w:ins>
      <w:ins w:id="15926" w:author="PR Preview" w:date="2026-01-01T00:00:00Z">
        <w:r>
          <w:t xml:space="preserve"> </w:t>
        </w:r>
      </w:ins>
      <w:ins w:id="15927" w:author="PR Preview" w:date="2026-01-01T00:00:00Z">
        <w:r>
          <w:t xml:space="preserve">including one that is not square or not symmetric.</w:t>
        </w:r>
      </w:ins>
    </w:p>
    <w:p>
      <w:pPr>
        <w:pStyle w:val="BodyText"/>
      </w:pPr>
      <w:ins w:id="15928" w:author="PR Preview" w:date="2026-01-01T00:00:00Z">
        <w:r>
          <w:t xml:space="preserve">For example, the</w:t>
        </w:r>
      </w:ins>
      <w:ins w:id="15929" w:author="PR Preview" w:date="2026-01-01T00:00:00Z">
        <w:r>
          <w:t xml:space="preserve"> </w:t>
        </w:r>
      </w:ins>
      <m:oMath>
        <m:r>
          <m:t>1</m:t>
        </m:r>
        <m:r>
          <m:rPr>
            <m:sty m:val="p"/>
          </m:rPr>
          <m:t>×</m:t>
        </m:r>
        <m:r>
          <m:t>2</m:t>
        </m:r>
      </m:oMath>
      <w:ins w:id="15930" w:author="PR Preview" w:date="2026-01-01T00:00:00Z">
        <w:r>
          <w:t xml:space="preserve"> </w:t>
        </w:r>
      </w:ins>
      <w:ins w:id="15931" w:author="PR Preview" w:date="2026-01-01T00:00:00Z">
        <w:r>
          <w:t xml:space="preserve">matrix</w:t>
        </w:r>
      </w:ins>
      <w:ins w:id="159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15933" w:author="PR Preview" w:date="2026-01-01T00:00:00Z">
        <w:r>
          <w:t xml:space="preserve"> </w:t>
        </w:r>
      </w:ins>
      <w:ins w:id="15934" w:author="PR Preview" w:date="2026-01-01T00:00:00Z">
        <w:r>
          <w:t xml:space="preserve">is not square, so</w:t>
        </w:r>
      </w:ins>
      <w:ins w:id="15935" w:author="PR Preview" w:date="2026-01-01T00:00:00Z">
        <w:r>
          <w:t xml:space="preserve"> </w:t>
        </w:r>
      </w:ins>
      <w:hyperlink w:anchor="thm-spectral">
        <w:ins w:id="15936" w:author="PR Preview" w:date="2026-01-01T00:00:00Z">
          <w:r>
            <w:rPr>
              <w:rStyle w:val="Hyperlink"/>
            </w:rPr>
            <w:t xml:space="preserve">Theorem 79</w:t>
          </w:r>
        </w:ins>
      </w:hyperlink>
      <w:ins w:id="15937" w:author="PR Preview" w:date="2026-01-01T00:00:00Z">
        <w:r>
          <w:t xml:space="preserve"> </w:t>
        </w:r>
      </w:ins>
      <w:ins w:id="15938" w:author="PR Preview" w:date="2026-01-01T00:00:00Z">
        <w:r>
          <w:t xml:space="preserve">does not apply to it.</w:t>
        </w:r>
      </w:ins>
      <w:ins w:id="15939" w:author="PR Preview" w:date="2026-01-01T00:00:00Z">
        <w:r>
          <w:t xml:space="preserve"> </w:t>
        </w:r>
      </w:ins>
      <w:ins w:id="15940" w:author="PR Preview" w:date="2026-01-01T00:00:00Z">
        <w:r>
          <w:t xml:space="preserve">It has rank</w:t>
        </w:r>
      </w:ins>
      <w:ins w:id="15941" w:author="PR Preview" w:date="2026-01-01T00:00:00Z">
        <w:r>
          <w:t xml:space="preserve"> </w:t>
        </w:r>
      </w:ins>
      <m:oMath>
        <m:r>
          <m:t>1</m:t>
        </m:r>
      </m:oMath>
      <w:ins w:id="15942" w:author="PR Preview" w:date="2026-01-01T00:00:00Z">
        <w:r>
          <w:t xml:space="preserve">, and</w:t>
        </w:r>
      </w:ins>
      <w:ins w:id="15943" w:author="PR Preview" w:date="2026-01-01T00:00:00Z">
        <w:r>
          <w:t xml:space="preserve"> </w:t>
        </w:r>
      </w:ins>
      <w:hyperlink w:anchor="thm-svd">
        <w:ins w:id="15944" w:author="PR Preview" w:date="2026-01-01T00:00:00Z">
          <w:r>
            <w:rPr>
              <w:rStyle w:val="Hyperlink"/>
            </w:rPr>
            <w:t xml:space="preserve">Theorem 80</w:t>
          </w:r>
        </w:ins>
      </w:hyperlink>
      <w:ins w:id="15945" w:author="PR Preview" w:date="2026-01-01T00:00:00Z">
        <w:r>
          <w:t xml:space="preserve"> </w:t>
        </w:r>
      </w:ins>
      <w:ins w:id="15946" w:author="PR Preview" w:date="2026-01-01T00:00:00Z">
        <w:r>
          <w:t xml:space="preserve">holds with</w:t>
        </w:r>
      </w:ins>
      <w:ins w:id="15947"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15948" w:author="PR Preview" w:date="2026-01-01T00:00:00Z">
        <w:r>
          <w:t xml:space="preserve">,</w:t>
        </w:r>
      </w:ins>
      <w:ins w:id="15949"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15950" w:author="PR Preview" w:date="2026-01-01T00:00:00Z">
        <w:r>
          <w:t xml:space="preserve">,</w:t>
        </w:r>
      </w:ins>
      <w:ins w:id="15951" w:author="PR Preview" w:date="2026-01-01T00:00:00Z">
        <w:r>
          <w:t xml:space="preserve"> </w:t>
        </w:r>
      </w:ins>
      <w:ins w:id="15952" w:author="PR Preview" w:date="2026-01-01T00:00:00Z">
        <w:r>
          <w:t xml:space="preserve">and</w:t>
        </w:r>
      </w:ins>
      <w:ins w:id="15953" w:author="PR Preview" w:date="2026-01-01T00:00:00Z">
        <w:r>
          <w:t xml:space="preserve"> </w:t>
        </w:r>
      </w:ins>
      <m:oMath>
        <m:r>
          <m:rPr>
            <m:sty m:val="bi"/>
          </m:rPr>
          <m:t>V</m:t>
        </m:r>
      </m:oMath>
      <w:ins w:id="15954" w:author="PR Preview" w:date="2026-01-01T00:00:00Z">
        <w:r>
          <w:t xml:space="preserve"> </w:t>
        </w:r>
      </w:ins>
      <w:ins w:id="15955" w:author="PR Preview" w:date="2026-01-01T00:00:00Z">
        <w:r>
          <w:t xml:space="preserve">the orthogonal matrix</w:t>
        </w:r>
      </w:ins>
      <w:ins w:id="15956" w:author="PR Preview" w:date="2026-01-01T00:00:00Z">
        <w:r>
          <w:t xml:space="preserve"> </w:t>
        </w:r>
      </w:ins>
      <m:oMath>
        <m:r>
          <m:rPr>
            <m:sty m:val="bi"/>
          </m:rPr>
          <m:t>Q</m:t>
        </m:r>
      </m:oMath>
      <w:ins w:id="15957" w:author="PR Preview" w:date="2026-01-01T00:00:00Z">
        <w:r>
          <w:t xml:space="preserve"> </w:t>
        </w:r>
      </w:ins>
      <w:ins w:id="15958" w:author="PR Preview" w:date="2026-01-01T00:00:00Z">
        <w:r>
          <w:t xml:space="preserve">from</w:t>
        </w:r>
      </w:ins>
      <w:ins w:id="15959" w:author="PR Preview" w:date="2026-01-01T00:00:00Z">
        <w:r>
          <w:t xml:space="preserve"> </w:t>
        </w:r>
      </w:ins>
      <w:hyperlink w:anchor="exm-spectral">
        <w:ins w:id="15960" w:author="PR Preview" w:date="2026-01-01T00:00:00Z">
          <w:r>
            <w:rPr>
              <w:rStyle w:val="Hyperlink"/>
            </w:rPr>
            <w:t xml:space="preserve">Example 150</w:t>
          </w:r>
        </w:ins>
      </w:hyperlink>
      <w:ins w:id="15961" w:author="PR Preview" w:date="2026-01-01T00:00:00Z">
        <w:r>
          <w:t xml:space="preserve">,</w:t>
        </w:r>
      </w:ins>
      <w:ins w:id="15962" w:author="PR Preview" w:date="2026-01-01T00:00:00Z">
        <w:r>
          <w:t xml:space="preserve"> </w:t>
        </w:r>
      </w:ins>
      <w:ins w:id="15963" w:author="PR Preview" w:date="2026-01-01T00:00:00Z">
        <w:r>
          <w:t xml:space="preserve">which is symmetric, so</w:t>
        </w:r>
      </w:ins>
      <w:ins w:id="15964" w:author="PR Preview" w:date="2026-01-01T00:00:00Z">
        <w:r>
          <w:t xml:space="preserve"> </w:t>
        </w:r>
      </w:ins>
      <m:oMath>
        <m:sSup>
          <m:e>
            <m:r>
              <m:rPr>
                <m:sty m:val="bi"/>
              </m:rPr>
              <m:t>V</m:t>
            </m:r>
          </m:e>
          <m:sup>
            <m:r>
              <m:rPr>
                <m:sty m:val="p"/>
              </m:rPr>
              <m:t>⊤</m:t>
            </m:r>
          </m:sup>
        </m:sSup>
        <m:r>
          <m:rPr>
            <m:sty m:val="p"/>
          </m:rPr>
          <m:t>=</m:t>
        </m:r>
        <m:r>
          <m:rPr>
            <m:sty m:val="bi"/>
          </m:rPr>
          <m:t>V</m:t>
        </m:r>
      </m:oMath>
      <w:ins w:id="15965"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del w:id="15966" w:author="PR Preview" w:date="2026-01-01T00:00:00Z">
        <w:r>
          <w:rPr>
            <w:b/>
            <w:bCs/>
          </w:rPr>
          <w:delText xml:space="preserve">Definition 98 (Singular value decomposition)</w:delText>
        </w:r>
      </w:del>
      <w:del w:id="15967" w:author="PR Preview" w:date="2026-01-01T00:00:00Z">
        <w:r>
          <w:delText xml:space="preserve"> </w:delText>
        </w:r>
      </w:del>
      <w:del w:id="15968" w:author="PR Preview" w:date="2026-01-01T00:00:00Z">
        <w:r>
          <w:delText xml:space="preserve">Let</w:delText>
        </w:r>
      </w:del>
      <w:del w:id="15969" w:author="PR Preview" w:date="2026-01-01T00:00:00Z">
        <w:r>
          <w:delText xml:space="preserve"> </w:delText>
        </w:r>
      </w:del>
      <m:oMath>
        <m:r>
          <m:rPr>
            <m:sty m:val="bi"/>
          </m:rPr>
          <m:t>A</m:t>
        </m:r>
      </m:oMath>
      <w:del w:id="15970" w:author="PR Preview" w:date="2026-01-01T00:00:00Z">
        <w:r>
          <w:delText xml:space="preserve"> </w:delText>
        </w:r>
      </w:del>
      <w:del w:id="15971" w:author="PR Preview" w:date="2026-01-01T00:00:00Z">
        <w:r>
          <w:delText xml:space="preserve">be an</w:delText>
        </w:r>
      </w:del>
      <w:del w:id="15972" w:author="PR Preview" w:date="2026-01-01T00:00:00Z">
        <w:r>
          <w:delText xml:space="preserve"> </w:delText>
        </w:r>
      </w:del>
      <m:oMath>
        <m:r>
          <m:t>n</m:t>
        </m:r>
        <m:r>
          <m:rPr>
            <m:sty m:val="p"/>
          </m:rPr>
          <m:t>×</m:t>
        </m:r>
        <m:r>
          <m:t>p</m:t>
        </m:r>
      </m:oMath>
      <w:del w:id="15973" w:author="PR Preview" w:date="2026-01-01T00:00:00Z">
        <w:r>
          <w:delText xml:space="preserve"> </w:delText>
        </w:r>
      </w:del>
      <w:del w:id="15974" w:author="PR Preview" w:date="2026-01-01T00:00:00Z">
        <w:r>
          <w:delText xml:space="preserve">matrix with real entries</w:delText>
        </w:r>
      </w:del>
      <w:del w:id="15975" w:author="PR Preview" w:date="2026-01-01T00:00:00Z">
        <w:r>
          <w:delText xml:space="preserve"> </w:delText>
        </w:r>
      </w:del>
      <w:del w:id="15976" w:author="PR Preview" w:date="2026-01-01T00:00:00Z">
        <w:r>
          <w:delText xml:space="preserve">and</w:delText>
        </w:r>
      </w:del>
      <w:del w:id="15977"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5978" w:author="PR Preview" w:date="2026-01-01T00:00:00Z">
        <w:r>
          <w:delText xml:space="preserve">.</w:delText>
        </w:r>
      </w:del>
      <w:del w:id="15979" w:author="PR Preview" w:date="2026-01-01T00:00:00Z">
        <w:r>
          <w:delText xml:space="preserve"> </w:delText>
        </w:r>
      </w:del>
      <w:del w:id="15980" w:author="PR Preview" w:date="2026-01-01T00:00:00Z">
        <w:r>
          <w:delText xml:space="preserve">A</w:delText>
        </w:r>
      </w:del>
      <w:del w:id="15981" w:author="PR Preview" w:date="2026-01-01T00:00:00Z">
        <w:r>
          <w:delText xml:space="preserve"> </w:delText>
        </w:r>
      </w:del>
      <w:del w:id="15982" w:author="PR Preview" w:date="2026-01-01T00:00:00Z">
        <w:r>
          <w:rPr>
            <w:b/>
            <w:bCs/>
          </w:rPr>
          <w:delText xml:space="preserve">singular value decomposition</w:delText>
        </w:r>
      </w:del>
      <w:del w:id="15983" w:author="PR Preview" w:date="2026-01-01T00:00:00Z">
        <w:r>
          <w:delText xml:space="preserve"> </w:delText>
        </w:r>
      </w:del>
      <w:del w:id="15984" w:author="PR Preview" w:date="2026-01-01T00:00:00Z">
        <w:r>
          <w:delText xml:space="preserve">[72]</w:delText>
        </w:r>
      </w:del>
      <w:del w:id="15985" w:author="PR Preview" w:date="2026-01-01T00:00:00Z">
        <w:r>
          <w:delText xml:space="preserve"> </w:delText>
        </w:r>
      </w:del>
      <w:del w:id="15986" w:author="PR Preview" w:date="2026-01-01T00:00:00Z">
        <w:r>
          <w:delText xml:space="preserve">(SVD) of</w:delText>
        </w:r>
      </w:del>
      <w:del w:id="15987" w:author="PR Preview" w:date="2026-01-01T00:00:00Z">
        <w:r>
          <w:delText xml:space="preserve"> </w:delText>
        </w:r>
      </w:del>
      <m:oMath>
        <m:r>
          <m:rPr>
            <m:sty m:val="bi"/>
          </m:rPr>
          <m:t>A</m:t>
        </m:r>
      </m:oMath>
      <w:del w:id="15988" w:author="PR Preview" w:date="2026-01-01T00:00:00Z">
        <w:r>
          <w:delText xml:space="preserve"> </w:delText>
        </w:r>
      </w:del>
      <w:del w:id="15989" w:author="PR Preview" w:date="2026-01-01T00:00:00Z">
        <w:r>
          <w:delText xml:space="preserve">is a factorization</w:delText>
        </w:r>
      </w:del>
      <w:del w:id="15990"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5991" w:author="PR Preview" w:date="2026-01-01T00:00:00Z">
        <w:r>
          <w:delText xml:space="preserve"> </w:delText>
        </w:r>
      </w:del>
      <w:del w:id="15992" w:author="PR Preview" w:date="2026-01-01T00:00:00Z">
        <w:r>
          <w:delText xml:space="preserve">with</w:delText>
        </w:r>
      </w:del>
      <w:del w:id="15993" w:author="PR Preview" w:date="2026-01-01T00:00:00Z">
        <w:r>
          <w:delText xml:space="preserve"> </w:delText>
        </w:r>
      </w:del>
      <m:oMath>
        <m:r>
          <m:rPr>
            <m:sty m:val="bi"/>
          </m:rPr>
          <m:t>U</m:t>
        </m:r>
      </m:oMath>
      <w:del w:id="15994" w:author="PR Preview" w:date="2026-01-01T00:00:00Z">
        <w:r>
          <w:delText xml:space="preserve">,</w:delText>
        </w:r>
      </w:del>
      <w:del w:id="15995" w:author="PR Preview" w:date="2026-01-01T00:00:00Z">
        <w:r>
          <w:delText xml:space="preserve"> </w:delText>
        </w:r>
      </w:del>
      <m:oMath>
        <m:r>
          <m:rPr>
            <m:sty m:val="bi"/>
          </m:rPr>
          <m:t>D</m:t>
        </m:r>
      </m:oMath>
      <w:del w:id="15996" w:author="PR Preview" w:date="2026-01-01T00:00:00Z">
        <w:r>
          <w:delText xml:space="preserve"> </w:delText>
        </w:r>
      </w:del>
      <w:del w:id="15997" w:author="PR Preview" w:date="2026-01-01T00:00:00Z">
        <w:r>
          <w:delText xml:space="preserve">and</w:delText>
        </w:r>
      </w:del>
      <w:del w:id="15998" w:author="PR Preview" w:date="2026-01-01T00:00:00Z">
        <w:r>
          <w:delText xml:space="preserve"> </w:delText>
        </w:r>
      </w:del>
      <m:oMath>
        <m:r>
          <m:rPr>
            <m:sty m:val="bi"/>
          </m:rPr>
          <m:t>V</m:t>
        </m:r>
      </m:oMath>
      <w:del w:id="15999" w:author="PR Preview" w:date="2026-01-01T00:00:00Z">
        <w:r>
          <w:delText xml:space="preserve"> </w:delText>
        </w:r>
      </w:del>
      <w:del w:id="16000" w:author="PR Preview" w:date="2026-01-01T00:00:00Z">
        <w:r>
          <w:delText xml:space="preserve">as in</w:delText>
        </w:r>
      </w:del>
      <w:del w:id="16001" w:author="PR Preview" w:date="2026-01-01T00:00:00Z">
        <w:r>
          <w:delText xml:space="preserve"> </w:delText>
        </w:r>
      </w:del>
      <w:hyperlink w:anchor="thm-svd">
        <w:del w:id="16002" w:author="PR Preview" w:date="2026-01-01T00:00:00Z">
          <w:r>
            <w:rPr>
              <w:rStyle w:val="Hyperlink"/>
            </w:rPr>
            <w:delText xml:space="preserve">Theorem 81</w:delText>
          </w:r>
        </w:del>
      </w:hyperlink>
      <w:del w:id="16003" w:author="PR Preview" w:date="2026-01-01T00:00:00Z">
        <w:r>
          <w:delText xml:space="preserve">.</w:delText>
        </w:r>
      </w:del>
    </w:p>
    <w:p>
      <w:pPr>
        <w:pStyle w:val="BodyText"/>
      </w:pPr>
      <w:ins w:id="16004" w:author="PR Preview" w:date="2026-01-01T00:00:00Z">
        <w:r>
          <w:rPr>
            <w:b/>
            <w:bCs/>
          </w:rPr>
          <w:t xml:space="preserve">Definition 98 (Singular value decomposition)</w:t>
        </w:r>
      </w:ins>
      <w:ins w:id="16005" w:author="PR Preview" w:date="2026-01-01T00:00:00Z">
        <w:r>
          <w:t xml:space="preserve"> </w:t>
        </w:r>
      </w:ins>
      <w:ins w:id="16006" w:author="PR Preview" w:date="2026-01-01T00:00:00Z">
        <w:r>
          <w:t xml:space="preserve">Let</w:t>
        </w:r>
      </w:ins>
      <w:ins w:id="16007" w:author="PR Preview" w:date="2026-01-01T00:00:00Z">
        <w:r>
          <w:t xml:space="preserve"> </w:t>
        </w:r>
      </w:ins>
      <m:oMath>
        <m:r>
          <m:rPr>
            <m:sty m:val="bi"/>
          </m:rPr>
          <m:t>A</m:t>
        </m:r>
      </m:oMath>
      <w:ins w:id="16008" w:author="PR Preview" w:date="2026-01-01T00:00:00Z">
        <w:r>
          <w:t xml:space="preserve"> </w:t>
        </w:r>
      </w:ins>
      <w:ins w:id="16009" w:author="PR Preview" w:date="2026-01-01T00:00:00Z">
        <w:r>
          <w:t xml:space="preserve">be an</w:t>
        </w:r>
      </w:ins>
      <w:ins w:id="16010" w:author="PR Preview" w:date="2026-01-01T00:00:00Z">
        <w:r>
          <w:t xml:space="preserve"> </w:t>
        </w:r>
      </w:ins>
      <m:oMath>
        <m:r>
          <m:t>n</m:t>
        </m:r>
        <m:r>
          <m:rPr>
            <m:sty m:val="p"/>
          </m:rPr>
          <m:t>×</m:t>
        </m:r>
        <m:r>
          <m:t>p</m:t>
        </m:r>
      </m:oMath>
      <w:ins w:id="16011" w:author="PR Preview" w:date="2026-01-01T00:00:00Z">
        <w:r>
          <w:t xml:space="preserve"> </w:t>
        </w:r>
      </w:ins>
      <w:ins w:id="16012" w:author="PR Preview" w:date="2026-01-01T00:00:00Z">
        <w:r>
          <w:t xml:space="preserve">matrix with real entries</w:t>
        </w:r>
      </w:ins>
      <w:ins w:id="16013" w:author="PR Preview" w:date="2026-01-01T00:00:00Z">
        <w:r>
          <w:t xml:space="preserve"> </w:t>
        </w:r>
      </w:ins>
      <w:ins w:id="16014" w:author="PR Preview" w:date="2026-01-01T00:00:00Z">
        <w:r>
          <w:t xml:space="preserve">and</w:t>
        </w:r>
      </w:ins>
      <w:ins w:id="16015" w:author="PR Preview" w:date="2026-01-01T00:00:00Z">
        <w:r>
          <w:t xml:space="preserve"> </w:t>
        </w:r>
      </w:ins>
      <m:oMath>
        <m:r>
          <m:rPr>
            <m:sty m:val="p"/>
          </m:rPr>
          <m:t>rank</m:t>
        </m:r>
        <m:r>
          <m:rPr>
            <m:sty m:val="p"/>
          </m:rPr>
          <m:t>(</m:t>
        </m:r>
        <m:r>
          <m:rPr>
            <m:sty m:val="bi"/>
          </m:rPr>
          <m:t>A</m:t>
        </m:r>
        <m:r>
          <m:rPr>
            <m:sty m:val="p"/>
          </m:rPr>
          <m:t>)</m:t>
        </m:r>
        <m:r>
          <m:rPr>
            <m:sty m:val="p"/>
          </m:rPr>
          <m:t>=</m:t>
        </m:r>
        <m:r>
          <m:t>r</m:t>
        </m:r>
      </m:oMath>
      <w:ins w:id="16016" w:author="PR Preview" w:date="2026-01-01T00:00:00Z">
        <w:r>
          <w:t xml:space="preserve">.</w:t>
        </w:r>
      </w:ins>
      <w:ins w:id="16017" w:author="PR Preview" w:date="2026-01-01T00:00:00Z">
        <w:r>
          <w:t xml:space="preserve"> </w:t>
        </w:r>
      </w:ins>
      <w:ins w:id="16018" w:author="PR Preview" w:date="2026-01-01T00:00:00Z">
        <w:r>
          <w:t xml:space="preserve">A</w:t>
        </w:r>
      </w:ins>
      <w:ins w:id="16019" w:author="PR Preview" w:date="2026-01-01T00:00:00Z">
        <w:r>
          <w:t xml:space="preserve"> </w:t>
        </w:r>
      </w:ins>
      <w:ins w:id="16020" w:author="PR Preview" w:date="2026-01-01T00:00:00Z">
        <w:r>
          <w:rPr>
            <w:b/>
            <w:bCs/>
          </w:rPr>
          <w:t xml:space="preserve">singular value decomposition</w:t>
        </w:r>
      </w:ins>
      <w:ins w:id="16021" w:author="PR Preview" w:date="2026-01-01T00:00:00Z">
        <w:r>
          <w:t xml:space="preserve"> </w:t>
        </w:r>
      </w:ins>
      <w:ins w:id="16022" w:author="PR Preview" w:date="2026-01-01T00:00:00Z">
        <w:r>
          <w:t xml:space="preserve">[69]</w:t>
        </w:r>
      </w:ins>
      <w:ins w:id="16023" w:author="PR Preview" w:date="2026-01-01T00:00:00Z">
        <w:r>
          <w:t xml:space="preserve"> </w:t>
        </w:r>
      </w:ins>
      <w:ins w:id="16024" w:author="PR Preview" w:date="2026-01-01T00:00:00Z">
        <w:r>
          <w:t xml:space="preserve">(SVD) of</w:t>
        </w:r>
      </w:ins>
      <w:ins w:id="16025" w:author="PR Preview" w:date="2026-01-01T00:00:00Z">
        <w:r>
          <w:t xml:space="preserve"> </w:t>
        </w:r>
      </w:ins>
      <m:oMath>
        <m:r>
          <m:rPr>
            <m:sty m:val="bi"/>
          </m:rPr>
          <m:t>A</m:t>
        </m:r>
      </m:oMath>
      <w:ins w:id="16026" w:author="PR Preview" w:date="2026-01-01T00:00:00Z">
        <w:r>
          <w:t xml:space="preserve"> </w:t>
        </w:r>
      </w:ins>
      <w:ins w:id="16027" w:author="PR Preview" w:date="2026-01-01T00:00:00Z">
        <w:r>
          <w:t xml:space="preserve">is a factorization</w:t>
        </w:r>
      </w:ins>
      <w:ins w:id="16028"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6029" w:author="PR Preview" w:date="2026-01-01T00:00:00Z">
        <w:r>
          <w:t xml:space="preserve"> </w:t>
        </w:r>
      </w:ins>
      <w:ins w:id="16030" w:author="PR Preview" w:date="2026-01-01T00:00:00Z">
        <w:r>
          <w:t xml:space="preserve">with</w:t>
        </w:r>
      </w:ins>
      <w:ins w:id="16031" w:author="PR Preview" w:date="2026-01-01T00:00:00Z">
        <w:r>
          <w:t xml:space="preserve"> </w:t>
        </w:r>
      </w:ins>
      <m:oMath>
        <m:r>
          <m:rPr>
            <m:sty m:val="bi"/>
          </m:rPr>
          <m:t>U</m:t>
        </m:r>
      </m:oMath>
      <w:ins w:id="16032" w:author="PR Preview" w:date="2026-01-01T00:00:00Z">
        <w:r>
          <w:t xml:space="preserve">,</w:t>
        </w:r>
      </w:ins>
      <w:ins w:id="16033" w:author="PR Preview" w:date="2026-01-01T00:00:00Z">
        <w:r>
          <w:t xml:space="preserve"> </w:t>
        </w:r>
      </w:ins>
      <m:oMath>
        <m:r>
          <m:rPr>
            <m:sty m:val="bi"/>
          </m:rPr>
          <m:t>D</m:t>
        </m:r>
      </m:oMath>
      <w:ins w:id="16034" w:author="PR Preview" w:date="2026-01-01T00:00:00Z">
        <w:r>
          <w:t xml:space="preserve"> </w:t>
        </w:r>
      </w:ins>
      <w:ins w:id="16035" w:author="PR Preview" w:date="2026-01-01T00:00:00Z">
        <w:r>
          <w:t xml:space="preserve">and</w:t>
        </w:r>
      </w:ins>
      <w:ins w:id="16036" w:author="PR Preview" w:date="2026-01-01T00:00:00Z">
        <w:r>
          <w:t xml:space="preserve"> </w:t>
        </w:r>
      </w:ins>
      <m:oMath>
        <m:r>
          <m:rPr>
            <m:sty m:val="bi"/>
          </m:rPr>
          <m:t>V</m:t>
        </m:r>
      </m:oMath>
      <w:ins w:id="16037" w:author="PR Preview" w:date="2026-01-01T00:00:00Z">
        <w:r>
          <w:t xml:space="preserve"> </w:t>
        </w:r>
      </w:ins>
      <w:ins w:id="16038" w:author="PR Preview" w:date="2026-01-01T00:00:00Z">
        <w:r>
          <w:t xml:space="preserve">as in</w:t>
        </w:r>
      </w:ins>
      <w:ins w:id="16039" w:author="PR Preview" w:date="2026-01-01T00:00:00Z">
        <w:r>
          <w:t xml:space="preserve"> </w:t>
        </w:r>
      </w:ins>
      <w:hyperlink w:anchor="thm-svd">
        <w:ins w:id="16040" w:author="PR Preview" w:date="2026-01-01T00:00:00Z">
          <w:r>
            <w:rPr>
              <w:rStyle w:val="Hyperlink"/>
            </w:rPr>
            <w:t xml:space="preserve">Theorem 80</w:t>
          </w:r>
        </w:ins>
      </w:hyperlink>
      <w:ins w:id="16041" w:author="PR Preview" w:date="2026-01-01T00:00:00Z">
        <w:r>
          <w:t xml:space="preserve">.</w:t>
        </w:r>
      </w:ins>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del w:id="16042" w:author="PR Preview" w:date="2026-01-01T00:00:00Z">
        <w:r>
          <w:rPr>
            <w:b/>
            <w:bCs/>
          </w:rPr>
          <w:delText xml:space="preserve">Example 152 (An SVD of a</w:delText>
        </w:r>
      </w:del>
      <w:del w:id="16043" w:author="PR Preview" w:date="2026-01-01T00:00:00Z">
        <w:r>
          <w:rPr>
            <w:b/>
            <w:bCs/>
          </w:rPr>
          <w:delText xml:space="preserve"> </w:delText>
        </w:r>
      </w:del>
      <m:oMath>
        <m:r>
          <m:t>3</m:t>
        </m:r>
        <m:r>
          <m:rPr>
            <m:sty m:val="p"/>
          </m:rPr>
          <m:t>×</m:t>
        </m:r>
        <m:r>
          <m:t>2</m:t>
        </m:r>
      </m:oMath>
      <w:del w:id="16044" w:author="PR Preview" w:date="2026-01-01T00:00:00Z">
        <w:r>
          <w:rPr>
            <w:b/>
            <w:bCs/>
          </w:rPr>
          <w:delText xml:space="preserve"> </w:delText>
        </w:r>
      </w:del>
      <w:del w:id="16045" w:author="PR Preview" w:date="2026-01-01T00:00:00Z">
        <w:r>
          <w:rPr>
            <w:b/>
            <w:bCs/>
          </w:rPr>
          <w:delText xml:space="preserve">matrix)</w:delText>
        </w:r>
      </w:del>
      <w:del w:id="16046" w:author="PR Preview" w:date="2026-01-01T00:00:00Z">
        <w:r>
          <w:delText xml:space="preserve"> </w:delText>
        </w:r>
      </w:del>
      <w:del w:id="16047"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16048" w:author="PR Preview" w:date="2026-01-01T00:00:00Z">
        <w:r>
          <w:delText xml:space="preserve"> </w:delText>
        </w:r>
      </w:del>
      <w:del w:id="16049" w:author="PR Preview" w:date="2026-01-01T00:00:00Z">
        <w:r>
          <w:delText xml:space="preserve">is the orthogonal matrix</w:delText>
        </w:r>
      </w:del>
      <w:del w:id="16050" w:author="PR Preview" w:date="2026-01-01T00:00:00Z">
        <w:r>
          <w:delText xml:space="preserve"> </w:delText>
        </w:r>
      </w:del>
      <m:oMath>
        <m:r>
          <m:rPr>
            <m:sty m:val="bi"/>
          </m:rPr>
          <m:t>Q</m:t>
        </m:r>
      </m:oMath>
      <w:del w:id="16051" w:author="PR Preview" w:date="2026-01-01T00:00:00Z">
        <w:r>
          <w:delText xml:space="preserve"> </w:delText>
        </w:r>
      </w:del>
      <w:del w:id="16052" w:author="PR Preview" w:date="2026-01-01T00:00:00Z">
        <w:r>
          <w:delText xml:space="preserve">from</w:delText>
        </w:r>
      </w:del>
      <w:del w:id="16053" w:author="PR Preview" w:date="2026-01-01T00:00:00Z">
        <w:r>
          <w:delText xml:space="preserve"> </w:delText>
        </w:r>
      </w:del>
      <w:hyperlink w:anchor="exm-spectral">
        <w:del w:id="16054" w:author="PR Preview" w:date="2026-01-01T00:00:00Z">
          <w:r>
            <w:rPr>
              <w:rStyle w:val="Hyperlink"/>
            </w:rPr>
            <w:delText xml:space="preserve">Example 151</w:delText>
          </w:r>
        </w:del>
      </w:hyperlink>
      <w:del w:id="16055" w:author="PR Preview" w:date="2026-01-01T00:00:00Z">
        <w:r>
          <w:delText xml:space="preserve">.</w:delText>
        </w:r>
      </w:del>
      <w:del w:id="16056" w:author="PR Preview" w:date="2026-01-01T00:00:00Z">
        <w:r>
          <w:delText xml:space="preserve"> </w:delText>
        </w:r>
      </w:del>
      <m:oMath>
        <m:r>
          <m:rPr>
            <m:sty m:val="bi"/>
          </m:rPr>
          <m:t>U</m:t>
        </m:r>
      </m:oMath>
      <w:del w:id="16057" w:author="PR Preview" w:date="2026-01-01T00:00:00Z">
        <w:r>
          <w:delText xml:space="preserve"> </w:delText>
        </w:r>
      </w:del>
      <w:del w:id="16058" w:author="PR Preview" w:date="2026-01-01T00:00:00Z">
        <w:r>
          <w:delText xml:space="preserve">is orthogonal too.</w:delText>
        </w:r>
      </w:del>
      <w:del w:id="16059" w:author="PR Preview" w:date="2026-01-01T00:00:00Z">
        <w:r>
          <w:delText xml:space="preserve"> </w:delText>
        </w:r>
      </w:del>
      <w:del w:id="16060" w:author="PR Preview" w:date="2026-01-01T00:00:00Z">
        <w:r>
          <w:delText xml:space="preserve">Entry</w:delText>
        </w:r>
      </w:del>
      <w:del w:id="16061" w:author="PR Preview" w:date="2026-01-01T00:00:00Z">
        <w:r>
          <w:delText xml:space="preserve"> </w:delText>
        </w:r>
      </w:del>
      <m:oMath>
        <m:r>
          <m:rPr>
            <m:sty m:val="p"/>
          </m:rPr>
          <m:t>(</m:t>
        </m:r>
        <m:r>
          <m:t>i</m:t>
        </m:r>
        <m:r>
          <m:rPr>
            <m:sty m:val="p"/>
          </m:rPr>
          <m:t>,</m:t>
        </m:r>
        <m:r>
          <m:t>j</m:t>
        </m:r>
        <m:r>
          <m:rPr>
            <m:sty m:val="p"/>
          </m:rPr>
          <m:t>)</m:t>
        </m:r>
      </m:oMath>
      <w:del w:id="16062" w:author="PR Preview" w:date="2026-01-01T00:00:00Z">
        <w:r>
          <w:delText xml:space="preserve"> </w:delText>
        </w:r>
      </w:del>
      <w:del w:id="16063" w:author="PR Preview" w:date="2026-01-01T00:00:00Z">
        <w:r>
          <w:delText xml:space="preserve">of</w:delText>
        </w:r>
      </w:del>
      <w:del w:id="16064" w:author="PR Preview" w:date="2026-01-01T00:00:00Z">
        <w:r>
          <w:delText xml:space="preserve"> </w:delText>
        </w:r>
      </w:del>
      <m:oMath>
        <m:sSup>
          <m:e>
            <m:r>
              <m:rPr>
                <m:sty m:val="bi"/>
              </m:rPr>
              <m:t>U</m:t>
            </m:r>
          </m:e>
          <m:sup>
            <m:r>
              <m:rPr>
                <m:sty m:val="p"/>
              </m:rPr>
              <m:t>⊤</m:t>
            </m:r>
          </m:sup>
        </m:sSup>
        <m:r>
          <m:rPr>
            <m:sty m:val="bi"/>
          </m:rPr>
          <m:t>U</m:t>
        </m:r>
      </m:oMath>
      <w:del w:id="16065" w:author="PR Preview" w:date="2026-01-01T00:00:00Z">
        <w:r>
          <w:delText xml:space="preserve"> </w:delText>
        </w:r>
      </w:del>
      <w:del w:id="16066" w:author="PR Preview" w:date="2026-01-01T00:00:00Z">
        <w:r>
          <w:delText xml:space="preserve">is the dot product of columns</w:delText>
        </w:r>
      </w:del>
      <w:del w:id="16067" w:author="PR Preview" w:date="2026-01-01T00:00:00Z">
        <w:r>
          <w:delText xml:space="preserve"> </w:delText>
        </w:r>
      </w:del>
      <m:oMath>
        <m:r>
          <m:t>i</m:t>
        </m:r>
      </m:oMath>
      <w:del w:id="16068" w:author="PR Preview" w:date="2026-01-01T00:00:00Z">
        <w:r>
          <w:delText xml:space="preserve"> </w:delText>
        </w:r>
      </w:del>
      <w:del w:id="16069" w:author="PR Preview" w:date="2026-01-01T00:00:00Z">
        <w:r>
          <w:delText xml:space="preserve">and</w:delText>
        </w:r>
      </w:del>
      <w:del w:id="16070" w:author="PR Preview" w:date="2026-01-01T00:00:00Z">
        <w:r>
          <w:delText xml:space="preserve"> </w:delText>
        </w:r>
      </w:del>
      <m:oMath>
        <m:r>
          <m:t>j</m:t>
        </m:r>
      </m:oMath>
      <w:del w:id="16071" w:author="PR Preview" w:date="2026-01-01T00:00:00Z">
        <w:r>
          <w:delText xml:space="preserve"> </w:delText>
        </w:r>
      </w:del>
      <w:del w:id="16072" w:author="PR Preview" w:date="2026-01-01T00:00:00Z">
        <w:r>
          <w:delText xml:space="preserve">of</w:delText>
        </w:r>
      </w:del>
      <w:del w:id="16073" w:author="PR Preview" w:date="2026-01-01T00:00:00Z">
        <w:r>
          <w:delText xml:space="preserve"> </w:delText>
        </w:r>
      </w:del>
      <m:oMath>
        <m:r>
          <m:rPr>
            <m:sty m:val="bi"/>
          </m:rPr>
          <m:t>U</m:t>
        </m:r>
      </m:oMath>
      <w:del w:id="16074" w:author="PR Preview" w:date="2026-01-01T00:00:00Z">
        <w:r>
          <w:delText xml:space="preserve">,</w:delText>
        </w:r>
      </w:del>
      <w:del w:id="16075" w:author="PR Preview" w:date="2026-01-01T00:00:00Z">
        <w:r>
          <w:delText xml:space="preserve"> </w:delText>
        </w:r>
      </w:del>
      <w:del w:id="16076" w:author="PR Preview" w:date="2026-01-01T00:00:00Z">
        <w:r>
          <w:delText xml:space="preserve">and those columns are</w:delText>
        </w:r>
      </w:del>
      <w:del w:id="16077" w:author="PR Preview" w:date="2026-01-01T00:00:00Z">
        <w:r>
          <w:delText xml:space="preserve"> </w:delText>
        </w:r>
      </w:del>
      <w:del w:id="16078" w:author="PR Preview" w:date="2026-01-01T00:00:00Z">
        <w:r>
          <w:delText xml:space="preserve">$\mathord{\smash[b]{\underset{\raise.3ex\hbox{$\scriptstyle\sim$}}{u}}\vphantom{u}}_1 = (\frac{1}{\sqrt{2}}, 0, \frac{1}{\sqrt{2}})$</w:delText>
        </w:r>
      </w:del>
      <w:del w:id="16079" w:author="PR Preview" w:date="2026-01-01T00:00:00Z">
        <w:r>
          <w:delText xml:space="preserve">,</w:delText>
        </w:r>
      </w:del>
      <w:del w:id="16080" w:author="PR Preview" w:date="2026-01-01T00:00:00Z">
        <w:r>
          <w:delText xml:space="preserve"> </w:delText>
        </w:r>
      </w:del>
      <w:del w:id="16081" w:author="PR Preview" w:date="2026-01-01T00:00:00Z">
        <w:r>
          <w:delText xml:space="preserve">$\mathord{\smash[b]{\underset{\raise.3ex\hbox{$\scriptstyle\sim$}}{u}}\vphantom{u}}_2 = (0, 1, 0)$</w:delText>
        </w:r>
      </w:del>
      <w:del w:id="16082" w:author="PR Preview" w:date="2026-01-01T00:00:00Z">
        <w:r>
          <w:delText xml:space="preserve"> </w:delText>
        </w:r>
      </w:del>
      <w:del w:id="16083" w:author="PR Preview" w:date="2026-01-01T00:00:00Z">
        <w:r>
          <w:delText xml:space="preserve">and</w:delText>
        </w:r>
      </w:del>
      <w:del w:id="16084" w:author="PR Preview" w:date="2026-01-01T00:00:00Z">
        <w:r>
          <w:delText xml:space="preserve"> </w:delText>
        </w:r>
      </w:del>
      <w:del w:id="16085" w:author="PR Preview" w:date="2026-01-01T00:00:00Z">
        <w:r>
          <w:delText xml:space="preserve">$\mathord{\smash[b]{\underset{\raise.3ex\hbox{$\scriptstyle\sim$}}{u}}\vphantom{u}}_3 = (\frac{1}{\sqrt{2}}, 0, -\frac{1}{\sqrt{2}})$</w:delText>
        </w:r>
      </w:del>
      <w:del w:id="16086" w:author="PR Preview" w:date="2026-01-01T00:00:00Z">
        <w:r>
          <w:delText xml:space="preserve">:</w:delText>
        </w:r>
      </w:del>
    </w:p>
    <w:p>
      <w:pPr>
        <w:pStyle w:val="BodyText"/>
      </w:pPr>
      <w:ins w:id="16087" w:author="PR Preview" w:date="2026-01-01T00:00:00Z">
        <w:r>
          <w:rPr>
            <w:b/>
            <w:bCs/>
          </w:rPr>
          <w:t xml:space="preserve">Example 151 (An SVD of a</w:t>
        </w:r>
      </w:ins>
      <w:ins w:id="16088" w:author="PR Preview" w:date="2026-01-01T00:00:00Z">
        <w:r>
          <w:rPr>
            <w:b/>
            <w:bCs/>
          </w:rPr>
          <w:t xml:space="preserve"> </w:t>
        </w:r>
      </w:ins>
      <m:oMath>
        <m:r>
          <m:t>3</m:t>
        </m:r>
        <m:r>
          <m:rPr>
            <m:sty m:val="p"/>
          </m:rPr>
          <m:t>×</m:t>
        </m:r>
        <m:r>
          <m:t>2</m:t>
        </m:r>
      </m:oMath>
      <w:ins w:id="16089" w:author="PR Preview" w:date="2026-01-01T00:00:00Z">
        <w:r>
          <w:rPr>
            <w:b/>
            <w:bCs/>
          </w:rPr>
          <w:t xml:space="preserve"> </w:t>
        </w:r>
      </w:ins>
      <w:ins w:id="16090" w:author="PR Preview" w:date="2026-01-01T00:00:00Z">
        <w:r>
          <w:rPr>
            <w:b/>
            <w:bCs/>
          </w:rPr>
          <w:t xml:space="preserve">matrix)</w:t>
        </w:r>
      </w:ins>
      <w:ins w:id="16091" w:author="PR Preview" w:date="2026-01-01T00:00:00Z">
        <w:r>
          <w:t xml:space="preserve"> </w:t>
        </w:r>
      </w:ins>
      <w:ins w:id="16092"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16093" w:author="PR Preview" w:date="2026-01-01T00:00:00Z">
        <w:r>
          <w:t xml:space="preserve"> </w:t>
        </w:r>
      </w:ins>
      <w:ins w:id="16094" w:author="PR Preview" w:date="2026-01-01T00:00:00Z">
        <w:r>
          <w:t xml:space="preserve">is the orthogonal matrix</w:t>
        </w:r>
      </w:ins>
      <w:ins w:id="16095" w:author="PR Preview" w:date="2026-01-01T00:00:00Z">
        <w:r>
          <w:t xml:space="preserve"> </w:t>
        </w:r>
      </w:ins>
      <m:oMath>
        <m:r>
          <m:rPr>
            <m:sty m:val="bi"/>
          </m:rPr>
          <m:t>Q</m:t>
        </m:r>
      </m:oMath>
      <w:ins w:id="16096" w:author="PR Preview" w:date="2026-01-01T00:00:00Z">
        <w:r>
          <w:t xml:space="preserve"> </w:t>
        </w:r>
      </w:ins>
      <w:ins w:id="16097" w:author="PR Preview" w:date="2026-01-01T00:00:00Z">
        <w:r>
          <w:t xml:space="preserve">from</w:t>
        </w:r>
      </w:ins>
      <w:ins w:id="16098" w:author="PR Preview" w:date="2026-01-01T00:00:00Z">
        <w:r>
          <w:t xml:space="preserve"> </w:t>
        </w:r>
      </w:ins>
      <w:hyperlink w:anchor="exm-spectral">
        <w:ins w:id="16099" w:author="PR Preview" w:date="2026-01-01T00:00:00Z">
          <w:r>
            <w:rPr>
              <w:rStyle w:val="Hyperlink"/>
            </w:rPr>
            <w:t xml:space="preserve">Example 150</w:t>
          </w:r>
        </w:ins>
      </w:hyperlink>
      <w:ins w:id="16100" w:author="PR Preview" w:date="2026-01-01T00:00:00Z">
        <w:r>
          <w:t xml:space="preserve">.</w:t>
        </w:r>
      </w:ins>
      <w:ins w:id="16101" w:author="PR Preview" w:date="2026-01-01T00:00:00Z">
        <w:r>
          <w:t xml:space="preserve"> </w:t>
        </w:r>
      </w:ins>
      <m:oMath>
        <m:r>
          <m:rPr>
            <m:sty m:val="bi"/>
          </m:rPr>
          <m:t>U</m:t>
        </m:r>
      </m:oMath>
      <w:ins w:id="16102" w:author="PR Preview" w:date="2026-01-01T00:00:00Z">
        <w:r>
          <w:t xml:space="preserve"> </w:t>
        </w:r>
      </w:ins>
      <w:ins w:id="16103" w:author="PR Preview" w:date="2026-01-01T00:00:00Z">
        <w:r>
          <w:t xml:space="preserve">is orthogonal too.</w:t>
        </w:r>
      </w:ins>
      <w:ins w:id="16104" w:author="PR Preview" w:date="2026-01-01T00:00:00Z">
        <w:r>
          <w:t xml:space="preserve"> </w:t>
        </w:r>
      </w:ins>
      <w:ins w:id="16105" w:author="PR Preview" w:date="2026-01-01T00:00:00Z">
        <w:r>
          <w:t xml:space="preserve">Entry</w:t>
        </w:r>
      </w:ins>
      <w:ins w:id="16106" w:author="PR Preview" w:date="2026-01-01T00:00:00Z">
        <w:r>
          <w:t xml:space="preserve"> </w:t>
        </w:r>
      </w:ins>
      <m:oMath>
        <m:r>
          <m:rPr>
            <m:sty m:val="p"/>
          </m:rPr>
          <m:t>(</m:t>
        </m:r>
        <m:r>
          <m:t>i</m:t>
        </m:r>
        <m:r>
          <m:rPr>
            <m:sty m:val="p"/>
          </m:rPr>
          <m:t>,</m:t>
        </m:r>
        <m:r>
          <m:t>j</m:t>
        </m:r>
        <m:r>
          <m:rPr>
            <m:sty m:val="p"/>
          </m:rPr>
          <m:t>)</m:t>
        </m:r>
      </m:oMath>
      <w:ins w:id="16107" w:author="PR Preview" w:date="2026-01-01T00:00:00Z">
        <w:r>
          <w:t xml:space="preserve"> </w:t>
        </w:r>
      </w:ins>
      <w:ins w:id="16108" w:author="PR Preview" w:date="2026-01-01T00:00:00Z">
        <w:r>
          <w:t xml:space="preserve">of</w:t>
        </w:r>
      </w:ins>
      <w:ins w:id="16109" w:author="PR Preview" w:date="2026-01-01T00:00:00Z">
        <w:r>
          <w:t xml:space="preserve"> </w:t>
        </w:r>
      </w:ins>
      <m:oMath>
        <m:sSup>
          <m:e>
            <m:r>
              <m:rPr>
                <m:sty m:val="bi"/>
              </m:rPr>
              <m:t>U</m:t>
            </m:r>
          </m:e>
          <m:sup>
            <m:r>
              <m:rPr>
                <m:sty m:val="p"/>
              </m:rPr>
              <m:t>⊤</m:t>
            </m:r>
          </m:sup>
        </m:sSup>
        <m:r>
          <m:rPr>
            <m:sty m:val="bi"/>
          </m:rPr>
          <m:t>U</m:t>
        </m:r>
      </m:oMath>
      <w:ins w:id="16110" w:author="PR Preview" w:date="2026-01-01T00:00:00Z">
        <w:r>
          <w:t xml:space="preserve"> </w:t>
        </w:r>
      </w:ins>
      <w:ins w:id="16111" w:author="PR Preview" w:date="2026-01-01T00:00:00Z">
        <w:r>
          <w:t xml:space="preserve">is the dot product of columns</w:t>
        </w:r>
      </w:ins>
      <w:ins w:id="16112" w:author="PR Preview" w:date="2026-01-01T00:00:00Z">
        <w:r>
          <w:t xml:space="preserve"> </w:t>
        </w:r>
      </w:ins>
      <m:oMath>
        <m:r>
          <m:t>i</m:t>
        </m:r>
      </m:oMath>
      <w:ins w:id="16113" w:author="PR Preview" w:date="2026-01-01T00:00:00Z">
        <w:r>
          <w:t xml:space="preserve"> </w:t>
        </w:r>
      </w:ins>
      <w:ins w:id="16114" w:author="PR Preview" w:date="2026-01-01T00:00:00Z">
        <w:r>
          <w:t xml:space="preserve">and</w:t>
        </w:r>
      </w:ins>
      <w:ins w:id="16115" w:author="PR Preview" w:date="2026-01-01T00:00:00Z">
        <w:r>
          <w:t xml:space="preserve"> </w:t>
        </w:r>
      </w:ins>
      <m:oMath>
        <m:r>
          <m:t>j</m:t>
        </m:r>
      </m:oMath>
      <w:ins w:id="16116" w:author="PR Preview" w:date="2026-01-01T00:00:00Z">
        <w:r>
          <w:t xml:space="preserve"> </w:t>
        </w:r>
      </w:ins>
      <w:ins w:id="16117" w:author="PR Preview" w:date="2026-01-01T00:00:00Z">
        <w:r>
          <w:t xml:space="preserve">of</w:t>
        </w:r>
      </w:ins>
      <w:ins w:id="16118" w:author="PR Preview" w:date="2026-01-01T00:00:00Z">
        <w:r>
          <w:t xml:space="preserve"> </w:t>
        </w:r>
      </w:ins>
      <m:oMath>
        <m:r>
          <m:rPr>
            <m:sty m:val="bi"/>
          </m:rPr>
          <m:t>U</m:t>
        </m:r>
      </m:oMath>
      <w:ins w:id="16119" w:author="PR Preview" w:date="2026-01-01T00:00:00Z">
        <w:r>
          <w:t xml:space="preserve">,</w:t>
        </w:r>
      </w:ins>
      <w:ins w:id="16120" w:author="PR Preview" w:date="2026-01-01T00:00:00Z">
        <w:r>
          <w:t xml:space="preserve"> </w:t>
        </w:r>
      </w:ins>
      <w:ins w:id="16121" w:author="PR Preview" w:date="2026-01-01T00:00:00Z">
        <w:r>
          <w:t xml:space="preserve">and those columns are</w:t>
        </w:r>
      </w:ins>
      <w:ins w:id="16122" w:author="PR Preview" w:date="2026-01-01T00:00:00Z">
        <w:r>
          <w:t xml:space="preserve"> </w:t>
        </w:r>
      </w:ins>
      <w:ins w:id="16123" w:author="PR Preview" w:date="2026-01-01T00:00:00Z">
        <w:r>
          <w:t xml:space="preserve">$\mathord{\smash[b]{\underset{\raise.3ex\hbox{$\scriptstyle\sim$}}{u}}\vphantom{u}}_1 = (\frac{1}{\sqrt{2}}, 0, \frac{1}{\sqrt{2}})$</w:t>
        </w:r>
      </w:ins>
      <w:ins w:id="16124" w:author="PR Preview" w:date="2026-01-01T00:00:00Z">
        <w:r>
          <w:t xml:space="preserve">,</w:t>
        </w:r>
      </w:ins>
      <w:ins w:id="16125" w:author="PR Preview" w:date="2026-01-01T00:00:00Z">
        <w:r>
          <w:t xml:space="preserve"> </w:t>
        </w:r>
      </w:ins>
      <w:ins w:id="16126" w:author="PR Preview" w:date="2026-01-01T00:00:00Z">
        <w:r>
          <w:t xml:space="preserve">$\mathord{\smash[b]{\underset{\raise.3ex\hbox{$\scriptstyle\sim$}}{u}}\vphantom{u}}_2 = (0, 1, 0)$</w:t>
        </w:r>
      </w:ins>
      <w:ins w:id="16127" w:author="PR Preview" w:date="2026-01-01T00:00:00Z">
        <w:r>
          <w:t xml:space="preserve"> </w:t>
        </w:r>
      </w:ins>
      <w:ins w:id="16128" w:author="PR Preview" w:date="2026-01-01T00:00:00Z">
        <w:r>
          <w:t xml:space="preserve">and</w:t>
        </w:r>
      </w:ins>
      <w:ins w:id="16129" w:author="PR Preview" w:date="2026-01-01T00:00:00Z">
        <w:r>
          <w:t xml:space="preserve"> </w:t>
        </w:r>
      </w:ins>
      <w:ins w:id="16130" w:author="PR Preview" w:date="2026-01-01T00:00:00Z">
        <w:r>
          <w:t xml:space="preserve">$\mathord{\smash[b]{\underset{\raise.3ex\hbox{$\scriptstyle\sim$}}{u}}\vphantom{u}}_3 = (\frac{1}{\sqrt{2}}, 0, -\frac{1}{\sqrt{2}})$</w:t>
        </w:r>
      </w:ins>
      <w:ins w:id="16131" w:author="PR Preview" w:date="2026-01-01T00:00:00Z">
        <w:r>
          <w:t xml:space="preserve">:</w:t>
        </w:r>
      </w:ins>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del w:id="16132" w:author="PR Preview" w:date="2026-01-01T00:00:00Z">
        <w:r>
          <w:delText xml:space="preserve">For example, in</w:delText>
        </w:r>
      </w:del>
      <w:del w:id="16133" w:author="PR Preview" w:date="2026-01-01T00:00:00Z">
        <w:r>
          <w:delText xml:space="preserve"> </w:delText>
        </w:r>
      </w:del>
      <w:hyperlink w:anchor="exm-svd">
        <w:del w:id="16134" w:author="PR Preview" w:date="2026-01-01T00:00:00Z">
          <w:r>
            <w:rPr>
              <w:rStyle w:val="Hyperlink"/>
            </w:rPr>
            <w:delText xml:space="preserve">Example 152</w:delText>
          </w:r>
        </w:del>
      </w:hyperlink>
      <w:del w:id="16135" w:author="PR Preview" w:date="2026-01-01T00:00:00Z">
        <w:r>
          <w:delText xml:space="preserve">,</w:delText>
        </w:r>
      </w:del>
      <w:del w:id="16136" w:author="PR Preview" w:date="2026-01-01T00:00:00Z">
        <w:r>
          <w:delText xml:space="preserve"> </w:delText>
        </w:r>
      </w:del>
      <w:del w:id="16137" w:author="PR Preview" w:date="2026-01-01T00:00:00Z">
        <w:r>
          <w:delText xml:space="preserve">multiplying the first columns of</w:delText>
        </w:r>
      </w:del>
      <w:del w:id="16138" w:author="PR Preview" w:date="2026-01-01T00:00:00Z">
        <w:r>
          <w:delText xml:space="preserve"> </w:delText>
        </w:r>
      </w:del>
      <m:oMath>
        <m:r>
          <m:rPr>
            <m:sty m:val="bi"/>
          </m:rPr>
          <m:t>U</m:t>
        </m:r>
      </m:oMath>
      <w:del w:id="16139" w:author="PR Preview" w:date="2026-01-01T00:00:00Z">
        <w:r>
          <w:delText xml:space="preserve"> </w:delText>
        </w:r>
      </w:del>
      <w:del w:id="16140" w:author="PR Preview" w:date="2026-01-01T00:00:00Z">
        <w:r>
          <w:delText xml:space="preserve">and</w:delText>
        </w:r>
      </w:del>
      <w:del w:id="16141" w:author="PR Preview" w:date="2026-01-01T00:00:00Z">
        <w:r>
          <w:delText xml:space="preserve"> </w:delText>
        </w:r>
      </w:del>
      <m:oMath>
        <m:r>
          <m:rPr>
            <m:sty m:val="bi"/>
          </m:rPr>
          <m:t>V</m:t>
        </m:r>
      </m:oMath>
      <w:del w:id="16142" w:author="PR Preview" w:date="2026-01-01T00:00:00Z">
        <w:r>
          <w:delText xml:space="preserve"> </w:delText>
        </w:r>
      </w:del>
      <w:del w:id="16143" w:author="PR Preview" w:date="2026-01-01T00:00:00Z">
        <w:r>
          <w:delText xml:space="preserve">by</w:delText>
        </w:r>
      </w:del>
      <w:del w:id="16144" w:author="PR Preview" w:date="2026-01-01T00:00:00Z">
        <w:r>
          <w:delText xml:space="preserve"> </w:delText>
        </w:r>
      </w:del>
      <m:oMath>
        <m:r>
          <m:rPr>
            <m:sty m:val="p"/>
          </m:rPr>
          <m:t>−</m:t>
        </m:r>
        <m:r>
          <m:t>1</m:t>
        </m:r>
      </m:oMath>
      <w:del w:id="16145" w:author="PR Preview" w:date="2026-01-01T00:00:00Z">
        <w:r>
          <w:delText xml:space="preserve"> </w:delText>
        </w:r>
      </w:del>
      <w:del w:id="16146" w:author="PR Preview" w:date="2026-01-01T00:00:00Z">
        <w:r>
          <w:delText xml:space="preserve">gives</w:delText>
        </w:r>
      </w:del>
    </w:p>
    <w:p>
      <w:pPr>
        <w:pStyle w:val="BodyText"/>
      </w:pPr>
      <w:ins w:id="16147" w:author="PR Preview" w:date="2026-01-01T00:00:00Z">
        <w:r>
          <w:t xml:space="preserve">For example, in</w:t>
        </w:r>
      </w:ins>
      <w:ins w:id="16148" w:author="PR Preview" w:date="2026-01-01T00:00:00Z">
        <w:r>
          <w:t xml:space="preserve"> </w:t>
        </w:r>
      </w:ins>
      <w:hyperlink w:anchor="exm-svd">
        <w:ins w:id="16149" w:author="PR Preview" w:date="2026-01-01T00:00:00Z">
          <w:r>
            <w:rPr>
              <w:rStyle w:val="Hyperlink"/>
            </w:rPr>
            <w:t xml:space="preserve">Example 151</w:t>
          </w:r>
        </w:ins>
      </w:hyperlink>
      <w:ins w:id="16150" w:author="PR Preview" w:date="2026-01-01T00:00:00Z">
        <w:r>
          <w:t xml:space="preserve">,</w:t>
        </w:r>
      </w:ins>
      <w:ins w:id="16151" w:author="PR Preview" w:date="2026-01-01T00:00:00Z">
        <w:r>
          <w:t xml:space="preserve"> </w:t>
        </w:r>
      </w:ins>
      <w:ins w:id="16152" w:author="PR Preview" w:date="2026-01-01T00:00:00Z">
        <w:r>
          <w:t xml:space="preserve">multiplying the first columns of</w:t>
        </w:r>
      </w:ins>
      <w:ins w:id="16153" w:author="PR Preview" w:date="2026-01-01T00:00:00Z">
        <w:r>
          <w:t xml:space="preserve"> </w:t>
        </w:r>
      </w:ins>
      <m:oMath>
        <m:r>
          <m:rPr>
            <m:sty m:val="bi"/>
          </m:rPr>
          <m:t>U</m:t>
        </m:r>
      </m:oMath>
      <w:ins w:id="16154" w:author="PR Preview" w:date="2026-01-01T00:00:00Z">
        <w:r>
          <w:t xml:space="preserve"> </w:t>
        </w:r>
      </w:ins>
      <w:ins w:id="16155" w:author="PR Preview" w:date="2026-01-01T00:00:00Z">
        <w:r>
          <w:t xml:space="preserve">and</w:t>
        </w:r>
      </w:ins>
      <w:ins w:id="16156" w:author="PR Preview" w:date="2026-01-01T00:00:00Z">
        <w:r>
          <w:t xml:space="preserve"> </w:t>
        </w:r>
      </w:ins>
      <m:oMath>
        <m:r>
          <m:rPr>
            <m:sty m:val="bi"/>
          </m:rPr>
          <m:t>V</m:t>
        </m:r>
      </m:oMath>
      <w:ins w:id="16157" w:author="PR Preview" w:date="2026-01-01T00:00:00Z">
        <w:r>
          <w:t xml:space="preserve"> </w:t>
        </w:r>
      </w:ins>
      <w:ins w:id="16158" w:author="PR Preview" w:date="2026-01-01T00:00:00Z">
        <w:r>
          <w:t xml:space="preserve">by</w:t>
        </w:r>
      </w:ins>
      <w:ins w:id="16159" w:author="PR Preview" w:date="2026-01-01T00:00:00Z">
        <w:r>
          <w:t xml:space="preserve"> </w:t>
        </w:r>
      </w:ins>
      <m:oMath>
        <m:r>
          <m:rPr>
            <m:sty m:val="p"/>
          </m:rPr>
          <m:t>−</m:t>
        </m:r>
        <m:r>
          <m:t>1</m:t>
        </m:r>
      </m:oMath>
      <w:ins w:id="16160" w:author="PR Preview" w:date="2026-01-01T00:00:00Z">
        <w:r>
          <w:t xml:space="preserve"> </w:t>
        </w:r>
      </w:ins>
      <w:ins w:id="16161"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del w:id="16162" w:author="PR Preview" w:date="2026-01-01T00:00:00Z">
        <w:r>
          <w:rPr>
            <w:b/>
            <w:bCs/>
          </w:rPr>
          <w:delText xml:space="preserve">Theorem 82 (An SVD gives an eigendecomposition of</w:delText>
        </w:r>
      </w:del>
      <w:del w:id="16163" w:author="PR Preview" w:date="2026-01-01T00:00:00Z">
        <w:r>
          <w:rPr>
            <w:b/>
            <w:bCs/>
          </w:rPr>
          <w:delText xml:space="preserve"> </w:delText>
        </w:r>
      </w:del>
      <m:oMath>
        <m:sSup>
          <m:e>
            <m:r>
              <m:rPr>
                <m:sty m:val="bi"/>
              </m:rPr>
              <m:t>A</m:t>
            </m:r>
          </m:e>
          <m:sup>
            <m:r>
              <m:rPr>
                <m:sty m:val="p"/>
              </m:rPr>
              <m:t>⊤</m:t>
            </m:r>
          </m:sup>
        </m:sSup>
        <m:r>
          <m:rPr>
            <m:sty m:val="bi"/>
          </m:rPr>
          <m:t>A</m:t>
        </m:r>
      </m:oMath>
      <w:del w:id="16164" w:author="PR Preview" w:date="2026-01-01T00:00:00Z">
        <w:r>
          <w:rPr>
            <w:b/>
            <w:bCs/>
          </w:rPr>
          <w:delText xml:space="preserve">)</w:delText>
        </w:r>
      </w:del>
      <w:del w:id="16165" w:author="PR Preview" w:date="2026-01-01T00:00:00Z">
        <w:r>
          <w:delText xml:space="preserve"> </w:delText>
        </w:r>
      </w:del>
      <w:del w:id="16166" w:author="PR Preview" w:date="2026-01-01T00:00:00Z">
        <w:r>
          <w:delText xml:space="preserve">Let</w:delText>
        </w:r>
      </w:del>
      <w:del w:id="16167"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6168" w:author="PR Preview" w:date="2026-01-01T00:00:00Z">
        <w:r>
          <w:delText xml:space="preserve"> </w:delText>
        </w:r>
      </w:del>
      <w:del w:id="16169" w:author="PR Preview" w:date="2026-01-01T00:00:00Z">
        <w:r>
          <w:delText xml:space="preserve">be a singular value decomposition (</w:delText>
        </w:r>
      </w:del>
      <w:hyperlink w:anchor="def-svd">
        <w:del w:id="16170" w:author="PR Preview" w:date="2026-01-01T00:00:00Z">
          <w:r>
            <w:rPr>
              <w:rStyle w:val="Hyperlink"/>
            </w:rPr>
            <w:delText xml:space="preserve">Definition 98</w:delText>
          </w:r>
        </w:del>
      </w:hyperlink>
      <w:del w:id="16171" w:author="PR Preview" w:date="2026-01-01T00:00:00Z">
        <w:r>
          <w:delText xml:space="preserve">) of an</w:delText>
        </w:r>
      </w:del>
      <w:del w:id="16172" w:author="PR Preview" w:date="2026-01-01T00:00:00Z">
        <w:r>
          <w:delText xml:space="preserve"> </w:delText>
        </w:r>
      </w:del>
      <m:oMath>
        <m:r>
          <m:t>n</m:t>
        </m:r>
        <m:r>
          <m:rPr>
            <m:sty m:val="p"/>
          </m:rPr>
          <m:t>×</m:t>
        </m:r>
        <m:r>
          <m:t>p</m:t>
        </m:r>
      </m:oMath>
      <w:del w:id="16173" w:author="PR Preview" w:date="2026-01-01T00:00:00Z">
        <w:r>
          <w:delText xml:space="preserve"> </w:delText>
        </w:r>
      </w:del>
      <w:del w:id="16174" w:author="PR Preview" w:date="2026-01-01T00:00:00Z">
        <w:r>
          <w:delText xml:space="preserve">matrix</w:delText>
        </w:r>
      </w:del>
      <w:del w:id="16175" w:author="PR Preview" w:date="2026-01-01T00:00:00Z">
        <w:r>
          <w:delText xml:space="preserve"> </w:delText>
        </w:r>
      </w:del>
      <m:oMath>
        <m:r>
          <m:rPr>
            <m:sty m:val="bi"/>
          </m:rPr>
          <m:t>A</m:t>
        </m:r>
      </m:oMath>
      <w:del w:id="16176" w:author="PR Preview" w:date="2026-01-01T00:00:00Z">
        <w:r>
          <w:delText xml:space="preserve"> </w:delText>
        </w:r>
      </w:del>
      <w:del w:id="16177" w:author="PR Preview" w:date="2026-01-01T00:00:00Z">
        <w:r>
          <w:delText xml:space="preserve">with singular values</w:delText>
        </w:r>
      </w:del>
      <w:del w:id="16178"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16179" w:author="PR Preview" w:date="2026-01-01T00:00:00Z">
        <w:r>
          <w:delText xml:space="preserve">.</w:delText>
        </w:r>
      </w:del>
      <w:del w:id="16180" w:author="PR Preview" w:date="2026-01-01T00:00:00Z">
        <w:r>
          <w:delText xml:space="preserve"> </w:delText>
        </w:r>
      </w:del>
      <w:del w:id="16181" w:author="PR Preview" w:date="2026-01-01T00:00:00Z">
        <w:r>
          <w:delText xml:space="preserve">Then</w:delText>
        </w:r>
      </w:del>
      <w:del w:id="16182" w:author="PR Preview" w:date="2026-01-01T00:00:00Z">
        <w:r>
          <w:delText xml:space="preserve"> </w:delText>
        </w:r>
      </w:del>
      <m:oMath>
        <m:sSup>
          <m:e>
            <m:r>
              <m:rPr>
                <m:sty m:val="bi"/>
              </m:rPr>
              <m:t>A</m:t>
            </m:r>
          </m:e>
          <m:sup>
            <m:r>
              <m:rPr>
                <m:sty m:val="p"/>
              </m:rPr>
              <m:t>⊤</m:t>
            </m:r>
          </m:sup>
        </m:sSup>
        <m:r>
          <m:rPr>
            <m:sty m:val="bi"/>
          </m:rPr>
          <m:t>A</m:t>
        </m:r>
      </m:oMath>
      <w:del w:id="16183" w:author="PR Preview" w:date="2026-01-01T00:00:00Z">
        <w:r>
          <w:delText xml:space="preserve"> </w:delText>
        </w:r>
      </w:del>
      <w:del w:id="16184" w:author="PR Preview" w:date="2026-01-01T00:00:00Z">
        <w:r>
          <w:delText xml:space="preserve">is symmetric (</w:delText>
        </w:r>
      </w:del>
      <w:hyperlink w:anchor="def-symmetric-matrix">
        <w:del w:id="16185" w:author="PR Preview" w:date="2026-01-01T00:00:00Z">
          <w:r>
            <w:rPr>
              <w:rStyle w:val="Hyperlink"/>
            </w:rPr>
            <w:delText xml:space="preserve">Definition 82</w:delText>
          </w:r>
        </w:del>
      </w:hyperlink>
      <w:del w:id="16186" w:author="PR Preview" w:date="2026-01-01T00:00:00Z">
        <w:r>
          <w:delText xml:space="preserve">), and</w:delText>
        </w:r>
      </w:del>
    </w:p>
    <w:p>
      <w:pPr>
        <w:pStyle w:val="BodyText"/>
      </w:pPr>
      <w:ins w:id="16187" w:author="PR Preview" w:date="2026-01-01T00:00:00Z">
        <w:r>
          <w:rPr>
            <w:b/>
            <w:bCs/>
          </w:rPr>
          <w:t xml:space="preserve">Theorem 81 (An SVD gives an eigendecomposition of</w:t>
        </w:r>
      </w:ins>
      <w:ins w:id="16188" w:author="PR Preview" w:date="2026-01-01T00:00:00Z">
        <w:r>
          <w:rPr>
            <w:b/>
            <w:bCs/>
          </w:rPr>
          <w:t xml:space="preserve"> </w:t>
        </w:r>
      </w:ins>
      <m:oMath>
        <m:sSup>
          <m:e>
            <m:r>
              <m:rPr>
                <m:sty m:val="bi"/>
              </m:rPr>
              <m:t>A</m:t>
            </m:r>
          </m:e>
          <m:sup>
            <m:r>
              <m:rPr>
                <m:sty m:val="p"/>
              </m:rPr>
              <m:t>⊤</m:t>
            </m:r>
          </m:sup>
        </m:sSup>
        <m:r>
          <m:rPr>
            <m:sty m:val="bi"/>
          </m:rPr>
          <m:t>A</m:t>
        </m:r>
      </m:oMath>
      <w:ins w:id="16189" w:author="PR Preview" w:date="2026-01-01T00:00:00Z">
        <w:r>
          <w:rPr>
            <w:b/>
            <w:bCs/>
          </w:rPr>
          <w:t xml:space="preserve">)</w:t>
        </w:r>
      </w:ins>
      <w:ins w:id="16190" w:author="PR Preview" w:date="2026-01-01T00:00:00Z">
        <w:r>
          <w:t xml:space="preserve"> </w:t>
        </w:r>
      </w:ins>
      <w:ins w:id="16191" w:author="PR Preview" w:date="2026-01-01T00:00:00Z">
        <w:r>
          <w:t xml:space="preserve">Let</w:t>
        </w:r>
      </w:ins>
      <w:ins w:id="16192"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6193" w:author="PR Preview" w:date="2026-01-01T00:00:00Z">
        <w:r>
          <w:t xml:space="preserve"> </w:t>
        </w:r>
      </w:ins>
      <w:ins w:id="16194" w:author="PR Preview" w:date="2026-01-01T00:00:00Z">
        <w:r>
          <w:t xml:space="preserve">be a singular value decomposition (</w:t>
        </w:r>
      </w:ins>
      <w:hyperlink w:anchor="def-svd">
        <w:ins w:id="16195" w:author="PR Preview" w:date="2026-01-01T00:00:00Z">
          <w:r>
            <w:rPr>
              <w:rStyle w:val="Hyperlink"/>
            </w:rPr>
            <w:t xml:space="preserve">Definition 98</w:t>
          </w:r>
        </w:ins>
      </w:hyperlink>
      <w:ins w:id="16196" w:author="PR Preview" w:date="2026-01-01T00:00:00Z">
        <w:r>
          <w:t xml:space="preserve">) of an</w:t>
        </w:r>
      </w:ins>
      <w:ins w:id="16197" w:author="PR Preview" w:date="2026-01-01T00:00:00Z">
        <w:r>
          <w:t xml:space="preserve"> </w:t>
        </w:r>
      </w:ins>
      <m:oMath>
        <m:r>
          <m:t>n</m:t>
        </m:r>
        <m:r>
          <m:rPr>
            <m:sty m:val="p"/>
          </m:rPr>
          <m:t>×</m:t>
        </m:r>
        <m:r>
          <m:t>p</m:t>
        </m:r>
      </m:oMath>
      <w:ins w:id="16198" w:author="PR Preview" w:date="2026-01-01T00:00:00Z">
        <w:r>
          <w:t xml:space="preserve"> </w:t>
        </w:r>
      </w:ins>
      <w:ins w:id="16199" w:author="PR Preview" w:date="2026-01-01T00:00:00Z">
        <w:r>
          <w:t xml:space="preserve">matrix</w:t>
        </w:r>
      </w:ins>
      <w:ins w:id="16200" w:author="PR Preview" w:date="2026-01-01T00:00:00Z">
        <w:r>
          <w:t xml:space="preserve"> </w:t>
        </w:r>
      </w:ins>
      <m:oMath>
        <m:r>
          <m:rPr>
            <m:sty m:val="bi"/>
          </m:rPr>
          <m:t>A</m:t>
        </m:r>
      </m:oMath>
      <w:ins w:id="16201" w:author="PR Preview" w:date="2026-01-01T00:00:00Z">
        <w:r>
          <w:t xml:space="preserve"> </w:t>
        </w:r>
      </w:ins>
      <w:ins w:id="16202" w:author="PR Preview" w:date="2026-01-01T00:00:00Z">
        <w:r>
          <w:t xml:space="preserve">with singular values</w:t>
        </w:r>
      </w:ins>
      <w:ins w:id="16203"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16204" w:author="PR Preview" w:date="2026-01-01T00:00:00Z">
        <w:r>
          <w:t xml:space="preserve">.</w:t>
        </w:r>
      </w:ins>
      <w:ins w:id="16205" w:author="PR Preview" w:date="2026-01-01T00:00:00Z">
        <w:r>
          <w:t xml:space="preserve"> </w:t>
        </w:r>
      </w:ins>
      <w:ins w:id="16206" w:author="PR Preview" w:date="2026-01-01T00:00:00Z">
        <w:r>
          <w:t xml:space="preserve">Then</w:t>
        </w:r>
      </w:ins>
      <w:ins w:id="16207" w:author="PR Preview" w:date="2026-01-01T00:00:00Z">
        <w:r>
          <w:t xml:space="preserve"> </w:t>
        </w:r>
      </w:ins>
      <m:oMath>
        <m:sSup>
          <m:e>
            <m:r>
              <m:rPr>
                <m:sty m:val="bi"/>
              </m:rPr>
              <m:t>A</m:t>
            </m:r>
          </m:e>
          <m:sup>
            <m:r>
              <m:rPr>
                <m:sty m:val="p"/>
              </m:rPr>
              <m:t>⊤</m:t>
            </m:r>
          </m:sup>
        </m:sSup>
        <m:r>
          <m:rPr>
            <m:sty m:val="bi"/>
          </m:rPr>
          <m:t>A</m:t>
        </m:r>
      </m:oMath>
      <w:ins w:id="16208" w:author="PR Preview" w:date="2026-01-01T00:00:00Z">
        <w:r>
          <w:t xml:space="preserve"> </w:t>
        </w:r>
      </w:ins>
      <w:ins w:id="16209" w:author="PR Preview" w:date="2026-01-01T00:00:00Z">
        <w:r>
          <w:t xml:space="preserve">is symmetric (</w:t>
        </w:r>
      </w:ins>
      <w:hyperlink w:anchor="def-symmetric-matrix">
        <w:ins w:id="16210" w:author="PR Preview" w:date="2026-01-01T00:00:00Z">
          <w:r>
            <w:rPr>
              <w:rStyle w:val="Hyperlink"/>
            </w:rPr>
            <w:t xml:space="preserve">Definition 82</w:t>
          </w:r>
        </w:ins>
      </w:hyperlink>
      <w:ins w:id="16211"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del w:id="16212" w:author="PR Preview" w:date="2026-01-01T00:00:00Z">
        <w:r>
          <w:delText xml:space="preserve">The first step is</w:delText>
        </w:r>
      </w:del>
      <w:del w:id="16213" w:author="PR Preview" w:date="2026-01-01T00:00:00Z">
        <w:r>
          <w:delText xml:space="preserve"> </w:delText>
        </w:r>
      </w:del>
      <w:hyperlink w:anchor="thm-transpose-product">
        <w:del w:id="16214" w:author="PR Preview" w:date="2026-01-01T00:00:00Z">
          <w:r>
            <w:rPr>
              <w:rStyle w:val="Hyperlink"/>
            </w:rPr>
            <w:delText xml:space="preserve">Theorem 20</w:delText>
          </w:r>
        </w:del>
      </w:hyperlink>
      <w:del w:id="16215" w:author="PR Preview" w:date="2026-01-01T00:00:00Z">
        <w:r>
          <w:delText xml:space="preserve">,</w:delText>
        </w:r>
      </w:del>
      <w:del w:id="16216" w:author="PR Preview" w:date="2026-01-01T00:00:00Z">
        <w:r>
          <w:delText xml:space="preserve"> </w:delText>
        </w:r>
      </w:del>
      <w:del w:id="16217" w:author="PR Preview" w:date="2026-01-01T00:00:00Z">
        <w:r>
          <w:delText xml:space="preserve">and the second follows from</w:delText>
        </w:r>
      </w:del>
      <w:del w:id="16218" w:author="PR Preview" w:date="2026-01-01T00:00:00Z">
        <w:r>
          <w:delText xml:space="preserve"> </w:delText>
        </w:r>
      </w:del>
      <w:hyperlink w:anchor="def-matrix-transpose">
        <w:del w:id="16219" w:author="PR Preview" w:date="2026-01-01T00:00:00Z">
          <w:r>
            <w:rPr>
              <w:rStyle w:val="Hyperlink"/>
            </w:rPr>
            <w:delText xml:space="preserve">Definition 22</w:delText>
          </w:r>
        </w:del>
      </w:hyperlink>
      <w:del w:id="16220" w:author="PR Preview" w:date="2026-01-01T00:00:00Z">
        <w:r>
          <w:delText xml:space="preserve">,</w:delText>
        </w:r>
      </w:del>
      <w:del w:id="16221" w:author="PR Preview" w:date="2026-01-01T00:00:00Z">
        <w:r>
          <w:delText xml:space="preserve"> </w:delText>
        </w:r>
      </w:del>
      <w:del w:id="16222" w:author="PR Preview" w:date="2026-01-01T00:00:00Z">
        <w:r>
          <w:delText xml:space="preserve">which swaps rows and columns, so swapping them again restores</w:delText>
        </w:r>
      </w:del>
      <w:del w:id="16223" w:author="PR Preview" w:date="2026-01-01T00:00:00Z">
        <w:r>
          <w:delText xml:space="preserve"> </w:delText>
        </w:r>
      </w:del>
      <m:oMath>
        <m:r>
          <m:rPr>
            <m:sty m:val="bi"/>
          </m:rPr>
          <m:t>A</m:t>
        </m:r>
      </m:oMath>
      <w:del w:id="16224" w:author="PR Preview" w:date="2026-01-01T00:00:00Z">
        <w:r>
          <w:delText xml:space="preserve">.</w:delText>
        </w:r>
      </w:del>
    </w:p>
    <w:p>
      <w:pPr>
        <w:pStyle w:val="FirstParagraph"/>
      </w:pPr>
      <w:ins w:id="16225" w:author="PR Preview" w:date="2026-01-01T00:00:00Z">
        <w:r>
          <w:t xml:space="preserve">The first step is</w:t>
        </w:r>
      </w:ins>
      <w:ins w:id="16226" w:author="PR Preview" w:date="2026-01-01T00:00:00Z">
        <w:r>
          <w:t xml:space="preserve"> </w:t>
        </w:r>
      </w:ins>
      <w:hyperlink w:anchor="thm-transpose-product">
        <w:ins w:id="16227" w:author="PR Preview" w:date="2026-01-01T00:00:00Z">
          <w:r>
            <w:rPr>
              <w:rStyle w:val="Hyperlink"/>
            </w:rPr>
            <w:t xml:space="preserve">Theorem 19</w:t>
          </w:r>
        </w:ins>
      </w:hyperlink>
      <w:ins w:id="16228" w:author="PR Preview" w:date="2026-01-01T00:00:00Z">
        <w:r>
          <w:t xml:space="preserve">,</w:t>
        </w:r>
      </w:ins>
      <w:ins w:id="16229" w:author="PR Preview" w:date="2026-01-01T00:00:00Z">
        <w:r>
          <w:t xml:space="preserve"> </w:t>
        </w:r>
      </w:ins>
      <w:ins w:id="16230" w:author="PR Preview" w:date="2026-01-01T00:00:00Z">
        <w:r>
          <w:t xml:space="preserve">and the second follows from</w:t>
        </w:r>
      </w:ins>
      <w:ins w:id="16231" w:author="PR Preview" w:date="2026-01-01T00:00:00Z">
        <w:r>
          <w:t xml:space="preserve"> </w:t>
        </w:r>
      </w:ins>
      <w:hyperlink w:anchor="def-matrix-transpose">
        <w:ins w:id="16232" w:author="PR Preview" w:date="2026-01-01T00:00:00Z">
          <w:r>
            <w:rPr>
              <w:rStyle w:val="Hyperlink"/>
            </w:rPr>
            <w:t xml:space="preserve">Definition 22</w:t>
          </w:r>
        </w:ins>
      </w:hyperlink>
      <w:ins w:id="16233" w:author="PR Preview" w:date="2026-01-01T00:00:00Z">
        <w:r>
          <w:t xml:space="preserve">,</w:t>
        </w:r>
      </w:ins>
      <w:ins w:id="16234" w:author="PR Preview" w:date="2026-01-01T00:00:00Z">
        <w:r>
          <w:t xml:space="preserve"> </w:t>
        </w:r>
      </w:ins>
      <w:ins w:id="16235" w:author="PR Preview" w:date="2026-01-01T00:00:00Z">
        <w:r>
          <w:t xml:space="preserve">which swaps rows and columns, so swapping them again restores</w:t>
        </w:r>
      </w:ins>
      <w:ins w:id="16236" w:author="PR Preview" w:date="2026-01-01T00:00:00Z">
        <w:r>
          <w:t xml:space="preserve"> </w:t>
        </w:r>
      </w:ins>
      <m:oMath>
        <m:r>
          <m:rPr>
            <m:sty m:val="bi"/>
          </m:rPr>
          <m:t>A</m:t>
        </m:r>
      </m:oMath>
      <w:ins w:id="16237" w:author="PR Preview" w:date="2026-01-01T00:00:00Z">
        <w:r>
          <w:t xml:space="preserve">.</w:t>
        </w:r>
      </w:ins>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del w:id="16238" w:author="PR Preview" w:date="2026-01-01T00:00:00Z">
        <w:r>
          <w:rPr>
            <w:b/>
            <w:bCs/>
          </w:rPr>
          <w:delText xml:space="preserve">Example 153 (</w:delText>
        </w:r>
      </w:del>
      <m:oMath>
        <m:sSup>
          <m:e>
            <m:r>
              <m:rPr>
                <m:sty m:val="bi"/>
              </m:rPr>
              <m:t>A</m:t>
            </m:r>
          </m:e>
          <m:sup>
            <m:r>
              <m:rPr>
                <m:sty m:val="p"/>
              </m:rPr>
              <m:t>⊤</m:t>
            </m:r>
          </m:sup>
        </m:sSup>
        <m:r>
          <m:rPr>
            <m:sty m:val="bi"/>
          </m:rPr>
          <m:t>A</m:t>
        </m:r>
      </m:oMath>
      <w:del w:id="16239" w:author="PR Preview" w:date="2026-01-01T00:00:00Z">
        <w:r>
          <w:rPr>
            <w:b/>
            <w:bCs/>
          </w:rPr>
          <w:delText xml:space="preserve"> </w:delText>
        </w:r>
      </w:del>
      <w:del w:id="16240" w:author="PR Preview" w:date="2026-01-01T00:00:00Z">
        <w:r>
          <w:rPr>
            <w:b/>
            <w:bCs/>
          </w:rPr>
          <w:delText xml:space="preserve">for the matrix of the SVD example)</w:delText>
        </w:r>
      </w:del>
      <w:del w:id="16241" w:author="PR Preview" w:date="2026-01-01T00:00:00Z">
        <w:r>
          <w:delText xml:space="preserve"> </w:delText>
        </w:r>
      </w:del>
      <w:del w:id="16242" w:author="PR Preview" w:date="2026-01-01T00:00:00Z">
        <w:r>
          <w:delText xml:space="preserve">For</w:delText>
        </w:r>
      </w:del>
      <w:del w:id="16243" w:author="PR Preview" w:date="2026-01-01T00:00:00Z">
        <w:r>
          <w:delText xml:space="preserve"> </w:delText>
        </w:r>
      </w:del>
      <m:oMath>
        <m:r>
          <m:rPr>
            <m:sty m:val="bi"/>
          </m:rPr>
          <m:t>A</m:t>
        </m:r>
      </m:oMath>
      <w:del w:id="16244" w:author="PR Preview" w:date="2026-01-01T00:00:00Z">
        <w:r>
          <w:delText xml:space="preserve"> </w:delText>
        </w:r>
      </w:del>
      <w:del w:id="16245" w:author="PR Preview" w:date="2026-01-01T00:00:00Z">
        <w:r>
          <w:delText xml:space="preserve">in</w:delText>
        </w:r>
      </w:del>
      <w:del w:id="16246" w:author="PR Preview" w:date="2026-01-01T00:00:00Z">
        <w:r>
          <w:delText xml:space="preserve"> </w:delText>
        </w:r>
      </w:del>
      <w:hyperlink w:anchor="exm-svd">
        <w:del w:id="16247" w:author="PR Preview" w:date="2026-01-01T00:00:00Z">
          <w:r>
            <w:rPr>
              <w:rStyle w:val="Hyperlink"/>
            </w:rPr>
            <w:delText xml:space="preserve">Example 152</w:delText>
          </w:r>
        </w:del>
      </w:hyperlink>
      <w:del w:id="16248"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16249" w:author="PR Preview" w:date="2026-01-01T00:00:00Z">
          <w:r>
            <w:rPr>
              <w:rStyle w:val="Hyperlink"/>
            </w:rPr>
            <w:delText xml:space="preserve">Theorem 82</w:delText>
          </w:r>
        </w:del>
      </w:hyperlink>
      <w:del w:id="16250" w:author="PR Preview" w:date="2026-01-01T00:00:00Z">
        <w:r>
          <w:delText xml:space="preserve"> </w:delText>
        </w:r>
      </w:del>
      <w:del w:id="16251" w:author="PR Preview" w:date="2026-01-01T00:00:00Z">
        <w:r>
          <w:delText xml:space="preserve">says its eigenvalues are</w:delText>
        </w:r>
      </w:del>
      <w:del w:id="16252" w:author="PR Preview" w:date="2026-01-01T00:00:00Z">
        <w:r>
          <w:delText xml:space="preserve"> </w:delText>
        </w:r>
      </w:del>
      <m:oMath>
        <m:sSubSup>
          <m:e>
            <m:r>
              <m:t>σ</m:t>
            </m:r>
          </m:e>
          <m:sub>
            <m:r>
              <m:t>1</m:t>
            </m:r>
          </m:sub>
          <m:sup>
            <m:r>
              <m:t>2</m:t>
            </m:r>
          </m:sup>
        </m:sSubSup>
        <m:r>
          <m:rPr>
            <m:sty m:val="p"/>
          </m:rPr>
          <m:t>=</m:t>
        </m:r>
        <m:r>
          <m:t>4</m:t>
        </m:r>
      </m:oMath>
      <w:del w:id="16253" w:author="PR Preview" w:date="2026-01-01T00:00:00Z">
        <w:r>
          <w:delText xml:space="preserve"> </w:delText>
        </w:r>
      </w:del>
      <w:del w:id="16254" w:author="PR Preview" w:date="2026-01-01T00:00:00Z">
        <w:r>
          <w:delText xml:space="preserve">and</w:delText>
        </w:r>
      </w:del>
      <w:del w:id="16255" w:author="PR Preview" w:date="2026-01-01T00:00:00Z">
        <w:r>
          <w:delText xml:space="preserve"> </w:delText>
        </w:r>
      </w:del>
      <m:oMath>
        <m:sSubSup>
          <m:e>
            <m:r>
              <m:t>σ</m:t>
            </m:r>
          </m:e>
          <m:sub>
            <m:r>
              <m:t>2</m:t>
            </m:r>
          </m:sub>
          <m:sup>
            <m:r>
              <m:t>2</m:t>
            </m:r>
          </m:sup>
        </m:sSubSup>
        <m:r>
          <m:rPr>
            <m:sty m:val="p"/>
          </m:rPr>
          <m:t>=</m:t>
        </m:r>
        <m:r>
          <m:t>2</m:t>
        </m:r>
      </m:oMath>
      <w:del w:id="16256" w:author="PR Preview" w:date="2026-01-01T00:00:00Z">
        <w:r>
          <w:delText xml:space="preserve">,</w:delText>
        </w:r>
      </w:del>
      <w:del w:id="16257" w:author="PR Preview" w:date="2026-01-01T00:00:00Z">
        <w:r>
          <w:delText xml:space="preserve"> </w:delText>
        </w:r>
      </w:del>
      <w:del w:id="16258" w:author="PR Preview" w:date="2026-01-01T00:00:00Z">
        <w:r>
          <w:delText xml:space="preserve">with the columns of</w:delText>
        </w:r>
      </w:del>
      <w:del w:id="16259" w:author="PR Preview" w:date="2026-01-01T00:00:00Z">
        <w:r>
          <w:delText xml:space="preserve"> </w:delText>
        </w:r>
      </w:del>
      <m:oMath>
        <m:r>
          <m:rPr>
            <m:sty m:val="bi"/>
          </m:rPr>
          <m:t>V</m:t>
        </m:r>
      </m:oMath>
      <w:del w:id="16260" w:author="PR Preview" w:date="2026-01-01T00:00:00Z">
        <w:r>
          <w:delText xml:space="preserve"> </w:delText>
        </w:r>
      </w:del>
      <w:del w:id="16261" w:author="PR Preview" w:date="2026-01-01T00:00:00Z">
        <w:r>
          <w:delText xml:space="preserve">as eigenvectors.</w:delText>
        </w:r>
      </w:del>
      <w:del w:id="16262" w:author="PR Preview" w:date="2026-01-01T00:00:00Z">
        <w:r>
          <w:delText xml:space="preserve"> </w:delText>
        </w:r>
      </w:del>
      <w:del w:id="16263" w:author="PR Preview" w:date="2026-01-01T00:00:00Z">
        <w:r>
          <w:delText xml:space="preserve">Checking the first column, up to its factor</w:delText>
        </w:r>
      </w:del>
      <w:del w:id="16264" w:author="PR Preview" w:date="2026-01-01T00:00:00Z">
        <w:r>
          <w:delText xml:space="preserve"> </w:delText>
        </w:r>
      </w:del>
      <m:oMath>
        <m:f>
          <m:fPr>
            <m:type m:val="bar"/>
          </m:fPr>
          <m:num>
            <m:r>
              <m:t>1</m:t>
            </m:r>
          </m:num>
          <m:den>
            <m:rad>
              <m:radPr>
                <m:degHide m:val="on"/>
              </m:radPr>
              <m:deg/>
              <m:e>
                <m:r>
                  <m:t>2</m:t>
                </m:r>
              </m:e>
            </m:rad>
          </m:den>
        </m:f>
      </m:oMath>
      <w:del w:id="16265" w:author="PR Preview" w:date="2026-01-01T00:00:00Z">
        <w:r>
          <w:delText xml:space="preserve">:</w:delText>
        </w:r>
      </w:del>
    </w:p>
    <w:p>
      <w:pPr>
        <w:pStyle w:val="BodyText"/>
      </w:pPr>
      <w:ins w:id="16266" w:author="PR Preview" w:date="2026-01-01T00:00:00Z">
        <w:r>
          <w:rPr>
            <w:b/>
            <w:bCs/>
          </w:rPr>
          <w:t xml:space="preserve">Example 152 (</w:t>
        </w:r>
      </w:ins>
      <m:oMath>
        <m:sSup>
          <m:e>
            <m:r>
              <m:rPr>
                <m:sty m:val="bi"/>
              </m:rPr>
              <m:t>A</m:t>
            </m:r>
          </m:e>
          <m:sup>
            <m:r>
              <m:rPr>
                <m:sty m:val="p"/>
              </m:rPr>
              <m:t>⊤</m:t>
            </m:r>
          </m:sup>
        </m:sSup>
        <m:r>
          <m:rPr>
            <m:sty m:val="bi"/>
          </m:rPr>
          <m:t>A</m:t>
        </m:r>
      </m:oMath>
      <w:ins w:id="16267" w:author="PR Preview" w:date="2026-01-01T00:00:00Z">
        <w:r>
          <w:rPr>
            <w:b/>
            <w:bCs/>
          </w:rPr>
          <w:t xml:space="preserve"> </w:t>
        </w:r>
      </w:ins>
      <w:ins w:id="16268" w:author="PR Preview" w:date="2026-01-01T00:00:00Z">
        <w:r>
          <w:rPr>
            <w:b/>
            <w:bCs/>
          </w:rPr>
          <w:t xml:space="preserve">for the matrix of the SVD example)</w:t>
        </w:r>
      </w:ins>
      <w:ins w:id="16269" w:author="PR Preview" w:date="2026-01-01T00:00:00Z">
        <w:r>
          <w:t xml:space="preserve"> </w:t>
        </w:r>
      </w:ins>
      <w:ins w:id="16270" w:author="PR Preview" w:date="2026-01-01T00:00:00Z">
        <w:r>
          <w:t xml:space="preserve">For</w:t>
        </w:r>
      </w:ins>
      <w:ins w:id="16271" w:author="PR Preview" w:date="2026-01-01T00:00:00Z">
        <w:r>
          <w:t xml:space="preserve"> </w:t>
        </w:r>
      </w:ins>
      <m:oMath>
        <m:r>
          <m:rPr>
            <m:sty m:val="bi"/>
          </m:rPr>
          <m:t>A</m:t>
        </m:r>
      </m:oMath>
      <w:ins w:id="16272" w:author="PR Preview" w:date="2026-01-01T00:00:00Z">
        <w:r>
          <w:t xml:space="preserve"> </w:t>
        </w:r>
      </w:ins>
      <w:ins w:id="16273" w:author="PR Preview" w:date="2026-01-01T00:00:00Z">
        <w:r>
          <w:t xml:space="preserve">in</w:t>
        </w:r>
      </w:ins>
      <w:ins w:id="16274" w:author="PR Preview" w:date="2026-01-01T00:00:00Z">
        <w:r>
          <w:t xml:space="preserve"> </w:t>
        </w:r>
      </w:ins>
      <w:hyperlink w:anchor="exm-svd">
        <w:ins w:id="16275" w:author="PR Preview" w:date="2026-01-01T00:00:00Z">
          <w:r>
            <w:rPr>
              <w:rStyle w:val="Hyperlink"/>
            </w:rPr>
            <w:t xml:space="preserve">Example 151</w:t>
          </w:r>
        </w:ins>
      </w:hyperlink>
      <w:ins w:id="16276"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16277" w:author="PR Preview" w:date="2026-01-01T00:00:00Z">
          <w:r>
            <w:rPr>
              <w:rStyle w:val="Hyperlink"/>
            </w:rPr>
            <w:t xml:space="preserve">Theorem 81</w:t>
          </w:r>
        </w:ins>
      </w:hyperlink>
      <w:ins w:id="16278" w:author="PR Preview" w:date="2026-01-01T00:00:00Z">
        <w:r>
          <w:t xml:space="preserve"> </w:t>
        </w:r>
      </w:ins>
      <w:ins w:id="16279" w:author="PR Preview" w:date="2026-01-01T00:00:00Z">
        <w:r>
          <w:t xml:space="preserve">says its eigenvalues are</w:t>
        </w:r>
      </w:ins>
      <w:ins w:id="16280" w:author="PR Preview" w:date="2026-01-01T00:00:00Z">
        <w:r>
          <w:t xml:space="preserve"> </w:t>
        </w:r>
      </w:ins>
      <m:oMath>
        <m:sSubSup>
          <m:e>
            <m:r>
              <m:t>σ</m:t>
            </m:r>
          </m:e>
          <m:sub>
            <m:r>
              <m:t>1</m:t>
            </m:r>
          </m:sub>
          <m:sup>
            <m:r>
              <m:t>2</m:t>
            </m:r>
          </m:sup>
        </m:sSubSup>
        <m:r>
          <m:rPr>
            <m:sty m:val="p"/>
          </m:rPr>
          <m:t>=</m:t>
        </m:r>
        <m:r>
          <m:t>4</m:t>
        </m:r>
      </m:oMath>
      <w:ins w:id="16281" w:author="PR Preview" w:date="2026-01-01T00:00:00Z">
        <w:r>
          <w:t xml:space="preserve"> </w:t>
        </w:r>
      </w:ins>
      <w:ins w:id="16282" w:author="PR Preview" w:date="2026-01-01T00:00:00Z">
        <w:r>
          <w:t xml:space="preserve">and</w:t>
        </w:r>
      </w:ins>
      <w:ins w:id="16283" w:author="PR Preview" w:date="2026-01-01T00:00:00Z">
        <w:r>
          <w:t xml:space="preserve"> </w:t>
        </w:r>
      </w:ins>
      <m:oMath>
        <m:sSubSup>
          <m:e>
            <m:r>
              <m:t>σ</m:t>
            </m:r>
          </m:e>
          <m:sub>
            <m:r>
              <m:t>2</m:t>
            </m:r>
          </m:sub>
          <m:sup>
            <m:r>
              <m:t>2</m:t>
            </m:r>
          </m:sup>
        </m:sSubSup>
        <m:r>
          <m:rPr>
            <m:sty m:val="p"/>
          </m:rPr>
          <m:t>=</m:t>
        </m:r>
        <m:r>
          <m:t>2</m:t>
        </m:r>
      </m:oMath>
      <w:ins w:id="16284" w:author="PR Preview" w:date="2026-01-01T00:00:00Z">
        <w:r>
          <w:t xml:space="preserve">,</w:t>
        </w:r>
      </w:ins>
      <w:ins w:id="16285" w:author="PR Preview" w:date="2026-01-01T00:00:00Z">
        <w:r>
          <w:t xml:space="preserve"> </w:t>
        </w:r>
      </w:ins>
      <w:ins w:id="16286" w:author="PR Preview" w:date="2026-01-01T00:00:00Z">
        <w:r>
          <w:t xml:space="preserve">with the columns of</w:t>
        </w:r>
      </w:ins>
      <w:ins w:id="16287" w:author="PR Preview" w:date="2026-01-01T00:00:00Z">
        <w:r>
          <w:t xml:space="preserve"> </w:t>
        </w:r>
      </w:ins>
      <m:oMath>
        <m:r>
          <m:rPr>
            <m:sty m:val="bi"/>
          </m:rPr>
          <m:t>V</m:t>
        </m:r>
      </m:oMath>
      <w:ins w:id="16288" w:author="PR Preview" w:date="2026-01-01T00:00:00Z">
        <w:r>
          <w:t xml:space="preserve"> </w:t>
        </w:r>
      </w:ins>
      <w:ins w:id="16289" w:author="PR Preview" w:date="2026-01-01T00:00:00Z">
        <w:r>
          <w:t xml:space="preserve">as eigenvectors.</w:t>
        </w:r>
      </w:ins>
      <w:ins w:id="16290" w:author="PR Preview" w:date="2026-01-01T00:00:00Z">
        <w:r>
          <w:t xml:space="preserve"> </w:t>
        </w:r>
      </w:ins>
      <w:ins w:id="16291" w:author="PR Preview" w:date="2026-01-01T00:00:00Z">
        <w:r>
          <w:t xml:space="preserve">Checking the first column, up to its factor</w:t>
        </w:r>
      </w:ins>
      <w:ins w:id="16292" w:author="PR Preview" w:date="2026-01-01T00:00:00Z">
        <w:r>
          <w:t xml:space="preserve"> </w:t>
        </w:r>
      </w:ins>
      <m:oMath>
        <m:f>
          <m:fPr>
            <m:type m:val="bar"/>
          </m:fPr>
          <m:num>
            <m:r>
              <m:t>1</m:t>
            </m:r>
          </m:num>
          <m:den>
            <m:rad>
              <m:radPr>
                <m:degHide m:val="on"/>
              </m:radPr>
              <m:deg/>
              <m:e>
                <m:r>
                  <m:t>2</m:t>
                </m:r>
              </m:e>
            </m:rad>
          </m:den>
        </m:f>
      </m:oMath>
      <w:ins w:id="1629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del w:id="16294" w:author="PR Preview" w:date="2026-01-01T00:00:00Z">
        <w:r>
          <w:rPr>
            <w:i/>
            <w:iCs/>
          </w:rPr>
          <w:delText xml:space="preserve">Remark 44</w:delText>
        </w:r>
      </w:del>
      <w:del w:id="16295" w:author="PR Preview" w:date="2026-01-01T00:00:00Z">
        <w:r>
          <w:delText xml:space="preserve"> (Building an SVD from an eigendecomposition). </w:delText>
        </w:r>
      </w:del>
      <w:hyperlink w:anchor="thm-svd-evd">
        <w:del w:id="16296" w:author="PR Preview" w:date="2026-01-01T00:00:00Z">
          <w:r>
            <w:rPr>
              <w:rStyle w:val="Hyperlink"/>
            </w:rPr>
            <w:delText xml:space="preserve">Theorem 82</w:delText>
          </w:r>
        </w:del>
      </w:hyperlink>
      <w:del w:id="16297" w:author="PR Preview" w:date="2026-01-01T00:00:00Z">
        <w:r>
          <w:delText xml:space="preserve"> </w:delText>
        </w:r>
      </w:del>
      <w:del w:id="16298" w:author="PR Preview" w:date="2026-01-01T00:00:00Z">
        <w:r>
          <w:delText xml:space="preserve">matches</w:delText>
        </w:r>
      </w:del>
      <w:del w:id="16299" w:author="PR Preview" w:date="2026-01-01T00:00:00Z">
        <w:r>
          <w:delText xml:space="preserve"> </w:delText>
        </w:r>
      </w:del>
      <w:del w:id="16300" w:author="PR Preview" w:date="2026-01-01T00:00:00Z">
        <w:r>
          <w:delText xml:space="preserve">Banerjee and Roy [47, Ch. 12], pp. 372-373</w:delText>
        </w:r>
      </w:del>
      <w:del w:id="16301" w:author="PR Preview" w:date="2026-01-01T00:00:00Z">
        <w:r>
          <w:delText xml:space="preserve">,</w:delText>
        </w:r>
      </w:del>
      <w:del w:id="16302" w:author="PR Preview" w:date="2026-01-01T00:00:00Z">
        <w:r>
          <w:delText xml:space="preserve"> </w:delText>
        </w:r>
      </w:del>
      <w:del w:id="16303" w:author="PR Preview" w:date="2026-01-01T00:00:00Z">
        <w:r>
          <w:delText xml:space="preserve">which works in the other direction:</w:delText>
        </w:r>
      </w:del>
      <w:del w:id="16304" w:author="PR Preview" w:date="2026-01-01T00:00:00Z">
        <w:r>
          <w:delText xml:space="preserve"> </w:delText>
        </w:r>
      </w:del>
      <w:del w:id="16305" w:author="PR Preview" w:date="2026-01-01T00:00:00Z">
        <w:r>
          <w:delText xml:space="preserve">it constructs an SVD from a spectral decomposition of</w:delText>
        </w:r>
      </w:del>
      <w:del w:id="16306" w:author="PR Preview" w:date="2026-01-01T00:00:00Z">
        <w:r>
          <w:delText xml:space="preserve"> </w:delText>
        </w:r>
      </w:del>
      <m:oMath>
        <m:sSup>
          <m:e>
            <m:r>
              <m:rPr>
                <m:sty m:val="bi"/>
              </m:rPr>
              <m:t>A</m:t>
            </m:r>
          </m:e>
          <m:sup>
            <m:r>
              <m:rPr>
                <m:sty m:val="p"/>
              </m:rPr>
              <m:t>⊤</m:t>
            </m:r>
          </m:sup>
        </m:sSup>
        <m:r>
          <m:rPr>
            <m:sty m:val="bi"/>
          </m:rPr>
          <m:t>A</m:t>
        </m:r>
      </m:oMath>
      <w:del w:id="16307" w:author="PR Preview" w:date="2026-01-01T00:00:00Z">
        <w:r>
          <w:delText xml:space="preserve"> </w:delText>
        </w:r>
      </w:del>
      <w:del w:id="16308" w:author="PR Preview" w:date="2026-01-01T00:00:00Z">
        <w:r>
          <w:delText xml:space="preserve">and sets</w:delText>
        </w:r>
      </w:del>
      <w:del w:id="16309"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16310" w:author="PR Preview" w:date="2026-01-01T00:00:00Z">
        <w:r>
          <w:delText xml:space="preserve">.</w:delText>
        </w:r>
      </w:del>
    </w:p>
    <w:p>
      <w:pPr>
        <w:pStyle w:val="BodyText"/>
      </w:pPr>
      <w:del w:id="16311" w:author="PR Preview" w:date="2026-01-01T00:00:00Z">
        <w:r>
          <w:delText xml:space="preserve">For example, in</w:delText>
        </w:r>
      </w:del>
      <w:del w:id="16312" w:author="PR Preview" w:date="2026-01-01T00:00:00Z">
        <w:r>
          <w:delText xml:space="preserve"> </w:delText>
        </w:r>
      </w:del>
      <w:hyperlink w:anchor="exm-svd-evd">
        <w:del w:id="16313" w:author="PR Preview" w:date="2026-01-01T00:00:00Z">
          <w:r>
            <w:rPr>
              <w:rStyle w:val="Hyperlink"/>
            </w:rPr>
            <w:delText xml:space="preserve">Example 153</w:delText>
          </w:r>
        </w:del>
      </w:hyperlink>
      <w:del w:id="16314" w:author="PR Preview" w:date="2026-01-01T00:00:00Z">
        <w:r>
          <w:delText xml:space="preserve"> </w:delText>
        </w:r>
      </w:del>
      <w:del w:id="16315" w:author="PR Preview" w:date="2026-01-01T00:00:00Z">
        <w:r>
          <w:delText xml:space="preserve">the eigenvalues of</w:delText>
        </w:r>
      </w:del>
      <w:del w:id="16316" w:author="PR Preview" w:date="2026-01-01T00:00:00Z">
        <w:r>
          <w:delText xml:space="preserve"> </w:delText>
        </w:r>
      </w:del>
      <m:oMath>
        <m:sSup>
          <m:e>
            <m:r>
              <m:rPr>
                <m:sty m:val="bi"/>
              </m:rPr>
              <m:t>A</m:t>
            </m:r>
          </m:e>
          <m:sup>
            <m:r>
              <m:rPr>
                <m:sty m:val="p"/>
              </m:rPr>
              <m:t>⊤</m:t>
            </m:r>
          </m:sup>
        </m:sSup>
        <m:r>
          <m:rPr>
            <m:sty m:val="bi"/>
          </m:rPr>
          <m:t>A</m:t>
        </m:r>
      </m:oMath>
      <w:del w:id="16317" w:author="PR Preview" w:date="2026-01-01T00:00:00Z">
        <w:r>
          <w:delText xml:space="preserve"> </w:delText>
        </w:r>
      </w:del>
      <w:del w:id="16318" w:author="PR Preview" w:date="2026-01-01T00:00:00Z">
        <w:r>
          <w:delText xml:space="preserve">are</w:delText>
        </w:r>
      </w:del>
      <w:del w:id="16319" w:author="PR Preview" w:date="2026-01-01T00:00:00Z">
        <w:r>
          <w:delText xml:space="preserve"> </w:delText>
        </w:r>
      </w:del>
      <m:oMath>
        <m:r>
          <m:t>4</m:t>
        </m:r>
      </m:oMath>
      <w:del w:id="16320" w:author="PR Preview" w:date="2026-01-01T00:00:00Z">
        <w:r>
          <w:delText xml:space="preserve"> </w:delText>
        </w:r>
      </w:del>
      <w:del w:id="16321" w:author="PR Preview" w:date="2026-01-01T00:00:00Z">
        <w:r>
          <w:delText xml:space="preserve">and</w:delText>
        </w:r>
      </w:del>
      <w:del w:id="16322" w:author="PR Preview" w:date="2026-01-01T00:00:00Z">
        <w:r>
          <w:delText xml:space="preserve"> </w:delText>
        </w:r>
      </w:del>
      <m:oMath>
        <m:r>
          <m:t>2</m:t>
        </m:r>
      </m:oMath>
      <w:del w:id="16323" w:author="PR Preview" w:date="2026-01-01T00:00:00Z">
        <w:r>
          <w:delText xml:space="preserve">,</w:delText>
        </w:r>
      </w:del>
      <w:del w:id="16324" w:author="PR Preview" w:date="2026-01-01T00:00:00Z">
        <w:r>
          <w:delText xml:space="preserve"> </w:delText>
        </w:r>
      </w:del>
      <w:del w:id="16325" w:author="PR Preview" w:date="2026-01-01T00:00:00Z">
        <w:r>
          <w:delText xml:space="preserve">and</w:delText>
        </w:r>
      </w:del>
      <w:del w:id="16326" w:author="PR Preview" w:date="2026-01-01T00:00:00Z">
        <w:r>
          <w:delText xml:space="preserve"> </w:delText>
        </w:r>
      </w:del>
      <m:oMath>
        <m:rad>
          <m:radPr>
            <m:degHide m:val="on"/>
          </m:radPr>
          <m:deg/>
          <m:e>
            <m:r>
              <m:t>4</m:t>
            </m:r>
          </m:e>
        </m:rad>
        <m:r>
          <m:rPr>
            <m:sty m:val="p"/>
          </m:rPr>
          <m:t>=</m:t>
        </m:r>
        <m:r>
          <m:t>2</m:t>
        </m:r>
      </m:oMath>
      <w:del w:id="16327" w:author="PR Preview" w:date="2026-01-01T00:00:00Z">
        <w:r>
          <w:delText xml:space="preserve"> </w:delText>
        </w:r>
      </w:del>
      <w:del w:id="16328" w:author="PR Preview" w:date="2026-01-01T00:00:00Z">
        <w:r>
          <w:delText xml:space="preserve">and</w:delText>
        </w:r>
      </w:del>
      <w:del w:id="16329" w:author="PR Preview" w:date="2026-01-01T00:00:00Z">
        <w:r>
          <w:delText xml:space="preserve"> </w:delText>
        </w:r>
      </w:del>
      <m:oMath>
        <m:rad>
          <m:radPr>
            <m:degHide m:val="on"/>
          </m:radPr>
          <m:deg/>
          <m:e>
            <m:r>
              <m:t>2</m:t>
            </m:r>
          </m:e>
        </m:rad>
      </m:oMath>
      <w:del w:id="16330" w:author="PR Preview" w:date="2026-01-01T00:00:00Z">
        <w:r>
          <w:delText xml:space="preserve"> </w:delText>
        </w:r>
      </w:del>
      <w:del w:id="16331" w:author="PR Preview" w:date="2026-01-01T00:00:00Z">
        <w:r>
          <w:delText xml:space="preserve">are the singular values</w:delText>
        </w:r>
      </w:del>
      <w:del w:id="16332" w:author="PR Preview" w:date="2026-01-01T00:00:00Z">
        <w:r>
          <w:delText xml:space="preserve"> </w:delText>
        </w:r>
      </w:del>
      <m:oMath>
        <m:sSub>
          <m:e>
            <m:r>
              <m:t>σ</m:t>
            </m:r>
          </m:e>
          <m:sub>
            <m:r>
              <m:t>1</m:t>
            </m:r>
          </m:sub>
        </m:sSub>
      </m:oMath>
      <w:del w:id="16333" w:author="PR Preview" w:date="2026-01-01T00:00:00Z">
        <w:r>
          <w:delText xml:space="preserve"> </w:delText>
        </w:r>
      </w:del>
      <w:del w:id="16334" w:author="PR Preview" w:date="2026-01-01T00:00:00Z">
        <w:r>
          <w:delText xml:space="preserve">and</w:delText>
        </w:r>
      </w:del>
      <w:del w:id="16335" w:author="PR Preview" w:date="2026-01-01T00:00:00Z">
        <w:r>
          <w:delText xml:space="preserve"> </w:delText>
        </w:r>
      </w:del>
      <m:oMath>
        <m:sSub>
          <m:e>
            <m:r>
              <m:t>σ</m:t>
            </m:r>
          </m:e>
          <m:sub>
            <m:r>
              <m:t>2</m:t>
            </m:r>
          </m:sub>
        </m:sSub>
      </m:oMath>
      <w:del w:id="16336" w:author="PR Preview" w:date="2026-01-01T00:00:00Z">
        <w:r>
          <w:delText xml:space="preserve"> </w:delText>
        </w:r>
      </w:del>
      <w:del w:id="16337" w:author="PR Preview" w:date="2026-01-01T00:00:00Z">
        <w:r>
          <w:delText xml:space="preserve">of</w:delText>
        </w:r>
      </w:del>
      <w:del w:id="16338" w:author="PR Preview" w:date="2026-01-01T00:00:00Z">
        <w:r>
          <w:delText xml:space="preserve"> </w:delText>
        </w:r>
      </w:del>
      <m:oMath>
        <m:r>
          <m:rPr>
            <m:sty m:val="bi"/>
          </m:rPr>
          <m:t>A</m:t>
        </m:r>
      </m:oMath>
      <w:del w:id="16339" w:author="PR Preview" w:date="2026-01-01T00:00:00Z">
        <w:r>
          <w:delText xml:space="preserve"> </w:delText>
        </w:r>
      </w:del>
      <w:del w:id="16340" w:author="PR Preview" w:date="2026-01-01T00:00:00Z">
        <w:r>
          <w:delText xml:space="preserve">from</w:delText>
        </w:r>
      </w:del>
      <w:del w:id="16341" w:author="PR Preview" w:date="2026-01-01T00:00:00Z">
        <w:r>
          <w:delText xml:space="preserve"> </w:delText>
        </w:r>
      </w:del>
      <w:hyperlink w:anchor="exm-svd">
        <w:del w:id="16342" w:author="PR Preview" w:date="2026-01-01T00:00:00Z">
          <w:r>
            <w:rPr>
              <w:rStyle w:val="Hyperlink"/>
            </w:rPr>
            <w:delText xml:space="preserve">Example 152</w:delText>
          </w:r>
        </w:del>
      </w:hyperlink>
      <w:del w:id="16343" w:author="PR Preview" w:date="2026-01-01T00:00:00Z">
        <w:r>
          <w:delText xml:space="preserve">.</w:delText>
        </w:r>
      </w:del>
    </w:p>
    <w:p>
      <w:pPr>
        <w:pStyle w:val="FirstParagraph"/>
      </w:pPr>
      <w:ins w:id="16344" w:author="PR Preview" w:date="2026-01-01T00:00:00Z">
        <w:r>
          <w:rPr>
            <w:i/>
            <w:iCs/>
          </w:rPr>
          <w:t xml:space="preserve">Remark 44</w:t>
        </w:r>
      </w:ins>
      <w:ins w:id="16345" w:author="PR Preview" w:date="2026-01-01T00:00:00Z">
        <w:r>
          <w:t xml:space="preserve"> (Building an SVD from an eigendecomposition). </w:t>
        </w:r>
      </w:ins>
      <w:hyperlink w:anchor="thm-svd-evd">
        <w:ins w:id="16346" w:author="PR Preview" w:date="2026-01-01T00:00:00Z">
          <w:r>
            <w:rPr>
              <w:rStyle w:val="Hyperlink"/>
            </w:rPr>
            <w:t xml:space="preserve">Theorem 81</w:t>
          </w:r>
        </w:ins>
      </w:hyperlink>
      <w:ins w:id="16347" w:author="PR Preview" w:date="2026-01-01T00:00:00Z">
        <w:r>
          <w:t xml:space="preserve"> </w:t>
        </w:r>
      </w:ins>
      <w:ins w:id="16348" w:author="PR Preview" w:date="2026-01-01T00:00:00Z">
        <w:r>
          <w:t xml:space="preserve">matches</w:t>
        </w:r>
      </w:ins>
      <w:ins w:id="16349" w:author="PR Preview" w:date="2026-01-01T00:00:00Z">
        <w:r>
          <w:t xml:space="preserve"> </w:t>
        </w:r>
      </w:ins>
      <w:ins w:id="16350" w:author="PR Preview" w:date="2026-01-01T00:00:00Z">
        <w:r>
          <w:t xml:space="preserve">Banerjee and Roy [47, Ch. 12], pp. 372-373</w:t>
        </w:r>
      </w:ins>
      <w:ins w:id="16351" w:author="PR Preview" w:date="2026-01-01T00:00:00Z">
        <w:r>
          <w:t xml:space="preserve">,</w:t>
        </w:r>
      </w:ins>
      <w:ins w:id="16352" w:author="PR Preview" w:date="2026-01-01T00:00:00Z">
        <w:r>
          <w:t xml:space="preserve"> </w:t>
        </w:r>
      </w:ins>
      <w:ins w:id="16353" w:author="PR Preview" w:date="2026-01-01T00:00:00Z">
        <w:r>
          <w:t xml:space="preserve">which works in the other direction:</w:t>
        </w:r>
      </w:ins>
      <w:ins w:id="16354" w:author="PR Preview" w:date="2026-01-01T00:00:00Z">
        <w:r>
          <w:t xml:space="preserve"> </w:t>
        </w:r>
      </w:ins>
      <w:ins w:id="16355" w:author="PR Preview" w:date="2026-01-01T00:00:00Z">
        <w:r>
          <w:t xml:space="preserve">it constructs an SVD from a spectral decomposition of</w:t>
        </w:r>
      </w:ins>
      <w:ins w:id="16356" w:author="PR Preview" w:date="2026-01-01T00:00:00Z">
        <w:r>
          <w:t xml:space="preserve"> </w:t>
        </w:r>
      </w:ins>
      <m:oMath>
        <m:sSup>
          <m:e>
            <m:r>
              <m:rPr>
                <m:sty m:val="bi"/>
              </m:rPr>
              <m:t>A</m:t>
            </m:r>
          </m:e>
          <m:sup>
            <m:r>
              <m:rPr>
                <m:sty m:val="p"/>
              </m:rPr>
              <m:t>⊤</m:t>
            </m:r>
          </m:sup>
        </m:sSup>
        <m:r>
          <m:rPr>
            <m:sty m:val="bi"/>
          </m:rPr>
          <m:t>A</m:t>
        </m:r>
      </m:oMath>
      <w:ins w:id="16357" w:author="PR Preview" w:date="2026-01-01T00:00:00Z">
        <w:r>
          <w:t xml:space="preserve"> </w:t>
        </w:r>
      </w:ins>
      <w:ins w:id="16358" w:author="PR Preview" w:date="2026-01-01T00:00:00Z">
        <w:r>
          <w:t xml:space="preserve">and sets</w:t>
        </w:r>
      </w:ins>
      <w:ins w:id="16359"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16360" w:author="PR Preview" w:date="2026-01-01T00:00:00Z">
        <w:r>
          <w:t xml:space="preserve">.</w:t>
        </w:r>
      </w:ins>
    </w:p>
    <w:p>
      <w:pPr>
        <w:pStyle w:val="BodyText"/>
      </w:pPr>
      <w:ins w:id="16361" w:author="PR Preview" w:date="2026-01-01T00:00:00Z">
        <w:r>
          <w:t xml:space="preserve">For example, in</w:t>
        </w:r>
      </w:ins>
      <w:ins w:id="16362" w:author="PR Preview" w:date="2026-01-01T00:00:00Z">
        <w:r>
          <w:t xml:space="preserve"> </w:t>
        </w:r>
      </w:ins>
      <w:hyperlink w:anchor="exm-svd-evd">
        <w:ins w:id="16363" w:author="PR Preview" w:date="2026-01-01T00:00:00Z">
          <w:r>
            <w:rPr>
              <w:rStyle w:val="Hyperlink"/>
            </w:rPr>
            <w:t xml:space="preserve">Example 152</w:t>
          </w:r>
        </w:ins>
      </w:hyperlink>
      <w:ins w:id="16364" w:author="PR Preview" w:date="2026-01-01T00:00:00Z">
        <w:r>
          <w:t xml:space="preserve"> </w:t>
        </w:r>
      </w:ins>
      <w:ins w:id="16365" w:author="PR Preview" w:date="2026-01-01T00:00:00Z">
        <w:r>
          <w:t xml:space="preserve">the eigenvalues of</w:t>
        </w:r>
      </w:ins>
      <w:ins w:id="16366" w:author="PR Preview" w:date="2026-01-01T00:00:00Z">
        <w:r>
          <w:t xml:space="preserve"> </w:t>
        </w:r>
      </w:ins>
      <m:oMath>
        <m:sSup>
          <m:e>
            <m:r>
              <m:rPr>
                <m:sty m:val="bi"/>
              </m:rPr>
              <m:t>A</m:t>
            </m:r>
          </m:e>
          <m:sup>
            <m:r>
              <m:rPr>
                <m:sty m:val="p"/>
              </m:rPr>
              <m:t>⊤</m:t>
            </m:r>
          </m:sup>
        </m:sSup>
        <m:r>
          <m:rPr>
            <m:sty m:val="bi"/>
          </m:rPr>
          <m:t>A</m:t>
        </m:r>
      </m:oMath>
      <w:ins w:id="16367" w:author="PR Preview" w:date="2026-01-01T00:00:00Z">
        <w:r>
          <w:t xml:space="preserve"> </w:t>
        </w:r>
      </w:ins>
      <w:ins w:id="16368" w:author="PR Preview" w:date="2026-01-01T00:00:00Z">
        <w:r>
          <w:t xml:space="preserve">are</w:t>
        </w:r>
      </w:ins>
      <w:ins w:id="16369" w:author="PR Preview" w:date="2026-01-01T00:00:00Z">
        <w:r>
          <w:t xml:space="preserve"> </w:t>
        </w:r>
      </w:ins>
      <m:oMath>
        <m:r>
          <m:t>4</m:t>
        </m:r>
      </m:oMath>
      <w:ins w:id="16370" w:author="PR Preview" w:date="2026-01-01T00:00:00Z">
        <w:r>
          <w:t xml:space="preserve"> </w:t>
        </w:r>
      </w:ins>
      <w:ins w:id="16371" w:author="PR Preview" w:date="2026-01-01T00:00:00Z">
        <w:r>
          <w:t xml:space="preserve">and</w:t>
        </w:r>
      </w:ins>
      <w:ins w:id="16372" w:author="PR Preview" w:date="2026-01-01T00:00:00Z">
        <w:r>
          <w:t xml:space="preserve"> </w:t>
        </w:r>
      </w:ins>
      <m:oMath>
        <m:r>
          <m:t>2</m:t>
        </m:r>
      </m:oMath>
      <w:ins w:id="16373" w:author="PR Preview" w:date="2026-01-01T00:00:00Z">
        <w:r>
          <w:t xml:space="preserve">,</w:t>
        </w:r>
      </w:ins>
      <w:ins w:id="16374" w:author="PR Preview" w:date="2026-01-01T00:00:00Z">
        <w:r>
          <w:t xml:space="preserve"> </w:t>
        </w:r>
      </w:ins>
      <w:ins w:id="16375" w:author="PR Preview" w:date="2026-01-01T00:00:00Z">
        <w:r>
          <w:t xml:space="preserve">and</w:t>
        </w:r>
      </w:ins>
      <w:ins w:id="16376" w:author="PR Preview" w:date="2026-01-01T00:00:00Z">
        <w:r>
          <w:t xml:space="preserve"> </w:t>
        </w:r>
      </w:ins>
      <m:oMath>
        <m:rad>
          <m:radPr>
            <m:degHide m:val="on"/>
          </m:radPr>
          <m:deg/>
          <m:e>
            <m:r>
              <m:t>4</m:t>
            </m:r>
          </m:e>
        </m:rad>
        <m:r>
          <m:rPr>
            <m:sty m:val="p"/>
          </m:rPr>
          <m:t>=</m:t>
        </m:r>
        <m:r>
          <m:t>2</m:t>
        </m:r>
      </m:oMath>
      <w:ins w:id="16377" w:author="PR Preview" w:date="2026-01-01T00:00:00Z">
        <w:r>
          <w:t xml:space="preserve"> </w:t>
        </w:r>
      </w:ins>
      <w:ins w:id="16378" w:author="PR Preview" w:date="2026-01-01T00:00:00Z">
        <w:r>
          <w:t xml:space="preserve">and</w:t>
        </w:r>
      </w:ins>
      <w:ins w:id="16379" w:author="PR Preview" w:date="2026-01-01T00:00:00Z">
        <w:r>
          <w:t xml:space="preserve"> </w:t>
        </w:r>
      </w:ins>
      <m:oMath>
        <m:rad>
          <m:radPr>
            <m:degHide m:val="on"/>
          </m:radPr>
          <m:deg/>
          <m:e>
            <m:r>
              <m:t>2</m:t>
            </m:r>
          </m:e>
        </m:rad>
      </m:oMath>
      <w:ins w:id="16380" w:author="PR Preview" w:date="2026-01-01T00:00:00Z">
        <w:r>
          <w:t xml:space="preserve"> </w:t>
        </w:r>
      </w:ins>
      <w:ins w:id="16381" w:author="PR Preview" w:date="2026-01-01T00:00:00Z">
        <w:r>
          <w:t xml:space="preserve">are the singular values</w:t>
        </w:r>
      </w:ins>
      <w:ins w:id="16382" w:author="PR Preview" w:date="2026-01-01T00:00:00Z">
        <w:r>
          <w:t xml:space="preserve"> </w:t>
        </w:r>
      </w:ins>
      <m:oMath>
        <m:sSub>
          <m:e>
            <m:r>
              <m:t>σ</m:t>
            </m:r>
          </m:e>
          <m:sub>
            <m:r>
              <m:t>1</m:t>
            </m:r>
          </m:sub>
        </m:sSub>
      </m:oMath>
      <w:ins w:id="16383" w:author="PR Preview" w:date="2026-01-01T00:00:00Z">
        <w:r>
          <w:t xml:space="preserve"> </w:t>
        </w:r>
      </w:ins>
      <w:ins w:id="16384" w:author="PR Preview" w:date="2026-01-01T00:00:00Z">
        <w:r>
          <w:t xml:space="preserve">and</w:t>
        </w:r>
      </w:ins>
      <w:ins w:id="16385" w:author="PR Preview" w:date="2026-01-01T00:00:00Z">
        <w:r>
          <w:t xml:space="preserve"> </w:t>
        </w:r>
      </w:ins>
      <m:oMath>
        <m:sSub>
          <m:e>
            <m:r>
              <m:t>σ</m:t>
            </m:r>
          </m:e>
          <m:sub>
            <m:r>
              <m:t>2</m:t>
            </m:r>
          </m:sub>
        </m:sSub>
      </m:oMath>
      <w:ins w:id="16386" w:author="PR Preview" w:date="2026-01-01T00:00:00Z">
        <w:r>
          <w:t xml:space="preserve"> </w:t>
        </w:r>
      </w:ins>
      <w:ins w:id="16387" w:author="PR Preview" w:date="2026-01-01T00:00:00Z">
        <w:r>
          <w:t xml:space="preserve">of</w:t>
        </w:r>
      </w:ins>
      <w:ins w:id="16388" w:author="PR Preview" w:date="2026-01-01T00:00:00Z">
        <w:r>
          <w:t xml:space="preserve"> </w:t>
        </w:r>
      </w:ins>
      <m:oMath>
        <m:r>
          <m:rPr>
            <m:sty m:val="bi"/>
          </m:rPr>
          <m:t>A</m:t>
        </m:r>
      </m:oMath>
      <w:ins w:id="16389" w:author="PR Preview" w:date="2026-01-01T00:00:00Z">
        <w:r>
          <w:t xml:space="preserve"> </w:t>
        </w:r>
      </w:ins>
      <w:ins w:id="16390" w:author="PR Preview" w:date="2026-01-01T00:00:00Z">
        <w:r>
          <w:t xml:space="preserve">from</w:t>
        </w:r>
      </w:ins>
      <w:ins w:id="16391" w:author="PR Preview" w:date="2026-01-01T00:00:00Z">
        <w:r>
          <w:t xml:space="preserve"> </w:t>
        </w:r>
      </w:ins>
      <w:hyperlink w:anchor="exm-svd">
        <w:ins w:id="16392" w:author="PR Preview" w:date="2026-01-01T00:00:00Z">
          <w:r>
            <w:rPr>
              <w:rStyle w:val="Hyperlink"/>
            </w:rPr>
            <w:t xml:space="preserve">Example 151</w:t>
          </w:r>
        </w:ins>
      </w:hyperlink>
      <w:ins w:id="16393" w:author="PR Preview" w:date="2026-01-01T00:00:00Z">
        <w:r>
          <w:t xml:space="preserve">.</w:t>
        </w:r>
      </w:ins>
    </w:p>
    <w:bookmarkEnd w:id="508"/>
    <w:bookmarkEnd w:id="509"/>
    <w:bookmarkStart w:id="530" w:name="definite-matrices"/>
    <w:p>
      <w:pPr>
        <w:pStyle w:val="Heading2"/>
      </w:pPr>
      <w:r>
        <w:t xml:space="preserve">18 Definite Matrices</w:t>
      </w:r>
    </w:p>
    <w:bookmarkStart w:id="510" w:name="def-positive-semidefinite"/>
    <w:p>
      <w:pPr>
        <w:pStyle w:val="FirstParagraph"/>
      </w:pPr>
      <w:del w:id="16394" w:author="PR Preview" w:date="2026-01-01T00:00:00Z">
        <w:r>
          <w:rPr>
            <w:b/>
            <w:bCs/>
          </w:rPr>
          <w:delText xml:space="preserve">Definition 100 (Positive semidefinite matrix)</w:delText>
        </w:r>
      </w:del>
      <w:del w:id="16395" w:author="PR Preview" w:date="2026-01-01T00:00:00Z">
        <w:r>
          <w:delText xml:space="preserve"> </w:delText>
        </w:r>
      </w:del>
      <w:del w:id="16396" w:author="PR Preview" w:date="2026-01-01T00:00:00Z">
        <w:r>
          <w:delText xml:space="preserve">A</w:delText>
        </w:r>
      </w:del>
      <w:del w:id="16397" w:author="PR Preview" w:date="2026-01-01T00:00:00Z">
        <w:r>
          <w:delText xml:space="preserve"> </w:delText>
        </w:r>
      </w:del>
      <m:oMath>
        <m:r>
          <m:t>p</m:t>
        </m:r>
        <m:r>
          <m:rPr>
            <m:sty m:val="p"/>
          </m:rPr>
          <m:t>×</m:t>
        </m:r>
        <m:r>
          <m:t>p</m:t>
        </m:r>
      </m:oMath>
      <w:del w:id="16398" w:author="PR Preview" w:date="2026-01-01T00:00:00Z">
        <w:r>
          <w:delText xml:space="preserve"> </w:delText>
        </w:r>
      </w:del>
      <w:del w:id="16399" w:author="PR Preview" w:date="2026-01-01T00:00:00Z">
        <w:r>
          <w:delText xml:space="preserve">matrix</w:delText>
        </w:r>
      </w:del>
      <w:del w:id="16400" w:author="PR Preview" w:date="2026-01-01T00:00:00Z">
        <w:r>
          <w:delText xml:space="preserve"> </w:delText>
        </w:r>
      </w:del>
      <m:oMath>
        <m:r>
          <m:rPr>
            <m:sty m:val="bi"/>
          </m:rPr>
          <m:t>A</m:t>
        </m:r>
      </m:oMath>
      <w:del w:id="16401" w:author="PR Preview" w:date="2026-01-01T00:00:00Z">
        <w:r>
          <w:delText xml:space="preserve"> </w:delText>
        </w:r>
      </w:del>
      <w:del w:id="16402" w:author="PR Preview" w:date="2026-01-01T00:00:00Z">
        <w:r>
          <w:delText xml:space="preserve">is</w:delText>
        </w:r>
      </w:del>
      <w:del w:id="16403" w:author="PR Preview" w:date="2026-01-01T00:00:00Z">
        <w:r>
          <w:delText xml:space="preserve"> </w:delText>
        </w:r>
      </w:del>
      <w:del w:id="16404" w:author="PR Preview" w:date="2026-01-01T00:00:00Z">
        <w:r>
          <w:rPr>
            <w:b/>
            <w:bCs/>
          </w:rPr>
          <w:delText xml:space="preserve">positive semidefinite</w:delText>
        </w:r>
      </w:del>
      <w:del w:id="16405" w:author="PR Preview" w:date="2026-01-01T00:00:00Z">
        <w:r>
          <w:delText xml:space="preserve"> </w:delText>
        </w:r>
      </w:del>
      <w:del w:id="16406" w:author="PR Preview" w:date="2026-01-01T00:00:00Z">
        <w:r>
          <w:delText xml:space="preserve">[73]</w:delText>
        </w:r>
      </w:del>
      <w:del w:id="16407" w:author="PR Preview" w:date="2026-01-01T00:00:00Z">
        <w:r>
          <w:delText xml:space="preserve"> </w:delText>
        </w:r>
      </w:del>
      <w:del w:id="16408" w:author="PR Preview" w:date="2026-01-01T00:00:00Z">
        <w:r>
          <w:delText xml:space="preserve">if it satisfies both conditions:</w:delText>
        </w:r>
      </w:del>
    </w:p>
    <w:p>
      <w:pPr>
        <w:pStyle w:val="FirstParagraph"/>
      </w:pPr>
      <w:ins w:id="16409" w:author="PR Preview" w:date="2026-01-01T00:00:00Z">
        <w:r>
          <w:rPr>
            <w:b/>
            <w:bCs/>
          </w:rPr>
          <w:t xml:space="preserve">Definition 100 (Positive semidefinite matrix)</w:t>
        </w:r>
      </w:ins>
      <w:ins w:id="16410" w:author="PR Preview" w:date="2026-01-01T00:00:00Z">
        <w:r>
          <w:t xml:space="preserve"> </w:t>
        </w:r>
      </w:ins>
      <w:ins w:id="16411" w:author="PR Preview" w:date="2026-01-01T00:00:00Z">
        <w:r>
          <w:t xml:space="preserve">A</w:t>
        </w:r>
      </w:ins>
      <w:ins w:id="16412" w:author="PR Preview" w:date="2026-01-01T00:00:00Z">
        <w:r>
          <w:t xml:space="preserve"> </w:t>
        </w:r>
      </w:ins>
      <m:oMath>
        <m:r>
          <m:t>p</m:t>
        </m:r>
        <m:r>
          <m:rPr>
            <m:sty m:val="p"/>
          </m:rPr>
          <m:t>×</m:t>
        </m:r>
        <m:r>
          <m:t>p</m:t>
        </m:r>
      </m:oMath>
      <w:ins w:id="16413" w:author="PR Preview" w:date="2026-01-01T00:00:00Z">
        <w:r>
          <w:t xml:space="preserve"> </w:t>
        </w:r>
      </w:ins>
      <w:ins w:id="16414" w:author="PR Preview" w:date="2026-01-01T00:00:00Z">
        <w:r>
          <w:t xml:space="preserve">matrix</w:t>
        </w:r>
      </w:ins>
      <w:ins w:id="16415" w:author="PR Preview" w:date="2026-01-01T00:00:00Z">
        <w:r>
          <w:t xml:space="preserve"> </w:t>
        </w:r>
      </w:ins>
      <m:oMath>
        <m:r>
          <m:rPr>
            <m:sty m:val="bi"/>
          </m:rPr>
          <m:t>A</m:t>
        </m:r>
      </m:oMath>
      <w:ins w:id="16416" w:author="PR Preview" w:date="2026-01-01T00:00:00Z">
        <w:r>
          <w:t xml:space="preserve"> </w:t>
        </w:r>
      </w:ins>
      <w:ins w:id="16417" w:author="PR Preview" w:date="2026-01-01T00:00:00Z">
        <w:r>
          <w:t xml:space="preserve">is</w:t>
        </w:r>
      </w:ins>
      <w:ins w:id="16418" w:author="PR Preview" w:date="2026-01-01T00:00:00Z">
        <w:r>
          <w:t xml:space="preserve"> </w:t>
        </w:r>
      </w:ins>
      <w:ins w:id="16419" w:author="PR Preview" w:date="2026-01-01T00:00:00Z">
        <w:r>
          <w:rPr>
            <w:b/>
            <w:bCs/>
          </w:rPr>
          <w:t xml:space="preserve">positive semidefinite</w:t>
        </w:r>
      </w:ins>
      <w:ins w:id="16420" w:author="PR Preview" w:date="2026-01-01T00:00:00Z">
        <w:r>
          <w:t xml:space="preserve"> </w:t>
        </w:r>
      </w:ins>
      <w:ins w:id="16421" w:author="PR Preview" w:date="2026-01-01T00:00:00Z">
        <w:r>
          <w:t xml:space="preserve">[70]</w:t>
        </w:r>
      </w:ins>
      <w:ins w:id="16422" w:author="PR Preview" w:date="2026-01-01T00:00:00Z">
        <w:r>
          <w:t xml:space="preserve"> </w:t>
        </w:r>
      </w:ins>
      <w:ins w:id="16423" w:author="PR Preview" w:date="2026-01-01T00:00:00Z">
        <w:r>
          <w:t xml:space="preserve">if it satisfies both conditions:</w:t>
        </w:r>
      </w:ins>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del w:id="16424" w:author="PR Preview" w:date="2026-01-01T00:00:00Z">
        <w:r>
          <w:rPr>
            <w:b/>
            <w:bCs/>
          </w:rPr>
          <w:delText xml:space="preserve">Example 154 (A positive semidefinite matrix)</w:delText>
        </w:r>
      </w:del>
      <w:del w:id="16425" w:author="PR Preview" w:date="2026-01-01T00:00:00Z">
        <w:r>
          <w:delText xml:space="preserve"> </w:delText>
        </w:r>
      </w:del>
      <w:del w:id="16426" w:author="PR Preview" w:date="2026-01-01T00:00:00Z">
        <w:r>
          <w:delText xml:space="preserve">Let</w:delText>
        </w:r>
      </w:del>
      <w:del w:id="16427"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6428" w:author="PR Preview" w:date="2026-01-01T00:00:00Z">
        <w:r>
          <w:delText xml:space="preserve">,</w:delText>
        </w:r>
      </w:del>
      <w:del w:id="16429" w:author="PR Preview" w:date="2026-01-01T00:00:00Z">
        <w:r>
          <w:delText xml:space="preserve"> </w:delText>
        </w:r>
      </w:del>
      <w:del w:id="16430" w:author="PR Preview" w:date="2026-01-01T00:00:00Z">
        <w:r>
          <w:delText xml:space="preserve">which is symmetric.</w:delText>
        </w:r>
      </w:del>
      <w:del w:id="16431" w:author="PR Preview" w:date="2026-01-01T00:00:00Z">
        <w:r>
          <w:delText xml:space="preserve"> </w:delText>
        </w:r>
      </w:del>
      <w:del w:id="16432" w:author="PR Preview" w:date="2026-01-01T00:00:00Z">
        <w:r>
          <w:delText xml:space="preserve">For any</w:delText>
        </w:r>
      </w:del>
      <w:del w:id="16433" w:author="PR Preview" w:date="2026-01-01T00:00:00Z">
        <w:r>
          <w:delText xml:space="preserve"> </w:delText>
        </w:r>
      </w:del>
      <w:del w:id="16434" w:author="PR Preview" w:date="2026-01-01T00:00:00Z">
        <w:r>
          <w:delText xml:space="preserve">$\mathord{\smash[b]{\underset{\raise.3ex\hbox{$\scriptstyle\sim$}}{x}}\vphantom{x}}= (x_1, x_2)$</w:delText>
        </w:r>
      </w:del>
      <w:del w:id="16435" w:author="PR Preview" w:date="2026-01-01T00:00:00Z">
        <w:r>
          <w:delText xml:space="preserve">:</w:delText>
        </w:r>
      </w:del>
    </w:p>
    <w:p>
      <w:pPr>
        <w:pStyle w:val="FirstParagraph"/>
      </w:pPr>
      <w:ins w:id="16436" w:author="PR Preview" w:date="2026-01-01T00:00:00Z">
        <w:r>
          <w:rPr>
            <w:b/>
            <w:bCs/>
          </w:rPr>
          <w:t xml:space="preserve">Example 153 (A positive semidefinite matrix)</w:t>
        </w:r>
      </w:ins>
      <w:ins w:id="16437" w:author="PR Preview" w:date="2026-01-01T00:00:00Z">
        <w:r>
          <w:t xml:space="preserve"> </w:t>
        </w:r>
      </w:ins>
      <w:ins w:id="16438" w:author="PR Preview" w:date="2026-01-01T00:00:00Z">
        <w:r>
          <w:t xml:space="preserve">Let</w:t>
        </w:r>
      </w:ins>
      <w:ins w:id="16439"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6440" w:author="PR Preview" w:date="2026-01-01T00:00:00Z">
        <w:r>
          <w:t xml:space="preserve">,</w:t>
        </w:r>
      </w:ins>
      <w:ins w:id="16441" w:author="PR Preview" w:date="2026-01-01T00:00:00Z">
        <w:r>
          <w:t xml:space="preserve"> </w:t>
        </w:r>
      </w:ins>
      <w:ins w:id="16442" w:author="PR Preview" w:date="2026-01-01T00:00:00Z">
        <w:r>
          <w:t xml:space="preserve">which is symmetric.</w:t>
        </w:r>
      </w:ins>
      <w:ins w:id="16443" w:author="PR Preview" w:date="2026-01-01T00:00:00Z">
        <w:r>
          <w:t xml:space="preserve"> </w:t>
        </w:r>
      </w:ins>
      <w:ins w:id="16444" w:author="PR Preview" w:date="2026-01-01T00:00:00Z">
        <w:r>
          <w:t xml:space="preserve">For any</w:t>
        </w:r>
      </w:ins>
      <w:ins w:id="16445" w:author="PR Preview" w:date="2026-01-01T00:00:00Z">
        <w:r>
          <w:t xml:space="preserve"> </w:t>
        </w:r>
      </w:ins>
      <w:ins w:id="16446" w:author="PR Preview" w:date="2026-01-01T00:00:00Z">
        <w:r>
          <w:t xml:space="preserve">$\mathord{\smash[b]{\underset{\raise.3ex\hbox{$\scriptstyle\sim$}}{x}}\vphantom{x}}= (x_1, x_2)$</w:t>
        </w:r>
      </w:ins>
      <w:ins w:id="16447" w:author="PR Preview" w:date="2026-01-01T00:00:00Z">
        <w:r>
          <w:t xml:space="preserve">:</w:t>
        </w:r>
      </w:ins>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del w:id="16448" w:author="PR Preview" w:date="2026-01-01T00:00:00Z">
        <w:r>
          <w:rPr>
            <w:b/>
            <w:bCs/>
          </w:rPr>
          <w:delText xml:space="preserve">Definition 101 (Positive definite matrix)</w:delText>
        </w:r>
      </w:del>
      <w:del w:id="16449" w:author="PR Preview" w:date="2026-01-01T00:00:00Z">
        <w:r>
          <w:delText xml:space="preserve"> </w:delText>
        </w:r>
      </w:del>
      <w:del w:id="16450" w:author="PR Preview" w:date="2026-01-01T00:00:00Z">
        <w:r>
          <w:delText xml:space="preserve">A</w:delText>
        </w:r>
      </w:del>
      <w:del w:id="16451" w:author="PR Preview" w:date="2026-01-01T00:00:00Z">
        <w:r>
          <w:delText xml:space="preserve"> </w:delText>
        </w:r>
      </w:del>
      <m:oMath>
        <m:r>
          <m:t>p</m:t>
        </m:r>
        <m:r>
          <m:rPr>
            <m:sty m:val="p"/>
          </m:rPr>
          <m:t>×</m:t>
        </m:r>
        <m:r>
          <m:t>p</m:t>
        </m:r>
      </m:oMath>
      <w:del w:id="16452" w:author="PR Preview" w:date="2026-01-01T00:00:00Z">
        <w:r>
          <w:delText xml:space="preserve"> </w:delText>
        </w:r>
      </w:del>
      <w:del w:id="16453" w:author="PR Preview" w:date="2026-01-01T00:00:00Z">
        <w:r>
          <w:delText xml:space="preserve">matrix</w:delText>
        </w:r>
      </w:del>
      <w:del w:id="16454" w:author="PR Preview" w:date="2026-01-01T00:00:00Z">
        <w:r>
          <w:delText xml:space="preserve"> </w:delText>
        </w:r>
      </w:del>
      <m:oMath>
        <m:r>
          <m:rPr>
            <m:sty m:val="bi"/>
          </m:rPr>
          <m:t>A</m:t>
        </m:r>
      </m:oMath>
      <w:del w:id="16455" w:author="PR Preview" w:date="2026-01-01T00:00:00Z">
        <w:r>
          <w:delText xml:space="preserve"> </w:delText>
        </w:r>
      </w:del>
      <w:del w:id="16456" w:author="PR Preview" w:date="2026-01-01T00:00:00Z">
        <w:r>
          <w:delText xml:space="preserve">is</w:delText>
        </w:r>
      </w:del>
      <w:del w:id="16457" w:author="PR Preview" w:date="2026-01-01T00:00:00Z">
        <w:r>
          <w:delText xml:space="preserve"> </w:delText>
        </w:r>
      </w:del>
      <w:del w:id="16458" w:author="PR Preview" w:date="2026-01-01T00:00:00Z">
        <w:r>
          <w:rPr>
            <w:b/>
            <w:bCs/>
          </w:rPr>
          <w:delText xml:space="preserve">positive definite</w:delText>
        </w:r>
      </w:del>
      <w:del w:id="16459" w:author="PR Preview" w:date="2026-01-01T00:00:00Z">
        <w:r>
          <w:delText xml:space="preserve"> </w:delText>
        </w:r>
      </w:del>
      <w:del w:id="16460" w:author="PR Preview" w:date="2026-01-01T00:00:00Z">
        <w:r>
          <w:delText xml:space="preserve">[73]</w:delText>
        </w:r>
      </w:del>
      <w:del w:id="16461" w:author="PR Preview" w:date="2026-01-01T00:00:00Z">
        <w:r>
          <w:delText xml:space="preserve"> </w:delText>
        </w:r>
      </w:del>
      <w:del w:id="16462" w:author="PR Preview" w:date="2026-01-01T00:00:00Z">
        <w:r>
          <w:delText xml:space="preserve">if it satisfies both conditions:</w:delText>
        </w:r>
      </w:del>
    </w:p>
    <w:p>
      <w:pPr>
        <w:pStyle w:val="BodyText"/>
      </w:pPr>
      <w:ins w:id="16463" w:author="PR Preview" w:date="2026-01-01T00:00:00Z">
        <w:r>
          <w:rPr>
            <w:b/>
            <w:bCs/>
          </w:rPr>
          <w:t xml:space="preserve">Definition 101 (Positive definite matrix)</w:t>
        </w:r>
      </w:ins>
      <w:ins w:id="16464" w:author="PR Preview" w:date="2026-01-01T00:00:00Z">
        <w:r>
          <w:t xml:space="preserve"> </w:t>
        </w:r>
      </w:ins>
      <w:ins w:id="16465" w:author="PR Preview" w:date="2026-01-01T00:00:00Z">
        <w:r>
          <w:t xml:space="preserve">A</w:t>
        </w:r>
      </w:ins>
      <w:ins w:id="16466" w:author="PR Preview" w:date="2026-01-01T00:00:00Z">
        <w:r>
          <w:t xml:space="preserve"> </w:t>
        </w:r>
      </w:ins>
      <m:oMath>
        <m:r>
          <m:t>p</m:t>
        </m:r>
        <m:r>
          <m:rPr>
            <m:sty m:val="p"/>
          </m:rPr>
          <m:t>×</m:t>
        </m:r>
        <m:r>
          <m:t>p</m:t>
        </m:r>
      </m:oMath>
      <w:ins w:id="16467" w:author="PR Preview" w:date="2026-01-01T00:00:00Z">
        <w:r>
          <w:t xml:space="preserve"> </w:t>
        </w:r>
      </w:ins>
      <w:ins w:id="16468" w:author="PR Preview" w:date="2026-01-01T00:00:00Z">
        <w:r>
          <w:t xml:space="preserve">matrix</w:t>
        </w:r>
      </w:ins>
      <w:ins w:id="16469" w:author="PR Preview" w:date="2026-01-01T00:00:00Z">
        <w:r>
          <w:t xml:space="preserve"> </w:t>
        </w:r>
      </w:ins>
      <m:oMath>
        <m:r>
          <m:rPr>
            <m:sty m:val="bi"/>
          </m:rPr>
          <m:t>A</m:t>
        </m:r>
      </m:oMath>
      <w:ins w:id="16470" w:author="PR Preview" w:date="2026-01-01T00:00:00Z">
        <w:r>
          <w:t xml:space="preserve"> </w:t>
        </w:r>
      </w:ins>
      <w:ins w:id="16471" w:author="PR Preview" w:date="2026-01-01T00:00:00Z">
        <w:r>
          <w:t xml:space="preserve">is</w:t>
        </w:r>
      </w:ins>
      <w:ins w:id="16472" w:author="PR Preview" w:date="2026-01-01T00:00:00Z">
        <w:r>
          <w:t xml:space="preserve"> </w:t>
        </w:r>
      </w:ins>
      <w:ins w:id="16473" w:author="PR Preview" w:date="2026-01-01T00:00:00Z">
        <w:r>
          <w:rPr>
            <w:b/>
            <w:bCs/>
          </w:rPr>
          <w:t xml:space="preserve">positive definite</w:t>
        </w:r>
      </w:ins>
      <w:ins w:id="16474" w:author="PR Preview" w:date="2026-01-01T00:00:00Z">
        <w:r>
          <w:t xml:space="preserve"> </w:t>
        </w:r>
      </w:ins>
      <w:ins w:id="16475" w:author="PR Preview" w:date="2026-01-01T00:00:00Z">
        <w:r>
          <w:t xml:space="preserve">[70]</w:t>
        </w:r>
      </w:ins>
      <w:ins w:id="16476" w:author="PR Preview" w:date="2026-01-01T00:00:00Z">
        <w:r>
          <w:t xml:space="preserve"> </w:t>
        </w:r>
      </w:ins>
      <w:ins w:id="16477" w:author="PR Preview" w:date="2026-01-01T00:00:00Z">
        <w:r>
          <w:t xml:space="preserve">if it satisfies both conditions:</w:t>
        </w:r>
      </w:ins>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del w:id="16478" w:author="PR Preview" w:date="2026-01-01T00:00:00Z">
        <w:r>
          <w:rPr>
            <w:b/>
            <w:bCs/>
          </w:rPr>
          <w:delText xml:space="preserve">Example 155 (Positive definite, semidefinite, and neither)</w:delText>
        </w:r>
      </w:del>
      <w:del w:id="16479" w:author="PR Preview" w:date="2026-01-01T00:00:00Z">
        <w:r>
          <w:delText xml:space="preserve"> </w:delText>
        </w:r>
      </w:del>
      <w:del w:id="16480" w:author="PR Preview" w:date="2026-01-01T00:00:00Z">
        <w:r>
          <w:delText xml:space="preserve"> </w:delText>
        </w:r>
      </w:del>
    </w:p>
    <w:p>
      <w:pPr>
        <w:pStyle w:val="FirstParagraph"/>
      </w:pPr>
      <w:ins w:id="16481" w:author="PR Preview" w:date="2026-01-01T00:00:00Z">
        <w:r>
          <w:rPr>
            <w:b/>
            <w:bCs/>
          </w:rPr>
          <w:t xml:space="preserve">Example 154 (Positive definite, semidefinite, and neither)</w:t>
        </w:r>
      </w:ins>
      <w:ins w:id="16482" w:author="PR Preview" w:date="2026-01-01T00:00:00Z">
        <w:r>
          <w:t xml:space="preserve"> </w:t>
        </w:r>
      </w:ins>
      <w:ins w:id="16483" w:author="PR Preview" w:date="2026-01-01T00:00:00Z">
        <w:r>
          <w:t xml:space="preserve"> </w:t>
        </w:r>
      </w:ins>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6484" w:author="PR Preview" w:date="2026-01-01T00:00:00Z">
        <w:r>
          <w:delText xml:space="preserve"> </w:delText>
        </w:r>
      </w:del>
      <w:del w:id="16485" w:author="PR Preview" w:date="2026-01-01T00:00:00Z">
        <w:r>
          <w:delText xml:space="preserve">from</w:delText>
        </w:r>
      </w:del>
      <w:del w:id="16486" w:author="PR Preview" w:date="2026-01-01T00:00:00Z">
        <w:r>
          <w:delText xml:space="preserve"> </w:delText>
        </w:r>
      </w:del>
      <w:hyperlink w:anchor="exm-positive-semidefinite">
        <w:del w:id="16487" w:author="PR Preview" w:date="2026-01-01T00:00:00Z">
          <w:r>
            <w:rPr>
              <w:rStyle w:val="Hyperlink"/>
            </w:rPr>
            <w:delText xml:space="preserve">Example 154</w:delText>
          </w:r>
        </w:del>
      </w:hyperlink>
      <w:del w:id="16488" w:author="PR Preview" w:date="2026-01-01T00:00:00Z">
        <w:r>
          <w:delText xml:space="preserve"> </w:delText>
        </w:r>
      </w:del>
      <w:del w:id="16489" w:author="PR Preview" w:date="2026-01-01T00:00:00Z">
        <w:r>
          <w:delText xml:space="preserve">is positive semidefinite</w:delText>
        </w:r>
      </w:del>
      <w:del w:id="16490" w:author="PR Preview" w:date="2026-01-01T00:00:00Z">
        <w:r>
          <w:delText xml:space="preserve"> </w:delText>
        </w:r>
      </w:del>
      <w:del w:id="16491" w:author="PR Preview" w:date="2026-01-01T00:00:00Z">
        <w:r>
          <w:delText xml:space="preserve">but not positive definite:</w:delText>
        </w:r>
      </w:del>
      <w:del w:id="16492" w:author="PR Preview" w:date="2026-01-01T00:00:00Z">
        <w:r>
          <w:delText xml:space="preserve"> </w:delText>
        </w:r>
      </w:del>
      <w:del w:id="16493" w:author="PR Preview" w:date="2026-01-01T00:00:00Z">
        <w:r>
          <w:delText xml:space="preserve">at</w:delText>
        </w:r>
      </w:del>
      <w:del w:id="16494" w:author="PR Preview" w:date="2026-01-01T00:00:00Z">
        <w:r>
          <w:delText xml:space="preserve"> </w:delText>
        </w:r>
      </w:del>
      <w:del w:id="16495" w:author="PR Preview" w:date="2026-01-01T00:00:00Z">
        <w:r>
          <w:delText xml:space="preserve">$\mathord{\smash[b]{\underset{\raise.3ex\hbox{$\scriptstyle\sim$}}{x}}\vphantom{x}}= (1, -1) \neq \mathord{\smash[b]{\underset{\raise.3ex\hbox{$\scriptstyle\sim$}}{0}}\vphantom{0}}$</w:delText>
        </w:r>
      </w:del>
      <w:del w:id="16496" w:author="PR Preview" w:date="2026-01-01T00:00:00Z">
        <w:r>
          <w:delText xml:space="preserve">,</w:delText>
        </w:r>
      </w:del>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6497" w:author="PR Preview" w:date="2026-01-01T00:00:00Z">
        <w:r>
          <w:t xml:space="preserve"> </w:t>
        </w:r>
      </w:ins>
      <w:ins w:id="16498" w:author="PR Preview" w:date="2026-01-01T00:00:00Z">
        <w:r>
          <w:t xml:space="preserve">from</w:t>
        </w:r>
      </w:ins>
      <w:ins w:id="16499" w:author="PR Preview" w:date="2026-01-01T00:00:00Z">
        <w:r>
          <w:t xml:space="preserve"> </w:t>
        </w:r>
      </w:ins>
      <w:hyperlink w:anchor="exm-positive-semidefinite">
        <w:ins w:id="16500" w:author="PR Preview" w:date="2026-01-01T00:00:00Z">
          <w:r>
            <w:rPr>
              <w:rStyle w:val="Hyperlink"/>
            </w:rPr>
            <w:t xml:space="preserve">Example 153</w:t>
          </w:r>
        </w:ins>
      </w:hyperlink>
      <w:ins w:id="16501" w:author="PR Preview" w:date="2026-01-01T00:00:00Z">
        <w:r>
          <w:t xml:space="preserve"> </w:t>
        </w:r>
      </w:ins>
      <w:ins w:id="16502" w:author="PR Preview" w:date="2026-01-01T00:00:00Z">
        <w:r>
          <w:t xml:space="preserve">is positive semidefinite</w:t>
        </w:r>
      </w:ins>
      <w:ins w:id="16503" w:author="PR Preview" w:date="2026-01-01T00:00:00Z">
        <w:r>
          <w:t xml:space="preserve"> </w:t>
        </w:r>
      </w:ins>
      <w:ins w:id="16504" w:author="PR Preview" w:date="2026-01-01T00:00:00Z">
        <w:r>
          <w:t xml:space="preserve">but not positive definite:</w:t>
        </w:r>
      </w:ins>
      <w:ins w:id="16505" w:author="PR Preview" w:date="2026-01-01T00:00:00Z">
        <w:r>
          <w:t xml:space="preserve"> </w:t>
        </w:r>
      </w:ins>
      <w:ins w:id="16506" w:author="PR Preview" w:date="2026-01-01T00:00:00Z">
        <w:r>
          <w:t xml:space="preserve">at</w:t>
        </w:r>
      </w:ins>
      <w:ins w:id="16507" w:author="PR Preview" w:date="2026-01-01T00:00:00Z">
        <w:r>
          <w:t xml:space="preserve"> </w:t>
        </w:r>
      </w:ins>
      <w:ins w:id="16508" w:author="PR Preview" w:date="2026-01-01T00:00:00Z">
        <w:r>
          <w:t xml:space="preserve">$\mathord{\smash[b]{\underset{\raise.3ex\hbox{$\scriptstyle\sim$}}{x}}\vphantom{x}}= (1, -1) \neq \mathord{\smash[b]{\underset{\raise.3ex\hbox{$\scriptstyle\sim$}}{0}}\vphantom{0}}$</w:t>
        </w:r>
      </w:ins>
      <w:ins w:id="16509" w:author="PR Preview" w:date="2026-01-01T00:00:00Z">
        <w:r>
          <w:t xml:space="preserve">,</w:t>
        </w:r>
      </w:ins>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del w:id="16510" w:author="PR Preview" w:date="2026-01-01T00:00:00Z">
        <w:r>
          <w:rPr>
            <w:i/>
            <w:iCs/>
          </w:rPr>
          <w:delText xml:space="preserve">Remark 45</w:delText>
        </w:r>
      </w:del>
      <w:del w:id="16511" w:author="PR Preview" w:date="2026-01-01T00:00:00Z">
        <w:r>
          <w:delText xml:space="preserve"> (Why the definition requires symmetry). </w:delText>
        </w:r>
      </w:del>
      <w:del w:id="16512" w:author="PR Preview" w:date="2026-01-01T00:00:00Z">
        <w:r>
          <w:delText xml:space="preserve">A positive definite matrix is positive semidefinite</w:delText>
        </w:r>
      </w:del>
      <w:del w:id="16513" w:author="PR Preview" w:date="2026-01-01T00:00:00Z">
        <w:r>
          <w:delText xml:space="preserve"> </w:delText>
        </w:r>
      </w:del>
      <w:del w:id="16514" w:author="PR Preview" w:date="2026-01-01T00:00:00Z">
        <w:r>
          <w:delText xml:space="preserve">(</w:delText>
        </w:r>
      </w:del>
      <w:hyperlink w:anchor="def-positive-semidefinite">
        <w:del w:id="16515" w:author="PR Preview" w:date="2026-01-01T00:00:00Z">
          <w:r>
            <w:rPr>
              <w:rStyle w:val="Hyperlink"/>
            </w:rPr>
            <w:delText xml:space="preserve">Definition 100</w:delText>
          </w:r>
        </w:del>
      </w:hyperlink>
      <w:del w:id="16516" w:author="PR Preview" w:date="2026-01-01T00:00:00Z">
        <w:r>
          <w:delText xml:space="preserve">):</w:delText>
        </w:r>
      </w:del>
      <w:del w:id="16517" w:author="PR Preview" w:date="2026-01-01T00:00:00Z">
        <w:r>
          <w:delText xml:space="preserve"> </w:delText>
        </w:r>
      </w:del>
      <w:del w:id="16518" w:author="PR Preview" w:date="2026-01-01T00:00:00Z">
        <w:r>
          <w:delText xml:space="preserve">${\mathord{\smash[b]{\underset{\raise.3ex\hbox{$\scriptstyle\sim$}}{x}}\vphantom{x}}}^{\top} \mathbf{A} \mathord{\smash[b]{\underset{\raise.3ex\hbox{$\scriptstyle\sim$}}{x}}\vphantom{x}} &gt; 0$</w:delText>
        </w:r>
      </w:del>
      <w:del w:id="16519" w:author="PR Preview" w:date="2026-01-01T00:00:00Z">
        <w:r>
          <w:delText xml:space="preserve"> </w:delText>
        </w:r>
      </w:del>
      <w:del w:id="16520" w:author="PR Preview" w:date="2026-01-01T00:00:00Z">
        <w:r>
          <w:delText xml:space="preserve">for every</w:delText>
        </w:r>
      </w:del>
      <w:del w:id="16521" w:author="PR Preview" w:date="2026-01-01T00:00:00Z">
        <w:r>
          <w:delText xml:space="preserve"> </w:delText>
        </w:r>
      </w:del>
      <w:del w:id="16522" w:author="PR Preview" w:date="2026-01-01T00:00:00Z">
        <w:r>
          <w:delText xml:space="preserve">$\mathord{\smash[b]{\underset{\raise.3ex\hbox{$\scriptstyle\sim$}}{x}}\vphantom{x}}\neq \mathord{\smash[b]{\underset{\raise.3ex\hbox{$\scriptstyle\sim$}}{0}}\vphantom{0}}$</w:delText>
        </w:r>
      </w:del>
      <w:del w:id="16523" w:author="PR Preview" w:date="2026-01-01T00:00:00Z">
        <w:r>
          <w:delText xml:space="preserve">,</w:delText>
        </w:r>
      </w:del>
      <w:del w:id="16524" w:author="PR Preview" w:date="2026-01-01T00:00:00Z">
        <w:r>
          <w:delText xml:space="preserve"> </w:delText>
        </w:r>
      </w:del>
      <w:del w:id="16525" w:author="PR Preview" w:date="2026-01-01T00:00:00Z">
        <w:r>
          <w:delText xml:space="preserve">and</w:delText>
        </w:r>
      </w:del>
      <w:del w:id="16526" w:author="PR Preview" w:date="2026-01-01T00:00:00Z">
        <w:r>
          <w:delText xml:space="preserve"> </w:delText>
        </w:r>
      </w:del>
      <w:del w:id="16527" w:author="PR Preview" w:date="2026-01-01T00:00:00Z">
        <w:r>
          <w:delText xml:space="preserve">${\mathord{\smash[b]{\underset{\raise.3ex\hbox{$\scriptstyle\sim$}}{0}}\vphantom{0}}}^{\top}\mathbf{A}\mathord{\smash[b]{\underset{\raise.3ex\hbox{$\scriptstyle\sim$}}{0}}\vphantom{0}}= 0$</w:delText>
        </w:r>
      </w:del>
      <w:del w:id="16528" w:author="PR Preview" w:date="2026-01-01T00:00:00Z">
        <w:r>
          <w:delText xml:space="preserve">.</w:delText>
        </w:r>
      </w:del>
      <w:del w:id="16529" w:author="PR Preview" w:date="2026-01-01T00:00:00Z">
        <w:r>
          <w:delText xml:space="preserve"> </w:delText>
        </w:r>
      </w:del>
      <w:del w:id="16530" w:author="PR Preview" w:date="2026-01-01T00:00:00Z">
        <w:r>
          <w:delText xml:space="preserve">For example,</w:delText>
        </w:r>
      </w:del>
      <w:del w:id="16531" w:author="PR Preview" w:date="2026-01-01T00:00:00Z">
        <w:r>
          <w:delText xml:space="preserve"> </w:delText>
        </w:r>
      </w:del>
      <m:oMath>
        <m:sSub>
          <m:e>
            <m:r>
              <m:rPr>
                <m:sty m:val="bi"/>
              </m:rPr>
              <m:t>I</m:t>
            </m:r>
          </m:e>
          <m:sub>
            <m:r>
              <m:t>p</m:t>
            </m:r>
          </m:sub>
        </m:sSub>
      </m:oMath>
      <w:del w:id="16532" w:author="PR Preview" w:date="2026-01-01T00:00:00Z">
        <w:r>
          <w:delText xml:space="preserve"> </w:delText>
        </w:r>
      </w:del>
      <w:del w:id="16533" w:author="PR Preview" w:date="2026-01-01T00:00:00Z">
        <w:r>
          <w:delText xml:space="preserve">in</w:delText>
        </w:r>
      </w:del>
      <w:del w:id="16534" w:author="PR Preview" w:date="2026-01-01T00:00:00Z">
        <w:r>
          <w:delText xml:space="preserve"> </w:delText>
        </w:r>
      </w:del>
      <w:hyperlink w:anchor="exm-positive-definite">
        <w:del w:id="16535" w:author="PR Preview" w:date="2026-01-01T00:00:00Z">
          <w:r>
            <w:rPr>
              <w:rStyle w:val="Hyperlink"/>
            </w:rPr>
            <w:delText xml:space="preserve">Example 155</w:delText>
          </w:r>
        </w:del>
      </w:hyperlink>
      <w:del w:id="16536" w:author="PR Preview" w:date="2026-01-01T00:00:00Z">
        <w:r>
          <w:delText xml:space="preserve"> </w:delText>
        </w:r>
      </w:del>
      <w:del w:id="16537" w:author="PR Preview" w:date="2026-01-01T00:00:00Z">
        <w:r>
          <w:delText xml:space="preserve">is both.</w:delText>
        </w:r>
      </w:del>
    </w:p>
    <w:p>
      <w:pPr>
        <w:pStyle w:val="FirstParagraph"/>
      </w:pPr>
      <w:ins w:id="16538" w:author="PR Preview" w:date="2026-01-01T00:00:00Z">
        <w:r>
          <w:rPr>
            <w:i/>
            <w:iCs/>
          </w:rPr>
          <w:t xml:space="preserve">Remark 45</w:t>
        </w:r>
      </w:ins>
      <w:ins w:id="16539" w:author="PR Preview" w:date="2026-01-01T00:00:00Z">
        <w:r>
          <w:t xml:space="preserve"> (Why the definition requires symmetry). </w:t>
        </w:r>
      </w:ins>
      <w:ins w:id="16540" w:author="PR Preview" w:date="2026-01-01T00:00:00Z">
        <w:r>
          <w:t xml:space="preserve">A positive definite matrix is positive semidefinite</w:t>
        </w:r>
      </w:ins>
      <w:ins w:id="16541" w:author="PR Preview" w:date="2026-01-01T00:00:00Z">
        <w:r>
          <w:t xml:space="preserve"> </w:t>
        </w:r>
      </w:ins>
      <w:ins w:id="16542" w:author="PR Preview" w:date="2026-01-01T00:00:00Z">
        <w:r>
          <w:t xml:space="preserve">(</w:t>
        </w:r>
      </w:ins>
      <w:hyperlink w:anchor="def-positive-semidefinite">
        <w:ins w:id="16543" w:author="PR Preview" w:date="2026-01-01T00:00:00Z">
          <w:r>
            <w:rPr>
              <w:rStyle w:val="Hyperlink"/>
            </w:rPr>
            <w:t xml:space="preserve">Definition 100</w:t>
          </w:r>
        </w:ins>
      </w:hyperlink>
      <w:ins w:id="16544" w:author="PR Preview" w:date="2026-01-01T00:00:00Z">
        <w:r>
          <w:t xml:space="preserve">):</w:t>
        </w:r>
      </w:ins>
      <w:ins w:id="16545" w:author="PR Preview" w:date="2026-01-01T00:00:00Z">
        <w:r>
          <w:t xml:space="preserve"> </w:t>
        </w:r>
      </w:ins>
      <w:ins w:id="16546" w:author="PR Preview" w:date="2026-01-01T00:00:00Z">
        <w:r>
          <w:t xml:space="preserve">${\mathord{\smash[b]{\underset{\raise.3ex\hbox{$\scriptstyle\sim$}}{x}}\vphantom{x}}}^{\top} \mathbf{A} \mathord{\smash[b]{\underset{\raise.3ex\hbox{$\scriptstyle\sim$}}{x}}\vphantom{x}} &gt; 0$</w:t>
        </w:r>
      </w:ins>
      <w:ins w:id="16547" w:author="PR Preview" w:date="2026-01-01T00:00:00Z">
        <w:r>
          <w:t xml:space="preserve"> </w:t>
        </w:r>
      </w:ins>
      <w:ins w:id="16548" w:author="PR Preview" w:date="2026-01-01T00:00:00Z">
        <w:r>
          <w:t xml:space="preserve">for every</w:t>
        </w:r>
      </w:ins>
      <w:ins w:id="16549" w:author="PR Preview" w:date="2026-01-01T00:00:00Z">
        <w:r>
          <w:t xml:space="preserve"> </w:t>
        </w:r>
      </w:ins>
      <w:ins w:id="16550" w:author="PR Preview" w:date="2026-01-01T00:00:00Z">
        <w:r>
          <w:t xml:space="preserve">$\mathord{\smash[b]{\underset{\raise.3ex\hbox{$\scriptstyle\sim$}}{x}}\vphantom{x}}\neq \mathord{\smash[b]{\underset{\raise.3ex\hbox{$\scriptstyle\sim$}}{0}}\vphantom{0}}$</w:t>
        </w:r>
      </w:ins>
      <w:ins w:id="16551" w:author="PR Preview" w:date="2026-01-01T00:00:00Z">
        <w:r>
          <w:t xml:space="preserve">,</w:t>
        </w:r>
      </w:ins>
      <w:ins w:id="16552" w:author="PR Preview" w:date="2026-01-01T00:00:00Z">
        <w:r>
          <w:t xml:space="preserve"> </w:t>
        </w:r>
      </w:ins>
      <w:ins w:id="16553" w:author="PR Preview" w:date="2026-01-01T00:00:00Z">
        <w:r>
          <w:t xml:space="preserve">and</w:t>
        </w:r>
      </w:ins>
      <w:ins w:id="16554" w:author="PR Preview" w:date="2026-01-01T00:00:00Z">
        <w:r>
          <w:t xml:space="preserve"> </w:t>
        </w:r>
      </w:ins>
      <w:ins w:id="16555" w:author="PR Preview" w:date="2026-01-01T00:00:00Z">
        <w:r>
          <w:t xml:space="preserve">${\mathord{\smash[b]{\underset{\raise.3ex\hbox{$\scriptstyle\sim$}}{0}}\vphantom{0}}}^{\top}\mathbf{A}\mathord{\smash[b]{\underset{\raise.3ex\hbox{$\scriptstyle\sim$}}{0}}\vphantom{0}}= 0$</w:t>
        </w:r>
      </w:ins>
      <w:ins w:id="16556" w:author="PR Preview" w:date="2026-01-01T00:00:00Z">
        <w:r>
          <w:t xml:space="preserve">.</w:t>
        </w:r>
      </w:ins>
      <w:ins w:id="16557" w:author="PR Preview" w:date="2026-01-01T00:00:00Z">
        <w:r>
          <w:t xml:space="preserve"> </w:t>
        </w:r>
      </w:ins>
      <w:ins w:id="16558" w:author="PR Preview" w:date="2026-01-01T00:00:00Z">
        <w:r>
          <w:t xml:space="preserve">For example,</w:t>
        </w:r>
      </w:ins>
      <w:ins w:id="16559" w:author="PR Preview" w:date="2026-01-01T00:00:00Z">
        <w:r>
          <w:t xml:space="preserve"> </w:t>
        </w:r>
      </w:ins>
      <m:oMath>
        <m:sSub>
          <m:e>
            <m:r>
              <m:rPr>
                <m:sty m:val="bi"/>
              </m:rPr>
              <m:t>I</m:t>
            </m:r>
          </m:e>
          <m:sub>
            <m:r>
              <m:t>p</m:t>
            </m:r>
          </m:sub>
        </m:sSub>
      </m:oMath>
      <w:ins w:id="16560" w:author="PR Preview" w:date="2026-01-01T00:00:00Z">
        <w:r>
          <w:t xml:space="preserve"> </w:t>
        </w:r>
      </w:ins>
      <w:ins w:id="16561" w:author="PR Preview" w:date="2026-01-01T00:00:00Z">
        <w:r>
          <w:t xml:space="preserve">in</w:t>
        </w:r>
      </w:ins>
      <w:ins w:id="16562" w:author="PR Preview" w:date="2026-01-01T00:00:00Z">
        <w:r>
          <w:t xml:space="preserve"> </w:t>
        </w:r>
      </w:ins>
      <w:hyperlink w:anchor="exm-positive-definite">
        <w:ins w:id="16563" w:author="PR Preview" w:date="2026-01-01T00:00:00Z">
          <w:r>
            <w:rPr>
              <w:rStyle w:val="Hyperlink"/>
            </w:rPr>
            <w:t xml:space="preserve">Example 154</w:t>
          </w:r>
        </w:ins>
      </w:hyperlink>
      <w:ins w:id="16564" w:author="PR Preview" w:date="2026-01-01T00:00:00Z">
        <w:r>
          <w:t xml:space="preserve"> </w:t>
        </w:r>
      </w:ins>
      <w:ins w:id="16565" w:author="PR Preview" w:date="2026-01-01T00:00:00Z">
        <w:r>
          <w:t xml:space="preserve">is both.</w:t>
        </w:r>
      </w:ins>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del w:id="16566" w:author="PR Preview" w:date="2026-01-01T00:00:00Z">
        <w:r>
          <w:delText xml:space="preserve">See also</w:delText>
        </w:r>
      </w:del>
      <w:del w:id="16567" w:author="PR Preview" w:date="2026-01-01T00:00:00Z">
        <w:r>
          <w:delText xml:space="preserve"> </w:delText>
        </w:r>
      </w:del>
      <w:del w:id="16568" w:author="PR Preview" w:date="2026-01-01T00:00:00Z">
        <w:r>
          <w:delText xml:space="preserve">[73]</w:delText>
        </w:r>
      </w:del>
      <w:del w:id="16569" w:author="PR Preview" w:date="2026-01-01T00:00:00Z">
        <w:r>
          <w:delText xml:space="preserve">.</w:delText>
        </w:r>
      </w:del>
    </w:p>
    <w:p>
      <w:pPr>
        <w:pStyle w:val="BodyText"/>
      </w:pPr>
      <w:del w:id="16570" w:author="PR Preview" w:date="2026-01-01T00:00:00Z">
        <w:r>
          <w:rPr>
            <w:b/>
            <w:bCs/>
          </w:rPr>
          <w:delText xml:space="preserve">Theorem 83 (Definiteness and eigenvalues)</w:delText>
        </w:r>
      </w:del>
      <w:del w:id="16571" w:author="PR Preview" w:date="2026-01-01T00:00:00Z">
        <w:r>
          <w:delText xml:space="preserve"> </w:delText>
        </w:r>
      </w:del>
      <w:del w:id="16572" w:author="PR Preview" w:date="2026-01-01T00:00:00Z">
        <w:r>
          <w:delText xml:space="preserve">Let</w:delText>
        </w:r>
      </w:del>
      <w:del w:id="16573" w:author="PR Preview" w:date="2026-01-01T00:00:00Z">
        <w:r>
          <w:delText xml:space="preserve"> </w:delText>
        </w:r>
      </w:del>
      <m:oMath>
        <m:r>
          <m:rPr>
            <m:sty m:val="bi"/>
          </m:rPr>
          <m:t>A</m:t>
        </m:r>
      </m:oMath>
      <w:del w:id="16574" w:author="PR Preview" w:date="2026-01-01T00:00:00Z">
        <w:r>
          <w:delText xml:space="preserve"> </w:delText>
        </w:r>
      </w:del>
      <w:del w:id="16575" w:author="PR Preview" w:date="2026-01-01T00:00:00Z">
        <w:r>
          <w:delText xml:space="preserve">be a</w:delText>
        </w:r>
      </w:del>
      <w:del w:id="16576" w:author="PR Preview" w:date="2026-01-01T00:00:00Z">
        <w:r>
          <w:delText xml:space="preserve"> </w:delText>
        </w:r>
      </w:del>
      <m:oMath>
        <m:r>
          <m:t>p</m:t>
        </m:r>
        <m:r>
          <m:rPr>
            <m:sty m:val="p"/>
          </m:rPr>
          <m:t>×</m:t>
        </m:r>
        <m:r>
          <m:t>p</m:t>
        </m:r>
      </m:oMath>
      <w:del w:id="16577" w:author="PR Preview" w:date="2026-01-01T00:00:00Z">
        <w:r>
          <w:delText xml:space="preserve"> </w:delText>
        </w:r>
      </w:del>
      <w:del w:id="16578" w:author="PR Preview" w:date="2026-01-01T00:00:00Z">
        <w:r>
          <w:delText xml:space="preserve">symmetric matrix with real entries,</w:delText>
        </w:r>
      </w:del>
      <w:del w:id="16579" w:author="PR Preview" w:date="2026-01-01T00:00:00Z">
        <w:r>
          <w:delText xml:space="preserve"> </w:delText>
        </w:r>
      </w:del>
      <w:del w:id="16580" w:author="PR Preview" w:date="2026-01-01T00:00:00Z">
        <w:r>
          <w:delText xml:space="preserve">with eigendecomposition</w:delText>
        </w:r>
      </w:del>
      <w:del w:id="16581"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6582" w:author="PR Preview" w:date="2026-01-01T00:00:00Z">
        <w:r>
          <w:delText xml:space="preserve"> </w:delText>
        </w:r>
      </w:del>
      <w:del w:id="16583" w:author="PR Preview" w:date="2026-01-01T00:00:00Z">
        <w:r>
          <w:delText xml:space="preserve">(</w:delText>
        </w:r>
      </w:del>
      <w:hyperlink w:anchor="def-eigendecomposition">
        <w:del w:id="16584" w:author="PR Preview" w:date="2026-01-01T00:00:00Z">
          <w:r>
            <w:rPr>
              <w:rStyle w:val="Hyperlink"/>
            </w:rPr>
            <w:delText xml:space="preserve">Definition 97</w:delText>
          </w:r>
        </w:del>
      </w:hyperlink>
      <w:del w:id="16585" w:author="PR Preview" w:date="2026-01-01T00:00:00Z">
        <w:r>
          <w:delText xml:space="preserve">)</w:delText>
        </w:r>
      </w:del>
      <w:del w:id="16586" w:author="PR Preview" w:date="2026-01-01T00:00:00Z">
        <w:r>
          <w:delText xml:space="preserve"> </w:delText>
        </w:r>
      </w:del>
      <w:del w:id="16587" w:author="PR Preview" w:date="2026-01-01T00:00:00Z">
        <w:r>
          <w:delText xml:space="preserve">and eigenvalues</w:delText>
        </w:r>
      </w:del>
      <w:del w:id="16588"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6589" w:author="PR Preview" w:date="2026-01-01T00:00:00Z">
        <w:r>
          <w:delText xml:space="preserve"> </w:delText>
        </w:r>
      </w:del>
      <w:del w:id="16590" w:author="PR Preview" w:date="2026-01-01T00:00:00Z">
        <w:r>
          <w:delText xml:space="preserve">on the diagonal of</w:delText>
        </w:r>
      </w:del>
      <w:del w:id="16591" w:author="PR Preview" w:date="2026-01-01T00:00:00Z">
        <w:r>
          <w:delText xml:space="preserve"> </w:delText>
        </w:r>
      </w:del>
      <m:oMath>
        <m:r>
          <m:rPr>
            <m:sty m:val="b"/>
          </m:rPr>
          <m:t>Λ</m:t>
        </m:r>
      </m:oMath>
      <w:del w:id="16592" w:author="PR Preview" w:date="2026-01-01T00:00:00Z">
        <w:r>
          <w:delText xml:space="preserve">.</w:delText>
        </w:r>
      </w:del>
      <w:del w:id="16593" w:author="PR Preview" w:date="2026-01-01T00:00:00Z">
        <w:r>
          <w:delText xml:space="preserve"> </w:delText>
        </w:r>
      </w:del>
      <w:del w:id="16594" w:author="PR Preview" w:date="2026-01-01T00:00:00Z">
        <w:r>
          <w:delText xml:space="preserve">Then:</w:delText>
        </w:r>
      </w:del>
    </w:p>
    <w:p>
      <w:pPr>
        <w:pStyle w:val="BodyText"/>
      </w:pPr>
      <w:ins w:id="16595" w:author="PR Preview" w:date="2026-01-01T00:00:00Z">
        <w:r>
          <w:t xml:space="preserve">See also</w:t>
        </w:r>
      </w:ins>
      <w:ins w:id="16596" w:author="PR Preview" w:date="2026-01-01T00:00:00Z">
        <w:r>
          <w:t xml:space="preserve"> </w:t>
        </w:r>
      </w:ins>
      <w:ins w:id="16597" w:author="PR Preview" w:date="2026-01-01T00:00:00Z">
        <w:r>
          <w:t xml:space="preserve">[70]</w:t>
        </w:r>
      </w:ins>
      <w:ins w:id="16598" w:author="PR Preview" w:date="2026-01-01T00:00:00Z">
        <w:r>
          <w:t xml:space="preserve">.</w:t>
        </w:r>
      </w:ins>
    </w:p>
    <w:bookmarkStart w:id="515" w:name="thm-definite-eigenvalues"/>
    <w:p>
      <w:pPr>
        <w:pStyle w:val="BodyText"/>
      </w:pPr>
      <w:ins w:id="16599" w:author="PR Preview" w:date="2026-01-01T00:00:00Z">
        <w:r>
          <w:rPr>
            <w:b/>
            <w:bCs/>
          </w:rPr>
          <w:t xml:space="preserve">Theorem 82 (Definiteness and eigenvalues)</w:t>
        </w:r>
      </w:ins>
      <w:ins w:id="16600" w:author="PR Preview" w:date="2026-01-01T00:00:00Z">
        <w:r>
          <w:t xml:space="preserve"> </w:t>
        </w:r>
      </w:ins>
      <w:ins w:id="16601" w:author="PR Preview" w:date="2026-01-01T00:00:00Z">
        <w:r>
          <w:t xml:space="preserve">Let</w:t>
        </w:r>
      </w:ins>
      <w:ins w:id="16602" w:author="PR Preview" w:date="2026-01-01T00:00:00Z">
        <w:r>
          <w:t xml:space="preserve"> </w:t>
        </w:r>
      </w:ins>
      <m:oMath>
        <m:r>
          <m:rPr>
            <m:sty m:val="bi"/>
          </m:rPr>
          <m:t>A</m:t>
        </m:r>
      </m:oMath>
      <w:ins w:id="16603" w:author="PR Preview" w:date="2026-01-01T00:00:00Z">
        <w:r>
          <w:t xml:space="preserve"> </w:t>
        </w:r>
      </w:ins>
      <w:ins w:id="16604" w:author="PR Preview" w:date="2026-01-01T00:00:00Z">
        <w:r>
          <w:t xml:space="preserve">be a</w:t>
        </w:r>
      </w:ins>
      <w:ins w:id="16605" w:author="PR Preview" w:date="2026-01-01T00:00:00Z">
        <w:r>
          <w:t xml:space="preserve"> </w:t>
        </w:r>
      </w:ins>
      <m:oMath>
        <m:r>
          <m:t>p</m:t>
        </m:r>
        <m:r>
          <m:rPr>
            <m:sty m:val="p"/>
          </m:rPr>
          <m:t>×</m:t>
        </m:r>
        <m:r>
          <m:t>p</m:t>
        </m:r>
      </m:oMath>
      <w:ins w:id="16606" w:author="PR Preview" w:date="2026-01-01T00:00:00Z">
        <w:r>
          <w:t xml:space="preserve"> </w:t>
        </w:r>
      </w:ins>
      <w:ins w:id="16607" w:author="PR Preview" w:date="2026-01-01T00:00:00Z">
        <w:r>
          <w:t xml:space="preserve">symmetric matrix with real entries,</w:t>
        </w:r>
      </w:ins>
      <w:ins w:id="16608" w:author="PR Preview" w:date="2026-01-01T00:00:00Z">
        <w:r>
          <w:t xml:space="preserve"> </w:t>
        </w:r>
      </w:ins>
      <w:ins w:id="16609" w:author="PR Preview" w:date="2026-01-01T00:00:00Z">
        <w:r>
          <w:t xml:space="preserve">with eigendecomposition</w:t>
        </w:r>
      </w:ins>
      <w:ins w:id="16610"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6611" w:author="PR Preview" w:date="2026-01-01T00:00:00Z">
        <w:r>
          <w:t xml:space="preserve"> </w:t>
        </w:r>
      </w:ins>
      <w:ins w:id="16612" w:author="PR Preview" w:date="2026-01-01T00:00:00Z">
        <w:r>
          <w:t xml:space="preserve">(</w:t>
        </w:r>
      </w:ins>
      <w:hyperlink w:anchor="def-eigendecomposition">
        <w:ins w:id="16613" w:author="PR Preview" w:date="2026-01-01T00:00:00Z">
          <w:r>
            <w:rPr>
              <w:rStyle w:val="Hyperlink"/>
            </w:rPr>
            <w:t xml:space="preserve">Definition 97</w:t>
          </w:r>
        </w:ins>
      </w:hyperlink>
      <w:ins w:id="16614" w:author="PR Preview" w:date="2026-01-01T00:00:00Z">
        <w:r>
          <w:t xml:space="preserve">)</w:t>
        </w:r>
      </w:ins>
      <w:ins w:id="16615" w:author="PR Preview" w:date="2026-01-01T00:00:00Z">
        <w:r>
          <w:t xml:space="preserve"> </w:t>
        </w:r>
      </w:ins>
      <w:ins w:id="16616" w:author="PR Preview" w:date="2026-01-01T00:00:00Z">
        <w:r>
          <w:t xml:space="preserve">and eigenvalues</w:t>
        </w:r>
      </w:ins>
      <w:ins w:id="1661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6618" w:author="PR Preview" w:date="2026-01-01T00:00:00Z">
        <w:r>
          <w:t xml:space="preserve"> </w:t>
        </w:r>
      </w:ins>
      <w:ins w:id="16619" w:author="PR Preview" w:date="2026-01-01T00:00:00Z">
        <w:r>
          <w:t xml:space="preserve">on the diagonal of</w:t>
        </w:r>
      </w:ins>
      <w:ins w:id="16620" w:author="PR Preview" w:date="2026-01-01T00:00:00Z">
        <w:r>
          <w:t xml:space="preserve"> </w:t>
        </w:r>
      </w:ins>
      <m:oMath>
        <m:r>
          <m:rPr>
            <m:sty m:val="b"/>
          </m:rPr>
          <m:t>Λ</m:t>
        </m:r>
      </m:oMath>
      <w:ins w:id="16621" w:author="PR Preview" w:date="2026-01-01T00:00:00Z">
        <w:r>
          <w:t xml:space="preserve">.</w:t>
        </w:r>
      </w:ins>
      <w:ins w:id="16622" w:author="PR Preview" w:date="2026-01-01T00:00:00Z">
        <w:r>
          <w:t xml:space="preserve"> </w:t>
        </w:r>
      </w:ins>
      <w:ins w:id="16623" w:author="PR Preview" w:date="2026-01-01T00:00:00Z">
        <w:r>
          <w:t xml:space="preserve">Then:</w:t>
        </w:r>
      </w:ins>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del w:id="16624" w:author="PR Preview" w:date="2026-01-01T00:00:00Z">
        <w:r>
          <w:delText xml:space="preserve">The second step is</w:delText>
        </w:r>
      </w:del>
      <w:del w:id="16625" w:author="PR Preview" w:date="2026-01-01T00:00:00Z">
        <w:r>
          <w:delText xml:space="preserve"> </w:delText>
        </w:r>
      </w:del>
      <w:hyperlink w:anchor="thm-transpose-product">
        <w:del w:id="16626" w:author="PR Preview" w:date="2026-01-01T00:00:00Z">
          <w:r>
            <w:rPr>
              <w:rStyle w:val="Hyperlink"/>
            </w:rPr>
            <w:delText xml:space="preserve">Theorem 20</w:delText>
          </w:r>
        </w:del>
      </w:hyperlink>
      <w:del w:id="16627" w:author="PR Preview" w:date="2026-01-01T00:00:00Z">
        <w:r>
          <w:delText xml:space="preserve">.</w:delText>
        </w:r>
      </w:del>
      <w:del w:id="16628" w:author="PR Preview" w:date="2026-01-01T00:00:00Z">
        <w:r>
          <w:delText xml:space="preserve"> </w:delText>
        </w:r>
      </w:del>
      <w:del w:id="16629" w:author="PR Preview" w:date="2026-01-01T00:00:00Z">
        <w:r>
          <w:delText xml:space="preserve">Also,</w:delText>
        </w:r>
      </w:del>
      <w:del w:id="16630" w:author="PR Preview" w:date="2026-01-01T00:00:00Z">
        <w:r>
          <w:delText xml:space="preserve"> </w:delText>
        </w:r>
      </w:del>
      <w:del w:id="16631" w:author="PR Preview" w:date="2026-01-01T00:00:00Z">
        <w:r>
          <w:delText xml:space="preserve">$\mathord{\smash[b]{\underset{\raise.3ex\hbox{$\scriptstyle\sim$}}{x}}\vphantom{x}}= \mathord{\smash[b]{\underset{\raise.3ex\hbox{$\scriptstyle\sim$}}{0}}\vphantom{0}}$</w:delText>
        </w:r>
      </w:del>
      <w:del w:id="16632" w:author="PR Preview" w:date="2026-01-01T00:00:00Z">
        <w:r>
          <w:delText xml:space="preserve"> </w:delText>
        </w:r>
      </w:del>
      <w:del w:id="16633" w:author="PR Preview" w:date="2026-01-01T00:00:00Z">
        <w:r>
          <w:delText xml:space="preserve">exactly when</w:delText>
        </w:r>
      </w:del>
      <w:del w:id="16634" w:author="PR Preview" w:date="2026-01-01T00:00:00Z">
        <w:r>
          <w:delText xml:space="preserve"> </w:delText>
        </w:r>
      </w:del>
      <w:del w:id="16635" w:author="PR Preview" w:date="2026-01-01T00:00:00Z">
        <w:r>
          <w:delText xml:space="preserve">$\mathord{\smash[b]{\underset{\raise.3ex\hbox{$\scriptstyle\sim$}}{y}}\vphantom{y}} = \mathord{\smash[b]{\underset{\raise.3ex\hbox{$\scriptstyle\sim$}}{0}}\vphantom{0}}$</w:delText>
        </w:r>
      </w:del>
      <w:del w:id="16636" w:author="PR Preview" w:date="2026-01-01T00:00:00Z">
        <w:r>
          <w:delText xml:space="preserve">:</w:delText>
        </w:r>
      </w:del>
      <w:del w:id="16637"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6638" w:author="PR Preview" w:date="2026-01-01T00:00:00Z">
        <w:r>
          <w:delText xml:space="preserve"> </w:delText>
        </w:r>
      </w:del>
      <w:del w:id="16639" w:author="PR Preview" w:date="2026-01-01T00:00:00Z">
        <w:r>
          <w:delText xml:space="preserve">for an orthogonal matrix</w:delText>
        </w:r>
      </w:del>
      <w:del w:id="16640" w:author="PR Preview" w:date="2026-01-01T00:00:00Z">
        <w:r>
          <w:delText xml:space="preserve"> </w:delText>
        </w:r>
      </w:del>
      <w:del w:id="16641" w:author="PR Preview" w:date="2026-01-01T00:00:00Z">
        <w:r>
          <w:delText xml:space="preserve">(</w:delText>
        </w:r>
      </w:del>
      <w:hyperlink w:anchor="def-orthogonal-matrix">
        <w:del w:id="16642" w:author="PR Preview" w:date="2026-01-01T00:00:00Z">
          <w:r>
            <w:rPr>
              <w:rStyle w:val="Hyperlink"/>
            </w:rPr>
            <w:delText xml:space="preserve">Definition 89</w:delText>
          </w:r>
        </w:del>
      </w:hyperlink>
      <w:del w:id="16643" w:author="PR Preview" w:date="2026-01-01T00:00:00Z">
        <w:r>
          <w:delText xml:space="preserve">),</w:delText>
        </w:r>
      </w:del>
      <w:del w:id="16644" w:author="PR Preview" w:date="2026-01-01T00:00:00Z">
        <w:r>
          <w:delText xml:space="preserve"> </w:delText>
        </w:r>
      </w:del>
      <w:del w:id="16645" w:author="PR Preview" w:date="2026-01-01T00:00:00Z">
        <w:r>
          <w:delText xml:space="preserve">so</w:delText>
        </w:r>
      </w:del>
      <w:del w:id="16646" w:author="PR Preview" w:date="2026-01-01T00:00:00Z">
        <w:r>
          <w:delText xml:space="preserve"> </w:delText>
        </w:r>
      </w:del>
      <w:del w:id="16647" w:author="PR Preview" w:date="2026-01-01T00:00:00Z">
        <w:r>
          <w:delText xml:space="preserve">$\mathord{\smash[b]{\underset{\raise.3ex\hbox{$\scriptstyle\sim$}}{x}}\vphantom{x}}= \mathbf{Q}\mathord{\smash[b]{\underset{\raise.3ex\hbox{$\scriptstyle\sim$}}{y}}\vphantom{y}}$</w:delText>
        </w:r>
      </w:del>
      <w:del w:id="16648" w:author="PR Preview" w:date="2026-01-01T00:00:00Z">
        <w:r>
          <w:delText xml:space="preserve">.</w:delText>
        </w:r>
      </w:del>
    </w:p>
    <w:p>
      <w:pPr>
        <w:pStyle w:val="FirstParagraph"/>
      </w:pPr>
      <w:ins w:id="16649" w:author="PR Preview" w:date="2026-01-01T00:00:00Z">
        <w:r>
          <w:t xml:space="preserve">The second step is</w:t>
        </w:r>
      </w:ins>
      <w:ins w:id="16650" w:author="PR Preview" w:date="2026-01-01T00:00:00Z">
        <w:r>
          <w:t xml:space="preserve"> </w:t>
        </w:r>
      </w:ins>
      <w:hyperlink w:anchor="thm-transpose-product">
        <w:ins w:id="16651" w:author="PR Preview" w:date="2026-01-01T00:00:00Z">
          <w:r>
            <w:rPr>
              <w:rStyle w:val="Hyperlink"/>
            </w:rPr>
            <w:t xml:space="preserve">Theorem 19</w:t>
          </w:r>
        </w:ins>
      </w:hyperlink>
      <w:ins w:id="16652" w:author="PR Preview" w:date="2026-01-01T00:00:00Z">
        <w:r>
          <w:t xml:space="preserve">.</w:t>
        </w:r>
      </w:ins>
      <w:ins w:id="16653" w:author="PR Preview" w:date="2026-01-01T00:00:00Z">
        <w:r>
          <w:t xml:space="preserve"> </w:t>
        </w:r>
      </w:ins>
      <w:ins w:id="16654" w:author="PR Preview" w:date="2026-01-01T00:00:00Z">
        <w:r>
          <w:t xml:space="preserve">Also,</w:t>
        </w:r>
      </w:ins>
      <w:ins w:id="16655" w:author="PR Preview" w:date="2026-01-01T00:00:00Z">
        <w:r>
          <w:t xml:space="preserve"> </w:t>
        </w:r>
      </w:ins>
      <w:ins w:id="16656" w:author="PR Preview" w:date="2026-01-01T00:00:00Z">
        <w:r>
          <w:t xml:space="preserve">$\mathord{\smash[b]{\underset{\raise.3ex\hbox{$\scriptstyle\sim$}}{x}}\vphantom{x}}= \mathord{\smash[b]{\underset{\raise.3ex\hbox{$\scriptstyle\sim$}}{0}}\vphantom{0}}$</w:t>
        </w:r>
      </w:ins>
      <w:ins w:id="16657" w:author="PR Preview" w:date="2026-01-01T00:00:00Z">
        <w:r>
          <w:t xml:space="preserve"> </w:t>
        </w:r>
      </w:ins>
      <w:ins w:id="16658" w:author="PR Preview" w:date="2026-01-01T00:00:00Z">
        <w:r>
          <w:t xml:space="preserve">exactly when</w:t>
        </w:r>
      </w:ins>
      <w:ins w:id="16659" w:author="PR Preview" w:date="2026-01-01T00:00:00Z">
        <w:r>
          <w:t xml:space="preserve"> </w:t>
        </w:r>
      </w:ins>
      <w:ins w:id="16660" w:author="PR Preview" w:date="2026-01-01T00:00:00Z">
        <w:r>
          <w:t xml:space="preserve">$\mathord{\smash[b]{\underset{\raise.3ex\hbox{$\scriptstyle\sim$}}{y}}\vphantom{y}} = \mathord{\smash[b]{\underset{\raise.3ex\hbox{$\scriptstyle\sim$}}{0}}\vphantom{0}}$</w:t>
        </w:r>
      </w:ins>
      <w:ins w:id="16661" w:author="PR Preview" w:date="2026-01-01T00:00:00Z">
        <w:r>
          <w:t xml:space="preserve">:</w:t>
        </w:r>
      </w:ins>
      <w:ins w:id="16662"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6663" w:author="PR Preview" w:date="2026-01-01T00:00:00Z">
        <w:r>
          <w:t xml:space="preserve"> </w:t>
        </w:r>
      </w:ins>
      <w:ins w:id="16664" w:author="PR Preview" w:date="2026-01-01T00:00:00Z">
        <w:r>
          <w:t xml:space="preserve">for an orthogonal matrix</w:t>
        </w:r>
      </w:ins>
      <w:ins w:id="16665" w:author="PR Preview" w:date="2026-01-01T00:00:00Z">
        <w:r>
          <w:t xml:space="preserve"> </w:t>
        </w:r>
      </w:ins>
      <w:ins w:id="16666" w:author="PR Preview" w:date="2026-01-01T00:00:00Z">
        <w:r>
          <w:t xml:space="preserve">(</w:t>
        </w:r>
      </w:ins>
      <w:hyperlink w:anchor="def-orthogonal-matrix">
        <w:ins w:id="16667" w:author="PR Preview" w:date="2026-01-01T00:00:00Z">
          <w:r>
            <w:rPr>
              <w:rStyle w:val="Hyperlink"/>
            </w:rPr>
            <w:t xml:space="preserve">Definition 89</w:t>
          </w:r>
        </w:ins>
      </w:hyperlink>
      <w:ins w:id="16668" w:author="PR Preview" w:date="2026-01-01T00:00:00Z">
        <w:r>
          <w:t xml:space="preserve">),</w:t>
        </w:r>
      </w:ins>
      <w:ins w:id="16669" w:author="PR Preview" w:date="2026-01-01T00:00:00Z">
        <w:r>
          <w:t xml:space="preserve"> </w:t>
        </w:r>
      </w:ins>
      <w:ins w:id="16670" w:author="PR Preview" w:date="2026-01-01T00:00:00Z">
        <w:r>
          <w:t xml:space="preserve">so</w:t>
        </w:r>
      </w:ins>
      <w:ins w:id="16671" w:author="PR Preview" w:date="2026-01-01T00:00:00Z">
        <w:r>
          <w:t xml:space="preserve"> </w:t>
        </w:r>
      </w:ins>
      <w:ins w:id="16672" w:author="PR Preview" w:date="2026-01-01T00:00:00Z">
        <w:r>
          <w:t xml:space="preserve">$\mathord{\smash[b]{\underset{\raise.3ex\hbox{$\scriptstyle\sim$}}{x}}\vphantom{x}}= \mathbf{Q}\mathord{\smash[b]{\underset{\raise.3ex\hbox{$\scriptstyle\sim$}}{y}}\vphantom{y}}$</w:t>
        </w:r>
      </w:ins>
      <w:ins w:id="16673" w:author="PR Preview" w:date="2026-01-01T00:00:00Z">
        <w:r>
          <w:t xml:space="preserve">.</w:t>
        </w:r>
      </w:ins>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del w:id="16674" w:author="PR Preview" w:date="2026-01-01T00:00:00Z">
        <w:r>
          <w:rPr>
            <w:b/>
            <w:bCs/>
          </w:rPr>
          <w:delText xml:space="preserve">Example 156 (Reading definiteness off the eigenvalues)</w:delText>
        </w:r>
      </w:del>
      <w:del w:id="16675" w:author="PR Preview" w:date="2026-01-01T00:00:00Z">
        <w:r>
          <w:delText xml:space="preserve"> </w:delText>
        </w:r>
      </w:del>
      <w:del w:id="16676" w:author="PR Preview" w:date="2026-01-01T00:00:00Z">
        <w:r>
          <w:delText xml:space="preserve"> </w:delText>
        </w:r>
      </w:del>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6677" w:author="PR Preview" w:date="2026-01-01T00:00:00Z">
        <w:r>
          <w:delText xml:space="preserve"> </w:delText>
        </w:r>
      </w:del>
      <w:del w:id="16678" w:author="PR Preview" w:date="2026-01-01T00:00:00Z">
        <w:r>
          <w:delText xml:space="preserve">has eigenvalues</w:delText>
        </w:r>
      </w:del>
      <w:del w:id="16679" w:author="PR Preview" w:date="2026-01-01T00:00:00Z">
        <w:r>
          <w:delText xml:space="preserve"> </w:delText>
        </w:r>
      </w:del>
      <m:oMath>
        <m:r>
          <m:t>3</m:t>
        </m:r>
      </m:oMath>
      <w:del w:id="16680" w:author="PR Preview" w:date="2026-01-01T00:00:00Z">
        <w:r>
          <w:delText xml:space="preserve"> </w:delText>
        </w:r>
      </w:del>
      <w:del w:id="16681" w:author="PR Preview" w:date="2026-01-01T00:00:00Z">
        <w:r>
          <w:delText xml:space="preserve">and</w:delText>
        </w:r>
      </w:del>
      <w:del w:id="16682" w:author="PR Preview" w:date="2026-01-01T00:00:00Z">
        <w:r>
          <w:delText xml:space="preserve"> </w:delText>
        </w:r>
      </w:del>
      <m:oMath>
        <m:r>
          <m:t>1</m:t>
        </m:r>
      </m:oMath>
      <w:del w:id="16683" w:author="PR Preview" w:date="2026-01-01T00:00:00Z">
        <w:r>
          <w:delText xml:space="preserve"> </w:delText>
        </w:r>
      </w:del>
      <w:del w:id="16684" w:author="PR Preview" w:date="2026-01-01T00:00:00Z">
        <w:r>
          <w:delText xml:space="preserve">(</w:delText>
        </w:r>
      </w:del>
      <w:hyperlink w:anchor="exm-eigenvalue">
        <w:del w:id="16685" w:author="PR Preview" w:date="2026-01-01T00:00:00Z">
          <w:r>
            <w:rPr>
              <w:rStyle w:val="Hyperlink"/>
            </w:rPr>
            <w:delText xml:space="preserve">Example 149</w:delText>
          </w:r>
        </w:del>
      </w:hyperlink>
      <w:del w:id="16686" w:author="PR Preview" w:date="2026-01-01T00:00:00Z">
        <w:r>
          <w:delText xml:space="preserve">),</w:delText>
        </w:r>
      </w:del>
      <w:del w:id="16687" w:author="PR Preview" w:date="2026-01-01T00:00:00Z">
        <w:r>
          <w:delText xml:space="preserve"> </w:delText>
        </w:r>
      </w:del>
      <w:del w:id="16688" w:author="PR Preview" w:date="2026-01-01T00:00:00Z">
        <w:r>
          <w:delText xml:space="preserve">both positive, so it is positive definite.</w:delText>
        </w:r>
      </w:del>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6689" w:author="PR Preview" w:date="2026-01-01T00:00:00Z">
        <w:r>
          <w:delText xml:space="preserve"> </w:delText>
        </w:r>
      </w:del>
      <w:del w:id="16690" w:author="PR Preview" w:date="2026-01-01T00:00:00Z">
        <w:r>
          <w:delText xml:space="preserve">has eigenvalues</w:delText>
        </w:r>
      </w:del>
      <w:del w:id="16691" w:author="PR Preview" w:date="2026-01-01T00:00:00Z">
        <w:r>
          <w:delText xml:space="preserve"> </w:delText>
        </w:r>
      </w:del>
      <m:oMath>
        <m:r>
          <m:t>2</m:t>
        </m:r>
      </m:oMath>
      <w:del w:id="16692" w:author="PR Preview" w:date="2026-01-01T00:00:00Z">
        <w:r>
          <w:delText xml:space="preserve">, for the eigenvector</w:delText>
        </w:r>
      </w:del>
      <w:del w:id="16693" w:author="PR Preview" w:date="2026-01-01T00:00:00Z">
        <w:r>
          <w:delText xml:space="preserve"> </w:delText>
        </w:r>
      </w:del>
      <m:oMath>
        <m:r>
          <m:rPr>
            <m:sty m:val="p"/>
          </m:rPr>
          <m:t>(</m:t>
        </m:r>
        <m:r>
          <m:t>1</m:t>
        </m:r>
        <m:r>
          <m:rPr>
            <m:sty m:val="p"/>
          </m:rPr>
          <m:t>,</m:t>
        </m:r>
        <m:r>
          <m:t>1</m:t>
        </m:r>
        <m:r>
          <m:rPr>
            <m:sty m:val="p"/>
          </m:rPr>
          <m:t>)</m:t>
        </m:r>
      </m:oMath>
      <w:del w:id="16694" w:author="PR Preview" w:date="2026-01-01T00:00:00Z">
        <w:r>
          <w:delText xml:space="preserve">,</w:delText>
        </w:r>
      </w:del>
      <w:del w:id="16695" w:author="PR Preview" w:date="2026-01-01T00:00:00Z">
        <w:r>
          <w:delText xml:space="preserve"> </w:delText>
        </w:r>
      </w:del>
      <w:del w:id="16696" w:author="PR Preview" w:date="2026-01-01T00:00:00Z">
        <w:r>
          <w:delText xml:space="preserve">and</w:delText>
        </w:r>
      </w:del>
      <w:del w:id="16697" w:author="PR Preview" w:date="2026-01-01T00:00:00Z">
        <w:r>
          <w:delText xml:space="preserve"> </w:delText>
        </w:r>
      </w:del>
      <m:oMath>
        <m:r>
          <m:t>0</m:t>
        </m:r>
      </m:oMath>
      <w:del w:id="16698" w:author="PR Preview" w:date="2026-01-01T00:00:00Z">
        <w:r>
          <w:delText xml:space="preserve">, for the eigenvector</w:delText>
        </w:r>
      </w:del>
      <w:del w:id="16699" w:author="PR Preview" w:date="2026-01-01T00:00:00Z">
        <w:r>
          <w:delText xml:space="preserve"> </w:delText>
        </w:r>
      </w:del>
      <m:oMath>
        <m:r>
          <m:rPr>
            <m:sty m:val="p"/>
          </m:rPr>
          <m:t>(</m:t>
        </m:r>
        <m:r>
          <m:t>1</m:t>
        </m:r>
        <m:r>
          <m:rPr>
            <m:sty m:val="p"/>
          </m:rPr>
          <m:t>,</m:t>
        </m:r>
        <m:r>
          <m:rPr>
            <m:sty m:val="p"/>
          </m:rPr>
          <m:t>−</m:t>
        </m:r>
        <m:r>
          <m:t>1</m:t>
        </m:r>
        <m:r>
          <m:rPr>
            <m:sty m:val="p"/>
          </m:rPr>
          <m:t>)</m:t>
        </m:r>
      </m:oMath>
      <w:del w:id="16700" w:author="PR Preview" w:date="2026-01-01T00:00:00Z">
        <w:r>
          <w:delText xml:space="preserve">,</w:delText>
        </w:r>
      </w:del>
      <w:del w:id="16701" w:author="PR Preview" w:date="2026-01-01T00:00:00Z">
        <w:r>
          <w:delText xml:space="preserve"> </w:delText>
        </w:r>
      </w:del>
      <w:del w:id="16702" w:author="PR Preview" w:date="2026-01-01T00:00:00Z">
        <w:r>
          <w:delText xml:space="preserve">so it is positive semidefinite but not positive definite,</w:delText>
        </w:r>
      </w:del>
      <w:del w:id="16703" w:author="PR Preview" w:date="2026-01-01T00:00:00Z">
        <w:r>
          <w:delText xml:space="preserve"> </w:delText>
        </w:r>
      </w:del>
      <w:del w:id="16704" w:author="PR Preview" w:date="2026-01-01T00:00:00Z">
        <w:r>
          <w:delText xml:space="preserve">as</w:delText>
        </w:r>
      </w:del>
      <w:del w:id="16705" w:author="PR Preview" w:date="2026-01-01T00:00:00Z">
        <w:r>
          <w:delText xml:space="preserve"> </w:delText>
        </w:r>
      </w:del>
      <w:hyperlink w:anchor="exm-positive-definite">
        <w:del w:id="16706" w:author="PR Preview" w:date="2026-01-01T00:00:00Z">
          <w:r>
            <w:rPr>
              <w:rStyle w:val="Hyperlink"/>
            </w:rPr>
            <w:delText xml:space="preserve">Example 155</w:delText>
          </w:r>
        </w:del>
      </w:hyperlink>
      <w:del w:id="16707" w:author="PR Preview" w:date="2026-01-01T00:00:00Z">
        <w:r>
          <w:delText xml:space="preserve"> </w:delText>
        </w:r>
      </w:del>
      <w:del w:id="16708" w:author="PR Preview" w:date="2026-01-01T00:00:00Z">
        <w:r>
          <w:delText xml:space="preserve">found directly.</w:delText>
        </w:r>
      </w:del>
    </w:p>
    <w:p>
      <w:pPr>
        <w:pStyle w:val="FirstParagraph"/>
      </w:pPr>
      <w:del w:id="16709" w:author="PR Preview" w:date="2026-01-01T00:00:00Z">
        <w:r>
          <w:rPr>
            <w:b/>
            <w:bCs/>
          </w:rPr>
          <w:delText xml:space="preserve">Theorem 84 (A positive definite matrix has a positive definite inverse)</w:delText>
        </w:r>
      </w:del>
      <w:del w:id="16710" w:author="PR Preview" w:date="2026-01-01T00:00:00Z">
        <w:r>
          <w:delText xml:space="preserve"> </w:delText>
        </w:r>
      </w:del>
      <w:del w:id="16711" w:author="PR Preview" w:date="2026-01-01T00:00:00Z">
        <w:r>
          <w:delText xml:space="preserve">Let</w:delText>
        </w:r>
      </w:del>
      <w:del w:id="16712" w:author="PR Preview" w:date="2026-01-01T00:00:00Z">
        <w:r>
          <w:delText xml:space="preserve"> </w:delText>
        </w:r>
      </w:del>
      <m:oMath>
        <m:r>
          <m:rPr>
            <m:sty m:val="bi"/>
          </m:rPr>
          <m:t>A</m:t>
        </m:r>
      </m:oMath>
      <w:del w:id="16713" w:author="PR Preview" w:date="2026-01-01T00:00:00Z">
        <w:r>
          <w:delText xml:space="preserve"> </w:delText>
        </w:r>
      </w:del>
      <w:del w:id="16714" w:author="PR Preview" w:date="2026-01-01T00:00:00Z">
        <w:r>
          <w:delText xml:space="preserve">be a</w:delText>
        </w:r>
      </w:del>
      <w:del w:id="16715" w:author="PR Preview" w:date="2026-01-01T00:00:00Z">
        <w:r>
          <w:delText xml:space="preserve"> </w:delText>
        </w:r>
      </w:del>
      <m:oMath>
        <m:r>
          <m:t>p</m:t>
        </m:r>
        <m:r>
          <m:rPr>
            <m:sty m:val="p"/>
          </m:rPr>
          <m:t>×</m:t>
        </m:r>
        <m:r>
          <m:t>p</m:t>
        </m:r>
      </m:oMath>
      <w:del w:id="16716" w:author="PR Preview" w:date="2026-01-01T00:00:00Z">
        <w:r>
          <w:delText xml:space="preserve"> </w:delText>
        </w:r>
      </w:del>
      <w:del w:id="16717" w:author="PR Preview" w:date="2026-01-01T00:00:00Z">
        <w:r>
          <w:delText xml:space="preserve">positive definite matrix</w:delText>
        </w:r>
      </w:del>
      <w:del w:id="16718" w:author="PR Preview" w:date="2026-01-01T00:00:00Z">
        <w:r>
          <w:delText xml:space="preserve"> </w:delText>
        </w:r>
      </w:del>
      <w:del w:id="16719" w:author="PR Preview" w:date="2026-01-01T00:00:00Z">
        <w:r>
          <w:delText xml:space="preserve">(</w:delText>
        </w:r>
      </w:del>
      <w:hyperlink w:anchor="def-positive-definite">
        <w:del w:id="16720" w:author="PR Preview" w:date="2026-01-01T00:00:00Z">
          <w:r>
            <w:rPr>
              <w:rStyle w:val="Hyperlink"/>
            </w:rPr>
            <w:delText xml:space="preserve">Definition 101</w:delText>
          </w:r>
        </w:del>
      </w:hyperlink>
      <w:del w:id="16721" w:author="PR Preview" w:date="2026-01-01T00:00:00Z">
        <w:r>
          <w:delText xml:space="preserve">) with real entries,</w:delText>
        </w:r>
      </w:del>
      <w:del w:id="16722" w:author="PR Preview" w:date="2026-01-01T00:00:00Z">
        <w:r>
          <w:delText xml:space="preserve"> </w:delText>
        </w:r>
      </w:del>
      <w:del w:id="16723" w:author="PR Preview" w:date="2026-01-01T00:00:00Z">
        <w:r>
          <w:delText xml:space="preserve">with eigendecomposition</w:delText>
        </w:r>
      </w:del>
      <w:del w:id="16724"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6725" w:author="PR Preview" w:date="2026-01-01T00:00:00Z">
        <w:r>
          <w:delText xml:space="preserve"> </w:delText>
        </w:r>
      </w:del>
      <w:del w:id="16726" w:author="PR Preview" w:date="2026-01-01T00:00:00Z">
        <w:r>
          <w:delText xml:space="preserve">(</w:delText>
        </w:r>
      </w:del>
      <w:hyperlink w:anchor="def-eigendecomposition">
        <w:del w:id="16727" w:author="PR Preview" w:date="2026-01-01T00:00:00Z">
          <w:r>
            <w:rPr>
              <w:rStyle w:val="Hyperlink"/>
            </w:rPr>
            <w:delText xml:space="preserve">Definition 97</w:delText>
          </w:r>
        </w:del>
      </w:hyperlink>
      <w:del w:id="16728" w:author="PR Preview" w:date="2026-01-01T00:00:00Z">
        <w:r>
          <w:delText xml:space="preserve">)</w:delText>
        </w:r>
      </w:del>
      <w:del w:id="16729" w:author="PR Preview" w:date="2026-01-01T00:00:00Z">
        <w:r>
          <w:delText xml:space="preserve"> </w:delText>
        </w:r>
      </w:del>
      <w:del w:id="16730" w:author="PR Preview" w:date="2026-01-01T00:00:00Z">
        <w:r>
          <w:delText xml:space="preserve">and eigenvalues</w:delText>
        </w:r>
      </w:del>
      <w:del w:id="16731"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6732" w:author="PR Preview" w:date="2026-01-01T00:00:00Z">
        <w:r>
          <w:delText xml:space="preserve">.</w:delText>
        </w:r>
      </w:del>
      <w:del w:id="16733" w:author="PR Preview" w:date="2026-01-01T00:00:00Z">
        <w:r>
          <w:delText xml:space="preserve"> </w:delText>
        </w:r>
      </w:del>
      <w:del w:id="16734" w:author="PR Preview" w:date="2026-01-01T00:00:00Z">
        <w:r>
          <w:delText xml:space="preserve">Then</w:delText>
        </w:r>
      </w:del>
      <w:del w:id="16735" w:author="PR Preview" w:date="2026-01-01T00:00:00Z">
        <w:r>
          <w:delText xml:space="preserve"> </w:delText>
        </w:r>
      </w:del>
      <m:oMath>
        <m:r>
          <m:rPr>
            <m:sty m:val="bi"/>
          </m:rPr>
          <m:t>A</m:t>
        </m:r>
      </m:oMath>
      <w:del w:id="16736" w:author="PR Preview" w:date="2026-01-01T00:00:00Z">
        <w:r>
          <w:delText xml:space="preserve"> </w:delText>
        </w:r>
      </w:del>
      <w:del w:id="16737" w:author="PR Preview" w:date="2026-01-01T00:00:00Z">
        <w:r>
          <w:delText xml:space="preserve">is invertible (</w:delText>
        </w:r>
      </w:del>
      <w:hyperlink w:anchor="def-invertible-matrix">
        <w:del w:id="16738" w:author="PR Preview" w:date="2026-01-01T00:00:00Z">
          <w:r>
            <w:rPr>
              <w:rStyle w:val="Hyperlink"/>
            </w:rPr>
            <w:delText xml:space="preserve">Definition 85</w:delText>
          </w:r>
        </w:del>
      </w:hyperlink>
      <w:del w:id="16739" w:author="PR Preview" w:date="2026-01-01T00:00:00Z">
        <w:r>
          <w:delText xml:space="preserve">),</w:delText>
        </w:r>
      </w:del>
    </w:p>
    <w:p>
      <w:pPr>
        <w:pStyle w:val="BodyText"/>
      </w:pPr>
      <w:ins w:id="16740" w:author="PR Preview" w:date="2026-01-01T00:00:00Z">
        <w:r>
          <w:rPr>
            <w:b/>
            <w:bCs/>
          </w:rPr>
          <w:t xml:space="preserve">Example 155 (Reading definiteness off the eigenvalues)</w:t>
        </w:r>
      </w:ins>
      <w:ins w:id="16741" w:author="PR Preview" w:date="2026-01-01T00:00:00Z">
        <w:r>
          <w:t xml:space="preserve"> </w:t>
        </w:r>
      </w:ins>
      <w:ins w:id="16742" w:author="PR Preview" w:date="2026-01-01T00:00:00Z">
        <w:r>
          <w:t xml:space="preserve"> </w:t>
        </w:r>
      </w:ins>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6743" w:author="PR Preview" w:date="2026-01-01T00:00:00Z">
        <w:r>
          <w:t xml:space="preserve"> </w:t>
        </w:r>
      </w:ins>
      <w:ins w:id="16744" w:author="PR Preview" w:date="2026-01-01T00:00:00Z">
        <w:r>
          <w:t xml:space="preserve">has eigenvalues</w:t>
        </w:r>
      </w:ins>
      <w:ins w:id="16745" w:author="PR Preview" w:date="2026-01-01T00:00:00Z">
        <w:r>
          <w:t xml:space="preserve"> </w:t>
        </w:r>
      </w:ins>
      <m:oMath>
        <m:r>
          <m:t>3</m:t>
        </m:r>
      </m:oMath>
      <w:ins w:id="16746" w:author="PR Preview" w:date="2026-01-01T00:00:00Z">
        <w:r>
          <w:t xml:space="preserve"> </w:t>
        </w:r>
      </w:ins>
      <w:ins w:id="16747" w:author="PR Preview" w:date="2026-01-01T00:00:00Z">
        <w:r>
          <w:t xml:space="preserve">and</w:t>
        </w:r>
      </w:ins>
      <w:ins w:id="16748" w:author="PR Preview" w:date="2026-01-01T00:00:00Z">
        <w:r>
          <w:t xml:space="preserve"> </w:t>
        </w:r>
      </w:ins>
      <m:oMath>
        <m:r>
          <m:t>1</m:t>
        </m:r>
      </m:oMath>
      <w:ins w:id="16749" w:author="PR Preview" w:date="2026-01-01T00:00:00Z">
        <w:r>
          <w:t xml:space="preserve"> </w:t>
        </w:r>
      </w:ins>
      <w:ins w:id="16750" w:author="PR Preview" w:date="2026-01-01T00:00:00Z">
        <w:r>
          <w:t xml:space="preserve">(</w:t>
        </w:r>
      </w:ins>
      <w:hyperlink w:anchor="exm-eigenvalue">
        <w:ins w:id="16751" w:author="PR Preview" w:date="2026-01-01T00:00:00Z">
          <w:r>
            <w:rPr>
              <w:rStyle w:val="Hyperlink"/>
            </w:rPr>
            <w:t xml:space="preserve">Example 148</w:t>
          </w:r>
        </w:ins>
      </w:hyperlink>
      <w:ins w:id="16752" w:author="PR Preview" w:date="2026-01-01T00:00:00Z">
        <w:r>
          <w:t xml:space="preserve">),</w:t>
        </w:r>
      </w:ins>
      <w:ins w:id="16753" w:author="PR Preview" w:date="2026-01-01T00:00:00Z">
        <w:r>
          <w:t xml:space="preserve"> </w:t>
        </w:r>
      </w:ins>
      <w:ins w:id="16754" w:author="PR Preview" w:date="2026-01-01T00:00:00Z">
        <w:r>
          <w:t xml:space="preserve">both positive, so it is positive definite.</w:t>
        </w:r>
      </w:ins>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6755" w:author="PR Preview" w:date="2026-01-01T00:00:00Z">
        <w:r>
          <w:t xml:space="preserve"> </w:t>
        </w:r>
      </w:ins>
      <w:ins w:id="16756" w:author="PR Preview" w:date="2026-01-01T00:00:00Z">
        <w:r>
          <w:t xml:space="preserve">has eigenvalues</w:t>
        </w:r>
      </w:ins>
      <w:ins w:id="16757" w:author="PR Preview" w:date="2026-01-01T00:00:00Z">
        <w:r>
          <w:t xml:space="preserve"> </w:t>
        </w:r>
      </w:ins>
      <m:oMath>
        <m:r>
          <m:t>2</m:t>
        </m:r>
      </m:oMath>
      <w:ins w:id="16758" w:author="PR Preview" w:date="2026-01-01T00:00:00Z">
        <w:r>
          <w:t xml:space="preserve">, for the eigenvector</w:t>
        </w:r>
      </w:ins>
      <w:ins w:id="16759" w:author="PR Preview" w:date="2026-01-01T00:00:00Z">
        <w:r>
          <w:t xml:space="preserve"> </w:t>
        </w:r>
      </w:ins>
      <m:oMath>
        <m:r>
          <m:rPr>
            <m:sty m:val="p"/>
          </m:rPr>
          <m:t>(</m:t>
        </m:r>
        <m:r>
          <m:t>1</m:t>
        </m:r>
        <m:r>
          <m:rPr>
            <m:sty m:val="p"/>
          </m:rPr>
          <m:t>,</m:t>
        </m:r>
        <m:r>
          <m:t>1</m:t>
        </m:r>
        <m:r>
          <m:rPr>
            <m:sty m:val="p"/>
          </m:rPr>
          <m:t>)</m:t>
        </m:r>
      </m:oMath>
      <w:ins w:id="16760" w:author="PR Preview" w:date="2026-01-01T00:00:00Z">
        <w:r>
          <w:t xml:space="preserve">,</w:t>
        </w:r>
      </w:ins>
      <w:ins w:id="16761" w:author="PR Preview" w:date="2026-01-01T00:00:00Z">
        <w:r>
          <w:t xml:space="preserve"> </w:t>
        </w:r>
      </w:ins>
      <w:ins w:id="16762" w:author="PR Preview" w:date="2026-01-01T00:00:00Z">
        <w:r>
          <w:t xml:space="preserve">and</w:t>
        </w:r>
      </w:ins>
      <w:ins w:id="16763" w:author="PR Preview" w:date="2026-01-01T00:00:00Z">
        <w:r>
          <w:t xml:space="preserve"> </w:t>
        </w:r>
      </w:ins>
      <m:oMath>
        <m:r>
          <m:t>0</m:t>
        </m:r>
      </m:oMath>
      <w:ins w:id="16764" w:author="PR Preview" w:date="2026-01-01T00:00:00Z">
        <w:r>
          <w:t xml:space="preserve">, for the eigenvector</w:t>
        </w:r>
      </w:ins>
      <w:ins w:id="16765" w:author="PR Preview" w:date="2026-01-01T00:00:00Z">
        <w:r>
          <w:t xml:space="preserve"> </w:t>
        </w:r>
      </w:ins>
      <m:oMath>
        <m:r>
          <m:rPr>
            <m:sty m:val="p"/>
          </m:rPr>
          <m:t>(</m:t>
        </m:r>
        <m:r>
          <m:t>1</m:t>
        </m:r>
        <m:r>
          <m:rPr>
            <m:sty m:val="p"/>
          </m:rPr>
          <m:t>,</m:t>
        </m:r>
        <m:r>
          <m:rPr>
            <m:sty m:val="p"/>
          </m:rPr>
          <m:t>−</m:t>
        </m:r>
        <m:r>
          <m:t>1</m:t>
        </m:r>
        <m:r>
          <m:rPr>
            <m:sty m:val="p"/>
          </m:rPr>
          <m:t>)</m:t>
        </m:r>
      </m:oMath>
      <w:ins w:id="16766" w:author="PR Preview" w:date="2026-01-01T00:00:00Z">
        <w:r>
          <w:t xml:space="preserve">,</w:t>
        </w:r>
      </w:ins>
      <w:ins w:id="16767" w:author="PR Preview" w:date="2026-01-01T00:00:00Z">
        <w:r>
          <w:t xml:space="preserve"> </w:t>
        </w:r>
      </w:ins>
      <w:ins w:id="16768" w:author="PR Preview" w:date="2026-01-01T00:00:00Z">
        <w:r>
          <w:t xml:space="preserve">so it is positive semidefinite but not positive definite,</w:t>
        </w:r>
      </w:ins>
      <w:ins w:id="16769" w:author="PR Preview" w:date="2026-01-01T00:00:00Z">
        <w:r>
          <w:t xml:space="preserve"> </w:t>
        </w:r>
      </w:ins>
      <w:ins w:id="16770" w:author="PR Preview" w:date="2026-01-01T00:00:00Z">
        <w:r>
          <w:t xml:space="preserve">as</w:t>
        </w:r>
      </w:ins>
      <w:ins w:id="16771" w:author="PR Preview" w:date="2026-01-01T00:00:00Z">
        <w:r>
          <w:t xml:space="preserve"> </w:t>
        </w:r>
      </w:ins>
      <w:hyperlink w:anchor="exm-positive-definite">
        <w:ins w:id="16772" w:author="PR Preview" w:date="2026-01-01T00:00:00Z">
          <w:r>
            <w:rPr>
              <w:rStyle w:val="Hyperlink"/>
            </w:rPr>
            <w:t xml:space="preserve">Example 154</w:t>
          </w:r>
        </w:ins>
      </w:hyperlink>
      <w:ins w:id="16773" w:author="PR Preview" w:date="2026-01-01T00:00:00Z">
        <w:r>
          <w:t xml:space="preserve"> </w:t>
        </w:r>
      </w:ins>
      <w:ins w:id="16774" w:author="PR Preview" w:date="2026-01-01T00:00:00Z">
        <w:r>
          <w:t xml:space="preserve">found directly.</w:t>
        </w:r>
      </w:ins>
    </w:p>
    <w:bookmarkEnd w:id="516"/>
    <w:bookmarkStart w:id="517" w:name="thm-pd-inverse"/>
    <w:p>
      <w:pPr>
        <w:pStyle w:val="FirstParagraph"/>
      </w:pPr>
      <w:ins w:id="16775" w:author="PR Preview" w:date="2026-01-01T00:00:00Z">
        <w:r>
          <w:rPr>
            <w:b/>
            <w:bCs/>
          </w:rPr>
          <w:t xml:space="preserve">Theorem 83 (A positive definite matrix has a positive definite inverse)</w:t>
        </w:r>
      </w:ins>
      <w:ins w:id="16776" w:author="PR Preview" w:date="2026-01-01T00:00:00Z">
        <w:r>
          <w:t xml:space="preserve"> </w:t>
        </w:r>
      </w:ins>
      <w:ins w:id="16777" w:author="PR Preview" w:date="2026-01-01T00:00:00Z">
        <w:r>
          <w:t xml:space="preserve">Let</w:t>
        </w:r>
      </w:ins>
      <w:ins w:id="16778" w:author="PR Preview" w:date="2026-01-01T00:00:00Z">
        <w:r>
          <w:t xml:space="preserve"> </w:t>
        </w:r>
      </w:ins>
      <m:oMath>
        <m:r>
          <m:rPr>
            <m:sty m:val="bi"/>
          </m:rPr>
          <m:t>A</m:t>
        </m:r>
      </m:oMath>
      <w:ins w:id="16779" w:author="PR Preview" w:date="2026-01-01T00:00:00Z">
        <w:r>
          <w:t xml:space="preserve"> </w:t>
        </w:r>
      </w:ins>
      <w:ins w:id="16780" w:author="PR Preview" w:date="2026-01-01T00:00:00Z">
        <w:r>
          <w:t xml:space="preserve">be a</w:t>
        </w:r>
      </w:ins>
      <w:ins w:id="16781" w:author="PR Preview" w:date="2026-01-01T00:00:00Z">
        <w:r>
          <w:t xml:space="preserve"> </w:t>
        </w:r>
      </w:ins>
      <m:oMath>
        <m:r>
          <m:t>p</m:t>
        </m:r>
        <m:r>
          <m:rPr>
            <m:sty m:val="p"/>
          </m:rPr>
          <m:t>×</m:t>
        </m:r>
        <m:r>
          <m:t>p</m:t>
        </m:r>
      </m:oMath>
      <w:ins w:id="16782" w:author="PR Preview" w:date="2026-01-01T00:00:00Z">
        <w:r>
          <w:t xml:space="preserve"> </w:t>
        </w:r>
      </w:ins>
      <w:ins w:id="16783" w:author="PR Preview" w:date="2026-01-01T00:00:00Z">
        <w:r>
          <w:t xml:space="preserve">positive definite matrix</w:t>
        </w:r>
      </w:ins>
      <w:ins w:id="16784" w:author="PR Preview" w:date="2026-01-01T00:00:00Z">
        <w:r>
          <w:t xml:space="preserve"> </w:t>
        </w:r>
      </w:ins>
      <w:ins w:id="16785" w:author="PR Preview" w:date="2026-01-01T00:00:00Z">
        <w:r>
          <w:t xml:space="preserve">(</w:t>
        </w:r>
      </w:ins>
      <w:hyperlink w:anchor="def-positive-definite">
        <w:ins w:id="16786" w:author="PR Preview" w:date="2026-01-01T00:00:00Z">
          <w:r>
            <w:rPr>
              <w:rStyle w:val="Hyperlink"/>
            </w:rPr>
            <w:t xml:space="preserve">Definition 101</w:t>
          </w:r>
        </w:ins>
      </w:hyperlink>
      <w:ins w:id="16787" w:author="PR Preview" w:date="2026-01-01T00:00:00Z">
        <w:r>
          <w:t xml:space="preserve">) with real entries,</w:t>
        </w:r>
      </w:ins>
      <w:ins w:id="16788" w:author="PR Preview" w:date="2026-01-01T00:00:00Z">
        <w:r>
          <w:t xml:space="preserve"> </w:t>
        </w:r>
      </w:ins>
      <w:ins w:id="16789" w:author="PR Preview" w:date="2026-01-01T00:00:00Z">
        <w:r>
          <w:t xml:space="preserve">with eigendecomposition</w:t>
        </w:r>
      </w:ins>
      <w:ins w:id="16790"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6791" w:author="PR Preview" w:date="2026-01-01T00:00:00Z">
        <w:r>
          <w:t xml:space="preserve"> </w:t>
        </w:r>
      </w:ins>
      <w:ins w:id="16792" w:author="PR Preview" w:date="2026-01-01T00:00:00Z">
        <w:r>
          <w:t xml:space="preserve">(</w:t>
        </w:r>
      </w:ins>
      <w:hyperlink w:anchor="def-eigendecomposition">
        <w:ins w:id="16793" w:author="PR Preview" w:date="2026-01-01T00:00:00Z">
          <w:r>
            <w:rPr>
              <w:rStyle w:val="Hyperlink"/>
            </w:rPr>
            <w:t xml:space="preserve">Definition 97</w:t>
          </w:r>
        </w:ins>
      </w:hyperlink>
      <w:ins w:id="16794" w:author="PR Preview" w:date="2026-01-01T00:00:00Z">
        <w:r>
          <w:t xml:space="preserve">)</w:t>
        </w:r>
      </w:ins>
      <w:ins w:id="16795" w:author="PR Preview" w:date="2026-01-01T00:00:00Z">
        <w:r>
          <w:t xml:space="preserve"> </w:t>
        </w:r>
      </w:ins>
      <w:ins w:id="16796" w:author="PR Preview" w:date="2026-01-01T00:00:00Z">
        <w:r>
          <w:t xml:space="preserve">and eigenvalues</w:t>
        </w:r>
      </w:ins>
      <w:ins w:id="1679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6798" w:author="PR Preview" w:date="2026-01-01T00:00:00Z">
        <w:r>
          <w:t xml:space="preserve">.</w:t>
        </w:r>
      </w:ins>
      <w:ins w:id="16799" w:author="PR Preview" w:date="2026-01-01T00:00:00Z">
        <w:r>
          <w:t xml:space="preserve"> </w:t>
        </w:r>
      </w:ins>
      <w:ins w:id="16800" w:author="PR Preview" w:date="2026-01-01T00:00:00Z">
        <w:r>
          <w:t xml:space="preserve">Then</w:t>
        </w:r>
      </w:ins>
      <w:ins w:id="16801" w:author="PR Preview" w:date="2026-01-01T00:00:00Z">
        <w:r>
          <w:t xml:space="preserve"> </w:t>
        </w:r>
      </w:ins>
      <m:oMath>
        <m:r>
          <m:rPr>
            <m:sty m:val="bi"/>
          </m:rPr>
          <m:t>A</m:t>
        </m:r>
      </m:oMath>
      <w:ins w:id="16802" w:author="PR Preview" w:date="2026-01-01T00:00:00Z">
        <w:r>
          <w:t xml:space="preserve"> </w:t>
        </w:r>
      </w:ins>
      <w:ins w:id="16803" w:author="PR Preview" w:date="2026-01-01T00:00:00Z">
        <w:r>
          <w:t xml:space="preserve">is invertible (</w:t>
        </w:r>
      </w:ins>
      <w:hyperlink w:anchor="def-invertible-matrix">
        <w:ins w:id="16804" w:author="PR Preview" w:date="2026-01-01T00:00:00Z">
          <w:r>
            <w:rPr>
              <w:rStyle w:val="Hyperlink"/>
            </w:rPr>
            <w:t xml:space="preserve">Definition 85</w:t>
          </w:r>
        </w:ins>
      </w:hyperlink>
      <w:ins w:id="16805"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del w:id="16806" w:author="PR Preview" w:date="2026-01-01T00:00:00Z">
        <w:r>
          <w:rPr>
            <w:i/>
            <w:iCs/>
          </w:rPr>
          <w:delText xml:space="preserve">Proof</w:delText>
        </w:r>
      </w:del>
      <w:del w:id="16807" w:author="PR Preview" w:date="2026-01-01T00:00:00Z">
        <w:r>
          <w:delText xml:space="preserve">. </w:delText>
        </w:r>
      </w:del>
      <w:del w:id="16808" w:author="PR Preview" w:date="2026-01-01T00:00:00Z">
        <w:r>
          <w:delText xml:space="preserve">By</w:delText>
        </w:r>
      </w:del>
      <w:del w:id="16809" w:author="PR Preview" w:date="2026-01-01T00:00:00Z">
        <w:r>
          <w:delText xml:space="preserve"> </w:delText>
        </w:r>
      </w:del>
      <w:hyperlink w:anchor="thm-definite-eigenvalues">
        <w:del w:id="16810" w:author="PR Preview" w:date="2026-01-01T00:00:00Z">
          <w:r>
            <w:rPr>
              <w:rStyle w:val="Hyperlink"/>
            </w:rPr>
            <w:delText xml:space="preserve">Theorem 83</w:delText>
          </w:r>
        </w:del>
      </w:hyperlink>
      <w:del w:id="16811" w:author="PR Preview" w:date="2026-01-01T00:00:00Z">
        <w:r>
          <w:delText xml:space="preserve">, every</w:delText>
        </w:r>
      </w:del>
      <w:del w:id="16812" w:author="PR Preview" w:date="2026-01-01T00:00:00Z">
        <w:r>
          <w:delText xml:space="preserve"> </w:delText>
        </w:r>
      </w:del>
      <m:oMath>
        <m:sSub>
          <m:e>
            <m:r>
              <m:t>λ</m:t>
            </m:r>
          </m:e>
          <m:sub>
            <m:r>
              <m:t>i</m:t>
            </m:r>
          </m:sub>
        </m:sSub>
        <m:r>
          <m:rPr>
            <m:sty m:val="p"/>
          </m:rPr>
          <m:t>&gt;</m:t>
        </m:r>
        <m:r>
          <m:t>0</m:t>
        </m:r>
      </m:oMath>
      <w:del w:id="16813" w:author="PR Preview" w:date="2026-01-01T00:00:00Z">
        <w:r>
          <w:delText xml:space="preserve">,</w:delText>
        </w:r>
      </w:del>
      <w:del w:id="16814" w:author="PR Preview" w:date="2026-01-01T00:00:00Z">
        <w:r>
          <w:delText xml:space="preserve"> </w:delText>
        </w:r>
      </w:del>
      <w:del w:id="16815" w:author="PR Preview" w:date="2026-01-01T00:00:00Z">
        <w:r>
          <w:delText xml:space="preserve">so</w:delText>
        </w:r>
      </w:del>
      <w:del w:id="16816" w:author="PR Preview" w:date="2026-01-01T00:00:00Z">
        <w:r>
          <w:delText xml:space="preserve"> </w:delText>
        </w:r>
      </w:del>
      <m:oMath>
        <m:sSup>
          <m:e>
            <m:r>
              <m:rPr>
                <m:sty m:val="b"/>
              </m:rPr>
              <m:t>Λ</m:t>
            </m:r>
          </m:e>
          <m:sup>
            <m:r>
              <m:rPr>
                <m:sty m:val="p"/>
              </m:rPr>
              <m:t>−</m:t>
            </m:r>
            <m:r>
              <m:t>1</m:t>
            </m:r>
          </m:sup>
        </m:sSup>
      </m:oMath>
      <w:del w:id="16817" w:author="PR Preview" w:date="2026-01-01T00:00:00Z">
        <w:r>
          <w:delText xml:space="preserve"> </w:delText>
        </w:r>
      </w:del>
      <w:del w:id="16818" w:author="PR Preview" w:date="2026-01-01T00:00:00Z">
        <w:r>
          <w:delText xml:space="preserve">is well defined,</w:delText>
        </w:r>
      </w:del>
      <w:del w:id="16819" w:author="PR Preview" w:date="2026-01-01T00:00:00Z">
        <w:r>
          <w:delText xml:space="preserve"> </w:delText>
        </w:r>
      </w:del>
      <w:del w:id="16820" w:author="PR Preview" w:date="2026-01-01T00:00:00Z">
        <w:r>
          <w:delText xml:space="preserve">and multiplying the two diagonal matrices entry by entry</w:delText>
        </w:r>
      </w:del>
      <w:del w:id="16821" w:author="PR Preview" w:date="2026-01-01T00:00:00Z">
        <w:r>
          <w:delText xml:space="preserve"> </w:delText>
        </w:r>
      </w:del>
      <w:del w:id="16822" w:author="PR Preview" w:date="2026-01-01T00:00:00Z">
        <w:r>
          <w:delText xml:space="preserve">gives</w:delText>
        </w:r>
      </w:del>
    </w:p>
    <w:p>
      <w:pPr>
        <w:pStyle w:val="BodyText"/>
      </w:pPr>
      <w:ins w:id="16823" w:author="PR Preview" w:date="2026-01-01T00:00:00Z">
        <w:r>
          <w:rPr>
            <w:i/>
            <w:iCs/>
          </w:rPr>
          <w:t xml:space="preserve">Proof</w:t>
        </w:r>
      </w:ins>
      <w:ins w:id="16824" w:author="PR Preview" w:date="2026-01-01T00:00:00Z">
        <w:r>
          <w:t xml:space="preserve">. </w:t>
        </w:r>
      </w:ins>
      <w:ins w:id="16825" w:author="PR Preview" w:date="2026-01-01T00:00:00Z">
        <w:r>
          <w:t xml:space="preserve">By</w:t>
        </w:r>
      </w:ins>
      <w:ins w:id="16826" w:author="PR Preview" w:date="2026-01-01T00:00:00Z">
        <w:r>
          <w:t xml:space="preserve"> </w:t>
        </w:r>
      </w:ins>
      <w:hyperlink w:anchor="thm-definite-eigenvalues">
        <w:ins w:id="16827" w:author="PR Preview" w:date="2026-01-01T00:00:00Z">
          <w:r>
            <w:rPr>
              <w:rStyle w:val="Hyperlink"/>
            </w:rPr>
            <w:t xml:space="preserve">Theorem 82</w:t>
          </w:r>
        </w:ins>
      </w:hyperlink>
      <w:ins w:id="16828" w:author="PR Preview" w:date="2026-01-01T00:00:00Z">
        <w:r>
          <w:t xml:space="preserve">, every</w:t>
        </w:r>
      </w:ins>
      <w:ins w:id="16829" w:author="PR Preview" w:date="2026-01-01T00:00:00Z">
        <w:r>
          <w:t xml:space="preserve"> </w:t>
        </w:r>
      </w:ins>
      <m:oMath>
        <m:sSub>
          <m:e>
            <m:r>
              <m:t>λ</m:t>
            </m:r>
          </m:e>
          <m:sub>
            <m:r>
              <m:t>i</m:t>
            </m:r>
          </m:sub>
        </m:sSub>
        <m:r>
          <m:rPr>
            <m:sty m:val="p"/>
          </m:rPr>
          <m:t>&gt;</m:t>
        </m:r>
        <m:r>
          <m:t>0</m:t>
        </m:r>
      </m:oMath>
      <w:ins w:id="16830" w:author="PR Preview" w:date="2026-01-01T00:00:00Z">
        <w:r>
          <w:t xml:space="preserve">,</w:t>
        </w:r>
      </w:ins>
      <w:ins w:id="16831" w:author="PR Preview" w:date="2026-01-01T00:00:00Z">
        <w:r>
          <w:t xml:space="preserve"> </w:t>
        </w:r>
      </w:ins>
      <w:ins w:id="16832" w:author="PR Preview" w:date="2026-01-01T00:00:00Z">
        <w:r>
          <w:t xml:space="preserve">so</w:t>
        </w:r>
      </w:ins>
      <w:ins w:id="16833" w:author="PR Preview" w:date="2026-01-01T00:00:00Z">
        <w:r>
          <w:t xml:space="preserve"> </w:t>
        </w:r>
      </w:ins>
      <m:oMath>
        <m:sSup>
          <m:e>
            <m:r>
              <m:rPr>
                <m:sty m:val="b"/>
              </m:rPr>
              <m:t>Λ</m:t>
            </m:r>
          </m:e>
          <m:sup>
            <m:r>
              <m:rPr>
                <m:sty m:val="p"/>
              </m:rPr>
              <m:t>−</m:t>
            </m:r>
            <m:r>
              <m:t>1</m:t>
            </m:r>
          </m:sup>
        </m:sSup>
      </m:oMath>
      <w:ins w:id="16834" w:author="PR Preview" w:date="2026-01-01T00:00:00Z">
        <w:r>
          <w:t xml:space="preserve"> </w:t>
        </w:r>
      </w:ins>
      <w:ins w:id="16835" w:author="PR Preview" w:date="2026-01-01T00:00:00Z">
        <w:r>
          <w:t xml:space="preserve">is well defined,</w:t>
        </w:r>
      </w:ins>
      <w:ins w:id="16836" w:author="PR Preview" w:date="2026-01-01T00:00:00Z">
        <w:r>
          <w:t xml:space="preserve"> </w:t>
        </w:r>
      </w:ins>
      <w:ins w:id="16837" w:author="PR Preview" w:date="2026-01-01T00:00:00Z">
        <w:r>
          <w:t xml:space="preserve">and multiplying the two diagonal matrices entry by entry</w:t>
        </w:r>
      </w:ins>
      <w:ins w:id="16838" w:author="PR Preview" w:date="2026-01-01T00:00:00Z">
        <w:r>
          <w:t xml:space="preserve"> </w:t>
        </w:r>
      </w:ins>
      <w:ins w:id="16839"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16840" w:author="PR Preview" w:date="2026-01-01T00:00:00Z">
        <w:r>
          <w:delText xml:space="preserve">The same steps, with</w:delText>
        </w:r>
      </w:del>
      <w:del w:id="16841" w:author="PR Preview" w:date="2026-01-01T00:00:00Z">
        <w:r>
          <w:delText xml:space="preserve"> </w:delText>
        </w:r>
      </w:del>
      <m:oMath>
        <m:sSup>
          <m:e>
            <m:r>
              <m:rPr>
                <m:sty m:val="b"/>
              </m:rPr>
              <m:t>Λ</m:t>
            </m:r>
          </m:e>
          <m:sup>
            <m:r>
              <m:rPr>
                <m:sty m:val="p"/>
              </m:rPr>
              <m:t>−</m:t>
            </m:r>
            <m:r>
              <m:t>1</m:t>
            </m:r>
          </m:sup>
        </m:sSup>
      </m:oMath>
      <w:del w:id="16842" w:author="PR Preview" w:date="2026-01-01T00:00:00Z">
        <w:r>
          <w:delText xml:space="preserve"> </w:delText>
        </w:r>
      </w:del>
      <w:del w:id="16843" w:author="PR Preview" w:date="2026-01-01T00:00:00Z">
        <w:r>
          <w:delText xml:space="preserve">and</w:delText>
        </w:r>
      </w:del>
      <w:del w:id="16844" w:author="PR Preview" w:date="2026-01-01T00:00:00Z">
        <w:r>
          <w:delText xml:space="preserve"> </w:delText>
        </w:r>
      </w:del>
      <m:oMath>
        <m:r>
          <m:rPr>
            <m:sty m:val="b"/>
          </m:rPr>
          <m:t>Λ</m:t>
        </m:r>
      </m:oMath>
      <w:del w:id="16845" w:author="PR Preview" w:date="2026-01-01T00:00:00Z">
        <w:r>
          <w:delText xml:space="preserve"> </w:delText>
        </w:r>
      </w:del>
      <w:del w:id="16846" w:author="PR Preview" w:date="2026-01-01T00:00:00Z">
        <w:r>
          <w:delText xml:space="preserve">swapped,</w:delText>
        </w:r>
      </w:del>
      <w:del w:id="16847" w:author="PR Preview" w:date="2026-01-01T00:00:00Z">
        <w:r>
          <w:delText xml:space="preserve"> </w:delText>
        </w:r>
      </w:del>
      <w:del w:id="16848" w:author="PR Preview" w:date="2026-01-01T00:00:00Z">
        <w:r>
          <w:delText xml:space="preserve">give</w:delText>
        </w:r>
      </w:del>
      <w:del w:id="16849"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16850" w:author="PR Preview" w:date="2026-01-01T00:00:00Z">
        <w:r>
          <w:delText xml:space="preserve">,</w:delText>
        </w:r>
      </w:del>
      <w:del w:id="16851" w:author="PR Preview" w:date="2026-01-01T00:00:00Z">
        <w:r>
          <w:delText xml:space="preserve"> </w:delText>
        </w:r>
      </w:del>
      <w:del w:id="16852" w:author="PR Preview" w:date="2026-01-01T00:00:00Z">
        <w:r>
          <w:delText xml:space="preserve">so</w:delText>
        </w:r>
      </w:del>
      <w:del w:id="16853"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16854" w:author="PR Preview" w:date="2026-01-01T00:00:00Z">
        <w:r>
          <w:delText xml:space="preserve"> </w:delText>
        </w:r>
      </w:del>
      <w:del w:id="16855" w:author="PR Preview" w:date="2026-01-01T00:00:00Z">
        <w:r>
          <w:delText xml:space="preserve">(5).</w:delText>
        </w:r>
      </w:del>
      <w:del w:id="16856" w:author="PR Preview" w:date="2026-01-01T00:00:00Z">
        <w:r>
          <w:delText xml:space="preserve"> </w:delText>
        </w:r>
      </w:del>
      <w:del w:id="16857" w:author="PR Preview" w:date="2026-01-01T00:00:00Z">
        <w:r>
          <w:delText xml:space="preserve">The steps with</w:delText>
        </w:r>
      </w:del>
      <w:del w:id="16858" w:author="PR Preview" w:date="2026-01-01T00:00:00Z">
        <w:r>
          <w:delText xml:space="preserve"> </w:delText>
        </w:r>
      </w:del>
      <m:oMath>
        <m:r>
          <m:rPr>
            <m:sty m:val="bi"/>
          </m:rPr>
          <m:t>Q</m:t>
        </m:r>
      </m:oMath>
      <w:del w:id="16859" w:author="PR Preview" w:date="2026-01-01T00:00:00Z">
        <w:r>
          <w:delText xml:space="preserve"> </w:delText>
        </w:r>
      </w:del>
      <w:del w:id="16860" w:author="PR Preview" w:date="2026-01-01T00:00:00Z">
        <w:r>
          <w:delText xml:space="preserve">use</w:delText>
        </w:r>
      </w:del>
      <w:del w:id="16861" w:author="PR Preview" w:date="2026-01-01T00:00:00Z">
        <w:r>
          <w:delText xml:space="preserve"> </w:delText>
        </w:r>
      </w:del>
      <w:hyperlink w:anchor="def-orthogonal-matrix">
        <w:del w:id="16862" w:author="PR Preview" w:date="2026-01-01T00:00:00Z">
          <w:r>
            <w:rPr>
              <w:rStyle w:val="Hyperlink"/>
            </w:rPr>
            <w:delText xml:space="preserve">Definition 89</w:delText>
          </w:r>
        </w:del>
      </w:hyperlink>
      <w:del w:id="16863" w:author="PR Preview" w:date="2026-01-01T00:00:00Z">
        <w:r>
          <w:delText xml:space="preserve">,</w:delText>
        </w:r>
      </w:del>
      <w:del w:id="16864" w:author="PR Preview" w:date="2026-01-01T00:00:00Z">
        <w:r>
          <w:delText xml:space="preserve"> </w:delText>
        </w:r>
      </w:del>
      <w:del w:id="16865" w:author="PR Preview" w:date="2026-01-01T00:00:00Z">
        <w:r>
          <w:delText xml:space="preserve">whose remark records that</w:delText>
        </w:r>
      </w:del>
      <w:del w:id="16866"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6867" w:author="PR Preview" w:date="2026-01-01T00:00:00Z">
        <w:r>
          <w:delText xml:space="preserve"> </w:delText>
        </w:r>
      </w:del>
      <w:del w:id="16868" w:author="PR Preview" w:date="2026-01-01T00:00:00Z">
        <w:r>
          <w:delText xml:space="preserve">too,</w:delText>
        </w:r>
      </w:del>
      <w:del w:id="16869" w:author="PR Preview" w:date="2026-01-01T00:00:00Z">
        <w:r>
          <w:delText xml:space="preserve"> </w:delText>
        </w:r>
      </w:del>
      <w:del w:id="16870" w:author="PR Preview" w:date="2026-01-01T00:00:00Z">
        <w:r>
          <w:delText xml:space="preserve">and the identity step uses</w:delText>
        </w:r>
      </w:del>
      <w:del w:id="16871" w:author="PR Preview" w:date="2026-01-01T00:00:00Z">
        <w:r>
          <w:delText xml:space="preserve"> </w:delText>
        </w:r>
      </w:del>
      <w:hyperlink w:anchor="thm-identity">
        <w:del w:id="16872" w:author="PR Preview" w:date="2026-01-01T00:00:00Z">
          <w:r>
            <w:rPr>
              <w:rStyle w:val="Hyperlink"/>
            </w:rPr>
            <w:delText xml:space="preserve">Theorem 11</w:delText>
          </w:r>
        </w:del>
      </w:hyperlink>
      <w:del w:id="16873" w:author="PR Preview" w:date="2026-01-01T00:00:00Z">
        <w:r>
          <w:delText xml:space="preserve">.</w:delText>
        </w:r>
      </w:del>
    </w:p>
    <w:p>
      <w:pPr>
        <w:pStyle w:val="BodyText"/>
      </w:pPr>
      <m:oMath>
        <m:sSup>
          <m:e>
            <m:r>
              <m:rPr>
                <m:sty m:val="bi"/>
              </m:rPr>
              <m:t>A</m:t>
            </m:r>
          </m:e>
          <m:sup>
            <m:r>
              <m:rPr>
                <m:sty m:val="p"/>
              </m:rPr>
              <m:t>−</m:t>
            </m:r>
            <m:r>
              <m:t>1</m:t>
            </m:r>
          </m:sup>
        </m:sSup>
      </m:oMath>
      <w:del w:id="16874" w:author="PR Preview" w:date="2026-01-01T00:00:00Z">
        <w:r>
          <w:delText xml:space="preserve"> </w:delText>
        </w:r>
      </w:del>
      <w:del w:id="16875" w:author="PR Preview" w:date="2026-01-01T00:00:00Z">
        <w:r>
          <w:delText xml:space="preserve">is symmetric by</w:delText>
        </w:r>
      </w:del>
      <w:del w:id="16876" w:author="PR Preview" w:date="2026-01-01T00:00:00Z">
        <w:r>
          <w:delText xml:space="preserve"> </w:delText>
        </w:r>
      </w:del>
      <w:hyperlink w:anchor="cor-inverse-symmetric">
        <w:del w:id="16877" w:author="PR Preview" w:date="2026-01-01T00:00:00Z">
          <w:r>
            <w:rPr>
              <w:rStyle w:val="Hyperlink"/>
            </w:rPr>
            <w:delText xml:space="preserve">Corollary 10</w:delText>
          </w:r>
        </w:del>
      </w:hyperlink>
      <w:del w:id="16878" w:author="PR Preview" w:date="2026-01-01T00:00:00Z">
        <w:r>
          <w:delText xml:space="preserve">.</w:delText>
        </w:r>
      </w:del>
      <w:del w:id="16879" w:author="PR Preview" w:date="2026-01-01T00:00:00Z">
        <w:r>
          <w:delText xml:space="preserve"> </w:delText>
        </w:r>
      </w:del>
      <w:del w:id="16880" w:author="PR Preview" w:date="2026-01-01T00:00:00Z">
        <w:r>
          <w:delText xml:space="preserve">For</w:delText>
        </w:r>
      </w:del>
      <w:del w:id="16881" w:author="PR Preview" w:date="2026-01-01T00:00:00Z">
        <w:r>
          <w:delText xml:space="preserve"> </w:delText>
        </w:r>
      </w:del>
      <w:del w:id="16882" w:author="PR Preview" w:date="2026-01-01T00:00:00Z">
        <w:r>
          <w:delText xml:space="preserve">$\mathord{\smash[b]{\underset{\raise.3ex\hbox{$\scriptstyle\sim$}}{x}}\vphantom{x}}\neq \mathord{\smash[b]{\underset{\raise.3ex\hbox{$\scriptstyle\sim$}}{0}}\vphantom{0}}$</w:delText>
        </w:r>
      </w:del>
      <w:del w:id="16883" w:author="PR Preview" w:date="2026-01-01T00:00:00Z">
        <w:r>
          <w:delText xml:space="preserve">, let</w:delText>
        </w:r>
      </w:del>
      <w:del w:id="16884" w:author="PR Preview" w:date="2026-01-01T00:00:00Z">
        <w:r>
          <w:delText xml:space="preserve"> </w:delText>
        </w:r>
      </w:del>
      <w:del w:id="16885" w:author="PR Preview" w:date="2026-01-01T00:00:00Z">
        <w:r>
          <w:delText xml:space="preserve">$\mathord{\smash[b]{\underset{\raise.3ex\hbox{$\scriptstyle\sim$}}{y}}\vphantom{y}} = {\mathbf{Q}}^{\top}\mathord{\smash[b]{\underset{\raise.3ex\hbox{$\scriptstyle\sim$}}{x}}\vphantom{x}}$</w:delText>
        </w:r>
      </w:del>
      <w:del w:id="16886" w:author="PR Preview" w:date="2026-01-01T00:00:00Z">
        <w:r>
          <w:delText xml:space="preserve">,</w:delText>
        </w:r>
      </w:del>
      <w:del w:id="16887" w:author="PR Preview" w:date="2026-01-01T00:00:00Z">
        <w:r>
          <w:delText xml:space="preserve"> </w:delText>
        </w:r>
      </w:del>
      <w:del w:id="16888" w:author="PR Preview" w:date="2026-01-01T00:00:00Z">
        <w:r>
          <w:delText xml:space="preserve">which is not</w:delText>
        </w:r>
      </w:del>
      <w:del w:id="16889" w:author="PR Preview" w:date="2026-01-01T00:00:00Z">
        <w:r>
          <w:delText xml:space="preserve"> </w:delText>
        </w:r>
      </w:del>
      <w:del w:id="16890" w:author="PR Preview" w:date="2026-01-01T00:00:00Z">
        <w:r>
          <w:delText xml:space="preserve">$\mathord{\smash[b]{\underset{\raise.3ex\hbox{$\scriptstyle\sim$}}{0}}\vphantom{0}}$</w:delText>
        </w:r>
      </w:del>
      <w:del w:id="16891" w:author="PR Preview" w:date="2026-01-01T00:00:00Z">
        <w:r>
          <w:delText xml:space="preserve"> </w:delText>
        </w:r>
      </w:del>
      <w:del w:id="16892" w:author="PR Preview" w:date="2026-01-01T00:00:00Z">
        <w:r>
          <w:delText xml:space="preserve">because</w:delText>
        </w:r>
      </w:del>
      <w:del w:id="16893" w:author="PR Preview" w:date="2026-01-01T00:00:00Z">
        <w:r>
          <w:delText xml:space="preserve"> </w:delText>
        </w:r>
      </w:del>
      <w:del w:id="16894" w:author="PR Preview" w:date="2026-01-01T00:00:00Z">
        <w:r>
          <w:delText xml:space="preserve">$\mathord{\smash[b]{\underset{\raise.3ex\hbox{$\scriptstyle\sim$}}{x}}\vphantom{x}}= \mathbf{Q}\mathord{\smash[b]{\underset{\raise.3ex\hbox{$\scriptstyle\sim$}}{y}}\vphantom{y}}$</w:delText>
        </w:r>
      </w:del>
      <w:del w:id="16895" w:author="PR Preview" w:date="2026-01-01T00:00:00Z">
        <w:r>
          <w:delText xml:space="preserve">.</w:delText>
        </w:r>
      </w:del>
      <w:del w:id="16896" w:author="PR Preview" w:date="2026-01-01T00:00:00Z">
        <w:r>
          <w:delText xml:space="preserve"> </w:delText>
        </w:r>
      </w:del>
      <w:del w:id="16897" w:author="PR Preview" w:date="2026-01-01T00:00:00Z">
        <w:r>
          <w:delText xml:space="preserve">As in the proof of</w:delText>
        </w:r>
      </w:del>
      <w:del w:id="16898" w:author="PR Preview" w:date="2026-01-01T00:00:00Z">
        <w:r>
          <w:delText xml:space="preserve"> </w:delText>
        </w:r>
      </w:del>
      <w:hyperlink w:anchor="thm-definite-eigenvalues">
        <w:del w:id="16899" w:author="PR Preview" w:date="2026-01-01T00:00:00Z">
          <w:r>
            <w:rPr>
              <w:rStyle w:val="Hyperlink"/>
            </w:rPr>
            <w:delText xml:space="preserve">Theorem 83</w:delText>
          </w:r>
        </w:del>
      </w:hyperlink>
      <w:del w:id="16900" w:author="PR Preview" w:date="2026-01-01T00:00:00Z">
        <w:r>
          <w:delText xml:space="preserve">:</w:delText>
        </w:r>
      </w:del>
    </w:p>
    <w:p>
      <w:pPr>
        <w:pStyle w:val="FirstParagraph"/>
      </w:pPr>
      <w:ins w:id="16901" w:author="PR Preview" w:date="2026-01-01T00:00:00Z">
        <w:r>
          <w:t xml:space="preserve">The same steps, with</w:t>
        </w:r>
      </w:ins>
      <w:ins w:id="16902" w:author="PR Preview" w:date="2026-01-01T00:00:00Z">
        <w:r>
          <w:t xml:space="preserve"> </w:t>
        </w:r>
      </w:ins>
      <m:oMath>
        <m:sSup>
          <m:e>
            <m:r>
              <m:rPr>
                <m:sty m:val="b"/>
              </m:rPr>
              <m:t>Λ</m:t>
            </m:r>
          </m:e>
          <m:sup>
            <m:r>
              <m:rPr>
                <m:sty m:val="p"/>
              </m:rPr>
              <m:t>−</m:t>
            </m:r>
            <m:r>
              <m:t>1</m:t>
            </m:r>
          </m:sup>
        </m:sSup>
      </m:oMath>
      <w:ins w:id="16903" w:author="PR Preview" w:date="2026-01-01T00:00:00Z">
        <w:r>
          <w:t xml:space="preserve"> </w:t>
        </w:r>
      </w:ins>
      <w:ins w:id="16904" w:author="PR Preview" w:date="2026-01-01T00:00:00Z">
        <w:r>
          <w:t xml:space="preserve">and</w:t>
        </w:r>
      </w:ins>
      <w:ins w:id="16905" w:author="PR Preview" w:date="2026-01-01T00:00:00Z">
        <w:r>
          <w:t xml:space="preserve"> </w:t>
        </w:r>
      </w:ins>
      <m:oMath>
        <m:r>
          <m:rPr>
            <m:sty m:val="b"/>
          </m:rPr>
          <m:t>Λ</m:t>
        </m:r>
      </m:oMath>
      <w:ins w:id="16906" w:author="PR Preview" w:date="2026-01-01T00:00:00Z">
        <w:r>
          <w:t xml:space="preserve"> </w:t>
        </w:r>
      </w:ins>
      <w:ins w:id="16907" w:author="PR Preview" w:date="2026-01-01T00:00:00Z">
        <w:r>
          <w:t xml:space="preserve">swapped,</w:t>
        </w:r>
      </w:ins>
      <w:ins w:id="16908" w:author="PR Preview" w:date="2026-01-01T00:00:00Z">
        <w:r>
          <w:t xml:space="preserve"> </w:t>
        </w:r>
      </w:ins>
      <w:ins w:id="16909" w:author="PR Preview" w:date="2026-01-01T00:00:00Z">
        <w:r>
          <w:t xml:space="preserve">give</w:t>
        </w:r>
      </w:ins>
      <w:ins w:id="16910" w:author="PR Preview" w:date="2026-01-01T00:00:00Z">
        <w:r>
          <w:t xml:space="preserve"> </w:t>
        </w:r>
      </w:ins>
      <m:oMath>
        <m:r>
          <m:rPr>
            <m:sty m:val="bi"/>
          </m:rPr>
          <m:t>B</m:t>
        </m:r>
        <m:r>
          <m:rPr>
            <m:sty m:val="bi"/>
          </m:rPr>
          <m:t>A</m:t>
        </m:r>
        <m:r>
          <m:rPr>
            <m:sty m:val="p"/>
          </m:rPr>
          <m:t>=</m:t>
        </m:r>
        <m:sSub>
          <m:e>
            <m:r>
              <m:rPr>
                <m:sty m:val="bi"/>
              </m:rPr>
              <m:t>I</m:t>
            </m:r>
          </m:e>
          <m:sub>
            <m:r>
              <m:t>p</m:t>
            </m:r>
          </m:sub>
        </m:sSub>
      </m:oMath>
      <w:ins w:id="16911" w:author="PR Preview" w:date="2026-01-01T00:00:00Z">
        <w:r>
          <w:t xml:space="preserve">,</w:t>
        </w:r>
      </w:ins>
      <w:ins w:id="16912" w:author="PR Preview" w:date="2026-01-01T00:00:00Z">
        <w:r>
          <w:t xml:space="preserve"> </w:t>
        </w:r>
      </w:ins>
      <w:ins w:id="16913" w:author="PR Preview" w:date="2026-01-01T00:00:00Z">
        <w:r>
          <w:t xml:space="preserve">so</w:t>
        </w:r>
      </w:ins>
      <w:ins w:id="16914" w:author="PR Preview" w:date="2026-01-01T00:00:00Z">
        <w:r>
          <w:t xml:space="preserve"> </w:t>
        </w:r>
      </w:ins>
      <m:oMath>
        <m:r>
          <m:rPr>
            <m:sty m:val="bi"/>
          </m:rPr>
          <m:t>B</m:t>
        </m:r>
        <m:r>
          <m:rPr>
            <m:sty m:val="p"/>
          </m:rPr>
          <m:t>=</m:t>
        </m:r>
        <m:sSup>
          <m:e>
            <m:r>
              <m:rPr>
                <m:sty m:val="bi"/>
              </m:rPr>
              <m:t>A</m:t>
            </m:r>
          </m:e>
          <m:sup>
            <m:r>
              <m:rPr>
                <m:sty m:val="p"/>
              </m:rPr>
              <m:t>−</m:t>
            </m:r>
            <m:r>
              <m:t>1</m:t>
            </m:r>
          </m:sup>
        </m:sSup>
      </m:oMath>
      <w:ins w:id="16915" w:author="PR Preview" w:date="2026-01-01T00:00:00Z">
        <w:r>
          <w:t xml:space="preserve"> </w:t>
        </w:r>
      </w:ins>
      <w:ins w:id="16916" w:author="PR Preview" w:date="2026-01-01T00:00:00Z">
        <w:r>
          <w:t xml:space="preserve">(5).</w:t>
        </w:r>
      </w:ins>
      <w:ins w:id="16917" w:author="PR Preview" w:date="2026-01-01T00:00:00Z">
        <w:r>
          <w:t xml:space="preserve"> </w:t>
        </w:r>
      </w:ins>
      <w:ins w:id="16918" w:author="PR Preview" w:date="2026-01-01T00:00:00Z">
        <w:r>
          <w:t xml:space="preserve">The steps with</w:t>
        </w:r>
      </w:ins>
      <w:ins w:id="16919" w:author="PR Preview" w:date="2026-01-01T00:00:00Z">
        <w:r>
          <w:t xml:space="preserve"> </w:t>
        </w:r>
      </w:ins>
      <m:oMath>
        <m:r>
          <m:rPr>
            <m:sty m:val="bi"/>
          </m:rPr>
          <m:t>Q</m:t>
        </m:r>
      </m:oMath>
      <w:ins w:id="16920" w:author="PR Preview" w:date="2026-01-01T00:00:00Z">
        <w:r>
          <w:t xml:space="preserve"> </w:t>
        </w:r>
      </w:ins>
      <w:ins w:id="16921" w:author="PR Preview" w:date="2026-01-01T00:00:00Z">
        <w:r>
          <w:t xml:space="preserve">use</w:t>
        </w:r>
      </w:ins>
      <w:ins w:id="16922" w:author="PR Preview" w:date="2026-01-01T00:00:00Z">
        <w:r>
          <w:t xml:space="preserve"> </w:t>
        </w:r>
      </w:ins>
      <w:hyperlink w:anchor="def-orthogonal-matrix">
        <w:ins w:id="16923" w:author="PR Preview" w:date="2026-01-01T00:00:00Z">
          <w:r>
            <w:rPr>
              <w:rStyle w:val="Hyperlink"/>
            </w:rPr>
            <w:t xml:space="preserve">Definition 89</w:t>
          </w:r>
        </w:ins>
      </w:hyperlink>
      <w:ins w:id="16924" w:author="PR Preview" w:date="2026-01-01T00:00:00Z">
        <w:r>
          <w:t xml:space="preserve">,</w:t>
        </w:r>
      </w:ins>
      <w:ins w:id="16925" w:author="PR Preview" w:date="2026-01-01T00:00:00Z">
        <w:r>
          <w:t xml:space="preserve"> </w:t>
        </w:r>
      </w:ins>
      <w:ins w:id="16926" w:author="PR Preview" w:date="2026-01-01T00:00:00Z">
        <w:r>
          <w:t xml:space="preserve">whose remark records that</w:t>
        </w:r>
      </w:ins>
      <w:ins w:id="16927"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6928" w:author="PR Preview" w:date="2026-01-01T00:00:00Z">
        <w:r>
          <w:t xml:space="preserve"> </w:t>
        </w:r>
      </w:ins>
      <w:ins w:id="16929" w:author="PR Preview" w:date="2026-01-01T00:00:00Z">
        <w:r>
          <w:t xml:space="preserve">too,</w:t>
        </w:r>
      </w:ins>
      <w:ins w:id="16930" w:author="PR Preview" w:date="2026-01-01T00:00:00Z">
        <w:r>
          <w:t xml:space="preserve"> </w:t>
        </w:r>
      </w:ins>
      <w:ins w:id="16931" w:author="PR Preview" w:date="2026-01-01T00:00:00Z">
        <w:r>
          <w:t xml:space="preserve">and the identity step uses</w:t>
        </w:r>
      </w:ins>
      <w:ins w:id="16932" w:author="PR Preview" w:date="2026-01-01T00:00:00Z">
        <w:r>
          <w:t xml:space="preserve"> </w:t>
        </w:r>
      </w:ins>
      <w:hyperlink w:anchor="thm-identity">
        <w:ins w:id="16933" w:author="PR Preview" w:date="2026-01-01T00:00:00Z">
          <w:r>
            <w:rPr>
              <w:rStyle w:val="Hyperlink"/>
            </w:rPr>
            <w:t xml:space="preserve">Theorem 10</w:t>
          </w:r>
        </w:ins>
      </w:hyperlink>
      <w:ins w:id="16934" w:author="PR Preview" w:date="2026-01-01T00:00:00Z">
        <w:r>
          <w:t xml:space="preserve">.</w:t>
        </w:r>
      </w:ins>
    </w:p>
    <w:p>
      <w:pPr>
        <w:pStyle w:val="BodyText"/>
      </w:pPr>
      <m:oMath>
        <m:sSup>
          <m:e>
            <m:r>
              <m:rPr>
                <m:sty m:val="bi"/>
              </m:rPr>
              <m:t>A</m:t>
            </m:r>
          </m:e>
          <m:sup>
            <m:r>
              <m:rPr>
                <m:sty m:val="p"/>
              </m:rPr>
              <m:t>−</m:t>
            </m:r>
            <m:r>
              <m:t>1</m:t>
            </m:r>
          </m:sup>
        </m:sSup>
      </m:oMath>
      <w:ins w:id="16935" w:author="PR Preview" w:date="2026-01-01T00:00:00Z">
        <w:r>
          <w:t xml:space="preserve"> </w:t>
        </w:r>
      </w:ins>
      <w:ins w:id="16936" w:author="PR Preview" w:date="2026-01-01T00:00:00Z">
        <w:r>
          <w:t xml:space="preserve">is symmetric by</w:t>
        </w:r>
      </w:ins>
      <w:ins w:id="16937" w:author="PR Preview" w:date="2026-01-01T00:00:00Z">
        <w:r>
          <w:t xml:space="preserve"> </w:t>
        </w:r>
      </w:ins>
      <w:hyperlink w:anchor="cor-inverse-symmetric">
        <w:ins w:id="16938" w:author="PR Preview" w:date="2026-01-01T00:00:00Z">
          <w:r>
            <w:rPr>
              <w:rStyle w:val="Hyperlink"/>
            </w:rPr>
            <w:t xml:space="preserve">Corollary 10</w:t>
          </w:r>
        </w:ins>
      </w:hyperlink>
      <w:ins w:id="16939" w:author="PR Preview" w:date="2026-01-01T00:00:00Z">
        <w:r>
          <w:t xml:space="preserve">.</w:t>
        </w:r>
      </w:ins>
      <w:ins w:id="16940" w:author="PR Preview" w:date="2026-01-01T00:00:00Z">
        <w:r>
          <w:t xml:space="preserve"> </w:t>
        </w:r>
      </w:ins>
      <w:ins w:id="16941" w:author="PR Preview" w:date="2026-01-01T00:00:00Z">
        <w:r>
          <w:t xml:space="preserve">For</w:t>
        </w:r>
      </w:ins>
      <w:ins w:id="16942" w:author="PR Preview" w:date="2026-01-01T00:00:00Z">
        <w:r>
          <w:t xml:space="preserve"> </w:t>
        </w:r>
      </w:ins>
      <w:ins w:id="16943" w:author="PR Preview" w:date="2026-01-01T00:00:00Z">
        <w:r>
          <w:t xml:space="preserve">$\mathord{\smash[b]{\underset{\raise.3ex\hbox{$\scriptstyle\sim$}}{x}}\vphantom{x}}\neq \mathord{\smash[b]{\underset{\raise.3ex\hbox{$\scriptstyle\sim$}}{0}}\vphantom{0}}$</w:t>
        </w:r>
      </w:ins>
      <w:ins w:id="16944" w:author="PR Preview" w:date="2026-01-01T00:00:00Z">
        <w:r>
          <w:t xml:space="preserve">, let</w:t>
        </w:r>
      </w:ins>
      <w:ins w:id="16945" w:author="PR Preview" w:date="2026-01-01T00:00:00Z">
        <w:r>
          <w:t xml:space="preserve"> </w:t>
        </w:r>
      </w:ins>
      <w:ins w:id="16946" w:author="PR Preview" w:date="2026-01-01T00:00:00Z">
        <w:r>
          <w:t xml:space="preserve">$\mathord{\smash[b]{\underset{\raise.3ex\hbox{$\scriptstyle\sim$}}{y}}\vphantom{y}} = {\mathbf{Q}}^{\top}\mathord{\smash[b]{\underset{\raise.3ex\hbox{$\scriptstyle\sim$}}{x}}\vphantom{x}}$</w:t>
        </w:r>
      </w:ins>
      <w:ins w:id="16947" w:author="PR Preview" w:date="2026-01-01T00:00:00Z">
        <w:r>
          <w:t xml:space="preserve">,</w:t>
        </w:r>
      </w:ins>
      <w:ins w:id="16948" w:author="PR Preview" w:date="2026-01-01T00:00:00Z">
        <w:r>
          <w:t xml:space="preserve"> </w:t>
        </w:r>
      </w:ins>
      <w:ins w:id="16949" w:author="PR Preview" w:date="2026-01-01T00:00:00Z">
        <w:r>
          <w:t xml:space="preserve">which is not</w:t>
        </w:r>
      </w:ins>
      <w:ins w:id="16950" w:author="PR Preview" w:date="2026-01-01T00:00:00Z">
        <w:r>
          <w:t xml:space="preserve"> </w:t>
        </w:r>
      </w:ins>
      <w:ins w:id="16951" w:author="PR Preview" w:date="2026-01-01T00:00:00Z">
        <w:r>
          <w:t xml:space="preserve">$\mathord{\smash[b]{\underset{\raise.3ex\hbox{$\scriptstyle\sim$}}{0}}\vphantom{0}}$</w:t>
        </w:r>
      </w:ins>
      <w:ins w:id="16952" w:author="PR Preview" w:date="2026-01-01T00:00:00Z">
        <w:r>
          <w:t xml:space="preserve"> </w:t>
        </w:r>
      </w:ins>
      <w:ins w:id="16953" w:author="PR Preview" w:date="2026-01-01T00:00:00Z">
        <w:r>
          <w:t xml:space="preserve">because</w:t>
        </w:r>
      </w:ins>
      <w:ins w:id="16954" w:author="PR Preview" w:date="2026-01-01T00:00:00Z">
        <w:r>
          <w:t xml:space="preserve"> </w:t>
        </w:r>
      </w:ins>
      <w:ins w:id="16955" w:author="PR Preview" w:date="2026-01-01T00:00:00Z">
        <w:r>
          <w:t xml:space="preserve">$\mathord{\smash[b]{\underset{\raise.3ex\hbox{$\scriptstyle\sim$}}{x}}\vphantom{x}}= \mathbf{Q}\mathord{\smash[b]{\underset{\raise.3ex\hbox{$\scriptstyle\sim$}}{y}}\vphantom{y}}$</w:t>
        </w:r>
      </w:ins>
      <w:ins w:id="16956" w:author="PR Preview" w:date="2026-01-01T00:00:00Z">
        <w:r>
          <w:t xml:space="preserve">.</w:t>
        </w:r>
      </w:ins>
      <w:ins w:id="16957" w:author="PR Preview" w:date="2026-01-01T00:00:00Z">
        <w:r>
          <w:t xml:space="preserve"> </w:t>
        </w:r>
      </w:ins>
      <w:ins w:id="16958" w:author="PR Preview" w:date="2026-01-01T00:00:00Z">
        <w:r>
          <w:t xml:space="preserve">As in the proof of</w:t>
        </w:r>
      </w:ins>
      <w:ins w:id="16959" w:author="PR Preview" w:date="2026-01-01T00:00:00Z">
        <w:r>
          <w:t xml:space="preserve"> </w:t>
        </w:r>
      </w:ins>
      <w:hyperlink w:anchor="thm-definite-eigenvalues">
        <w:ins w:id="16960" w:author="PR Preview" w:date="2026-01-01T00:00:00Z">
          <w:r>
            <w:rPr>
              <w:rStyle w:val="Hyperlink"/>
            </w:rPr>
            <w:t xml:space="preserve">Theorem 82</w:t>
          </w:r>
        </w:ins>
      </w:hyperlink>
      <w:ins w:id="16961" w:author="PR Preview" w:date="2026-01-01T00:00:00Z">
        <w:r>
          <w:t xml:space="preserve">:</w:t>
        </w:r>
      </w:ins>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del w:id="16962" w:author="PR Preview" w:date="2026-01-01T00:00:00Z">
        <w:r>
          <w:rPr>
            <w:b/>
            <w:bCs/>
          </w:rPr>
          <w:delText xml:space="preserve">Example 157 (Inverting a positive definite matrix)</w:delText>
        </w:r>
      </w:del>
      <w:del w:id="16963" w:author="PR Preview" w:date="2026-01-01T00:00:00Z">
        <w:r>
          <w:delText xml:space="preserve"> </w:delText>
        </w:r>
      </w:del>
      <w:del w:id="16964" w:author="PR Preview" w:date="2026-01-01T00:00:00Z">
        <w:r>
          <w:delText xml:space="preserve">For</w:delText>
        </w:r>
      </w:del>
      <w:del w:id="1696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6966" w:author="PR Preview" w:date="2026-01-01T00:00:00Z">
        <w:r>
          <w:delText xml:space="preserve">,</w:delText>
        </w:r>
      </w:del>
      <w:del w:id="16967" w:author="PR Preview" w:date="2026-01-01T00:00:00Z">
        <w:r>
          <w:delText xml:space="preserve"> </w:delText>
        </w:r>
      </w:del>
      <w:hyperlink w:anchor="exm-spectral">
        <w:del w:id="16968" w:author="PR Preview" w:date="2026-01-01T00:00:00Z">
          <w:r>
            <w:rPr>
              <w:rStyle w:val="Hyperlink"/>
            </w:rPr>
            <w:delText xml:space="preserve">Example 151</w:delText>
          </w:r>
        </w:del>
      </w:hyperlink>
      <w:del w:id="16969" w:author="PR Preview" w:date="2026-01-01T00:00:00Z">
        <w:r>
          <w:delText xml:space="preserve"> </w:delText>
        </w:r>
      </w:del>
      <w:del w:id="16970" w:author="PR Preview" w:date="2026-01-01T00:00:00Z">
        <w:r>
          <w:delText xml:space="preserve">gives</w:delText>
        </w:r>
      </w:del>
      <w:del w:id="16971"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6972" w:author="PR Preview" w:date="2026-01-01T00:00:00Z">
        <w:r>
          <w:delText xml:space="preserve"> </w:delText>
        </w:r>
      </w:del>
      <w:del w:id="16973" w:author="PR Preview" w:date="2026-01-01T00:00:00Z">
        <w:r>
          <w:delText xml:space="preserve">and eigenvalues</w:delText>
        </w:r>
      </w:del>
      <w:del w:id="16974" w:author="PR Preview" w:date="2026-01-01T00:00:00Z">
        <w:r>
          <w:delText xml:space="preserve"> </w:delText>
        </w:r>
      </w:del>
      <m:oMath>
        <m:r>
          <m:t>3</m:t>
        </m:r>
      </m:oMath>
      <w:del w:id="16975" w:author="PR Preview" w:date="2026-01-01T00:00:00Z">
        <w:r>
          <w:delText xml:space="preserve"> </w:delText>
        </w:r>
      </w:del>
      <w:del w:id="16976" w:author="PR Preview" w:date="2026-01-01T00:00:00Z">
        <w:r>
          <w:delText xml:space="preserve">and</w:delText>
        </w:r>
      </w:del>
      <w:del w:id="16977" w:author="PR Preview" w:date="2026-01-01T00:00:00Z">
        <w:r>
          <w:delText xml:space="preserve"> </w:delText>
        </w:r>
      </w:del>
      <m:oMath>
        <m:r>
          <m:t>1</m:t>
        </m:r>
      </m:oMath>
      <w:del w:id="16978" w:author="PR Preview" w:date="2026-01-01T00:00:00Z">
        <w:r>
          <w:delText xml:space="preserve">, so:</w:delText>
        </w:r>
      </w:del>
    </w:p>
    <w:p>
      <w:pPr>
        <w:pStyle w:val="BodyText"/>
      </w:pPr>
      <w:ins w:id="16979" w:author="PR Preview" w:date="2026-01-01T00:00:00Z">
        <w:r>
          <w:rPr>
            <w:b/>
            <w:bCs/>
          </w:rPr>
          <w:t xml:space="preserve">Example 156 (Inverting a positive definite matrix)</w:t>
        </w:r>
      </w:ins>
      <w:ins w:id="16980" w:author="PR Preview" w:date="2026-01-01T00:00:00Z">
        <w:r>
          <w:t xml:space="preserve"> </w:t>
        </w:r>
      </w:ins>
      <w:ins w:id="16981" w:author="PR Preview" w:date="2026-01-01T00:00:00Z">
        <w:r>
          <w:t xml:space="preserve">For</w:t>
        </w:r>
      </w:ins>
      <w:ins w:id="1698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6983" w:author="PR Preview" w:date="2026-01-01T00:00:00Z">
        <w:r>
          <w:t xml:space="preserve">,</w:t>
        </w:r>
      </w:ins>
      <w:ins w:id="16984" w:author="PR Preview" w:date="2026-01-01T00:00:00Z">
        <w:r>
          <w:t xml:space="preserve"> </w:t>
        </w:r>
      </w:ins>
      <w:hyperlink w:anchor="exm-spectral">
        <w:ins w:id="16985" w:author="PR Preview" w:date="2026-01-01T00:00:00Z">
          <w:r>
            <w:rPr>
              <w:rStyle w:val="Hyperlink"/>
            </w:rPr>
            <w:t xml:space="preserve">Example 150</w:t>
          </w:r>
        </w:ins>
      </w:hyperlink>
      <w:ins w:id="16986" w:author="PR Preview" w:date="2026-01-01T00:00:00Z">
        <w:r>
          <w:t xml:space="preserve"> </w:t>
        </w:r>
      </w:ins>
      <w:ins w:id="16987" w:author="PR Preview" w:date="2026-01-01T00:00:00Z">
        <w:r>
          <w:t xml:space="preserve">gives</w:t>
        </w:r>
      </w:ins>
      <w:ins w:id="16988"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6989" w:author="PR Preview" w:date="2026-01-01T00:00:00Z">
        <w:r>
          <w:t xml:space="preserve"> </w:t>
        </w:r>
      </w:ins>
      <w:ins w:id="16990" w:author="PR Preview" w:date="2026-01-01T00:00:00Z">
        <w:r>
          <w:t xml:space="preserve">and eigenvalues</w:t>
        </w:r>
      </w:ins>
      <w:ins w:id="16991" w:author="PR Preview" w:date="2026-01-01T00:00:00Z">
        <w:r>
          <w:t xml:space="preserve"> </w:t>
        </w:r>
      </w:ins>
      <m:oMath>
        <m:r>
          <m:t>3</m:t>
        </m:r>
      </m:oMath>
      <w:ins w:id="16992" w:author="PR Preview" w:date="2026-01-01T00:00:00Z">
        <w:r>
          <w:t xml:space="preserve"> </w:t>
        </w:r>
      </w:ins>
      <w:ins w:id="16993" w:author="PR Preview" w:date="2026-01-01T00:00:00Z">
        <w:r>
          <w:t xml:space="preserve">and</w:t>
        </w:r>
      </w:ins>
      <w:ins w:id="16994" w:author="PR Preview" w:date="2026-01-01T00:00:00Z">
        <w:r>
          <w:t xml:space="preserve"> </w:t>
        </w:r>
      </w:ins>
      <m:oMath>
        <m:r>
          <m:t>1</m:t>
        </m:r>
      </m:oMath>
      <w:ins w:id="16995"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del w:id="16996" w:author="PR Preview" w:date="2026-01-01T00:00:00Z">
        <w:r>
          <w:rPr>
            <w:b/>
            <w:bCs/>
          </w:rPr>
          <w:delText xml:space="preserve">Definition 102 (Paraboloid)</w:delText>
        </w:r>
      </w:del>
      <w:del w:id="16997" w:author="PR Preview" w:date="2026-01-01T00:00:00Z">
        <w:r>
          <w:delText xml:space="preserve"> </w:delText>
        </w:r>
      </w:del>
      <w:del w:id="16998" w:author="PR Preview" w:date="2026-01-01T00:00:00Z">
        <w:r>
          <w:delText xml:space="preserve">A</w:delText>
        </w:r>
      </w:del>
      <w:del w:id="16999" w:author="PR Preview" w:date="2026-01-01T00:00:00Z">
        <w:r>
          <w:delText xml:space="preserve"> </w:delText>
        </w:r>
      </w:del>
      <w:del w:id="17000" w:author="PR Preview" w:date="2026-01-01T00:00:00Z">
        <w:r>
          <w:rPr>
            <w:b/>
            <w:bCs/>
          </w:rPr>
          <w:delText xml:space="preserve">paraboloid</w:delText>
        </w:r>
      </w:del>
      <w:del w:id="17001" w:author="PR Preview" w:date="2026-01-01T00:00:00Z">
        <w:r>
          <w:delText xml:space="preserve"> </w:delText>
        </w:r>
      </w:del>
      <w:del w:id="17002" w:author="PR Preview" w:date="2026-01-01T00:00:00Z">
        <w:r>
          <w:delText xml:space="preserve">[74]</w:delText>
        </w:r>
      </w:del>
      <w:del w:id="17003" w:author="PR Preview" w:date="2026-01-01T00:00:00Z">
        <w:r>
          <w:delText xml:space="preserve"> </w:delText>
        </w:r>
      </w:del>
      <w:del w:id="17004" w:author="PR Preview" w:date="2026-01-01T00:00:00Z">
        <w:r>
          <w:delText xml:space="preserve">in</w:delText>
        </w:r>
      </w:del>
      <w:del w:id="17005" w:author="PR Preview" w:date="2026-01-01T00:00:00Z">
        <w:r>
          <w:delText xml:space="preserve"> </w:delText>
        </w:r>
      </w:del>
      <m:oMath>
        <m:sSup>
          <m:e>
            <m:r>
              <m:rPr>
                <m:scr m:val="double-struck"/>
                <m:sty m:val="p"/>
              </m:rPr>
              <m:t>R</m:t>
            </m:r>
          </m:e>
          <m:sup>
            <m:r>
              <m:t>p</m:t>
            </m:r>
            <m:r>
              <m:rPr>
                <m:sty m:val="p"/>
              </m:rPr>
              <m:t>+</m:t>
            </m:r>
            <m:r>
              <m:t>1</m:t>
            </m:r>
          </m:sup>
        </m:sSup>
      </m:oMath>
      <w:del w:id="17006" w:author="PR Preview" w:date="2026-01-01T00:00:00Z">
        <w:r>
          <w:delText xml:space="preserve"> </w:delText>
        </w:r>
      </w:del>
      <w:del w:id="17007" w:author="PR Preview" w:date="2026-01-01T00:00:00Z">
        <w:r>
          <w:delText xml:space="preserve">is the graph</w:delText>
        </w:r>
      </w:del>
      <w:del w:id="17008" w:author="PR Preview" w:date="2026-01-01T00:00:00Z">
        <w:r>
          <w:delText xml:space="preserve"> </w:delText>
        </w:r>
      </w:del>
      <w:del w:id="17009" w:author="PR Preview" w:date="2026-01-01T00:00:00Z">
        <w:r>
          <w:delText xml:space="preserve">$\mathopen{}\left\{(\mathord{\smash[b]{\underset{\raise.3ex\hbox{$\scriptstyle\sim$}}{x}}\vphantom{x}}, f(\mathord{\smash[b]{\underset{\raise.3ex\hbox{$\scriptstyle\sim$}}{x}}\vphantom{x}})) \mid \mathord{\smash[b]{\underset{\raise.3ex\hbox{$\scriptstyle\sim$}}{x}}\vphantom{x}}\in \mathbb{R}^p\right\}\mathclose{}$</w:delText>
        </w:r>
      </w:del>
      <w:del w:id="17010" w:author="PR Preview" w:date="2026-01-01T00:00:00Z">
        <w:r>
          <w:delText xml:space="preserve"> </w:delText>
        </w:r>
      </w:del>
      <w:del w:id="17011" w:author="PR Preview" w:date="2026-01-01T00:00:00Z">
        <w:r>
          <w:delText xml:space="preserve">of a function</w:delText>
        </w:r>
      </w:del>
    </w:p>
    <w:p>
      <w:pPr>
        <w:pStyle w:val="FirstParagraph"/>
      </w:pPr>
      <w:ins w:id="17012" w:author="PR Preview" w:date="2026-01-01T00:00:00Z">
        <w:r>
          <w:rPr>
            <w:b/>
            <w:bCs/>
          </w:rPr>
          <w:t xml:space="preserve">Definition 102 (Paraboloid)</w:t>
        </w:r>
      </w:ins>
      <w:ins w:id="17013" w:author="PR Preview" w:date="2026-01-01T00:00:00Z">
        <w:r>
          <w:t xml:space="preserve"> </w:t>
        </w:r>
      </w:ins>
      <w:ins w:id="17014" w:author="PR Preview" w:date="2026-01-01T00:00:00Z">
        <w:r>
          <w:t xml:space="preserve">A</w:t>
        </w:r>
      </w:ins>
      <w:ins w:id="17015" w:author="PR Preview" w:date="2026-01-01T00:00:00Z">
        <w:r>
          <w:t xml:space="preserve"> </w:t>
        </w:r>
      </w:ins>
      <w:ins w:id="17016" w:author="PR Preview" w:date="2026-01-01T00:00:00Z">
        <w:r>
          <w:rPr>
            <w:b/>
            <w:bCs/>
          </w:rPr>
          <w:t xml:space="preserve">paraboloid</w:t>
        </w:r>
      </w:ins>
      <w:ins w:id="17017" w:author="PR Preview" w:date="2026-01-01T00:00:00Z">
        <w:r>
          <w:t xml:space="preserve"> </w:t>
        </w:r>
      </w:ins>
      <w:ins w:id="17018" w:author="PR Preview" w:date="2026-01-01T00:00:00Z">
        <w:r>
          <w:t xml:space="preserve">[71]</w:t>
        </w:r>
      </w:ins>
      <w:ins w:id="17019" w:author="PR Preview" w:date="2026-01-01T00:00:00Z">
        <w:r>
          <w:t xml:space="preserve"> </w:t>
        </w:r>
      </w:ins>
      <w:ins w:id="17020" w:author="PR Preview" w:date="2026-01-01T00:00:00Z">
        <w:r>
          <w:t xml:space="preserve">in</w:t>
        </w:r>
      </w:ins>
      <w:ins w:id="17021" w:author="PR Preview" w:date="2026-01-01T00:00:00Z">
        <w:r>
          <w:t xml:space="preserve"> </w:t>
        </w:r>
      </w:ins>
      <m:oMath>
        <m:sSup>
          <m:e>
            <m:r>
              <m:rPr>
                <m:scr m:val="double-struck"/>
                <m:sty m:val="p"/>
              </m:rPr>
              <m:t>R</m:t>
            </m:r>
          </m:e>
          <m:sup>
            <m:r>
              <m:t>p</m:t>
            </m:r>
            <m:r>
              <m:rPr>
                <m:sty m:val="p"/>
              </m:rPr>
              <m:t>+</m:t>
            </m:r>
            <m:r>
              <m:t>1</m:t>
            </m:r>
          </m:sup>
        </m:sSup>
      </m:oMath>
      <w:ins w:id="17022" w:author="PR Preview" w:date="2026-01-01T00:00:00Z">
        <w:r>
          <w:t xml:space="preserve"> </w:t>
        </w:r>
      </w:ins>
      <w:ins w:id="17023" w:author="PR Preview" w:date="2026-01-01T00:00:00Z">
        <w:r>
          <w:t xml:space="preserve">is the graph</w:t>
        </w:r>
      </w:ins>
      <w:ins w:id="17024" w:author="PR Preview" w:date="2026-01-01T00:00:00Z">
        <w:r>
          <w:t xml:space="preserve"> </w:t>
        </w:r>
      </w:ins>
      <w:ins w:id="17025"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17026" w:author="PR Preview" w:date="2026-01-01T00:00:00Z">
        <w:r>
          <w:t xml:space="preserve"> </w:t>
        </w:r>
      </w:ins>
      <w:ins w:id="17027" w:author="PR Preview" w:date="2026-01-01T00:00:00Z">
        <w:r>
          <w:t xml:space="preserve">of a function</w:t>
        </w:r>
      </w:ins>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del w:id="17028" w:author="PR Preview" w:date="2026-01-01T00:00:00Z">
        <w:r>
          <w:rPr>
            <w:b/>
            <w:bCs/>
          </w:rPr>
          <w:delText xml:space="preserve">Example 158 (A bowl with its lowest point at the origin)</w:delText>
        </w:r>
      </w:del>
      <w:del w:id="17029" w:author="PR Preview" w:date="2026-01-01T00:00:00Z">
        <w:r>
          <w:delText xml:space="preserve"> </w:delText>
        </w:r>
      </w:del>
      <w:del w:id="17030" w:author="PR Preview" w:date="2026-01-01T00:00:00Z">
        <w:r>
          <w:delText xml:space="preserve">Take</w:delText>
        </w:r>
      </w:del>
      <w:del w:id="17031" w:author="PR Preview" w:date="2026-01-01T00:00:00Z">
        <w:r>
          <w:delText xml:space="preserve"> </w:delText>
        </w:r>
      </w:del>
      <m:oMath>
        <m:r>
          <m:t>p</m:t>
        </m:r>
        <m:r>
          <m:rPr>
            <m:sty m:val="p"/>
          </m:rPr>
          <m:t>=</m:t>
        </m:r>
        <m:r>
          <m:t>2</m:t>
        </m:r>
      </m:oMath>
      <w:del w:id="17032" w:author="PR Preview" w:date="2026-01-01T00:00:00Z">
        <w:r>
          <w:delText xml:space="preserve">,</w:delText>
        </w:r>
      </w:del>
      <w:del w:id="17033" w:author="PR Preview" w:date="2026-01-01T00:00:00Z">
        <w:r>
          <w:delText xml:space="preserve"> </w:delText>
        </w:r>
      </w:del>
      <m:oMath>
        <m:r>
          <m:rPr>
            <m:sty m:val="bi"/>
          </m:rPr>
          <m:t>S</m:t>
        </m:r>
        <m:r>
          <m:rPr>
            <m:sty m:val="p"/>
          </m:rPr>
          <m:t>=</m:t>
        </m:r>
        <m:sSub>
          <m:e>
            <m:r>
              <m:rPr>
                <m:sty m:val="bi"/>
              </m:rPr>
              <m:t>I</m:t>
            </m:r>
          </m:e>
          <m:sub>
            <m:r>
              <m:t>2</m:t>
            </m:r>
          </m:sub>
        </m:sSub>
      </m:oMath>
      <w:del w:id="17034" w:author="PR Preview" w:date="2026-01-01T00:00:00Z">
        <w:r>
          <w:delText xml:space="preserve">,</w:delText>
        </w:r>
      </w:del>
      <w:del w:id="17035" w:author="PR Preview" w:date="2026-01-01T00:00:00Z">
        <w:r>
          <w:delText xml:space="preserve"> </w:delText>
        </w:r>
      </w:del>
      <w:del w:id="17036" w:author="PR Preview" w:date="2026-01-01T00:00:00Z">
        <w:r>
          <w:delText xml:space="preserve">$\mathord{\smash[b]{\underset{\raise.3ex\hbox{$\scriptstyle\sim$}}{b}}\vphantom{b}} = \mathord{\smash[b]{\underset{\raise.3ex\hbox{$\scriptstyle\sim$}}{0}}\vphantom{0}}_{2 \times 1}$</w:delText>
        </w:r>
      </w:del>
      <w:del w:id="17037" w:author="PR Preview" w:date="2026-01-01T00:00:00Z">
        <w:r>
          <w:delText xml:space="preserve"> </w:delText>
        </w:r>
      </w:del>
      <w:del w:id="17038" w:author="PR Preview" w:date="2026-01-01T00:00:00Z">
        <w:r>
          <w:delText xml:space="preserve">and</w:delText>
        </w:r>
      </w:del>
      <w:del w:id="17039" w:author="PR Preview" w:date="2026-01-01T00:00:00Z">
        <w:r>
          <w:delText xml:space="preserve"> </w:delText>
        </w:r>
      </w:del>
      <m:oMath>
        <m:r>
          <m:t>c</m:t>
        </m:r>
        <m:r>
          <m:rPr>
            <m:sty m:val="p"/>
          </m:rPr>
          <m:t>=</m:t>
        </m:r>
        <m:r>
          <m:t>0</m:t>
        </m:r>
      </m:oMath>
      <w:del w:id="17040" w:author="PR Preview" w:date="2026-01-01T00:00:00Z">
        <w:r>
          <w:delText xml:space="preserve">.</w:delText>
        </w:r>
      </w:del>
      <w:del w:id="17041" w:author="PR Preview" w:date="2026-01-01T00:00:00Z">
        <w:r>
          <w:delText xml:space="preserve"> </w:delText>
        </w:r>
      </w:del>
      <w:del w:id="17042" w:author="PR Preview" w:date="2026-01-01T00:00:00Z">
        <w:r>
          <w:delText xml:space="preserve">Then</w:delText>
        </w:r>
      </w:del>
      <w:del w:id="17043" w:author="PR Preview" w:date="2026-01-01T00:00:00Z">
        <w:r>
          <w:delText xml:space="preserve"> </w:delText>
        </w:r>
      </w:del>
      <m:oMath>
        <m:r>
          <m:rPr>
            <m:sty m:val="bi"/>
          </m:rPr>
          <m:t>S</m:t>
        </m:r>
      </m:oMath>
      <w:del w:id="17044" w:author="PR Preview" w:date="2026-01-01T00:00:00Z">
        <w:r>
          <w:delText xml:space="preserve"> </w:delText>
        </w:r>
      </w:del>
      <w:del w:id="17045" w:author="PR Preview" w:date="2026-01-01T00:00:00Z">
        <w:r>
          <w:delText xml:space="preserve">is positive definite (</w:delText>
        </w:r>
      </w:del>
      <w:hyperlink w:anchor="exm-positive-definite">
        <w:del w:id="17046" w:author="PR Preview" w:date="2026-01-01T00:00:00Z">
          <w:r>
            <w:rPr>
              <w:rStyle w:val="Hyperlink"/>
            </w:rPr>
            <w:delText xml:space="preserve">Example 155</w:delText>
          </w:r>
        </w:del>
      </w:hyperlink>
      <w:del w:id="17047" w:author="PR Preview" w:date="2026-01-01T00:00:00Z">
        <w:r>
          <w:delText xml:space="preserve">),</w:delText>
        </w:r>
      </w:del>
      <w:del w:id="17048" w:author="PR Preview" w:date="2026-01-01T00:00:00Z">
        <w:r>
          <w:delText xml:space="preserve"> </w:delText>
        </w:r>
      </w:del>
      <w:del w:id="17049" w:author="PR Preview" w:date="2026-01-01T00:00:00Z">
        <w:r>
          <w:delText xml:space="preserve">so the graph of</w:delText>
        </w:r>
      </w:del>
    </w:p>
    <w:p>
      <w:pPr>
        <w:pStyle w:val="BodyText"/>
      </w:pPr>
      <w:ins w:id="17050" w:author="PR Preview" w:date="2026-01-01T00:00:00Z">
        <w:r>
          <w:rPr>
            <w:b/>
            <w:bCs/>
          </w:rPr>
          <w:t xml:space="preserve">Example 157 (A bowl with its lowest point at the origin)</w:t>
        </w:r>
      </w:ins>
      <w:ins w:id="17051" w:author="PR Preview" w:date="2026-01-01T00:00:00Z">
        <w:r>
          <w:t xml:space="preserve"> </w:t>
        </w:r>
      </w:ins>
      <w:ins w:id="17052" w:author="PR Preview" w:date="2026-01-01T00:00:00Z">
        <w:r>
          <w:t xml:space="preserve">Take</w:t>
        </w:r>
      </w:ins>
      <w:ins w:id="17053" w:author="PR Preview" w:date="2026-01-01T00:00:00Z">
        <w:r>
          <w:t xml:space="preserve"> </w:t>
        </w:r>
      </w:ins>
      <m:oMath>
        <m:r>
          <m:t>p</m:t>
        </m:r>
        <m:r>
          <m:rPr>
            <m:sty m:val="p"/>
          </m:rPr>
          <m:t>=</m:t>
        </m:r>
        <m:r>
          <m:t>2</m:t>
        </m:r>
      </m:oMath>
      <w:ins w:id="17054" w:author="PR Preview" w:date="2026-01-01T00:00:00Z">
        <w:r>
          <w:t xml:space="preserve">,</w:t>
        </w:r>
      </w:ins>
      <w:ins w:id="17055" w:author="PR Preview" w:date="2026-01-01T00:00:00Z">
        <w:r>
          <w:t xml:space="preserve"> </w:t>
        </w:r>
      </w:ins>
      <m:oMath>
        <m:r>
          <m:rPr>
            <m:sty m:val="bi"/>
          </m:rPr>
          <m:t>S</m:t>
        </m:r>
        <m:r>
          <m:rPr>
            <m:sty m:val="p"/>
          </m:rPr>
          <m:t>=</m:t>
        </m:r>
        <m:sSub>
          <m:e>
            <m:r>
              <m:rPr>
                <m:sty m:val="bi"/>
              </m:rPr>
              <m:t>I</m:t>
            </m:r>
          </m:e>
          <m:sub>
            <m:r>
              <m:t>2</m:t>
            </m:r>
          </m:sub>
        </m:sSub>
      </m:oMath>
      <w:ins w:id="17056" w:author="PR Preview" w:date="2026-01-01T00:00:00Z">
        <w:r>
          <w:t xml:space="preserve">,</w:t>
        </w:r>
      </w:ins>
      <w:ins w:id="17057" w:author="PR Preview" w:date="2026-01-01T00:00:00Z">
        <w:r>
          <w:t xml:space="preserve"> </w:t>
        </w:r>
      </w:ins>
      <w:ins w:id="17058" w:author="PR Preview" w:date="2026-01-01T00:00:00Z">
        <w:r>
          <w:t xml:space="preserve">$\mathord{\smash[b]{\underset{\raise.3ex\hbox{$\scriptstyle\sim$}}{b}}\vphantom{b}} = \mathord{\smash[b]{\underset{\raise.3ex\hbox{$\scriptstyle\sim$}}{0}}\vphantom{0}}_{2 \times 1}$</w:t>
        </w:r>
      </w:ins>
      <w:ins w:id="17059" w:author="PR Preview" w:date="2026-01-01T00:00:00Z">
        <w:r>
          <w:t xml:space="preserve"> </w:t>
        </w:r>
      </w:ins>
      <w:ins w:id="17060" w:author="PR Preview" w:date="2026-01-01T00:00:00Z">
        <w:r>
          <w:t xml:space="preserve">and</w:t>
        </w:r>
      </w:ins>
      <w:ins w:id="17061" w:author="PR Preview" w:date="2026-01-01T00:00:00Z">
        <w:r>
          <w:t xml:space="preserve"> </w:t>
        </w:r>
      </w:ins>
      <m:oMath>
        <m:r>
          <m:t>c</m:t>
        </m:r>
        <m:r>
          <m:rPr>
            <m:sty m:val="p"/>
          </m:rPr>
          <m:t>=</m:t>
        </m:r>
        <m:r>
          <m:t>0</m:t>
        </m:r>
      </m:oMath>
      <w:ins w:id="17062" w:author="PR Preview" w:date="2026-01-01T00:00:00Z">
        <w:r>
          <w:t xml:space="preserve">.</w:t>
        </w:r>
      </w:ins>
      <w:ins w:id="17063" w:author="PR Preview" w:date="2026-01-01T00:00:00Z">
        <w:r>
          <w:t xml:space="preserve"> </w:t>
        </w:r>
      </w:ins>
      <w:ins w:id="17064" w:author="PR Preview" w:date="2026-01-01T00:00:00Z">
        <w:r>
          <w:t xml:space="preserve">Then</w:t>
        </w:r>
      </w:ins>
      <w:ins w:id="17065" w:author="PR Preview" w:date="2026-01-01T00:00:00Z">
        <w:r>
          <w:t xml:space="preserve"> </w:t>
        </w:r>
      </w:ins>
      <m:oMath>
        <m:r>
          <m:rPr>
            <m:sty m:val="bi"/>
          </m:rPr>
          <m:t>S</m:t>
        </m:r>
      </m:oMath>
      <w:ins w:id="17066" w:author="PR Preview" w:date="2026-01-01T00:00:00Z">
        <w:r>
          <w:t xml:space="preserve"> </w:t>
        </w:r>
      </w:ins>
      <w:ins w:id="17067" w:author="PR Preview" w:date="2026-01-01T00:00:00Z">
        <w:r>
          <w:t xml:space="preserve">is positive definite (</w:t>
        </w:r>
      </w:ins>
      <w:hyperlink w:anchor="exm-positive-definite">
        <w:ins w:id="17068" w:author="PR Preview" w:date="2026-01-01T00:00:00Z">
          <w:r>
            <w:rPr>
              <w:rStyle w:val="Hyperlink"/>
            </w:rPr>
            <w:t xml:space="preserve">Example 154</w:t>
          </w:r>
        </w:ins>
      </w:hyperlink>
      <w:ins w:id="17069" w:author="PR Preview" w:date="2026-01-01T00:00:00Z">
        <w:r>
          <w:t xml:space="preserve">),</w:t>
        </w:r>
      </w:ins>
      <w:ins w:id="17070" w:author="PR Preview" w:date="2026-01-01T00:00:00Z">
        <w:r>
          <w:t xml:space="preserve"> </w:t>
        </w:r>
      </w:ins>
      <w:ins w:id="17071" w:author="PR Preview" w:date="2026-01-01T00:00:00Z">
        <w:r>
          <w:t xml:space="preserve">so the graph of</w:t>
        </w:r>
      </w:ins>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del w:id="17072" w:author="PR Preview" w:date="2026-01-01T00:00:00Z">
        <w:r>
          <w:rPr>
            <w:b/>
            <w:bCs/>
          </w:rPr>
          <w:delText xml:space="preserve">Example 159 (A matrix-induced inner product calculation)</w:delText>
        </w:r>
      </w:del>
      <w:del w:id="17073" w:author="PR Preview" w:date="2026-01-01T00:00:00Z">
        <w:r>
          <w:delText xml:space="preserve"> </w:delText>
        </w:r>
      </w:del>
      <w:del w:id="17074" w:author="PR Preview" w:date="2026-01-01T00:00:00Z">
        <w:r>
          <w:delText xml:space="preserve">Consider the symmetric matrix</w:delText>
        </w:r>
      </w:del>
    </w:p>
    <w:p>
      <w:pPr>
        <w:pStyle w:val="FirstParagraph"/>
      </w:pPr>
      <w:ins w:id="17075" w:author="PR Preview" w:date="2026-01-01T00:00:00Z">
        <w:r>
          <w:rPr>
            <w:b/>
            <w:bCs/>
          </w:rPr>
          <w:t xml:space="preserve">Example 158 (A matrix-induced inner product calculation)</w:t>
        </w:r>
      </w:ins>
      <w:ins w:id="17076" w:author="PR Preview" w:date="2026-01-01T00:00:00Z">
        <w:r>
          <w:t xml:space="preserve"> </w:t>
        </w:r>
      </w:ins>
      <w:ins w:id="17077"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del w:id="17078" w:author="PR Preview" w:date="2026-01-01T00:00:00Z">
        <w:r>
          <w:rPr>
            <w:b/>
            <w:bCs/>
          </w:rPr>
          <w:delText xml:space="preserve">Theorem 85 (Properties of the matrix-induced inner product)</w:delText>
        </w:r>
      </w:del>
      <w:del w:id="17079" w:author="PR Preview" w:date="2026-01-01T00:00:00Z">
        <w:r>
          <w:delText xml:space="preserve"> </w:delText>
        </w:r>
      </w:del>
      <w:del w:id="17080" w:author="PR Preview" w:date="2026-01-01T00:00:00Z">
        <w:r>
          <w:delText xml:space="preserve">For every</w:delText>
        </w:r>
      </w:del>
      <w:del w:id="17081" w:author="PR Preview" w:date="2026-01-01T00:00:00Z">
        <w:r>
          <w:delText xml:space="preserve"> </w:delText>
        </w:r>
      </w:del>
      <m:oMath>
        <m:r>
          <m:t>p</m:t>
        </m:r>
        <m:r>
          <m:rPr>
            <m:sty m:val="p"/>
          </m:rPr>
          <m:t>×</m:t>
        </m:r>
        <m:r>
          <m:t>p</m:t>
        </m:r>
      </m:oMath>
      <w:del w:id="17082" w:author="PR Preview" w:date="2026-01-01T00:00:00Z">
        <w:r>
          <w:delText xml:space="preserve"> </w:delText>
        </w:r>
      </w:del>
      <w:del w:id="17083" w:author="PR Preview" w:date="2026-01-01T00:00:00Z">
        <w:r>
          <w:delText xml:space="preserve">symmetric positive definite matrix</w:delText>
        </w:r>
      </w:del>
      <w:del w:id="17084" w:author="PR Preview" w:date="2026-01-01T00:00:00Z">
        <w:r>
          <w:delText xml:space="preserve"> </w:delText>
        </w:r>
      </w:del>
      <m:oMath>
        <m:r>
          <m:rPr>
            <m:sty m:val="bi"/>
          </m:rPr>
          <m:t>A</m:t>
        </m:r>
      </m:oMath>
      <w:del w:id="17085" w:author="PR Preview" w:date="2026-01-01T00:00:00Z">
        <w:r>
          <w:delText xml:space="preserve">,</w:delText>
        </w:r>
      </w:del>
      <w:del w:id="17086" w:author="PR Preview" w:date="2026-01-01T00:00:00Z">
        <w:r>
          <w:delText xml:space="preserve"> </w:delText>
        </w:r>
      </w:del>
      <w:del w:id="17087" w:author="PR Preview" w:date="2026-01-01T00:00:00Z">
        <w:r>
          <w:delText xml:space="preserve">the function</w:delText>
        </w:r>
      </w:del>
      <w:del w:id="17088" w:author="PR Preview" w:date="2026-01-01T00:00:00Z">
        <w:r>
          <w:delText xml:space="preserve"> </w:delText>
        </w:r>
      </w:del>
      <w:del w:id="17089" w:author="PR Preview" w:date="2026-01-01T00:00:00Z">
        <w:r>
          <w:delTex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delText>
        </w:r>
      </w:del>
      <w:del w:id="17090" w:author="PR Preview" w:date="2026-01-01T00:00:00Z">
        <w:r>
          <w:delText xml:space="preserve"> </w:delText>
        </w:r>
      </w:del>
      <w:del w:id="17091" w:author="PR Preview" w:date="2026-01-01T00:00:00Z">
        <w:r>
          <w:delText xml:space="preserve">satisfies the four inner product axioms (</w:delText>
        </w:r>
      </w:del>
      <w:hyperlink w:anchor="def-inner-product">
        <w:del w:id="17092" w:author="PR Preview" w:date="2026-01-01T00:00:00Z">
          <w:r>
            <w:rPr>
              <w:rStyle w:val="Hyperlink"/>
            </w:rPr>
            <w:delText xml:space="preserve">Definition 68</w:delText>
          </w:r>
        </w:del>
      </w:hyperlink>
      <w:del w:id="17093" w:author="PR Preview" w:date="2026-01-01T00:00:00Z">
        <w:r>
          <w:delText xml:space="preserve">):</w:delText>
        </w:r>
      </w:del>
      <w:del w:id="17094" w:author="PR Preview" w:date="2026-01-01T00:00:00Z">
        <w:r>
          <w:delText xml:space="preserve"> </w:delText>
        </w:r>
      </w:del>
      <w:del w:id="17095" w:author="PR Preview" w:date="2026-01-01T00:00:00Z">
        <w:r>
          <w:delText xml:space="preserve">positivity, definiteness, linearity in the first slot, and symmetry.</w:delText>
        </w:r>
      </w:del>
      <w:del w:id="17096" w:author="PR Preview" w:date="2026-01-01T00:00:00Z">
        <w:r>
          <w:delText xml:space="preserve"> </w:delText>
        </w:r>
      </w:del>
      <w:del w:id="17097" w:author="PR Preview" w:date="2026-01-01T00:00:00Z">
        <w:r>
          <w:delText xml:space="preserve">Thus</w:delText>
        </w:r>
      </w:del>
      <w:del w:id="17098"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17099" w:author="PR Preview" w:date="2026-01-01T00:00:00Z">
        <w:r>
          <w:delText xml:space="preserve"> </w:delText>
        </w:r>
      </w:del>
      <w:del w:id="17100" w:author="PR Preview" w:date="2026-01-01T00:00:00Z">
        <w:r>
          <w:delText xml:space="preserve">is an inner product space (</w:delText>
        </w:r>
      </w:del>
      <w:hyperlink w:anchor="def-inner-product-space">
        <w:del w:id="17101" w:author="PR Preview" w:date="2026-01-01T00:00:00Z">
          <w:r>
            <w:rPr>
              <w:rStyle w:val="Hyperlink"/>
            </w:rPr>
            <w:delText xml:space="preserve">Definition 69</w:delText>
          </w:r>
        </w:del>
      </w:hyperlink>
      <w:del w:id="17102" w:author="PR Preview" w:date="2026-01-01T00:00:00Z">
        <w:r>
          <w:delText xml:space="preserve">).</w:delText>
        </w:r>
      </w:del>
    </w:p>
    <w:p>
      <w:pPr>
        <w:pStyle w:val="BodyText"/>
      </w:pPr>
      <w:del w:id="17103" w:author="PR Preview" w:date="2026-01-01T00:00:00Z">
        <w:r>
          <w:delText xml:space="preserve">Taking</w:delText>
        </w:r>
      </w:del>
      <w:del w:id="17104" w:author="PR Preview" w:date="2026-01-01T00:00:00Z">
        <w:r>
          <w:delText xml:space="preserve"> </w:delText>
        </w:r>
      </w:del>
      <m:oMath>
        <m:r>
          <m:rPr>
            <m:sty m:val="bi"/>
          </m:rPr>
          <m:t>A</m:t>
        </m:r>
        <m:r>
          <m:rPr>
            <m:sty m:val="p"/>
          </m:rPr>
          <m:t>=</m:t>
        </m:r>
        <m:sSub>
          <m:e>
            <m:r>
              <m:rPr>
                <m:sty m:val="bi"/>
              </m:rPr>
              <m:t>I</m:t>
            </m:r>
          </m:e>
          <m:sub>
            <m:r>
              <m:t>p</m:t>
            </m:r>
          </m:sub>
        </m:sSub>
      </m:oMath>
      <w:del w:id="17105" w:author="PR Preview" w:date="2026-01-01T00:00:00Z">
        <w:r>
          <w:delText xml:space="preserve"> </w:delText>
        </w:r>
      </w:del>
      <w:del w:id="17106" w:author="PR Preview" w:date="2026-01-01T00:00:00Z">
        <w:r>
          <w:delText xml:space="preserve">recovers the standard dot product (</w:delText>
        </w:r>
      </w:del>
      <w:hyperlink w:anchor="exm-dot-product-inner-product">
        <w:del w:id="17107" w:author="PR Preview" w:date="2026-01-01T00:00:00Z">
          <w:r>
            <w:rPr>
              <w:rStyle w:val="Hyperlink"/>
            </w:rPr>
            <w:delText xml:space="preserve">Example 100</w:delText>
          </w:r>
        </w:del>
      </w:hyperlink>
      <w:del w:id="17108" w:author="PR Preview" w:date="2026-01-01T00:00:00Z">
        <w:r>
          <w:delText xml:space="preserve">),</w:delText>
        </w:r>
      </w:del>
      <w:del w:id="17109" w:author="PR Preview" w:date="2026-01-01T00:00:00Z">
        <w:r>
          <w:delText xml:space="preserve"> </w:delText>
        </w:r>
      </w:del>
      <w:del w:id="17110" w:author="PR Preview" w:date="2026-01-01T00:00:00Z">
        <w:r>
          <w:delText xml:space="preserve">while taking</w:delText>
        </w:r>
      </w:del>
      <w:del w:id="17111"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7112" w:author="PR Preview" w:date="2026-01-01T00:00:00Z">
        <w:r>
          <w:delText xml:space="preserve"> </w:delText>
        </w:r>
      </w:del>
      <w:del w:id="17113" w:author="PR Preview" w:date="2026-01-01T00:00:00Z">
        <w:r>
          <w:delText xml:space="preserve">recovers the weighted inner product (</w:delText>
        </w:r>
      </w:del>
      <w:hyperlink w:anchor="exm-weighted-inner-product">
        <w:del w:id="17114" w:author="PR Preview" w:date="2026-01-01T00:00:00Z">
          <w:r>
            <w:rPr>
              <w:rStyle w:val="Hyperlink"/>
            </w:rPr>
            <w:delText xml:space="preserve">Example 102</w:delText>
          </w:r>
        </w:del>
      </w:hyperlink>
      <w:del w:id="17115" w:author="PR Preview" w:date="2026-01-01T00:00:00Z">
        <w:r>
          <w:delText xml:space="preserve">).</w:delText>
        </w:r>
      </w:del>
    </w:p>
    <w:p>
      <w:pPr>
        <w:pStyle w:val="BodyText"/>
      </w:pPr>
      <w:ins w:id="17116" w:author="PR Preview" w:date="2026-01-01T00:00:00Z">
        <w:r>
          <w:rPr>
            <w:b/>
            <w:bCs/>
          </w:rPr>
          <w:t xml:space="preserve">Theorem 84 (Properties of the matrix-induced inner product)</w:t>
        </w:r>
      </w:ins>
      <w:ins w:id="17117" w:author="PR Preview" w:date="2026-01-01T00:00:00Z">
        <w:r>
          <w:t xml:space="preserve"> </w:t>
        </w:r>
      </w:ins>
      <w:ins w:id="17118" w:author="PR Preview" w:date="2026-01-01T00:00:00Z">
        <w:r>
          <w:t xml:space="preserve">For every</w:t>
        </w:r>
      </w:ins>
      <w:ins w:id="17119" w:author="PR Preview" w:date="2026-01-01T00:00:00Z">
        <w:r>
          <w:t xml:space="preserve"> </w:t>
        </w:r>
      </w:ins>
      <m:oMath>
        <m:r>
          <m:t>p</m:t>
        </m:r>
        <m:r>
          <m:rPr>
            <m:sty m:val="p"/>
          </m:rPr>
          <m:t>×</m:t>
        </m:r>
        <m:r>
          <m:t>p</m:t>
        </m:r>
      </m:oMath>
      <w:ins w:id="17120" w:author="PR Preview" w:date="2026-01-01T00:00:00Z">
        <w:r>
          <w:t xml:space="preserve"> </w:t>
        </w:r>
      </w:ins>
      <w:ins w:id="17121" w:author="PR Preview" w:date="2026-01-01T00:00:00Z">
        <w:r>
          <w:t xml:space="preserve">symmetric positive definite matrix</w:t>
        </w:r>
      </w:ins>
      <w:ins w:id="17122" w:author="PR Preview" w:date="2026-01-01T00:00:00Z">
        <w:r>
          <w:t xml:space="preserve"> </w:t>
        </w:r>
      </w:ins>
      <m:oMath>
        <m:r>
          <m:rPr>
            <m:sty m:val="bi"/>
          </m:rPr>
          <m:t>A</m:t>
        </m:r>
      </m:oMath>
      <w:ins w:id="17123" w:author="PR Preview" w:date="2026-01-01T00:00:00Z">
        <w:r>
          <w:t xml:space="preserve">,</w:t>
        </w:r>
      </w:ins>
      <w:ins w:id="17124" w:author="PR Preview" w:date="2026-01-01T00:00:00Z">
        <w:r>
          <w:t xml:space="preserve"> </w:t>
        </w:r>
      </w:ins>
      <w:ins w:id="17125" w:author="PR Preview" w:date="2026-01-01T00:00:00Z">
        <w:r>
          <w:t xml:space="preserve">the function</w:t>
        </w:r>
      </w:ins>
      <w:ins w:id="17126" w:author="PR Preview" w:date="2026-01-01T00:00:00Z">
        <w:r>
          <w:t xml:space="preserve"> </w:t>
        </w:r>
      </w:ins>
      <w:ins w:id="17127"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17128" w:author="PR Preview" w:date="2026-01-01T00:00:00Z">
        <w:r>
          <w:t xml:space="preserve"> </w:t>
        </w:r>
      </w:ins>
      <w:ins w:id="17129" w:author="PR Preview" w:date="2026-01-01T00:00:00Z">
        <w:r>
          <w:t xml:space="preserve">satisfies the four inner product axioms (</w:t>
        </w:r>
      </w:ins>
      <w:hyperlink w:anchor="def-inner-product">
        <w:ins w:id="17130" w:author="PR Preview" w:date="2026-01-01T00:00:00Z">
          <w:r>
            <w:rPr>
              <w:rStyle w:val="Hyperlink"/>
            </w:rPr>
            <w:t xml:space="preserve">Definition 68</w:t>
          </w:r>
        </w:ins>
      </w:hyperlink>
      <w:ins w:id="17131" w:author="PR Preview" w:date="2026-01-01T00:00:00Z">
        <w:r>
          <w:t xml:space="preserve">):</w:t>
        </w:r>
      </w:ins>
      <w:ins w:id="17132" w:author="PR Preview" w:date="2026-01-01T00:00:00Z">
        <w:r>
          <w:t xml:space="preserve"> </w:t>
        </w:r>
      </w:ins>
      <w:ins w:id="17133" w:author="PR Preview" w:date="2026-01-01T00:00:00Z">
        <w:r>
          <w:t xml:space="preserve">positivity, definiteness, linearity in the first slot, and symmetry.</w:t>
        </w:r>
      </w:ins>
      <w:ins w:id="17134" w:author="PR Preview" w:date="2026-01-01T00:00:00Z">
        <w:r>
          <w:t xml:space="preserve"> </w:t>
        </w:r>
      </w:ins>
      <w:ins w:id="17135" w:author="PR Preview" w:date="2026-01-01T00:00:00Z">
        <w:r>
          <w:t xml:space="preserve">Thus</w:t>
        </w:r>
      </w:ins>
      <w:ins w:id="17136"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ins w:id="17137" w:author="PR Preview" w:date="2026-01-01T00:00:00Z">
        <w:r>
          <w:t xml:space="preserve"> </w:t>
        </w:r>
      </w:ins>
      <w:ins w:id="17138" w:author="PR Preview" w:date="2026-01-01T00:00:00Z">
        <w:r>
          <w:t xml:space="preserve">is an inner product space (</w:t>
        </w:r>
      </w:ins>
      <w:hyperlink w:anchor="def-inner-product-space">
        <w:ins w:id="17139" w:author="PR Preview" w:date="2026-01-01T00:00:00Z">
          <w:r>
            <w:rPr>
              <w:rStyle w:val="Hyperlink"/>
            </w:rPr>
            <w:t xml:space="preserve">Definition 69</w:t>
          </w:r>
        </w:ins>
      </w:hyperlink>
      <w:ins w:id="17140" w:author="PR Preview" w:date="2026-01-01T00:00:00Z">
        <w:r>
          <w:t xml:space="preserve">).</w:t>
        </w:r>
      </w:ins>
    </w:p>
    <w:p>
      <w:pPr>
        <w:pStyle w:val="BodyText"/>
      </w:pPr>
      <w:ins w:id="17141" w:author="PR Preview" w:date="2026-01-01T00:00:00Z">
        <w:r>
          <w:t xml:space="preserve">Taking</w:t>
        </w:r>
      </w:ins>
      <w:ins w:id="17142" w:author="PR Preview" w:date="2026-01-01T00:00:00Z">
        <w:r>
          <w:t xml:space="preserve"> </w:t>
        </w:r>
      </w:ins>
      <m:oMath>
        <m:r>
          <m:rPr>
            <m:sty m:val="bi"/>
          </m:rPr>
          <m:t>A</m:t>
        </m:r>
        <m:r>
          <m:rPr>
            <m:sty m:val="p"/>
          </m:rPr>
          <m:t>=</m:t>
        </m:r>
        <m:sSub>
          <m:e>
            <m:r>
              <m:rPr>
                <m:sty m:val="bi"/>
              </m:rPr>
              <m:t>I</m:t>
            </m:r>
          </m:e>
          <m:sub>
            <m:r>
              <m:t>p</m:t>
            </m:r>
          </m:sub>
        </m:sSub>
      </m:oMath>
      <w:ins w:id="17143" w:author="PR Preview" w:date="2026-01-01T00:00:00Z">
        <w:r>
          <w:t xml:space="preserve"> </w:t>
        </w:r>
      </w:ins>
      <w:ins w:id="17144" w:author="PR Preview" w:date="2026-01-01T00:00:00Z">
        <w:r>
          <w:t xml:space="preserve">recovers the standard dot product (</w:t>
        </w:r>
      </w:ins>
      <w:hyperlink w:anchor="exm-dot-product-inner-product">
        <w:ins w:id="17145" w:author="PR Preview" w:date="2026-01-01T00:00:00Z">
          <w:r>
            <w:rPr>
              <w:rStyle w:val="Hyperlink"/>
            </w:rPr>
            <w:t xml:space="preserve">Example 99</w:t>
          </w:r>
        </w:ins>
      </w:hyperlink>
      <w:ins w:id="17146" w:author="PR Preview" w:date="2026-01-01T00:00:00Z">
        <w:r>
          <w:t xml:space="preserve">),</w:t>
        </w:r>
      </w:ins>
      <w:ins w:id="17147" w:author="PR Preview" w:date="2026-01-01T00:00:00Z">
        <w:r>
          <w:t xml:space="preserve"> </w:t>
        </w:r>
      </w:ins>
      <w:ins w:id="17148" w:author="PR Preview" w:date="2026-01-01T00:00:00Z">
        <w:r>
          <w:t xml:space="preserve">while taking</w:t>
        </w:r>
      </w:ins>
      <w:ins w:id="17149"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17150" w:author="PR Preview" w:date="2026-01-01T00:00:00Z">
        <w:r>
          <w:t xml:space="preserve"> </w:t>
        </w:r>
      </w:ins>
      <w:ins w:id="17151" w:author="PR Preview" w:date="2026-01-01T00:00:00Z">
        <w:r>
          <w:t xml:space="preserve">recovers the weighted inner product (</w:t>
        </w:r>
      </w:ins>
      <w:hyperlink w:anchor="exm-weighted-inner-product">
        <w:ins w:id="17152" w:author="PR Preview" w:date="2026-01-01T00:00:00Z">
          <w:r>
            <w:rPr>
              <w:rStyle w:val="Hyperlink"/>
            </w:rPr>
            <w:t xml:space="preserve">Example 101</w:t>
          </w:r>
        </w:ins>
      </w:hyperlink>
      <w:ins w:id="17153" w:author="PR Preview" w:date="2026-01-01T00:00:00Z">
        <w:r>
          <w:t xml:space="preserve">).</w:t>
        </w:r>
      </w:ins>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del w:id="17154" w:author="PR Preview" w:date="2026-01-01T00:00:00Z">
        <w:r>
          <w:delTex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delText>
        </w:r>
      </w:del>
    </w:p>
    <w:p>
      <w:pPr>
        <w:pStyle w:val="Compact"/>
      </w:pPr>
      <w:ins w:id="17155"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del w:id="17156" w:author="PR Preview" w:date="2026-01-01T00:00:00Z">
        <w:r>
          <w:delTex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delText>
        </w:r>
      </w:del>
    </w:p>
    <w:p>
      <w:pPr>
        <w:pStyle w:val="Compact"/>
      </w:pPr>
      <w:ins w:id="17157"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del w:id="17158" w:author="PR Preview" w:date="2026-01-01T00:00:00Z">
        <w:r>
          <w:rPr>
            <w:b/>
            <w:bCs/>
          </w:rPr>
          <w:delText xml:space="preserve">Example 160 (Checking the inner product axioms, and recovering the matrix from the inner product)</w:delText>
        </w:r>
      </w:del>
      <w:del w:id="17159" w:author="PR Preview" w:date="2026-01-01T00:00:00Z">
        <w:r>
          <w:delText xml:space="preserve"> </w:delText>
        </w:r>
      </w:del>
      <w:del w:id="17160" w:author="PR Preview" w:date="2026-01-01T00:00:00Z">
        <w:r>
          <w:delText xml:space="preserve">Take</w:delText>
        </w:r>
      </w:del>
      <w:del w:id="1716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7162" w:author="PR Preview" w:date="2026-01-01T00:00:00Z">
        <w:r>
          <w:delText xml:space="preserve"> </w:delText>
        </w:r>
      </w:del>
      <w:del w:id="17163" w:author="PR Preview" w:date="2026-01-01T00:00:00Z">
        <w:r>
          <w:delText xml:space="preserve">from</w:delText>
        </w:r>
      </w:del>
      <w:del w:id="17164" w:author="PR Preview" w:date="2026-01-01T00:00:00Z">
        <w:r>
          <w:delText xml:space="preserve"> </w:delText>
        </w:r>
      </w:del>
      <w:hyperlink w:anchor="exm-matrix-induced-inner-product">
        <w:del w:id="17165" w:author="PR Preview" w:date="2026-01-01T00:00:00Z">
          <w:r>
            <w:rPr>
              <w:rStyle w:val="Hyperlink"/>
            </w:rPr>
            <w:delText xml:space="preserve">Example 159</w:delText>
          </w:r>
        </w:del>
      </w:hyperlink>
      <w:del w:id="17166" w:author="PR Preview" w:date="2026-01-01T00:00:00Z">
        <w:r>
          <w:delText xml:space="preserve">,</w:delText>
        </w:r>
      </w:del>
      <w:del w:id="17167" w:author="PR Preview" w:date="2026-01-01T00:00:00Z">
        <w:r>
          <w:delText xml:space="preserve"> </w:delText>
        </w:r>
      </w:del>
      <w:del w:id="17168" w:author="PR Preview" w:date="2026-01-01T00:00:00Z">
        <w:r>
          <w:delText xml:space="preserve">the vectors</w:delText>
        </w:r>
      </w:del>
      <w:del w:id="17169" w:author="PR Preview" w:date="2026-01-01T00:00:00Z">
        <w:r>
          <w:delText xml:space="preserve"> </w:delText>
        </w:r>
      </w:del>
      <w:del w:id="17170" w:author="PR Preview" w:date="2026-01-01T00:00:00Z">
        <w:r>
          <w:delText xml:space="preserve">$\mathord{\smash[b]{\underset{\raise.3ex\hbox{$\scriptstyle\sim$}}{x}}\vphantom{x}}= (1, 2)$</w:delText>
        </w:r>
      </w:del>
      <w:del w:id="17171" w:author="PR Preview" w:date="2026-01-01T00:00:00Z">
        <w:r>
          <w:delText xml:space="preserve">,</w:delText>
        </w:r>
      </w:del>
      <w:del w:id="17172" w:author="PR Preview" w:date="2026-01-01T00:00:00Z">
        <w:r>
          <w:delText xml:space="preserve"> </w:delText>
        </w:r>
      </w:del>
      <w:del w:id="17173" w:author="PR Preview" w:date="2026-01-01T00:00:00Z">
        <w:r>
          <w:delText xml:space="preserve">$\mathord{\smash[b]{\underset{\raise.3ex\hbox{$\scriptstyle\sim$}}{y}}\vphantom{y}}= (3, -1)$</w:delText>
        </w:r>
      </w:del>
      <w:del w:id="17174" w:author="PR Preview" w:date="2026-01-01T00:00:00Z">
        <w:r>
          <w:delText xml:space="preserve"> </w:delText>
        </w:r>
      </w:del>
      <w:del w:id="17175" w:author="PR Preview" w:date="2026-01-01T00:00:00Z">
        <w:r>
          <w:delText xml:space="preserve">and</w:delText>
        </w:r>
      </w:del>
      <w:del w:id="17176" w:author="PR Preview" w:date="2026-01-01T00:00:00Z">
        <w:r>
          <w:delText xml:space="preserve"> </w:delText>
        </w:r>
      </w:del>
      <w:del w:id="17177" w:author="PR Preview" w:date="2026-01-01T00:00:00Z">
        <w:r>
          <w:delText xml:space="preserve">$\mathord{\smash[b]{\underset{\raise.3ex\hbox{$\scriptstyle\sim$}}{z}}\vphantom{z}} = (0, 4)$</w:delText>
        </w:r>
      </w:del>
      <w:del w:id="17178" w:author="PR Preview" w:date="2026-01-01T00:00:00Z">
        <w:r>
          <w:delText xml:space="preserve">,</w:delText>
        </w:r>
      </w:del>
      <w:del w:id="17179" w:author="PR Preview" w:date="2026-01-01T00:00:00Z">
        <w:r>
          <w:delText xml:space="preserve"> </w:delText>
        </w:r>
      </w:del>
      <w:del w:id="17180" w:author="PR Preview" w:date="2026-01-01T00:00:00Z">
        <w:r>
          <w:delText xml:space="preserve">and the numbers</w:delText>
        </w:r>
      </w:del>
      <w:del w:id="17181" w:author="PR Preview" w:date="2026-01-01T00:00:00Z">
        <w:r>
          <w:delText xml:space="preserve"> </w:delText>
        </w:r>
      </w:del>
      <m:oMath>
        <m:r>
          <m:t>a</m:t>
        </m:r>
        <m:r>
          <m:rPr>
            <m:sty m:val="p"/>
          </m:rPr>
          <m:t>=</m:t>
        </m:r>
        <m:r>
          <m:t>2</m:t>
        </m:r>
      </m:oMath>
      <w:del w:id="17182" w:author="PR Preview" w:date="2026-01-01T00:00:00Z">
        <w:r>
          <w:delText xml:space="preserve"> </w:delText>
        </w:r>
      </w:del>
      <w:del w:id="17183" w:author="PR Preview" w:date="2026-01-01T00:00:00Z">
        <w:r>
          <w:delText xml:space="preserve">and</w:delText>
        </w:r>
      </w:del>
      <w:del w:id="17184" w:author="PR Preview" w:date="2026-01-01T00:00:00Z">
        <w:r>
          <w:delText xml:space="preserve"> </w:delText>
        </w:r>
      </w:del>
      <m:oMath>
        <m:r>
          <m:t>b</m:t>
        </m:r>
        <m:r>
          <m:rPr>
            <m:sty m:val="p"/>
          </m:rPr>
          <m:t>=</m:t>
        </m:r>
        <m:r>
          <m:rPr>
            <m:sty m:val="p"/>
          </m:rPr>
          <m:t>−</m:t>
        </m:r>
        <m:r>
          <m:t>3</m:t>
        </m:r>
      </m:oMath>
      <w:del w:id="17185" w:author="PR Preview" w:date="2026-01-01T00:00:00Z">
        <w:r>
          <w:delText xml:space="preserve">.</w:delText>
        </w:r>
      </w:del>
      <w:del w:id="17186" w:author="PR Preview" w:date="2026-01-01T00:00:00Z">
        <w:r>
          <w:delText xml:space="preserve"> </w:delText>
        </w:r>
      </w:del>
      <w:del w:id="17187" w:author="PR Preview" w:date="2026-01-01T00:00:00Z">
        <w:r>
          <w:delText xml:space="preserve">The code computes both sides of each axiom in</w:delText>
        </w:r>
      </w:del>
      <w:del w:id="17188" w:author="PR Preview" w:date="2026-01-01T00:00:00Z">
        <w:r>
          <w:delText xml:space="preserve"> </w:delText>
        </w:r>
      </w:del>
      <w:hyperlink w:anchor="thm-matrix-induced-inner-product">
        <w:del w:id="17189" w:author="PR Preview" w:date="2026-01-01T00:00:00Z">
          <w:r>
            <w:rPr>
              <w:rStyle w:val="Hyperlink"/>
            </w:rPr>
            <w:delText xml:space="preserve">Theorem 85</w:delText>
          </w:r>
        </w:del>
      </w:hyperlink>
      <w:del w:id="17190" w:author="PR Preview" w:date="2026-01-01T00:00:00Z">
        <w:r>
          <w:delText xml:space="preserve">,</w:delText>
        </w:r>
      </w:del>
      <w:del w:id="17191" w:author="PR Preview" w:date="2026-01-01T00:00:00Z">
        <w:r>
          <w:delText xml:space="preserve"> </w:delText>
        </w:r>
      </w:del>
      <w:del w:id="17192" w:author="PR Preview" w:date="2026-01-01T00:00:00Z">
        <w:r>
          <w:delText xml:space="preserve">and then the numbers</w:delText>
        </w:r>
      </w:del>
      <w:del w:id="17193" w:author="PR Preview" w:date="2026-01-01T00:00:00Z">
        <w:r>
          <w:delText xml:space="preserve"> </w:delText>
        </w:r>
      </w:del>
      <w:del w:id="17194" w:author="PR Preview" w:date="2026-01-01T00:00:00Z">
        <w:r>
          <w:delText xml:space="preserve">$\mathopen{}\left\langle \mathord{\smash[b]{\underset{\raise.3ex\hbox{$\scriptstyle\sim$}}{e}}\vphantom{e}}_i, \mathord{\smash[b]{\underset{\raise.3ex\hbox{$\scriptstyle\sim$}}{e}}\vphantom{e}}_j\right\rangle\mathclose{}_{\mathbf{A}}$</w:delText>
        </w:r>
      </w:del>
      <w:del w:id="17195" w:author="PR Preview" w:date="2026-01-01T00:00:00Z">
        <w:r>
          <w:delText xml:space="preserve"> </w:delText>
        </w:r>
      </w:del>
      <w:del w:id="17196" w:author="PR Preview" w:date="2026-01-01T00:00:00Z">
        <w:r>
          <w:delText xml:space="preserve">for the standard basis vectors.</w:delText>
        </w:r>
      </w:del>
    </w:p>
    <w:p>
      <w:pPr>
        <w:pStyle w:val="BodyText"/>
      </w:pPr>
      <w:ins w:id="17197" w:author="PR Preview" w:date="2026-01-01T00:00:00Z">
        <w:r>
          <w:rPr>
            <w:b/>
            <w:bCs/>
          </w:rPr>
          <w:t xml:space="preserve">Example 159 (Checking the inner product axioms, and recovering the matrix from the inner product)</w:t>
        </w:r>
      </w:ins>
      <w:ins w:id="17198" w:author="PR Preview" w:date="2026-01-01T00:00:00Z">
        <w:r>
          <w:t xml:space="preserve"> </w:t>
        </w:r>
      </w:ins>
      <w:ins w:id="17199" w:author="PR Preview" w:date="2026-01-01T00:00:00Z">
        <w:r>
          <w:t xml:space="preserve">Take</w:t>
        </w:r>
      </w:ins>
      <w:ins w:id="1720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7201" w:author="PR Preview" w:date="2026-01-01T00:00:00Z">
        <w:r>
          <w:t xml:space="preserve"> </w:t>
        </w:r>
      </w:ins>
      <w:ins w:id="17202" w:author="PR Preview" w:date="2026-01-01T00:00:00Z">
        <w:r>
          <w:t xml:space="preserve">from</w:t>
        </w:r>
      </w:ins>
      <w:ins w:id="17203" w:author="PR Preview" w:date="2026-01-01T00:00:00Z">
        <w:r>
          <w:t xml:space="preserve"> </w:t>
        </w:r>
      </w:ins>
      <w:hyperlink w:anchor="exm-matrix-induced-inner-product">
        <w:ins w:id="17204" w:author="PR Preview" w:date="2026-01-01T00:00:00Z">
          <w:r>
            <w:rPr>
              <w:rStyle w:val="Hyperlink"/>
            </w:rPr>
            <w:t xml:space="preserve">Example 158</w:t>
          </w:r>
        </w:ins>
      </w:hyperlink>
      <w:ins w:id="17205" w:author="PR Preview" w:date="2026-01-01T00:00:00Z">
        <w:r>
          <w:t xml:space="preserve">,</w:t>
        </w:r>
      </w:ins>
      <w:ins w:id="17206" w:author="PR Preview" w:date="2026-01-01T00:00:00Z">
        <w:r>
          <w:t xml:space="preserve"> </w:t>
        </w:r>
      </w:ins>
      <w:ins w:id="17207" w:author="PR Preview" w:date="2026-01-01T00:00:00Z">
        <w:r>
          <w:t xml:space="preserve">the vectors</w:t>
        </w:r>
      </w:ins>
      <w:ins w:id="17208" w:author="PR Preview" w:date="2026-01-01T00:00:00Z">
        <w:r>
          <w:t xml:space="preserve"> </w:t>
        </w:r>
      </w:ins>
      <w:ins w:id="17209" w:author="PR Preview" w:date="2026-01-01T00:00:00Z">
        <w:r>
          <w:t xml:space="preserve">$\mathord{\smash[b]{\underset{\raise.3ex\hbox{$\scriptstyle\sim$}}{x}}\vphantom{x}}= (1, 2)$</w:t>
        </w:r>
      </w:ins>
      <w:ins w:id="17210" w:author="PR Preview" w:date="2026-01-01T00:00:00Z">
        <w:r>
          <w:t xml:space="preserve">,</w:t>
        </w:r>
      </w:ins>
      <w:ins w:id="17211" w:author="PR Preview" w:date="2026-01-01T00:00:00Z">
        <w:r>
          <w:t xml:space="preserve"> </w:t>
        </w:r>
      </w:ins>
      <w:ins w:id="17212" w:author="PR Preview" w:date="2026-01-01T00:00:00Z">
        <w:r>
          <w:t xml:space="preserve">$\mathord{\smash[b]{\underset{\raise.3ex\hbox{$\scriptstyle\sim$}}{y}}\vphantom{y}}= (3, -1)$</w:t>
        </w:r>
      </w:ins>
      <w:ins w:id="17213" w:author="PR Preview" w:date="2026-01-01T00:00:00Z">
        <w:r>
          <w:t xml:space="preserve"> </w:t>
        </w:r>
      </w:ins>
      <w:ins w:id="17214" w:author="PR Preview" w:date="2026-01-01T00:00:00Z">
        <w:r>
          <w:t xml:space="preserve">and</w:t>
        </w:r>
      </w:ins>
      <w:ins w:id="17215" w:author="PR Preview" w:date="2026-01-01T00:00:00Z">
        <w:r>
          <w:t xml:space="preserve"> </w:t>
        </w:r>
      </w:ins>
      <w:ins w:id="17216" w:author="PR Preview" w:date="2026-01-01T00:00:00Z">
        <w:r>
          <w:t xml:space="preserve">$\mathord{\smash[b]{\underset{\raise.3ex\hbox{$\scriptstyle\sim$}}{z}}\vphantom{z}} = (0, 4)$</w:t>
        </w:r>
      </w:ins>
      <w:ins w:id="17217" w:author="PR Preview" w:date="2026-01-01T00:00:00Z">
        <w:r>
          <w:t xml:space="preserve">,</w:t>
        </w:r>
      </w:ins>
      <w:ins w:id="17218" w:author="PR Preview" w:date="2026-01-01T00:00:00Z">
        <w:r>
          <w:t xml:space="preserve"> </w:t>
        </w:r>
      </w:ins>
      <w:ins w:id="17219" w:author="PR Preview" w:date="2026-01-01T00:00:00Z">
        <w:r>
          <w:t xml:space="preserve">and the numbers</w:t>
        </w:r>
      </w:ins>
      <w:ins w:id="17220" w:author="PR Preview" w:date="2026-01-01T00:00:00Z">
        <w:r>
          <w:t xml:space="preserve"> </w:t>
        </w:r>
      </w:ins>
      <m:oMath>
        <m:r>
          <m:t>a</m:t>
        </m:r>
        <m:r>
          <m:rPr>
            <m:sty m:val="p"/>
          </m:rPr>
          <m:t>=</m:t>
        </m:r>
        <m:r>
          <m:t>2</m:t>
        </m:r>
      </m:oMath>
      <w:ins w:id="17221" w:author="PR Preview" w:date="2026-01-01T00:00:00Z">
        <w:r>
          <w:t xml:space="preserve"> </w:t>
        </w:r>
      </w:ins>
      <w:ins w:id="17222" w:author="PR Preview" w:date="2026-01-01T00:00:00Z">
        <w:r>
          <w:t xml:space="preserve">and</w:t>
        </w:r>
      </w:ins>
      <w:ins w:id="17223" w:author="PR Preview" w:date="2026-01-01T00:00:00Z">
        <w:r>
          <w:t xml:space="preserve"> </w:t>
        </w:r>
      </w:ins>
      <m:oMath>
        <m:r>
          <m:t>b</m:t>
        </m:r>
        <m:r>
          <m:rPr>
            <m:sty m:val="p"/>
          </m:rPr>
          <m:t>=</m:t>
        </m:r>
        <m:r>
          <m:rPr>
            <m:sty m:val="p"/>
          </m:rPr>
          <m:t>−</m:t>
        </m:r>
        <m:r>
          <m:t>3</m:t>
        </m:r>
      </m:oMath>
      <w:ins w:id="17224" w:author="PR Preview" w:date="2026-01-01T00:00:00Z">
        <w:r>
          <w:t xml:space="preserve">.</w:t>
        </w:r>
      </w:ins>
      <w:ins w:id="17225" w:author="PR Preview" w:date="2026-01-01T00:00:00Z">
        <w:r>
          <w:t xml:space="preserve"> </w:t>
        </w:r>
      </w:ins>
      <w:ins w:id="17226" w:author="PR Preview" w:date="2026-01-01T00:00:00Z">
        <w:r>
          <w:t xml:space="preserve">The code computes both sides of each axiom in</w:t>
        </w:r>
      </w:ins>
      <w:ins w:id="17227" w:author="PR Preview" w:date="2026-01-01T00:00:00Z">
        <w:r>
          <w:t xml:space="preserve"> </w:t>
        </w:r>
      </w:ins>
      <w:hyperlink w:anchor="thm-matrix-induced-inner-product">
        <w:ins w:id="17228" w:author="PR Preview" w:date="2026-01-01T00:00:00Z">
          <w:r>
            <w:rPr>
              <w:rStyle w:val="Hyperlink"/>
            </w:rPr>
            <w:t xml:space="preserve">Theorem 84</w:t>
          </w:r>
        </w:ins>
      </w:hyperlink>
      <w:ins w:id="17229" w:author="PR Preview" w:date="2026-01-01T00:00:00Z">
        <w:r>
          <w:t xml:space="preserve">,</w:t>
        </w:r>
      </w:ins>
      <w:ins w:id="17230" w:author="PR Preview" w:date="2026-01-01T00:00:00Z">
        <w:r>
          <w:t xml:space="preserve"> </w:t>
        </w:r>
      </w:ins>
      <w:ins w:id="17231" w:author="PR Preview" w:date="2026-01-01T00:00:00Z">
        <w:r>
          <w:t xml:space="preserve">and then the numbers</w:t>
        </w:r>
      </w:ins>
      <w:ins w:id="17232" w:author="PR Preview" w:date="2026-01-01T00:00:00Z">
        <w:r>
          <w:t xml:space="preserve"> </w:t>
        </w:r>
      </w:ins>
      <w:ins w:id="17233" w:author="PR Preview" w:date="2026-01-01T00:00:00Z">
        <w:r>
          <w:t xml:space="preserve">$\mathopen{}\left\langle \mathord{\smash[b]{\underset{\raise.3ex\hbox{$\scriptstyle\sim$}}{e}}\vphantom{e}}_i, \mathord{\smash[b]{\underset{\raise.3ex\hbox{$\scriptstyle\sim$}}{e}}\vphantom{e}}_j\right\rangle\mathclose{}_{\mathbf{A}}$</w:t>
        </w:r>
      </w:ins>
      <w:ins w:id="17234" w:author="PR Preview" w:date="2026-01-01T00:00:00Z">
        <w:r>
          <w:t xml:space="preserve"> </w:t>
        </w:r>
      </w:ins>
      <w:ins w:id="17235"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17236" w:author="PR Preview" w:date="2026-01-01T00:00:00Z">
        <w:r>
          <w:delText xml:space="preserve">The inner product of</w:delText>
        </w:r>
      </w:del>
      <w:del w:id="17237" w:author="PR Preview" w:date="2026-01-01T00:00:00Z">
        <w:r>
          <w:delText xml:space="preserve"> </w:delText>
        </w:r>
      </w:del>
      <w:del w:id="17238" w:author="PR Preview" w:date="2026-01-01T00:00:00Z">
        <w:r>
          <w:delText xml:space="preserve">$\mathord{\smash[b]{\underset{\raise.3ex\hbox{$\scriptstyle\sim$}}{x}}\vphantom{x}}$</w:delText>
        </w:r>
      </w:del>
      <w:del w:id="17239" w:author="PR Preview" w:date="2026-01-01T00:00:00Z">
        <w:r>
          <w:delText xml:space="preserve"> </w:delText>
        </w:r>
      </w:del>
      <w:del w:id="17240" w:author="PR Preview" w:date="2026-01-01T00:00:00Z">
        <w:r>
          <w:delText xml:space="preserve">with itself is 14, which is positive.</w:delText>
        </w:r>
      </w:del>
      <w:del w:id="17241" w:author="PR Preview" w:date="2026-01-01T00:00:00Z">
        <w:r>
          <w:delText xml:space="preserve"> </w:delText>
        </w:r>
      </w:del>
      <w:del w:id="17242" w:author="PR Preview" w:date="2026-01-01T00:00:00Z">
        <w:r>
          <w:delText xml:space="preserve">The two orders give the same number, 7 and 7.</w:delText>
        </w:r>
      </w:del>
      <w:del w:id="17243" w:author="PR Preview" w:date="2026-01-01T00:00:00Z">
        <w:r>
          <w:delText xml:space="preserve"> </w:delText>
        </w:r>
      </w:del>
      <w:del w:id="17244" w:author="PR Preview" w:date="2026-01-01T00:00:00Z">
        <w:r>
          <w:delText xml:space="preserve">Both sides of the linearity axiom equal 28.</w:delText>
        </w:r>
      </w:del>
      <w:del w:id="17245" w:author="PR Preview" w:date="2026-01-01T00:00:00Z">
        <w:r>
          <w:delText xml:space="preserve"> </w:delText>
        </w:r>
      </w:del>
      <w:del w:id="17246" w:author="PR Preview" w:date="2026-01-01T00:00:00Z">
        <w:r>
          <w:delText xml:space="preserve">The matrix of numbers</w:delText>
        </w:r>
      </w:del>
      <w:del w:id="17247" w:author="PR Preview" w:date="2026-01-01T00:00:00Z">
        <w:r>
          <w:delText xml:space="preserve"> </w:delText>
        </w:r>
      </w:del>
      <w:del w:id="17248" w:author="PR Preview" w:date="2026-01-01T00:00:00Z">
        <w:r>
          <w:delText xml:space="preserve">$\mathopen{}\left\langle \mathord{\smash[b]{\underset{\raise.3ex\hbox{$\scriptstyle\sim$}}{e}}\vphantom{e}}_i, \mathord{\smash[b]{\underset{\raise.3ex\hbox{$\scriptstyle\sim$}}{e}}\vphantom{e}}_j\right\rangle\mathclose{}_{\mathbf{A}}$</w:delText>
        </w:r>
      </w:del>
      <w:del w:id="17249" w:author="PR Preview" w:date="2026-01-01T00:00:00Z">
        <w:r>
          <w:delText xml:space="preserve"> </w:delText>
        </w:r>
      </w:del>
      <w:del w:id="17250" w:author="PR Preview" w:date="2026-01-01T00:00:00Z">
        <w:r>
          <w:delText xml:space="preserve">is</w:delText>
        </w:r>
      </w:del>
      <w:del w:id="17251" w:author="PR Preview" w:date="2026-01-01T00:00:00Z">
        <w:r>
          <w:delText xml:space="preserve"> </w:delText>
        </w:r>
      </w:del>
      <w:del w:id="17252" w:author="PR Preview" w:date="2026-01-01T00:00:00Z">
        <w:r>
          <w:delText xml:space="preserve">equal to</w:delText>
        </w:r>
      </w:del>
      <w:del w:id="17253" w:author="PR Preview" w:date="2026-01-01T00:00:00Z">
        <w:r>
          <w:delText xml:space="preserve"> </w:delText>
        </w:r>
      </w:del>
      <m:oMath>
        <m:r>
          <m:rPr>
            <m:sty m:val="bi"/>
          </m:rPr>
          <m:t>A</m:t>
        </m:r>
      </m:oMath>
      <w:del w:id="17254" w:author="PR Preview" w:date="2026-01-01T00:00:00Z">
        <w:r>
          <w:delText xml:space="preserve">,</w:delText>
        </w:r>
      </w:del>
      <w:del w:id="17255" w:author="PR Preview" w:date="2026-01-01T00:00:00Z">
        <w:r>
          <w:delText xml:space="preserve"> </w:delText>
        </w:r>
      </w:del>
      <w:del w:id="17256" w:author="PR Preview" w:date="2026-01-01T00:00:00Z">
        <w:r>
          <w:delText xml:space="preserve">as the converse in</w:delText>
        </w:r>
      </w:del>
      <w:del w:id="17257" w:author="PR Preview" w:date="2026-01-01T00:00:00Z">
        <w:r>
          <w:delText xml:space="preserve"> </w:delText>
        </w:r>
      </w:del>
      <w:hyperlink w:anchor="thm-matrix-induced-inner-product">
        <w:del w:id="17258" w:author="PR Preview" w:date="2026-01-01T00:00:00Z">
          <w:r>
            <w:rPr>
              <w:rStyle w:val="Hyperlink"/>
            </w:rPr>
            <w:delText xml:space="preserve">Theorem 85</w:delText>
          </w:r>
        </w:del>
      </w:hyperlink>
      <w:del w:id="17259" w:author="PR Preview" w:date="2026-01-01T00:00:00Z">
        <w:r>
          <w:delText xml:space="preserve"> </w:delText>
        </w:r>
      </w:del>
      <w:del w:id="17260" w:author="PR Preview" w:date="2026-01-01T00:00:00Z">
        <w:r>
          <w:delText xml:space="preserve">says.</w:delText>
        </w:r>
      </w:del>
    </w:p>
    <w:p>
      <w:pPr>
        <w:pStyle w:val="FirstParagraph"/>
      </w:pPr>
      <w:ins w:id="17261" w:author="PR Preview" w:date="2026-01-01T00:00:00Z">
        <w:r>
          <w:t xml:space="preserve">The inner product of</w:t>
        </w:r>
      </w:ins>
      <w:ins w:id="17262" w:author="PR Preview" w:date="2026-01-01T00:00:00Z">
        <w:r>
          <w:t xml:space="preserve"> </w:t>
        </w:r>
      </w:ins>
      <w:ins w:id="17263" w:author="PR Preview" w:date="2026-01-01T00:00:00Z">
        <w:r>
          <w:t xml:space="preserve">$\mathord{\smash[b]{\underset{\raise.3ex\hbox{$\scriptstyle\sim$}}{x}}\vphantom{x}}$</w:t>
        </w:r>
      </w:ins>
      <w:ins w:id="17264" w:author="PR Preview" w:date="2026-01-01T00:00:00Z">
        <w:r>
          <w:t xml:space="preserve"> </w:t>
        </w:r>
      </w:ins>
      <w:ins w:id="17265" w:author="PR Preview" w:date="2026-01-01T00:00:00Z">
        <w:r>
          <w:t xml:space="preserve">with itself is 14, which is positive.</w:t>
        </w:r>
      </w:ins>
      <w:ins w:id="17266" w:author="PR Preview" w:date="2026-01-01T00:00:00Z">
        <w:r>
          <w:t xml:space="preserve"> </w:t>
        </w:r>
      </w:ins>
      <w:ins w:id="17267" w:author="PR Preview" w:date="2026-01-01T00:00:00Z">
        <w:r>
          <w:t xml:space="preserve">The two orders give the same number, 7 and 7.</w:t>
        </w:r>
      </w:ins>
      <w:ins w:id="17268" w:author="PR Preview" w:date="2026-01-01T00:00:00Z">
        <w:r>
          <w:t xml:space="preserve"> </w:t>
        </w:r>
      </w:ins>
      <w:ins w:id="17269" w:author="PR Preview" w:date="2026-01-01T00:00:00Z">
        <w:r>
          <w:t xml:space="preserve">Both sides of the linearity axiom equal 28.</w:t>
        </w:r>
      </w:ins>
      <w:ins w:id="17270" w:author="PR Preview" w:date="2026-01-01T00:00:00Z">
        <w:r>
          <w:t xml:space="preserve"> </w:t>
        </w:r>
      </w:ins>
      <w:ins w:id="17271" w:author="PR Preview" w:date="2026-01-01T00:00:00Z">
        <w:r>
          <w:t xml:space="preserve">The matrix of numbers</w:t>
        </w:r>
      </w:ins>
      <w:ins w:id="17272" w:author="PR Preview" w:date="2026-01-01T00:00:00Z">
        <w:r>
          <w:t xml:space="preserve"> </w:t>
        </w:r>
      </w:ins>
      <w:ins w:id="17273" w:author="PR Preview" w:date="2026-01-01T00:00:00Z">
        <w:r>
          <w:t xml:space="preserve">$\mathopen{}\left\langle \mathord{\smash[b]{\underset{\raise.3ex\hbox{$\scriptstyle\sim$}}{e}}\vphantom{e}}_i, \mathord{\smash[b]{\underset{\raise.3ex\hbox{$\scriptstyle\sim$}}{e}}\vphantom{e}}_j\right\rangle\mathclose{}_{\mathbf{A}}$</w:t>
        </w:r>
      </w:ins>
      <w:ins w:id="17274" w:author="PR Preview" w:date="2026-01-01T00:00:00Z">
        <w:r>
          <w:t xml:space="preserve"> </w:t>
        </w:r>
      </w:ins>
      <w:ins w:id="17275" w:author="PR Preview" w:date="2026-01-01T00:00:00Z">
        <w:r>
          <w:t xml:space="preserve">is</w:t>
        </w:r>
      </w:ins>
      <w:ins w:id="17276" w:author="PR Preview" w:date="2026-01-01T00:00:00Z">
        <w:r>
          <w:t xml:space="preserve"> </w:t>
        </w:r>
      </w:ins>
      <w:ins w:id="17277" w:author="PR Preview" w:date="2026-01-01T00:00:00Z">
        <w:r>
          <w:t xml:space="preserve">equal to</w:t>
        </w:r>
      </w:ins>
      <w:ins w:id="17278" w:author="PR Preview" w:date="2026-01-01T00:00:00Z">
        <w:r>
          <w:t xml:space="preserve"> </w:t>
        </w:r>
      </w:ins>
      <m:oMath>
        <m:r>
          <m:rPr>
            <m:sty m:val="bi"/>
          </m:rPr>
          <m:t>A</m:t>
        </m:r>
      </m:oMath>
      <w:ins w:id="17279" w:author="PR Preview" w:date="2026-01-01T00:00:00Z">
        <w:r>
          <w:t xml:space="preserve">,</w:t>
        </w:r>
      </w:ins>
      <w:ins w:id="17280" w:author="PR Preview" w:date="2026-01-01T00:00:00Z">
        <w:r>
          <w:t xml:space="preserve"> </w:t>
        </w:r>
      </w:ins>
      <w:ins w:id="17281" w:author="PR Preview" w:date="2026-01-01T00:00:00Z">
        <w:r>
          <w:t xml:space="preserve">as the converse in</w:t>
        </w:r>
      </w:ins>
      <w:ins w:id="17282" w:author="PR Preview" w:date="2026-01-01T00:00:00Z">
        <w:r>
          <w:t xml:space="preserve"> </w:t>
        </w:r>
      </w:ins>
      <w:hyperlink w:anchor="thm-matrix-induced-inner-product">
        <w:ins w:id="17283" w:author="PR Preview" w:date="2026-01-01T00:00:00Z">
          <w:r>
            <w:rPr>
              <w:rStyle w:val="Hyperlink"/>
            </w:rPr>
            <w:t xml:space="preserve">Theorem 84</w:t>
          </w:r>
        </w:ins>
      </w:hyperlink>
      <w:ins w:id="17284" w:author="PR Preview" w:date="2026-01-01T00:00:00Z">
        <w:r>
          <w:t xml:space="preserve"> </w:t>
        </w:r>
      </w:ins>
      <w:ins w:id="17285" w:author="PR Preview" w:date="2026-01-01T00:00:00Z">
        <w:r>
          <w:t xml:space="preserve">says.</w:t>
        </w:r>
      </w:ins>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del w:id="17286" w:author="PR Preview" w:date="2026-01-01T00:00:00Z">
        <w:r>
          <w:rPr>
            <w:i/>
            <w:iCs/>
          </w:rPr>
          <w:delText xml:space="preserve">Proof</w:delText>
        </w:r>
      </w:del>
      <w:del w:id="17287" w:author="PR Preview" w:date="2026-01-01T00:00:00Z">
        <w:r>
          <w:delText xml:space="preserve">. </w:delText>
        </w:r>
      </w:del>
      <w:del w:id="17288" w:author="PR Preview" w:date="2026-01-01T00:00:00Z">
        <w:r>
          <w:delText xml:space="preserve">By the spectral theorem (</w:delText>
        </w:r>
      </w:del>
      <w:hyperlink w:anchor="thm-spectral">
        <w:del w:id="17289" w:author="PR Preview" w:date="2026-01-01T00:00:00Z">
          <w:r>
            <w:rPr>
              <w:rStyle w:val="Hyperlink"/>
            </w:rPr>
            <w:delText xml:space="preserve">Theorem 80</w:delText>
          </w:r>
        </w:del>
      </w:hyperlink>
      <w:del w:id="17290" w:author="PR Preview" w:date="2026-01-01T00:00:00Z">
        <w:r>
          <w:delText xml:space="preserve">),</w:delText>
        </w:r>
      </w:del>
      <w:del w:id="17291"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7292" w:author="PR Preview" w:date="2026-01-01T00:00:00Z">
        <w:r>
          <w:delText xml:space="preserve"> </w:delText>
        </w:r>
      </w:del>
      <w:del w:id="17293" w:author="PR Preview" w:date="2026-01-01T00:00:00Z">
        <w:r>
          <w:delText xml:space="preserve">with</w:delText>
        </w:r>
      </w:del>
      <w:del w:id="17294" w:author="PR Preview" w:date="2026-01-01T00:00:00Z">
        <w:r>
          <w:delText xml:space="preserve"> </w:delText>
        </w:r>
      </w:del>
      <m:oMath>
        <m:r>
          <m:rPr>
            <m:sty m:val="bi"/>
          </m:rPr>
          <m:t>Q</m:t>
        </m:r>
      </m:oMath>
      <w:del w:id="17295" w:author="PR Preview" w:date="2026-01-01T00:00:00Z">
        <w:r>
          <w:delText xml:space="preserve"> </w:delText>
        </w:r>
      </w:del>
      <w:del w:id="17296" w:author="PR Preview" w:date="2026-01-01T00:00:00Z">
        <w:r>
          <w:delText xml:space="preserve">orthogonal and</w:delText>
        </w:r>
      </w:del>
      <w:del w:id="17297" w:author="PR Preview" w:date="2026-01-01T00:00:00Z">
        <w:r>
          <w:delText xml:space="preserve"> </w:delText>
        </w:r>
      </w:del>
      <m:oMath>
        <m:r>
          <m:rPr>
            <m:sty m:val="b"/>
          </m:rPr>
          <m:t>Λ</m:t>
        </m:r>
      </m:oMath>
      <w:del w:id="17298" w:author="PR Preview" w:date="2026-01-01T00:00:00Z">
        <w:r>
          <w:delText xml:space="preserve"> </w:delText>
        </w:r>
      </w:del>
      <w:del w:id="17299" w:author="PR Preview" w:date="2026-01-01T00:00:00Z">
        <w:r>
          <w:delText xml:space="preserve">diagonal with the eigenvalues</w:delText>
        </w:r>
      </w:del>
      <w:del w:id="17300" w:author="PR Preview" w:date="2026-01-01T00:00:00Z">
        <w:r>
          <w:delText xml:space="preserve"> </w:delText>
        </w:r>
      </w:del>
      <m:oMath>
        <m:sSub>
          <m:e>
            <m:r>
              <m:t>λ</m:t>
            </m:r>
          </m:e>
          <m:sub>
            <m:r>
              <m:t>i</m:t>
            </m:r>
          </m:sub>
        </m:sSub>
      </m:oMath>
      <w:del w:id="17301" w:author="PR Preview" w:date="2026-01-01T00:00:00Z">
        <w:r>
          <w:delText xml:space="preserve"> </w:delText>
        </w:r>
      </w:del>
      <w:del w:id="17302" w:author="PR Preview" w:date="2026-01-01T00:00:00Z">
        <w:r>
          <w:delText xml:space="preserve">of</w:delText>
        </w:r>
      </w:del>
      <w:del w:id="17303" w:author="PR Preview" w:date="2026-01-01T00:00:00Z">
        <w:r>
          <w:delText xml:space="preserve"> </w:delText>
        </w:r>
      </w:del>
      <m:oMath>
        <m:r>
          <m:rPr>
            <m:sty m:val="bi"/>
          </m:rPr>
          <m:t>A</m:t>
        </m:r>
      </m:oMath>
      <w:del w:id="17304" w:author="PR Preview" w:date="2026-01-01T00:00:00Z">
        <w:r>
          <w:delText xml:space="preserve"> </w:delText>
        </w:r>
      </w:del>
      <w:del w:id="17305" w:author="PR Preview" w:date="2026-01-01T00:00:00Z">
        <w:r>
          <w:delText xml:space="preserve">on its diagonal.</w:delText>
        </w:r>
      </w:del>
      <w:del w:id="17306" w:author="PR Preview" w:date="2026-01-01T00:00:00Z">
        <w:r>
          <w:delText xml:space="preserve"> </w:delText>
        </w:r>
      </w:del>
      <w:del w:id="17307" w:author="PR Preview" w:date="2026-01-01T00:00:00Z">
        <w:r>
          <w:delText xml:space="preserve">These are positive (</w:delText>
        </w:r>
      </w:del>
      <w:hyperlink w:anchor="thm-definite-eigenvalues">
        <w:del w:id="17308" w:author="PR Preview" w:date="2026-01-01T00:00:00Z">
          <w:r>
            <w:rPr>
              <w:rStyle w:val="Hyperlink"/>
            </w:rPr>
            <w:delText xml:space="preserve">Theorem 83</w:delText>
          </w:r>
        </w:del>
      </w:hyperlink>
      <w:del w:id="17309" w:author="PR Preview" w:date="2026-01-01T00:00:00Z">
        <w:r>
          <w:delText xml:space="preserve">),</w:delText>
        </w:r>
      </w:del>
      <w:del w:id="17310" w:author="PR Preview" w:date="2026-01-01T00:00:00Z">
        <w:r>
          <w:delText xml:space="preserve"> </w:delText>
        </w:r>
      </w:del>
      <w:del w:id="17311" w:author="PR Preview" w:date="2026-01-01T00:00:00Z">
        <w:r>
          <w:delText xml:space="preserve">so</w:delText>
        </w:r>
      </w:del>
      <w:del w:id="17312" w:author="PR Preview" w:date="2026-01-01T00:00:00Z">
        <w:r>
          <w:delText xml:space="preserve"> </w:delText>
        </w:r>
      </w:del>
      <m:oMath>
        <m:sSup>
          <m:e>
            <m:r>
              <m:rPr>
                <m:sty m:val="b"/>
              </m:rPr>
              <m:t>Λ</m:t>
            </m:r>
          </m:e>
          <m:sup>
            <m:r>
              <m:t>1</m:t>
            </m:r>
            <m:r>
              <m:rPr>
                <m:sty m:val="p"/>
              </m:rPr>
              <m:t>/</m:t>
            </m:r>
            <m:r>
              <m:t>2</m:t>
            </m:r>
          </m:sup>
        </m:sSup>
      </m:oMath>
      <w:del w:id="17313" w:author="PR Preview" w:date="2026-01-01T00:00:00Z">
        <w:r>
          <w:delText xml:space="preserve">, the diagonal matrix with entries</w:delText>
        </w:r>
      </w:del>
      <w:del w:id="17314" w:author="PR Preview" w:date="2026-01-01T00:00:00Z">
        <w:r>
          <w:delText xml:space="preserve"> </w:delText>
        </w:r>
      </w:del>
      <m:oMath>
        <m:rad>
          <m:radPr>
            <m:degHide m:val="on"/>
          </m:radPr>
          <m:deg/>
          <m:e>
            <m:sSub>
              <m:e>
                <m:r>
                  <m:t>λ</m:t>
                </m:r>
              </m:e>
              <m:sub>
                <m:r>
                  <m:t>i</m:t>
                </m:r>
              </m:sub>
            </m:sSub>
          </m:e>
        </m:rad>
      </m:oMath>
      <w:del w:id="17315" w:author="PR Preview" w:date="2026-01-01T00:00:00Z">
        <w:r>
          <w:delText xml:space="preserve">, is defined.</w:delText>
        </w:r>
      </w:del>
      <w:del w:id="17316" w:author="PR Preview" w:date="2026-01-01T00:00:00Z">
        <w:r>
          <w:delText xml:space="preserve"> </w:delText>
        </w:r>
      </w:del>
      <w:del w:id="17317" w:author="PR Preview" w:date="2026-01-01T00:00:00Z">
        <w:r>
          <w:delText xml:space="preserve">Take</w:delText>
        </w:r>
      </w:del>
      <w:del w:id="17318"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17319" w:author="PR Preview" w:date="2026-01-01T00:00:00Z">
        <w:r>
          <w:delText xml:space="preserve">.</w:delText>
        </w:r>
      </w:del>
      <w:del w:id="17320" w:author="PR Preview" w:date="2026-01-01T00:00:00Z">
        <w:r>
          <w:delText xml:space="preserve"> </w:delText>
        </w:r>
      </w:del>
      <w:del w:id="17321" w:author="PR Preview" w:date="2026-01-01T00:00:00Z">
        <w:r>
          <w:delText xml:space="preserve">Since</w:delText>
        </w:r>
      </w:del>
      <w:del w:id="17322" w:author="PR Preview" w:date="2026-01-01T00:00:00Z">
        <w:r>
          <w:delText xml:space="preserve"> </w:delText>
        </w:r>
      </w:del>
      <m:oMath>
        <m:sSup>
          <m:e>
            <m:r>
              <m:rPr>
                <m:sty m:val="b"/>
              </m:rPr>
              <m:t>Λ</m:t>
            </m:r>
          </m:e>
          <m:sup>
            <m:r>
              <m:t>1</m:t>
            </m:r>
            <m:r>
              <m:rPr>
                <m:sty m:val="p"/>
              </m:rPr>
              <m:t>/</m:t>
            </m:r>
            <m:r>
              <m:t>2</m:t>
            </m:r>
          </m:sup>
        </m:sSup>
      </m:oMath>
      <w:del w:id="17323" w:author="PR Preview" w:date="2026-01-01T00:00:00Z">
        <w:r>
          <w:delText xml:space="preserve"> </w:delText>
        </w:r>
      </w:del>
      <w:del w:id="17324" w:author="PR Preview" w:date="2026-01-01T00:00:00Z">
        <w:r>
          <w:delText xml:space="preserve">is diagonal,</w:delText>
        </w:r>
      </w:del>
      <w:del w:id="17325"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17326" w:author="PR Preview" w:date="2026-01-01T00:00:00Z">
        <w:r>
          <w:delText xml:space="preserve">, and</w:delText>
        </w:r>
      </w:del>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del w:id="17327" w:author="PR Preview" w:date="2026-01-01T00:00:00Z">
        <w:r>
          <w:delText xml:space="preserve"> </w:delText>
        </w:r>
      </w:del>
      <w:del w:id="17328" w:author="PR Preview" w:date="2026-01-01T00:00:00Z">
        <w:r>
          <w:delText xml:space="preserve">is invertible, because</w:delText>
        </w:r>
      </w:del>
      <w:del w:id="17329" w:author="PR Preview" w:date="2026-01-01T00:00:00Z">
        <w:r>
          <w:delText xml:space="preserve"> </w:delText>
        </w:r>
      </w:del>
      <m:oMath>
        <m:sSup>
          <m:e>
            <m:r>
              <m:rPr>
                <m:sty m:val="bi"/>
              </m:rPr>
              <m:t>Q</m:t>
            </m:r>
          </m:e>
          <m:sup>
            <m:r>
              <m:rPr>
                <m:sty m:val="p"/>
              </m:rPr>
              <m:t>⊤</m:t>
            </m:r>
          </m:sup>
        </m:sSup>
      </m:oMath>
      <w:del w:id="17330" w:author="PR Preview" w:date="2026-01-01T00:00:00Z">
        <w:r>
          <w:delText xml:space="preserve"> </w:delText>
        </w:r>
      </w:del>
      <w:del w:id="17331" w:author="PR Preview" w:date="2026-01-01T00:00:00Z">
        <w:r>
          <w:delText xml:space="preserve">has inverse</w:delText>
        </w:r>
      </w:del>
      <w:del w:id="17332" w:author="PR Preview" w:date="2026-01-01T00:00:00Z">
        <w:r>
          <w:delText xml:space="preserve"> </w:delText>
        </w:r>
      </w:del>
      <m:oMath>
        <m:r>
          <m:rPr>
            <m:sty m:val="bi"/>
          </m:rPr>
          <m:t>Q</m:t>
        </m:r>
      </m:oMath>
      <w:del w:id="17333" w:author="PR Preview" w:date="2026-01-01T00:00:00Z">
        <w:r>
          <w:delText xml:space="preserve"> </w:delText>
        </w:r>
      </w:del>
      <w:del w:id="17334" w:author="PR Preview" w:date="2026-01-01T00:00:00Z">
        <w:r>
          <w:delText xml:space="preserve">and</w:delText>
        </w:r>
      </w:del>
      <w:del w:id="17335" w:author="PR Preview" w:date="2026-01-01T00:00:00Z">
        <w:r>
          <w:delText xml:space="preserve"> </w:delText>
        </w:r>
      </w:del>
      <m:oMath>
        <m:sSup>
          <m:e>
            <m:r>
              <m:rPr>
                <m:sty m:val="b"/>
              </m:rPr>
              <m:t>Λ</m:t>
            </m:r>
          </m:e>
          <m:sup>
            <m:r>
              <m:t>1</m:t>
            </m:r>
            <m:r>
              <m:rPr>
                <m:sty m:val="p"/>
              </m:rPr>
              <m:t>/</m:t>
            </m:r>
            <m:r>
              <m:t>2</m:t>
            </m:r>
          </m:sup>
        </m:sSup>
      </m:oMath>
      <w:del w:id="17336" w:author="PR Preview" w:date="2026-01-01T00:00:00Z">
        <w:r>
          <w:delText xml:space="preserve"> </w:delText>
        </w:r>
      </w:del>
      <w:del w:id="17337" w:author="PR Preview" w:date="2026-01-01T00:00:00Z">
        <w:r>
          <w:delText xml:space="preserve">is diagonal with positive entries,</w:delText>
        </w:r>
      </w:del>
      <w:del w:id="17338" w:author="PR Preview" w:date="2026-01-01T00:00:00Z">
        <w:r>
          <w:delText xml:space="preserve"> </w:delText>
        </w:r>
      </w:del>
      <w:del w:id="17339" w:author="PR Preview" w:date="2026-01-01T00:00:00Z">
        <w:r>
          <w:delText xml:space="preserve">so it has the diagonal inverse with entries</w:delText>
        </w:r>
      </w:del>
      <w:del w:id="17340" w:author="PR Preview" w:date="2026-01-01T00:00:00Z">
        <w:r>
          <w:delText xml:space="preserve"> </w:delText>
        </w:r>
      </w:del>
      <m:oMath>
        <m:r>
          <m:t>1</m:t>
        </m:r>
        <m:r>
          <m:rPr>
            <m:sty m:val="p"/>
          </m:rPr>
          <m:t>/</m:t>
        </m:r>
        <m:rad>
          <m:radPr>
            <m:degHide m:val="on"/>
          </m:radPr>
          <m:deg/>
          <m:e>
            <m:sSub>
              <m:e>
                <m:r>
                  <m:t>λ</m:t>
                </m:r>
              </m:e>
              <m:sub>
                <m:r>
                  <m:t>i</m:t>
                </m:r>
              </m:sub>
            </m:sSub>
          </m:e>
        </m:rad>
      </m:oMath>
      <w:del w:id="17341" w:author="PR Preview" w:date="2026-01-01T00:00:00Z">
        <w:r>
          <w:delText xml:space="preserve">,</w:delText>
        </w:r>
      </w:del>
      <w:del w:id="17342" w:author="PR Preview" w:date="2026-01-01T00:00:00Z">
        <w:r>
          <w:delText xml:space="preserve"> </w:delText>
        </w:r>
      </w:del>
      <w:del w:id="17343" w:author="PR Preview" w:date="2026-01-01T00:00:00Z">
        <w:r>
          <w:delText xml:space="preserve">and a product of invertible matrices is invertible (</w:delText>
        </w:r>
      </w:del>
      <w:hyperlink w:anchor="thm-inverse-product">
        <w:del w:id="17344" w:author="PR Preview" w:date="2026-01-01T00:00:00Z">
          <w:r>
            <w:rPr>
              <w:rStyle w:val="Hyperlink"/>
            </w:rPr>
            <w:delText xml:space="preserve">Theorem 69</w:delText>
          </w:r>
        </w:del>
      </w:hyperlink>
      <w:del w:id="17345" w:author="PR Preview" w:date="2026-01-01T00:00:00Z">
        <w:r>
          <w:delText xml:space="preserve">).</w:delText>
        </w:r>
      </w:del>
    </w:p>
    <w:p>
      <w:pPr>
        <w:pStyle w:val="BodyText"/>
      </w:pPr>
      <w:del w:id="17346" w:author="PR Preview" w:date="2026-01-01T00:00:00Z">
        <w:r>
          <w:rPr>
            <w:b/>
            <w:bCs/>
          </w:rPr>
          <w:delText xml:space="preserve">Theorem 86 (A matrix-induced inner product is a dot product of transformed vectors)</w:delText>
        </w:r>
      </w:del>
      <w:del w:id="17347" w:author="PR Preview" w:date="2026-01-01T00:00:00Z">
        <w:r>
          <w:delText xml:space="preserve"> </w:delText>
        </w:r>
      </w:del>
      <w:del w:id="17348" w:author="PR Preview" w:date="2026-01-01T00:00:00Z">
        <w:r>
          <w:delText xml:space="preserve">Let</w:delText>
        </w:r>
      </w:del>
      <w:del w:id="17349" w:author="PR Preview" w:date="2026-01-01T00:00:00Z">
        <w:r>
          <w:delText xml:space="preserve"> </w:delText>
        </w:r>
      </w:del>
      <m:oMath>
        <m:r>
          <m:rPr>
            <m:sty m:val="bi"/>
          </m:rPr>
          <m:t>A</m:t>
        </m:r>
      </m:oMath>
      <w:del w:id="17350" w:author="PR Preview" w:date="2026-01-01T00:00:00Z">
        <w:r>
          <w:delText xml:space="preserve"> </w:delText>
        </w:r>
      </w:del>
      <w:del w:id="17351" w:author="PR Preview" w:date="2026-01-01T00:00:00Z">
        <w:r>
          <w:delText xml:space="preserve">be a</w:delText>
        </w:r>
      </w:del>
      <w:del w:id="17352" w:author="PR Preview" w:date="2026-01-01T00:00:00Z">
        <w:r>
          <w:delText xml:space="preserve"> </w:delText>
        </w:r>
      </w:del>
      <m:oMath>
        <m:r>
          <m:t>p</m:t>
        </m:r>
        <m:r>
          <m:rPr>
            <m:sty m:val="p"/>
          </m:rPr>
          <m:t>×</m:t>
        </m:r>
        <m:r>
          <m:t>p</m:t>
        </m:r>
      </m:oMath>
      <w:del w:id="17353" w:author="PR Preview" w:date="2026-01-01T00:00:00Z">
        <w:r>
          <w:delText xml:space="preserve"> </w:delText>
        </w:r>
      </w:del>
      <w:del w:id="17354" w:author="PR Preview" w:date="2026-01-01T00:00:00Z">
        <w:r>
          <w:delText xml:space="preserve">symmetric positive definite matrix,</w:delText>
        </w:r>
      </w:del>
      <w:del w:id="17355" w:author="PR Preview" w:date="2026-01-01T00:00:00Z">
        <w:r>
          <w:delText xml:space="preserve"> </w:delText>
        </w:r>
      </w:del>
      <w:del w:id="17356" w:author="PR Preview" w:date="2026-01-01T00:00:00Z">
        <w:r>
          <w:delText xml:space="preserve">and let</w:delText>
        </w:r>
      </w:del>
      <w:del w:id="17357" w:author="PR Preview" w:date="2026-01-01T00:00:00Z">
        <w:r>
          <w:delText xml:space="preserve"> </w:delText>
        </w:r>
      </w:del>
      <m:oMath>
        <m:r>
          <m:rPr>
            <m:sty m:val="bi"/>
          </m:rPr>
          <m:t>W</m:t>
        </m:r>
      </m:oMath>
      <w:del w:id="17358" w:author="PR Preview" w:date="2026-01-01T00:00:00Z">
        <w:r>
          <w:delText xml:space="preserve"> </w:delText>
        </w:r>
      </w:del>
      <w:del w:id="17359" w:author="PR Preview" w:date="2026-01-01T00:00:00Z">
        <w:r>
          <w:delText xml:space="preserve">be any</w:delText>
        </w:r>
      </w:del>
      <w:del w:id="17360" w:author="PR Preview" w:date="2026-01-01T00:00:00Z">
        <w:r>
          <w:delText xml:space="preserve"> </w:delText>
        </w:r>
      </w:del>
      <m:oMath>
        <m:r>
          <m:t>p</m:t>
        </m:r>
        <m:r>
          <m:rPr>
            <m:sty m:val="p"/>
          </m:rPr>
          <m:t>×</m:t>
        </m:r>
        <m:r>
          <m:t>p</m:t>
        </m:r>
      </m:oMath>
      <w:del w:id="17361" w:author="PR Preview" w:date="2026-01-01T00:00:00Z">
        <w:r>
          <w:delText xml:space="preserve"> </w:delText>
        </w:r>
      </w:del>
      <w:del w:id="17362" w:author="PR Preview" w:date="2026-01-01T00:00:00Z">
        <w:r>
          <w:delText xml:space="preserve">matrix with</w:delText>
        </w:r>
      </w:del>
      <w:del w:id="17363"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17364" w:author="PR Preview" w:date="2026-01-01T00:00:00Z">
        <w:r>
          <w:delText xml:space="preserve">.</w:delText>
        </w:r>
      </w:del>
      <w:del w:id="17365" w:author="PR Preview" w:date="2026-01-01T00:00:00Z">
        <w:r>
          <w:delText xml:space="preserve"> </w:delText>
        </w:r>
      </w:del>
      <w:del w:id="17366" w:author="PR Preview" w:date="2026-01-01T00:00:00Z">
        <w:r>
          <w:delText xml:space="preserve">Then for all</w:delText>
        </w:r>
      </w:del>
      <w:del w:id="17367" w:author="PR Preview" w:date="2026-01-01T00:00:00Z">
        <w:r>
          <w:delText xml:space="preserve"> </w:delText>
        </w:r>
      </w:del>
      <w:del w:id="17368" w:author="PR Preview" w:date="2026-01-01T00:00:00Z">
        <w:r>
          <w:delText xml:space="preserve">$\mathord{\smash[b]{\underset{\raise.3ex\hbox{$\scriptstyle\sim$}}{x}}\vphantom{x}}, \mathord{\smash[b]{\underset{\raise.3ex\hbox{$\scriptstyle\sim$}}{y}}\vphantom{y}}\in \mathbb{R}^p$</w:delText>
        </w:r>
      </w:del>
      <w:del w:id="17369" w:author="PR Preview" w:date="2026-01-01T00:00:00Z">
        <w:r>
          <w:delText xml:space="preserve">, the</w:delText>
        </w:r>
      </w:del>
      <w:del w:id="17370" w:author="PR Preview" w:date="2026-01-01T00:00:00Z">
        <w:r>
          <w:delText xml:space="preserve"> </w:delText>
        </w:r>
      </w:del>
      <m:oMath>
        <m:r>
          <m:rPr>
            <m:sty m:val="bi"/>
          </m:rPr>
          <m:t>A</m:t>
        </m:r>
      </m:oMath>
      <w:del w:id="17371" w:author="PR Preview" w:date="2026-01-01T00:00:00Z">
        <w:r>
          <w:delText xml:space="preserve">-inner product (</w:delText>
        </w:r>
      </w:del>
      <w:hyperlink w:anchor="def-matrix-induced-inner-product">
        <w:del w:id="17372" w:author="PR Preview" w:date="2026-01-01T00:00:00Z">
          <w:r>
            <w:rPr>
              <w:rStyle w:val="Hyperlink"/>
            </w:rPr>
            <w:delText xml:space="preserve">Definition 104</w:delText>
          </w:r>
        </w:del>
      </w:hyperlink>
      <w:del w:id="17373" w:author="PR Preview" w:date="2026-01-01T00:00:00Z">
        <w:r>
          <w:delText xml:space="preserve">) satisfies</w:delText>
        </w:r>
      </w:del>
    </w:p>
    <w:p>
      <w:pPr>
        <w:pStyle w:val="BodyText"/>
      </w:pPr>
      <w:ins w:id="17374" w:author="PR Preview" w:date="2026-01-01T00:00:00Z">
        <w:r>
          <w:rPr>
            <w:i/>
            <w:iCs/>
          </w:rPr>
          <w:t xml:space="preserve">Proof</w:t>
        </w:r>
      </w:ins>
      <w:ins w:id="17375" w:author="PR Preview" w:date="2026-01-01T00:00:00Z">
        <w:r>
          <w:t xml:space="preserve">. </w:t>
        </w:r>
      </w:ins>
      <w:ins w:id="17376" w:author="PR Preview" w:date="2026-01-01T00:00:00Z">
        <w:r>
          <w:t xml:space="preserve">By the spectral theorem (</w:t>
        </w:r>
      </w:ins>
      <w:hyperlink w:anchor="thm-spectral">
        <w:ins w:id="17377" w:author="PR Preview" w:date="2026-01-01T00:00:00Z">
          <w:r>
            <w:rPr>
              <w:rStyle w:val="Hyperlink"/>
            </w:rPr>
            <w:t xml:space="preserve">Theorem 79</w:t>
          </w:r>
        </w:ins>
      </w:hyperlink>
      <w:ins w:id="17378" w:author="PR Preview" w:date="2026-01-01T00:00:00Z">
        <w:r>
          <w:t xml:space="preserve">),</w:t>
        </w:r>
      </w:ins>
      <w:ins w:id="1737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7380" w:author="PR Preview" w:date="2026-01-01T00:00:00Z">
        <w:r>
          <w:t xml:space="preserve"> </w:t>
        </w:r>
      </w:ins>
      <w:ins w:id="17381" w:author="PR Preview" w:date="2026-01-01T00:00:00Z">
        <w:r>
          <w:t xml:space="preserve">with</w:t>
        </w:r>
      </w:ins>
      <w:ins w:id="17382" w:author="PR Preview" w:date="2026-01-01T00:00:00Z">
        <w:r>
          <w:t xml:space="preserve"> </w:t>
        </w:r>
      </w:ins>
      <m:oMath>
        <m:r>
          <m:rPr>
            <m:sty m:val="bi"/>
          </m:rPr>
          <m:t>Q</m:t>
        </m:r>
      </m:oMath>
      <w:ins w:id="17383" w:author="PR Preview" w:date="2026-01-01T00:00:00Z">
        <w:r>
          <w:t xml:space="preserve"> </w:t>
        </w:r>
      </w:ins>
      <w:ins w:id="17384" w:author="PR Preview" w:date="2026-01-01T00:00:00Z">
        <w:r>
          <w:t xml:space="preserve">orthogonal and</w:t>
        </w:r>
      </w:ins>
      <w:ins w:id="17385" w:author="PR Preview" w:date="2026-01-01T00:00:00Z">
        <w:r>
          <w:t xml:space="preserve"> </w:t>
        </w:r>
      </w:ins>
      <m:oMath>
        <m:r>
          <m:rPr>
            <m:sty m:val="b"/>
          </m:rPr>
          <m:t>Λ</m:t>
        </m:r>
      </m:oMath>
      <w:ins w:id="17386" w:author="PR Preview" w:date="2026-01-01T00:00:00Z">
        <w:r>
          <w:t xml:space="preserve"> </w:t>
        </w:r>
      </w:ins>
      <w:ins w:id="17387" w:author="PR Preview" w:date="2026-01-01T00:00:00Z">
        <w:r>
          <w:t xml:space="preserve">diagonal with the eigenvalues</w:t>
        </w:r>
      </w:ins>
      <w:ins w:id="17388" w:author="PR Preview" w:date="2026-01-01T00:00:00Z">
        <w:r>
          <w:t xml:space="preserve"> </w:t>
        </w:r>
      </w:ins>
      <m:oMath>
        <m:sSub>
          <m:e>
            <m:r>
              <m:t>λ</m:t>
            </m:r>
          </m:e>
          <m:sub>
            <m:r>
              <m:t>i</m:t>
            </m:r>
          </m:sub>
        </m:sSub>
      </m:oMath>
      <w:ins w:id="17389" w:author="PR Preview" w:date="2026-01-01T00:00:00Z">
        <w:r>
          <w:t xml:space="preserve"> </w:t>
        </w:r>
      </w:ins>
      <w:ins w:id="17390" w:author="PR Preview" w:date="2026-01-01T00:00:00Z">
        <w:r>
          <w:t xml:space="preserve">of</w:t>
        </w:r>
      </w:ins>
      <w:ins w:id="17391" w:author="PR Preview" w:date="2026-01-01T00:00:00Z">
        <w:r>
          <w:t xml:space="preserve"> </w:t>
        </w:r>
      </w:ins>
      <m:oMath>
        <m:r>
          <m:rPr>
            <m:sty m:val="bi"/>
          </m:rPr>
          <m:t>A</m:t>
        </m:r>
      </m:oMath>
      <w:ins w:id="17392" w:author="PR Preview" w:date="2026-01-01T00:00:00Z">
        <w:r>
          <w:t xml:space="preserve"> </w:t>
        </w:r>
      </w:ins>
      <w:ins w:id="17393" w:author="PR Preview" w:date="2026-01-01T00:00:00Z">
        <w:r>
          <w:t xml:space="preserve">on its diagonal.</w:t>
        </w:r>
      </w:ins>
      <w:ins w:id="17394" w:author="PR Preview" w:date="2026-01-01T00:00:00Z">
        <w:r>
          <w:t xml:space="preserve"> </w:t>
        </w:r>
      </w:ins>
      <w:ins w:id="17395" w:author="PR Preview" w:date="2026-01-01T00:00:00Z">
        <w:r>
          <w:t xml:space="preserve">These are positive (</w:t>
        </w:r>
      </w:ins>
      <w:hyperlink w:anchor="thm-definite-eigenvalues">
        <w:ins w:id="17396" w:author="PR Preview" w:date="2026-01-01T00:00:00Z">
          <w:r>
            <w:rPr>
              <w:rStyle w:val="Hyperlink"/>
            </w:rPr>
            <w:t xml:space="preserve">Theorem 82</w:t>
          </w:r>
        </w:ins>
      </w:hyperlink>
      <w:ins w:id="17397" w:author="PR Preview" w:date="2026-01-01T00:00:00Z">
        <w:r>
          <w:t xml:space="preserve">),</w:t>
        </w:r>
      </w:ins>
      <w:ins w:id="17398" w:author="PR Preview" w:date="2026-01-01T00:00:00Z">
        <w:r>
          <w:t xml:space="preserve"> </w:t>
        </w:r>
      </w:ins>
      <w:ins w:id="17399" w:author="PR Preview" w:date="2026-01-01T00:00:00Z">
        <w:r>
          <w:t xml:space="preserve">so</w:t>
        </w:r>
      </w:ins>
      <w:ins w:id="17400" w:author="PR Preview" w:date="2026-01-01T00:00:00Z">
        <w:r>
          <w:t xml:space="preserve"> </w:t>
        </w:r>
      </w:ins>
      <m:oMath>
        <m:sSup>
          <m:e>
            <m:r>
              <m:rPr>
                <m:sty m:val="b"/>
              </m:rPr>
              <m:t>Λ</m:t>
            </m:r>
          </m:e>
          <m:sup>
            <m:r>
              <m:t>1</m:t>
            </m:r>
            <m:r>
              <m:rPr>
                <m:sty m:val="p"/>
              </m:rPr>
              <m:t>/</m:t>
            </m:r>
            <m:r>
              <m:t>2</m:t>
            </m:r>
          </m:sup>
        </m:sSup>
      </m:oMath>
      <w:ins w:id="17401" w:author="PR Preview" w:date="2026-01-01T00:00:00Z">
        <w:r>
          <w:t xml:space="preserve">, the diagonal matrix with entries</w:t>
        </w:r>
      </w:ins>
      <w:ins w:id="17402" w:author="PR Preview" w:date="2026-01-01T00:00:00Z">
        <w:r>
          <w:t xml:space="preserve"> </w:t>
        </w:r>
      </w:ins>
      <m:oMath>
        <m:rad>
          <m:radPr>
            <m:degHide m:val="on"/>
          </m:radPr>
          <m:deg/>
          <m:e>
            <m:sSub>
              <m:e>
                <m:r>
                  <m:t>λ</m:t>
                </m:r>
              </m:e>
              <m:sub>
                <m:r>
                  <m:t>i</m:t>
                </m:r>
              </m:sub>
            </m:sSub>
          </m:e>
        </m:rad>
      </m:oMath>
      <w:ins w:id="17403" w:author="PR Preview" w:date="2026-01-01T00:00:00Z">
        <w:r>
          <w:t xml:space="preserve">, is defined.</w:t>
        </w:r>
      </w:ins>
      <w:ins w:id="17404" w:author="PR Preview" w:date="2026-01-01T00:00:00Z">
        <w:r>
          <w:t xml:space="preserve"> </w:t>
        </w:r>
      </w:ins>
      <w:ins w:id="17405" w:author="PR Preview" w:date="2026-01-01T00:00:00Z">
        <w:r>
          <w:t xml:space="preserve">Take</w:t>
        </w:r>
      </w:ins>
      <w:ins w:id="17406"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17407" w:author="PR Preview" w:date="2026-01-01T00:00:00Z">
        <w:r>
          <w:t xml:space="preserve">.</w:t>
        </w:r>
      </w:ins>
      <w:ins w:id="17408" w:author="PR Preview" w:date="2026-01-01T00:00:00Z">
        <w:r>
          <w:t xml:space="preserve"> </w:t>
        </w:r>
      </w:ins>
      <w:ins w:id="17409" w:author="PR Preview" w:date="2026-01-01T00:00:00Z">
        <w:r>
          <w:t xml:space="preserve">Since</w:t>
        </w:r>
      </w:ins>
      <w:ins w:id="17410" w:author="PR Preview" w:date="2026-01-01T00:00:00Z">
        <w:r>
          <w:t xml:space="preserve"> </w:t>
        </w:r>
      </w:ins>
      <m:oMath>
        <m:sSup>
          <m:e>
            <m:r>
              <m:rPr>
                <m:sty m:val="b"/>
              </m:rPr>
              <m:t>Λ</m:t>
            </m:r>
          </m:e>
          <m:sup>
            <m:r>
              <m:t>1</m:t>
            </m:r>
            <m:r>
              <m:rPr>
                <m:sty m:val="p"/>
              </m:rPr>
              <m:t>/</m:t>
            </m:r>
            <m:r>
              <m:t>2</m:t>
            </m:r>
          </m:sup>
        </m:sSup>
      </m:oMath>
      <w:ins w:id="17411" w:author="PR Preview" w:date="2026-01-01T00:00:00Z">
        <w:r>
          <w:t xml:space="preserve"> </w:t>
        </w:r>
      </w:ins>
      <w:ins w:id="17412" w:author="PR Preview" w:date="2026-01-01T00:00:00Z">
        <w:r>
          <w:t xml:space="preserve">is diagonal,</w:t>
        </w:r>
      </w:ins>
      <w:ins w:id="17413"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17414"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ins w:id="17415" w:author="PR Preview" w:date="2026-01-01T00:00:00Z">
        <w:r>
          <w:t xml:space="preserve"> </w:t>
        </w:r>
      </w:ins>
      <w:ins w:id="17416" w:author="PR Preview" w:date="2026-01-01T00:00:00Z">
        <w:r>
          <w:t xml:space="preserve">is invertible, because</w:t>
        </w:r>
      </w:ins>
      <w:ins w:id="17417" w:author="PR Preview" w:date="2026-01-01T00:00:00Z">
        <w:r>
          <w:t xml:space="preserve"> </w:t>
        </w:r>
      </w:ins>
      <m:oMath>
        <m:sSup>
          <m:e>
            <m:r>
              <m:rPr>
                <m:sty m:val="bi"/>
              </m:rPr>
              <m:t>Q</m:t>
            </m:r>
          </m:e>
          <m:sup>
            <m:r>
              <m:rPr>
                <m:sty m:val="p"/>
              </m:rPr>
              <m:t>⊤</m:t>
            </m:r>
          </m:sup>
        </m:sSup>
      </m:oMath>
      <w:ins w:id="17418" w:author="PR Preview" w:date="2026-01-01T00:00:00Z">
        <w:r>
          <w:t xml:space="preserve"> </w:t>
        </w:r>
      </w:ins>
      <w:ins w:id="17419" w:author="PR Preview" w:date="2026-01-01T00:00:00Z">
        <w:r>
          <w:t xml:space="preserve">has inverse</w:t>
        </w:r>
      </w:ins>
      <w:ins w:id="17420" w:author="PR Preview" w:date="2026-01-01T00:00:00Z">
        <w:r>
          <w:t xml:space="preserve"> </w:t>
        </w:r>
      </w:ins>
      <m:oMath>
        <m:r>
          <m:rPr>
            <m:sty m:val="bi"/>
          </m:rPr>
          <m:t>Q</m:t>
        </m:r>
      </m:oMath>
      <w:ins w:id="17421" w:author="PR Preview" w:date="2026-01-01T00:00:00Z">
        <w:r>
          <w:t xml:space="preserve"> </w:t>
        </w:r>
      </w:ins>
      <w:ins w:id="17422" w:author="PR Preview" w:date="2026-01-01T00:00:00Z">
        <w:r>
          <w:t xml:space="preserve">and</w:t>
        </w:r>
      </w:ins>
      <w:ins w:id="17423" w:author="PR Preview" w:date="2026-01-01T00:00:00Z">
        <w:r>
          <w:t xml:space="preserve"> </w:t>
        </w:r>
      </w:ins>
      <m:oMath>
        <m:sSup>
          <m:e>
            <m:r>
              <m:rPr>
                <m:sty m:val="b"/>
              </m:rPr>
              <m:t>Λ</m:t>
            </m:r>
          </m:e>
          <m:sup>
            <m:r>
              <m:t>1</m:t>
            </m:r>
            <m:r>
              <m:rPr>
                <m:sty m:val="p"/>
              </m:rPr>
              <m:t>/</m:t>
            </m:r>
            <m:r>
              <m:t>2</m:t>
            </m:r>
          </m:sup>
        </m:sSup>
      </m:oMath>
      <w:ins w:id="17424" w:author="PR Preview" w:date="2026-01-01T00:00:00Z">
        <w:r>
          <w:t xml:space="preserve"> </w:t>
        </w:r>
      </w:ins>
      <w:ins w:id="17425" w:author="PR Preview" w:date="2026-01-01T00:00:00Z">
        <w:r>
          <w:t xml:space="preserve">is diagonal with positive entries,</w:t>
        </w:r>
      </w:ins>
      <w:ins w:id="17426" w:author="PR Preview" w:date="2026-01-01T00:00:00Z">
        <w:r>
          <w:t xml:space="preserve"> </w:t>
        </w:r>
      </w:ins>
      <w:ins w:id="17427" w:author="PR Preview" w:date="2026-01-01T00:00:00Z">
        <w:r>
          <w:t xml:space="preserve">so it has the diagonal inverse with entries</w:t>
        </w:r>
      </w:ins>
      <w:ins w:id="17428" w:author="PR Preview" w:date="2026-01-01T00:00:00Z">
        <w:r>
          <w:t xml:space="preserve"> </w:t>
        </w:r>
      </w:ins>
      <m:oMath>
        <m:r>
          <m:t>1</m:t>
        </m:r>
        <m:r>
          <m:rPr>
            <m:sty m:val="p"/>
          </m:rPr>
          <m:t>/</m:t>
        </m:r>
        <m:rad>
          <m:radPr>
            <m:degHide m:val="on"/>
          </m:radPr>
          <m:deg/>
          <m:e>
            <m:sSub>
              <m:e>
                <m:r>
                  <m:t>λ</m:t>
                </m:r>
              </m:e>
              <m:sub>
                <m:r>
                  <m:t>i</m:t>
                </m:r>
              </m:sub>
            </m:sSub>
          </m:e>
        </m:rad>
      </m:oMath>
      <w:ins w:id="17429" w:author="PR Preview" w:date="2026-01-01T00:00:00Z">
        <w:r>
          <w:t xml:space="preserve">,</w:t>
        </w:r>
      </w:ins>
      <w:ins w:id="17430" w:author="PR Preview" w:date="2026-01-01T00:00:00Z">
        <w:r>
          <w:t xml:space="preserve"> </w:t>
        </w:r>
      </w:ins>
      <w:ins w:id="17431" w:author="PR Preview" w:date="2026-01-01T00:00:00Z">
        <w:r>
          <w:t xml:space="preserve">and a product of invertible matrices is invertible (</w:t>
        </w:r>
      </w:ins>
      <w:hyperlink w:anchor="thm-inverse-product">
        <w:ins w:id="17432" w:author="PR Preview" w:date="2026-01-01T00:00:00Z">
          <w:r>
            <w:rPr>
              <w:rStyle w:val="Hyperlink"/>
            </w:rPr>
            <w:t xml:space="preserve">Theorem 68</w:t>
          </w:r>
        </w:ins>
      </w:hyperlink>
      <w:ins w:id="17433" w:author="PR Preview" w:date="2026-01-01T00:00:00Z">
        <w:r>
          <w:t xml:space="preserve">).</w:t>
        </w:r>
      </w:ins>
    </w:p>
    <w:bookmarkStart w:id="528" w:name="thm-whitening-inner-product"/>
    <w:p>
      <w:pPr>
        <w:pStyle w:val="BodyText"/>
      </w:pPr>
      <w:ins w:id="17434" w:author="PR Preview" w:date="2026-01-01T00:00:00Z">
        <w:r>
          <w:rPr>
            <w:b/>
            <w:bCs/>
          </w:rPr>
          <w:t xml:space="preserve">Theorem 85 (A matrix-induced inner product is a dot product of transformed vectors)</w:t>
        </w:r>
      </w:ins>
      <w:ins w:id="17435" w:author="PR Preview" w:date="2026-01-01T00:00:00Z">
        <w:r>
          <w:t xml:space="preserve"> </w:t>
        </w:r>
      </w:ins>
      <w:ins w:id="17436" w:author="PR Preview" w:date="2026-01-01T00:00:00Z">
        <w:r>
          <w:t xml:space="preserve">Let</w:t>
        </w:r>
      </w:ins>
      <w:ins w:id="17437" w:author="PR Preview" w:date="2026-01-01T00:00:00Z">
        <w:r>
          <w:t xml:space="preserve"> </w:t>
        </w:r>
      </w:ins>
      <m:oMath>
        <m:r>
          <m:rPr>
            <m:sty m:val="bi"/>
          </m:rPr>
          <m:t>A</m:t>
        </m:r>
      </m:oMath>
      <w:ins w:id="17438" w:author="PR Preview" w:date="2026-01-01T00:00:00Z">
        <w:r>
          <w:t xml:space="preserve"> </w:t>
        </w:r>
      </w:ins>
      <w:ins w:id="17439" w:author="PR Preview" w:date="2026-01-01T00:00:00Z">
        <w:r>
          <w:t xml:space="preserve">be a</w:t>
        </w:r>
      </w:ins>
      <w:ins w:id="17440" w:author="PR Preview" w:date="2026-01-01T00:00:00Z">
        <w:r>
          <w:t xml:space="preserve"> </w:t>
        </w:r>
      </w:ins>
      <m:oMath>
        <m:r>
          <m:t>p</m:t>
        </m:r>
        <m:r>
          <m:rPr>
            <m:sty m:val="p"/>
          </m:rPr>
          <m:t>×</m:t>
        </m:r>
        <m:r>
          <m:t>p</m:t>
        </m:r>
      </m:oMath>
      <w:ins w:id="17441" w:author="PR Preview" w:date="2026-01-01T00:00:00Z">
        <w:r>
          <w:t xml:space="preserve"> </w:t>
        </w:r>
      </w:ins>
      <w:ins w:id="17442" w:author="PR Preview" w:date="2026-01-01T00:00:00Z">
        <w:r>
          <w:t xml:space="preserve">symmetric positive definite matrix,</w:t>
        </w:r>
      </w:ins>
      <w:ins w:id="17443" w:author="PR Preview" w:date="2026-01-01T00:00:00Z">
        <w:r>
          <w:t xml:space="preserve"> </w:t>
        </w:r>
      </w:ins>
      <w:ins w:id="17444" w:author="PR Preview" w:date="2026-01-01T00:00:00Z">
        <w:r>
          <w:t xml:space="preserve">and let</w:t>
        </w:r>
      </w:ins>
      <w:ins w:id="17445" w:author="PR Preview" w:date="2026-01-01T00:00:00Z">
        <w:r>
          <w:t xml:space="preserve"> </w:t>
        </w:r>
      </w:ins>
      <m:oMath>
        <m:r>
          <m:rPr>
            <m:sty m:val="bi"/>
          </m:rPr>
          <m:t>W</m:t>
        </m:r>
      </m:oMath>
      <w:ins w:id="17446" w:author="PR Preview" w:date="2026-01-01T00:00:00Z">
        <w:r>
          <w:t xml:space="preserve"> </w:t>
        </w:r>
      </w:ins>
      <w:ins w:id="17447" w:author="PR Preview" w:date="2026-01-01T00:00:00Z">
        <w:r>
          <w:t xml:space="preserve">be any</w:t>
        </w:r>
      </w:ins>
      <w:ins w:id="17448" w:author="PR Preview" w:date="2026-01-01T00:00:00Z">
        <w:r>
          <w:t xml:space="preserve"> </w:t>
        </w:r>
      </w:ins>
      <m:oMath>
        <m:r>
          <m:t>p</m:t>
        </m:r>
        <m:r>
          <m:rPr>
            <m:sty m:val="p"/>
          </m:rPr>
          <m:t>×</m:t>
        </m:r>
        <m:r>
          <m:t>p</m:t>
        </m:r>
      </m:oMath>
      <w:ins w:id="17449" w:author="PR Preview" w:date="2026-01-01T00:00:00Z">
        <w:r>
          <w:t xml:space="preserve"> </w:t>
        </w:r>
      </w:ins>
      <w:ins w:id="17450" w:author="PR Preview" w:date="2026-01-01T00:00:00Z">
        <w:r>
          <w:t xml:space="preserve">matrix with</w:t>
        </w:r>
      </w:ins>
      <w:ins w:id="17451"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17452" w:author="PR Preview" w:date="2026-01-01T00:00:00Z">
        <w:r>
          <w:t xml:space="preserve">.</w:t>
        </w:r>
      </w:ins>
      <w:ins w:id="17453" w:author="PR Preview" w:date="2026-01-01T00:00:00Z">
        <w:r>
          <w:t xml:space="preserve"> </w:t>
        </w:r>
      </w:ins>
      <w:ins w:id="17454" w:author="PR Preview" w:date="2026-01-01T00:00:00Z">
        <w:r>
          <w:t xml:space="preserve">Then for all</w:t>
        </w:r>
      </w:ins>
      <w:ins w:id="17455" w:author="PR Preview" w:date="2026-01-01T00:00:00Z">
        <w:r>
          <w:t xml:space="preserve"> </w:t>
        </w:r>
      </w:ins>
      <w:ins w:id="17456" w:author="PR Preview" w:date="2026-01-01T00:00:00Z">
        <w:r>
          <w:t xml:space="preserve">$\mathord{\smash[b]{\underset{\raise.3ex\hbox{$\scriptstyle\sim$}}{x}}\vphantom{x}}, \mathord{\smash[b]{\underset{\raise.3ex\hbox{$\scriptstyle\sim$}}{y}}\vphantom{y}}\in \mathbb{R}^p$</w:t>
        </w:r>
      </w:ins>
      <w:ins w:id="17457" w:author="PR Preview" w:date="2026-01-01T00:00:00Z">
        <w:r>
          <w:t xml:space="preserve">, the</w:t>
        </w:r>
      </w:ins>
      <w:ins w:id="17458" w:author="PR Preview" w:date="2026-01-01T00:00:00Z">
        <w:r>
          <w:t xml:space="preserve"> </w:t>
        </w:r>
      </w:ins>
      <m:oMath>
        <m:r>
          <m:rPr>
            <m:sty m:val="bi"/>
          </m:rPr>
          <m:t>A</m:t>
        </m:r>
      </m:oMath>
      <w:ins w:id="17459" w:author="PR Preview" w:date="2026-01-01T00:00:00Z">
        <w:r>
          <w:t xml:space="preserve">-inner product (</w:t>
        </w:r>
      </w:ins>
      <w:hyperlink w:anchor="def-matrix-induced-inner-product">
        <w:ins w:id="17460" w:author="PR Preview" w:date="2026-01-01T00:00:00Z">
          <w:r>
            <w:rPr>
              <w:rStyle w:val="Hyperlink"/>
            </w:rPr>
            <w:t xml:space="preserve">Definition 104</w:t>
          </w:r>
        </w:ins>
      </w:hyperlink>
      <w:ins w:id="17461" w:author="PR Preview" w:date="2026-01-01T00:00:00Z">
        <w:r>
          <w:t xml:space="preserve">) satisfies</w:t>
        </w:r>
      </w:ins>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del w:id="17462" w:author="PR Preview" w:date="2026-01-01T00:00:00Z">
        <w:r>
          <w:rPr>
            <w:b/>
            <w:bCs/>
          </w:rPr>
          <w:delText xml:space="preserve">Mahalanobis metric and whitening</w:delText>
        </w:r>
      </w:del>
      <w:del w:id="17463" w:author="PR Preview" w:date="2026-01-01T00:00:00Z">
        <w:r>
          <w:delText xml:space="preserve">:</w:delText>
        </w:r>
      </w:del>
      <w:del w:id="17464" w:author="PR Preview" w:date="2026-01-01T00:00:00Z">
        <w:r>
          <w:delText xml:space="preserve"> </w:delText>
        </w:r>
      </w:del>
      <w:del w:id="17465" w:author="PR Preview" w:date="2026-01-01T00:00:00Z">
        <w:r>
          <w:delText xml:space="preserve">Standard Euclidean distance treats all coordinate axes identically, ignoring feature correlations and variance differences.</w:delText>
        </w:r>
      </w:del>
      <w:del w:id="17466" w:author="PR Preview" w:date="2026-01-01T00:00:00Z">
        <w:r>
          <w:delText xml:space="preserve"> </w:delText>
        </w:r>
      </w:del>
      <w:del w:id="17467" w:author="PR Preview" w:date="2026-01-01T00:00:00Z">
        <w:r>
          <w:delText xml:space="preserve">If data features have a symmetric positive definite covariance matrix</w:delText>
        </w:r>
      </w:del>
      <w:del w:id="17468" w:author="PR Preview" w:date="2026-01-01T00:00:00Z">
        <w:r>
          <w:delText xml:space="preserve"> </w:delText>
        </w:r>
      </w:del>
      <m:oMath>
        <m:r>
          <m:rPr>
            <m:sty m:val="b"/>
          </m:rPr>
          <m:t>Σ</m:t>
        </m:r>
      </m:oMath>
      <w:del w:id="17469" w:author="PR Preview" w:date="2026-01-01T00:00:00Z">
        <w:r>
          <w:delText xml:space="preserve"> </w:delText>
        </w:r>
      </w:del>
      <w:del w:id="17470" w:author="PR Preview" w:date="2026-01-01T00:00:00Z">
        <w:r>
          <w:delText xml:space="preserve">(</w:delText>
        </w:r>
      </w:del>
      <w:hyperlink w:anchor="def-positive-definite">
        <w:del w:id="17471" w:author="PR Preview" w:date="2026-01-01T00:00:00Z">
          <w:r>
            <w:rPr>
              <w:rStyle w:val="Hyperlink"/>
            </w:rPr>
            <w:delText xml:space="preserve">Definition 101</w:delText>
          </w:r>
        </w:del>
      </w:hyperlink>
      <w:del w:id="17472" w:author="PR Preview" w:date="2026-01-01T00:00:00Z">
        <w:r>
          <w:delText xml:space="preserve">),</w:delText>
        </w:r>
      </w:del>
      <w:del w:id="17473" w:author="PR Preview" w:date="2026-01-01T00:00:00Z">
        <w:r>
          <w:delText xml:space="preserve"> </w:delText>
        </w:r>
      </w:del>
      <w:del w:id="17474" w:author="PR Preview" w:date="2026-01-01T00:00:00Z">
        <w:r>
          <w:delText xml:space="preserve">the precision matrix</w:delText>
        </w:r>
      </w:del>
      <w:del w:id="17475"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17476" w:author="PR Preview" w:date="2026-01-01T00:00:00Z">
        <w:r>
          <w:delText xml:space="preserve"> </w:delText>
        </w:r>
      </w:del>
      <w:del w:id="17477" w:author="PR Preview" w:date="2026-01-01T00:00:00Z">
        <w:r>
          <w:delText xml:space="preserve">(</w:delText>
        </w:r>
      </w:del>
      <w:hyperlink w:anchor="thm-pd-inverse">
        <w:del w:id="17478" w:author="PR Preview" w:date="2026-01-01T00:00:00Z">
          <w:r>
            <w:rPr>
              <w:rStyle w:val="Hyperlink"/>
            </w:rPr>
            <w:delText xml:space="preserve">Theorem 84</w:delText>
          </w:r>
        </w:del>
      </w:hyperlink>
      <w:del w:id="17479" w:author="PR Preview" w:date="2026-01-01T00:00:00Z">
        <w:r>
          <w:delText xml:space="preserve">) defines the Mahalanobis inner product</w:delText>
        </w:r>
      </w:del>
      <w:del w:id="17480" w:author="PR Preview" w:date="2026-01-01T00:00:00Z">
        <w:r>
          <w:delText xml:space="preserve"> </w:delText>
        </w:r>
      </w:del>
      <w:del w:id="17481" w:author="PR Preview" w:date="2026-01-01T00:00:00Z">
        <w:r>
          <w:delTex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delText>
        </w:r>
      </w:del>
      <w:del w:id="17482" w:author="PR Preview" w:date="2026-01-01T00:00:00Z">
        <w:r>
          <w:delText xml:space="preserve">.</w:delText>
        </w:r>
      </w:del>
      <w:del w:id="17483" w:author="PR Preview" w:date="2026-01-01T00:00:00Z">
        <w:r>
          <w:delText xml:space="preserve"> </w:delText>
        </w:r>
      </w:del>
      <w:del w:id="17484" w:author="PR Preview" w:date="2026-01-01T00:00:00Z">
        <w:r>
          <w:delText xml:space="preserve">The induced distance</w:delText>
        </w:r>
      </w:del>
      <w:del w:id="17485" w:author="PR Preview" w:date="2026-01-01T00:00:00Z">
        <w:r>
          <w:delText xml:space="preserve"> </w:delText>
        </w:r>
      </w:del>
      <w:del w:id="17486" w:author="PR Preview" w:date="2026-01-01T00:00:00Z">
        <w:r>
          <w:delTex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delText>
        </w:r>
      </w:del>
      <w:del w:id="17487" w:author="PR Preview" w:date="2026-01-01T00:00:00Z">
        <w:r>
          <w:delText xml:space="preserve"> </w:delText>
        </w:r>
      </w:del>
      <w:del w:id="17488" w:author="PR Preview" w:date="2026-01-01T00:00:00Z">
        <w:r>
          <w:delText xml:space="preserve">measures statistical distance normalized by variance along each principal direction.</w:delText>
        </w:r>
      </w:del>
      <w:del w:id="17489" w:author="PR Preview" w:date="2026-01-01T00:00:00Z">
        <w:r>
          <w:delText xml:space="preserve"> </w:delText>
        </w:r>
      </w:del>
      <w:del w:id="17490" w:author="PR Preview" w:date="2026-01-01T00:00:00Z">
        <w:r>
          <w:delText xml:space="preserve">Factoring</w:delText>
        </w:r>
      </w:del>
      <w:del w:id="17491"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17492" w:author="PR Preview" w:date="2026-01-01T00:00:00Z">
        <w:r>
          <w:delText xml:space="preserve"> </w:delText>
        </w:r>
      </w:del>
      <w:del w:id="17493" w:author="PR Preview" w:date="2026-01-01T00:00:00Z">
        <w:r>
          <w:delText xml:space="preserve">(via Cholesky or spectral decomposition,</w:delText>
        </w:r>
      </w:del>
      <w:del w:id="17494" w:author="PR Preview" w:date="2026-01-01T00:00:00Z">
        <w:r>
          <w:delText xml:space="preserve"> </w:delText>
        </w:r>
      </w:del>
      <w:hyperlink w:anchor="cor-pd-transpose-product">
        <w:del w:id="17495" w:author="PR Preview" w:date="2026-01-01T00:00:00Z">
          <w:r>
            <w:rPr>
              <w:rStyle w:val="Hyperlink"/>
            </w:rPr>
            <w:delText xml:space="preserve">Corollary 12</w:delText>
          </w:r>
        </w:del>
      </w:hyperlink>
      <w:del w:id="17496" w:author="PR Preview" w:date="2026-01-01T00:00:00Z">
        <w:r>
          <w:delText xml:space="preserve">),</w:delText>
        </w:r>
      </w:del>
      <w:del w:id="17497" w:author="PR Preview" w:date="2026-01-01T00:00:00Z">
        <w:r>
          <w:delText xml:space="preserve"> </w:delText>
        </w:r>
      </w:del>
      <w:del w:id="17498" w:author="PR Preview" w:date="2026-01-01T00:00:00Z">
        <w:r>
          <w:delText xml:space="preserve">this inner product is the Euclidean dot product of the whitened vectors</w:delText>
        </w:r>
      </w:del>
      <w:del w:id="17499" w:author="PR Preview" w:date="2026-01-01T00:00:00Z">
        <w:r>
          <w:delText xml:space="preserve"> </w:delText>
        </w:r>
      </w:del>
      <w:del w:id="17500" w:author="PR Preview" w:date="2026-01-01T00:00:00Z">
        <w:r>
          <w:delText xml:space="preserve">$\mathbf{W}\mathord{\smash[b]{\underset{\raise.3ex\hbox{$\scriptstyle\sim$}}{x}}\vphantom{x}}$</w:delText>
        </w:r>
      </w:del>
      <w:del w:id="17501" w:author="PR Preview" w:date="2026-01-01T00:00:00Z">
        <w:r>
          <w:delText xml:space="preserve"> </w:delText>
        </w:r>
      </w:del>
      <w:del w:id="17502" w:author="PR Preview" w:date="2026-01-01T00:00:00Z">
        <w:r>
          <w:delText xml:space="preserve">and</w:delText>
        </w:r>
      </w:del>
      <w:del w:id="17503" w:author="PR Preview" w:date="2026-01-01T00:00:00Z">
        <w:r>
          <w:delText xml:space="preserve"> </w:delText>
        </w:r>
      </w:del>
      <w:del w:id="17504" w:author="PR Preview" w:date="2026-01-01T00:00:00Z">
        <w:r>
          <w:delText xml:space="preserve">$\mathbf{W}\mathord{\smash[b]{\underset{\raise.3ex\hbox{$\scriptstyle\sim$}}{y}}\vphantom{y}}$</w:delText>
        </w:r>
      </w:del>
      <w:del w:id="17505" w:author="PR Preview" w:date="2026-01-01T00:00:00Z">
        <w:r>
          <w:delText xml:space="preserve"> </w:delText>
        </w:r>
      </w:del>
      <w:del w:id="17506" w:author="PR Preview" w:date="2026-01-01T00:00:00Z">
        <w:r>
          <w:delText xml:space="preserve">(</w:delText>
        </w:r>
      </w:del>
      <w:hyperlink w:anchor="thm-whitening-inner-product">
        <w:del w:id="17507" w:author="PR Preview" w:date="2026-01-01T00:00:00Z">
          <w:r>
            <w:rPr>
              <w:rStyle w:val="Hyperlink"/>
            </w:rPr>
            <w:delText xml:space="preserve">Theorem 86</w:delText>
          </w:r>
        </w:del>
      </w:hyperlink>
      <w:del w:id="17508" w:author="PR Preview" w:date="2026-01-01T00:00:00Z">
        <w:r>
          <w:delText xml:space="preserve">).</w:delText>
        </w:r>
      </w:del>
    </w:p>
    <w:p>
      <w:pPr>
        <w:numPr>
          <w:ilvl w:val="0"/>
          <w:numId w:val="1081"/>
        </w:numPr>
      </w:pPr>
      <w:ins w:id="17509" w:author="PR Preview" w:date="2026-01-01T00:00:00Z">
        <w:r>
          <w:rPr>
            <w:b/>
            <w:bCs/>
          </w:rPr>
          <w:t xml:space="preserve">Mahalanobis metric and whitening</w:t>
        </w:r>
      </w:ins>
      <w:ins w:id="17510" w:author="PR Preview" w:date="2026-01-01T00:00:00Z">
        <w:r>
          <w:t xml:space="preserve">:</w:t>
        </w:r>
      </w:ins>
      <w:ins w:id="17511" w:author="PR Preview" w:date="2026-01-01T00:00:00Z">
        <w:r>
          <w:t xml:space="preserve"> </w:t>
        </w:r>
      </w:ins>
      <w:ins w:id="17512" w:author="PR Preview" w:date="2026-01-01T00:00:00Z">
        <w:r>
          <w:t xml:space="preserve">Standard Euclidean distance treats all coordinate axes identically, ignoring feature correlations and variance differences.</w:t>
        </w:r>
      </w:ins>
      <w:ins w:id="17513" w:author="PR Preview" w:date="2026-01-01T00:00:00Z">
        <w:r>
          <w:t xml:space="preserve"> </w:t>
        </w:r>
      </w:ins>
      <w:ins w:id="17514" w:author="PR Preview" w:date="2026-01-01T00:00:00Z">
        <w:r>
          <w:t xml:space="preserve">If data features have a symmetric positive definite covariance matrix</w:t>
        </w:r>
      </w:ins>
      <w:ins w:id="17515" w:author="PR Preview" w:date="2026-01-01T00:00:00Z">
        <w:r>
          <w:t xml:space="preserve"> </w:t>
        </w:r>
      </w:ins>
      <m:oMath>
        <m:r>
          <m:rPr>
            <m:sty m:val="b"/>
          </m:rPr>
          <m:t>Σ</m:t>
        </m:r>
      </m:oMath>
      <w:ins w:id="17516" w:author="PR Preview" w:date="2026-01-01T00:00:00Z">
        <w:r>
          <w:t xml:space="preserve"> </w:t>
        </w:r>
      </w:ins>
      <w:ins w:id="17517" w:author="PR Preview" w:date="2026-01-01T00:00:00Z">
        <w:r>
          <w:t xml:space="preserve">(</w:t>
        </w:r>
      </w:ins>
      <w:hyperlink w:anchor="def-positive-definite">
        <w:ins w:id="17518" w:author="PR Preview" w:date="2026-01-01T00:00:00Z">
          <w:r>
            <w:rPr>
              <w:rStyle w:val="Hyperlink"/>
            </w:rPr>
            <w:t xml:space="preserve">Definition 101</w:t>
          </w:r>
        </w:ins>
      </w:hyperlink>
      <w:ins w:id="17519" w:author="PR Preview" w:date="2026-01-01T00:00:00Z">
        <w:r>
          <w:t xml:space="preserve">),</w:t>
        </w:r>
      </w:ins>
      <w:ins w:id="17520" w:author="PR Preview" w:date="2026-01-01T00:00:00Z">
        <w:r>
          <w:t xml:space="preserve"> </w:t>
        </w:r>
      </w:ins>
      <w:ins w:id="17521" w:author="PR Preview" w:date="2026-01-01T00:00:00Z">
        <w:r>
          <w:t xml:space="preserve">the precision matrix</w:t>
        </w:r>
      </w:ins>
      <w:ins w:id="17522" w:author="PR Preview" w:date="2026-01-01T00:00:00Z">
        <w:r>
          <w:t xml:space="preserve"> </w:t>
        </w:r>
      </w:ins>
      <m:oMath>
        <m:r>
          <m:rPr>
            <m:sty m:val="bi"/>
          </m:rPr>
          <m:t>A</m:t>
        </m:r>
        <m:r>
          <m:rPr>
            <m:sty m:val="p"/>
          </m:rPr>
          <m:t>=</m:t>
        </m:r>
        <m:sSup>
          <m:e>
            <m:r>
              <m:rPr>
                <m:sty m:val="b"/>
              </m:rPr>
              <m:t>Σ</m:t>
            </m:r>
          </m:e>
          <m:sup>
            <m:r>
              <m:rPr>
                <m:sty m:val="p"/>
              </m:rPr>
              <m:t>−</m:t>
            </m:r>
            <m:r>
              <m:t>1</m:t>
            </m:r>
          </m:sup>
        </m:sSup>
      </m:oMath>
      <w:ins w:id="17523" w:author="PR Preview" w:date="2026-01-01T00:00:00Z">
        <w:r>
          <w:t xml:space="preserve"> </w:t>
        </w:r>
      </w:ins>
      <w:ins w:id="17524" w:author="PR Preview" w:date="2026-01-01T00:00:00Z">
        <w:r>
          <w:t xml:space="preserve">(</w:t>
        </w:r>
      </w:ins>
      <w:hyperlink w:anchor="thm-pd-inverse">
        <w:ins w:id="17525" w:author="PR Preview" w:date="2026-01-01T00:00:00Z">
          <w:r>
            <w:rPr>
              <w:rStyle w:val="Hyperlink"/>
            </w:rPr>
            <w:t xml:space="preserve">Theorem 83</w:t>
          </w:r>
        </w:ins>
      </w:hyperlink>
      <w:ins w:id="17526" w:author="PR Preview" w:date="2026-01-01T00:00:00Z">
        <w:r>
          <w:t xml:space="preserve">) defines the Mahalanobis inner product</w:t>
        </w:r>
      </w:ins>
      <w:ins w:id="17527" w:author="PR Preview" w:date="2026-01-01T00:00:00Z">
        <w:r>
          <w:t xml:space="preserve"> </w:t>
        </w:r>
      </w:ins>
      <w:ins w:id="17528"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17529" w:author="PR Preview" w:date="2026-01-01T00:00:00Z">
        <w:r>
          <w:t xml:space="preserve">.</w:t>
        </w:r>
      </w:ins>
      <w:ins w:id="17530" w:author="PR Preview" w:date="2026-01-01T00:00:00Z">
        <w:r>
          <w:t xml:space="preserve"> </w:t>
        </w:r>
      </w:ins>
      <w:ins w:id="17531" w:author="PR Preview" w:date="2026-01-01T00:00:00Z">
        <w:r>
          <w:t xml:space="preserve">The induced distance</w:t>
        </w:r>
      </w:ins>
      <w:ins w:id="17532" w:author="PR Preview" w:date="2026-01-01T00:00:00Z">
        <w:r>
          <w:t xml:space="preserve"> </w:t>
        </w:r>
      </w:ins>
      <w:ins w:id="17533"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17534" w:author="PR Preview" w:date="2026-01-01T00:00:00Z">
        <w:r>
          <w:t xml:space="preserve"> </w:t>
        </w:r>
      </w:ins>
      <w:ins w:id="17535" w:author="PR Preview" w:date="2026-01-01T00:00:00Z">
        <w:r>
          <w:t xml:space="preserve">measures statistical distance normalized by variance along each principal direction.</w:t>
        </w:r>
      </w:ins>
      <w:ins w:id="17536" w:author="PR Preview" w:date="2026-01-01T00:00:00Z">
        <w:r>
          <w:t xml:space="preserve"> </w:t>
        </w:r>
      </w:ins>
      <w:ins w:id="17537" w:author="PR Preview" w:date="2026-01-01T00:00:00Z">
        <w:r>
          <w:t xml:space="preserve">Factoring</w:t>
        </w:r>
      </w:ins>
      <w:ins w:id="17538"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17539" w:author="PR Preview" w:date="2026-01-01T00:00:00Z">
        <w:r>
          <w:t xml:space="preserve"> </w:t>
        </w:r>
      </w:ins>
      <w:ins w:id="17540" w:author="PR Preview" w:date="2026-01-01T00:00:00Z">
        <w:r>
          <w:t xml:space="preserve">(via Cholesky or spectral decomposition,</w:t>
        </w:r>
      </w:ins>
      <w:ins w:id="17541" w:author="PR Preview" w:date="2026-01-01T00:00:00Z">
        <w:r>
          <w:t xml:space="preserve"> </w:t>
        </w:r>
      </w:ins>
      <w:hyperlink w:anchor="cor-pd-transpose-product">
        <w:ins w:id="17542" w:author="PR Preview" w:date="2026-01-01T00:00:00Z">
          <w:r>
            <w:rPr>
              <w:rStyle w:val="Hyperlink"/>
            </w:rPr>
            <w:t xml:space="preserve">Corollary 12</w:t>
          </w:r>
        </w:ins>
      </w:hyperlink>
      <w:ins w:id="17543" w:author="PR Preview" w:date="2026-01-01T00:00:00Z">
        <w:r>
          <w:t xml:space="preserve">),</w:t>
        </w:r>
      </w:ins>
      <w:ins w:id="17544" w:author="PR Preview" w:date="2026-01-01T00:00:00Z">
        <w:r>
          <w:t xml:space="preserve"> </w:t>
        </w:r>
      </w:ins>
      <w:ins w:id="17545" w:author="PR Preview" w:date="2026-01-01T00:00:00Z">
        <w:r>
          <w:t xml:space="preserve">this inner product is the Euclidean dot product of the whitened vectors</w:t>
        </w:r>
      </w:ins>
      <w:ins w:id="17546" w:author="PR Preview" w:date="2026-01-01T00:00:00Z">
        <w:r>
          <w:t xml:space="preserve"> </w:t>
        </w:r>
      </w:ins>
      <w:ins w:id="17547" w:author="PR Preview" w:date="2026-01-01T00:00:00Z">
        <w:r>
          <w:t xml:space="preserve">$\mathbf{W}\mathord{\smash[b]{\underset{\raise.3ex\hbox{$\scriptstyle\sim$}}{x}}\vphantom{x}}$</w:t>
        </w:r>
      </w:ins>
      <w:ins w:id="17548" w:author="PR Preview" w:date="2026-01-01T00:00:00Z">
        <w:r>
          <w:t xml:space="preserve"> </w:t>
        </w:r>
      </w:ins>
      <w:ins w:id="17549" w:author="PR Preview" w:date="2026-01-01T00:00:00Z">
        <w:r>
          <w:t xml:space="preserve">and</w:t>
        </w:r>
      </w:ins>
      <w:ins w:id="17550" w:author="PR Preview" w:date="2026-01-01T00:00:00Z">
        <w:r>
          <w:t xml:space="preserve"> </w:t>
        </w:r>
      </w:ins>
      <w:ins w:id="17551" w:author="PR Preview" w:date="2026-01-01T00:00:00Z">
        <w:r>
          <w:t xml:space="preserve">$\mathbf{W}\mathord{\smash[b]{\underset{\raise.3ex\hbox{$\scriptstyle\sim$}}{y}}\vphantom{y}}$</w:t>
        </w:r>
      </w:ins>
      <w:ins w:id="17552" w:author="PR Preview" w:date="2026-01-01T00:00:00Z">
        <w:r>
          <w:t xml:space="preserve"> </w:t>
        </w:r>
      </w:ins>
      <w:ins w:id="17553" w:author="PR Preview" w:date="2026-01-01T00:00:00Z">
        <w:r>
          <w:t xml:space="preserve">(</w:t>
        </w:r>
      </w:ins>
      <w:hyperlink w:anchor="thm-whitening-inner-product">
        <w:ins w:id="17554" w:author="PR Preview" w:date="2026-01-01T00:00:00Z">
          <w:r>
            <w:rPr>
              <w:rStyle w:val="Hyperlink"/>
            </w:rPr>
            <w:t xml:space="preserve">Theorem 85</w:t>
          </w:r>
        </w:ins>
      </w:hyperlink>
      <w:ins w:id="17555" w:author="PR Preview" w:date="2026-01-01T00:00:00Z">
        <w:r>
          <w:t xml:space="preserve">).</w:t>
        </w:r>
      </w:ins>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del w:id="17556" w:author="PR Preview" w:date="2026-01-01T00:00:00Z">
        <w:r>
          <w:rPr>
            <w:b/>
            <w:bCs/>
          </w:rPr>
          <w:delText xml:space="preserve">Definition 105 (Determinant)</w:delText>
        </w:r>
      </w:del>
      <w:del w:id="17557" w:author="PR Preview" w:date="2026-01-01T00:00:00Z">
        <w:r>
          <w:delText xml:space="preserve"> </w:delText>
        </w:r>
      </w:del>
      <w:del w:id="17558" w:author="PR Preview" w:date="2026-01-01T00:00:00Z">
        <w:r>
          <w:delText xml:space="preserve">The</w:delText>
        </w:r>
      </w:del>
      <w:del w:id="17559" w:author="PR Preview" w:date="2026-01-01T00:00:00Z">
        <w:r>
          <w:delText xml:space="preserve"> </w:delText>
        </w:r>
      </w:del>
      <w:del w:id="17560" w:author="PR Preview" w:date="2026-01-01T00:00:00Z">
        <w:r>
          <w:rPr>
            <w:b/>
            <w:bCs/>
          </w:rPr>
          <w:delText xml:space="preserve">determinant</w:delText>
        </w:r>
      </w:del>
      <w:del w:id="17561" w:author="PR Preview" w:date="2026-01-01T00:00:00Z">
        <w:r>
          <w:delText xml:space="preserve"> </w:delText>
        </w:r>
      </w:del>
      <w:del w:id="17562" w:author="PR Preview" w:date="2026-01-01T00:00:00Z">
        <w:r>
          <w:delText xml:space="preserve">[75]</w:delText>
        </w:r>
      </w:del>
      <w:del w:id="17563" w:author="PR Preview" w:date="2026-01-01T00:00:00Z">
        <w:r>
          <w:delText xml:space="preserve"> </w:delText>
        </w:r>
      </w:del>
      <w:del w:id="17564" w:author="PR Preview" w:date="2026-01-01T00:00:00Z">
        <w:r>
          <w:delText xml:space="preserve">of a</w:delText>
        </w:r>
      </w:del>
      <w:del w:id="17565" w:author="PR Preview" w:date="2026-01-01T00:00:00Z">
        <w:r>
          <w:delText xml:space="preserve"> </w:delText>
        </w:r>
      </w:del>
      <m:oMath>
        <m:r>
          <m:t>p</m:t>
        </m:r>
        <m:r>
          <m:rPr>
            <m:sty m:val="p"/>
          </m:rPr>
          <m:t>×</m:t>
        </m:r>
        <m:r>
          <m:t>p</m:t>
        </m:r>
      </m:oMath>
      <w:del w:id="17566" w:author="PR Preview" w:date="2026-01-01T00:00:00Z">
        <w:r>
          <w:delText xml:space="preserve"> </w:delText>
        </w:r>
      </w:del>
      <w:del w:id="17567" w:author="PR Preview" w:date="2026-01-01T00:00:00Z">
        <w:r>
          <w:delText xml:space="preserve">matrix</w:delText>
        </w:r>
      </w:del>
      <w:del w:id="17568" w:author="PR Preview" w:date="2026-01-01T00:00:00Z">
        <w:r>
          <w:delText xml:space="preserve"> </w:delText>
        </w:r>
      </w:del>
      <m:oMath>
        <m:r>
          <m:rPr>
            <m:sty m:val="bi"/>
          </m:rPr>
          <m:t>A</m:t>
        </m:r>
      </m:oMath>
      <w:del w:id="17569" w:author="PR Preview" w:date="2026-01-01T00:00:00Z">
        <w:r>
          <w:delText xml:space="preserve"> </w:delText>
        </w:r>
      </w:del>
      <w:del w:id="17570" w:author="PR Preview" w:date="2026-01-01T00:00:00Z">
        <w:r>
          <w:delText xml:space="preserve">with entries</w:delText>
        </w:r>
      </w:del>
      <w:del w:id="17571" w:author="PR Preview" w:date="2026-01-01T00:00:00Z">
        <w:r>
          <w:delText xml:space="preserve"> </w:delText>
        </w:r>
      </w:del>
      <m:oMath>
        <m:sSub>
          <m:e>
            <m:r>
              <m:t>a</m:t>
            </m:r>
          </m:e>
          <m:sub>
            <m:r>
              <m:t>i</m:t>
            </m:r>
            <m:r>
              <m:t>j</m:t>
            </m:r>
          </m:sub>
        </m:sSub>
      </m:oMath>
      <w:del w:id="17572" w:author="PR Preview" w:date="2026-01-01T00:00:00Z">
        <w:r>
          <w:delText xml:space="preserve">,</w:delText>
        </w:r>
      </w:del>
      <w:del w:id="17573" w:author="PR Preview" w:date="2026-01-01T00:00:00Z">
        <w:r>
          <w:delText xml:space="preserve"> </w:delText>
        </w:r>
      </w:del>
      <w:del w:id="17574" w:author="PR Preview" w:date="2026-01-01T00:00:00Z">
        <w:r>
          <w:delText xml:space="preserve">written</w:delText>
        </w:r>
      </w:del>
      <w:del w:id="17575" w:author="PR Preview" w:date="2026-01-01T00:00:00Z">
        <w:r>
          <w:delText xml:space="preserve"> </w:delText>
        </w:r>
      </w:del>
      <m:oMath>
        <m:r>
          <m:rPr>
            <m:sty m:val="p"/>
          </m:rPr>
          <m:t>det</m:t>
        </m:r>
        <m:r>
          <m:rPr>
            <m:sty m:val="p"/>
          </m:rPr>
          <m:t>(</m:t>
        </m:r>
        <m:r>
          <m:rPr>
            <m:sty m:val="bi"/>
          </m:rPr>
          <m:t>A</m:t>
        </m:r>
        <m:r>
          <m:rPr>
            <m:sty m:val="p"/>
          </m:rPr>
          <m:t>)</m:t>
        </m:r>
      </m:oMath>
      <w:del w:id="17576" w:author="PR Preview" w:date="2026-01-01T00:00:00Z">
        <w:r>
          <w:delText xml:space="preserve"> </w:delText>
        </w:r>
      </w:del>
      <w:del w:id="17577" w:author="PR Preview" w:date="2026-01-01T00:00:00Z">
        <w:r>
          <w:delText xml:space="preserve">or</w:delText>
        </w:r>
      </w:del>
      <w:del w:id="17578" w:author="PR Preview" w:date="2026-01-01T00:00:00Z">
        <w:r>
          <w:delText xml:space="preserve"> </w:delText>
        </w:r>
      </w:del>
      <m:oMath>
        <m:r>
          <m:t>​</m:t>
        </m:r>
        <m:d>
          <m:dPr>
            <m:begChr m:val="|"/>
            <m:sepChr m:val=""/>
            <m:endChr m:val="|"/>
            <m:grow/>
          </m:dPr>
          <m:e>
            <m:r>
              <m:rPr>
                <m:sty m:val="bi"/>
              </m:rPr>
              <m:t>A</m:t>
            </m:r>
          </m:e>
        </m:d>
        <m:r>
          <m:t>​</m:t>
        </m:r>
      </m:oMath>
      <w:del w:id="17579" w:author="PR Preview" w:date="2026-01-01T00:00:00Z">
        <w:r>
          <w:delText xml:space="preserve">,</w:delText>
        </w:r>
      </w:del>
      <w:del w:id="17580" w:author="PR Preview" w:date="2026-01-01T00:00:00Z">
        <w:r>
          <w:delText xml:space="preserve"> </w:delText>
        </w:r>
      </w:del>
      <w:del w:id="17581" w:author="PR Preview" w:date="2026-01-01T00:00:00Z">
        <w:r>
          <w:delText xml:space="preserve">is the number defined recursively in</w:delText>
        </w:r>
      </w:del>
      <w:del w:id="17582" w:author="PR Preview" w:date="2026-01-01T00:00:00Z">
        <w:r>
          <w:delText xml:space="preserve"> </w:delText>
        </w:r>
      </w:del>
      <m:oMath>
        <m:r>
          <m:t>p</m:t>
        </m:r>
      </m:oMath>
      <w:del w:id="17583" w:author="PR Preview" w:date="2026-01-01T00:00:00Z">
        <w:r>
          <w:delText xml:space="preserve">:</w:delText>
        </w:r>
      </w:del>
    </w:p>
    <w:p>
      <w:pPr>
        <w:pStyle w:val="FirstParagraph"/>
      </w:pPr>
      <w:ins w:id="17584" w:author="PR Preview" w:date="2026-01-01T00:00:00Z">
        <w:r>
          <w:rPr>
            <w:b/>
            <w:bCs/>
          </w:rPr>
          <w:t xml:space="preserve">Definition 105 (Determinant)</w:t>
        </w:r>
      </w:ins>
      <w:ins w:id="17585" w:author="PR Preview" w:date="2026-01-01T00:00:00Z">
        <w:r>
          <w:t xml:space="preserve"> </w:t>
        </w:r>
      </w:ins>
      <w:ins w:id="17586" w:author="PR Preview" w:date="2026-01-01T00:00:00Z">
        <w:r>
          <w:t xml:space="preserve">The</w:t>
        </w:r>
      </w:ins>
      <w:ins w:id="17587" w:author="PR Preview" w:date="2026-01-01T00:00:00Z">
        <w:r>
          <w:t xml:space="preserve"> </w:t>
        </w:r>
      </w:ins>
      <w:ins w:id="17588" w:author="PR Preview" w:date="2026-01-01T00:00:00Z">
        <w:r>
          <w:rPr>
            <w:b/>
            <w:bCs/>
          </w:rPr>
          <w:t xml:space="preserve">determinant</w:t>
        </w:r>
      </w:ins>
      <w:ins w:id="17589" w:author="PR Preview" w:date="2026-01-01T00:00:00Z">
        <w:r>
          <w:t xml:space="preserve"> </w:t>
        </w:r>
      </w:ins>
      <w:ins w:id="17590" w:author="PR Preview" w:date="2026-01-01T00:00:00Z">
        <w:r>
          <w:t xml:space="preserve">[72]</w:t>
        </w:r>
      </w:ins>
      <w:ins w:id="17591" w:author="PR Preview" w:date="2026-01-01T00:00:00Z">
        <w:r>
          <w:t xml:space="preserve"> </w:t>
        </w:r>
      </w:ins>
      <w:ins w:id="17592" w:author="PR Preview" w:date="2026-01-01T00:00:00Z">
        <w:r>
          <w:t xml:space="preserve">of a</w:t>
        </w:r>
      </w:ins>
      <w:ins w:id="17593" w:author="PR Preview" w:date="2026-01-01T00:00:00Z">
        <w:r>
          <w:t xml:space="preserve"> </w:t>
        </w:r>
      </w:ins>
      <m:oMath>
        <m:r>
          <m:t>p</m:t>
        </m:r>
        <m:r>
          <m:rPr>
            <m:sty m:val="p"/>
          </m:rPr>
          <m:t>×</m:t>
        </m:r>
        <m:r>
          <m:t>p</m:t>
        </m:r>
      </m:oMath>
      <w:ins w:id="17594" w:author="PR Preview" w:date="2026-01-01T00:00:00Z">
        <w:r>
          <w:t xml:space="preserve"> </w:t>
        </w:r>
      </w:ins>
      <w:ins w:id="17595" w:author="PR Preview" w:date="2026-01-01T00:00:00Z">
        <w:r>
          <w:t xml:space="preserve">matrix</w:t>
        </w:r>
      </w:ins>
      <w:ins w:id="17596" w:author="PR Preview" w:date="2026-01-01T00:00:00Z">
        <w:r>
          <w:t xml:space="preserve"> </w:t>
        </w:r>
      </w:ins>
      <m:oMath>
        <m:r>
          <m:rPr>
            <m:sty m:val="bi"/>
          </m:rPr>
          <m:t>A</m:t>
        </m:r>
      </m:oMath>
      <w:ins w:id="17597" w:author="PR Preview" w:date="2026-01-01T00:00:00Z">
        <w:r>
          <w:t xml:space="preserve"> </w:t>
        </w:r>
      </w:ins>
      <w:ins w:id="17598" w:author="PR Preview" w:date="2026-01-01T00:00:00Z">
        <w:r>
          <w:t xml:space="preserve">with entries</w:t>
        </w:r>
      </w:ins>
      <w:ins w:id="17599" w:author="PR Preview" w:date="2026-01-01T00:00:00Z">
        <w:r>
          <w:t xml:space="preserve"> </w:t>
        </w:r>
      </w:ins>
      <m:oMath>
        <m:sSub>
          <m:e>
            <m:r>
              <m:t>a</m:t>
            </m:r>
          </m:e>
          <m:sub>
            <m:r>
              <m:t>i</m:t>
            </m:r>
            <m:r>
              <m:t>j</m:t>
            </m:r>
          </m:sub>
        </m:sSub>
      </m:oMath>
      <w:ins w:id="17600" w:author="PR Preview" w:date="2026-01-01T00:00:00Z">
        <w:r>
          <w:t xml:space="preserve">,</w:t>
        </w:r>
      </w:ins>
      <w:ins w:id="17601" w:author="PR Preview" w:date="2026-01-01T00:00:00Z">
        <w:r>
          <w:t xml:space="preserve"> </w:t>
        </w:r>
      </w:ins>
      <w:ins w:id="17602" w:author="PR Preview" w:date="2026-01-01T00:00:00Z">
        <w:r>
          <w:t xml:space="preserve">written</w:t>
        </w:r>
      </w:ins>
      <w:ins w:id="17603" w:author="PR Preview" w:date="2026-01-01T00:00:00Z">
        <w:r>
          <w:t xml:space="preserve"> </w:t>
        </w:r>
      </w:ins>
      <m:oMath>
        <m:r>
          <m:rPr>
            <m:sty m:val="p"/>
          </m:rPr>
          <m:t>det</m:t>
        </m:r>
        <m:r>
          <m:rPr>
            <m:sty m:val="p"/>
          </m:rPr>
          <m:t>(</m:t>
        </m:r>
        <m:r>
          <m:rPr>
            <m:sty m:val="bi"/>
          </m:rPr>
          <m:t>A</m:t>
        </m:r>
        <m:r>
          <m:rPr>
            <m:sty m:val="p"/>
          </m:rPr>
          <m:t>)</m:t>
        </m:r>
      </m:oMath>
      <w:ins w:id="17604" w:author="PR Preview" w:date="2026-01-01T00:00:00Z">
        <w:r>
          <w:t xml:space="preserve"> </w:t>
        </w:r>
      </w:ins>
      <w:ins w:id="17605" w:author="PR Preview" w:date="2026-01-01T00:00:00Z">
        <w:r>
          <w:t xml:space="preserve">or</w:t>
        </w:r>
      </w:ins>
      <w:ins w:id="17606" w:author="PR Preview" w:date="2026-01-01T00:00:00Z">
        <w:r>
          <w:t xml:space="preserve"> </w:t>
        </w:r>
      </w:ins>
      <m:oMath>
        <m:r>
          <m:t>​</m:t>
        </m:r>
        <m:d>
          <m:dPr>
            <m:begChr m:val="|"/>
            <m:sepChr m:val=""/>
            <m:endChr m:val="|"/>
            <m:grow/>
          </m:dPr>
          <m:e>
            <m:r>
              <m:rPr>
                <m:sty m:val="bi"/>
              </m:rPr>
              <m:t>A</m:t>
            </m:r>
          </m:e>
        </m:d>
        <m:r>
          <m:t>​</m:t>
        </m:r>
      </m:oMath>
      <w:ins w:id="17607" w:author="PR Preview" w:date="2026-01-01T00:00:00Z">
        <w:r>
          <w:t xml:space="preserve">,</w:t>
        </w:r>
      </w:ins>
      <w:ins w:id="17608" w:author="PR Preview" w:date="2026-01-01T00:00:00Z">
        <w:r>
          <w:t xml:space="preserve"> </w:t>
        </w:r>
      </w:ins>
      <w:ins w:id="17609" w:author="PR Preview" w:date="2026-01-01T00:00:00Z">
        <w:r>
          <w:t xml:space="preserve">is the number defined recursively in</w:t>
        </w:r>
      </w:ins>
      <w:ins w:id="17610" w:author="PR Preview" w:date="2026-01-01T00:00:00Z">
        <w:r>
          <w:t xml:space="preserve"> </w:t>
        </w:r>
      </w:ins>
      <m:oMath>
        <m:r>
          <m:t>p</m:t>
        </m:r>
      </m:oMath>
      <w:ins w:id="17611" w:author="PR Preview" w:date="2026-01-01T00:00:00Z">
        <w:r>
          <w:t xml:space="preserve">:</w:t>
        </w:r>
      </w:ins>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del w:id="17612" w:author="PR Preview" w:date="2026-01-01T00:00:00Z">
        <w:r>
          <w:rPr>
            <w:b/>
            <w:bCs/>
          </w:rPr>
          <w:delText xml:space="preserve">Example 161 (Determinant of a</w:delText>
        </w:r>
      </w:del>
      <w:del w:id="17613" w:author="PR Preview" w:date="2026-01-01T00:00:00Z">
        <w:r>
          <w:rPr>
            <w:b/>
            <w:bCs/>
          </w:rPr>
          <w:delText xml:space="preserve"> </w:delText>
        </w:r>
      </w:del>
      <m:oMath>
        <m:r>
          <m:t>2</m:t>
        </m:r>
        <m:r>
          <m:rPr>
            <m:sty m:val="p"/>
          </m:rPr>
          <m:t>×</m:t>
        </m:r>
        <m:r>
          <m:t>2</m:t>
        </m:r>
      </m:oMath>
      <w:del w:id="17614" w:author="PR Preview" w:date="2026-01-01T00:00:00Z">
        <w:r>
          <w:rPr>
            <w:b/>
            <w:bCs/>
          </w:rPr>
          <w:delText xml:space="preserve"> </w:delText>
        </w:r>
      </w:del>
      <w:del w:id="17615" w:author="PR Preview" w:date="2026-01-01T00:00:00Z">
        <w:r>
          <w:rPr>
            <w:b/>
            <w:bCs/>
          </w:rPr>
          <w:delText xml:space="preserve">matrix)</w:delText>
        </w:r>
      </w:del>
      <w:del w:id="17616" w:author="PR Preview" w:date="2026-01-01T00:00:00Z">
        <w:r>
          <w:delText xml:space="preserve"> </w:delText>
        </w:r>
      </w:del>
      <w:del w:id="17617" w:author="PR Preview" w:date="2026-01-01T00:00:00Z">
        <w:r>
          <w:delText xml:space="preserve">For</w:delText>
        </w:r>
      </w:del>
      <w:del w:id="1761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17619" w:author="PR Preview" w:date="2026-01-01T00:00:00Z">
        <w:r>
          <w:delText xml:space="preserve">,</w:delText>
        </w:r>
      </w:del>
      <w:del w:id="17620" w:author="PR Preview" w:date="2026-01-01T00:00:00Z">
        <w:r>
          <w:delText xml:space="preserve"> </w:delText>
        </w:r>
      </w:del>
      <w:del w:id="17621" w:author="PR Preview" w:date="2026-01-01T00:00:00Z">
        <w:r>
          <w:delText xml:space="preserve">deleting row 1 and column 1 leaves</w:delText>
        </w:r>
      </w:del>
      <w:del w:id="17622"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17623" w:author="PR Preview" w:date="2026-01-01T00:00:00Z">
        <w:r>
          <w:delText xml:space="preserve">,</w:delText>
        </w:r>
      </w:del>
      <w:del w:id="17624" w:author="PR Preview" w:date="2026-01-01T00:00:00Z">
        <w:r>
          <w:delText xml:space="preserve"> </w:delText>
        </w:r>
      </w:del>
      <w:del w:id="17625" w:author="PR Preview" w:date="2026-01-01T00:00:00Z">
        <w:r>
          <w:delText xml:space="preserve">and deleting row 1 and column 2 leaves</w:delText>
        </w:r>
      </w:del>
      <w:del w:id="17626"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17627" w:author="PR Preview" w:date="2026-01-01T00:00:00Z">
        <w:r>
          <w:delText xml:space="preserve">.</w:delText>
        </w:r>
      </w:del>
      <w:del w:id="17628" w:author="PR Preview" w:date="2026-01-01T00:00:00Z">
        <w:r>
          <w:delText xml:space="preserve"> </w:delText>
        </w:r>
      </w:del>
      <w:del w:id="17629" w:author="PR Preview" w:date="2026-01-01T00:00:00Z">
        <w:r>
          <w:delText xml:space="preserve">So:</w:delText>
        </w:r>
      </w:del>
    </w:p>
    <w:p>
      <w:pPr>
        <w:pStyle w:val="FirstParagraph"/>
      </w:pPr>
      <w:ins w:id="17630" w:author="PR Preview" w:date="2026-01-01T00:00:00Z">
        <w:r>
          <w:rPr>
            <w:b/>
            <w:bCs/>
          </w:rPr>
          <w:t xml:space="preserve">Example 160 (Determinant of a</w:t>
        </w:r>
      </w:ins>
      <w:ins w:id="17631" w:author="PR Preview" w:date="2026-01-01T00:00:00Z">
        <w:r>
          <w:rPr>
            <w:b/>
            <w:bCs/>
          </w:rPr>
          <w:t xml:space="preserve"> </w:t>
        </w:r>
      </w:ins>
      <m:oMath>
        <m:r>
          <m:t>2</m:t>
        </m:r>
        <m:r>
          <m:rPr>
            <m:sty m:val="p"/>
          </m:rPr>
          <m:t>×</m:t>
        </m:r>
        <m:r>
          <m:t>2</m:t>
        </m:r>
      </m:oMath>
      <w:ins w:id="17632" w:author="PR Preview" w:date="2026-01-01T00:00:00Z">
        <w:r>
          <w:rPr>
            <w:b/>
            <w:bCs/>
          </w:rPr>
          <w:t xml:space="preserve"> </w:t>
        </w:r>
      </w:ins>
      <w:ins w:id="17633" w:author="PR Preview" w:date="2026-01-01T00:00:00Z">
        <w:r>
          <w:rPr>
            <w:b/>
            <w:bCs/>
          </w:rPr>
          <w:t xml:space="preserve">matrix)</w:t>
        </w:r>
      </w:ins>
      <w:ins w:id="17634" w:author="PR Preview" w:date="2026-01-01T00:00:00Z">
        <w:r>
          <w:t xml:space="preserve"> </w:t>
        </w:r>
      </w:ins>
      <w:ins w:id="17635" w:author="PR Preview" w:date="2026-01-01T00:00:00Z">
        <w:r>
          <w:t xml:space="preserve">For</w:t>
        </w:r>
      </w:ins>
      <w:ins w:id="1763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17637" w:author="PR Preview" w:date="2026-01-01T00:00:00Z">
        <w:r>
          <w:t xml:space="preserve">,</w:t>
        </w:r>
      </w:ins>
      <w:ins w:id="17638" w:author="PR Preview" w:date="2026-01-01T00:00:00Z">
        <w:r>
          <w:t xml:space="preserve"> </w:t>
        </w:r>
      </w:ins>
      <w:ins w:id="17639" w:author="PR Preview" w:date="2026-01-01T00:00:00Z">
        <w:r>
          <w:t xml:space="preserve">deleting row 1 and column 1 leaves</w:t>
        </w:r>
      </w:ins>
      <w:ins w:id="17640"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17641" w:author="PR Preview" w:date="2026-01-01T00:00:00Z">
        <w:r>
          <w:t xml:space="preserve">,</w:t>
        </w:r>
      </w:ins>
      <w:ins w:id="17642" w:author="PR Preview" w:date="2026-01-01T00:00:00Z">
        <w:r>
          <w:t xml:space="preserve"> </w:t>
        </w:r>
      </w:ins>
      <w:ins w:id="17643" w:author="PR Preview" w:date="2026-01-01T00:00:00Z">
        <w:r>
          <w:t xml:space="preserve">and deleting row 1 and column 2 leaves</w:t>
        </w:r>
      </w:ins>
      <w:ins w:id="17644"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17645" w:author="PR Preview" w:date="2026-01-01T00:00:00Z">
        <w:r>
          <w:t xml:space="preserve">.</w:t>
        </w:r>
      </w:ins>
      <w:ins w:id="17646" w:author="PR Preview" w:date="2026-01-01T00:00:00Z">
        <w:r>
          <w:t xml:space="preserve"> </w:t>
        </w:r>
      </w:ins>
      <w:ins w:id="17647"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17648" w:author="PR Preview" w:date="2026-01-01T00:00:00Z">
        <w:r>
          <w:delText xml:space="preserve">For</w:delText>
        </w:r>
      </w:del>
      <w:del w:id="17649" w:author="PR Preview" w:date="2026-01-01T00:00:00Z">
        <w:r>
          <w:delText xml:space="preserve"> </w:delText>
        </w:r>
      </w:del>
      <m:oMath>
        <m:r>
          <m:t>p</m:t>
        </m:r>
        <m:r>
          <m:rPr>
            <m:sty m:val="p"/>
          </m:rPr>
          <m:t>=</m:t>
        </m:r>
        <m:r>
          <m:t>2</m:t>
        </m:r>
      </m:oMath>
      <w:del w:id="17650" w:author="PR Preview" w:date="2026-01-01T00:00:00Z">
        <w:r>
          <w:delText xml:space="preserve">, the columns have two orderings.</w:delText>
        </w:r>
      </w:del>
      <w:del w:id="17651" w:author="PR Preview" w:date="2026-01-01T00:00:00Z">
        <w:r>
          <w:delText xml:space="preserve"> </w:delText>
        </w:r>
      </w:del>
      <w:del w:id="17652" w:author="PR Preview" w:date="2026-01-01T00:00:00Z">
        <w:r>
          <w:delText xml:space="preserve">The ordering</w:delText>
        </w:r>
      </w:del>
      <w:del w:id="17653" w:author="PR Preview" w:date="2026-01-01T00:00:00Z">
        <w:r>
          <w:delText xml:space="preserve"> </w:delText>
        </w:r>
      </w:del>
      <m:oMath>
        <m:r>
          <m:rPr>
            <m:sty m:val="p"/>
          </m:rPr>
          <m:t>(</m:t>
        </m:r>
        <m:r>
          <m:t>1</m:t>
        </m:r>
        <m:r>
          <m:rPr>
            <m:sty m:val="p"/>
          </m:rPr>
          <m:t>,</m:t>
        </m:r>
        <m:r>
          <m:t>2</m:t>
        </m:r>
        <m:r>
          <m:rPr>
            <m:sty m:val="p"/>
          </m:rPr>
          <m:t>)</m:t>
        </m:r>
      </m:oMath>
      <w:del w:id="17654" w:author="PR Preview" w:date="2026-01-01T00:00:00Z">
        <w:r>
          <w:delText xml:space="preserve"> </w:delText>
        </w:r>
      </w:del>
      <w:del w:id="17655" w:author="PR Preview" w:date="2026-01-01T00:00:00Z">
        <w:r>
          <w:delText xml:space="preserve">keeps each column in place,</w:delText>
        </w:r>
      </w:del>
      <w:del w:id="17656" w:author="PR Preview" w:date="2026-01-01T00:00:00Z">
        <w:r>
          <w:delText xml:space="preserve"> </w:delText>
        </w:r>
      </w:del>
      <w:del w:id="17657" w:author="PR Preview" w:date="2026-01-01T00:00:00Z">
        <w:r>
          <w:delText xml:space="preserve">picks the entries</w:delText>
        </w:r>
      </w:del>
      <w:del w:id="17658" w:author="PR Preview" w:date="2026-01-01T00:00:00Z">
        <w:r>
          <w:delText xml:space="preserve"> </w:delText>
        </w:r>
      </w:del>
      <m:oMath>
        <m:sSub>
          <m:e>
            <m:r>
              <m:t>a</m:t>
            </m:r>
          </m:e>
          <m:sub>
            <m:r>
              <m:t>11</m:t>
            </m:r>
          </m:sub>
        </m:sSub>
      </m:oMath>
      <w:del w:id="17659" w:author="PR Preview" w:date="2026-01-01T00:00:00Z">
        <w:r>
          <w:delText xml:space="preserve"> </w:delText>
        </w:r>
      </w:del>
      <w:del w:id="17660" w:author="PR Preview" w:date="2026-01-01T00:00:00Z">
        <w:r>
          <w:delText xml:space="preserve">and</w:delText>
        </w:r>
      </w:del>
      <w:del w:id="17661" w:author="PR Preview" w:date="2026-01-01T00:00:00Z">
        <w:r>
          <w:delText xml:space="preserve"> </w:delText>
        </w:r>
      </w:del>
      <m:oMath>
        <m:sSub>
          <m:e>
            <m:r>
              <m:t>a</m:t>
            </m:r>
          </m:e>
          <m:sub>
            <m:r>
              <m:t>22</m:t>
            </m:r>
          </m:sub>
        </m:sSub>
      </m:oMath>
      <w:del w:id="17662" w:author="PR Preview" w:date="2026-01-01T00:00:00Z">
        <w:r>
          <w:delText xml:space="preserve">,</w:delText>
        </w:r>
      </w:del>
      <w:del w:id="17663" w:author="PR Preview" w:date="2026-01-01T00:00:00Z">
        <w:r>
          <w:delText xml:space="preserve"> </w:delText>
        </w:r>
      </w:del>
      <w:del w:id="17664" w:author="PR Preview" w:date="2026-01-01T00:00:00Z">
        <w:r>
          <w:delText xml:space="preserve">and has sign</w:delText>
        </w:r>
      </w:del>
      <w:del w:id="17665" w:author="PR Preview" w:date="2026-01-01T00:00:00Z">
        <w:r>
          <w:delText xml:space="preserve"> </w:delText>
        </w:r>
      </w:del>
      <m:oMath>
        <m:r>
          <m:rPr>
            <m:sty m:val="p"/>
          </m:rPr>
          <m:t>+</m:t>
        </m:r>
        <m:r>
          <m:t>1</m:t>
        </m:r>
      </m:oMath>
      <w:del w:id="17666" w:author="PR Preview" w:date="2026-01-01T00:00:00Z">
        <w:r>
          <w:delText xml:space="preserve">.</w:delText>
        </w:r>
      </w:del>
      <w:del w:id="17667" w:author="PR Preview" w:date="2026-01-01T00:00:00Z">
        <w:r>
          <w:delText xml:space="preserve"> </w:delText>
        </w:r>
      </w:del>
      <w:del w:id="17668" w:author="PR Preview" w:date="2026-01-01T00:00:00Z">
        <w:r>
          <w:delText xml:space="preserve">The ordering</w:delText>
        </w:r>
      </w:del>
      <w:del w:id="17669" w:author="PR Preview" w:date="2026-01-01T00:00:00Z">
        <w:r>
          <w:delText xml:space="preserve"> </w:delText>
        </w:r>
      </w:del>
      <m:oMath>
        <m:r>
          <m:rPr>
            <m:sty m:val="p"/>
          </m:rPr>
          <m:t>(</m:t>
        </m:r>
        <m:r>
          <m:t>2</m:t>
        </m:r>
        <m:r>
          <m:rPr>
            <m:sty m:val="p"/>
          </m:rPr>
          <m:t>,</m:t>
        </m:r>
        <m:r>
          <m:t>1</m:t>
        </m:r>
        <m:r>
          <m:rPr>
            <m:sty m:val="p"/>
          </m:rPr>
          <m:t>)</m:t>
        </m:r>
      </m:oMath>
      <w:del w:id="17670" w:author="PR Preview" w:date="2026-01-01T00:00:00Z">
        <w:r>
          <w:delText xml:space="preserve"> </w:delText>
        </w:r>
      </w:del>
      <w:del w:id="17671" w:author="PR Preview" w:date="2026-01-01T00:00:00Z">
        <w:r>
          <w:delText xml:space="preserve">swaps the two columns,</w:delText>
        </w:r>
      </w:del>
      <w:del w:id="17672" w:author="PR Preview" w:date="2026-01-01T00:00:00Z">
        <w:r>
          <w:delText xml:space="preserve"> </w:delText>
        </w:r>
      </w:del>
      <w:del w:id="17673" w:author="PR Preview" w:date="2026-01-01T00:00:00Z">
        <w:r>
          <w:delText xml:space="preserve">picks the entries</w:delText>
        </w:r>
      </w:del>
      <w:del w:id="17674" w:author="PR Preview" w:date="2026-01-01T00:00:00Z">
        <w:r>
          <w:delText xml:space="preserve"> </w:delText>
        </w:r>
      </w:del>
      <m:oMath>
        <m:sSub>
          <m:e>
            <m:r>
              <m:t>a</m:t>
            </m:r>
          </m:e>
          <m:sub>
            <m:r>
              <m:t>12</m:t>
            </m:r>
          </m:sub>
        </m:sSub>
      </m:oMath>
      <w:del w:id="17675" w:author="PR Preview" w:date="2026-01-01T00:00:00Z">
        <w:r>
          <w:delText xml:space="preserve"> </w:delText>
        </w:r>
      </w:del>
      <w:del w:id="17676" w:author="PR Preview" w:date="2026-01-01T00:00:00Z">
        <w:r>
          <w:delText xml:space="preserve">and</w:delText>
        </w:r>
      </w:del>
      <w:del w:id="17677" w:author="PR Preview" w:date="2026-01-01T00:00:00Z">
        <w:r>
          <w:delText xml:space="preserve"> </w:delText>
        </w:r>
      </w:del>
      <m:oMath>
        <m:sSub>
          <m:e>
            <m:r>
              <m:t>a</m:t>
            </m:r>
          </m:e>
          <m:sub>
            <m:r>
              <m:t>21</m:t>
            </m:r>
          </m:sub>
        </m:sSub>
      </m:oMath>
      <w:del w:id="17678" w:author="PR Preview" w:date="2026-01-01T00:00:00Z">
        <w:r>
          <w:delText xml:space="preserve">,</w:delText>
        </w:r>
      </w:del>
      <w:del w:id="17679" w:author="PR Preview" w:date="2026-01-01T00:00:00Z">
        <w:r>
          <w:delText xml:space="preserve"> </w:delText>
        </w:r>
      </w:del>
      <w:del w:id="17680" w:author="PR Preview" w:date="2026-01-01T00:00:00Z">
        <w:r>
          <w:delText xml:space="preserve">and has sign</w:delText>
        </w:r>
      </w:del>
      <w:del w:id="17681" w:author="PR Preview" w:date="2026-01-01T00:00:00Z">
        <w:r>
          <w:delText xml:space="preserve"> </w:delText>
        </w:r>
      </w:del>
      <m:oMath>
        <m:r>
          <m:rPr>
            <m:sty m:val="p"/>
          </m:rPr>
          <m:t>−</m:t>
        </m:r>
        <m:r>
          <m:t>1</m:t>
        </m:r>
      </m:oMath>
      <w:del w:id="17682" w:author="PR Preview" w:date="2026-01-01T00:00:00Z">
        <w:r>
          <w:delText xml:space="preserve">.</w:delText>
        </w:r>
      </w:del>
      <w:del w:id="17683" w:author="PR Preview" w:date="2026-01-01T00:00:00Z">
        <w:r>
          <w:delText xml:space="preserve"> </w:delText>
        </w:r>
      </w:del>
      <w:del w:id="17684" w:author="PR Preview" w:date="2026-01-01T00:00:00Z">
        <w:r>
          <w:delText xml:space="preserve">The sum</w:delText>
        </w:r>
      </w:del>
      <w:del w:id="17685"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17686" w:author="PR Preview" w:date="2026-01-01T00:00:00Z">
        <w:r>
          <w:delText xml:space="preserve"> </w:delText>
        </w:r>
      </w:del>
      <w:del w:id="17687" w:author="PR Preview" w:date="2026-01-01T00:00:00Z">
        <w:r>
          <w:delText xml:space="preserve">is the value</w:delText>
        </w:r>
      </w:del>
      <w:del w:id="17688" w:author="PR Preview" w:date="2026-01-01T00:00:00Z">
        <w:r>
          <w:delText xml:space="preserve"> </w:delText>
        </w:r>
      </w:del>
      <m:oMath>
        <m:r>
          <m:t>a</m:t>
        </m:r>
        <m:r>
          <m:t>d</m:t>
        </m:r>
        <m:r>
          <m:rPr>
            <m:sty m:val="p"/>
          </m:rPr>
          <m:t>−</m:t>
        </m:r>
        <m:r>
          <m:t>b</m:t>
        </m:r>
        <m:r>
          <m:t>c</m:t>
        </m:r>
      </m:oMath>
      <w:del w:id="17689" w:author="PR Preview" w:date="2026-01-01T00:00:00Z">
        <w:r>
          <w:delText xml:space="preserve"> </w:delText>
        </w:r>
      </w:del>
      <w:del w:id="17690" w:author="PR Preview" w:date="2026-01-01T00:00:00Z">
        <w:r>
          <w:delText xml:space="preserve">from</w:delText>
        </w:r>
      </w:del>
      <w:del w:id="17691" w:author="PR Preview" w:date="2026-01-01T00:00:00Z">
        <w:r>
          <w:delText xml:space="preserve"> </w:delText>
        </w:r>
      </w:del>
      <w:hyperlink w:anchor="exm-determinant">
        <w:del w:id="17692" w:author="PR Preview" w:date="2026-01-01T00:00:00Z">
          <w:r>
            <w:rPr>
              <w:rStyle w:val="Hyperlink"/>
            </w:rPr>
            <w:delText xml:space="preserve">Example 161</w:delText>
          </w:r>
        </w:del>
      </w:hyperlink>
      <w:del w:id="17693" w:author="PR Preview" w:date="2026-01-01T00:00:00Z">
        <w:r>
          <w:delText xml:space="preserve">.</w:delText>
        </w:r>
      </w:del>
    </w:p>
    <w:p>
      <w:pPr>
        <w:pStyle w:val="BodyText"/>
      </w:pPr>
      <w:del w:id="17694" w:author="PR Preview" w:date="2026-01-01T00:00:00Z">
        <w:r>
          <w:delText xml:space="preserve">See also</w:delText>
        </w:r>
      </w:del>
      <w:del w:id="17695" w:author="PR Preview" w:date="2026-01-01T00:00:00Z">
        <w:r>
          <w:delText xml:space="preserve"> </w:delText>
        </w:r>
      </w:del>
      <w:del w:id="17696" w:author="PR Preview" w:date="2026-01-01T00:00:00Z">
        <w:r>
          <w:delText xml:space="preserve">[75]</w:delText>
        </w:r>
      </w:del>
      <w:del w:id="17697" w:author="PR Preview" w:date="2026-01-01T00:00:00Z">
        <w:r>
          <w:delText xml:space="preserve">.</w:delText>
        </w:r>
      </w:del>
    </w:p>
    <w:p>
      <w:pPr>
        <w:pStyle w:val="FirstParagraph"/>
      </w:pPr>
      <w:del w:id="17698" w:author="PR Preview" w:date="2026-01-01T00:00:00Z">
        <w:r>
          <w:rPr>
            <w:b/>
            <w:bCs/>
          </w:rPr>
          <w:delText xml:space="preserve">Theorem 87 (Determinant of a diagonal matrix)</w:delText>
        </w:r>
      </w:del>
      <w:del w:id="17699" w:author="PR Preview" w:date="2026-01-01T00:00:00Z">
        <w:r>
          <w:delText xml:space="preserve"> </w:delText>
        </w:r>
      </w:del>
      <w:del w:id="17700" w:author="PR Preview" w:date="2026-01-01T00:00:00Z">
        <w:r>
          <w:delText xml:space="preserve">The determinant (</w:delText>
        </w:r>
      </w:del>
      <w:hyperlink w:anchor="def-determinant">
        <w:del w:id="17701" w:author="PR Preview" w:date="2026-01-01T00:00:00Z">
          <w:r>
            <w:rPr>
              <w:rStyle w:val="Hyperlink"/>
            </w:rPr>
            <w:delText xml:space="preserve">Definition 105</w:delText>
          </w:r>
        </w:del>
      </w:hyperlink>
      <w:del w:id="17702" w:author="PR Preview" w:date="2026-01-01T00:00:00Z">
        <w:r>
          <w:delText xml:space="preserve">) of a</w:delText>
        </w:r>
      </w:del>
      <w:del w:id="17703" w:author="PR Preview" w:date="2026-01-01T00:00:00Z">
        <w:r>
          <w:delText xml:space="preserve"> </w:delText>
        </w:r>
      </w:del>
      <m:oMath>
        <m:r>
          <m:t>p</m:t>
        </m:r>
        <m:r>
          <m:rPr>
            <m:sty m:val="p"/>
          </m:rPr>
          <m:t>×</m:t>
        </m:r>
        <m:r>
          <m:t>p</m:t>
        </m:r>
      </m:oMath>
      <w:del w:id="17704" w:author="PR Preview" w:date="2026-01-01T00:00:00Z">
        <w:r>
          <w:delText xml:space="preserve"> </w:delText>
        </w:r>
      </w:del>
      <w:del w:id="17705" w:author="PR Preview" w:date="2026-01-01T00:00:00Z">
        <w:r>
          <w:delText xml:space="preserve">diagonal matrix</w:delText>
        </w:r>
      </w:del>
      <w:del w:id="17706" w:author="PR Preview" w:date="2026-01-01T00:00:00Z">
        <w:r>
          <w:delText xml:space="preserve"> </w:delText>
        </w:r>
      </w:del>
      <w:del w:id="17707" w:author="PR Preview" w:date="2026-01-01T00:00:00Z">
        <w:r>
          <w:delText xml:space="preserve">(</w:delText>
        </w:r>
      </w:del>
      <w:hyperlink w:anchor="def-diagonal-matrix">
        <w:del w:id="17708" w:author="PR Preview" w:date="2026-01-01T00:00:00Z">
          <w:r>
            <w:rPr>
              <w:rStyle w:val="Hyperlink"/>
            </w:rPr>
            <w:delText xml:space="preserve">Definition 83</w:delText>
          </w:r>
        </w:del>
      </w:hyperlink>
      <w:del w:id="17709" w:author="PR Preview" w:date="2026-01-01T00:00:00Z">
        <w:r>
          <w:delText xml:space="preserve">)</w:delText>
        </w:r>
      </w:del>
      <w:del w:id="17710" w:author="PR Preview" w:date="2026-01-01T00:00:00Z">
        <w:r>
          <w:delText xml:space="preserve"> </w:delText>
        </w:r>
      </w:del>
      <w:del w:id="17711" w:author="PR Preview" w:date="2026-01-01T00:00:00Z">
        <w:r>
          <w:delText xml:space="preserve">is the product of its diagonal entries:</w:delText>
        </w:r>
      </w:del>
    </w:p>
    <w:p>
      <w:pPr>
        <w:pStyle w:val="BodyText"/>
      </w:pPr>
      <w:ins w:id="17712" w:author="PR Preview" w:date="2026-01-01T00:00:00Z">
        <w:r>
          <w:t xml:space="preserve">For</w:t>
        </w:r>
      </w:ins>
      <w:ins w:id="17713" w:author="PR Preview" w:date="2026-01-01T00:00:00Z">
        <w:r>
          <w:t xml:space="preserve"> </w:t>
        </w:r>
      </w:ins>
      <m:oMath>
        <m:r>
          <m:t>p</m:t>
        </m:r>
        <m:r>
          <m:rPr>
            <m:sty m:val="p"/>
          </m:rPr>
          <m:t>=</m:t>
        </m:r>
        <m:r>
          <m:t>2</m:t>
        </m:r>
      </m:oMath>
      <w:ins w:id="17714" w:author="PR Preview" w:date="2026-01-01T00:00:00Z">
        <w:r>
          <w:t xml:space="preserve">, the columns have two orderings.</w:t>
        </w:r>
      </w:ins>
      <w:ins w:id="17715" w:author="PR Preview" w:date="2026-01-01T00:00:00Z">
        <w:r>
          <w:t xml:space="preserve"> </w:t>
        </w:r>
      </w:ins>
      <w:ins w:id="17716" w:author="PR Preview" w:date="2026-01-01T00:00:00Z">
        <w:r>
          <w:t xml:space="preserve">The ordering</w:t>
        </w:r>
      </w:ins>
      <w:ins w:id="17717" w:author="PR Preview" w:date="2026-01-01T00:00:00Z">
        <w:r>
          <w:t xml:space="preserve"> </w:t>
        </w:r>
      </w:ins>
      <m:oMath>
        <m:r>
          <m:rPr>
            <m:sty m:val="p"/>
          </m:rPr>
          <m:t>(</m:t>
        </m:r>
        <m:r>
          <m:t>1</m:t>
        </m:r>
        <m:r>
          <m:rPr>
            <m:sty m:val="p"/>
          </m:rPr>
          <m:t>,</m:t>
        </m:r>
        <m:r>
          <m:t>2</m:t>
        </m:r>
        <m:r>
          <m:rPr>
            <m:sty m:val="p"/>
          </m:rPr>
          <m:t>)</m:t>
        </m:r>
      </m:oMath>
      <w:ins w:id="17718" w:author="PR Preview" w:date="2026-01-01T00:00:00Z">
        <w:r>
          <w:t xml:space="preserve"> </w:t>
        </w:r>
      </w:ins>
      <w:ins w:id="17719" w:author="PR Preview" w:date="2026-01-01T00:00:00Z">
        <w:r>
          <w:t xml:space="preserve">keeps each column in place,</w:t>
        </w:r>
      </w:ins>
      <w:ins w:id="17720" w:author="PR Preview" w:date="2026-01-01T00:00:00Z">
        <w:r>
          <w:t xml:space="preserve"> </w:t>
        </w:r>
      </w:ins>
      <w:ins w:id="17721" w:author="PR Preview" w:date="2026-01-01T00:00:00Z">
        <w:r>
          <w:t xml:space="preserve">picks the entries</w:t>
        </w:r>
      </w:ins>
      <w:ins w:id="17722" w:author="PR Preview" w:date="2026-01-01T00:00:00Z">
        <w:r>
          <w:t xml:space="preserve"> </w:t>
        </w:r>
      </w:ins>
      <m:oMath>
        <m:sSub>
          <m:e>
            <m:r>
              <m:t>a</m:t>
            </m:r>
          </m:e>
          <m:sub>
            <m:r>
              <m:t>11</m:t>
            </m:r>
          </m:sub>
        </m:sSub>
      </m:oMath>
      <w:ins w:id="17723" w:author="PR Preview" w:date="2026-01-01T00:00:00Z">
        <w:r>
          <w:t xml:space="preserve"> </w:t>
        </w:r>
      </w:ins>
      <w:ins w:id="17724" w:author="PR Preview" w:date="2026-01-01T00:00:00Z">
        <w:r>
          <w:t xml:space="preserve">and</w:t>
        </w:r>
      </w:ins>
      <w:ins w:id="17725" w:author="PR Preview" w:date="2026-01-01T00:00:00Z">
        <w:r>
          <w:t xml:space="preserve"> </w:t>
        </w:r>
      </w:ins>
      <m:oMath>
        <m:sSub>
          <m:e>
            <m:r>
              <m:t>a</m:t>
            </m:r>
          </m:e>
          <m:sub>
            <m:r>
              <m:t>22</m:t>
            </m:r>
          </m:sub>
        </m:sSub>
      </m:oMath>
      <w:ins w:id="17726" w:author="PR Preview" w:date="2026-01-01T00:00:00Z">
        <w:r>
          <w:t xml:space="preserve">,</w:t>
        </w:r>
      </w:ins>
      <w:ins w:id="17727" w:author="PR Preview" w:date="2026-01-01T00:00:00Z">
        <w:r>
          <w:t xml:space="preserve"> </w:t>
        </w:r>
      </w:ins>
      <w:ins w:id="17728" w:author="PR Preview" w:date="2026-01-01T00:00:00Z">
        <w:r>
          <w:t xml:space="preserve">and has sign</w:t>
        </w:r>
      </w:ins>
      <w:ins w:id="17729" w:author="PR Preview" w:date="2026-01-01T00:00:00Z">
        <w:r>
          <w:t xml:space="preserve"> </w:t>
        </w:r>
      </w:ins>
      <m:oMath>
        <m:r>
          <m:rPr>
            <m:sty m:val="p"/>
          </m:rPr>
          <m:t>+</m:t>
        </m:r>
        <m:r>
          <m:t>1</m:t>
        </m:r>
      </m:oMath>
      <w:ins w:id="17730" w:author="PR Preview" w:date="2026-01-01T00:00:00Z">
        <w:r>
          <w:t xml:space="preserve">.</w:t>
        </w:r>
      </w:ins>
      <w:ins w:id="17731" w:author="PR Preview" w:date="2026-01-01T00:00:00Z">
        <w:r>
          <w:t xml:space="preserve"> </w:t>
        </w:r>
      </w:ins>
      <w:ins w:id="17732" w:author="PR Preview" w:date="2026-01-01T00:00:00Z">
        <w:r>
          <w:t xml:space="preserve">The ordering</w:t>
        </w:r>
      </w:ins>
      <w:ins w:id="17733" w:author="PR Preview" w:date="2026-01-01T00:00:00Z">
        <w:r>
          <w:t xml:space="preserve"> </w:t>
        </w:r>
      </w:ins>
      <m:oMath>
        <m:r>
          <m:rPr>
            <m:sty m:val="p"/>
          </m:rPr>
          <m:t>(</m:t>
        </m:r>
        <m:r>
          <m:t>2</m:t>
        </m:r>
        <m:r>
          <m:rPr>
            <m:sty m:val="p"/>
          </m:rPr>
          <m:t>,</m:t>
        </m:r>
        <m:r>
          <m:t>1</m:t>
        </m:r>
        <m:r>
          <m:rPr>
            <m:sty m:val="p"/>
          </m:rPr>
          <m:t>)</m:t>
        </m:r>
      </m:oMath>
      <w:ins w:id="17734" w:author="PR Preview" w:date="2026-01-01T00:00:00Z">
        <w:r>
          <w:t xml:space="preserve"> </w:t>
        </w:r>
      </w:ins>
      <w:ins w:id="17735" w:author="PR Preview" w:date="2026-01-01T00:00:00Z">
        <w:r>
          <w:t xml:space="preserve">swaps the two columns,</w:t>
        </w:r>
      </w:ins>
      <w:ins w:id="17736" w:author="PR Preview" w:date="2026-01-01T00:00:00Z">
        <w:r>
          <w:t xml:space="preserve"> </w:t>
        </w:r>
      </w:ins>
      <w:ins w:id="17737" w:author="PR Preview" w:date="2026-01-01T00:00:00Z">
        <w:r>
          <w:t xml:space="preserve">picks the entries</w:t>
        </w:r>
      </w:ins>
      <w:ins w:id="17738" w:author="PR Preview" w:date="2026-01-01T00:00:00Z">
        <w:r>
          <w:t xml:space="preserve"> </w:t>
        </w:r>
      </w:ins>
      <m:oMath>
        <m:sSub>
          <m:e>
            <m:r>
              <m:t>a</m:t>
            </m:r>
          </m:e>
          <m:sub>
            <m:r>
              <m:t>12</m:t>
            </m:r>
          </m:sub>
        </m:sSub>
      </m:oMath>
      <w:ins w:id="17739" w:author="PR Preview" w:date="2026-01-01T00:00:00Z">
        <w:r>
          <w:t xml:space="preserve"> </w:t>
        </w:r>
      </w:ins>
      <w:ins w:id="17740" w:author="PR Preview" w:date="2026-01-01T00:00:00Z">
        <w:r>
          <w:t xml:space="preserve">and</w:t>
        </w:r>
      </w:ins>
      <w:ins w:id="17741" w:author="PR Preview" w:date="2026-01-01T00:00:00Z">
        <w:r>
          <w:t xml:space="preserve"> </w:t>
        </w:r>
      </w:ins>
      <m:oMath>
        <m:sSub>
          <m:e>
            <m:r>
              <m:t>a</m:t>
            </m:r>
          </m:e>
          <m:sub>
            <m:r>
              <m:t>21</m:t>
            </m:r>
          </m:sub>
        </m:sSub>
      </m:oMath>
      <w:ins w:id="17742" w:author="PR Preview" w:date="2026-01-01T00:00:00Z">
        <w:r>
          <w:t xml:space="preserve">,</w:t>
        </w:r>
      </w:ins>
      <w:ins w:id="17743" w:author="PR Preview" w:date="2026-01-01T00:00:00Z">
        <w:r>
          <w:t xml:space="preserve"> </w:t>
        </w:r>
      </w:ins>
      <w:ins w:id="17744" w:author="PR Preview" w:date="2026-01-01T00:00:00Z">
        <w:r>
          <w:t xml:space="preserve">and has sign</w:t>
        </w:r>
      </w:ins>
      <w:ins w:id="17745" w:author="PR Preview" w:date="2026-01-01T00:00:00Z">
        <w:r>
          <w:t xml:space="preserve"> </w:t>
        </w:r>
      </w:ins>
      <m:oMath>
        <m:r>
          <m:rPr>
            <m:sty m:val="p"/>
          </m:rPr>
          <m:t>−</m:t>
        </m:r>
        <m:r>
          <m:t>1</m:t>
        </m:r>
      </m:oMath>
      <w:ins w:id="17746" w:author="PR Preview" w:date="2026-01-01T00:00:00Z">
        <w:r>
          <w:t xml:space="preserve">.</w:t>
        </w:r>
      </w:ins>
      <w:ins w:id="17747" w:author="PR Preview" w:date="2026-01-01T00:00:00Z">
        <w:r>
          <w:t xml:space="preserve"> </w:t>
        </w:r>
      </w:ins>
      <w:ins w:id="17748" w:author="PR Preview" w:date="2026-01-01T00:00:00Z">
        <w:r>
          <w:t xml:space="preserve">The sum</w:t>
        </w:r>
      </w:ins>
      <w:ins w:id="17749"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17750" w:author="PR Preview" w:date="2026-01-01T00:00:00Z">
        <w:r>
          <w:t xml:space="preserve"> </w:t>
        </w:r>
      </w:ins>
      <w:ins w:id="17751" w:author="PR Preview" w:date="2026-01-01T00:00:00Z">
        <w:r>
          <w:t xml:space="preserve">is the value</w:t>
        </w:r>
      </w:ins>
      <w:ins w:id="17752" w:author="PR Preview" w:date="2026-01-01T00:00:00Z">
        <w:r>
          <w:t xml:space="preserve"> </w:t>
        </w:r>
      </w:ins>
      <m:oMath>
        <m:r>
          <m:t>a</m:t>
        </m:r>
        <m:r>
          <m:t>d</m:t>
        </m:r>
        <m:r>
          <m:rPr>
            <m:sty m:val="p"/>
          </m:rPr>
          <m:t>−</m:t>
        </m:r>
        <m:r>
          <m:t>b</m:t>
        </m:r>
        <m:r>
          <m:t>c</m:t>
        </m:r>
      </m:oMath>
      <w:ins w:id="17753" w:author="PR Preview" w:date="2026-01-01T00:00:00Z">
        <w:r>
          <w:t xml:space="preserve"> </w:t>
        </w:r>
      </w:ins>
      <w:ins w:id="17754" w:author="PR Preview" w:date="2026-01-01T00:00:00Z">
        <w:r>
          <w:t xml:space="preserve">from</w:t>
        </w:r>
      </w:ins>
      <w:ins w:id="17755" w:author="PR Preview" w:date="2026-01-01T00:00:00Z">
        <w:r>
          <w:t xml:space="preserve"> </w:t>
        </w:r>
      </w:ins>
      <w:hyperlink w:anchor="exm-determinant">
        <w:ins w:id="17756" w:author="PR Preview" w:date="2026-01-01T00:00:00Z">
          <w:r>
            <w:rPr>
              <w:rStyle w:val="Hyperlink"/>
            </w:rPr>
            <w:t xml:space="preserve">Example 160</w:t>
          </w:r>
        </w:ins>
      </w:hyperlink>
      <w:ins w:id="17757" w:author="PR Preview" w:date="2026-01-01T00:00:00Z">
        <w:r>
          <w:t xml:space="preserve">.</w:t>
        </w:r>
      </w:ins>
    </w:p>
    <w:bookmarkEnd w:id="533"/>
    <w:p>
      <w:pPr>
        <w:pStyle w:val="BodyText"/>
      </w:pPr>
      <w:ins w:id="17758" w:author="PR Preview" w:date="2026-01-01T00:00:00Z">
        <w:r>
          <w:t xml:space="preserve">See also</w:t>
        </w:r>
      </w:ins>
      <w:ins w:id="17759" w:author="PR Preview" w:date="2026-01-01T00:00:00Z">
        <w:r>
          <w:t xml:space="preserve"> </w:t>
        </w:r>
      </w:ins>
      <w:ins w:id="17760" w:author="PR Preview" w:date="2026-01-01T00:00:00Z">
        <w:r>
          <w:t xml:space="preserve">[72]</w:t>
        </w:r>
      </w:ins>
      <w:ins w:id="17761" w:author="PR Preview" w:date="2026-01-01T00:00:00Z">
        <w:r>
          <w:t xml:space="preserve">.</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ins w:id="17762" w:author="PR Preview" w:date="2026-01-01T00:00:00Z">
        <w:r>
          <w:rPr>
            <w:b/>
            <w:bCs/>
          </w:rPr>
          <w:t xml:space="preserve">Theorem 86 (Determinant of a diagonal matrix)</w:t>
        </w:r>
      </w:ins>
      <w:ins w:id="17763" w:author="PR Preview" w:date="2026-01-01T00:00:00Z">
        <w:r>
          <w:t xml:space="preserve"> </w:t>
        </w:r>
      </w:ins>
      <w:ins w:id="17764" w:author="PR Preview" w:date="2026-01-01T00:00:00Z">
        <w:r>
          <w:t xml:space="preserve">The determinant (</w:t>
        </w:r>
      </w:ins>
      <w:hyperlink w:anchor="def-determinant">
        <w:ins w:id="17765" w:author="PR Preview" w:date="2026-01-01T00:00:00Z">
          <w:r>
            <w:rPr>
              <w:rStyle w:val="Hyperlink"/>
            </w:rPr>
            <w:t xml:space="preserve">Definition 105</w:t>
          </w:r>
        </w:ins>
      </w:hyperlink>
      <w:ins w:id="17766" w:author="PR Preview" w:date="2026-01-01T00:00:00Z">
        <w:r>
          <w:t xml:space="preserve">) of a</w:t>
        </w:r>
      </w:ins>
      <w:ins w:id="17767" w:author="PR Preview" w:date="2026-01-01T00:00:00Z">
        <w:r>
          <w:t xml:space="preserve"> </w:t>
        </w:r>
      </w:ins>
      <m:oMath>
        <m:r>
          <m:t>p</m:t>
        </m:r>
        <m:r>
          <m:rPr>
            <m:sty m:val="p"/>
          </m:rPr>
          <m:t>×</m:t>
        </m:r>
        <m:r>
          <m:t>p</m:t>
        </m:r>
      </m:oMath>
      <w:ins w:id="17768" w:author="PR Preview" w:date="2026-01-01T00:00:00Z">
        <w:r>
          <w:t xml:space="preserve"> </w:t>
        </w:r>
      </w:ins>
      <w:ins w:id="17769" w:author="PR Preview" w:date="2026-01-01T00:00:00Z">
        <w:r>
          <w:t xml:space="preserve">diagonal matrix</w:t>
        </w:r>
      </w:ins>
      <w:ins w:id="17770" w:author="PR Preview" w:date="2026-01-01T00:00:00Z">
        <w:r>
          <w:t xml:space="preserve"> </w:t>
        </w:r>
      </w:ins>
      <w:ins w:id="17771" w:author="PR Preview" w:date="2026-01-01T00:00:00Z">
        <w:r>
          <w:t xml:space="preserve">(</w:t>
        </w:r>
      </w:ins>
      <w:hyperlink w:anchor="def-diagonal-matrix">
        <w:ins w:id="17772" w:author="PR Preview" w:date="2026-01-01T00:00:00Z">
          <w:r>
            <w:rPr>
              <w:rStyle w:val="Hyperlink"/>
            </w:rPr>
            <w:t xml:space="preserve">Definition 83</w:t>
          </w:r>
        </w:ins>
      </w:hyperlink>
      <w:ins w:id="17773" w:author="PR Preview" w:date="2026-01-01T00:00:00Z">
        <w:r>
          <w:t xml:space="preserve">)</w:t>
        </w:r>
      </w:ins>
      <w:ins w:id="17774" w:author="PR Preview" w:date="2026-01-01T00:00:00Z">
        <w:r>
          <w:t xml:space="preserve"> </w:t>
        </w:r>
      </w:ins>
      <w:ins w:id="17775"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del w:id="17776" w:author="PR Preview" w:date="2026-01-01T00:00:00Z">
        <w:r>
          <w:rPr>
            <w:b/>
            <w:bCs/>
          </w:rPr>
          <w:delText xml:space="preserve">Example 162 (Determinant of a scaled identity matrix)</w:delText>
        </w:r>
      </w:del>
      <w:del w:id="17777" w:author="PR Preview" w:date="2026-01-01T00:00:00Z">
        <w:r>
          <w:delText xml:space="preserve"> </w:delText>
        </w:r>
      </w:del>
      <w:del w:id="17778" w:author="PR Preview" w:date="2026-01-01T00:00:00Z">
        <w:r>
          <w:delText xml:space="preserve">For a number</w:delText>
        </w:r>
      </w:del>
      <w:del w:id="17779" w:author="PR Preview" w:date="2026-01-01T00:00:00Z">
        <w:r>
          <w:delText xml:space="preserve"> </w:delText>
        </w:r>
      </w:del>
      <m:oMath>
        <m:r>
          <m:t>c</m:t>
        </m:r>
      </m:oMath>
      <w:del w:id="17780" w:author="PR Preview" w:date="2026-01-01T00:00:00Z">
        <w:r>
          <w:delText xml:space="preserve">,</w:delText>
        </w:r>
      </w:del>
      <w:del w:id="17781" w:author="PR Preview" w:date="2026-01-01T00:00:00Z">
        <w:r>
          <w:delText xml:space="preserve"> </w:delText>
        </w:r>
      </w:del>
      <m:oMath>
        <m:r>
          <m:t>c</m:t>
        </m:r>
        <m:r>
          <m:t> </m:t>
        </m:r>
        <m:sSub>
          <m:e>
            <m:r>
              <m:rPr>
                <m:sty m:val="bi"/>
              </m:rPr>
              <m:t>I</m:t>
            </m:r>
          </m:e>
          <m:sub>
            <m:r>
              <m:t>p</m:t>
            </m:r>
          </m:sub>
        </m:sSub>
      </m:oMath>
      <w:del w:id="17782" w:author="PR Preview" w:date="2026-01-01T00:00:00Z">
        <w:r>
          <w:delText xml:space="preserve"> </w:delText>
        </w:r>
      </w:del>
      <w:del w:id="17783" w:author="PR Preview" w:date="2026-01-01T00:00:00Z">
        <w:r>
          <w:delText xml:space="preserve">is diagonal with every diagonal entry equal to</w:delText>
        </w:r>
      </w:del>
      <w:del w:id="17784" w:author="PR Preview" w:date="2026-01-01T00:00:00Z">
        <w:r>
          <w:delText xml:space="preserve"> </w:delText>
        </w:r>
      </w:del>
      <m:oMath>
        <m:r>
          <m:t>c</m:t>
        </m:r>
      </m:oMath>
      <w:del w:id="17785" w:author="PR Preview" w:date="2026-01-01T00:00:00Z">
        <w:r>
          <w:delText xml:space="preserve">,</w:delText>
        </w:r>
      </w:del>
      <w:del w:id="17786" w:author="PR Preview" w:date="2026-01-01T00:00:00Z">
        <w:r>
          <w:delText xml:space="preserve"> </w:delText>
        </w:r>
      </w:del>
      <w:del w:id="17787" w:author="PR Preview" w:date="2026-01-01T00:00:00Z">
        <w:r>
          <w:delText xml:space="preserve">so</w:delText>
        </w:r>
      </w:del>
      <w:del w:id="17788"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17789" w:author="PR Preview" w:date="2026-01-01T00:00:00Z">
        <w:r>
          <w:delText xml:space="preserve">.</w:delText>
        </w:r>
      </w:del>
      <w:del w:id="17790" w:author="PR Preview" w:date="2026-01-01T00:00:00Z">
        <w:r>
          <w:delText xml:space="preserve"> </w:delText>
        </w:r>
      </w:del>
      <w:del w:id="17791" w:author="PR Preview" w:date="2026-01-01T00:00:00Z">
        <w:r>
          <w:delText xml:space="preserve">In particular,</w:delText>
        </w:r>
      </w:del>
      <w:del w:id="17792"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17793" w:author="PR Preview" w:date="2026-01-01T00:00:00Z">
        <w:r>
          <w:delText xml:space="preserve">.</w:delText>
        </w:r>
      </w:del>
    </w:p>
    <w:p>
      <w:pPr>
        <w:pStyle w:val="BodyText"/>
      </w:pPr>
      <w:del w:id="17794" w:author="PR Preview" w:date="2026-01-01T00:00:00Z">
        <w:r>
          <w:rPr>
            <w:b/>
            <w:bCs/>
          </w:rPr>
          <w:delText xml:space="preserve">Theorem 88 (Determinant of a product)</w:delText>
        </w:r>
      </w:del>
      <w:del w:id="17795" w:author="PR Preview" w:date="2026-01-01T00:00:00Z">
        <w:r>
          <w:delText xml:space="preserve"> </w:delText>
        </w:r>
      </w:del>
      <w:del w:id="17796" w:author="PR Preview" w:date="2026-01-01T00:00:00Z">
        <w:r>
          <w:delText xml:space="preserve">For</w:delText>
        </w:r>
      </w:del>
      <w:del w:id="17797" w:author="PR Preview" w:date="2026-01-01T00:00:00Z">
        <w:r>
          <w:delText xml:space="preserve"> </w:delText>
        </w:r>
      </w:del>
      <m:oMath>
        <m:r>
          <m:t>p</m:t>
        </m:r>
        <m:r>
          <m:rPr>
            <m:sty m:val="p"/>
          </m:rPr>
          <m:t>×</m:t>
        </m:r>
        <m:r>
          <m:t>p</m:t>
        </m:r>
      </m:oMath>
      <w:del w:id="17798" w:author="PR Preview" w:date="2026-01-01T00:00:00Z">
        <w:r>
          <w:delText xml:space="preserve"> </w:delText>
        </w:r>
      </w:del>
      <w:del w:id="17799" w:author="PR Preview" w:date="2026-01-01T00:00:00Z">
        <w:r>
          <w:delText xml:space="preserve">matrices</w:delText>
        </w:r>
      </w:del>
      <w:del w:id="17800" w:author="PR Preview" w:date="2026-01-01T00:00:00Z">
        <w:r>
          <w:delText xml:space="preserve"> </w:delText>
        </w:r>
      </w:del>
      <m:oMath>
        <m:r>
          <m:rPr>
            <m:sty m:val="bi"/>
          </m:rPr>
          <m:t>A</m:t>
        </m:r>
      </m:oMath>
      <w:del w:id="17801" w:author="PR Preview" w:date="2026-01-01T00:00:00Z">
        <w:r>
          <w:delText xml:space="preserve"> </w:delText>
        </w:r>
      </w:del>
      <w:del w:id="17802" w:author="PR Preview" w:date="2026-01-01T00:00:00Z">
        <w:r>
          <w:delText xml:space="preserve">and</w:delText>
        </w:r>
      </w:del>
      <w:del w:id="17803" w:author="PR Preview" w:date="2026-01-01T00:00:00Z">
        <w:r>
          <w:delText xml:space="preserve"> </w:delText>
        </w:r>
      </w:del>
      <m:oMath>
        <m:r>
          <m:rPr>
            <m:sty m:val="bi"/>
          </m:rPr>
          <m:t>B</m:t>
        </m:r>
      </m:oMath>
      <w:del w:id="17804"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17805" w:author="PR Preview" w:date="2026-01-01T00:00:00Z">
        <w:r>
          <w:rPr>
            <w:b/>
            <w:bCs/>
          </w:rPr>
          <w:delText xml:space="preserve">Example 163 (Checking the product rule)</w:delText>
        </w:r>
      </w:del>
      <w:del w:id="17806" w:author="PR Preview" w:date="2026-01-01T00:00:00Z">
        <w:r>
          <w:delText xml:space="preserve"> </w:delText>
        </w:r>
      </w:del>
      <w:del w:id="17807" w:author="PR Preview" w:date="2026-01-01T00:00:00Z">
        <w:r>
          <w:delText xml:space="preserve">For</w:delText>
        </w:r>
      </w:del>
      <w:del w:id="1780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7809" w:author="PR Preview" w:date="2026-01-01T00:00:00Z">
        <w:r>
          <w:delText xml:space="preserve"> </w:delText>
        </w:r>
      </w:del>
      <w:del w:id="17810" w:author="PR Preview" w:date="2026-01-01T00:00:00Z">
        <w:r>
          <w:delText xml:space="preserve">and</w:delText>
        </w:r>
      </w:del>
      <w:del w:id="1781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17812" w:author="PR Preview" w:date="2026-01-01T00:00:00Z">
        <w:r>
          <w:delText xml:space="preserve">,</w:delText>
        </w:r>
      </w:del>
      <w:del w:id="17813" w:author="PR Preview" w:date="2026-01-01T00:00:00Z">
        <w:r>
          <w:delText xml:space="preserve"> </w:delText>
        </w:r>
      </w:del>
      <w:hyperlink w:anchor="exm-determinant">
        <w:del w:id="17814" w:author="PR Preview" w:date="2026-01-01T00:00:00Z">
          <w:r>
            <w:rPr>
              <w:rStyle w:val="Hyperlink"/>
            </w:rPr>
            <w:delText xml:space="preserve">Example 161</w:delText>
          </w:r>
        </w:del>
      </w:hyperlink>
      <w:del w:id="17815" w:author="PR Preview" w:date="2026-01-01T00:00:00Z">
        <w:r>
          <w:delText xml:space="preserve"> </w:delText>
        </w:r>
      </w:del>
      <w:del w:id="17816" w:author="PR Preview" w:date="2026-01-01T00:00:00Z">
        <w:r>
          <w:delText xml:space="preserve">gives</w:delText>
        </w:r>
      </w:del>
    </w:p>
    <w:p>
      <w:pPr>
        <w:pStyle w:val="FirstParagraph"/>
      </w:pPr>
      <w:ins w:id="17817" w:author="PR Preview" w:date="2026-01-01T00:00:00Z">
        <w:r>
          <w:rPr>
            <w:b/>
            <w:bCs/>
          </w:rPr>
          <w:t xml:space="preserve">Example 161 (Determinant of a scaled identity matrix)</w:t>
        </w:r>
      </w:ins>
      <w:ins w:id="17818" w:author="PR Preview" w:date="2026-01-01T00:00:00Z">
        <w:r>
          <w:t xml:space="preserve"> </w:t>
        </w:r>
      </w:ins>
      <w:ins w:id="17819" w:author="PR Preview" w:date="2026-01-01T00:00:00Z">
        <w:r>
          <w:t xml:space="preserve">For a number</w:t>
        </w:r>
      </w:ins>
      <w:ins w:id="17820" w:author="PR Preview" w:date="2026-01-01T00:00:00Z">
        <w:r>
          <w:t xml:space="preserve"> </w:t>
        </w:r>
      </w:ins>
      <m:oMath>
        <m:r>
          <m:t>c</m:t>
        </m:r>
      </m:oMath>
      <w:ins w:id="17821" w:author="PR Preview" w:date="2026-01-01T00:00:00Z">
        <w:r>
          <w:t xml:space="preserve">,</w:t>
        </w:r>
      </w:ins>
      <w:ins w:id="17822" w:author="PR Preview" w:date="2026-01-01T00:00:00Z">
        <w:r>
          <w:t xml:space="preserve"> </w:t>
        </w:r>
      </w:ins>
      <m:oMath>
        <m:r>
          <m:t>c</m:t>
        </m:r>
        <m:r>
          <m:t> </m:t>
        </m:r>
        <m:sSub>
          <m:e>
            <m:r>
              <m:rPr>
                <m:sty m:val="bi"/>
              </m:rPr>
              <m:t>I</m:t>
            </m:r>
          </m:e>
          <m:sub>
            <m:r>
              <m:t>p</m:t>
            </m:r>
          </m:sub>
        </m:sSub>
      </m:oMath>
      <w:ins w:id="17823" w:author="PR Preview" w:date="2026-01-01T00:00:00Z">
        <w:r>
          <w:t xml:space="preserve"> </w:t>
        </w:r>
      </w:ins>
      <w:ins w:id="17824" w:author="PR Preview" w:date="2026-01-01T00:00:00Z">
        <w:r>
          <w:t xml:space="preserve">is diagonal with every diagonal entry equal to</w:t>
        </w:r>
      </w:ins>
      <w:ins w:id="17825" w:author="PR Preview" w:date="2026-01-01T00:00:00Z">
        <w:r>
          <w:t xml:space="preserve"> </w:t>
        </w:r>
      </w:ins>
      <m:oMath>
        <m:r>
          <m:t>c</m:t>
        </m:r>
      </m:oMath>
      <w:ins w:id="17826" w:author="PR Preview" w:date="2026-01-01T00:00:00Z">
        <w:r>
          <w:t xml:space="preserve">,</w:t>
        </w:r>
      </w:ins>
      <w:ins w:id="17827" w:author="PR Preview" w:date="2026-01-01T00:00:00Z">
        <w:r>
          <w:t xml:space="preserve"> </w:t>
        </w:r>
      </w:ins>
      <w:ins w:id="17828" w:author="PR Preview" w:date="2026-01-01T00:00:00Z">
        <w:r>
          <w:t xml:space="preserve">so</w:t>
        </w:r>
      </w:ins>
      <w:ins w:id="17829"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17830" w:author="PR Preview" w:date="2026-01-01T00:00:00Z">
        <w:r>
          <w:t xml:space="preserve">.</w:t>
        </w:r>
      </w:ins>
      <w:ins w:id="17831" w:author="PR Preview" w:date="2026-01-01T00:00:00Z">
        <w:r>
          <w:t xml:space="preserve"> </w:t>
        </w:r>
      </w:ins>
      <w:ins w:id="17832" w:author="PR Preview" w:date="2026-01-01T00:00:00Z">
        <w:r>
          <w:t xml:space="preserve">In particular,</w:t>
        </w:r>
      </w:ins>
      <w:ins w:id="17833"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17834" w:author="PR Preview" w:date="2026-01-01T00:00:00Z">
        <w:r>
          <w:t xml:space="preserve">.</w:t>
        </w:r>
      </w:ins>
    </w:p>
    <w:bookmarkEnd w:id="538"/>
    <w:bookmarkStart w:id="539" w:name="thm-det-product"/>
    <w:p>
      <w:pPr>
        <w:pStyle w:val="BodyText"/>
      </w:pPr>
      <w:ins w:id="17835" w:author="PR Preview" w:date="2026-01-01T00:00:00Z">
        <w:r>
          <w:rPr>
            <w:b/>
            <w:bCs/>
          </w:rPr>
          <w:t xml:space="preserve">Theorem 87 (Determinant of a product)</w:t>
        </w:r>
      </w:ins>
      <w:ins w:id="17836" w:author="PR Preview" w:date="2026-01-01T00:00:00Z">
        <w:r>
          <w:t xml:space="preserve"> </w:t>
        </w:r>
      </w:ins>
      <w:ins w:id="17837" w:author="PR Preview" w:date="2026-01-01T00:00:00Z">
        <w:r>
          <w:t xml:space="preserve">For</w:t>
        </w:r>
      </w:ins>
      <w:ins w:id="17838" w:author="PR Preview" w:date="2026-01-01T00:00:00Z">
        <w:r>
          <w:t xml:space="preserve"> </w:t>
        </w:r>
      </w:ins>
      <m:oMath>
        <m:r>
          <m:t>p</m:t>
        </m:r>
        <m:r>
          <m:rPr>
            <m:sty m:val="p"/>
          </m:rPr>
          <m:t>×</m:t>
        </m:r>
        <m:r>
          <m:t>p</m:t>
        </m:r>
      </m:oMath>
      <w:ins w:id="17839" w:author="PR Preview" w:date="2026-01-01T00:00:00Z">
        <w:r>
          <w:t xml:space="preserve"> </w:t>
        </w:r>
      </w:ins>
      <w:ins w:id="17840" w:author="PR Preview" w:date="2026-01-01T00:00:00Z">
        <w:r>
          <w:t xml:space="preserve">matrices</w:t>
        </w:r>
      </w:ins>
      <w:ins w:id="17841" w:author="PR Preview" w:date="2026-01-01T00:00:00Z">
        <w:r>
          <w:t xml:space="preserve"> </w:t>
        </w:r>
      </w:ins>
      <m:oMath>
        <m:r>
          <m:rPr>
            <m:sty m:val="bi"/>
          </m:rPr>
          <m:t>A</m:t>
        </m:r>
      </m:oMath>
      <w:ins w:id="17842" w:author="PR Preview" w:date="2026-01-01T00:00:00Z">
        <w:r>
          <w:t xml:space="preserve"> </w:t>
        </w:r>
      </w:ins>
      <w:ins w:id="17843" w:author="PR Preview" w:date="2026-01-01T00:00:00Z">
        <w:r>
          <w:t xml:space="preserve">and</w:t>
        </w:r>
      </w:ins>
      <w:ins w:id="17844" w:author="PR Preview" w:date="2026-01-01T00:00:00Z">
        <w:r>
          <w:t xml:space="preserve"> </w:t>
        </w:r>
      </w:ins>
      <m:oMath>
        <m:r>
          <m:rPr>
            <m:sty m:val="bi"/>
          </m:rPr>
          <m:t>B</m:t>
        </m:r>
      </m:oMath>
      <w:ins w:id="17845"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ins w:id="17846" w:author="PR Preview" w:date="2026-01-01T00:00:00Z">
        <w:r>
          <w:rPr>
            <w:b/>
            <w:bCs/>
          </w:rPr>
          <w:t xml:space="preserve">Example 162 (Checking the product rule)</w:t>
        </w:r>
      </w:ins>
      <w:ins w:id="17847" w:author="PR Preview" w:date="2026-01-01T00:00:00Z">
        <w:r>
          <w:t xml:space="preserve"> </w:t>
        </w:r>
      </w:ins>
      <w:ins w:id="17848" w:author="PR Preview" w:date="2026-01-01T00:00:00Z">
        <w:r>
          <w:t xml:space="preserve">For</w:t>
        </w:r>
      </w:ins>
      <w:ins w:id="178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7850" w:author="PR Preview" w:date="2026-01-01T00:00:00Z">
        <w:r>
          <w:t xml:space="preserve"> </w:t>
        </w:r>
      </w:ins>
      <w:ins w:id="17851" w:author="PR Preview" w:date="2026-01-01T00:00:00Z">
        <w:r>
          <w:t xml:space="preserve">and</w:t>
        </w:r>
      </w:ins>
      <w:ins w:id="1785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17853" w:author="PR Preview" w:date="2026-01-01T00:00:00Z">
        <w:r>
          <w:t xml:space="preserve">,</w:t>
        </w:r>
      </w:ins>
      <w:ins w:id="17854" w:author="PR Preview" w:date="2026-01-01T00:00:00Z">
        <w:r>
          <w:t xml:space="preserve"> </w:t>
        </w:r>
      </w:ins>
      <w:hyperlink w:anchor="exm-determinant">
        <w:ins w:id="17855" w:author="PR Preview" w:date="2026-01-01T00:00:00Z">
          <w:r>
            <w:rPr>
              <w:rStyle w:val="Hyperlink"/>
            </w:rPr>
            <w:t xml:space="preserve">Example 160</w:t>
          </w:r>
        </w:ins>
      </w:hyperlink>
      <w:ins w:id="17856" w:author="PR Preview" w:date="2026-01-01T00:00:00Z">
        <w:r>
          <w:t xml:space="preserve"> </w:t>
        </w:r>
      </w:ins>
      <w:ins w:id="17857"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del w:id="17858" w:author="PR Preview" w:date="2026-01-01T00:00:00Z">
        <w:r>
          <w:rPr>
            <w:i/>
            <w:iCs/>
          </w:rPr>
          <w:delText xml:space="preserve">Remark 48</w:delText>
        </w:r>
      </w:del>
      <w:del w:id="17859" w:author="PR Preview" w:date="2026-01-01T00:00:00Z">
        <w:r>
          <w:delText xml:space="preserve"> (An example is not a proof). </w:delText>
        </w:r>
      </w:del>
      <w:hyperlink w:anchor="exm-det-product">
        <w:del w:id="17860" w:author="PR Preview" w:date="2026-01-01T00:00:00Z">
          <w:r>
            <w:rPr>
              <w:rStyle w:val="Hyperlink"/>
            </w:rPr>
            <w:delText xml:space="preserve">Example 163</w:delText>
          </w:r>
        </w:del>
      </w:hyperlink>
      <w:del w:id="17861" w:author="PR Preview" w:date="2026-01-01T00:00:00Z">
        <w:r>
          <w:delText xml:space="preserve"> </w:delText>
        </w:r>
      </w:del>
      <w:del w:id="17862" w:author="PR Preview" w:date="2026-01-01T00:00:00Z">
        <w:r>
          <w:delText xml:space="preserve">checks</w:delText>
        </w:r>
      </w:del>
      <w:del w:id="17863" w:author="PR Preview" w:date="2026-01-01T00:00:00Z">
        <w:r>
          <w:delText xml:space="preserve"> </w:delText>
        </w:r>
      </w:del>
      <w:hyperlink w:anchor="thm-det-product">
        <w:del w:id="17864" w:author="PR Preview" w:date="2026-01-01T00:00:00Z">
          <w:r>
            <w:rPr>
              <w:rStyle w:val="Hyperlink"/>
            </w:rPr>
            <w:delText xml:space="preserve">Theorem 88</w:delText>
          </w:r>
        </w:del>
      </w:hyperlink>
      <w:del w:id="17865" w:author="PR Preview" w:date="2026-01-01T00:00:00Z">
        <w:r>
          <w:delText xml:space="preserve"> </w:delText>
        </w:r>
      </w:del>
      <w:del w:id="17866" w:author="PR Preview" w:date="2026-01-01T00:00:00Z">
        <w:r>
          <w:delText xml:space="preserve">for one pair of</w:delText>
        </w:r>
      </w:del>
      <w:del w:id="17867" w:author="PR Preview" w:date="2026-01-01T00:00:00Z">
        <w:r>
          <w:delText xml:space="preserve"> </w:delText>
        </w:r>
      </w:del>
      <m:oMath>
        <m:r>
          <m:t>2</m:t>
        </m:r>
        <m:r>
          <m:rPr>
            <m:sty m:val="p"/>
          </m:rPr>
          <m:t>×</m:t>
        </m:r>
        <m:r>
          <m:t>2</m:t>
        </m:r>
      </m:oMath>
      <w:del w:id="17868" w:author="PR Preview" w:date="2026-01-01T00:00:00Z">
        <w:r>
          <w:delText xml:space="preserve"> </w:delText>
        </w:r>
      </w:del>
      <w:del w:id="17869" w:author="PR Preview" w:date="2026-01-01T00:00:00Z">
        <w:r>
          <w:delText xml:space="preserve">matrices,</w:delText>
        </w:r>
      </w:del>
      <w:del w:id="17870" w:author="PR Preview" w:date="2026-01-01T00:00:00Z">
        <w:r>
          <w:delText xml:space="preserve"> </w:delText>
        </w:r>
      </w:del>
      <w:del w:id="17871" w:author="PR Preview" w:date="2026-01-01T00:00:00Z">
        <w:r>
          <w:delText xml:space="preserve">which shows the theorem holds there</w:delText>
        </w:r>
      </w:del>
      <w:del w:id="17872" w:author="PR Preview" w:date="2026-01-01T00:00:00Z">
        <w:r>
          <w:delText xml:space="preserve"> </w:delText>
        </w:r>
      </w:del>
      <w:del w:id="17873" w:author="PR Preview" w:date="2026-01-01T00:00:00Z">
        <w:r>
          <w:delText xml:space="preserve">but does not prove it for every pair.</w:delText>
        </w:r>
      </w:del>
      <w:del w:id="17874" w:author="PR Preview" w:date="2026-01-01T00:00:00Z">
        <w:r>
          <w:delText xml:space="preserve"> </w:delText>
        </w:r>
      </w:del>
      <w:del w:id="17875" w:author="PR Preview" w:date="2026-01-01T00:00:00Z">
        <w:r>
          <w:delText xml:space="preserve">The proof needs properties of the determinant</w:delText>
        </w:r>
      </w:del>
      <w:del w:id="17876" w:author="PR Preview" w:date="2026-01-01T00:00:00Z">
        <w:r>
          <w:delText xml:space="preserve"> </w:delText>
        </w:r>
      </w:del>
      <w:del w:id="17877" w:author="PR Preview" w:date="2026-01-01T00:00:00Z">
        <w:r>
          <w:delText xml:space="preserve">that these notes don’t develop;</w:delText>
        </w:r>
      </w:del>
      <w:del w:id="17878" w:author="PR Preview" w:date="2026-01-01T00:00:00Z">
        <w:r>
          <w:delText xml:space="preserve"> </w:delText>
        </w:r>
      </w:del>
      <w:del w:id="17879" w:author="PR Preview" w:date="2026-01-01T00:00:00Z">
        <w:r>
          <w:delText xml:space="preserve">see</w:delText>
        </w:r>
      </w:del>
      <w:del w:id="17880" w:author="PR Preview" w:date="2026-01-01T00:00:00Z">
        <w:r>
          <w:delText xml:space="preserve"> </w:delText>
        </w:r>
      </w:del>
      <w:del w:id="17881" w:author="PR Preview" w:date="2026-01-01T00:00:00Z">
        <w:r>
          <w:delText xml:space="preserve">Banerjee and Roy [47]</w:delText>
        </w:r>
      </w:del>
      <w:del w:id="17882" w:author="PR Preview" w:date="2026-01-01T00:00:00Z">
        <w:r>
          <w:delText xml:space="preserve">.</w:delText>
        </w:r>
      </w:del>
    </w:p>
    <w:p>
      <w:pPr>
        <w:pStyle w:val="BodyText"/>
      </w:pPr>
      <w:del w:id="17883" w:author="PR Preview" w:date="2026-01-01T00:00:00Z">
        <w:r>
          <w:delText xml:space="preserve">See also</w:delText>
        </w:r>
      </w:del>
      <w:del w:id="17884" w:author="PR Preview" w:date="2026-01-01T00:00:00Z">
        <w:r>
          <w:delText xml:space="preserve"> </w:delText>
        </w:r>
      </w:del>
      <w:del w:id="17885" w:author="PR Preview" w:date="2026-01-01T00:00:00Z">
        <w:r>
          <w:delText xml:space="preserve">[75]</w:delText>
        </w:r>
      </w:del>
      <w:del w:id="17886" w:author="PR Preview" w:date="2026-01-01T00:00:00Z">
        <w:r>
          <w:delText xml:space="preserve">.</w:delText>
        </w:r>
      </w:del>
    </w:p>
    <w:p>
      <w:pPr>
        <w:pStyle w:val="BodyText"/>
      </w:pPr>
      <w:del w:id="17887" w:author="PR Preview" w:date="2026-01-01T00:00:00Z">
        <w:r>
          <w:rPr>
            <w:b/>
            <w:bCs/>
          </w:rPr>
          <w:delText xml:space="preserve">Theorem 89 (The determinant of a symmetric matrix is the product of its eigenvalues)</w:delText>
        </w:r>
      </w:del>
      <w:del w:id="17888" w:author="PR Preview" w:date="2026-01-01T00:00:00Z">
        <w:r>
          <w:delText xml:space="preserve"> </w:delText>
        </w:r>
      </w:del>
      <w:del w:id="17889" w:author="PR Preview" w:date="2026-01-01T00:00:00Z">
        <w:r>
          <w:delText xml:space="preserve">Let</w:delText>
        </w:r>
      </w:del>
      <w:del w:id="17890" w:author="PR Preview" w:date="2026-01-01T00:00:00Z">
        <w:r>
          <w:delText xml:space="preserve"> </w:delText>
        </w:r>
      </w:del>
      <m:oMath>
        <m:r>
          <m:rPr>
            <m:sty m:val="bi"/>
          </m:rPr>
          <m:t>A</m:t>
        </m:r>
      </m:oMath>
      <w:del w:id="17891" w:author="PR Preview" w:date="2026-01-01T00:00:00Z">
        <w:r>
          <w:delText xml:space="preserve"> </w:delText>
        </w:r>
      </w:del>
      <w:del w:id="17892" w:author="PR Preview" w:date="2026-01-01T00:00:00Z">
        <w:r>
          <w:delText xml:space="preserve">be a</w:delText>
        </w:r>
      </w:del>
      <w:del w:id="17893" w:author="PR Preview" w:date="2026-01-01T00:00:00Z">
        <w:r>
          <w:delText xml:space="preserve"> </w:delText>
        </w:r>
      </w:del>
      <m:oMath>
        <m:r>
          <m:t>p</m:t>
        </m:r>
        <m:r>
          <m:rPr>
            <m:sty m:val="p"/>
          </m:rPr>
          <m:t>×</m:t>
        </m:r>
        <m:r>
          <m:t>p</m:t>
        </m:r>
      </m:oMath>
      <w:del w:id="17894" w:author="PR Preview" w:date="2026-01-01T00:00:00Z">
        <w:r>
          <w:delText xml:space="preserve"> </w:delText>
        </w:r>
      </w:del>
      <w:del w:id="17895" w:author="PR Preview" w:date="2026-01-01T00:00:00Z">
        <w:r>
          <w:delText xml:space="preserve">symmetric matrix with real entries,</w:delText>
        </w:r>
      </w:del>
      <w:del w:id="17896" w:author="PR Preview" w:date="2026-01-01T00:00:00Z">
        <w:r>
          <w:delText xml:space="preserve"> </w:delText>
        </w:r>
      </w:del>
      <w:del w:id="17897" w:author="PR Preview" w:date="2026-01-01T00:00:00Z">
        <w:r>
          <w:delText xml:space="preserve">with eigendecomposition</w:delText>
        </w:r>
      </w:del>
      <w:del w:id="1789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7899" w:author="PR Preview" w:date="2026-01-01T00:00:00Z">
        <w:r>
          <w:delText xml:space="preserve"> </w:delText>
        </w:r>
      </w:del>
      <w:del w:id="17900" w:author="PR Preview" w:date="2026-01-01T00:00:00Z">
        <w:r>
          <w:delText xml:space="preserve">(</w:delText>
        </w:r>
      </w:del>
      <w:hyperlink w:anchor="def-eigendecomposition">
        <w:del w:id="17901" w:author="PR Preview" w:date="2026-01-01T00:00:00Z">
          <w:r>
            <w:rPr>
              <w:rStyle w:val="Hyperlink"/>
            </w:rPr>
            <w:delText xml:space="preserve">Definition 97</w:delText>
          </w:r>
        </w:del>
      </w:hyperlink>
      <w:del w:id="17902" w:author="PR Preview" w:date="2026-01-01T00:00:00Z">
        <w:r>
          <w:delText xml:space="preserve">)</w:delText>
        </w:r>
      </w:del>
      <w:del w:id="17903" w:author="PR Preview" w:date="2026-01-01T00:00:00Z">
        <w:r>
          <w:delText xml:space="preserve"> </w:delText>
        </w:r>
      </w:del>
      <w:del w:id="17904" w:author="PR Preview" w:date="2026-01-01T00:00:00Z">
        <w:r>
          <w:delText xml:space="preserve">and eigenvalues</w:delText>
        </w:r>
      </w:del>
      <w:del w:id="17905"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7906" w:author="PR Preview" w:date="2026-01-01T00:00:00Z">
        <w:r>
          <w:delText xml:space="preserve"> </w:delText>
        </w:r>
      </w:del>
      <w:del w:id="17907" w:author="PR Preview" w:date="2026-01-01T00:00:00Z">
        <w:r>
          <w:delText xml:space="preserve">on the diagonal of</w:delText>
        </w:r>
      </w:del>
      <w:del w:id="17908" w:author="PR Preview" w:date="2026-01-01T00:00:00Z">
        <w:r>
          <w:delText xml:space="preserve"> </w:delText>
        </w:r>
      </w:del>
      <m:oMath>
        <m:r>
          <m:rPr>
            <m:sty m:val="b"/>
          </m:rPr>
          <m:t>Λ</m:t>
        </m:r>
      </m:oMath>
      <w:del w:id="17909" w:author="PR Preview" w:date="2026-01-01T00:00:00Z">
        <w:r>
          <w:delText xml:space="preserve">.</w:delText>
        </w:r>
      </w:del>
      <w:del w:id="17910" w:author="PR Preview" w:date="2026-01-01T00:00:00Z">
        <w:r>
          <w:delText xml:space="preserve"> </w:delText>
        </w:r>
      </w:del>
      <w:del w:id="17911" w:author="PR Preview" w:date="2026-01-01T00:00:00Z">
        <w:r>
          <w:delText xml:space="preserve">Then</w:delText>
        </w:r>
      </w:del>
    </w:p>
    <w:p>
      <w:pPr>
        <w:pStyle w:val="FirstParagraph"/>
      </w:pPr>
      <w:ins w:id="17912" w:author="PR Preview" w:date="2026-01-01T00:00:00Z">
        <w:r>
          <w:rPr>
            <w:i/>
            <w:iCs/>
          </w:rPr>
          <w:t xml:space="preserve">Remark 48</w:t>
        </w:r>
      </w:ins>
      <w:ins w:id="17913" w:author="PR Preview" w:date="2026-01-01T00:00:00Z">
        <w:r>
          <w:t xml:space="preserve"> (An example is not a proof). </w:t>
        </w:r>
      </w:ins>
      <w:hyperlink w:anchor="exm-det-product">
        <w:ins w:id="17914" w:author="PR Preview" w:date="2026-01-01T00:00:00Z">
          <w:r>
            <w:rPr>
              <w:rStyle w:val="Hyperlink"/>
            </w:rPr>
            <w:t xml:space="preserve">Example 162</w:t>
          </w:r>
        </w:ins>
      </w:hyperlink>
      <w:ins w:id="17915" w:author="PR Preview" w:date="2026-01-01T00:00:00Z">
        <w:r>
          <w:t xml:space="preserve"> </w:t>
        </w:r>
      </w:ins>
      <w:ins w:id="17916" w:author="PR Preview" w:date="2026-01-01T00:00:00Z">
        <w:r>
          <w:t xml:space="preserve">checks</w:t>
        </w:r>
      </w:ins>
      <w:ins w:id="17917" w:author="PR Preview" w:date="2026-01-01T00:00:00Z">
        <w:r>
          <w:t xml:space="preserve"> </w:t>
        </w:r>
      </w:ins>
      <w:hyperlink w:anchor="thm-det-product">
        <w:ins w:id="17918" w:author="PR Preview" w:date="2026-01-01T00:00:00Z">
          <w:r>
            <w:rPr>
              <w:rStyle w:val="Hyperlink"/>
            </w:rPr>
            <w:t xml:space="preserve">Theorem 87</w:t>
          </w:r>
        </w:ins>
      </w:hyperlink>
      <w:ins w:id="17919" w:author="PR Preview" w:date="2026-01-01T00:00:00Z">
        <w:r>
          <w:t xml:space="preserve"> </w:t>
        </w:r>
      </w:ins>
      <w:ins w:id="17920" w:author="PR Preview" w:date="2026-01-01T00:00:00Z">
        <w:r>
          <w:t xml:space="preserve">for one pair of</w:t>
        </w:r>
      </w:ins>
      <w:ins w:id="17921" w:author="PR Preview" w:date="2026-01-01T00:00:00Z">
        <w:r>
          <w:t xml:space="preserve"> </w:t>
        </w:r>
      </w:ins>
      <m:oMath>
        <m:r>
          <m:t>2</m:t>
        </m:r>
        <m:r>
          <m:rPr>
            <m:sty m:val="p"/>
          </m:rPr>
          <m:t>×</m:t>
        </m:r>
        <m:r>
          <m:t>2</m:t>
        </m:r>
      </m:oMath>
      <w:ins w:id="17922" w:author="PR Preview" w:date="2026-01-01T00:00:00Z">
        <w:r>
          <w:t xml:space="preserve"> </w:t>
        </w:r>
      </w:ins>
      <w:ins w:id="17923" w:author="PR Preview" w:date="2026-01-01T00:00:00Z">
        <w:r>
          <w:t xml:space="preserve">matrices,</w:t>
        </w:r>
      </w:ins>
      <w:ins w:id="17924" w:author="PR Preview" w:date="2026-01-01T00:00:00Z">
        <w:r>
          <w:t xml:space="preserve"> </w:t>
        </w:r>
      </w:ins>
      <w:ins w:id="17925" w:author="PR Preview" w:date="2026-01-01T00:00:00Z">
        <w:r>
          <w:t xml:space="preserve">which shows the theorem holds there</w:t>
        </w:r>
      </w:ins>
      <w:ins w:id="17926" w:author="PR Preview" w:date="2026-01-01T00:00:00Z">
        <w:r>
          <w:t xml:space="preserve"> </w:t>
        </w:r>
      </w:ins>
      <w:ins w:id="17927" w:author="PR Preview" w:date="2026-01-01T00:00:00Z">
        <w:r>
          <w:t xml:space="preserve">but does not prove it for every pair.</w:t>
        </w:r>
      </w:ins>
      <w:ins w:id="17928" w:author="PR Preview" w:date="2026-01-01T00:00:00Z">
        <w:r>
          <w:t xml:space="preserve"> </w:t>
        </w:r>
      </w:ins>
      <w:ins w:id="17929" w:author="PR Preview" w:date="2026-01-01T00:00:00Z">
        <w:r>
          <w:t xml:space="preserve">The proof needs properties of the determinant</w:t>
        </w:r>
      </w:ins>
      <w:ins w:id="17930" w:author="PR Preview" w:date="2026-01-01T00:00:00Z">
        <w:r>
          <w:t xml:space="preserve"> </w:t>
        </w:r>
      </w:ins>
      <w:ins w:id="17931" w:author="PR Preview" w:date="2026-01-01T00:00:00Z">
        <w:r>
          <w:t xml:space="preserve">that these notes don’t develop;</w:t>
        </w:r>
      </w:ins>
      <w:ins w:id="17932" w:author="PR Preview" w:date="2026-01-01T00:00:00Z">
        <w:r>
          <w:t xml:space="preserve"> </w:t>
        </w:r>
      </w:ins>
      <w:ins w:id="17933" w:author="PR Preview" w:date="2026-01-01T00:00:00Z">
        <w:r>
          <w:t xml:space="preserve">see</w:t>
        </w:r>
      </w:ins>
      <w:ins w:id="17934" w:author="PR Preview" w:date="2026-01-01T00:00:00Z">
        <w:r>
          <w:t xml:space="preserve"> </w:t>
        </w:r>
      </w:ins>
      <w:ins w:id="17935" w:author="PR Preview" w:date="2026-01-01T00:00:00Z">
        <w:r>
          <w:t xml:space="preserve">Banerjee and Roy [47]</w:t>
        </w:r>
      </w:ins>
      <w:ins w:id="17936" w:author="PR Preview" w:date="2026-01-01T00:00:00Z">
        <w:r>
          <w:t xml:space="preserve">.</w:t>
        </w:r>
      </w:ins>
    </w:p>
    <w:bookmarkEnd w:id="541"/>
    <w:p>
      <w:pPr>
        <w:pStyle w:val="BodyText"/>
      </w:pPr>
      <w:ins w:id="17937" w:author="PR Preview" w:date="2026-01-01T00:00:00Z">
        <w:r>
          <w:t xml:space="preserve">See also</w:t>
        </w:r>
      </w:ins>
      <w:ins w:id="17938" w:author="PR Preview" w:date="2026-01-01T00:00:00Z">
        <w:r>
          <w:t xml:space="preserve"> </w:t>
        </w:r>
      </w:ins>
      <w:ins w:id="17939" w:author="PR Preview" w:date="2026-01-01T00:00:00Z">
        <w:r>
          <w:t xml:space="preserve">[72]</w:t>
        </w:r>
      </w:ins>
      <w:ins w:id="17940" w:author="PR Preview" w:date="2026-01-01T00:00:00Z">
        <w:r>
          <w:t xml:space="preserve">.</w:t>
        </w:r>
      </w:ins>
    </w:p>
    <w:bookmarkStart w:id="542" w:name="thm-det-eigenvalues"/>
    <w:p>
      <w:pPr>
        <w:pStyle w:val="BodyText"/>
      </w:pPr>
      <w:ins w:id="17941" w:author="PR Preview" w:date="2026-01-01T00:00:00Z">
        <w:r>
          <w:rPr>
            <w:b/>
            <w:bCs/>
          </w:rPr>
          <w:t xml:space="preserve">Theorem 88 (The determinant of a symmetric matrix is the product of its eigenvalues)</w:t>
        </w:r>
      </w:ins>
      <w:ins w:id="17942" w:author="PR Preview" w:date="2026-01-01T00:00:00Z">
        <w:r>
          <w:t xml:space="preserve"> </w:t>
        </w:r>
      </w:ins>
      <w:ins w:id="17943" w:author="PR Preview" w:date="2026-01-01T00:00:00Z">
        <w:r>
          <w:t xml:space="preserve">Let</w:t>
        </w:r>
      </w:ins>
      <w:ins w:id="17944" w:author="PR Preview" w:date="2026-01-01T00:00:00Z">
        <w:r>
          <w:t xml:space="preserve"> </w:t>
        </w:r>
      </w:ins>
      <m:oMath>
        <m:r>
          <m:rPr>
            <m:sty m:val="bi"/>
          </m:rPr>
          <m:t>A</m:t>
        </m:r>
      </m:oMath>
      <w:ins w:id="17945" w:author="PR Preview" w:date="2026-01-01T00:00:00Z">
        <w:r>
          <w:t xml:space="preserve"> </w:t>
        </w:r>
      </w:ins>
      <w:ins w:id="17946" w:author="PR Preview" w:date="2026-01-01T00:00:00Z">
        <w:r>
          <w:t xml:space="preserve">be a</w:t>
        </w:r>
      </w:ins>
      <w:ins w:id="17947" w:author="PR Preview" w:date="2026-01-01T00:00:00Z">
        <w:r>
          <w:t xml:space="preserve"> </w:t>
        </w:r>
      </w:ins>
      <m:oMath>
        <m:r>
          <m:t>p</m:t>
        </m:r>
        <m:r>
          <m:rPr>
            <m:sty m:val="p"/>
          </m:rPr>
          <m:t>×</m:t>
        </m:r>
        <m:r>
          <m:t>p</m:t>
        </m:r>
      </m:oMath>
      <w:ins w:id="17948" w:author="PR Preview" w:date="2026-01-01T00:00:00Z">
        <w:r>
          <w:t xml:space="preserve"> </w:t>
        </w:r>
      </w:ins>
      <w:ins w:id="17949" w:author="PR Preview" w:date="2026-01-01T00:00:00Z">
        <w:r>
          <w:t xml:space="preserve">symmetric matrix with real entries,</w:t>
        </w:r>
      </w:ins>
      <w:ins w:id="17950" w:author="PR Preview" w:date="2026-01-01T00:00:00Z">
        <w:r>
          <w:t xml:space="preserve"> </w:t>
        </w:r>
      </w:ins>
      <w:ins w:id="17951" w:author="PR Preview" w:date="2026-01-01T00:00:00Z">
        <w:r>
          <w:t xml:space="preserve">with eigendecomposition</w:t>
        </w:r>
      </w:ins>
      <w:ins w:id="17952"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7953" w:author="PR Preview" w:date="2026-01-01T00:00:00Z">
        <w:r>
          <w:t xml:space="preserve"> </w:t>
        </w:r>
      </w:ins>
      <w:ins w:id="17954" w:author="PR Preview" w:date="2026-01-01T00:00:00Z">
        <w:r>
          <w:t xml:space="preserve">(</w:t>
        </w:r>
      </w:ins>
      <w:hyperlink w:anchor="def-eigendecomposition">
        <w:ins w:id="17955" w:author="PR Preview" w:date="2026-01-01T00:00:00Z">
          <w:r>
            <w:rPr>
              <w:rStyle w:val="Hyperlink"/>
            </w:rPr>
            <w:t xml:space="preserve">Definition 97</w:t>
          </w:r>
        </w:ins>
      </w:hyperlink>
      <w:ins w:id="17956" w:author="PR Preview" w:date="2026-01-01T00:00:00Z">
        <w:r>
          <w:t xml:space="preserve">)</w:t>
        </w:r>
      </w:ins>
      <w:ins w:id="17957" w:author="PR Preview" w:date="2026-01-01T00:00:00Z">
        <w:r>
          <w:t xml:space="preserve"> </w:t>
        </w:r>
      </w:ins>
      <w:ins w:id="17958" w:author="PR Preview" w:date="2026-01-01T00:00:00Z">
        <w:r>
          <w:t xml:space="preserve">and eigenvalues</w:t>
        </w:r>
      </w:ins>
      <w:ins w:id="17959"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7960" w:author="PR Preview" w:date="2026-01-01T00:00:00Z">
        <w:r>
          <w:t xml:space="preserve"> </w:t>
        </w:r>
      </w:ins>
      <w:ins w:id="17961" w:author="PR Preview" w:date="2026-01-01T00:00:00Z">
        <w:r>
          <w:t xml:space="preserve">on the diagonal of</w:t>
        </w:r>
      </w:ins>
      <w:ins w:id="17962" w:author="PR Preview" w:date="2026-01-01T00:00:00Z">
        <w:r>
          <w:t xml:space="preserve"> </w:t>
        </w:r>
      </w:ins>
      <m:oMath>
        <m:r>
          <m:rPr>
            <m:sty m:val="b"/>
          </m:rPr>
          <m:t>Λ</m:t>
        </m:r>
      </m:oMath>
      <w:ins w:id="17963" w:author="PR Preview" w:date="2026-01-01T00:00:00Z">
        <w:r>
          <w:t xml:space="preserve">.</w:t>
        </w:r>
      </w:ins>
      <w:ins w:id="17964" w:author="PR Preview" w:date="2026-01-01T00:00:00Z">
        <w:r>
          <w:t xml:space="preserve"> </w:t>
        </w:r>
      </w:ins>
      <w:ins w:id="17965"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17966" w:author="PR Preview" w:date="2026-01-01T00:00:00Z">
        <w:r>
          <w:delText xml:space="preserve">The product steps are</w:delText>
        </w:r>
      </w:del>
      <w:del w:id="17967" w:author="PR Preview" w:date="2026-01-01T00:00:00Z">
        <w:r>
          <w:delText xml:space="preserve"> </w:delText>
        </w:r>
      </w:del>
      <w:hyperlink w:anchor="thm-det-product">
        <w:del w:id="17968" w:author="PR Preview" w:date="2026-01-01T00:00:00Z">
          <w:r>
            <w:rPr>
              <w:rStyle w:val="Hyperlink"/>
            </w:rPr>
            <w:delText xml:space="preserve">Theorem 88</w:delText>
          </w:r>
        </w:del>
      </w:hyperlink>
      <w:del w:id="17969" w:author="PR Preview" w:date="2026-01-01T00:00:00Z">
        <w:r>
          <w:delText xml:space="preserve">,</w:delText>
        </w:r>
      </w:del>
      <w:del w:id="17970" w:author="PR Preview" w:date="2026-01-01T00:00:00Z">
        <w:r>
          <w:delText xml:space="preserve"> </w:delText>
        </w:r>
      </w:del>
      <w:del w:id="17971" w:author="PR Preview" w:date="2026-01-01T00:00:00Z">
        <w:r>
          <w:delText xml:space="preserve">the orthogonality step is</w:delText>
        </w:r>
      </w:del>
      <w:del w:id="17972" w:author="PR Preview" w:date="2026-01-01T00:00:00Z">
        <w:r>
          <w:delText xml:space="preserve"> </w:delText>
        </w:r>
      </w:del>
      <w:hyperlink w:anchor="def-orthogonal-matrix">
        <w:del w:id="17973" w:author="PR Preview" w:date="2026-01-01T00:00:00Z">
          <w:r>
            <w:rPr>
              <w:rStyle w:val="Hyperlink"/>
            </w:rPr>
            <w:delText xml:space="preserve">Definition 89</w:delText>
          </w:r>
        </w:del>
      </w:hyperlink>
      <w:del w:id="17974" w:author="PR Preview" w:date="2026-01-01T00:00:00Z">
        <w:r>
          <w:delText xml:space="preserve">,</w:delText>
        </w:r>
      </w:del>
      <w:del w:id="17975" w:author="PR Preview" w:date="2026-01-01T00:00:00Z">
        <w:r>
          <w:delText xml:space="preserve"> </w:delText>
        </w:r>
      </w:del>
      <w:del w:id="17976" w:author="PR Preview" w:date="2026-01-01T00:00:00Z">
        <w:r>
          <w:delText xml:space="preserve">and the identity and diagonal steps are</w:delText>
        </w:r>
      </w:del>
      <w:del w:id="17977" w:author="PR Preview" w:date="2026-01-01T00:00:00Z">
        <w:r>
          <w:delText xml:space="preserve"> </w:delText>
        </w:r>
      </w:del>
      <w:hyperlink w:anchor="thm-det-diagonal">
        <w:del w:id="17978" w:author="PR Preview" w:date="2026-01-01T00:00:00Z">
          <w:r>
            <w:rPr>
              <w:rStyle w:val="Hyperlink"/>
            </w:rPr>
            <w:delText xml:space="preserve">Theorem 87</w:delText>
          </w:r>
        </w:del>
      </w:hyperlink>
      <w:del w:id="17979" w:author="PR Preview" w:date="2026-01-01T00:00:00Z">
        <w:r>
          <w:delText xml:space="preserve"> </w:delText>
        </w:r>
      </w:del>
      <w:del w:id="17980" w:author="PR Preview" w:date="2026-01-01T00:00:00Z">
        <w:r>
          <w:delText xml:space="preserve">and</w:delText>
        </w:r>
      </w:del>
      <w:del w:id="17981" w:author="PR Preview" w:date="2026-01-01T00:00:00Z">
        <w:r>
          <w:delText xml:space="preserve"> </w:delText>
        </w:r>
      </w:del>
      <w:hyperlink w:anchor="exm-det-diagonal">
        <w:del w:id="17982" w:author="PR Preview" w:date="2026-01-01T00:00:00Z">
          <w:r>
            <w:rPr>
              <w:rStyle w:val="Hyperlink"/>
            </w:rPr>
            <w:delText xml:space="preserve">Example 162</w:delText>
          </w:r>
        </w:del>
      </w:hyperlink>
      <w:del w:id="17983" w:author="PR Preview" w:date="2026-01-01T00:00:00Z">
        <w:r>
          <w:delText xml:space="preserve">.</w:delText>
        </w:r>
      </w:del>
    </w:p>
    <w:p>
      <w:pPr>
        <w:pStyle w:val="FirstParagraph"/>
      </w:pPr>
      <w:ins w:id="17984" w:author="PR Preview" w:date="2026-01-01T00:00:00Z">
        <w:r>
          <w:t xml:space="preserve">The product steps are</w:t>
        </w:r>
      </w:ins>
      <w:ins w:id="17985" w:author="PR Preview" w:date="2026-01-01T00:00:00Z">
        <w:r>
          <w:t xml:space="preserve"> </w:t>
        </w:r>
      </w:ins>
      <w:hyperlink w:anchor="thm-det-product">
        <w:ins w:id="17986" w:author="PR Preview" w:date="2026-01-01T00:00:00Z">
          <w:r>
            <w:rPr>
              <w:rStyle w:val="Hyperlink"/>
            </w:rPr>
            <w:t xml:space="preserve">Theorem 87</w:t>
          </w:r>
        </w:ins>
      </w:hyperlink>
      <w:ins w:id="17987" w:author="PR Preview" w:date="2026-01-01T00:00:00Z">
        <w:r>
          <w:t xml:space="preserve">,</w:t>
        </w:r>
      </w:ins>
      <w:ins w:id="17988" w:author="PR Preview" w:date="2026-01-01T00:00:00Z">
        <w:r>
          <w:t xml:space="preserve"> </w:t>
        </w:r>
      </w:ins>
      <w:ins w:id="17989" w:author="PR Preview" w:date="2026-01-01T00:00:00Z">
        <w:r>
          <w:t xml:space="preserve">the orthogonality step is</w:t>
        </w:r>
      </w:ins>
      <w:ins w:id="17990" w:author="PR Preview" w:date="2026-01-01T00:00:00Z">
        <w:r>
          <w:t xml:space="preserve"> </w:t>
        </w:r>
      </w:ins>
      <w:hyperlink w:anchor="def-orthogonal-matrix">
        <w:ins w:id="17991" w:author="PR Preview" w:date="2026-01-01T00:00:00Z">
          <w:r>
            <w:rPr>
              <w:rStyle w:val="Hyperlink"/>
            </w:rPr>
            <w:t xml:space="preserve">Definition 89</w:t>
          </w:r>
        </w:ins>
      </w:hyperlink>
      <w:ins w:id="17992" w:author="PR Preview" w:date="2026-01-01T00:00:00Z">
        <w:r>
          <w:t xml:space="preserve">,</w:t>
        </w:r>
      </w:ins>
      <w:ins w:id="17993" w:author="PR Preview" w:date="2026-01-01T00:00:00Z">
        <w:r>
          <w:t xml:space="preserve"> </w:t>
        </w:r>
      </w:ins>
      <w:ins w:id="17994" w:author="PR Preview" w:date="2026-01-01T00:00:00Z">
        <w:r>
          <w:t xml:space="preserve">and the identity and diagonal steps are</w:t>
        </w:r>
      </w:ins>
      <w:ins w:id="17995" w:author="PR Preview" w:date="2026-01-01T00:00:00Z">
        <w:r>
          <w:t xml:space="preserve"> </w:t>
        </w:r>
      </w:ins>
      <w:hyperlink w:anchor="thm-det-diagonal">
        <w:ins w:id="17996" w:author="PR Preview" w:date="2026-01-01T00:00:00Z">
          <w:r>
            <w:rPr>
              <w:rStyle w:val="Hyperlink"/>
            </w:rPr>
            <w:t xml:space="preserve">Theorem 86</w:t>
          </w:r>
        </w:ins>
      </w:hyperlink>
      <w:ins w:id="17997" w:author="PR Preview" w:date="2026-01-01T00:00:00Z">
        <w:r>
          <w:t xml:space="preserve"> </w:t>
        </w:r>
      </w:ins>
      <w:ins w:id="17998" w:author="PR Preview" w:date="2026-01-01T00:00:00Z">
        <w:r>
          <w:t xml:space="preserve">and</w:t>
        </w:r>
      </w:ins>
      <w:ins w:id="17999" w:author="PR Preview" w:date="2026-01-01T00:00:00Z">
        <w:r>
          <w:t xml:space="preserve"> </w:t>
        </w:r>
      </w:ins>
      <w:hyperlink w:anchor="exm-det-diagonal">
        <w:ins w:id="18000" w:author="PR Preview" w:date="2026-01-01T00:00:00Z">
          <w:r>
            <w:rPr>
              <w:rStyle w:val="Hyperlink"/>
            </w:rPr>
            <w:t xml:space="preserve">Example 161</w:t>
          </w:r>
        </w:ins>
      </w:hyperlink>
      <w:ins w:id="18001" w:author="PR Preview" w:date="2026-01-01T00:00:00Z">
        <w:r>
          <w:t xml:space="preserve">.</w:t>
        </w:r>
      </w:ins>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del w:id="18002" w:author="PR Preview" w:date="2026-01-01T00:00:00Z">
        <w:r>
          <w:rPr>
            <w:i/>
            <w:iCs/>
          </w:rPr>
          <w:delText xml:space="preserve">Proof</w:delText>
        </w:r>
      </w:del>
      <w:del w:id="18003" w:author="PR Preview" w:date="2026-01-01T00:00:00Z">
        <w:r>
          <w:delText xml:space="preserve">. </w:delText>
        </w:r>
      </w:del>
      <w:del w:id="18004" w:author="PR Preview" w:date="2026-01-01T00:00:00Z">
        <w:r>
          <w:delText xml:space="preserve">By</w:delText>
        </w:r>
      </w:del>
      <w:del w:id="18005" w:author="PR Preview" w:date="2026-01-01T00:00:00Z">
        <w:r>
          <w:delText xml:space="preserve"> </w:delText>
        </w:r>
      </w:del>
      <w:hyperlink w:anchor="thm-definite-eigenvalues">
        <w:del w:id="18006" w:author="PR Preview" w:date="2026-01-01T00:00:00Z">
          <w:r>
            <w:rPr>
              <w:rStyle w:val="Hyperlink"/>
            </w:rPr>
            <w:delText xml:space="preserve">Theorem 83</w:delText>
          </w:r>
        </w:del>
      </w:hyperlink>
      <w:del w:id="18007" w:author="PR Preview" w:date="2026-01-01T00:00:00Z">
        <w:r>
          <w:delText xml:space="preserve">, every eigenvalue of</w:delText>
        </w:r>
      </w:del>
      <w:del w:id="18008" w:author="PR Preview" w:date="2026-01-01T00:00:00Z">
        <w:r>
          <w:delText xml:space="preserve"> </w:delText>
        </w:r>
      </w:del>
      <m:oMath>
        <m:r>
          <m:rPr>
            <m:sty m:val="bi"/>
          </m:rPr>
          <m:t>A</m:t>
        </m:r>
      </m:oMath>
      <w:del w:id="18009" w:author="PR Preview" w:date="2026-01-01T00:00:00Z">
        <w:r>
          <w:delText xml:space="preserve"> </w:delText>
        </w:r>
      </w:del>
      <w:del w:id="18010" w:author="PR Preview" w:date="2026-01-01T00:00:00Z">
        <w:r>
          <w:delText xml:space="preserve">is positive,</w:delText>
        </w:r>
      </w:del>
      <w:del w:id="18011" w:author="PR Preview" w:date="2026-01-01T00:00:00Z">
        <w:r>
          <w:delText xml:space="preserve"> </w:delText>
        </w:r>
      </w:del>
      <w:del w:id="18012" w:author="PR Preview" w:date="2026-01-01T00:00:00Z">
        <w:r>
          <w:delText xml:space="preserve">so their product, which is</w:delText>
        </w:r>
      </w:del>
      <w:del w:id="18013" w:author="PR Preview" w:date="2026-01-01T00:00:00Z">
        <w:r>
          <w:delText xml:space="preserve"> </w:delText>
        </w:r>
      </w:del>
      <m:oMath>
        <m:r>
          <m:rPr>
            <m:sty m:val="p"/>
          </m:rPr>
          <m:t>det</m:t>
        </m:r>
        <m:r>
          <m:rPr>
            <m:sty m:val="p"/>
          </m:rPr>
          <m:t>(</m:t>
        </m:r>
        <m:r>
          <m:rPr>
            <m:sty m:val="bi"/>
          </m:rPr>
          <m:t>A</m:t>
        </m:r>
        <m:r>
          <m:rPr>
            <m:sty m:val="p"/>
          </m:rPr>
          <m:t>)</m:t>
        </m:r>
      </m:oMath>
      <w:del w:id="18014" w:author="PR Preview" w:date="2026-01-01T00:00:00Z">
        <w:r>
          <w:delText xml:space="preserve"> </w:delText>
        </w:r>
      </w:del>
      <w:del w:id="18015" w:author="PR Preview" w:date="2026-01-01T00:00:00Z">
        <w:r>
          <w:delText xml:space="preserve">by</w:delText>
        </w:r>
      </w:del>
      <w:del w:id="18016" w:author="PR Preview" w:date="2026-01-01T00:00:00Z">
        <w:r>
          <w:delText xml:space="preserve"> </w:delText>
        </w:r>
      </w:del>
      <w:hyperlink w:anchor="thm-det-eigenvalues">
        <w:del w:id="18017" w:author="PR Preview" w:date="2026-01-01T00:00:00Z">
          <w:r>
            <w:rPr>
              <w:rStyle w:val="Hyperlink"/>
            </w:rPr>
            <w:delText xml:space="preserve">Theorem 89</w:delText>
          </w:r>
        </w:del>
      </w:hyperlink>
      <w:del w:id="18018" w:author="PR Preview" w:date="2026-01-01T00:00:00Z">
        <w:r>
          <w:delText xml:space="preserve">,</w:delText>
        </w:r>
      </w:del>
      <w:del w:id="18019" w:author="PR Preview" w:date="2026-01-01T00:00:00Z">
        <w:r>
          <w:delText xml:space="preserve"> </w:delText>
        </w:r>
      </w:del>
      <w:del w:id="18020" w:author="PR Preview" w:date="2026-01-01T00:00:00Z">
        <w:r>
          <w:delText xml:space="preserve">is positive.</w:delText>
        </w:r>
      </w:del>
    </w:p>
    <w:p>
      <w:pPr>
        <w:pStyle w:val="BodyText"/>
      </w:pPr>
      <w:del w:id="18021" w:author="PR Preview" w:date="2026-01-01T00:00:00Z">
        <w:r>
          <w:rPr>
            <w:b/>
            <w:bCs/>
          </w:rPr>
          <w:delText xml:space="preserve">Example 164 (Two ways to the same determinant)</w:delText>
        </w:r>
      </w:del>
      <w:del w:id="1802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8023" w:author="PR Preview" w:date="2026-01-01T00:00:00Z">
        <w:r>
          <w:delText xml:space="preserve"> </w:delText>
        </w:r>
      </w:del>
      <w:del w:id="18024" w:author="PR Preview" w:date="2026-01-01T00:00:00Z">
        <w:r>
          <w:delText xml:space="preserve">has eigenvalues</w:delText>
        </w:r>
      </w:del>
      <w:del w:id="18025" w:author="PR Preview" w:date="2026-01-01T00:00:00Z">
        <w:r>
          <w:delText xml:space="preserve"> </w:delText>
        </w:r>
      </w:del>
      <m:oMath>
        <m:r>
          <m:t>3</m:t>
        </m:r>
      </m:oMath>
      <w:del w:id="18026" w:author="PR Preview" w:date="2026-01-01T00:00:00Z">
        <w:r>
          <w:delText xml:space="preserve"> </w:delText>
        </w:r>
      </w:del>
      <w:del w:id="18027" w:author="PR Preview" w:date="2026-01-01T00:00:00Z">
        <w:r>
          <w:delText xml:space="preserve">and</w:delText>
        </w:r>
      </w:del>
      <w:del w:id="18028" w:author="PR Preview" w:date="2026-01-01T00:00:00Z">
        <w:r>
          <w:delText xml:space="preserve"> </w:delText>
        </w:r>
      </w:del>
      <m:oMath>
        <m:r>
          <m:t>1</m:t>
        </m:r>
      </m:oMath>
      <w:del w:id="18029" w:author="PR Preview" w:date="2026-01-01T00:00:00Z">
        <w:r>
          <w:delText xml:space="preserve"> </w:delText>
        </w:r>
      </w:del>
      <w:del w:id="18030" w:author="PR Preview" w:date="2026-01-01T00:00:00Z">
        <w:r>
          <w:delText xml:space="preserve">(</w:delText>
        </w:r>
      </w:del>
      <w:hyperlink w:anchor="exm-eigenvalue">
        <w:del w:id="18031" w:author="PR Preview" w:date="2026-01-01T00:00:00Z">
          <w:r>
            <w:rPr>
              <w:rStyle w:val="Hyperlink"/>
            </w:rPr>
            <w:delText xml:space="preserve">Example 149</w:delText>
          </w:r>
        </w:del>
      </w:hyperlink>
      <w:del w:id="18032" w:author="PR Preview" w:date="2026-01-01T00:00:00Z">
        <w:r>
          <w:delText xml:space="preserve">),</w:delText>
        </w:r>
      </w:del>
      <w:del w:id="18033" w:author="PR Preview" w:date="2026-01-01T00:00:00Z">
        <w:r>
          <w:delText xml:space="preserve"> </w:delText>
        </w:r>
      </w:del>
      <w:del w:id="18034" w:author="PR Preview" w:date="2026-01-01T00:00:00Z">
        <w:r>
          <w:delText xml:space="preserve">so</w:delText>
        </w:r>
      </w:del>
      <w:del w:id="18035" w:author="PR Preview" w:date="2026-01-01T00:00:00Z">
        <w:r>
          <w:delText xml:space="preserve"> </w:delText>
        </w:r>
      </w:del>
      <w:hyperlink w:anchor="thm-det-eigenvalues">
        <w:del w:id="18036" w:author="PR Preview" w:date="2026-01-01T00:00:00Z">
          <w:r>
            <w:rPr>
              <w:rStyle w:val="Hyperlink"/>
            </w:rPr>
            <w:delText xml:space="preserve">Theorem 89</w:delText>
          </w:r>
        </w:del>
      </w:hyperlink>
      <w:del w:id="18037" w:author="PR Preview" w:date="2026-01-01T00:00:00Z">
        <w:r>
          <w:delText xml:space="preserve"> </w:delText>
        </w:r>
      </w:del>
      <w:del w:id="18038"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18039" w:author="PR Preview" w:date="2026-01-01T00:00:00Z">
        <w:r>
          <w:delText xml:space="preserve">matching</w:delText>
        </w:r>
      </w:del>
      <w:del w:id="18040"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18041" w:author="PR Preview" w:date="2026-01-01T00:00:00Z">
        <w:r>
          <w:delText xml:space="preserve"> </w:delText>
        </w:r>
      </w:del>
      <w:del w:id="18042" w:author="PR Preview" w:date="2026-01-01T00:00:00Z">
        <w:r>
          <w:delText xml:space="preserve">from</w:delText>
        </w:r>
      </w:del>
      <w:del w:id="18043" w:author="PR Preview" w:date="2026-01-01T00:00:00Z">
        <w:r>
          <w:delText xml:space="preserve"> </w:delText>
        </w:r>
      </w:del>
      <w:hyperlink w:anchor="exm-determinant">
        <w:del w:id="18044" w:author="PR Preview" w:date="2026-01-01T00:00:00Z">
          <w:r>
            <w:rPr>
              <w:rStyle w:val="Hyperlink"/>
            </w:rPr>
            <w:delText xml:space="preserve">Example 161</w:delText>
          </w:r>
        </w:del>
      </w:hyperlink>
      <w:del w:id="18045" w:author="PR Preview" w:date="2026-01-01T00:00:00Z">
        <w:r>
          <w:delText xml:space="preserve">.</w:delText>
        </w:r>
      </w:del>
    </w:p>
    <w:p>
      <w:pPr>
        <w:pStyle w:val="BodyText"/>
      </w:pPr>
      <w:ins w:id="18046" w:author="PR Preview" w:date="2026-01-01T00:00:00Z">
        <w:r>
          <w:rPr>
            <w:i/>
            <w:iCs/>
          </w:rPr>
          <w:t xml:space="preserve">Proof</w:t>
        </w:r>
      </w:ins>
      <w:ins w:id="18047" w:author="PR Preview" w:date="2026-01-01T00:00:00Z">
        <w:r>
          <w:t xml:space="preserve">. </w:t>
        </w:r>
      </w:ins>
      <w:ins w:id="18048" w:author="PR Preview" w:date="2026-01-01T00:00:00Z">
        <w:r>
          <w:t xml:space="preserve">By</w:t>
        </w:r>
      </w:ins>
      <w:ins w:id="18049" w:author="PR Preview" w:date="2026-01-01T00:00:00Z">
        <w:r>
          <w:t xml:space="preserve"> </w:t>
        </w:r>
      </w:ins>
      <w:hyperlink w:anchor="thm-definite-eigenvalues">
        <w:ins w:id="18050" w:author="PR Preview" w:date="2026-01-01T00:00:00Z">
          <w:r>
            <w:rPr>
              <w:rStyle w:val="Hyperlink"/>
            </w:rPr>
            <w:t xml:space="preserve">Theorem 82</w:t>
          </w:r>
        </w:ins>
      </w:hyperlink>
      <w:ins w:id="18051" w:author="PR Preview" w:date="2026-01-01T00:00:00Z">
        <w:r>
          <w:t xml:space="preserve">, every eigenvalue of</w:t>
        </w:r>
      </w:ins>
      <w:ins w:id="18052" w:author="PR Preview" w:date="2026-01-01T00:00:00Z">
        <w:r>
          <w:t xml:space="preserve"> </w:t>
        </w:r>
      </w:ins>
      <m:oMath>
        <m:r>
          <m:rPr>
            <m:sty m:val="bi"/>
          </m:rPr>
          <m:t>A</m:t>
        </m:r>
      </m:oMath>
      <w:ins w:id="18053" w:author="PR Preview" w:date="2026-01-01T00:00:00Z">
        <w:r>
          <w:t xml:space="preserve"> </w:t>
        </w:r>
      </w:ins>
      <w:ins w:id="18054" w:author="PR Preview" w:date="2026-01-01T00:00:00Z">
        <w:r>
          <w:t xml:space="preserve">is positive,</w:t>
        </w:r>
      </w:ins>
      <w:ins w:id="18055" w:author="PR Preview" w:date="2026-01-01T00:00:00Z">
        <w:r>
          <w:t xml:space="preserve"> </w:t>
        </w:r>
      </w:ins>
      <w:ins w:id="18056" w:author="PR Preview" w:date="2026-01-01T00:00:00Z">
        <w:r>
          <w:t xml:space="preserve">so their product, which is</w:t>
        </w:r>
      </w:ins>
      <w:ins w:id="18057" w:author="PR Preview" w:date="2026-01-01T00:00:00Z">
        <w:r>
          <w:t xml:space="preserve"> </w:t>
        </w:r>
      </w:ins>
      <m:oMath>
        <m:r>
          <m:rPr>
            <m:sty m:val="p"/>
          </m:rPr>
          <m:t>det</m:t>
        </m:r>
        <m:r>
          <m:rPr>
            <m:sty m:val="p"/>
          </m:rPr>
          <m:t>(</m:t>
        </m:r>
        <m:r>
          <m:rPr>
            <m:sty m:val="bi"/>
          </m:rPr>
          <m:t>A</m:t>
        </m:r>
        <m:r>
          <m:rPr>
            <m:sty m:val="p"/>
          </m:rPr>
          <m:t>)</m:t>
        </m:r>
      </m:oMath>
      <w:ins w:id="18058" w:author="PR Preview" w:date="2026-01-01T00:00:00Z">
        <w:r>
          <w:t xml:space="preserve"> </w:t>
        </w:r>
      </w:ins>
      <w:ins w:id="18059" w:author="PR Preview" w:date="2026-01-01T00:00:00Z">
        <w:r>
          <w:t xml:space="preserve">by</w:t>
        </w:r>
      </w:ins>
      <w:ins w:id="18060" w:author="PR Preview" w:date="2026-01-01T00:00:00Z">
        <w:r>
          <w:t xml:space="preserve"> </w:t>
        </w:r>
      </w:ins>
      <w:hyperlink w:anchor="thm-det-eigenvalues">
        <w:ins w:id="18061" w:author="PR Preview" w:date="2026-01-01T00:00:00Z">
          <w:r>
            <w:rPr>
              <w:rStyle w:val="Hyperlink"/>
            </w:rPr>
            <w:t xml:space="preserve">Theorem 88</w:t>
          </w:r>
        </w:ins>
      </w:hyperlink>
      <w:ins w:id="18062" w:author="PR Preview" w:date="2026-01-01T00:00:00Z">
        <w:r>
          <w:t xml:space="preserve">,</w:t>
        </w:r>
      </w:ins>
      <w:ins w:id="18063" w:author="PR Preview" w:date="2026-01-01T00:00:00Z">
        <w:r>
          <w:t xml:space="preserve"> </w:t>
        </w:r>
      </w:ins>
      <w:ins w:id="18064" w:author="PR Preview" w:date="2026-01-01T00:00:00Z">
        <w:r>
          <w:t xml:space="preserve">is positive.</w:t>
        </w:r>
      </w:ins>
    </w:p>
    <w:bookmarkStart w:id="544" w:name="exm-det-eigenvalues"/>
    <w:p>
      <w:pPr>
        <w:pStyle w:val="BodyText"/>
      </w:pPr>
      <w:ins w:id="18065" w:author="PR Preview" w:date="2026-01-01T00:00:00Z">
        <w:r>
          <w:rPr>
            <w:b/>
            <w:bCs/>
          </w:rPr>
          <w:t xml:space="preserve">Example 163 (Two ways to the same determinant)</w:t>
        </w:r>
      </w:ins>
      <w:ins w:id="180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8067" w:author="PR Preview" w:date="2026-01-01T00:00:00Z">
        <w:r>
          <w:t xml:space="preserve"> </w:t>
        </w:r>
      </w:ins>
      <w:ins w:id="18068" w:author="PR Preview" w:date="2026-01-01T00:00:00Z">
        <w:r>
          <w:t xml:space="preserve">has eigenvalues</w:t>
        </w:r>
      </w:ins>
      <w:ins w:id="18069" w:author="PR Preview" w:date="2026-01-01T00:00:00Z">
        <w:r>
          <w:t xml:space="preserve"> </w:t>
        </w:r>
      </w:ins>
      <m:oMath>
        <m:r>
          <m:t>3</m:t>
        </m:r>
      </m:oMath>
      <w:ins w:id="18070" w:author="PR Preview" w:date="2026-01-01T00:00:00Z">
        <w:r>
          <w:t xml:space="preserve"> </w:t>
        </w:r>
      </w:ins>
      <w:ins w:id="18071" w:author="PR Preview" w:date="2026-01-01T00:00:00Z">
        <w:r>
          <w:t xml:space="preserve">and</w:t>
        </w:r>
      </w:ins>
      <w:ins w:id="18072" w:author="PR Preview" w:date="2026-01-01T00:00:00Z">
        <w:r>
          <w:t xml:space="preserve"> </w:t>
        </w:r>
      </w:ins>
      <m:oMath>
        <m:r>
          <m:t>1</m:t>
        </m:r>
      </m:oMath>
      <w:ins w:id="18073" w:author="PR Preview" w:date="2026-01-01T00:00:00Z">
        <w:r>
          <w:t xml:space="preserve"> </w:t>
        </w:r>
      </w:ins>
      <w:ins w:id="18074" w:author="PR Preview" w:date="2026-01-01T00:00:00Z">
        <w:r>
          <w:t xml:space="preserve">(</w:t>
        </w:r>
      </w:ins>
      <w:hyperlink w:anchor="exm-eigenvalue">
        <w:ins w:id="18075" w:author="PR Preview" w:date="2026-01-01T00:00:00Z">
          <w:r>
            <w:rPr>
              <w:rStyle w:val="Hyperlink"/>
            </w:rPr>
            <w:t xml:space="preserve">Example 148</w:t>
          </w:r>
        </w:ins>
      </w:hyperlink>
      <w:ins w:id="18076" w:author="PR Preview" w:date="2026-01-01T00:00:00Z">
        <w:r>
          <w:t xml:space="preserve">),</w:t>
        </w:r>
      </w:ins>
      <w:ins w:id="18077" w:author="PR Preview" w:date="2026-01-01T00:00:00Z">
        <w:r>
          <w:t xml:space="preserve"> </w:t>
        </w:r>
      </w:ins>
      <w:ins w:id="18078" w:author="PR Preview" w:date="2026-01-01T00:00:00Z">
        <w:r>
          <w:t xml:space="preserve">so</w:t>
        </w:r>
      </w:ins>
      <w:ins w:id="18079" w:author="PR Preview" w:date="2026-01-01T00:00:00Z">
        <w:r>
          <w:t xml:space="preserve"> </w:t>
        </w:r>
      </w:ins>
      <w:hyperlink w:anchor="thm-det-eigenvalues">
        <w:ins w:id="18080" w:author="PR Preview" w:date="2026-01-01T00:00:00Z">
          <w:r>
            <w:rPr>
              <w:rStyle w:val="Hyperlink"/>
            </w:rPr>
            <w:t xml:space="preserve">Theorem 88</w:t>
          </w:r>
        </w:ins>
      </w:hyperlink>
      <w:ins w:id="18081" w:author="PR Preview" w:date="2026-01-01T00:00:00Z">
        <w:r>
          <w:t xml:space="preserve"> </w:t>
        </w:r>
      </w:ins>
      <w:ins w:id="18082"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18083" w:author="PR Preview" w:date="2026-01-01T00:00:00Z">
        <w:r>
          <w:t xml:space="preserve">matching</w:t>
        </w:r>
      </w:ins>
      <w:ins w:id="18084"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18085" w:author="PR Preview" w:date="2026-01-01T00:00:00Z">
        <w:r>
          <w:t xml:space="preserve"> </w:t>
        </w:r>
      </w:ins>
      <w:ins w:id="18086" w:author="PR Preview" w:date="2026-01-01T00:00:00Z">
        <w:r>
          <w:t xml:space="preserve">from</w:t>
        </w:r>
      </w:ins>
      <w:ins w:id="18087" w:author="PR Preview" w:date="2026-01-01T00:00:00Z">
        <w:r>
          <w:t xml:space="preserve"> </w:t>
        </w:r>
      </w:ins>
      <w:hyperlink w:anchor="exm-determinant">
        <w:ins w:id="18088" w:author="PR Preview" w:date="2026-01-01T00:00:00Z">
          <w:r>
            <w:rPr>
              <w:rStyle w:val="Hyperlink"/>
            </w:rPr>
            <w:t xml:space="preserve">Example 160</w:t>
          </w:r>
        </w:ins>
      </w:hyperlink>
      <w:ins w:id="18089" w:author="PR Preview" w:date="2026-01-01T00:00:00Z">
        <w:r>
          <w:t xml:space="preserve">.</w:t>
        </w:r>
      </w:ins>
    </w:p>
    <w:bookmarkEnd w:id="544"/>
    <w:bookmarkEnd w:id="545"/>
    <w:bookmarkStart w:id="622" w:name="design-matrix"/>
    <w:p>
      <w:pPr>
        <w:pStyle w:val="Heading2"/>
      </w:pPr>
      <w:r>
        <w:t xml:space="preserve">20 Design Matrix</w:t>
      </w:r>
    </w:p>
    <w:bookmarkStart w:id="546" w:name="def-design-matrix"/>
    <w:p>
      <w:pPr>
        <w:pStyle w:val="FirstParagraph"/>
      </w:pPr>
      <w:del w:id="18090" w:author="PR Preview" w:date="2026-01-01T00:00:00Z">
        <w:r>
          <w:rPr>
            <w:b/>
            <w:bCs/>
          </w:rPr>
          <w:delText xml:space="preserve">Definition 106 (Design matrix (model matrix))</w:delText>
        </w:r>
      </w:del>
      <w:del w:id="18091" w:author="PR Preview" w:date="2026-01-01T00:00:00Z">
        <w:r>
          <w:delText xml:space="preserve"> </w:delText>
        </w:r>
      </w:del>
      <w:del w:id="18092" w:author="PR Preview" w:date="2026-01-01T00:00:00Z">
        <w:r>
          <w:delText xml:space="preserve">In a regression model with</w:delText>
        </w:r>
      </w:del>
      <w:del w:id="18093" w:author="PR Preview" w:date="2026-01-01T00:00:00Z">
        <w:r>
          <w:delText xml:space="preserve"> </w:delText>
        </w:r>
      </w:del>
      <m:oMath>
        <m:r>
          <m:t>n</m:t>
        </m:r>
      </m:oMath>
      <w:del w:id="18094" w:author="PR Preview" w:date="2026-01-01T00:00:00Z">
        <w:r>
          <w:delText xml:space="preserve"> </w:delText>
        </w:r>
      </w:del>
      <w:del w:id="18095" w:author="PR Preview" w:date="2026-01-01T00:00:00Z">
        <w:r>
          <w:delText xml:space="preserve">observations and</w:delText>
        </w:r>
      </w:del>
      <w:del w:id="18096" w:author="PR Preview" w:date="2026-01-01T00:00:00Z">
        <w:r>
          <w:delText xml:space="preserve"> </w:delText>
        </w:r>
      </w:del>
      <m:oMath>
        <m:r>
          <m:t>p</m:t>
        </m:r>
      </m:oMath>
      <w:del w:id="18097" w:author="PR Preview" w:date="2026-01-01T00:00:00Z">
        <w:r>
          <w:delText xml:space="preserve"> </w:delText>
        </w:r>
      </w:del>
      <w:del w:id="18098" w:author="PR Preview" w:date="2026-01-01T00:00:00Z">
        <w:r>
          <w:delText xml:space="preserve">predictors,</w:delText>
        </w:r>
      </w:del>
      <w:del w:id="18099" w:author="PR Preview" w:date="2026-01-01T00:00:00Z">
        <w:r>
          <w:delText xml:space="preserve"> </w:delText>
        </w:r>
      </w:del>
      <w:del w:id="18100" w:author="PR Preview" w:date="2026-01-01T00:00:00Z">
        <w:r>
          <w:delText xml:space="preserve">the</w:delText>
        </w:r>
      </w:del>
      <w:del w:id="18101" w:author="PR Preview" w:date="2026-01-01T00:00:00Z">
        <w:r>
          <w:delText xml:space="preserve"> </w:delText>
        </w:r>
      </w:del>
      <w:del w:id="18102" w:author="PR Preview" w:date="2026-01-01T00:00:00Z">
        <w:r>
          <w:rPr>
            <w:b/>
            <w:bCs/>
          </w:rPr>
          <w:delText xml:space="preserve">design matrix</w:delText>
        </w:r>
      </w:del>
      <w:del w:id="18103" w:author="PR Preview" w:date="2026-01-01T00:00:00Z">
        <w:r>
          <w:delText xml:space="preserve"> </w:delText>
        </w:r>
      </w:del>
      <w:del w:id="18104" w:author="PR Preview" w:date="2026-01-01T00:00:00Z">
        <w:r>
          <w:delText xml:space="preserve">[76]</w:delText>
        </w:r>
      </w:del>
      <w:del w:id="18105" w:author="PR Preview" w:date="2026-01-01T00:00:00Z">
        <w:r>
          <w:delText xml:space="preserve"> </w:delText>
        </w:r>
      </w:del>
      <w:del w:id="18106" w:author="PR Preview" w:date="2026-01-01T00:00:00Z">
        <w:r>
          <w:delText xml:space="preserve">(or</w:delText>
        </w:r>
      </w:del>
      <w:del w:id="18107" w:author="PR Preview" w:date="2026-01-01T00:00:00Z">
        <w:r>
          <w:delText xml:space="preserve"> </w:delText>
        </w:r>
      </w:del>
      <w:del w:id="18108" w:author="PR Preview" w:date="2026-01-01T00:00:00Z">
        <w:r>
          <w:rPr>
            <w:b/>
            <w:bCs/>
          </w:rPr>
          <w:delText xml:space="preserve">model matrix</w:delText>
        </w:r>
      </w:del>
      <w:del w:id="18109" w:author="PR Preview" w:date="2026-01-01T00:00:00Z">
        <w:r>
          <w:delText xml:space="preserve">)</w:delText>
        </w:r>
      </w:del>
      <w:del w:id="18110" w:author="PR Preview" w:date="2026-01-01T00:00:00Z">
        <w:r>
          <w:delText xml:space="preserve"> </w:delText>
        </w:r>
      </w:del>
      <m:oMath>
        <m:r>
          <m:rPr>
            <m:sty m:val="bi"/>
          </m:rPr>
          <m:t>X</m:t>
        </m:r>
      </m:oMath>
      <w:del w:id="18111" w:author="PR Preview" w:date="2026-01-01T00:00:00Z">
        <w:r>
          <w:delText xml:space="preserve"> </w:delText>
        </w:r>
      </w:del>
      <w:del w:id="18112" w:author="PR Preview" w:date="2026-01-01T00:00:00Z">
        <w:r>
          <w:delText xml:space="preserve">is the</w:delText>
        </w:r>
      </w:del>
      <w:del w:id="18113" w:author="PR Preview" w:date="2026-01-01T00:00:00Z">
        <w:r>
          <w:delText xml:space="preserve"> </w:delText>
        </w:r>
      </w:del>
      <m:oMath>
        <m:r>
          <m:t>n</m:t>
        </m:r>
        <m:r>
          <m:rPr>
            <m:sty m:val="p"/>
          </m:rPr>
          <m:t>×</m:t>
        </m:r>
        <m:r>
          <m:t>p</m:t>
        </m:r>
      </m:oMath>
      <w:del w:id="18114" w:author="PR Preview" w:date="2026-01-01T00:00:00Z">
        <w:r>
          <w:delText xml:space="preserve"> </w:delText>
        </w:r>
      </w:del>
      <w:del w:id="18115" w:author="PR Preview" w:date="2026-01-01T00:00:00Z">
        <w:r>
          <w:delText xml:space="preserve">matrix whose</w:delText>
        </w:r>
      </w:del>
      <w:del w:id="18116" w:author="PR Preview" w:date="2026-01-01T00:00:00Z">
        <w:r>
          <w:delText xml:space="preserve"> </w:delText>
        </w:r>
      </w:del>
      <m:oMath>
        <m:r>
          <m:t>i</m:t>
        </m:r>
      </m:oMath>
      <w:del w:id="18117" w:author="PR Preview" w:date="2026-01-01T00:00:00Z">
        <w:r>
          <w:delText xml:space="preserve">-th row is the covariate vector</w:delText>
        </w:r>
      </w:del>
      <w:del w:id="18118" w:author="PR Preview" w:date="2026-01-01T00:00:00Z">
        <w:r>
          <w:delText xml:space="preserve"> </w:delText>
        </w:r>
      </w:del>
      <w:del w:id="18119" w:author="PR Preview" w:date="2026-01-01T00:00:00Z">
        <w:r>
          <w:delText xml:space="preserve">${\mathord{\smash[b]{\underset{\raise.3ex\hbox{$\scriptstyle\sim$}}{x}}\vphantom{x}}_i}^{\top}$</w:delText>
        </w:r>
      </w:del>
      <w:del w:id="18120" w:author="PR Preview" w:date="2026-01-01T00:00:00Z">
        <w:r>
          <w:delText xml:space="preserve"> </w:delText>
        </w:r>
      </w:del>
      <w:del w:id="18121" w:author="PR Preview" w:date="2026-01-01T00:00:00Z">
        <w:r>
          <w:delText xml:space="preserve">for observation</w:delText>
        </w:r>
      </w:del>
      <w:del w:id="18122" w:author="PR Preview" w:date="2026-01-01T00:00:00Z">
        <w:r>
          <w:delText xml:space="preserve"> </w:delText>
        </w:r>
      </w:del>
      <m:oMath>
        <m:r>
          <m:t>i</m:t>
        </m:r>
      </m:oMath>
      <w:del w:id="18123" w:author="PR Preview" w:date="2026-01-01T00:00:00Z">
        <w:r>
          <w:delText xml:space="preserve">:</w:delText>
        </w:r>
      </w:del>
    </w:p>
    <w:p>
      <w:pPr>
        <w:pStyle w:val="FirstParagraph"/>
      </w:pPr>
      <w:ins w:id="18124" w:author="PR Preview" w:date="2026-01-01T00:00:00Z">
        <w:r>
          <w:rPr>
            <w:b/>
            <w:bCs/>
          </w:rPr>
          <w:t xml:space="preserve">Definition 106 (Design matrix (model matrix))</w:t>
        </w:r>
      </w:ins>
      <w:ins w:id="18125" w:author="PR Preview" w:date="2026-01-01T00:00:00Z">
        <w:r>
          <w:t xml:space="preserve"> </w:t>
        </w:r>
      </w:ins>
      <w:ins w:id="18126" w:author="PR Preview" w:date="2026-01-01T00:00:00Z">
        <w:r>
          <w:t xml:space="preserve">In a regression model with</w:t>
        </w:r>
      </w:ins>
      <w:ins w:id="18127" w:author="PR Preview" w:date="2026-01-01T00:00:00Z">
        <w:r>
          <w:t xml:space="preserve"> </w:t>
        </w:r>
      </w:ins>
      <m:oMath>
        <m:r>
          <m:t>n</m:t>
        </m:r>
      </m:oMath>
      <w:ins w:id="18128" w:author="PR Preview" w:date="2026-01-01T00:00:00Z">
        <w:r>
          <w:t xml:space="preserve"> </w:t>
        </w:r>
      </w:ins>
      <w:ins w:id="18129" w:author="PR Preview" w:date="2026-01-01T00:00:00Z">
        <w:r>
          <w:t xml:space="preserve">observations and</w:t>
        </w:r>
      </w:ins>
      <w:ins w:id="18130" w:author="PR Preview" w:date="2026-01-01T00:00:00Z">
        <w:r>
          <w:t xml:space="preserve"> </w:t>
        </w:r>
      </w:ins>
      <m:oMath>
        <m:r>
          <m:t>p</m:t>
        </m:r>
      </m:oMath>
      <w:ins w:id="18131" w:author="PR Preview" w:date="2026-01-01T00:00:00Z">
        <w:r>
          <w:t xml:space="preserve"> </w:t>
        </w:r>
      </w:ins>
      <w:ins w:id="18132" w:author="PR Preview" w:date="2026-01-01T00:00:00Z">
        <w:r>
          <w:t xml:space="preserve">predictors,</w:t>
        </w:r>
      </w:ins>
      <w:ins w:id="18133" w:author="PR Preview" w:date="2026-01-01T00:00:00Z">
        <w:r>
          <w:t xml:space="preserve"> </w:t>
        </w:r>
      </w:ins>
      <w:ins w:id="18134" w:author="PR Preview" w:date="2026-01-01T00:00:00Z">
        <w:r>
          <w:t xml:space="preserve">the</w:t>
        </w:r>
      </w:ins>
      <w:ins w:id="18135" w:author="PR Preview" w:date="2026-01-01T00:00:00Z">
        <w:r>
          <w:t xml:space="preserve"> </w:t>
        </w:r>
      </w:ins>
      <w:ins w:id="18136" w:author="PR Preview" w:date="2026-01-01T00:00:00Z">
        <w:r>
          <w:rPr>
            <w:b/>
            <w:bCs/>
          </w:rPr>
          <w:t xml:space="preserve">design matrix</w:t>
        </w:r>
      </w:ins>
      <w:ins w:id="18137" w:author="PR Preview" w:date="2026-01-01T00:00:00Z">
        <w:r>
          <w:t xml:space="preserve"> </w:t>
        </w:r>
      </w:ins>
      <w:ins w:id="18138" w:author="PR Preview" w:date="2026-01-01T00:00:00Z">
        <w:r>
          <w:t xml:space="preserve">[73]</w:t>
        </w:r>
      </w:ins>
      <w:ins w:id="18139" w:author="PR Preview" w:date="2026-01-01T00:00:00Z">
        <w:r>
          <w:t xml:space="preserve"> </w:t>
        </w:r>
      </w:ins>
      <w:ins w:id="18140" w:author="PR Preview" w:date="2026-01-01T00:00:00Z">
        <w:r>
          <w:t xml:space="preserve">(or</w:t>
        </w:r>
      </w:ins>
      <w:ins w:id="18141" w:author="PR Preview" w:date="2026-01-01T00:00:00Z">
        <w:r>
          <w:t xml:space="preserve"> </w:t>
        </w:r>
      </w:ins>
      <w:ins w:id="18142" w:author="PR Preview" w:date="2026-01-01T00:00:00Z">
        <w:r>
          <w:rPr>
            <w:b/>
            <w:bCs/>
          </w:rPr>
          <w:t xml:space="preserve">model matrix</w:t>
        </w:r>
      </w:ins>
      <w:ins w:id="18143" w:author="PR Preview" w:date="2026-01-01T00:00:00Z">
        <w:r>
          <w:t xml:space="preserve">)</w:t>
        </w:r>
      </w:ins>
      <w:ins w:id="18144" w:author="PR Preview" w:date="2026-01-01T00:00:00Z">
        <w:r>
          <w:t xml:space="preserve"> </w:t>
        </w:r>
      </w:ins>
      <m:oMath>
        <m:r>
          <m:rPr>
            <m:sty m:val="bi"/>
          </m:rPr>
          <m:t>X</m:t>
        </m:r>
      </m:oMath>
      <w:ins w:id="18145" w:author="PR Preview" w:date="2026-01-01T00:00:00Z">
        <w:r>
          <w:t xml:space="preserve"> </w:t>
        </w:r>
      </w:ins>
      <w:ins w:id="18146" w:author="PR Preview" w:date="2026-01-01T00:00:00Z">
        <w:r>
          <w:t xml:space="preserve">is the</w:t>
        </w:r>
      </w:ins>
      <w:ins w:id="18147" w:author="PR Preview" w:date="2026-01-01T00:00:00Z">
        <w:r>
          <w:t xml:space="preserve"> </w:t>
        </w:r>
      </w:ins>
      <m:oMath>
        <m:r>
          <m:t>n</m:t>
        </m:r>
        <m:r>
          <m:rPr>
            <m:sty m:val="p"/>
          </m:rPr>
          <m:t>×</m:t>
        </m:r>
        <m:r>
          <m:t>p</m:t>
        </m:r>
      </m:oMath>
      <w:ins w:id="18148" w:author="PR Preview" w:date="2026-01-01T00:00:00Z">
        <w:r>
          <w:t xml:space="preserve"> </w:t>
        </w:r>
      </w:ins>
      <w:ins w:id="18149" w:author="PR Preview" w:date="2026-01-01T00:00:00Z">
        <w:r>
          <w:t xml:space="preserve">matrix whose</w:t>
        </w:r>
      </w:ins>
      <w:ins w:id="18150" w:author="PR Preview" w:date="2026-01-01T00:00:00Z">
        <w:r>
          <w:t xml:space="preserve"> </w:t>
        </w:r>
      </w:ins>
      <m:oMath>
        <m:r>
          <m:t>i</m:t>
        </m:r>
      </m:oMath>
      <w:ins w:id="18151" w:author="PR Preview" w:date="2026-01-01T00:00:00Z">
        <w:r>
          <w:t xml:space="preserve">-th row is the covariate vector</w:t>
        </w:r>
      </w:ins>
      <w:ins w:id="18152" w:author="PR Preview" w:date="2026-01-01T00:00:00Z">
        <w:r>
          <w:t xml:space="preserve"> </w:t>
        </w:r>
      </w:ins>
      <w:ins w:id="18153" w:author="PR Preview" w:date="2026-01-01T00:00:00Z">
        <w:r>
          <w:t xml:space="preserve">${\mathord{\smash[b]{\underset{\raise.3ex\hbox{$\scriptstyle\sim$}}{x}}\vphantom{x}}_i}^{\top}$</w:t>
        </w:r>
      </w:ins>
      <w:ins w:id="18154" w:author="PR Preview" w:date="2026-01-01T00:00:00Z">
        <w:r>
          <w:t xml:space="preserve"> </w:t>
        </w:r>
      </w:ins>
      <w:ins w:id="18155" w:author="PR Preview" w:date="2026-01-01T00:00:00Z">
        <w:r>
          <w:t xml:space="preserve">for observation</w:t>
        </w:r>
      </w:ins>
      <w:ins w:id="18156" w:author="PR Preview" w:date="2026-01-01T00:00:00Z">
        <w:r>
          <w:t xml:space="preserve"> </w:t>
        </w:r>
      </w:ins>
      <m:oMath>
        <m:r>
          <m:t>i</m:t>
        </m:r>
      </m:oMath>
      <w:ins w:id="18157" w:author="PR Preview" w:date="2026-01-01T00:00:00Z">
        <w:r>
          <w:t xml:space="preserve">:</w:t>
        </w:r>
      </w:ins>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del w:id="18158" w:author="PR Preview" w:date="2026-01-01T00:00:00Z">
        <w:r>
          <w:delText xml:space="preserve">For example, take the rank-</w:delText>
        </w:r>
      </w:del>
      <m:oMath>
        <m:r>
          <m:t>2</m:t>
        </m:r>
      </m:oMath>
      <w:del w:id="18159" w:author="PR Preview" w:date="2026-01-01T00:00:00Z">
        <w:r>
          <w:delText xml:space="preserve"> </w:delText>
        </w:r>
      </w:del>
      <w:del w:id="18160" w:author="PR Preview" w:date="2026-01-01T00:00:00Z">
        <w:r>
          <w:delText xml:space="preserve">matrix from</w:delText>
        </w:r>
      </w:del>
      <w:del w:id="18161" w:author="PR Preview" w:date="2026-01-01T00:00:00Z">
        <w:r>
          <w:delText xml:space="preserve"> </w:delText>
        </w:r>
      </w:del>
      <w:hyperlink w:anchor="exm-rank">
        <w:del w:id="18162" w:author="PR Preview" w:date="2026-01-01T00:00:00Z">
          <w:r>
            <w:rPr>
              <w:rStyle w:val="Hyperlink"/>
            </w:rPr>
            <w:delText xml:space="preserve">Example 37</w:delText>
          </w:r>
        </w:del>
      </w:hyperlink>
      <w:del w:id="18163" w:author="PR Preview" w:date="2026-01-01T00:00:00Z">
        <w:r>
          <w:delText xml:space="preserve"> </w:delText>
        </w:r>
      </w:del>
      <w:del w:id="18164" w:author="PR Preview" w:date="2026-01-01T00:00:00Z">
        <w:r>
          <w:delText xml:space="preserve">as</w:delText>
        </w:r>
      </w:del>
      <w:del w:id="18165" w:author="PR Preview" w:date="2026-01-01T00:00:00Z">
        <w:r>
          <w:delText xml:space="preserve"> </w:delText>
        </w:r>
      </w:del>
      <m:oMath>
        <m:r>
          <m:rPr>
            <m:sty m:val="bi"/>
          </m:rPr>
          <m:t>X</m:t>
        </m:r>
      </m:oMath>
      <w:del w:id="18166" w:author="PR Preview" w:date="2026-01-01T00:00:00Z">
        <w:r>
          <w:delText xml:space="preserve">,</w:delText>
        </w:r>
      </w:del>
      <w:del w:id="18167" w:author="PR Preview" w:date="2026-01-01T00:00:00Z">
        <w:r>
          <w:delText xml:space="preserve"> </w:delText>
        </w:r>
      </w:del>
      <w:del w:id="18168" w:author="PR Preview" w:date="2026-01-01T00:00:00Z">
        <w:r>
          <w:delText xml:space="preserve">with</w:delText>
        </w:r>
      </w:del>
      <w:del w:id="18169" w:author="PR Preview" w:date="2026-01-01T00:00:00Z">
        <w:r>
          <w:delText xml:space="preserve"> </w:delText>
        </w:r>
      </w:del>
      <m:oMath>
        <m:r>
          <m:t>n</m:t>
        </m:r>
        <m:r>
          <m:rPr>
            <m:sty m:val="p"/>
          </m:rPr>
          <m:t>=</m:t>
        </m:r>
        <m:r>
          <m:t>3</m:t>
        </m:r>
      </m:oMath>
      <w:del w:id="18170" w:author="PR Preview" w:date="2026-01-01T00:00:00Z">
        <w:r>
          <w:delText xml:space="preserve"> </w:delText>
        </w:r>
      </w:del>
      <w:del w:id="18171" w:author="PR Preview" w:date="2026-01-01T00:00:00Z">
        <w:r>
          <w:delText xml:space="preserve">observations and</w:delText>
        </w:r>
      </w:del>
      <w:del w:id="18172" w:author="PR Preview" w:date="2026-01-01T00:00:00Z">
        <w:r>
          <w:delText xml:space="preserve"> </w:delText>
        </w:r>
      </w:del>
      <m:oMath>
        <m:r>
          <m:t>p</m:t>
        </m:r>
        <m:r>
          <m:rPr>
            <m:sty m:val="p"/>
          </m:rPr>
          <m:t>=</m:t>
        </m:r>
        <m:r>
          <m:t>2</m:t>
        </m:r>
      </m:oMath>
      <w:del w:id="18173" w:author="PR Preview" w:date="2026-01-01T00:00:00Z">
        <w:r>
          <w:delText xml:space="preserve"> </w:delText>
        </w:r>
      </w:del>
      <w:del w:id="18174" w:author="PR Preview" w:date="2026-01-01T00:00:00Z">
        <w:r>
          <w:delText xml:space="preserve">columns:</w:delText>
        </w:r>
      </w:del>
      <w:del w:id="18175" w:author="PR Preview" w:date="2026-01-01T00:00:00Z">
        <w:r>
          <w:delText xml:space="preserve"> </w:delText>
        </w:r>
      </w:del>
      <w:del w:id="18176" w:author="PR Preview" w:date="2026-01-01T00:00:00Z">
        <w:r>
          <w:delText xml:space="preserve">an intercept column and one covariate.</w:delText>
        </w:r>
      </w:del>
      <w:del w:id="18177" w:author="PR Preview" w:date="2026-01-01T00:00:00Z">
        <w:r>
          <w:delText xml:space="preserve"> </w:delText>
        </w:r>
      </w:del>
      <w:del w:id="18178" w:author="PR Preview" w:date="2026-01-01T00:00:00Z">
        <w:r>
          <w:delText xml:space="preserve">With</w:delText>
        </w:r>
      </w:del>
      <w:del w:id="18179" w:author="PR Preview" w:date="2026-01-01T00:00:00Z">
        <w:r>
          <w:delText xml:space="preserve"> </w:delText>
        </w:r>
      </w:del>
      <w:del w:id="18180" w:author="PR Preview" w:date="2026-01-01T00:00:00Z">
        <w:r>
          <w:delText xml:space="preserve">$\mathord{\smash[b]{\underset{\raise.3ex\hbox{$\scriptstyle\sim$}}{\beta}}\vphantom{\beta}}= (1, 2)$</w:delText>
        </w:r>
      </w:del>
      <w:del w:id="18181" w:author="PR Preview" w:date="2026-01-01T00:00:00Z">
        <w:r>
          <w:delText xml:space="preserve">,</w:delText>
        </w:r>
      </w:del>
    </w:p>
    <w:p>
      <w:pPr>
        <w:pStyle w:val="FirstParagraph"/>
      </w:pPr>
      <w:ins w:id="18182" w:author="PR Preview" w:date="2026-01-01T00:00:00Z">
        <w:r>
          <w:t xml:space="preserve">For example, take the rank-</w:t>
        </w:r>
      </w:ins>
      <m:oMath>
        <m:r>
          <m:t>2</m:t>
        </m:r>
      </m:oMath>
      <w:ins w:id="18183" w:author="PR Preview" w:date="2026-01-01T00:00:00Z">
        <w:r>
          <w:t xml:space="preserve"> </w:t>
        </w:r>
      </w:ins>
      <w:ins w:id="18184" w:author="PR Preview" w:date="2026-01-01T00:00:00Z">
        <w:r>
          <w:t xml:space="preserve">matrix from</w:t>
        </w:r>
      </w:ins>
      <w:ins w:id="18185" w:author="PR Preview" w:date="2026-01-01T00:00:00Z">
        <w:r>
          <w:t xml:space="preserve"> </w:t>
        </w:r>
      </w:ins>
      <w:hyperlink w:anchor="exm-rank">
        <w:ins w:id="18186" w:author="PR Preview" w:date="2026-01-01T00:00:00Z">
          <w:r>
            <w:rPr>
              <w:rStyle w:val="Hyperlink"/>
            </w:rPr>
            <w:t xml:space="preserve">Example 36</w:t>
          </w:r>
        </w:ins>
      </w:hyperlink>
      <w:ins w:id="18187" w:author="PR Preview" w:date="2026-01-01T00:00:00Z">
        <w:r>
          <w:t xml:space="preserve"> </w:t>
        </w:r>
      </w:ins>
      <w:ins w:id="18188" w:author="PR Preview" w:date="2026-01-01T00:00:00Z">
        <w:r>
          <w:t xml:space="preserve">as</w:t>
        </w:r>
      </w:ins>
      <w:ins w:id="18189" w:author="PR Preview" w:date="2026-01-01T00:00:00Z">
        <w:r>
          <w:t xml:space="preserve"> </w:t>
        </w:r>
      </w:ins>
      <m:oMath>
        <m:r>
          <m:rPr>
            <m:sty m:val="bi"/>
          </m:rPr>
          <m:t>X</m:t>
        </m:r>
      </m:oMath>
      <w:ins w:id="18190" w:author="PR Preview" w:date="2026-01-01T00:00:00Z">
        <w:r>
          <w:t xml:space="preserve">,</w:t>
        </w:r>
      </w:ins>
      <w:ins w:id="18191" w:author="PR Preview" w:date="2026-01-01T00:00:00Z">
        <w:r>
          <w:t xml:space="preserve"> </w:t>
        </w:r>
      </w:ins>
      <w:ins w:id="18192" w:author="PR Preview" w:date="2026-01-01T00:00:00Z">
        <w:r>
          <w:t xml:space="preserve">with</w:t>
        </w:r>
      </w:ins>
      <w:ins w:id="18193" w:author="PR Preview" w:date="2026-01-01T00:00:00Z">
        <w:r>
          <w:t xml:space="preserve"> </w:t>
        </w:r>
      </w:ins>
      <m:oMath>
        <m:r>
          <m:t>n</m:t>
        </m:r>
        <m:r>
          <m:rPr>
            <m:sty m:val="p"/>
          </m:rPr>
          <m:t>=</m:t>
        </m:r>
        <m:r>
          <m:t>3</m:t>
        </m:r>
      </m:oMath>
      <w:ins w:id="18194" w:author="PR Preview" w:date="2026-01-01T00:00:00Z">
        <w:r>
          <w:t xml:space="preserve"> </w:t>
        </w:r>
      </w:ins>
      <w:ins w:id="18195" w:author="PR Preview" w:date="2026-01-01T00:00:00Z">
        <w:r>
          <w:t xml:space="preserve">observations and</w:t>
        </w:r>
      </w:ins>
      <w:ins w:id="18196" w:author="PR Preview" w:date="2026-01-01T00:00:00Z">
        <w:r>
          <w:t xml:space="preserve"> </w:t>
        </w:r>
      </w:ins>
      <m:oMath>
        <m:r>
          <m:t>p</m:t>
        </m:r>
        <m:r>
          <m:rPr>
            <m:sty m:val="p"/>
          </m:rPr>
          <m:t>=</m:t>
        </m:r>
        <m:r>
          <m:t>2</m:t>
        </m:r>
      </m:oMath>
      <w:ins w:id="18197" w:author="PR Preview" w:date="2026-01-01T00:00:00Z">
        <w:r>
          <w:t xml:space="preserve"> </w:t>
        </w:r>
      </w:ins>
      <w:ins w:id="18198" w:author="PR Preview" w:date="2026-01-01T00:00:00Z">
        <w:r>
          <w:t xml:space="preserve">columns:</w:t>
        </w:r>
      </w:ins>
      <w:ins w:id="18199" w:author="PR Preview" w:date="2026-01-01T00:00:00Z">
        <w:r>
          <w:t xml:space="preserve"> </w:t>
        </w:r>
      </w:ins>
      <w:ins w:id="18200" w:author="PR Preview" w:date="2026-01-01T00:00:00Z">
        <w:r>
          <w:t xml:space="preserve">an intercept column and one covariate.</w:t>
        </w:r>
      </w:ins>
      <w:ins w:id="18201" w:author="PR Preview" w:date="2026-01-01T00:00:00Z">
        <w:r>
          <w:t xml:space="preserve"> </w:t>
        </w:r>
      </w:ins>
      <w:ins w:id="18202" w:author="PR Preview" w:date="2026-01-01T00:00:00Z">
        <w:r>
          <w:t xml:space="preserve">With</w:t>
        </w:r>
      </w:ins>
      <w:ins w:id="18203" w:author="PR Preview" w:date="2026-01-01T00:00:00Z">
        <w:r>
          <w:t xml:space="preserve"> </w:t>
        </w:r>
      </w:ins>
      <w:ins w:id="18204" w:author="PR Preview" w:date="2026-01-01T00:00:00Z">
        <w:r>
          <w:t xml:space="preserve">$\mathord{\smash[b]{\underset{\raise.3ex\hbox{$\scriptstyle\sim$}}{\beta}}\vphantom{\beta}}= (1, 2)$</w:t>
        </w:r>
      </w:ins>
      <w:ins w:id="18205" w:author="PR Preview" w:date="2026-01-01T00:00:00Z">
        <w:r>
          <w:t xml:space="preserve">,</w:t>
        </w:r>
      </w:ins>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18206" w:author="PR Preview" w:date="2026-01-01T00:00:00Z">
        <w:r>
          <w:delText xml:space="preserve">(</w:delText>
        </w:r>
      </w:del>
      <w:hyperlink w:anchor="thm-transpose-product">
        <w:del w:id="18207" w:author="PR Preview" w:date="2026-01-01T00:00:00Z">
          <w:r>
            <w:rPr>
              <w:rStyle w:val="Hyperlink"/>
            </w:rPr>
            <w:delText xml:space="preserve">Theorem 20</w:delText>
          </w:r>
        </w:del>
      </w:hyperlink>
      <w:del w:id="18208" w:author="PR Preview" w:date="2026-01-01T00:00:00Z">
        <w:r>
          <w:delText xml:space="preserve">).</w:delText>
        </w:r>
      </w:del>
      <w:del w:id="18209" w:author="PR Preview" w:date="2026-01-01T00:00:00Z">
        <w:r>
          <w:delText xml:space="preserve"> </w:delText>
        </w:r>
      </w:del>
      <w:del w:id="18210" w:author="PR Preview" w:date="2026-01-01T00:00:00Z">
        <w:r>
          <w:delText xml:space="preserve">When</w:delText>
        </w:r>
      </w:del>
      <w:del w:id="18211" w:author="PR Preview" w:date="2026-01-01T00:00:00Z">
        <w:r>
          <w:delText xml:space="preserve"> </w:delText>
        </w:r>
      </w:del>
      <m:oMath>
        <m:sSup>
          <m:e>
            <m:r>
              <m:rPr>
                <m:sty m:val="bi"/>
              </m:rPr>
              <m:t>X</m:t>
            </m:r>
          </m:e>
          <m:sup>
            <m:r>
              <m:rPr>
                <m:sty m:val="p"/>
              </m:rPr>
              <m:t>⊤</m:t>
            </m:r>
          </m:sup>
        </m:sSup>
        <m:r>
          <m:rPr>
            <m:sty m:val="bi"/>
          </m:rPr>
          <m:t>X</m:t>
        </m:r>
      </m:oMath>
      <w:del w:id="18212" w:author="PR Preview" w:date="2026-01-01T00:00:00Z">
        <w:r>
          <w:delText xml:space="preserve"> </w:delText>
        </w:r>
      </w:del>
      <w:del w:id="18213" w:author="PR Preview" w:date="2026-01-01T00:00:00Z">
        <w:r>
          <w:delText xml:space="preserve">is invertible,</w:delText>
        </w:r>
      </w:del>
      <w:del w:id="18214" w:author="PR Preview" w:date="2026-01-01T00:00:00Z">
        <w:r>
          <w:delText xml:space="preserve"> </w:delText>
        </w:r>
      </w:del>
      <w:del w:id="18215" w:author="PR Preview" w:date="2026-01-01T00:00:00Z">
        <w:r>
          <w:delText xml:space="preserve">it appears in the least squares solution (</w:delText>
        </w:r>
      </w:del>
      <w:hyperlink w:anchor="def-least-squares">
        <w:del w:id="18216" w:author="PR Preview" w:date="2026-01-01T00:00:00Z">
          <w:r>
            <w:rPr>
              <w:rStyle w:val="Hyperlink"/>
            </w:rPr>
            <w:delText xml:space="preserve">Definition 115</w:delText>
          </w:r>
        </w:del>
      </w:hyperlink>
      <w:del w:id="18217" w:author="PR Preview" w:date="2026-01-01T00:00:00Z">
        <w:r>
          <w:delText xml:space="preserve">, defined later in this chapter)</w:delText>
        </w:r>
      </w:del>
      <w:del w:id="18218" w:author="PR Preview" w:date="2026-01-01T00:00:00Z">
        <w:r>
          <w:delText xml:space="preserve"> </w:delText>
        </w:r>
      </w:del>
      <w:del w:id="18219" w:author="PR Preview" w:date="2026-01-01T00:00:00Z">
        <w:r>
          <w:delText xml:space="preserve">$\hat{\mathord{\smash[b]{\underset{\raise.3ex\hbox{$\scriptstyle\sim$}}{\beta}}\vphantom{\beta}}}= ({\mathbf{X}}^{\top}\mathbf{X})^{-1}{\mathbf{X}}^{\top}\mathord{\smash[b]{\underset{\raise.3ex\hbox{$\scriptstyle\sim$}}{y}}\vphantom{y}}$</w:delText>
        </w:r>
      </w:del>
      <w:del w:id="18220" w:author="PR Preview" w:date="2026-01-01T00:00:00Z">
        <w:r>
          <w:delText xml:space="preserve">.</w:delText>
        </w:r>
      </w:del>
    </w:p>
    <w:p>
      <w:pPr>
        <w:pStyle w:val="BodyText"/>
      </w:pPr>
      <w:del w:id="18221" w:author="PR Preview" w:date="2026-01-01T00:00:00Z">
        <w:r>
          <w:rPr>
            <w:b/>
            <w:bCs/>
          </w:rPr>
          <w:delText xml:space="preserve">Theorem 90 (</w:delText>
        </w:r>
      </w:del>
      <m:oMath>
        <m:sSup>
          <m:e>
            <m:r>
              <m:rPr>
                <m:sty m:val="bi"/>
              </m:rPr>
              <m:t>X</m:t>
            </m:r>
          </m:e>
          <m:sup>
            <m:r>
              <m:rPr>
                <m:sty m:val="p"/>
              </m:rPr>
              <m:t>⊤</m:t>
            </m:r>
          </m:sup>
        </m:sSup>
        <m:r>
          <m:rPr>
            <m:sty m:val="bi"/>
          </m:rPr>
          <m:t>X</m:t>
        </m:r>
      </m:oMath>
      <w:del w:id="18222" w:author="PR Preview" w:date="2026-01-01T00:00:00Z">
        <w:r>
          <w:rPr>
            <w:b/>
            <w:bCs/>
          </w:rPr>
          <w:delText xml:space="preserve"> </w:delText>
        </w:r>
      </w:del>
      <w:del w:id="18223" w:author="PR Preview" w:date="2026-01-01T00:00:00Z">
        <w:r>
          <w:rPr>
            <w:b/>
            <w:bCs/>
          </w:rPr>
          <w:delText xml:space="preserve">is invertible when</w:delText>
        </w:r>
      </w:del>
      <w:del w:id="18224" w:author="PR Preview" w:date="2026-01-01T00:00:00Z">
        <w:r>
          <w:rPr>
            <w:b/>
            <w:bCs/>
          </w:rPr>
          <w:delText xml:space="preserve"> </w:delText>
        </w:r>
      </w:del>
      <m:oMath>
        <m:r>
          <m:rPr>
            <m:sty m:val="bi"/>
          </m:rPr>
          <m:t>X</m:t>
        </m:r>
      </m:oMath>
      <w:del w:id="18225" w:author="PR Preview" w:date="2026-01-01T00:00:00Z">
        <w:r>
          <w:rPr>
            <w:b/>
            <w:bCs/>
          </w:rPr>
          <w:delText xml:space="preserve"> </w:delText>
        </w:r>
      </w:del>
      <w:del w:id="18226" w:author="PR Preview" w:date="2026-01-01T00:00:00Z">
        <w:r>
          <w:rPr>
            <w:b/>
            <w:bCs/>
          </w:rPr>
          <w:delText xml:space="preserve">has full column rank)</w:delText>
        </w:r>
      </w:del>
      <w:del w:id="18227" w:author="PR Preview" w:date="2026-01-01T00:00:00Z">
        <w:r>
          <w:delText xml:space="preserve"> </w:delText>
        </w:r>
      </w:del>
      <w:del w:id="18228" w:author="PR Preview" w:date="2026-01-01T00:00:00Z">
        <w:r>
          <w:delText xml:space="preserve">If</w:delText>
        </w:r>
      </w:del>
      <w:del w:id="18229" w:author="PR Preview" w:date="2026-01-01T00:00:00Z">
        <w:r>
          <w:delText xml:space="preserve"> </w:delText>
        </w:r>
      </w:del>
      <m:oMath>
        <m:r>
          <m:rPr>
            <m:sty m:val="bi"/>
          </m:rPr>
          <m:t>X</m:t>
        </m:r>
      </m:oMath>
      <w:del w:id="18230" w:author="PR Preview" w:date="2026-01-01T00:00:00Z">
        <w:r>
          <w:delText xml:space="preserve"> </w:delText>
        </w:r>
      </w:del>
      <w:del w:id="18231" w:author="PR Preview" w:date="2026-01-01T00:00:00Z">
        <w:r>
          <w:delText xml:space="preserve">is an</w:delText>
        </w:r>
      </w:del>
      <w:del w:id="18232" w:author="PR Preview" w:date="2026-01-01T00:00:00Z">
        <w:r>
          <w:delText xml:space="preserve"> </w:delText>
        </w:r>
      </w:del>
      <m:oMath>
        <m:r>
          <m:t>n</m:t>
        </m:r>
        <m:r>
          <m:rPr>
            <m:sty m:val="p"/>
          </m:rPr>
          <m:t>×</m:t>
        </m:r>
        <m:r>
          <m:t>p</m:t>
        </m:r>
      </m:oMath>
      <w:del w:id="18233" w:author="PR Preview" w:date="2026-01-01T00:00:00Z">
        <w:r>
          <w:delText xml:space="preserve"> </w:delText>
        </w:r>
      </w:del>
      <w:del w:id="18234" w:author="PR Preview" w:date="2026-01-01T00:00:00Z">
        <w:r>
          <w:delText xml:space="preserve">matrix with</w:delText>
        </w:r>
      </w:del>
      <w:del w:id="1823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236" w:author="PR Preview" w:date="2026-01-01T00:00:00Z">
        <w:r>
          <w:delText xml:space="preserve"> </w:delText>
        </w:r>
      </w:del>
      <w:del w:id="18237" w:author="PR Preview" w:date="2026-01-01T00:00:00Z">
        <w:r>
          <w:delText xml:space="preserve">(</w:delText>
        </w:r>
      </w:del>
      <w:hyperlink w:anchor="def-rank">
        <w:del w:id="18238" w:author="PR Preview" w:date="2026-01-01T00:00:00Z">
          <w:r>
            <w:rPr>
              <w:rStyle w:val="Hyperlink"/>
            </w:rPr>
            <w:delText xml:space="preserve">Definition 44</w:delText>
          </w:r>
        </w:del>
      </w:hyperlink>
      <w:del w:id="18239" w:author="PR Preview" w:date="2026-01-01T00:00:00Z">
        <w:r>
          <w:delText xml:space="preserve">),</w:delText>
        </w:r>
      </w:del>
      <w:del w:id="18240" w:author="PR Preview" w:date="2026-01-01T00:00:00Z">
        <w:r>
          <w:delText xml:space="preserve"> </w:delText>
        </w:r>
      </w:del>
      <w:del w:id="18241" w:author="PR Preview" w:date="2026-01-01T00:00:00Z">
        <w:r>
          <w:delText xml:space="preserve">then the</w:delText>
        </w:r>
      </w:del>
      <w:del w:id="18242" w:author="PR Preview" w:date="2026-01-01T00:00:00Z">
        <w:r>
          <w:delText xml:space="preserve"> </w:delText>
        </w:r>
      </w:del>
      <m:oMath>
        <m:r>
          <m:t>p</m:t>
        </m:r>
        <m:r>
          <m:rPr>
            <m:sty m:val="p"/>
          </m:rPr>
          <m:t>×</m:t>
        </m:r>
        <m:r>
          <m:t>p</m:t>
        </m:r>
      </m:oMath>
      <w:del w:id="18243" w:author="PR Preview" w:date="2026-01-01T00:00:00Z">
        <w:r>
          <w:delText xml:space="preserve"> </w:delText>
        </w:r>
      </w:del>
      <w:del w:id="18244" w:author="PR Preview" w:date="2026-01-01T00:00:00Z">
        <w:r>
          <w:delText xml:space="preserve">matrix</w:delText>
        </w:r>
      </w:del>
      <w:del w:id="18245" w:author="PR Preview" w:date="2026-01-01T00:00:00Z">
        <w:r>
          <w:delText xml:space="preserve"> </w:delText>
        </w:r>
      </w:del>
      <m:oMath>
        <m:sSup>
          <m:e>
            <m:r>
              <m:rPr>
                <m:sty m:val="bi"/>
              </m:rPr>
              <m:t>X</m:t>
            </m:r>
          </m:e>
          <m:sup>
            <m:r>
              <m:rPr>
                <m:sty m:val="p"/>
              </m:rPr>
              <m:t>⊤</m:t>
            </m:r>
          </m:sup>
        </m:sSup>
        <m:r>
          <m:rPr>
            <m:sty m:val="bi"/>
          </m:rPr>
          <m:t>X</m:t>
        </m:r>
      </m:oMath>
      <w:del w:id="18246" w:author="PR Preview" w:date="2026-01-01T00:00:00Z">
        <w:r>
          <w:delText xml:space="preserve"> </w:delText>
        </w:r>
      </w:del>
      <w:del w:id="18247" w:author="PR Preview" w:date="2026-01-01T00:00:00Z">
        <w:r>
          <w:delText xml:space="preserve">is invertible.</w:delText>
        </w:r>
      </w:del>
    </w:p>
    <w:p>
      <w:pPr>
        <w:pStyle w:val="FirstParagraph"/>
      </w:pPr>
      <w:ins w:id="18248" w:author="PR Preview" w:date="2026-01-01T00:00:00Z">
        <w:r>
          <w:t xml:space="preserve">(</w:t>
        </w:r>
      </w:ins>
      <w:hyperlink w:anchor="thm-transpose-product">
        <w:ins w:id="18249" w:author="PR Preview" w:date="2026-01-01T00:00:00Z">
          <w:r>
            <w:rPr>
              <w:rStyle w:val="Hyperlink"/>
            </w:rPr>
            <w:t xml:space="preserve">Theorem 19</w:t>
          </w:r>
        </w:ins>
      </w:hyperlink>
      <w:ins w:id="18250" w:author="PR Preview" w:date="2026-01-01T00:00:00Z">
        <w:r>
          <w:t xml:space="preserve">).</w:t>
        </w:r>
      </w:ins>
      <w:ins w:id="18251" w:author="PR Preview" w:date="2026-01-01T00:00:00Z">
        <w:r>
          <w:t xml:space="preserve"> </w:t>
        </w:r>
      </w:ins>
      <w:ins w:id="18252" w:author="PR Preview" w:date="2026-01-01T00:00:00Z">
        <w:r>
          <w:t xml:space="preserve">When</w:t>
        </w:r>
      </w:ins>
      <w:ins w:id="18253" w:author="PR Preview" w:date="2026-01-01T00:00:00Z">
        <w:r>
          <w:t xml:space="preserve"> </w:t>
        </w:r>
      </w:ins>
      <m:oMath>
        <m:sSup>
          <m:e>
            <m:r>
              <m:rPr>
                <m:sty m:val="bi"/>
              </m:rPr>
              <m:t>X</m:t>
            </m:r>
          </m:e>
          <m:sup>
            <m:r>
              <m:rPr>
                <m:sty m:val="p"/>
              </m:rPr>
              <m:t>⊤</m:t>
            </m:r>
          </m:sup>
        </m:sSup>
        <m:r>
          <m:rPr>
            <m:sty m:val="bi"/>
          </m:rPr>
          <m:t>X</m:t>
        </m:r>
      </m:oMath>
      <w:ins w:id="18254" w:author="PR Preview" w:date="2026-01-01T00:00:00Z">
        <w:r>
          <w:t xml:space="preserve"> </w:t>
        </w:r>
      </w:ins>
      <w:ins w:id="18255" w:author="PR Preview" w:date="2026-01-01T00:00:00Z">
        <w:r>
          <w:t xml:space="preserve">is invertible,</w:t>
        </w:r>
      </w:ins>
      <w:ins w:id="18256" w:author="PR Preview" w:date="2026-01-01T00:00:00Z">
        <w:r>
          <w:t xml:space="preserve"> </w:t>
        </w:r>
      </w:ins>
      <w:ins w:id="18257" w:author="PR Preview" w:date="2026-01-01T00:00:00Z">
        <w:r>
          <w:t xml:space="preserve">it appears in the least squares solution (</w:t>
        </w:r>
      </w:ins>
      <w:hyperlink w:anchor="def-least-squares">
        <w:ins w:id="18258" w:author="PR Preview" w:date="2026-01-01T00:00:00Z">
          <w:r>
            <w:rPr>
              <w:rStyle w:val="Hyperlink"/>
            </w:rPr>
            <w:t xml:space="preserve">Definition 115</w:t>
          </w:r>
        </w:ins>
      </w:hyperlink>
      <w:ins w:id="18259" w:author="PR Preview" w:date="2026-01-01T00:00:00Z">
        <w:r>
          <w:t xml:space="preserve">, defined later in this chapter)</w:t>
        </w:r>
      </w:ins>
      <w:ins w:id="18260" w:author="PR Preview" w:date="2026-01-01T00:00:00Z">
        <w:r>
          <w:t xml:space="preserve"> </w:t>
        </w:r>
      </w:ins>
      <w:ins w:id="18261" w:author="PR Preview" w:date="2026-01-01T00:00:00Z">
        <w:r>
          <w:t xml:space="preserve">$\hat{\mathord{\smash[b]{\underset{\raise.3ex\hbox{$\scriptstyle\sim$}}{\beta}}\vphantom{\beta}}}= ({\mathbf{X}}^{\top}\mathbf{X})^{-1}{\mathbf{X}}^{\top}\mathord{\smash[b]{\underset{\raise.3ex\hbox{$\scriptstyle\sim$}}{y}}\vphantom{y}}$</w:t>
        </w:r>
      </w:ins>
      <w:ins w:id="18262" w:author="PR Preview" w:date="2026-01-01T00:00:00Z">
        <w:r>
          <w:t xml:space="preserve">.</w:t>
        </w:r>
      </w:ins>
    </w:p>
    <w:bookmarkEnd w:id="547"/>
    <w:bookmarkStart w:id="548" w:name="thm-gram-invertible"/>
    <w:p>
      <w:pPr>
        <w:pStyle w:val="BodyText"/>
      </w:pPr>
      <w:ins w:id="18263" w:author="PR Preview" w:date="2026-01-01T00:00:00Z">
        <w:r>
          <w:rPr>
            <w:b/>
            <w:bCs/>
          </w:rPr>
          <w:t xml:space="preserve">Theorem 89 (</w:t>
        </w:r>
      </w:ins>
      <m:oMath>
        <m:sSup>
          <m:e>
            <m:r>
              <m:rPr>
                <m:sty m:val="bi"/>
              </m:rPr>
              <m:t>X</m:t>
            </m:r>
          </m:e>
          <m:sup>
            <m:r>
              <m:rPr>
                <m:sty m:val="p"/>
              </m:rPr>
              <m:t>⊤</m:t>
            </m:r>
          </m:sup>
        </m:sSup>
        <m:r>
          <m:rPr>
            <m:sty m:val="bi"/>
          </m:rPr>
          <m:t>X</m:t>
        </m:r>
      </m:oMath>
      <w:ins w:id="18264" w:author="PR Preview" w:date="2026-01-01T00:00:00Z">
        <w:r>
          <w:rPr>
            <w:b/>
            <w:bCs/>
          </w:rPr>
          <w:t xml:space="preserve"> </w:t>
        </w:r>
      </w:ins>
      <w:ins w:id="18265" w:author="PR Preview" w:date="2026-01-01T00:00:00Z">
        <w:r>
          <w:rPr>
            <w:b/>
            <w:bCs/>
          </w:rPr>
          <w:t xml:space="preserve">is invertible when</w:t>
        </w:r>
      </w:ins>
      <w:ins w:id="18266" w:author="PR Preview" w:date="2026-01-01T00:00:00Z">
        <w:r>
          <w:rPr>
            <w:b/>
            <w:bCs/>
          </w:rPr>
          <w:t xml:space="preserve"> </w:t>
        </w:r>
      </w:ins>
      <m:oMath>
        <m:r>
          <m:rPr>
            <m:sty m:val="bi"/>
          </m:rPr>
          <m:t>X</m:t>
        </m:r>
      </m:oMath>
      <w:ins w:id="18267" w:author="PR Preview" w:date="2026-01-01T00:00:00Z">
        <w:r>
          <w:rPr>
            <w:b/>
            <w:bCs/>
          </w:rPr>
          <w:t xml:space="preserve"> </w:t>
        </w:r>
      </w:ins>
      <w:ins w:id="18268" w:author="PR Preview" w:date="2026-01-01T00:00:00Z">
        <w:r>
          <w:rPr>
            <w:b/>
            <w:bCs/>
          </w:rPr>
          <w:t xml:space="preserve">has full column rank)</w:t>
        </w:r>
      </w:ins>
      <w:ins w:id="18269" w:author="PR Preview" w:date="2026-01-01T00:00:00Z">
        <w:r>
          <w:t xml:space="preserve"> </w:t>
        </w:r>
      </w:ins>
      <w:ins w:id="18270" w:author="PR Preview" w:date="2026-01-01T00:00:00Z">
        <w:r>
          <w:t xml:space="preserve">If</w:t>
        </w:r>
      </w:ins>
      <w:ins w:id="18271" w:author="PR Preview" w:date="2026-01-01T00:00:00Z">
        <w:r>
          <w:t xml:space="preserve"> </w:t>
        </w:r>
      </w:ins>
      <m:oMath>
        <m:r>
          <m:rPr>
            <m:sty m:val="bi"/>
          </m:rPr>
          <m:t>X</m:t>
        </m:r>
      </m:oMath>
      <w:ins w:id="18272" w:author="PR Preview" w:date="2026-01-01T00:00:00Z">
        <w:r>
          <w:t xml:space="preserve"> </w:t>
        </w:r>
      </w:ins>
      <w:ins w:id="18273" w:author="PR Preview" w:date="2026-01-01T00:00:00Z">
        <w:r>
          <w:t xml:space="preserve">is an</w:t>
        </w:r>
      </w:ins>
      <w:ins w:id="18274" w:author="PR Preview" w:date="2026-01-01T00:00:00Z">
        <w:r>
          <w:t xml:space="preserve"> </w:t>
        </w:r>
      </w:ins>
      <m:oMath>
        <m:r>
          <m:t>n</m:t>
        </m:r>
        <m:r>
          <m:rPr>
            <m:sty m:val="p"/>
          </m:rPr>
          <m:t>×</m:t>
        </m:r>
        <m:r>
          <m:t>p</m:t>
        </m:r>
      </m:oMath>
      <w:ins w:id="18275" w:author="PR Preview" w:date="2026-01-01T00:00:00Z">
        <w:r>
          <w:t xml:space="preserve"> </w:t>
        </w:r>
      </w:ins>
      <w:ins w:id="18276" w:author="PR Preview" w:date="2026-01-01T00:00:00Z">
        <w:r>
          <w:t xml:space="preserve">matrix with</w:t>
        </w:r>
      </w:ins>
      <w:ins w:id="18277" w:author="PR Preview" w:date="2026-01-01T00:00:00Z">
        <w:r>
          <w:t xml:space="preserve"> </w:t>
        </w:r>
      </w:ins>
      <m:oMath>
        <m:r>
          <m:rPr>
            <m:sty m:val="p"/>
          </m:rPr>
          <m:t>rank</m:t>
        </m:r>
        <m:r>
          <m:rPr>
            <m:sty m:val="p"/>
          </m:rPr>
          <m:t>(</m:t>
        </m:r>
        <m:r>
          <m:rPr>
            <m:sty m:val="bi"/>
          </m:rPr>
          <m:t>X</m:t>
        </m:r>
        <m:r>
          <m:rPr>
            <m:sty m:val="p"/>
          </m:rPr>
          <m:t>)</m:t>
        </m:r>
        <m:r>
          <m:rPr>
            <m:sty m:val="p"/>
          </m:rPr>
          <m:t>=</m:t>
        </m:r>
        <m:r>
          <m:t>p</m:t>
        </m:r>
      </m:oMath>
      <w:ins w:id="18278" w:author="PR Preview" w:date="2026-01-01T00:00:00Z">
        <w:r>
          <w:t xml:space="preserve"> </w:t>
        </w:r>
      </w:ins>
      <w:ins w:id="18279" w:author="PR Preview" w:date="2026-01-01T00:00:00Z">
        <w:r>
          <w:t xml:space="preserve">(</w:t>
        </w:r>
      </w:ins>
      <w:hyperlink w:anchor="def-rank">
        <w:ins w:id="18280" w:author="PR Preview" w:date="2026-01-01T00:00:00Z">
          <w:r>
            <w:rPr>
              <w:rStyle w:val="Hyperlink"/>
            </w:rPr>
            <w:t xml:space="preserve">Definition 44</w:t>
          </w:r>
        </w:ins>
      </w:hyperlink>
      <w:ins w:id="18281" w:author="PR Preview" w:date="2026-01-01T00:00:00Z">
        <w:r>
          <w:t xml:space="preserve">),</w:t>
        </w:r>
      </w:ins>
      <w:ins w:id="18282" w:author="PR Preview" w:date="2026-01-01T00:00:00Z">
        <w:r>
          <w:t xml:space="preserve"> </w:t>
        </w:r>
      </w:ins>
      <w:ins w:id="18283" w:author="PR Preview" w:date="2026-01-01T00:00:00Z">
        <w:r>
          <w:t xml:space="preserve">then the</w:t>
        </w:r>
      </w:ins>
      <w:ins w:id="18284" w:author="PR Preview" w:date="2026-01-01T00:00:00Z">
        <w:r>
          <w:t xml:space="preserve"> </w:t>
        </w:r>
      </w:ins>
      <m:oMath>
        <m:r>
          <m:t>p</m:t>
        </m:r>
        <m:r>
          <m:rPr>
            <m:sty m:val="p"/>
          </m:rPr>
          <m:t>×</m:t>
        </m:r>
        <m:r>
          <m:t>p</m:t>
        </m:r>
      </m:oMath>
      <w:ins w:id="18285" w:author="PR Preview" w:date="2026-01-01T00:00:00Z">
        <w:r>
          <w:t xml:space="preserve"> </w:t>
        </w:r>
      </w:ins>
      <w:ins w:id="18286" w:author="PR Preview" w:date="2026-01-01T00:00:00Z">
        <w:r>
          <w:t xml:space="preserve">matrix</w:t>
        </w:r>
      </w:ins>
      <w:ins w:id="18287" w:author="PR Preview" w:date="2026-01-01T00:00:00Z">
        <w:r>
          <w:t xml:space="preserve"> </w:t>
        </w:r>
      </w:ins>
      <m:oMath>
        <m:sSup>
          <m:e>
            <m:r>
              <m:rPr>
                <m:sty m:val="bi"/>
              </m:rPr>
              <m:t>X</m:t>
            </m:r>
          </m:e>
          <m:sup>
            <m:r>
              <m:rPr>
                <m:sty m:val="p"/>
              </m:rPr>
              <m:t>⊤</m:t>
            </m:r>
          </m:sup>
        </m:sSup>
        <m:r>
          <m:rPr>
            <m:sty m:val="bi"/>
          </m:rPr>
          <m:t>X</m:t>
        </m:r>
      </m:oMath>
      <w:ins w:id="18288" w:author="PR Preview" w:date="2026-01-01T00:00:00Z">
        <w:r>
          <w:t xml:space="preserve"> </w:t>
        </w:r>
      </w:ins>
      <w:ins w:id="18289" w:author="PR Preview" w:date="2026-01-01T00:00:00Z">
        <w:r>
          <w:t xml:space="preserve">is invertible.</w:t>
        </w:r>
      </w:ins>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del w:id="18290" w:author="PR Preview" w:date="2026-01-01T00:00:00Z">
        <w:r>
          <w:rPr>
            <w:b/>
            <w:bCs/>
          </w:rPr>
          <w:delText xml:space="preserve">Example 165 (Inverting</w:delText>
        </w:r>
      </w:del>
      <w:del w:id="18291" w:author="PR Preview" w:date="2026-01-01T00:00:00Z">
        <w:r>
          <w:rPr>
            <w:b/>
            <w:bCs/>
          </w:rPr>
          <w:delText xml:space="preserve"> </w:delText>
        </w:r>
      </w:del>
      <m:oMath>
        <m:sSup>
          <m:e>
            <m:r>
              <m:rPr>
                <m:sty m:val="bi"/>
              </m:rPr>
              <m:t>X</m:t>
            </m:r>
          </m:e>
          <m:sup>
            <m:r>
              <m:rPr>
                <m:sty m:val="p"/>
              </m:rPr>
              <m:t>⊤</m:t>
            </m:r>
          </m:sup>
        </m:sSup>
        <m:r>
          <m:rPr>
            <m:sty m:val="bi"/>
          </m:rPr>
          <m:t>X</m:t>
        </m:r>
      </m:oMath>
      <w:del w:id="18292" w:author="PR Preview" w:date="2026-01-01T00:00:00Z">
        <w:r>
          <w:rPr>
            <w:b/>
            <w:bCs/>
          </w:rPr>
          <w:delText xml:space="preserve">)</w:delText>
        </w:r>
      </w:del>
      <w:del w:id="18293" w:author="PR Preview" w:date="2026-01-01T00:00:00Z">
        <w:r>
          <w:delText xml:space="preserve"> </w:delText>
        </w:r>
      </w:del>
      <w:del w:id="18294" w:author="PR Preview" w:date="2026-01-01T00:00:00Z">
        <w:r>
          <w:delText xml:space="preserve">For the rank-</w:delText>
        </w:r>
      </w:del>
      <m:oMath>
        <m:r>
          <m:t>2</m:t>
        </m:r>
      </m:oMath>
      <w:del w:id="18295" w:author="PR Preview" w:date="2026-01-01T00:00:00Z">
        <w:r>
          <w:delText xml:space="preserve"> </w:delText>
        </w:r>
      </w:del>
      <w:del w:id="18296" w:author="PR Preview" w:date="2026-01-01T00:00:00Z">
        <w:r>
          <w:delText xml:space="preserve">matrix</w:delText>
        </w:r>
      </w:del>
      <w:del w:id="1829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8298" w:author="PR Preview" w:date="2026-01-01T00:00:00Z">
        <w:r>
          <w:delText xml:space="preserve"> </w:delText>
        </w:r>
      </w:del>
      <w:del w:id="18299" w:author="PR Preview" w:date="2026-01-01T00:00:00Z">
        <w:r>
          <w:delText xml:space="preserve">from</w:delText>
        </w:r>
      </w:del>
      <w:del w:id="18300" w:author="PR Preview" w:date="2026-01-01T00:00:00Z">
        <w:r>
          <w:delText xml:space="preserve"> </w:delText>
        </w:r>
      </w:del>
      <w:hyperlink w:anchor="exm-rank">
        <w:del w:id="18301" w:author="PR Preview" w:date="2026-01-01T00:00:00Z">
          <w:r>
            <w:rPr>
              <w:rStyle w:val="Hyperlink"/>
            </w:rPr>
            <w:delText xml:space="preserve">Example 37</w:delText>
          </w:r>
        </w:del>
      </w:hyperlink>
      <w:del w:id="18302" w:author="PR Preview" w:date="2026-01-01T00:00:00Z">
        <w:r>
          <w:delText xml:space="preserve">:</w:delText>
        </w:r>
      </w:del>
    </w:p>
    <w:p>
      <w:pPr>
        <w:pStyle w:val="BodyText"/>
      </w:pPr>
      <w:ins w:id="18303" w:author="PR Preview" w:date="2026-01-01T00:00:00Z">
        <w:r>
          <w:rPr>
            <w:b/>
            <w:bCs/>
          </w:rPr>
          <w:t xml:space="preserve">Example 164 (Inverting</w:t>
        </w:r>
      </w:ins>
      <w:ins w:id="18304" w:author="PR Preview" w:date="2026-01-01T00:00:00Z">
        <w:r>
          <w:rPr>
            <w:b/>
            <w:bCs/>
          </w:rPr>
          <w:t xml:space="preserve"> </w:t>
        </w:r>
      </w:ins>
      <m:oMath>
        <m:sSup>
          <m:e>
            <m:r>
              <m:rPr>
                <m:sty m:val="bi"/>
              </m:rPr>
              <m:t>X</m:t>
            </m:r>
          </m:e>
          <m:sup>
            <m:r>
              <m:rPr>
                <m:sty m:val="p"/>
              </m:rPr>
              <m:t>⊤</m:t>
            </m:r>
          </m:sup>
        </m:sSup>
        <m:r>
          <m:rPr>
            <m:sty m:val="bi"/>
          </m:rPr>
          <m:t>X</m:t>
        </m:r>
      </m:oMath>
      <w:ins w:id="18305" w:author="PR Preview" w:date="2026-01-01T00:00:00Z">
        <w:r>
          <w:rPr>
            <w:b/>
            <w:bCs/>
          </w:rPr>
          <w:t xml:space="preserve">)</w:t>
        </w:r>
      </w:ins>
      <w:ins w:id="18306" w:author="PR Preview" w:date="2026-01-01T00:00:00Z">
        <w:r>
          <w:t xml:space="preserve"> </w:t>
        </w:r>
      </w:ins>
      <w:ins w:id="18307" w:author="PR Preview" w:date="2026-01-01T00:00:00Z">
        <w:r>
          <w:t xml:space="preserve">For the rank-</w:t>
        </w:r>
      </w:ins>
      <m:oMath>
        <m:r>
          <m:t>2</m:t>
        </m:r>
      </m:oMath>
      <w:ins w:id="18308" w:author="PR Preview" w:date="2026-01-01T00:00:00Z">
        <w:r>
          <w:t xml:space="preserve"> </w:t>
        </w:r>
      </w:ins>
      <w:ins w:id="18309" w:author="PR Preview" w:date="2026-01-01T00:00:00Z">
        <w:r>
          <w:t xml:space="preserve">matrix</w:t>
        </w:r>
      </w:ins>
      <w:ins w:id="1831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8311" w:author="PR Preview" w:date="2026-01-01T00:00:00Z">
        <w:r>
          <w:t xml:space="preserve"> </w:t>
        </w:r>
      </w:ins>
      <w:ins w:id="18312" w:author="PR Preview" w:date="2026-01-01T00:00:00Z">
        <w:r>
          <w:t xml:space="preserve">from</w:t>
        </w:r>
      </w:ins>
      <w:ins w:id="18313" w:author="PR Preview" w:date="2026-01-01T00:00:00Z">
        <w:r>
          <w:t xml:space="preserve"> </w:t>
        </w:r>
      </w:ins>
      <w:hyperlink w:anchor="exm-rank">
        <w:ins w:id="18314" w:author="PR Preview" w:date="2026-01-01T00:00:00Z">
          <w:r>
            <w:rPr>
              <w:rStyle w:val="Hyperlink"/>
            </w:rPr>
            <w:t xml:space="preserve">Example 36</w:t>
          </w:r>
        </w:ins>
      </w:hyperlink>
      <w:ins w:id="18315"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del w:id="18316" w:author="PR Preview" w:date="2026-01-01T00:00:00Z">
        <w:r>
          <w:rPr>
            <w:b/>
            <w:bCs/>
          </w:rPr>
          <w:delText xml:space="preserve">Definition 107 (Hat matrix)</w:delText>
        </w:r>
      </w:del>
      <w:del w:id="18317" w:author="PR Preview" w:date="2026-01-01T00:00:00Z">
        <w:r>
          <w:delText xml:space="preserve"> </w:delText>
        </w:r>
      </w:del>
      <w:del w:id="18318" w:author="PR Preview" w:date="2026-01-01T00:00:00Z">
        <w:r>
          <w:delText xml:space="preserve">For an</w:delText>
        </w:r>
      </w:del>
      <w:del w:id="18319" w:author="PR Preview" w:date="2026-01-01T00:00:00Z">
        <w:r>
          <w:delText xml:space="preserve"> </w:delText>
        </w:r>
      </w:del>
      <m:oMath>
        <m:r>
          <m:t>n</m:t>
        </m:r>
        <m:r>
          <m:rPr>
            <m:sty m:val="p"/>
          </m:rPr>
          <m:t>×</m:t>
        </m:r>
        <m:r>
          <m:t>p</m:t>
        </m:r>
      </m:oMath>
      <w:del w:id="18320" w:author="PR Preview" w:date="2026-01-01T00:00:00Z">
        <w:r>
          <w:delText xml:space="preserve"> </w:delText>
        </w:r>
      </w:del>
      <w:del w:id="18321" w:author="PR Preview" w:date="2026-01-01T00:00:00Z">
        <w:r>
          <w:delText xml:space="preserve">design matrix</w:delText>
        </w:r>
      </w:del>
      <w:del w:id="18322" w:author="PR Preview" w:date="2026-01-01T00:00:00Z">
        <w:r>
          <w:delText xml:space="preserve"> </w:delText>
        </w:r>
      </w:del>
      <m:oMath>
        <m:r>
          <m:rPr>
            <m:sty m:val="bi"/>
          </m:rPr>
          <m:t>X</m:t>
        </m:r>
      </m:oMath>
      <w:del w:id="18323" w:author="PR Preview" w:date="2026-01-01T00:00:00Z">
        <w:r>
          <w:delText xml:space="preserve"> </w:delText>
        </w:r>
      </w:del>
      <w:del w:id="18324" w:author="PR Preview" w:date="2026-01-01T00:00:00Z">
        <w:r>
          <w:delText xml:space="preserve">(</w:delText>
        </w:r>
      </w:del>
      <w:hyperlink w:anchor="def-design-matrix">
        <w:del w:id="18325" w:author="PR Preview" w:date="2026-01-01T00:00:00Z">
          <w:r>
            <w:rPr>
              <w:rStyle w:val="Hyperlink"/>
            </w:rPr>
            <w:delText xml:space="preserve">Definition 106</w:delText>
          </w:r>
        </w:del>
      </w:hyperlink>
      <w:del w:id="18326" w:author="PR Preview" w:date="2026-01-01T00:00:00Z">
        <w:r>
          <w:delText xml:space="preserve">)</w:delText>
        </w:r>
      </w:del>
      <w:del w:id="18327" w:author="PR Preview" w:date="2026-01-01T00:00:00Z">
        <w:r>
          <w:delText xml:space="preserve"> </w:delText>
        </w:r>
      </w:del>
      <w:del w:id="18328" w:author="PR Preview" w:date="2026-01-01T00:00:00Z">
        <w:r>
          <w:delText xml:space="preserve">with</w:delText>
        </w:r>
      </w:del>
      <w:del w:id="1832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330" w:author="PR Preview" w:date="2026-01-01T00:00:00Z">
        <w:r>
          <w:delText xml:space="preserve">,</w:delText>
        </w:r>
      </w:del>
      <w:del w:id="18331" w:author="PR Preview" w:date="2026-01-01T00:00:00Z">
        <w:r>
          <w:delText xml:space="preserve"> </w:delText>
        </w:r>
      </w:del>
      <w:del w:id="18332" w:author="PR Preview" w:date="2026-01-01T00:00:00Z">
        <w:r>
          <w:delText xml:space="preserve">the</w:delText>
        </w:r>
      </w:del>
      <w:del w:id="18333" w:author="PR Preview" w:date="2026-01-01T00:00:00Z">
        <w:r>
          <w:delText xml:space="preserve"> </w:delText>
        </w:r>
      </w:del>
      <w:del w:id="18334" w:author="PR Preview" w:date="2026-01-01T00:00:00Z">
        <w:r>
          <w:rPr>
            <w:b/>
            <w:bCs/>
          </w:rPr>
          <w:delText xml:space="preserve">hat matrix</w:delText>
        </w:r>
      </w:del>
      <w:del w:id="18335" w:author="PR Preview" w:date="2026-01-01T00:00:00Z">
        <w:r>
          <w:delText xml:space="preserve"> </w:delText>
        </w:r>
      </w:del>
      <w:del w:id="18336" w:author="PR Preview" w:date="2026-01-01T00:00:00Z">
        <w:r>
          <w:delText xml:space="preserve">[77]</w:delText>
        </w:r>
      </w:del>
      <w:del w:id="18337" w:author="PR Preview" w:date="2026-01-01T00:00:00Z">
        <w:r>
          <w:delText xml:space="preserve"> </w:delText>
        </w:r>
      </w:del>
      <w:del w:id="18338" w:author="PR Preview" w:date="2026-01-01T00:00:00Z">
        <w:r>
          <w:delText xml:space="preserve">is the</w:delText>
        </w:r>
      </w:del>
      <w:del w:id="18339" w:author="PR Preview" w:date="2026-01-01T00:00:00Z">
        <w:r>
          <w:delText xml:space="preserve"> </w:delText>
        </w:r>
      </w:del>
      <m:oMath>
        <m:r>
          <m:t>n</m:t>
        </m:r>
        <m:r>
          <m:rPr>
            <m:sty m:val="p"/>
          </m:rPr>
          <m:t>×</m:t>
        </m:r>
        <m:r>
          <m:t>n</m:t>
        </m:r>
      </m:oMath>
      <w:del w:id="18340" w:author="PR Preview" w:date="2026-01-01T00:00:00Z">
        <w:r>
          <w:delText xml:space="preserve"> </w:delText>
        </w:r>
      </w:del>
      <w:del w:id="18341" w:author="PR Preview" w:date="2026-01-01T00:00:00Z">
        <w:r>
          <w:delText xml:space="preserve">matrix</w:delText>
        </w:r>
      </w:del>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18342" w:author="PR Preview" w:date="2026-01-01T00:00:00Z">
        <w:r>
          <w:delText xml:space="preserve">The inverse exists by</w:delText>
        </w:r>
      </w:del>
      <w:del w:id="18343" w:author="PR Preview" w:date="2026-01-01T00:00:00Z">
        <w:r>
          <w:delText xml:space="preserve"> </w:delText>
        </w:r>
      </w:del>
      <w:hyperlink w:anchor="thm-gram-invertible">
        <w:del w:id="18344" w:author="PR Preview" w:date="2026-01-01T00:00:00Z">
          <w:r>
            <w:rPr>
              <w:rStyle w:val="Hyperlink"/>
            </w:rPr>
            <w:delText xml:space="preserve">Theorem 90</w:delText>
          </w:r>
        </w:del>
      </w:hyperlink>
      <w:del w:id="18345" w:author="PR Preview" w:date="2026-01-01T00:00:00Z">
        <w:r>
          <w:delText xml:space="preserve">.</w:delText>
        </w:r>
      </w:del>
    </w:p>
    <w:p>
      <w:pPr>
        <w:pStyle w:val="BodyText"/>
      </w:pPr>
      <w:del w:id="18346" w:author="PR Preview" w:date="2026-01-01T00:00:00Z">
        <w:r>
          <w:rPr>
            <w:b/>
            <w:bCs/>
          </w:rPr>
          <w:delText xml:space="preserve">Example 166 (The hat matrix of an intercept-only model)</w:delText>
        </w:r>
      </w:del>
      <w:del w:id="18347" w:author="PR Preview" w:date="2026-01-01T00:00:00Z">
        <w:r>
          <w:delText xml:space="preserve"> </w:delText>
        </w:r>
      </w:del>
      <w:del w:id="18348" w:author="PR Preview" w:date="2026-01-01T00:00:00Z">
        <w:r>
          <w:delText xml:space="preserve">With</w:delText>
        </w:r>
      </w:del>
      <w:del w:id="18349" w:author="PR Preview" w:date="2026-01-01T00:00:00Z">
        <w:r>
          <w:delText xml:space="preserve"> </w:delText>
        </w:r>
      </w:del>
      <m:oMath>
        <m:r>
          <m:t>n</m:t>
        </m:r>
        <m:r>
          <m:rPr>
            <m:sty m:val="p"/>
          </m:rPr>
          <m:t>=</m:t>
        </m:r>
        <m:r>
          <m:t>2</m:t>
        </m:r>
      </m:oMath>
      <w:del w:id="18350" w:author="PR Preview" w:date="2026-01-01T00:00:00Z">
        <w:r>
          <w:delText xml:space="preserve"> </w:delText>
        </w:r>
      </w:del>
      <w:del w:id="18351" w:author="PR Preview" w:date="2026-01-01T00:00:00Z">
        <w:r>
          <w:delText xml:space="preserve">observations and only an intercept,</w:delText>
        </w:r>
      </w:del>
      <w:del w:id="1835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8353" w:author="PR Preview" w:date="2026-01-01T00:00:00Z">
        <w:r>
          <w:delText xml:space="preserve"> </w:delText>
        </w:r>
      </w:del>
      <w:del w:id="18354" w:author="PR Preview" w:date="2026-01-01T00:00:00Z">
        <w:r>
          <w:delText xml:space="preserve">(</w:delText>
        </w:r>
      </w:del>
      <m:oMath>
        <m:r>
          <m:t>2</m:t>
        </m:r>
        <m:r>
          <m:rPr>
            <m:sty m:val="p"/>
          </m:rPr>
          <m:t>×</m:t>
        </m:r>
        <m:r>
          <m:t>1</m:t>
        </m:r>
      </m:oMath>
      <w:del w:id="18355" w:author="PR Preview" w:date="2026-01-01T00:00:00Z">
        <w:r>
          <w:delText xml:space="preserve">, rank</w:delText>
        </w:r>
      </w:del>
      <w:del w:id="18356" w:author="PR Preview" w:date="2026-01-01T00:00:00Z">
        <w:r>
          <w:delText xml:space="preserve"> </w:delText>
        </w:r>
      </w:del>
      <m:oMath>
        <m:r>
          <m:t>1</m:t>
        </m:r>
      </m:oMath>
      <w:del w:id="18357" w:author="PR Preview" w:date="2026-01-01T00:00:00Z">
        <w:r>
          <w:delText xml:space="preserve">),</w:delText>
        </w:r>
      </w:del>
      <w:del w:id="18358" w:author="PR Preview" w:date="2026-01-01T00:00:00Z">
        <w:r>
          <w:delText xml:space="preserve"> </w:delText>
        </w:r>
      </w:del>
      <w:del w:id="18359" w:author="PR Preview" w:date="2026-01-01T00:00:00Z">
        <w:r>
          <w:delText xml:space="preserve">so</w:delText>
        </w:r>
      </w:del>
      <w:del w:id="18360"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18361" w:author="PR Preview" w:date="2026-01-01T00:00:00Z">
        <w:r>
          <w:delText xml:space="preserve"> </w:delText>
        </w:r>
      </w:del>
      <w:del w:id="18362" w:author="PR Preview" w:date="2026-01-01T00:00:00Z">
        <w:r>
          <w:delText xml:space="preserve">and</w:delText>
        </w:r>
      </w:del>
    </w:p>
    <w:p>
      <w:pPr>
        <w:pStyle w:val="BodyText"/>
      </w:pPr>
      <w:ins w:id="18363" w:author="PR Preview" w:date="2026-01-01T00:00:00Z">
        <w:r>
          <w:rPr>
            <w:b/>
            <w:bCs/>
          </w:rPr>
          <w:t xml:space="preserve">Definition 107 (Hat matrix)</w:t>
        </w:r>
      </w:ins>
      <w:ins w:id="18364" w:author="PR Preview" w:date="2026-01-01T00:00:00Z">
        <w:r>
          <w:t xml:space="preserve"> </w:t>
        </w:r>
      </w:ins>
      <w:ins w:id="18365" w:author="PR Preview" w:date="2026-01-01T00:00:00Z">
        <w:r>
          <w:t xml:space="preserve">For an</w:t>
        </w:r>
      </w:ins>
      <w:ins w:id="18366" w:author="PR Preview" w:date="2026-01-01T00:00:00Z">
        <w:r>
          <w:t xml:space="preserve"> </w:t>
        </w:r>
      </w:ins>
      <m:oMath>
        <m:r>
          <m:t>n</m:t>
        </m:r>
        <m:r>
          <m:rPr>
            <m:sty m:val="p"/>
          </m:rPr>
          <m:t>×</m:t>
        </m:r>
        <m:r>
          <m:t>p</m:t>
        </m:r>
      </m:oMath>
      <w:ins w:id="18367" w:author="PR Preview" w:date="2026-01-01T00:00:00Z">
        <w:r>
          <w:t xml:space="preserve"> </w:t>
        </w:r>
      </w:ins>
      <w:ins w:id="18368" w:author="PR Preview" w:date="2026-01-01T00:00:00Z">
        <w:r>
          <w:t xml:space="preserve">design matrix</w:t>
        </w:r>
      </w:ins>
      <w:ins w:id="18369" w:author="PR Preview" w:date="2026-01-01T00:00:00Z">
        <w:r>
          <w:t xml:space="preserve"> </w:t>
        </w:r>
      </w:ins>
      <m:oMath>
        <m:r>
          <m:rPr>
            <m:sty m:val="bi"/>
          </m:rPr>
          <m:t>X</m:t>
        </m:r>
      </m:oMath>
      <w:ins w:id="18370" w:author="PR Preview" w:date="2026-01-01T00:00:00Z">
        <w:r>
          <w:t xml:space="preserve"> </w:t>
        </w:r>
      </w:ins>
      <w:ins w:id="18371" w:author="PR Preview" w:date="2026-01-01T00:00:00Z">
        <w:r>
          <w:t xml:space="preserve">(</w:t>
        </w:r>
      </w:ins>
      <w:hyperlink w:anchor="def-design-matrix">
        <w:ins w:id="18372" w:author="PR Preview" w:date="2026-01-01T00:00:00Z">
          <w:r>
            <w:rPr>
              <w:rStyle w:val="Hyperlink"/>
            </w:rPr>
            <w:t xml:space="preserve">Definition 106</w:t>
          </w:r>
        </w:ins>
      </w:hyperlink>
      <w:ins w:id="18373" w:author="PR Preview" w:date="2026-01-01T00:00:00Z">
        <w:r>
          <w:t xml:space="preserve">)</w:t>
        </w:r>
      </w:ins>
      <w:ins w:id="18374" w:author="PR Preview" w:date="2026-01-01T00:00:00Z">
        <w:r>
          <w:t xml:space="preserve"> </w:t>
        </w:r>
      </w:ins>
      <w:ins w:id="18375" w:author="PR Preview" w:date="2026-01-01T00:00:00Z">
        <w:r>
          <w:t xml:space="preserve">with</w:t>
        </w:r>
      </w:ins>
      <w:ins w:id="18376" w:author="PR Preview" w:date="2026-01-01T00:00:00Z">
        <w:r>
          <w:t xml:space="preserve"> </w:t>
        </w:r>
      </w:ins>
      <m:oMath>
        <m:r>
          <m:rPr>
            <m:sty m:val="p"/>
          </m:rPr>
          <m:t>rank</m:t>
        </m:r>
        <m:r>
          <m:rPr>
            <m:sty m:val="p"/>
          </m:rPr>
          <m:t>(</m:t>
        </m:r>
        <m:r>
          <m:rPr>
            <m:sty m:val="bi"/>
          </m:rPr>
          <m:t>X</m:t>
        </m:r>
        <m:r>
          <m:rPr>
            <m:sty m:val="p"/>
          </m:rPr>
          <m:t>)</m:t>
        </m:r>
        <m:r>
          <m:rPr>
            <m:sty m:val="p"/>
          </m:rPr>
          <m:t>=</m:t>
        </m:r>
        <m:r>
          <m:t>p</m:t>
        </m:r>
      </m:oMath>
      <w:ins w:id="18377" w:author="PR Preview" w:date="2026-01-01T00:00:00Z">
        <w:r>
          <w:t xml:space="preserve">,</w:t>
        </w:r>
      </w:ins>
      <w:ins w:id="18378" w:author="PR Preview" w:date="2026-01-01T00:00:00Z">
        <w:r>
          <w:t xml:space="preserve"> </w:t>
        </w:r>
      </w:ins>
      <w:ins w:id="18379" w:author="PR Preview" w:date="2026-01-01T00:00:00Z">
        <w:r>
          <w:t xml:space="preserve">the</w:t>
        </w:r>
      </w:ins>
      <w:ins w:id="18380" w:author="PR Preview" w:date="2026-01-01T00:00:00Z">
        <w:r>
          <w:t xml:space="preserve"> </w:t>
        </w:r>
      </w:ins>
      <w:ins w:id="18381" w:author="PR Preview" w:date="2026-01-01T00:00:00Z">
        <w:r>
          <w:rPr>
            <w:b/>
            <w:bCs/>
          </w:rPr>
          <w:t xml:space="preserve">hat matrix</w:t>
        </w:r>
      </w:ins>
      <w:ins w:id="18382" w:author="PR Preview" w:date="2026-01-01T00:00:00Z">
        <w:r>
          <w:t xml:space="preserve"> </w:t>
        </w:r>
      </w:ins>
      <w:ins w:id="18383" w:author="PR Preview" w:date="2026-01-01T00:00:00Z">
        <w:r>
          <w:t xml:space="preserve">[74]</w:t>
        </w:r>
      </w:ins>
      <w:ins w:id="18384" w:author="PR Preview" w:date="2026-01-01T00:00:00Z">
        <w:r>
          <w:t xml:space="preserve"> </w:t>
        </w:r>
      </w:ins>
      <w:ins w:id="18385" w:author="PR Preview" w:date="2026-01-01T00:00:00Z">
        <w:r>
          <w:t xml:space="preserve">is the</w:t>
        </w:r>
      </w:ins>
      <w:ins w:id="18386" w:author="PR Preview" w:date="2026-01-01T00:00:00Z">
        <w:r>
          <w:t xml:space="preserve"> </w:t>
        </w:r>
      </w:ins>
      <m:oMath>
        <m:r>
          <m:t>n</m:t>
        </m:r>
        <m:r>
          <m:rPr>
            <m:sty m:val="p"/>
          </m:rPr>
          <m:t>×</m:t>
        </m:r>
        <m:r>
          <m:t>n</m:t>
        </m:r>
      </m:oMath>
      <w:ins w:id="18387" w:author="PR Preview" w:date="2026-01-01T00:00:00Z">
        <w:r>
          <w:t xml:space="preserve"> </w:t>
        </w:r>
      </w:ins>
      <w:ins w:id="18388"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ins w:id="18389" w:author="PR Preview" w:date="2026-01-01T00:00:00Z">
        <w:r>
          <w:t xml:space="preserve">The inverse exists by</w:t>
        </w:r>
      </w:ins>
      <w:ins w:id="18390" w:author="PR Preview" w:date="2026-01-01T00:00:00Z">
        <w:r>
          <w:t xml:space="preserve"> </w:t>
        </w:r>
      </w:ins>
      <w:hyperlink w:anchor="thm-gram-invertible">
        <w:ins w:id="18391" w:author="PR Preview" w:date="2026-01-01T00:00:00Z">
          <w:r>
            <w:rPr>
              <w:rStyle w:val="Hyperlink"/>
            </w:rPr>
            <w:t xml:space="preserve">Theorem 89</w:t>
          </w:r>
        </w:ins>
      </w:hyperlink>
      <w:ins w:id="18392" w:author="PR Preview" w:date="2026-01-01T00:00:00Z">
        <w:r>
          <w:t xml:space="preserve">.</w:t>
        </w:r>
      </w:ins>
    </w:p>
    <w:bookmarkEnd w:id="550"/>
    <w:bookmarkStart w:id="551" w:name="exm-hat-matrix"/>
    <w:p>
      <w:pPr>
        <w:pStyle w:val="BodyText"/>
      </w:pPr>
      <w:ins w:id="18393" w:author="PR Preview" w:date="2026-01-01T00:00:00Z">
        <w:r>
          <w:rPr>
            <w:b/>
            <w:bCs/>
          </w:rPr>
          <w:t xml:space="preserve">Example 165 (The hat matrix of an intercept-only model)</w:t>
        </w:r>
      </w:ins>
      <w:ins w:id="18394" w:author="PR Preview" w:date="2026-01-01T00:00:00Z">
        <w:r>
          <w:t xml:space="preserve"> </w:t>
        </w:r>
      </w:ins>
      <w:ins w:id="18395" w:author="PR Preview" w:date="2026-01-01T00:00:00Z">
        <w:r>
          <w:t xml:space="preserve">With</w:t>
        </w:r>
      </w:ins>
      <w:ins w:id="18396" w:author="PR Preview" w:date="2026-01-01T00:00:00Z">
        <w:r>
          <w:t xml:space="preserve"> </w:t>
        </w:r>
      </w:ins>
      <m:oMath>
        <m:r>
          <m:t>n</m:t>
        </m:r>
        <m:r>
          <m:rPr>
            <m:sty m:val="p"/>
          </m:rPr>
          <m:t>=</m:t>
        </m:r>
        <m:r>
          <m:t>2</m:t>
        </m:r>
      </m:oMath>
      <w:ins w:id="18397" w:author="PR Preview" w:date="2026-01-01T00:00:00Z">
        <w:r>
          <w:t xml:space="preserve"> </w:t>
        </w:r>
      </w:ins>
      <w:ins w:id="18398" w:author="PR Preview" w:date="2026-01-01T00:00:00Z">
        <w:r>
          <w:t xml:space="preserve">observations and only an intercept,</w:t>
        </w:r>
      </w:ins>
      <w:ins w:id="1839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8400" w:author="PR Preview" w:date="2026-01-01T00:00:00Z">
        <w:r>
          <w:t xml:space="preserve"> </w:t>
        </w:r>
      </w:ins>
      <w:ins w:id="18401" w:author="PR Preview" w:date="2026-01-01T00:00:00Z">
        <w:r>
          <w:t xml:space="preserve">(</w:t>
        </w:r>
      </w:ins>
      <m:oMath>
        <m:r>
          <m:t>2</m:t>
        </m:r>
        <m:r>
          <m:rPr>
            <m:sty m:val="p"/>
          </m:rPr>
          <m:t>×</m:t>
        </m:r>
        <m:r>
          <m:t>1</m:t>
        </m:r>
      </m:oMath>
      <w:ins w:id="18402" w:author="PR Preview" w:date="2026-01-01T00:00:00Z">
        <w:r>
          <w:t xml:space="preserve">, rank</w:t>
        </w:r>
      </w:ins>
      <w:ins w:id="18403" w:author="PR Preview" w:date="2026-01-01T00:00:00Z">
        <w:r>
          <w:t xml:space="preserve"> </w:t>
        </w:r>
      </w:ins>
      <m:oMath>
        <m:r>
          <m:t>1</m:t>
        </m:r>
      </m:oMath>
      <w:ins w:id="18404" w:author="PR Preview" w:date="2026-01-01T00:00:00Z">
        <w:r>
          <w:t xml:space="preserve">),</w:t>
        </w:r>
      </w:ins>
      <w:ins w:id="18405" w:author="PR Preview" w:date="2026-01-01T00:00:00Z">
        <w:r>
          <w:t xml:space="preserve"> </w:t>
        </w:r>
      </w:ins>
      <w:ins w:id="18406" w:author="PR Preview" w:date="2026-01-01T00:00:00Z">
        <w:r>
          <w:t xml:space="preserve">so</w:t>
        </w:r>
      </w:ins>
      <w:ins w:id="18407" w:author="PR Preview" w:date="2026-01-01T00:00:00Z">
        <w:r>
          <w:t xml:space="preserve"> </w:t>
        </w:r>
      </w:ins>
      <m:oMath>
        <m:sSup>
          <m:e>
            <m:r>
              <m:rPr>
                <m:sty m:val="bi"/>
              </m:rPr>
              <m:t>X</m:t>
            </m:r>
          </m:e>
          <m:sup>
            <m:r>
              <m:rPr>
                <m:sty m:val="p"/>
              </m:rPr>
              <m:t>⊤</m:t>
            </m:r>
          </m:sup>
        </m:sSup>
        <m:r>
          <m:rPr>
            <m:sty m:val="bi"/>
          </m:rPr>
          <m:t>X</m:t>
        </m:r>
        <m:r>
          <m:rPr>
            <m:sty m:val="p"/>
          </m:rPr>
          <m:t>=</m:t>
        </m:r>
        <m:r>
          <m:t>2</m:t>
        </m:r>
      </m:oMath>
      <w:ins w:id="18408" w:author="PR Preview" w:date="2026-01-01T00:00:00Z">
        <w:r>
          <w:t xml:space="preserve"> </w:t>
        </w:r>
      </w:ins>
      <w:ins w:id="18409"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del w:id="18410" w:author="PR Preview" w:date="2026-01-01T00:00:00Z">
        <w:r>
          <w:rPr>
            <w:b/>
            <w:bCs/>
          </w:rPr>
          <w:delText xml:space="preserve">Theorem 91 (Hat matrix is a projection matrix)</w:delText>
        </w:r>
      </w:del>
      <w:del w:id="18411" w:author="PR Preview" w:date="2026-01-01T00:00:00Z">
        <w:r>
          <w:delText xml:space="preserve"> </w:delText>
        </w:r>
      </w:del>
      <w:del w:id="18412" w:author="PR Preview" w:date="2026-01-01T00:00:00Z">
        <w:r>
          <w:delText xml:space="preserve">If</w:delText>
        </w:r>
      </w:del>
      <w:del w:id="18413" w:author="PR Preview" w:date="2026-01-01T00:00:00Z">
        <w:r>
          <w:delText xml:space="preserve"> </w:delText>
        </w:r>
      </w:del>
      <m:oMath>
        <m:r>
          <m:rPr>
            <m:sty m:val="bi"/>
          </m:rPr>
          <m:t>X</m:t>
        </m:r>
      </m:oMath>
      <w:del w:id="18414" w:author="PR Preview" w:date="2026-01-01T00:00:00Z">
        <w:r>
          <w:delText xml:space="preserve"> </w:delText>
        </w:r>
      </w:del>
      <w:del w:id="18415" w:author="PR Preview" w:date="2026-01-01T00:00:00Z">
        <w:r>
          <w:delText xml:space="preserve">is an</w:delText>
        </w:r>
      </w:del>
      <w:del w:id="18416" w:author="PR Preview" w:date="2026-01-01T00:00:00Z">
        <w:r>
          <w:delText xml:space="preserve"> </w:delText>
        </w:r>
      </w:del>
      <m:oMath>
        <m:r>
          <m:t>n</m:t>
        </m:r>
        <m:r>
          <m:rPr>
            <m:sty m:val="p"/>
          </m:rPr>
          <m:t>×</m:t>
        </m:r>
        <m:r>
          <m:t>p</m:t>
        </m:r>
      </m:oMath>
      <w:del w:id="18417" w:author="PR Preview" w:date="2026-01-01T00:00:00Z">
        <w:r>
          <w:delText xml:space="preserve"> </w:delText>
        </w:r>
      </w:del>
      <w:del w:id="18418" w:author="PR Preview" w:date="2026-01-01T00:00:00Z">
        <w:r>
          <w:delText xml:space="preserve">design matrix with</w:delText>
        </w:r>
      </w:del>
      <w:del w:id="1841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420" w:author="PR Preview" w:date="2026-01-01T00:00:00Z">
        <w:r>
          <w:delText xml:space="preserve">,</w:delText>
        </w:r>
      </w:del>
      <w:del w:id="18421" w:author="PR Preview" w:date="2026-01-01T00:00:00Z">
        <w:r>
          <w:delText xml:space="preserve"> </w:delText>
        </w:r>
      </w:del>
      <w:del w:id="18422" w:author="PR Preview" w:date="2026-01-01T00:00:00Z">
        <w:r>
          <w:delText xml:space="preserve">then the hat matrix</w:delText>
        </w:r>
      </w:del>
      <w:del w:id="18423" w:author="PR Preview" w:date="2026-01-01T00:00:00Z">
        <w:r>
          <w:delText xml:space="preserve"> </w:delText>
        </w:r>
      </w:del>
      <m:oMath>
        <m:r>
          <m:rPr>
            <m:sty m:val="bi"/>
          </m:rPr>
          <m:t>H</m:t>
        </m:r>
      </m:oMath>
      <w:del w:id="18424" w:author="PR Preview" w:date="2026-01-01T00:00:00Z">
        <w:r>
          <w:delText xml:space="preserve"> </w:delText>
        </w:r>
      </w:del>
      <w:del w:id="18425" w:author="PR Preview" w:date="2026-01-01T00:00:00Z">
        <w:r>
          <w:delText xml:space="preserve">(</w:delText>
        </w:r>
      </w:del>
      <w:hyperlink w:anchor="def-hat-matrix">
        <w:del w:id="18426" w:author="PR Preview" w:date="2026-01-01T00:00:00Z">
          <w:r>
            <w:rPr>
              <w:rStyle w:val="Hyperlink"/>
            </w:rPr>
            <w:delText xml:space="preserve">Definition 107</w:delText>
          </w:r>
        </w:del>
      </w:hyperlink>
      <w:del w:id="18427" w:author="PR Preview" w:date="2026-01-01T00:00:00Z">
        <w:r>
          <w:delText xml:space="preserve">)</w:delText>
        </w:r>
      </w:del>
      <w:del w:id="18428" w:author="PR Preview" w:date="2026-01-01T00:00:00Z">
        <w:r>
          <w:delText xml:space="preserve"> </w:delText>
        </w:r>
      </w:del>
      <w:del w:id="18429" w:author="PR Preview" w:date="2026-01-01T00:00:00Z">
        <w:r>
          <w:delText xml:space="preserve">is an orthogonal projection matrix (</w:delText>
        </w:r>
      </w:del>
      <w:hyperlink w:anchor="def-projection-matrix">
        <w:del w:id="18430" w:author="PR Preview" w:date="2026-01-01T00:00:00Z">
          <w:r>
            <w:rPr>
              <w:rStyle w:val="Hyperlink"/>
            </w:rPr>
            <w:delText xml:space="preserve">Definition 87</w:delText>
          </w:r>
        </w:del>
      </w:hyperlink>
      <w:del w:id="18431" w:author="PR Preview" w:date="2026-01-01T00:00:00Z">
        <w:r>
          <w:delText xml:space="preserve">).</w:delText>
        </w:r>
      </w:del>
    </w:p>
    <w:p>
      <w:pPr>
        <w:pStyle w:val="BodyText"/>
      </w:pPr>
      <w:ins w:id="18432" w:author="PR Preview" w:date="2026-01-01T00:00:00Z">
        <w:r>
          <w:rPr>
            <w:b/>
            <w:bCs/>
          </w:rPr>
          <w:t xml:space="preserve">Theorem 90 (Hat matrix is a projection matrix)</w:t>
        </w:r>
      </w:ins>
      <w:ins w:id="18433" w:author="PR Preview" w:date="2026-01-01T00:00:00Z">
        <w:r>
          <w:t xml:space="preserve"> </w:t>
        </w:r>
      </w:ins>
      <w:ins w:id="18434" w:author="PR Preview" w:date="2026-01-01T00:00:00Z">
        <w:r>
          <w:t xml:space="preserve">If</w:t>
        </w:r>
      </w:ins>
      <w:ins w:id="18435" w:author="PR Preview" w:date="2026-01-01T00:00:00Z">
        <w:r>
          <w:t xml:space="preserve"> </w:t>
        </w:r>
      </w:ins>
      <m:oMath>
        <m:r>
          <m:rPr>
            <m:sty m:val="bi"/>
          </m:rPr>
          <m:t>X</m:t>
        </m:r>
      </m:oMath>
      <w:ins w:id="18436" w:author="PR Preview" w:date="2026-01-01T00:00:00Z">
        <w:r>
          <w:t xml:space="preserve"> </w:t>
        </w:r>
      </w:ins>
      <w:ins w:id="18437" w:author="PR Preview" w:date="2026-01-01T00:00:00Z">
        <w:r>
          <w:t xml:space="preserve">is an</w:t>
        </w:r>
      </w:ins>
      <w:ins w:id="18438" w:author="PR Preview" w:date="2026-01-01T00:00:00Z">
        <w:r>
          <w:t xml:space="preserve"> </w:t>
        </w:r>
      </w:ins>
      <m:oMath>
        <m:r>
          <m:t>n</m:t>
        </m:r>
        <m:r>
          <m:rPr>
            <m:sty m:val="p"/>
          </m:rPr>
          <m:t>×</m:t>
        </m:r>
        <m:r>
          <m:t>p</m:t>
        </m:r>
      </m:oMath>
      <w:ins w:id="18439" w:author="PR Preview" w:date="2026-01-01T00:00:00Z">
        <w:r>
          <w:t xml:space="preserve"> </w:t>
        </w:r>
      </w:ins>
      <w:ins w:id="18440" w:author="PR Preview" w:date="2026-01-01T00:00:00Z">
        <w:r>
          <w:t xml:space="preserve">design matrix with</w:t>
        </w:r>
      </w:ins>
      <w:ins w:id="18441" w:author="PR Preview" w:date="2026-01-01T00:00:00Z">
        <w:r>
          <w:t xml:space="preserve"> </w:t>
        </w:r>
      </w:ins>
      <m:oMath>
        <m:r>
          <m:rPr>
            <m:sty m:val="p"/>
          </m:rPr>
          <m:t>rank</m:t>
        </m:r>
        <m:r>
          <m:rPr>
            <m:sty m:val="p"/>
          </m:rPr>
          <m:t>(</m:t>
        </m:r>
        <m:r>
          <m:rPr>
            <m:sty m:val="bi"/>
          </m:rPr>
          <m:t>X</m:t>
        </m:r>
        <m:r>
          <m:rPr>
            <m:sty m:val="p"/>
          </m:rPr>
          <m:t>)</m:t>
        </m:r>
        <m:r>
          <m:rPr>
            <m:sty m:val="p"/>
          </m:rPr>
          <m:t>=</m:t>
        </m:r>
        <m:r>
          <m:t>p</m:t>
        </m:r>
      </m:oMath>
      <w:ins w:id="18442" w:author="PR Preview" w:date="2026-01-01T00:00:00Z">
        <w:r>
          <w:t xml:space="preserve">,</w:t>
        </w:r>
      </w:ins>
      <w:ins w:id="18443" w:author="PR Preview" w:date="2026-01-01T00:00:00Z">
        <w:r>
          <w:t xml:space="preserve"> </w:t>
        </w:r>
      </w:ins>
      <w:ins w:id="18444" w:author="PR Preview" w:date="2026-01-01T00:00:00Z">
        <w:r>
          <w:t xml:space="preserve">then the hat matrix</w:t>
        </w:r>
      </w:ins>
      <w:ins w:id="18445" w:author="PR Preview" w:date="2026-01-01T00:00:00Z">
        <w:r>
          <w:t xml:space="preserve"> </w:t>
        </w:r>
      </w:ins>
      <m:oMath>
        <m:r>
          <m:rPr>
            <m:sty m:val="bi"/>
          </m:rPr>
          <m:t>H</m:t>
        </m:r>
      </m:oMath>
      <w:ins w:id="18446" w:author="PR Preview" w:date="2026-01-01T00:00:00Z">
        <w:r>
          <w:t xml:space="preserve"> </w:t>
        </w:r>
      </w:ins>
      <w:ins w:id="18447" w:author="PR Preview" w:date="2026-01-01T00:00:00Z">
        <w:r>
          <w:t xml:space="preserve">(</w:t>
        </w:r>
      </w:ins>
      <w:hyperlink w:anchor="def-hat-matrix">
        <w:ins w:id="18448" w:author="PR Preview" w:date="2026-01-01T00:00:00Z">
          <w:r>
            <w:rPr>
              <w:rStyle w:val="Hyperlink"/>
            </w:rPr>
            <w:t xml:space="preserve">Definition 107</w:t>
          </w:r>
        </w:ins>
      </w:hyperlink>
      <w:ins w:id="18449" w:author="PR Preview" w:date="2026-01-01T00:00:00Z">
        <w:r>
          <w:t xml:space="preserve">)</w:t>
        </w:r>
      </w:ins>
      <w:ins w:id="18450" w:author="PR Preview" w:date="2026-01-01T00:00:00Z">
        <w:r>
          <w:t xml:space="preserve"> </w:t>
        </w:r>
      </w:ins>
      <w:ins w:id="18451" w:author="PR Preview" w:date="2026-01-01T00:00:00Z">
        <w:r>
          <w:t xml:space="preserve">is an orthogonal projection matrix (</w:t>
        </w:r>
      </w:ins>
      <w:hyperlink w:anchor="def-projection-matrix">
        <w:ins w:id="18452" w:author="PR Preview" w:date="2026-01-01T00:00:00Z">
          <w:r>
            <w:rPr>
              <w:rStyle w:val="Hyperlink"/>
            </w:rPr>
            <w:t xml:space="preserve">Definition 87</w:t>
          </w:r>
        </w:ins>
      </w:hyperlink>
      <w:ins w:id="18453" w:author="PR Preview" w:date="2026-01-01T00:00:00Z">
        <w:r>
          <w:t xml:space="preserve">).</w:t>
        </w:r>
      </w:ins>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18454" w:author="PR Preview" w:date="2026-01-01T00:00:00Z">
        <w:r>
          <w:delText xml:space="preserve">(</w:delText>
        </w:r>
      </w:del>
      <w:hyperlink w:anchor="thm-transpose-product">
        <w:del w:id="18455" w:author="PR Preview" w:date="2026-01-01T00:00:00Z">
          <w:r>
            <w:rPr>
              <w:rStyle w:val="Hyperlink"/>
            </w:rPr>
            <w:delText xml:space="preserve">Theorem 20</w:delText>
          </w:r>
        </w:del>
      </w:hyperlink>
      <w:del w:id="18456" w:author="PR Preview" w:date="2026-01-01T00:00:00Z">
        <w:r>
          <w:delText xml:space="preserve">),</w:delText>
        </w:r>
      </w:del>
      <w:del w:id="18457" w:author="PR Preview" w:date="2026-01-01T00:00:00Z">
        <w:r>
          <w:delText xml:space="preserve"> </w:delText>
        </w:r>
      </w:del>
      <w:del w:id="18458" w:author="PR Preview" w:date="2026-01-01T00:00:00Z">
        <w:r>
          <w:delText xml:space="preserve">so its inverse is symmetric too (</w:delText>
        </w:r>
      </w:del>
      <w:hyperlink w:anchor="cor-inverse-symmetric">
        <w:del w:id="18459" w:author="PR Preview" w:date="2026-01-01T00:00:00Z">
          <w:r>
            <w:rPr>
              <w:rStyle w:val="Hyperlink"/>
            </w:rPr>
            <w:delText xml:space="preserve">Corollary 10</w:delText>
          </w:r>
        </w:del>
      </w:hyperlink>
      <w:del w:id="18460" w:author="PR Preview" w:date="2026-01-01T00:00:00Z">
        <w:r>
          <w:delText xml:space="preserve">).</w:delText>
        </w:r>
      </w:del>
    </w:p>
    <w:p>
      <w:pPr>
        <w:pStyle w:val="FirstParagraph"/>
      </w:pPr>
      <w:ins w:id="18461" w:author="PR Preview" w:date="2026-01-01T00:00:00Z">
        <w:r>
          <w:t xml:space="preserve">(</w:t>
        </w:r>
      </w:ins>
      <w:hyperlink w:anchor="thm-transpose-product">
        <w:ins w:id="18462" w:author="PR Preview" w:date="2026-01-01T00:00:00Z">
          <w:r>
            <w:rPr>
              <w:rStyle w:val="Hyperlink"/>
            </w:rPr>
            <w:t xml:space="preserve">Theorem 19</w:t>
          </w:r>
        </w:ins>
      </w:hyperlink>
      <w:ins w:id="18463" w:author="PR Preview" w:date="2026-01-01T00:00:00Z">
        <w:r>
          <w:t xml:space="preserve">),</w:t>
        </w:r>
      </w:ins>
      <w:ins w:id="18464" w:author="PR Preview" w:date="2026-01-01T00:00:00Z">
        <w:r>
          <w:t xml:space="preserve"> </w:t>
        </w:r>
      </w:ins>
      <w:ins w:id="18465" w:author="PR Preview" w:date="2026-01-01T00:00:00Z">
        <w:r>
          <w:t xml:space="preserve">so its inverse is symmetric too (</w:t>
        </w:r>
      </w:ins>
      <w:hyperlink w:anchor="cor-inverse-symmetric">
        <w:ins w:id="18466" w:author="PR Preview" w:date="2026-01-01T00:00:00Z">
          <w:r>
            <w:rPr>
              <w:rStyle w:val="Hyperlink"/>
            </w:rPr>
            <w:t xml:space="preserve">Corollary 10</w:t>
          </w:r>
        </w:ins>
      </w:hyperlink>
      <w:ins w:id="18467" w:author="PR Preview" w:date="2026-01-01T00:00:00Z">
        <w:r>
          <w:t xml:space="preserve">).</w:t>
        </w:r>
      </w:ins>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del w:id="18468" w:author="PR Preview" w:date="2026-01-01T00:00:00Z">
        <w:r>
          <w:rPr>
            <w:b/>
            <w:bCs/>
          </w:rPr>
          <w:delText xml:space="preserve">Example 167 (The intercept-only hat matrix is a projection)</w:delText>
        </w:r>
      </w:del>
      <w:del w:id="18469" w:author="PR Preview" w:date="2026-01-01T00:00:00Z">
        <w:r>
          <w:delText xml:space="preserve"> </w:delText>
        </w:r>
      </w:del>
      <w:del w:id="18470" w:author="PR Preview" w:date="2026-01-01T00:00:00Z">
        <w:r>
          <w:delText xml:space="preserve">For</w:delText>
        </w:r>
      </w:del>
      <w:del w:id="18471"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18472" w:author="PR Preview" w:date="2026-01-01T00:00:00Z">
        <w:r>
          <w:delText xml:space="preserve"> </w:delText>
        </w:r>
      </w:del>
      <w:del w:id="18473" w:author="PR Preview" w:date="2026-01-01T00:00:00Z">
        <w:r>
          <w:delText xml:space="preserve">from</w:delText>
        </w:r>
      </w:del>
      <w:del w:id="18474" w:author="PR Preview" w:date="2026-01-01T00:00:00Z">
        <w:r>
          <w:delText xml:space="preserve"> </w:delText>
        </w:r>
      </w:del>
      <w:hyperlink w:anchor="exm-hat-matrix">
        <w:del w:id="18475" w:author="PR Preview" w:date="2026-01-01T00:00:00Z">
          <w:r>
            <w:rPr>
              <w:rStyle w:val="Hyperlink"/>
            </w:rPr>
            <w:delText xml:space="preserve">Example 166</w:delText>
          </w:r>
        </w:del>
      </w:hyperlink>
      <w:del w:id="18476" w:author="PR Preview" w:date="2026-01-01T00:00:00Z">
        <w:r>
          <w:delText xml:space="preserve">,</w:delText>
        </w:r>
      </w:del>
      <w:del w:id="18477" w:author="PR Preview" w:date="2026-01-01T00:00:00Z">
        <w:r>
          <w:delText xml:space="preserve"> </w:delText>
        </w:r>
      </w:del>
      <m:oMath>
        <m:sSup>
          <m:e>
            <m:r>
              <m:rPr>
                <m:sty m:val="bi"/>
              </m:rPr>
              <m:t>H</m:t>
            </m:r>
          </m:e>
          <m:sup>
            <m:r>
              <m:rPr>
                <m:sty m:val="p"/>
              </m:rPr>
              <m:t>⊤</m:t>
            </m:r>
          </m:sup>
        </m:sSup>
        <m:r>
          <m:rPr>
            <m:sty m:val="p"/>
          </m:rPr>
          <m:t>=</m:t>
        </m:r>
        <m:r>
          <m:rPr>
            <m:sty m:val="bi"/>
          </m:rPr>
          <m:t>H</m:t>
        </m:r>
      </m:oMath>
      <w:del w:id="18478"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18479" w:author="PR Preview" w:date="2026-01-01T00:00:00Z">
        <w:r>
          <w:delText xml:space="preserve">as</w:delText>
        </w:r>
      </w:del>
      <w:del w:id="18480" w:author="PR Preview" w:date="2026-01-01T00:00:00Z">
        <w:r>
          <w:delText xml:space="preserve"> </w:delText>
        </w:r>
      </w:del>
      <w:hyperlink w:anchor="thm-hat-matrix">
        <w:del w:id="18481" w:author="PR Preview" w:date="2026-01-01T00:00:00Z">
          <w:r>
            <w:rPr>
              <w:rStyle w:val="Hyperlink"/>
            </w:rPr>
            <w:delText xml:space="preserve">Theorem 91</w:delText>
          </w:r>
        </w:del>
      </w:hyperlink>
      <w:del w:id="18482" w:author="PR Preview" w:date="2026-01-01T00:00:00Z">
        <w:r>
          <w:delText xml:space="preserve"> </w:delText>
        </w:r>
      </w:del>
      <w:del w:id="18483" w:author="PR Preview" w:date="2026-01-01T00:00:00Z">
        <w:r>
          <w:delText xml:space="preserve">says.</w:delText>
        </w:r>
      </w:del>
    </w:p>
    <w:p>
      <w:pPr>
        <w:pStyle w:val="FirstParagraph"/>
      </w:pPr>
      <w:ins w:id="18484" w:author="PR Preview" w:date="2026-01-01T00:00:00Z">
        <w:r>
          <w:rPr>
            <w:b/>
            <w:bCs/>
          </w:rPr>
          <w:t xml:space="preserve">Example 166 (The intercept-only hat matrix is a projection)</w:t>
        </w:r>
      </w:ins>
      <w:ins w:id="18485" w:author="PR Preview" w:date="2026-01-01T00:00:00Z">
        <w:r>
          <w:t xml:space="preserve"> </w:t>
        </w:r>
      </w:ins>
      <w:ins w:id="18486" w:author="PR Preview" w:date="2026-01-01T00:00:00Z">
        <w:r>
          <w:t xml:space="preserve">For</w:t>
        </w:r>
      </w:ins>
      <w:ins w:id="18487"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18488" w:author="PR Preview" w:date="2026-01-01T00:00:00Z">
        <w:r>
          <w:t xml:space="preserve"> </w:t>
        </w:r>
      </w:ins>
      <w:ins w:id="18489" w:author="PR Preview" w:date="2026-01-01T00:00:00Z">
        <w:r>
          <w:t xml:space="preserve">from</w:t>
        </w:r>
      </w:ins>
      <w:ins w:id="18490" w:author="PR Preview" w:date="2026-01-01T00:00:00Z">
        <w:r>
          <w:t xml:space="preserve"> </w:t>
        </w:r>
      </w:ins>
      <w:hyperlink w:anchor="exm-hat-matrix">
        <w:ins w:id="18491" w:author="PR Preview" w:date="2026-01-01T00:00:00Z">
          <w:r>
            <w:rPr>
              <w:rStyle w:val="Hyperlink"/>
            </w:rPr>
            <w:t xml:space="preserve">Example 165</w:t>
          </w:r>
        </w:ins>
      </w:hyperlink>
      <w:ins w:id="18492" w:author="PR Preview" w:date="2026-01-01T00:00:00Z">
        <w:r>
          <w:t xml:space="preserve">,</w:t>
        </w:r>
      </w:ins>
      <w:ins w:id="18493" w:author="PR Preview" w:date="2026-01-01T00:00:00Z">
        <w:r>
          <w:t xml:space="preserve"> </w:t>
        </w:r>
      </w:ins>
      <m:oMath>
        <m:sSup>
          <m:e>
            <m:r>
              <m:rPr>
                <m:sty m:val="bi"/>
              </m:rPr>
              <m:t>H</m:t>
            </m:r>
          </m:e>
          <m:sup>
            <m:r>
              <m:rPr>
                <m:sty m:val="p"/>
              </m:rPr>
              <m:t>⊤</m:t>
            </m:r>
          </m:sup>
        </m:sSup>
        <m:r>
          <m:rPr>
            <m:sty m:val="p"/>
          </m:rPr>
          <m:t>=</m:t>
        </m:r>
        <m:r>
          <m:rPr>
            <m:sty m:val="bi"/>
          </m:rPr>
          <m:t>H</m:t>
        </m:r>
      </m:oMath>
      <w:ins w:id="18494"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18495" w:author="PR Preview" w:date="2026-01-01T00:00:00Z">
        <w:r>
          <w:t xml:space="preserve">as</w:t>
        </w:r>
      </w:ins>
      <w:ins w:id="18496" w:author="PR Preview" w:date="2026-01-01T00:00:00Z">
        <w:r>
          <w:t xml:space="preserve"> </w:t>
        </w:r>
      </w:ins>
      <w:hyperlink w:anchor="thm-hat-matrix">
        <w:ins w:id="18497" w:author="PR Preview" w:date="2026-01-01T00:00:00Z">
          <w:r>
            <w:rPr>
              <w:rStyle w:val="Hyperlink"/>
            </w:rPr>
            <w:t xml:space="preserve">Theorem 90</w:t>
          </w:r>
        </w:ins>
      </w:hyperlink>
      <w:ins w:id="18498" w:author="PR Preview" w:date="2026-01-01T00:00:00Z">
        <w:r>
          <w:t xml:space="preserve"> </w:t>
        </w:r>
      </w:ins>
      <w:ins w:id="18499" w:author="PR Preview" w:date="2026-01-01T00:00:00Z">
        <w:r>
          <w:t xml:space="preserve">says.</w:t>
        </w:r>
      </w:ins>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del w:id="18500" w:author="PR Preview" w:date="2026-01-01T00:00:00Z">
        <w:r>
          <w:delText xml:space="preserve">Multiplying by</w:delText>
        </w:r>
      </w:del>
      <w:del w:id="18501" w:author="PR Preview" w:date="2026-01-01T00:00:00Z">
        <w:r>
          <w:delText xml:space="preserve"> </w:delText>
        </w:r>
      </w:del>
      <m:oMath>
        <m:r>
          <m:rPr>
            <m:sty m:val="bi"/>
          </m:rPr>
          <m:t>H</m:t>
        </m:r>
      </m:oMath>
      <w:del w:id="18502" w:author="PR Preview" w:date="2026-01-01T00:00:00Z">
        <w:r>
          <w:delText xml:space="preserve"> </w:delText>
        </w:r>
      </w:del>
      <w:del w:id="18503" w:author="PR Preview" w:date="2026-01-01T00:00:00Z">
        <w:r>
          <w:delText xml:space="preserve">“puts a hat”</w:delText>
        </w:r>
      </w:del>
      <w:del w:id="18504" w:author="PR Preview" w:date="2026-01-01T00:00:00Z">
        <w:r>
          <w:delText xml:space="preserve"> </w:delText>
        </w:r>
      </w:del>
      <w:del w:id="18505" w:author="PR Preview" w:date="2026-01-01T00:00:00Z">
        <w:r>
          <w:delText xml:space="preserve">on</w:delText>
        </w:r>
      </w:del>
      <w:del w:id="18506" w:author="PR Preview" w:date="2026-01-01T00:00:00Z">
        <w:r>
          <w:delText xml:space="preserve"> </w:delText>
        </w:r>
      </w:del>
      <w:del w:id="18507" w:author="PR Preview" w:date="2026-01-01T00:00:00Z">
        <w:r>
          <w:delText xml:space="preserve">$\mathord{\smash[b]{\underset{\raise.3ex\hbox{$\scriptstyle\sim$}}{y}}\vphantom{y}}$</w:delText>
        </w:r>
      </w:del>
      <w:del w:id="18508" w:author="PR Preview" w:date="2026-01-01T00:00:00Z">
        <w:r>
          <w:delText xml:space="preserve">,</w:delText>
        </w:r>
      </w:del>
      <w:del w:id="18509" w:author="PR Preview" w:date="2026-01-01T00:00:00Z">
        <w:r>
          <w:delText xml:space="preserve"> </w:delText>
        </w:r>
      </w:del>
      <w:del w:id="18510" w:author="PR Preview" w:date="2026-01-01T00:00:00Z">
        <w:r>
          <w:delText xml:space="preserve">which is where the name comes from.</w:delText>
        </w:r>
      </w:del>
      <w:del w:id="18511" w:author="PR Preview" w:date="2026-01-01T00:00:00Z">
        <w:r>
          <w:delText xml:space="preserve"> </w:delText>
        </w:r>
      </w:del>
      <w:del w:id="18512" w:author="PR Preview" w:date="2026-01-01T00:00:00Z">
        <w:r>
          <w:delText xml:space="preserve">In</w:delText>
        </w:r>
      </w:del>
      <w:del w:id="18513" w:author="PR Preview" w:date="2026-01-01T00:00:00Z">
        <w:r>
          <w:delText xml:space="preserve"> </w:delText>
        </w:r>
      </w:del>
      <w:hyperlink w:anchor="exm-hat-matrix">
        <w:del w:id="18514" w:author="PR Preview" w:date="2026-01-01T00:00:00Z">
          <w:r>
            <w:rPr>
              <w:rStyle w:val="Hyperlink"/>
            </w:rPr>
            <w:delText xml:space="preserve">Example 166</w:delText>
          </w:r>
        </w:del>
      </w:hyperlink>
      <w:del w:id="18515" w:author="PR Preview" w:date="2026-01-01T00:00:00Z">
        <w:r>
          <w:delText xml:space="preserve">,</w:delText>
        </w:r>
      </w:del>
      <w:del w:id="18516" w:author="PR Preview" w:date="2026-01-01T00:00:00Z">
        <w:r>
          <w:delText xml:space="preserve"> </w:delText>
        </w:r>
      </w:del>
      <m:oMath>
        <m:r>
          <m:rPr>
            <m:sty m:val="bi"/>
          </m:rPr>
          <m:t>H</m:t>
        </m:r>
      </m:oMath>
      <w:del w:id="18517" w:author="PR Preview" w:date="2026-01-01T00:00:00Z">
        <w:r>
          <w:delText xml:space="preserve"> </w:delText>
        </w:r>
      </w:del>
      <w:del w:id="18518" w:author="PR Preview" w:date="2026-01-01T00:00:00Z">
        <w:r>
          <w:delText xml:space="preserve">puts a hat on</w:delText>
        </w:r>
      </w:del>
      <w:del w:id="18519" w:author="PR Preview" w:date="2026-01-01T00:00:00Z">
        <w:r>
          <w:delText xml:space="preserve"> </w:delText>
        </w:r>
      </w:del>
      <w:del w:id="18520" w:author="PR Preview" w:date="2026-01-01T00:00:00Z">
        <w:r>
          <w:delText xml:space="preserve">$\mathord{\smash[b]{\underset{\raise.3ex\hbox{$\scriptstyle\sim$}}{y}}\vphantom{y}}$</w:delText>
        </w:r>
      </w:del>
      <w:del w:id="18521" w:author="PR Preview" w:date="2026-01-01T00:00:00Z">
        <w:r>
          <w:delText xml:space="preserve"> </w:delText>
        </w:r>
      </w:del>
      <w:del w:id="18522" w:author="PR Preview" w:date="2026-01-01T00:00:00Z">
        <w:r>
          <w:delText xml:space="preserve">by replacing each</w:delText>
        </w:r>
      </w:del>
      <w:del w:id="18523" w:author="PR Preview" w:date="2026-01-01T00:00:00Z">
        <w:r>
          <w:delText xml:space="preserve"> </w:delText>
        </w:r>
      </w:del>
      <m:oMath>
        <m:sSub>
          <m:e>
            <m:r>
              <m:t>y</m:t>
            </m:r>
          </m:e>
          <m:sub>
            <m:r>
              <m:t>i</m:t>
            </m:r>
          </m:sub>
        </m:sSub>
      </m:oMath>
      <w:del w:id="18524" w:author="PR Preview" w:date="2026-01-01T00:00:00Z">
        <w:r>
          <w:delText xml:space="preserve"> </w:delText>
        </w:r>
      </w:del>
      <w:del w:id="18525" w:author="PR Preview" w:date="2026-01-01T00:00:00Z">
        <w:r>
          <w:delText xml:space="preserve">with the sample mean</w:delText>
        </w:r>
      </w:del>
      <w:del w:id="18526" w:author="PR Preview" w:date="2026-01-01T00:00:00Z">
        <w:r>
          <w:delText xml:space="preserve"> </w:delText>
        </w:r>
      </w:del>
      <m:oMath>
        <m:acc>
          <m:accPr>
            <m:chr m:val="‾"/>
          </m:accPr>
          <m:e>
            <m:r>
              <m:t>y</m:t>
            </m:r>
          </m:e>
        </m:acc>
      </m:oMath>
      <w:del w:id="18527" w:author="PR Preview" w:date="2026-01-01T00:00:00Z">
        <w:r>
          <w:delText xml:space="preserve">.</w:delText>
        </w:r>
      </w:del>
    </w:p>
    <w:p>
      <w:pPr>
        <w:pStyle w:val="FirstParagraph"/>
      </w:pPr>
      <w:ins w:id="18528" w:author="PR Preview" w:date="2026-01-01T00:00:00Z">
        <w:r>
          <w:t xml:space="preserve">Multiplying by</w:t>
        </w:r>
      </w:ins>
      <w:ins w:id="18529" w:author="PR Preview" w:date="2026-01-01T00:00:00Z">
        <w:r>
          <w:t xml:space="preserve"> </w:t>
        </w:r>
      </w:ins>
      <m:oMath>
        <m:r>
          <m:rPr>
            <m:sty m:val="bi"/>
          </m:rPr>
          <m:t>H</m:t>
        </m:r>
      </m:oMath>
      <w:ins w:id="18530" w:author="PR Preview" w:date="2026-01-01T00:00:00Z">
        <w:r>
          <w:t xml:space="preserve"> </w:t>
        </w:r>
      </w:ins>
      <w:ins w:id="18531" w:author="PR Preview" w:date="2026-01-01T00:00:00Z">
        <w:r>
          <w:t xml:space="preserve">“puts a hat”</w:t>
        </w:r>
      </w:ins>
      <w:ins w:id="18532" w:author="PR Preview" w:date="2026-01-01T00:00:00Z">
        <w:r>
          <w:t xml:space="preserve"> </w:t>
        </w:r>
      </w:ins>
      <w:ins w:id="18533" w:author="PR Preview" w:date="2026-01-01T00:00:00Z">
        <w:r>
          <w:t xml:space="preserve">on</w:t>
        </w:r>
      </w:ins>
      <w:ins w:id="18534" w:author="PR Preview" w:date="2026-01-01T00:00:00Z">
        <w:r>
          <w:t xml:space="preserve"> </w:t>
        </w:r>
      </w:ins>
      <w:ins w:id="18535" w:author="PR Preview" w:date="2026-01-01T00:00:00Z">
        <w:r>
          <w:t xml:space="preserve">$\mathord{\smash[b]{\underset{\raise.3ex\hbox{$\scriptstyle\sim$}}{y}}\vphantom{y}}$</w:t>
        </w:r>
      </w:ins>
      <w:ins w:id="18536" w:author="PR Preview" w:date="2026-01-01T00:00:00Z">
        <w:r>
          <w:t xml:space="preserve">,</w:t>
        </w:r>
      </w:ins>
      <w:ins w:id="18537" w:author="PR Preview" w:date="2026-01-01T00:00:00Z">
        <w:r>
          <w:t xml:space="preserve"> </w:t>
        </w:r>
      </w:ins>
      <w:ins w:id="18538" w:author="PR Preview" w:date="2026-01-01T00:00:00Z">
        <w:r>
          <w:t xml:space="preserve">which is where the name comes from.</w:t>
        </w:r>
      </w:ins>
      <w:ins w:id="18539" w:author="PR Preview" w:date="2026-01-01T00:00:00Z">
        <w:r>
          <w:t xml:space="preserve"> </w:t>
        </w:r>
      </w:ins>
      <w:ins w:id="18540" w:author="PR Preview" w:date="2026-01-01T00:00:00Z">
        <w:r>
          <w:t xml:space="preserve">In</w:t>
        </w:r>
      </w:ins>
      <w:ins w:id="18541" w:author="PR Preview" w:date="2026-01-01T00:00:00Z">
        <w:r>
          <w:t xml:space="preserve"> </w:t>
        </w:r>
      </w:ins>
      <w:hyperlink w:anchor="exm-hat-matrix">
        <w:ins w:id="18542" w:author="PR Preview" w:date="2026-01-01T00:00:00Z">
          <w:r>
            <w:rPr>
              <w:rStyle w:val="Hyperlink"/>
            </w:rPr>
            <w:t xml:space="preserve">Example 165</w:t>
          </w:r>
        </w:ins>
      </w:hyperlink>
      <w:ins w:id="18543" w:author="PR Preview" w:date="2026-01-01T00:00:00Z">
        <w:r>
          <w:t xml:space="preserve">,</w:t>
        </w:r>
      </w:ins>
      <w:ins w:id="18544" w:author="PR Preview" w:date="2026-01-01T00:00:00Z">
        <w:r>
          <w:t xml:space="preserve"> </w:t>
        </w:r>
      </w:ins>
      <m:oMath>
        <m:r>
          <m:rPr>
            <m:sty m:val="bi"/>
          </m:rPr>
          <m:t>H</m:t>
        </m:r>
      </m:oMath>
      <w:ins w:id="18545" w:author="PR Preview" w:date="2026-01-01T00:00:00Z">
        <w:r>
          <w:t xml:space="preserve"> </w:t>
        </w:r>
      </w:ins>
      <w:ins w:id="18546" w:author="PR Preview" w:date="2026-01-01T00:00:00Z">
        <w:r>
          <w:t xml:space="preserve">puts a hat on</w:t>
        </w:r>
      </w:ins>
      <w:ins w:id="18547" w:author="PR Preview" w:date="2026-01-01T00:00:00Z">
        <w:r>
          <w:t xml:space="preserve"> </w:t>
        </w:r>
      </w:ins>
      <w:ins w:id="18548" w:author="PR Preview" w:date="2026-01-01T00:00:00Z">
        <w:r>
          <w:t xml:space="preserve">$\mathord{\smash[b]{\underset{\raise.3ex\hbox{$\scriptstyle\sim$}}{y}}\vphantom{y}}$</w:t>
        </w:r>
      </w:ins>
      <w:ins w:id="18549" w:author="PR Preview" w:date="2026-01-01T00:00:00Z">
        <w:r>
          <w:t xml:space="preserve"> </w:t>
        </w:r>
      </w:ins>
      <w:ins w:id="18550" w:author="PR Preview" w:date="2026-01-01T00:00:00Z">
        <w:r>
          <w:t xml:space="preserve">by replacing each</w:t>
        </w:r>
      </w:ins>
      <w:ins w:id="18551" w:author="PR Preview" w:date="2026-01-01T00:00:00Z">
        <w:r>
          <w:t xml:space="preserve"> </w:t>
        </w:r>
      </w:ins>
      <m:oMath>
        <m:sSub>
          <m:e>
            <m:r>
              <m:t>y</m:t>
            </m:r>
          </m:e>
          <m:sub>
            <m:r>
              <m:t>i</m:t>
            </m:r>
          </m:sub>
        </m:sSub>
      </m:oMath>
      <w:ins w:id="18552" w:author="PR Preview" w:date="2026-01-01T00:00:00Z">
        <w:r>
          <w:t xml:space="preserve"> </w:t>
        </w:r>
      </w:ins>
      <w:ins w:id="18553" w:author="PR Preview" w:date="2026-01-01T00:00:00Z">
        <w:r>
          <w:t xml:space="preserve">with the sample mean</w:t>
        </w:r>
      </w:ins>
      <w:ins w:id="18554" w:author="PR Preview" w:date="2026-01-01T00:00:00Z">
        <w:r>
          <w:t xml:space="preserve"> </w:t>
        </w:r>
      </w:ins>
      <m:oMath>
        <m:acc>
          <m:accPr>
            <m:chr m:val="‾"/>
          </m:accPr>
          <m:e>
            <m:r>
              <m:t>y</m:t>
            </m:r>
          </m:e>
        </m:acc>
      </m:oMath>
      <w:ins w:id="18555" w:author="PR Preview" w:date="2026-01-01T00:00:00Z">
        <w:r>
          <w:t xml:space="preserve">.</w:t>
        </w:r>
      </w:ins>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del w:id="18556" w:author="PR Preview" w:date="2026-01-01T00:00:00Z">
        <w:r>
          <w:rPr>
            <w:b/>
            <w:bCs/>
          </w:rPr>
          <w:delText xml:space="preserve">Definition 108 (Orthogonal projection onto a subspace)</w:delText>
        </w:r>
      </w:del>
      <w:del w:id="18557" w:author="PR Preview" w:date="2026-01-01T00:00:00Z">
        <w:r>
          <w:delText xml:space="preserve"> </w:delText>
        </w:r>
      </w:del>
      <w:del w:id="18558" w:author="PR Preview" w:date="2026-01-01T00:00:00Z">
        <w:r>
          <w:delText xml:space="preserve">Let</w:delText>
        </w:r>
      </w:del>
      <w:del w:id="18559" w:author="PR Preview" w:date="2026-01-01T00:00:00Z">
        <w:r>
          <w:delText xml:space="preserve"> </w:delText>
        </w:r>
      </w:del>
      <m:oMath>
        <m:r>
          <m:rPr>
            <m:scr m:val="script"/>
            <m:sty m:val="p"/>
          </m:rPr>
          <m:t>S</m:t>
        </m:r>
      </m:oMath>
      <w:del w:id="18560" w:author="PR Preview" w:date="2026-01-01T00:00:00Z">
        <w:r>
          <w:delText xml:space="preserve"> </w:delText>
        </w:r>
      </w:del>
      <w:del w:id="18561" w:author="PR Preview" w:date="2026-01-01T00:00:00Z">
        <w:r>
          <w:delText xml:space="preserve">be a subspace of</w:delText>
        </w:r>
      </w:del>
      <w:del w:id="18562" w:author="PR Preview" w:date="2026-01-01T00:00:00Z">
        <w:r>
          <w:delText xml:space="preserve"> </w:delText>
        </w:r>
      </w:del>
      <m:oMath>
        <m:sSup>
          <m:e>
            <m:r>
              <m:rPr>
                <m:scr m:val="double-struck"/>
                <m:sty m:val="p"/>
              </m:rPr>
              <m:t>R</m:t>
            </m:r>
          </m:e>
          <m:sup>
            <m:r>
              <m:t>p</m:t>
            </m:r>
          </m:sup>
        </m:sSup>
      </m:oMath>
      <w:del w:id="18563" w:author="PR Preview" w:date="2026-01-01T00:00:00Z">
        <w:r>
          <w:delText xml:space="preserve"> </w:delText>
        </w:r>
      </w:del>
      <w:del w:id="18564" w:author="PR Preview" w:date="2026-01-01T00:00:00Z">
        <w:r>
          <w:delText xml:space="preserve">and</w:delText>
        </w:r>
      </w:del>
      <w:del w:id="18565" w:author="PR Preview" w:date="2026-01-01T00:00:00Z">
        <w:r>
          <w:delText xml:space="preserve"> </w:delText>
        </w:r>
      </w:del>
      <w:del w:id="18566" w:author="PR Preview" w:date="2026-01-01T00:00:00Z">
        <w:r>
          <w:delText xml:space="preserve">$\mathord{\smash[b]{\underset{\raise.3ex\hbox{$\scriptstyle\sim$}}{y}}\vphantom{y}} \in \mathbb{R}^p$</w:delText>
        </w:r>
      </w:del>
      <w:del w:id="18567" w:author="PR Preview" w:date="2026-01-01T00:00:00Z">
        <w:r>
          <w:delText xml:space="preserve">.</w:delText>
        </w:r>
      </w:del>
      <w:del w:id="18568" w:author="PR Preview" w:date="2026-01-01T00:00:00Z">
        <w:r>
          <w:delText xml:space="preserve"> </w:delText>
        </w:r>
      </w:del>
      <w:del w:id="18569" w:author="PR Preview" w:date="2026-01-01T00:00:00Z">
        <w:r>
          <w:delText xml:space="preserve">By</w:delText>
        </w:r>
      </w:del>
      <w:del w:id="18570" w:author="PR Preview" w:date="2026-01-01T00:00:00Z">
        <w:r>
          <w:delText xml:space="preserve"> </w:delText>
        </w:r>
      </w:del>
      <w:hyperlink w:anchor="thm-orthogonal-direct-sum">
        <w:del w:id="18571" w:author="PR Preview" w:date="2026-01-01T00:00:00Z">
          <w:r>
            <w:rPr>
              <w:rStyle w:val="Hyperlink"/>
            </w:rPr>
            <w:delText xml:space="preserve">Theorem 55</w:delText>
          </w:r>
        </w:del>
      </w:hyperlink>
      <w:del w:id="18572" w:author="PR Preview" w:date="2026-01-01T00:00:00Z">
        <w:r>
          <w:delText xml:space="preserve">,</w:delText>
        </w:r>
      </w:del>
      <w:del w:id="18573" w:author="PR Preview" w:date="2026-01-01T00:00:00Z">
        <w:r>
          <w:delText xml:space="preserve"> </w:delText>
        </w:r>
      </w:del>
      <w:del w:id="18574" w:author="PR Preview" w:date="2026-01-01T00:00:00Z">
        <w:r>
          <w:delText xml:space="preserve">$\mathord{\smash[b]{\underset{\raise.3ex\hbox{$\scriptstyle\sim$}}{y}}\vphantom{y}} = \mathord{\smash[b]{\underset{\raise.3ex\hbox{$\scriptstyle\sim$}}{u}}\vphantom{u}} + \mathord{\smash[b]{\underset{\raise.3ex\hbox{$\scriptstyle\sim$}}{v}}\vphantom{v}}$</w:delText>
        </w:r>
      </w:del>
      <w:del w:id="18575" w:author="PR Preview" w:date="2026-01-01T00:00:00Z">
        <w:r>
          <w:delText xml:space="preserve"> </w:delText>
        </w:r>
      </w:del>
      <w:del w:id="18576" w:author="PR Preview" w:date="2026-01-01T00:00:00Z">
        <w:r>
          <w:delText xml:space="preserve">for exactly one</w:delText>
        </w:r>
      </w:del>
      <w:del w:id="18577" w:author="PR Preview" w:date="2026-01-01T00:00:00Z">
        <w:r>
          <w:delText xml:space="preserve"> </w:delText>
        </w:r>
      </w:del>
      <w:del w:id="18578" w:author="PR Preview" w:date="2026-01-01T00:00:00Z">
        <w:r>
          <w:delText xml:space="preserve">$\mathord{\smash[b]{\underset{\raise.3ex\hbox{$\scriptstyle\sim$}}{u}}\vphantom{u}} \in \mathcal{S}$</w:delText>
        </w:r>
      </w:del>
      <w:del w:id="18579" w:author="PR Preview" w:date="2026-01-01T00:00:00Z">
        <w:r>
          <w:delText xml:space="preserve"> </w:delText>
        </w:r>
      </w:del>
      <w:del w:id="18580" w:author="PR Preview" w:date="2026-01-01T00:00:00Z">
        <w:r>
          <w:delText xml:space="preserve">and</w:delText>
        </w:r>
      </w:del>
      <w:del w:id="18581" w:author="PR Preview" w:date="2026-01-01T00:00:00Z">
        <w:r>
          <w:delText xml:space="preserve"> </w:delText>
        </w:r>
      </w:del>
      <w:del w:id="18582" w:author="PR Preview" w:date="2026-01-01T00:00:00Z">
        <w:r>
          <w:delText xml:space="preserve">$\mathord{\smash[b]{\underset{\raise.3ex\hbox{$\scriptstyle\sim$}}{v}}\vphantom{v}} \in \mathcal{S}^\perp$</w:delText>
        </w:r>
      </w:del>
      <w:del w:id="18583" w:author="PR Preview" w:date="2026-01-01T00:00:00Z">
        <w:r>
          <w:delText xml:space="preserve">.</w:delText>
        </w:r>
      </w:del>
      <w:del w:id="18584" w:author="PR Preview" w:date="2026-01-01T00:00:00Z">
        <w:r>
          <w:delText xml:space="preserve"> </w:delText>
        </w:r>
      </w:del>
      <w:del w:id="18585" w:author="PR Preview" w:date="2026-01-01T00:00:00Z">
        <w:r>
          <w:delText xml:space="preserve">The vector</w:delText>
        </w:r>
      </w:del>
      <w:del w:id="18586" w:author="PR Preview" w:date="2026-01-01T00:00:00Z">
        <w:r>
          <w:delText xml:space="preserve"> </w:delText>
        </w:r>
      </w:del>
      <w:del w:id="18587" w:author="PR Preview" w:date="2026-01-01T00:00:00Z">
        <w:r>
          <w:delText xml:space="preserve">$\mathord{\smash[b]{\underset{\raise.3ex\hbox{$\scriptstyle\sim$}}{u}}\vphantom{u}}$</w:delText>
        </w:r>
      </w:del>
      <w:del w:id="18588" w:author="PR Preview" w:date="2026-01-01T00:00:00Z">
        <w:r>
          <w:delText xml:space="preserve"> </w:delText>
        </w:r>
      </w:del>
      <w:del w:id="18589" w:author="PR Preview" w:date="2026-01-01T00:00:00Z">
        <w:r>
          <w:delText xml:space="preserve">is the</w:delText>
        </w:r>
      </w:del>
      <w:del w:id="18590" w:author="PR Preview" w:date="2026-01-01T00:00:00Z">
        <w:r>
          <w:delText xml:space="preserve"> </w:delText>
        </w:r>
      </w:del>
      <w:del w:id="18591" w:author="PR Preview" w:date="2026-01-01T00:00:00Z">
        <w:r>
          <w:rPr>
            <w:b/>
            <w:bCs/>
          </w:rPr>
          <w:delText xml:space="preserve">orthogonal projection</w:delText>
        </w:r>
      </w:del>
      <w:del w:id="18592" w:author="PR Preview" w:date="2026-01-01T00:00:00Z">
        <w:r>
          <w:delText xml:space="preserve"> </w:delText>
        </w:r>
      </w:del>
      <w:del w:id="18593" w:author="PR Preview" w:date="2026-01-01T00:00:00Z">
        <w:r>
          <w:delText xml:space="preserve">of</w:delText>
        </w:r>
      </w:del>
      <w:del w:id="18594" w:author="PR Preview" w:date="2026-01-01T00:00:00Z">
        <w:r>
          <w:delText xml:space="preserve"> </w:delText>
        </w:r>
      </w:del>
      <w:del w:id="18595" w:author="PR Preview" w:date="2026-01-01T00:00:00Z">
        <w:r>
          <w:delText xml:space="preserve">$\mathord{\smash[b]{\underset{\raise.3ex\hbox{$\scriptstyle\sim$}}{y}}\vphantom{y}}$</w:delText>
        </w:r>
      </w:del>
      <w:del w:id="18596" w:author="PR Preview" w:date="2026-01-01T00:00:00Z">
        <w:r>
          <w:delText xml:space="preserve"> </w:delText>
        </w:r>
      </w:del>
      <w:del w:id="18597" w:author="PR Preview" w:date="2026-01-01T00:00:00Z">
        <w:r>
          <w:delText xml:space="preserve">onto</w:delText>
        </w:r>
      </w:del>
      <w:del w:id="18598" w:author="PR Preview" w:date="2026-01-01T00:00:00Z">
        <w:r>
          <w:delText xml:space="preserve"> </w:delText>
        </w:r>
      </w:del>
      <m:oMath>
        <m:r>
          <m:rPr>
            <m:scr m:val="script"/>
            <m:sty m:val="p"/>
          </m:rPr>
          <m:t>S</m:t>
        </m:r>
      </m:oMath>
      <w:del w:id="18599" w:author="PR Preview" w:date="2026-01-01T00:00:00Z">
        <w:r>
          <w:delText xml:space="preserve">.</w:delText>
        </w:r>
      </w:del>
      <w:del w:id="18600" w:author="PR Preview" w:date="2026-01-01T00:00:00Z">
        <w:r>
          <w:delText xml:space="preserve"> </w:delText>
        </w:r>
      </w:del>
      <w:del w:id="18601" w:author="PR Preview" w:date="2026-01-01T00:00:00Z">
        <w:r>
          <w:delText xml:space="preserve">It is the projection of</w:delText>
        </w:r>
      </w:del>
      <w:del w:id="18602" w:author="PR Preview" w:date="2026-01-01T00:00:00Z">
        <w:r>
          <w:delText xml:space="preserve"> </w:delText>
        </w:r>
      </w:del>
      <w:del w:id="18603" w:author="PR Preview" w:date="2026-01-01T00:00:00Z">
        <w:r>
          <w:delText xml:space="preserve">$\mathord{\smash[b]{\underset{\raise.3ex\hbox{$\scriptstyle\sim$}}{y}}\vphantom{y}}$</w:delText>
        </w:r>
      </w:del>
      <w:del w:id="18604" w:author="PR Preview" w:date="2026-01-01T00:00:00Z">
        <w:r>
          <w:delText xml:space="preserve"> </w:delText>
        </w:r>
      </w:del>
      <w:del w:id="18605" w:author="PR Preview" w:date="2026-01-01T00:00:00Z">
        <w:r>
          <w:delText xml:space="preserve">onto</w:delText>
        </w:r>
      </w:del>
      <w:del w:id="18606" w:author="PR Preview" w:date="2026-01-01T00:00:00Z">
        <w:r>
          <w:delText xml:space="preserve"> </w:delText>
        </w:r>
      </w:del>
      <m:oMath>
        <m:r>
          <m:rPr>
            <m:scr m:val="script"/>
            <m:sty m:val="p"/>
          </m:rPr>
          <m:t>S</m:t>
        </m:r>
      </m:oMath>
      <w:del w:id="18607" w:author="PR Preview" w:date="2026-01-01T00:00:00Z">
        <w:r>
          <w:delText xml:space="preserve"> </w:delText>
        </w:r>
      </w:del>
      <w:del w:id="18608" w:author="PR Preview" w:date="2026-01-01T00:00:00Z">
        <w:r>
          <w:delText xml:space="preserve">along</w:delText>
        </w:r>
      </w:del>
      <w:del w:id="18609" w:author="PR Preview" w:date="2026-01-01T00:00:00Z">
        <w:r>
          <w:delText xml:space="preserve"> </w:delText>
        </w:r>
      </w:del>
      <m:oMath>
        <m:sSup>
          <m:e>
            <m:r>
              <m:rPr>
                <m:scr m:val="script"/>
                <m:sty m:val="p"/>
              </m:rPr>
              <m:t>S</m:t>
            </m:r>
          </m:e>
          <m:sup>
            <m:r>
              <m:rPr>
                <m:sty m:val="p"/>
              </m:rPr>
              <m:t>⟂</m:t>
            </m:r>
          </m:sup>
        </m:sSup>
      </m:oMath>
      <w:del w:id="18610" w:author="PR Preview" w:date="2026-01-01T00:00:00Z">
        <w:r>
          <w:delText xml:space="preserve"> </w:delText>
        </w:r>
      </w:del>
      <w:del w:id="18611" w:author="PR Preview" w:date="2026-01-01T00:00:00Z">
        <w:r>
          <w:delText xml:space="preserve">(</w:delText>
        </w:r>
      </w:del>
      <w:hyperlink w:anchor="def-projection">
        <w:del w:id="18612" w:author="PR Preview" w:date="2026-01-01T00:00:00Z">
          <w:r>
            <w:rPr>
              <w:rStyle w:val="Hyperlink"/>
            </w:rPr>
            <w:delText xml:space="preserve">Definition 66</w:delText>
          </w:r>
        </w:del>
      </w:hyperlink>
      <w:del w:id="18613" w:author="PR Preview" w:date="2026-01-01T00:00:00Z">
        <w:r>
          <w:delText xml:space="preserve">).</w:delText>
        </w:r>
      </w:del>
    </w:p>
    <w:p>
      <w:pPr>
        <w:pStyle w:val="BodyText"/>
      </w:pPr>
      <w:del w:id="18614" w:author="PR Preview" w:date="2026-01-01T00:00:00Z">
        <w:r>
          <w:rPr>
            <w:b/>
            <w:bCs/>
          </w:rPr>
          <w:delText xml:space="preserve">Example 168 (Projecting onto a line in</w:delText>
        </w:r>
      </w:del>
      <w:del w:id="18615" w:author="PR Preview" w:date="2026-01-01T00:00:00Z">
        <w:r>
          <w:rPr>
            <w:b/>
            <w:bCs/>
          </w:rPr>
          <w:delText xml:space="preserve"> </w:delText>
        </w:r>
      </w:del>
      <m:oMath>
        <m:sSup>
          <m:e>
            <m:r>
              <m:rPr>
                <m:scr m:val="double-struck"/>
                <m:sty m:val="p"/>
              </m:rPr>
              <m:t>R</m:t>
            </m:r>
          </m:e>
          <m:sup>
            <m:r>
              <m:t>3</m:t>
            </m:r>
          </m:sup>
        </m:sSup>
      </m:oMath>
      <w:del w:id="18616" w:author="PR Preview" w:date="2026-01-01T00:00:00Z">
        <w:r>
          <w:rPr>
            <w:b/>
            <w:bCs/>
          </w:rPr>
          <w:delText xml:space="preserve">)</w:delText>
        </w:r>
      </w:del>
      <w:del w:id="18617" w:author="PR Preview" w:date="2026-01-01T00:00:00Z">
        <w:r>
          <w:delText xml:space="preserve"> </w:delText>
        </w:r>
      </w:del>
      <w:del w:id="18618" w:author="PR Preview" w:date="2026-01-01T00:00:00Z">
        <w:r>
          <w:delText xml:space="preserve">In</w:delText>
        </w:r>
      </w:del>
      <w:del w:id="18619" w:author="PR Preview" w:date="2026-01-01T00:00:00Z">
        <w:r>
          <w:delText xml:space="preserve"> </w:delText>
        </w:r>
      </w:del>
      <w:hyperlink w:anchor="exm-orthogonal-direct-sum">
        <w:del w:id="18620" w:author="PR Preview" w:date="2026-01-01T00:00:00Z">
          <w:r>
            <w:rPr>
              <w:rStyle w:val="Hyperlink"/>
            </w:rPr>
            <w:delText xml:space="preserve">Example 96</w:delText>
          </w:r>
        </w:del>
      </w:hyperlink>
      <w:del w:id="18621" w:author="PR Preview" w:date="2026-01-01T00:00:00Z">
        <w:r>
          <w:delText xml:space="preserve">,</w:delText>
        </w:r>
      </w:del>
      <w:del w:id="18622" w:author="PR Preview" w:date="2026-01-01T00:00:00Z">
        <w:r>
          <w:delText xml:space="preserve"> </w:delText>
        </w:r>
      </w:del>
      <w:del w:id="18623" w:author="PR Preview" w:date="2026-01-01T00:00:00Z">
        <w:r>
          <w:delText xml:space="preserve">$\mathord{\smash[b]{\underset{\raise.3ex\hbox{$\scriptstyle\sim$}}{y}}\vphantom{y}} = (3, 1, 2)$</w:delText>
        </w:r>
      </w:del>
      <w:del w:id="18624" w:author="PR Preview" w:date="2026-01-01T00:00:00Z">
        <w:r>
          <w:delText xml:space="preserve"> </w:delText>
        </w:r>
      </w:del>
      <w:del w:id="18625" w:author="PR Preview" w:date="2026-01-01T00:00:00Z">
        <w:r>
          <w:delText xml:space="preserve">splits as</w:delText>
        </w:r>
      </w:del>
      <w:del w:id="18626"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18627" w:author="PR Preview" w:date="2026-01-01T00:00:00Z">
        <w:r>
          <w:delText xml:space="preserve">,</w:delText>
        </w:r>
      </w:del>
      <w:del w:id="18628" w:author="PR Preview" w:date="2026-01-01T00:00:00Z">
        <w:r>
          <w:delText xml:space="preserve"> </w:delText>
        </w:r>
      </w:del>
      <w:del w:id="18629" w:author="PR Preview" w:date="2026-01-01T00:00:00Z">
        <w:r>
          <w:delText xml:space="preserve">with</w:delText>
        </w:r>
      </w:del>
      <w:del w:id="1863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8631" w:author="PR Preview" w:date="2026-01-01T00:00:00Z">
        <w:r>
          <w:delText xml:space="preserve"> </w:delText>
        </w:r>
      </w:del>
      <w:del w:id="18632" w:author="PR Preview" w:date="2026-01-01T00:00:00Z">
        <w:r>
          <w:delText xml:space="preserve">and</w:delText>
        </w:r>
      </w:del>
      <w:del w:id="18633"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18634" w:author="PR Preview" w:date="2026-01-01T00:00:00Z">
        <w:r>
          <w:delText xml:space="preserve">.</w:delText>
        </w:r>
      </w:del>
      <w:del w:id="18635" w:author="PR Preview" w:date="2026-01-01T00:00:00Z">
        <w:r>
          <w:delText xml:space="preserve"> </w:delText>
        </w:r>
      </w:del>
      <w:del w:id="18636" w:author="PR Preview" w:date="2026-01-01T00:00:00Z">
        <w:r>
          <w:delText xml:space="preserve">So the orthogonal projection of</w:delText>
        </w:r>
      </w:del>
      <w:del w:id="18637" w:author="PR Preview" w:date="2026-01-01T00:00:00Z">
        <w:r>
          <w:delText xml:space="preserve"> </w:delText>
        </w:r>
      </w:del>
      <m:oMath>
        <m:r>
          <m:rPr>
            <m:sty m:val="p"/>
          </m:rPr>
          <m:t>(</m:t>
        </m:r>
        <m:r>
          <m:t>3</m:t>
        </m:r>
        <m:r>
          <m:rPr>
            <m:sty m:val="p"/>
          </m:rPr>
          <m:t>,</m:t>
        </m:r>
        <m:r>
          <m:t>1</m:t>
        </m:r>
        <m:r>
          <m:rPr>
            <m:sty m:val="p"/>
          </m:rPr>
          <m:t>,</m:t>
        </m:r>
        <m:r>
          <m:t>2</m:t>
        </m:r>
        <m:r>
          <m:rPr>
            <m:sty m:val="p"/>
          </m:rPr>
          <m:t>)</m:t>
        </m:r>
      </m:oMath>
      <w:del w:id="18638" w:author="PR Preview" w:date="2026-01-01T00:00:00Z">
        <w:r>
          <w:delText xml:space="preserve"> </w:delText>
        </w:r>
      </w:del>
      <w:del w:id="18639" w:author="PR Preview" w:date="2026-01-01T00:00:00Z">
        <w:r>
          <w:delText xml:space="preserve">onto</w:delText>
        </w:r>
      </w:del>
      <w:del w:id="18640" w:author="PR Preview" w:date="2026-01-01T00:00:00Z">
        <w:r>
          <w:delText xml:space="preserve"> </w:delText>
        </w:r>
      </w:del>
      <m:oMath>
        <m:r>
          <m:rPr>
            <m:scr m:val="script"/>
            <m:sty m:val="p"/>
          </m:rPr>
          <m:t>S</m:t>
        </m:r>
      </m:oMath>
      <w:del w:id="18641" w:author="PR Preview" w:date="2026-01-01T00:00:00Z">
        <w:r>
          <w:delText xml:space="preserve"> </w:delText>
        </w:r>
      </w:del>
      <w:del w:id="18642" w:author="PR Preview" w:date="2026-01-01T00:00:00Z">
        <w:r>
          <w:delText xml:space="preserve">is</w:delText>
        </w:r>
      </w:del>
      <w:del w:id="18643" w:author="PR Preview" w:date="2026-01-01T00:00:00Z">
        <w:r>
          <w:delText xml:space="preserve"> </w:delText>
        </w:r>
      </w:del>
      <m:oMath>
        <m:r>
          <m:rPr>
            <m:sty m:val="p"/>
          </m:rPr>
          <m:t>(</m:t>
        </m:r>
        <m:r>
          <m:t>2</m:t>
        </m:r>
        <m:r>
          <m:rPr>
            <m:sty m:val="p"/>
          </m:rPr>
          <m:t>,</m:t>
        </m:r>
        <m:r>
          <m:t>2</m:t>
        </m:r>
        <m:r>
          <m:rPr>
            <m:sty m:val="p"/>
          </m:rPr>
          <m:t>,</m:t>
        </m:r>
        <m:r>
          <m:t>0</m:t>
        </m:r>
        <m:r>
          <m:rPr>
            <m:sty m:val="p"/>
          </m:rPr>
          <m:t>)</m:t>
        </m:r>
      </m:oMath>
      <w:del w:id="18644" w:author="PR Preview" w:date="2026-01-01T00:00:00Z">
        <w:r>
          <w:delText xml:space="preserve">.</w:delText>
        </w:r>
      </w:del>
      <w:del w:id="18645" w:author="PR Preview" w:date="2026-01-01T00:00:00Z">
        <w:r>
          <w:delText xml:space="preserve"> </w:delText>
        </w:r>
      </w:del>
      <w:del w:id="18646" w:author="PR Preview" w:date="2026-01-01T00:00:00Z">
        <w:r>
          <w:delText xml:space="preserve">A vector already in</w:delText>
        </w:r>
      </w:del>
      <w:del w:id="18647" w:author="PR Preview" w:date="2026-01-01T00:00:00Z">
        <w:r>
          <w:delText xml:space="preserve"> </w:delText>
        </w:r>
      </w:del>
      <m:oMath>
        <m:r>
          <m:rPr>
            <m:scr m:val="script"/>
            <m:sty m:val="p"/>
          </m:rPr>
          <m:t>S</m:t>
        </m:r>
      </m:oMath>
      <w:del w:id="18648" w:author="PR Preview" w:date="2026-01-01T00:00:00Z">
        <w:r>
          <w:delText xml:space="preserve">, such as</w:delText>
        </w:r>
      </w:del>
      <w:del w:id="18649" w:author="PR Preview" w:date="2026-01-01T00:00:00Z">
        <w:r>
          <w:delText xml:space="preserve"> </w:delText>
        </w:r>
      </w:del>
      <m:oMath>
        <m:r>
          <m:rPr>
            <m:sty m:val="p"/>
          </m:rPr>
          <m:t>(</m:t>
        </m:r>
        <m:r>
          <m:t>5</m:t>
        </m:r>
        <m:r>
          <m:rPr>
            <m:sty m:val="p"/>
          </m:rPr>
          <m:t>,</m:t>
        </m:r>
        <m:r>
          <m:t>5</m:t>
        </m:r>
        <m:r>
          <m:rPr>
            <m:sty m:val="p"/>
          </m:rPr>
          <m:t>,</m:t>
        </m:r>
        <m:r>
          <m:t>0</m:t>
        </m:r>
        <m:r>
          <m:rPr>
            <m:sty m:val="p"/>
          </m:rPr>
          <m:t>)</m:t>
        </m:r>
      </m:oMath>
      <w:del w:id="18650" w:author="PR Preview" w:date="2026-01-01T00:00:00Z">
        <w:r>
          <w:delText xml:space="preserve">,</w:delText>
        </w:r>
      </w:del>
      <w:del w:id="18651" w:author="PR Preview" w:date="2026-01-01T00:00:00Z">
        <w:r>
          <w:delText xml:space="preserve"> </w:delText>
        </w:r>
      </w:del>
      <w:del w:id="18652" w:author="PR Preview" w:date="2026-01-01T00:00:00Z">
        <w:r>
          <w:delText xml:space="preserve">is its own projection, since</w:delText>
        </w:r>
      </w:del>
      <w:del w:id="18653" w:author="PR Preview" w:date="2026-01-01T00:00:00Z">
        <w:r>
          <w:delText xml:space="preserve"> </w:delText>
        </w:r>
      </w:del>
      <w:del w:id="18654" w:author="PR Preview" w:date="2026-01-01T00:00:00Z">
        <w:r>
          <w:delText xml:space="preserve">$(5, 5, 0) = (5, 5, 0) + \mathord{\smash[b]{\underset{\raise.3ex\hbox{$\scriptstyle\sim$}}{0}}\vphantom{0}}$</w:delText>
        </w:r>
      </w:del>
      <w:del w:id="18655" w:author="PR Preview" w:date="2026-01-01T00:00:00Z">
        <w:r>
          <w:delText xml:space="preserve"> </w:delText>
        </w:r>
      </w:del>
      <w:del w:id="18656" w:author="PR Preview" w:date="2026-01-01T00:00:00Z">
        <w:r>
          <w:delText xml:space="preserve">and</w:delText>
        </w:r>
      </w:del>
      <w:del w:id="18657" w:author="PR Preview" w:date="2026-01-01T00:00:00Z">
        <w:r>
          <w:delText xml:space="preserve"> </w:delText>
        </w:r>
      </w:del>
      <w:del w:id="18658" w:author="PR Preview" w:date="2026-01-01T00:00:00Z">
        <w:r>
          <w:delText xml:space="preserve">$\mathord{\smash[b]{\underset{\raise.3ex\hbox{$\scriptstyle\sim$}}{0}}\vphantom{0}}\in \mathcal{S}^\perp$</w:delText>
        </w:r>
      </w:del>
      <w:del w:id="18659" w:author="PR Preview" w:date="2026-01-01T00:00:00Z">
        <w:r>
          <w:delText xml:space="preserve"> </w:delText>
        </w:r>
      </w:del>
      <w:del w:id="18660" w:author="PR Preview" w:date="2026-01-01T00:00:00Z">
        <w:r>
          <w:delText xml:space="preserve">(</w:delText>
        </w:r>
      </w:del>
      <w:hyperlink w:anchor="thm-orthogonal-complement-subspace">
        <w:del w:id="18661" w:author="PR Preview" w:date="2026-01-01T00:00:00Z">
          <w:r>
            <w:rPr>
              <w:rStyle w:val="Hyperlink"/>
            </w:rPr>
            <w:delText xml:space="preserve">Theorem 53</w:delText>
          </w:r>
        </w:del>
      </w:hyperlink>
      <w:del w:id="18662" w:author="PR Preview" w:date="2026-01-01T00:00:00Z">
        <w:r>
          <w:delText xml:space="preserve">,</w:delText>
        </w:r>
      </w:del>
      <w:del w:id="18663" w:author="PR Preview" w:date="2026-01-01T00:00:00Z">
        <w:r>
          <w:delText xml:space="preserve"> </w:delText>
        </w:r>
      </w:del>
      <w:hyperlink w:anchor="thm-subspace-zero">
        <w:del w:id="18664" w:author="PR Preview" w:date="2026-01-01T00:00:00Z">
          <w:r>
            <w:rPr>
              <w:rStyle w:val="Hyperlink"/>
            </w:rPr>
            <w:delText xml:space="preserve">Theorem 22</w:delText>
          </w:r>
        </w:del>
      </w:hyperlink>
      <w:del w:id="18665" w:author="PR Preview" w:date="2026-01-01T00:00:00Z">
        <w:r>
          <w:delText xml:space="preserve">);</w:delText>
        </w:r>
      </w:del>
      <w:del w:id="18666" w:author="PR Preview" w:date="2026-01-01T00:00:00Z">
        <w:r>
          <w:delText xml:space="preserve"> </w:delText>
        </w:r>
      </w:del>
      <w:del w:id="18667" w:author="PR Preview" w:date="2026-01-01T00:00:00Z">
        <w:r>
          <w:delText xml:space="preserve">a vector of</w:delText>
        </w:r>
      </w:del>
      <w:del w:id="18668" w:author="PR Preview" w:date="2026-01-01T00:00:00Z">
        <w:r>
          <w:delText xml:space="preserve"> </w:delText>
        </w:r>
      </w:del>
      <m:oMath>
        <m:sSup>
          <m:e>
            <m:r>
              <m:rPr>
                <m:scr m:val="script"/>
                <m:sty m:val="p"/>
              </m:rPr>
              <m:t>S</m:t>
            </m:r>
          </m:e>
          <m:sup>
            <m:r>
              <m:rPr>
                <m:sty m:val="p"/>
              </m:rPr>
              <m:t>⟂</m:t>
            </m:r>
          </m:sup>
        </m:sSup>
      </m:oMath>
      <w:del w:id="18669" w:author="PR Preview" w:date="2026-01-01T00:00:00Z">
        <w:r>
          <w:delText xml:space="preserve">, such as</w:delText>
        </w:r>
      </w:del>
      <w:del w:id="18670"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18671" w:author="PR Preview" w:date="2026-01-01T00:00:00Z">
        <w:r>
          <w:delText xml:space="preserve">,</w:delText>
        </w:r>
      </w:del>
      <w:del w:id="18672" w:author="PR Preview" w:date="2026-01-01T00:00:00Z">
        <w:r>
          <w:delText xml:space="preserve"> </w:delText>
        </w:r>
      </w:del>
      <w:del w:id="18673" w:author="PR Preview" w:date="2026-01-01T00:00:00Z">
        <w:r>
          <w:delText xml:space="preserve">projects to</w:delText>
        </w:r>
      </w:del>
      <w:del w:id="18674" w:author="PR Preview" w:date="2026-01-01T00:00:00Z">
        <w:r>
          <w:delText xml:space="preserve"> </w:delText>
        </w:r>
      </w:del>
      <w:del w:id="18675" w:author="PR Preview" w:date="2026-01-01T00:00:00Z">
        <w:r>
          <w:delText xml:space="preserve">$\mathord{\smash[b]{\underset{\raise.3ex\hbox{$\scriptstyle\sim$}}{0}}\vphantom{0}}$</w:delText>
        </w:r>
      </w:del>
      <w:del w:id="18676" w:author="PR Preview" w:date="2026-01-01T00:00:00Z">
        <w:r>
          <w:delText xml:space="preserve">, since</w:delText>
        </w:r>
      </w:del>
      <w:del w:id="18677" w:author="PR Preview" w:date="2026-01-01T00:00:00Z">
        <w:r>
          <w:delText xml:space="preserve"> </w:delText>
        </w:r>
      </w:del>
      <w:del w:id="18678" w:author="PR Preview" w:date="2026-01-01T00:00:00Z">
        <w:r>
          <w:delText xml:space="preserve">$(1, -1, 2) = \mathord{\smash[b]{\underset{\raise.3ex\hbox{$\scriptstyle\sim$}}{0}}\vphantom{0}}+ (1, -1, 2)$</w:delText>
        </w:r>
      </w:del>
      <w:del w:id="18679" w:author="PR Preview" w:date="2026-01-01T00:00:00Z">
        <w:r>
          <w:delText xml:space="preserve"> </w:delText>
        </w:r>
      </w:del>
      <w:del w:id="18680" w:author="PR Preview" w:date="2026-01-01T00:00:00Z">
        <w:r>
          <w:delText xml:space="preserve">and</w:delText>
        </w:r>
      </w:del>
      <w:del w:id="18681" w:author="PR Preview" w:date="2026-01-01T00:00:00Z">
        <w:r>
          <w:delText xml:space="preserve"> </w:delText>
        </w:r>
      </w:del>
      <w:del w:id="18682" w:author="PR Preview" w:date="2026-01-01T00:00:00Z">
        <w:r>
          <w:delText xml:space="preserve">$\mathord{\smash[b]{\underset{\raise.3ex\hbox{$\scriptstyle\sim$}}{0}}\vphantom{0}}\in \mathcal{S}$</w:delText>
        </w:r>
      </w:del>
      <w:del w:id="18683" w:author="PR Preview" w:date="2026-01-01T00:00:00Z">
        <w:r>
          <w:delText xml:space="preserve"> </w:delText>
        </w:r>
      </w:del>
      <w:del w:id="18684" w:author="PR Preview" w:date="2026-01-01T00:00:00Z">
        <w:r>
          <w:delText xml:space="preserve">(</w:delText>
        </w:r>
      </w:del>
      <w:hyperlink w:anchor="thm-subspace-zero">
        <w:del w:id="18685" w:author="PR Preview" w:date="2026-01-01T00:00:00Z">
          <w:r>
            <w:rPr>
              <w:rStyle w:val="Hyperlink"/>
            </w:rPr>
            <w:delText xml:space="preserve">Theorem 22</w:delText>
          </w:r>
        </w:del>
      </w:hyperlink>
      <w:del w:id="18686" w:author="PR Preview" w:date="2026-01-01T00:00:00Z">
        <w:r>
          <w:delText xml:space="preserve">).</w:delText>
        </w:r>
      </w:del>
    </w:p>
    <w:p>
      <w:pPr>
        <w:pStyle w:val="BodyText"/>
      </w:pPr>
      <w:del w:id="18687" w:author="PR Preview" w:date="2026-01-01T00:00:00Z">
        <w:r>
          <w:rPr>
            <w:b/>
            <w:bCs/>
          </w:rPr>
          <w:delText xml:space="preserve">Example 169 (A split that is not the orthogonal one)</w:delText>
        </w:r>
      </w:del>
      <w:del w:id="18688"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18689" w:author="PR Preview" w:date="2026-01-01T00:00:00Z">
        <w:r>
          <w:delText xml:space="preserve"> </w:delText>
        </w:r>
      </w:del>
      <w:del w:id="18690" w:author="PR Preview" w:date="2026-01-01T00:00:00Z">
        <w:r>
          <w:delText xml:space="preserve">also writes</w:delText>
        </w:r>
      </w:del>
      <w:del w:id="18691" w:author="PR Preview" w:date="2026-01-01T00:00:00Z">
        <w:r>
          <w:delText xml:space="preserve"> </w:delText>
        </w:r>
      </w:del>
      <m:oMath>
        <m:r>
          <m:rPr>
            <m:sty m:val="p"/>
          </m:rPr>
          <m:t>(</m:t>
        </m:r>
        <m:r>
          <m:t>3</m:t>
        </m:r>
        <m:r>
          <m:rPr>
            <m:sty m:val="p"/>
          </m:rPr>
          <m:t>,</m:t>
        </m:r>
        <m:r>
          <m:t>1</m:t>
        </m:r>
        <m:r>
          <m:rPr>
            <m:sty m:val="p"/>
          </m:rPr>
          <m:t>,</m:t>
        </m:r>
        <m:r>
          <m:t>2</m:t>
        </m:r>
        <m:r>
          <m:rPr>
            <m:sty m:val="p"/>
          </m:rPr>
          <m:t>)</m:t>
        </m:r>
      </m:oMath>
      <w:del w:id="18692" w:author="PR Preview" w:date="2026-01-01T00:00:00Z">
        <w:r>
          <w:delText xml:space="preserve"> </w:delText>
        </w:r>
      </w:del>
      <w:del w:id="18693" w:author="PR Preview" w:date="2026-01-01T00:00:00Z">
        <w:r>
          <w:delText xml:space="preserve">as a vector of</w:delText>
        </w:r>
      </w:del>
      <w:del w:id="1869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8695" w:author="PR Preview" w:date="2026-01-01T00:00:00Z">
        <w:r>
          <w:delText xml:space="preserve"> </w:delText>
        </w:r>
      </w:del>
      <w:del w:id="18696" w:author="PR Preview" w:date="2026-01-01T00:00:00Z">
        <w:r>
          <w:delText xml:space="preserve">plus a remainder,</w:delText>
        </w:r>
      </w:del>
      <w:del w:id="18697" w:author="PR Preview" w:date="2026-01-01T00:00:00Z">
        <w:r>
          <w:delText xml:space="preserve"> </w:delText>
        </w:r>
      </w:del>
      <w:del w:id="18698" w:author="PR Preview" w:date="2026-01-01T00:00:00Z">
        <w:r>
          <w:delText xml:space="preserve">but</w:delText>
        </w:r>
      </w:del>
      <w:del w:id="18699"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18700" w:author="PR Preview" w:date="2026-01-01T00:00:00Z">
        <w:r>
          <w:delText xml:space="preserve">,</w:delText>
        </w:r>
      </w:del>
      <w:del w:id="18701" w:author="PR Preview" w:date="2026-01-01T00:00:00Z">
        <w:r>
          <w:delText xml:space="preserve"> </w:delText>
        </w:r>
      </w:del>
      <w:del w:id="18702" w:author="PR Preview" w:date="2026-01-01T00:00:00Z">
        <w:r>
          <w:delText xml:space="preserve">so the remainder is not in</w:delText>
        </w:r>
      </w:del>
      <w:del w:id="18703" w:author="PR Preview" w:date="2026-01-01T00:00:00Z">
        <w:r>
          <w:delText xml:space="preserve"> </w:delText>
        </w:r>
      </w:del>
      <m:oMath>
        <m:sSup>
          <m:e>
            <m:r>
              <m:rPr>
                <m:scr m:val="script"/>
                <m:sty m:val="p"/>
              </m:rPr>
              <m:t>S</m:t>
            </m:r>
          </m:e>
          <m:sup>
            <m:r>
              <m:rPr>
                <m:sty m:val="p"/>
              </m:rPr>
              <m:t>⟂</m:t>
            </m:r>
          </m:sup>
        </m:sSup>
      </m:oMath>
      <w:del w:id="18704" w:author="PR Preview" w:date="2026-01-01T00:00:00Z">
        <w:r>
          <w:delText xml:space="preserve">,</w:delText>
        </w:r>
      </w:del>
      <w:del w:id="18705" w:author="PR Preview" w:date="2026-01-01T00:00:00Z">
        <w:r>
          <w:delText xml:space="preserve"> </w:delText>
        </w:r>
      </w:del>
      <w:del w:id="18706" w:author="PR Preview" w:date="2026-01-01T00:00:00Z">
        <w:r>
          <w:delText xml:space="preserve">and</w:delText>
        </w:r>
      </w:del>
      <w:del w:id="18707" w:author="PR Preview" w:date="2026-01-01T00:00:00Z">
        <w:r>
          <w:delText xml:space="preserve"> </w:delText>
        </w:r>
      </w:del>
      <m:oMath>
        <m:r>
          <m:rPr>
            <m:sty m:val="p"/>
          </m:rPr>
          <m:t>(</m:t>
        </m:r>
        <m:r>
          <m:t>3</m:t>
        </m:r>
        <m:r>
          <m:rPr>
            <m:sty m:val="p"/>
          </m:rPr>
          <m:t>,</m:t>
        </m:r>
        <m:r>
          <m:t>3</m:t>
        </m:r>
        <m:r>
          <m:rPr>
            <m:sty m:val="p"/>
          </m:rPr>
          <m:t>,</m:t>
        </m:r>
        <m:r>
          <m:t>0</m:t>
        </m:r>
        <m:r>
          <m:rPr>
            <m:sty m:val="p"/>
          </m:rPr>
          <m:t>)</m:t>
        </m:r>
      </m:oMath>
      <w:del w:id="18708" w:author="PR Preview" w:date="2026-01-01T00:00:00Z">
        <w:r>
          <w:delText xml:space="preserve"> </w:delText>
        </w:r>
      </w:del>
      <w:del w:id="18709" w:author="PR Preview" w:date="2026-01-01T00:00:00Z">
        <w:r>
          <w:delText xml:space="preserve">is not the orthogonal projection of</w:delText>
        </w:r>
      </w:del>
      <w:del w:id="18710" w:author="PR Preview" w:date="2026-01-01T00:00:00Z">
        <w:r>
          <w:delText xml:space="preserve"> </w:delText>
        </w:r>
      </w:del>
      <m:oMath>
        <m:r>
          <m:rPr>
            <m:sty m:val="p"/>
          </m:rPr>
          <m:t>(</m:t>
        </m:r>
        <m:r>
          <m:t>3</m:t>
        </m:r>
        <m:r>
          <m:rPr>
            <m:sty m:val="p"/>
          </m:rPr>
          <m:t>,</m:t>
        </m:r>
        <m:r>
          <m:t>1</m:t>
        </m:r>
        <m:r>
          <m:rPr>
            <m:sty m:val="p"/>
          </m:rPr>
          <m:t>,</m:t>
        </m:r>
        <m:r>
          <m:t>2</m:t>
        </m:r>
        <m:r>
          <m:rPr>
            <m:sty m:val="p"/>
          </m:rPr>
          <m:t>)</m:t>
        </m:r>
      </m:oMath>
      <w:del w:id="18711" w:author="PR Preview" w:date="2026-01-01T00:00:00Z">
        <w:r>
          <w:delText xml:space="preserve"> </w:delText>
        </w:r>
      </w:del>
      <w:del w:id="18712" w:author="PR Preview" w:date="2026-01-01T00:00:00Z">
        <w:r>
          <w:delText xml:space="preserve">onto</w:delText>
        </w:r>
      </w:del>
      <w:del w:id="18713" w:author="PR Preview" w:date="2026-01-01T00:00:00Z">
        <w:r>
          <w:delText xml:space="preserve"> </w:delText>
        </w:r>
      </w:del>
      <m:oMath>
        <m:r>
          <m:rPr>
            <m:scr m:val="script"/>
            <m:sty m:val="p"/>
          </m:rPr>
          <m:t>S</m:t>
        </m:r>
      </m:oMath>
      <w:del w:id="18714" w:author="PR Preview" w:date="2026-01-01T00:00:00Z">
        <w:r>
          <w:delText xml:space="preserve">.</w:delText>
        </w:r>
      </w:del>
    </w:p>
    <w:p>
      <w:pPr>
        <w:pStyle w:val="BodyText"/>
      </w:pPr>
      <w:del w:id="18715" w:author="PR Preview" w:date="2026-01-01T00:00:00Z">
        <w:r>
          <w:rPr>
            <w:b/>
            <w:bCs/>
          </w:rPr>
          <w:delText xml:space="preserve">Theorem 92 (The orthogonal projection is the closest point)</w:delText>
        </w:r>
      </w:del>
      <w:del w:id="18716" w:author="PR Preview" w:date="2026-01-01T00:00:00Z">
        <w:r>
          <w:delText xml:space="preserve"> </w:delText>
        </w:r>
      </w:del>
      <w:del w:id="18717" w:author="PR Preview" w:date="2026-01-01T00:00:00Z">
        <w:r>
          <w:delText xml:space="preserve">Let</w:delText>
        </w:r>
      </w:del>
      <w:del w:id="18718" w:author="PR Preview" w:date="2026-01-01T00:00:00Z">
        <w:r>
          <w:delText xml:space="preserve"> </w:delText>
        </w:r>
      </w:del>
      <m:oMath>
        <m:r>
          <m:rPr>
            <m:scr m:val="script"/>
            <m:sty m:val="p"/>
          </m:rPr>
          <m:t>S</m:t>
        </m:r>
      </m:oMath>
      <w:del w:id="18719" w:author="PR Preview" w:date="2026-01-01T00:00:00Z">
        <w:r>
          <w:delText xml:space="preserve"> </w:delText>
        </w:r>
      </w:del>
      <w:del w:id="18720" w:author="PR Preview" w:date="2026-01-01T00:00:00Z">
        <w:r>
          <w:delText xml:space="preserve">be a subspace of</w:delText>
        </w:r>
      </w:del>
      <w:del w:id="18721" w:author="PR Preview" w:date="2026-01-01T00:00:00Z">
        <w:r>
          <w:delText xml:space="preserve"> </w:delText>
        </w:r>
      </w:del>
      <m:oMath>
        <m:sSup>
          <m:e>
            <m:r>
              <m:rPr>
                <m:scr m:val="double-struck"/>
                <m:sty m:val="p"/>
              </m:rPr>
              <m:t>R</m:t>
            </m:r>
          </m:e>
          <m:sup>
            <m:r>
              <m:t>p</m:t>
            </m:r>
          </m:sup>
        </m:sSup>
      </m:oMath>
      <w:del w:id="18722" w:author="PR Preview" w:date="2026-01-01T00:00:00Z">
        <w:r>
          <w:delText xml:space="preserve">, let</w:delText>
        </w:r>
      </w:del>
      <w:del w:id="18723" w:author="PR Preview" w:date="2026-01-01T00:00:00Z">
        <w:r>
          <w:delText xml:space="preserve"> </w:delText>
        </w:r>
      </w:del>
      <w:del w:id="18724" w:author="PR Preview" w:date="2026-01-01T00:00:00Z">
        <w:r>
          <w:delText xml:space="preserve">$\mathord{\smash[b]{\underset{\raise.3ex\hbox{$\scriptstyle\sim$}}{y}}\vphantom{y}} \in \mathbb{R}^p$</w:delText>
        </w:r>
      </w:del>
      <w:del w:id="18725" w:author="PR Preview" w:date="2026-01-01T00:00:00Z">
        <w:r>
          <w:delText xml:space="preserve">,</w:delText>
        </w:r>
      </w:del>
      <w:del w:id="18726" w:author="PR Preview" w:date="2026-01-01T00:00:00Z">
        <w:r>
          <w:delText xml:space="preserve"> </w:delText>
        </w:r>
      </w:del>
      <w:del w:id="18727" w:author="PR Preview" w:date="2026-01-01T00:00:00Z">
        <w:r>
          <w:delText xml:space="preserve">and let</w:delText>
        </w:r>
      </w:del>
      <w:del w:id="18728" w:author="PR Preview" w:date="2026-01-01T00:00:00Z">
        <w:r>
          <w:delText xml:space="preserve"> </w:delText>
        </w:r>
      </w:del>
      <w:del w:id="18729" w:author="PR Preview" w:date="2026-01-01T00:00:00Z">
        <w:r>
          <w:delText xml:space="preserve">$\mathord{\smash[b]{\underset{\raise.3ex\hbox{$\scriptstyle\sim$}}{u}}\vphantom{u}}$</w:delText>
        </w:r>
      </w:del>
      <w:del w:id="18730" w:author="PR Preview" w:date="2026-01-01T00:00:00Z">
        <w:r>
          <w:delText xml:space="preserve"> </w:delText>
        </w:r>
      </w:del>
      <w:del w:id="18731" w:author="PR Preview" w:date="2026-01-01T00:00:00Z">
        <w:r>
          <w:delText xml:space="preserve">be the orthogonal projection of</w:delText>
        </w:r>
      </w:del>
      <w:del w:id="18732" w:author="PR Preview" w:date="2026-01-01T00:00:00Z">
        <w:r>
          <w:delText xml:space="preserve"> </w:delText>
        </w:r>
      </w:del>
      <w:del w:id="18733" w:author="PR Preview" w:date="2026-01-01T00:00:00Z">
        <w:r>
          <w:delText xml:space="preserve">$\mathord{\smash[b]{\underset{\raise.3ex\hbox{$\scriptstyle\sim$}}{y}}\vphantom{y}}$</w:delText>
        </w:r>
      </w:del>
      <w:del w:id="18734" w:author="PR Preview" w:date="2026-01-01T00:00:00Z">
        <w:r>
          <w:delText xml:space="preserve"> </w:delText>
        </w:r>
      </w:del>
      <w:del w:id="18735" w:author="PR Preview" w:date="2026-01-01T00:00:00Z">
        <w:r>
          <w:delText xml:space="preserve">onto</w:delText>
        </w:r>
      </w:del>
      <w:del w:id="18736" w:author="PR Preview" w:date="2026-01-01T00:00:00Z">
        <w:r>
          <w:delText xml:space="preserve"> </w:delText>
        </w:r>
      </w:del>
      <m:oMath>
        <m:r>
          <m:rPr>
            <m:scr m:val="script"/>
            <m:sty m:val="p"/>
          </m:rPr>
          <m:t>S</m:t>
        </m:r>
      </m:oMath>
      <w:del w:id="18737" w:author="PR Preview" w:date="2026-01-01T00:00:00Z">
        <w:r>
          <w:delText xml:space="preserve"> </w:delText>
        </w:r>
      </w:del>
      <w:del w:id="18738" w:author="PR Preview" w:date="2026-01-01T00:00:00Z">
        <w:r>
          <w:delText xml:space="preserve">(</w:delText>
        </w:r>
      </w:del>
      <w:hyperlink w:anchor="def-orthogonal-projection">
        <w:del w:id="18739" w:author="PR Preview" w:date="2026-01-01T00:00:00Z">
          <w:r>
            <w:rPr>
              <w:rStyle w:val="Hyperlink"/>
            </w:rPr>
            <w:delText xml:space="preserve">Definition 108</w:delText>
          </w:r>
        </w:del>
      </w:hyperlink>
      <w:del w:id="18740" w:author="PR Preview" w:date="2026-01-01T00:00:00Z">
        <w:r>
          <w:delText xml:space="preserve">).</w:delText>
        </w:r>
      </w:del>
      <w:del w:id="18741" w:author="PR Preview" w:date="2026-01-01T00:00:00Z">
        <w:r>
          <w:delText xml:space="preserve"> </w:delText>
        </w:r>
      </w:del>
      <w:del w:id="18742" w:author="PR Preview" w:date="2026-01-01T00:00:00Z">
        <w:r>
          <w:delText xml:space="preserve">Then for every</w:delText>
        </w:r>
      </w:del>
      <w:del w:id="18743" w:author="PR Preview" w:date="2026-01-01T00:00:00Z">
        <w:r>
          <w:delText xml:space="preserve"> </w:delText>
        </w:r>
      </w:del>
      <w:del w:id="18744" w:author="PR Preview" w:date="2026-01-01T00:00:00Z">
        <w:r>
          <w:delText xml:space="preserve">$\mathord{\smash[b]{\underset{\raise.3ex\hbox{$\scriptstyle\sim$}}{w}}\vphantom{w}} \in \mathcal{S}$</w:delText>
        </w:r>
      </w:del>
      <w:del w:id="18745" w:author="PR Preview" w:date="2026-01-01T00:00:00Z">
        <w:r>
          <w:delText xml:space="preserve">,</w:delText>
        </w:r>
      </w:del>
    </w:p>
    <w:p>
      <w:pPr>
        <w:pStyle w:val="BodyText"/>
      </w:pPr>
      <w:ins w:id="18746" w:author="PR Preview" w:date="2026-01-01T00:00:00Z">
        <w:r>
          <w:rPr>
            <w:b/>
            <w:bCs/>
          </w:rPr>
          <w:t xml:space="preserve">Definition 108 (Orthogonal projection onto a subspace)</w:t>
        </w:r>
      </w:ins>
      <w:ins w:id="18747" w:author="PR Preview" w:date="2026-01-01T00:00:00Z">
        <w:r>
          <w:t xml:space="preserve"> </w:t>
        </w:r>
      </w:ins>
      <w:ins w:id="18748" w:author="PR Preview" w:date="2026-01-01T00:00:00Z">
        <w:r>
          <w:t xml:space="preserve">Let</w:t>
        </w:r>
      </w:ins>
      <w:ins w:id="18749" w:author="PR Preview" w:date="2026-01-01T00:00:00Z">
        <w:r>
          <w:t xml:space="preserve"> </w:t>
        </w:r>
      </w:ins>
      <m:oMath>
        <m:r>
          <m:rPr>
            <m:scr m:val="script"/>
            <m:sty m:val="p"/>
          </m:rPr>
          <m:t>S</m:t>
        </m:r>
      </m:oMath>
      <w:ins w:id="18750" w:author="PR Preview" w:date="2026-01-01T00:00:00Z">
        <w:r>
          <w:t xml:space="preserve"> </w:t>
        </w:r>
      </w:ins>
      <w:ins w:id="18751" w:author="PR Preview" w:date="2026-01-01T00:00:00Z">
        <w:r>
          <w:t xml:space="preserve">be a subspace of</w:t>
        </w:r>
      </w:ins>
      <w:ins w:id="18752" w:author="PR Preview" w:date="2026-01-01T00:00:00Z">
        <w:r>
          <w:t xml:space="preserve"> </w:t>
        </w:r>
      </w:ins>
      <m:oMath>
        <m:sSup>
          <m:e>
            <m:r>
              <m:rPr>
                <m:scr m:val="double-struck"/>
                <m:sty m:val="p"/>
              </m:rPr>
              <m:t>R</m:t>
            </m:r>
          </m:e>
          <m:sup>
            <m:r>
              <m:t>p</m:t>
            </m:r>
          </m:sup>
        </m:sSup>
      </m:oMath>
      <w:ins w:id="18753" w:author="PR Preview" w:date="2026-01-01T00:00:00Z">
        <w:r>
          <w:t xml:space="preserve"> </w:t>
        </w:r>
      </w:ins>
      <w:ins w:id="18754" w:author="PR Preview" w:date="2026-01-01T00:00:00Z">
        <w:r>
          <w:t xml:space="preserve">and</w:t>
        </w:r>
      </w:ins>
      <w:ins w:id="18755" w:author="PR Preview" w:date="2026-01-01T00:00:00Z">
        <w:r>
          <w:t xml:space="preserve"> </w:t>
        </w:r>
      </w:ins>
      <w:ins w:id="18756" w:author="PR Preview" w:date="2026-01-01T00:00:00Z">
        <w:r>
          <w:t xml:space="preserve">$\mathord{\smash[b]{\underset{\raise.3ex\hbox{$\scriptstyle\sim$}}{y}}\vphantom{y}} \in \mathbb{R}^p$</w:t>
        </w:r>
      </w:ins>
      <w:ins w:id="18757" w:author="PR Preview" w:date="2026-01-01T00:00:00Z">
        <w:r>
          <w:t xml:space="preserve">.</w:t>
        </w:r>
      </w:ins>
      <w:ins w:id="18758" w:author="PR Preview" w:date="2026-01-01T00:00:00Z">
        <w:r>
          <w:t xml:space="preserve"> </w:t>
        </w:r>
      </w:ins>
      <w:ins w:id="18759" w:author="PR Preview" w:date="2026-01-01T00:00:00Z">
        <w:r>
          <w:t xml:space="preserve">By</w:t>
        </w:r>
      </w:ins>
      <w:ins w:id="18760" w:author="PR Preview" w:date="2026-01-01T00:00:00Z">
        <w:r>
          <w:t xml:space="preserve"> </w:t>
        </w:r>
      </w:ins>
      <w:hyperlink w:anchor="thm-orthogonal-direct-sum">
        <w:ins w:id="18761" w:author="PR Preview" w:date="2026-01-01T00:00:00Z">
          <w:r>
            <w:rPr>
              <w:rStyle w:val="Hyperlink"/>
            </w:rPr>
            <w:t xml:space="preserve">Theorem 54</w:t>
          </w:r>
        </w:ins>
      </w:hyperlink>
      <w:ins w:id="18762" w:author="PR Preview" w:date="2026-01-01T00:00:00Z">
        <w:r>
          <w:t xml:space="preserve">,</w:t>
        </w:r>
      </w:ins>
      <w:ins w:id="18763" w:author="PR Preview" w:date="2026-01-01T00:00:00Z">
        <w:r>
          <w:t xml:space="preserve"> </w:t>
        </w:r>
      </w:ins>
      <w:ins w:id="18764" w:author="PR Preview" w:date="2026-01-01T00:00:00Z">
        <w:r>
          <w:t xml:space="preserve">$\mathord{\smash[b]{\underset{\raise.3ex\hbox{$\scriptstyle\sim$}}{y}}\vphantom{y}} = \mathord{\smash[b]{\underset{\raise.3ex\hbox{$\scriptstyle\sim$}}{u}}\vphantom{u}} + \mathord{\smash[b]{\underset{\raise.3ex\hbox{$\scriptstyle\sim$}}{v}}\vphantom{v}}$</w:t>
        </w:r>
      </w:ins>
      <w:ins w:id="18765" w:author="PR Preview" w:date="2026-01-01T00:00:00Z">
        <w:r>
          <w:t xml:space="preserve"> </w:t>
        </w:r>
      </w:ins>
      <w:ins w:id="18766" w:author="PR Preview" w:date="2026-01-01T00:00:00Z">
        <w:r>
          <w:t xml:space="preserve">for exactly one</w:t>
        </w:r>
      </w:ins>
      <w:ins w:id="18767" w:author="PR Preview" w:date="2026-01-01T00:00:00Z">
        <w:r>
          <w:t xml:space="preserve"> </w:t>
        </w:r>
      </w:ins>
      <w:ins w:id="18768" w:author="PR Preview" w:date="2026-01-01T00:00:00Z">
        <w:r>
          <w:t xml:space="preserve">$\mathord{\smash[b]{\underset{\raise.3ex\hbox{$\scriptstyle\sim$}}{u}}\vphantom{u}} \in \mathcal{S}$</w:t>
        </w:r>
      </w:ins>
      <w:ins w:id="18769" w:author="PR Preview" w:date="2026-01-01T00:00:00Z">
        <w:r>
          <w:t xml:space="preserve"> </w:t>
        </w:r>
      </w:ins>
      <w:ins w:id="18770" w:author="PR Preview" w:date="2026-01-01T00:00:00Z">
        <w:r>
          <w:t xml:space="preserve">and</w:t>
        </w:r>
      </w:ins>
      <w:ins w:id="18771" w:author="PR Preview" w:date="2026-01-01T00:00:00Z">
        <w:r>
          <w:t xml:space="preserve"> </w:t>
        </w:r>
      </w:ins>
      <w:ins w:id="18772" w:author="PR Preview" w:date="2026-01-01T00:00:00Z">
        <w:r>
          <w:t xml:space="preserve">$\mathord{\smash[b]{\underset{\raise.3ex\hbox{$\scriptstyle\sim$}}{v}}\vphantom{v}} \in \mathcal{S}^\perp$</w:t>
        </w:r>
      </w:ins>
      <w:ins w:id="18773" w:author="PR Preview" w:date="2026-01-01T00:00:00Z">
        <w:r>
          <w:t xml:space="preserve">.</w:t>
        </w:r>
      </w:ins>
      <w:ins w:id="18774" w:author="PR Preview" w:date="2026-01-01T00:00:00Z">
        <w:r>
          <w:t xml:space="preserve"> </w:t>
        </w:r>
      </w:ins>
      <w:ins w:id="18775" w:author="PR Preview" w:date="2026-01-01T00:00:00Z">
        <w:r>
          <w:t xml:space="preserve">The vector</w:t>
        </w:r>
      </w:ins>
      <w:ins w:id="18776" w:author="PR Preview" w:date="2026-01-01T00:00:00Z">
        <w:r>
          <w:t xml:space="preserve"> </w:t>
        </w:r>
      </w:ins>
      <w:ins w:id="18777" w:author="PR Preview" w:date="2026-01-01T00:00:00Z">
        <w:r>
          <w:t xml:space="preserve">$\mathord{\smash[b]{\underset{\raise.3ex\hbox{$\scriptstyle\sim$}}{u}}\vphantom{u}}$</w:t>
        </w:r>
      </w:ins>
      <w:ins w:id="18778" w:author="PR Preview" w:date="2026-01-01T00:00:00Z">
        <w:r>
          <w:t xml:space="preserve"> </w:t>
        </w:r>
      </w:ins>
      <w:ins w:id="18779" w:author="PR Preview" w:date="2026-01-01T00:00:00Z">
        <w:r>
          <w:t xml:space="preserve">is the</w:t>
        </w:r>
      </w:ins>
      <w:ins w:id="18780" w:author="PR Preview" w:date="2026-01-01T00:00:00Z">
        <w:r>
          <w:t xml:space="preserve"> </w:t>
        </w:r>
      </w:ins>
      <w:ins w:id="18781" w:author="PR Preview" w:date="2026-01-01T00:00:00Z">
        <w:r>
          <w:rPr>
            <w:b/>
            <w:bCs/>
          </w:rPr>
          <w:t xml:space="preserve">orthogonal projection</w:t>
        </w:r>
      </w:ins>
      <w:ins w:id="18782" w:author="PR Preview" w:date="2026-01-01T00:00:00Z">
        <w:r>
          <w:t xml:space="preserve"> </w:t>
        </w:r>
      </w:ins>
      <w:ins w:id="18783" w:author="PR Preview" w:date="2026-01-01T00:00:00Z">
        <w:r>
          <w:t xml:space="preserve">of</w:t>
        </w:r>
      </w:ins>
      <w:ins w:id="18784" w:author="PR Preview" w:date="2026-01-01T00:00:00Z">
        <w:r>
          <w:t xml:space="preserve"> </w:t>
        </w:r>
      </w:ins>
      <w:ins w:id="18785" w:author="PR Preview" w:date="2026-01-01T00:00:00Z">
        <w:r>
          <w:t xml:space="preserve">$\mathord{\smash[b]{\underset{\raise.3ex\hbox{$\scriptstyle\sim$}}{y}}\vphantom{y}}$</w:t>
        </w:r>
      </w:ins>
      <w:ins w:id="18786" w:author="PR Preview" w:date="2026-01-01T00:00:00Z">
        <w:r>
          <w:t xml:space="preserve"> </w:t>
        </w:r>
      </w:ins>
      <w:ins w:id="18787" w:author="PR Preview" w:date="2026-01-01T00:00:00Z">
        <w:r>
          <w:t xml:space="preserve">onto</w:t>
        </w:r>
      </w:ins>
      <w:ins w:id="18788" w:author="PR Preview" w:date="2026-01-01T00:00:00Z">
        <w:r>
          <w:t xml:space="preserve"> </w:t>
        </w:r>
      </w:ins>
      <m:oMath>
        <m:r>
          <m:rPr>
            <m:scr m:val="script"/>
            <m:sty m:val="p"/>
          </m:rPr>
          <m:t>S</m:t>
        </m:r>
      </m:oMath>
      <w:ins w:id="18789" w:author="PR Preview" w:date="2026-01-01T00:00:00Z">
        <w:r>
          <w:t xml:space="preserve">.</w:t>
        </w:r>
      </w:ins>
      <w:ins w:id="18790" w:author="PR Preview" w:date="2026-01-01T00:00:00Z">
        <w:r>
          <w:t xml:space="preserve"> </w:t>
        </w:r>
      </w:ins>
      <w:ins w:id="18791" w:author="PR Preview" w:date="2026-01-01T00:00:00Z">
        <w:r>
          <w:t xml:space="preserve">It is the projection of</w:t>
        </w:r>
      </w:ins>
      <w:ins w:id="18792" w:author="PR Preview" w:date="2026-01-01T00:00:00Z">
        <w:r>
          <w:t xml:space="preserve"> </w:t>
        </w:r>
      </w:ins>
      <w:ins w:id="18793" w:author="PR Preview" w:date="2026-01-01T00:00:00Z">
        <w:r>
          <w:t xml:space="preserve">$\mathord{\smash[b]{\underset{\raise.3ex\hbox{$\scriptstyle\sim$}}{y}}\vphantom{y}}$</w:t>
        </w:r>
      </w:ins>
      <w:ins w:id="18794" w:author="PR Preview" w:date="2026-01-01T00:00:00Z">
        <w:r>
          <w:t xml:space="preserve"> </w:t>
        </w:r>
      </w:ins>
      <w:ins w:id="18795" w:author="PR Preview" w:date="2026-01-01T00:00:00Z">
        <w:r>
          <w:t xml:space="preserve">onto</w:t>
        </w:r>
      </w:ins>
      <w:ins w:id="18796" w:author="PR Preview" w:date="2026-01-01T00:00:00Z">
        <w:r>
          <w:t xml:space="preserve"> </w:t>
        </w:r>
      </w:ins>
      <m:oMath>
        <m:r>
          <m:rPr>
            <m:scr m:val="script"/>
            <m:sty m:val="p"/>
          </m:rPr>
          <m:t>S</m:t>
        </m:r>
      </m:oMath>
      <w:ins w:id="18797" w:author="PR Preview" w:date="2026-01-01T00:00:00Z">
        <w:r>
          <w:t xml:space="preserve"> </w:t>
        </w:r>
      </w:ins>
      <w:ins w:id="18798" w:author="PR Preview" w:date="2026-01-01T00:00:00Z">
        <w:r>
          <w:t xml:space="preserve">along</w:t>
        </w:r>
      </w:ins>
      <w:ins w:id="18799" w:author="PR Preview" w:date="2026-01-01T00:00:00Z">
        <w:r>
          <w:t xml:space="preserve"> </w:t>
        </w:r>
      </w:ins>
      <m:oMath>
        <m:sSup>
          <m:e>
            <m:r>
              <m:rPr>
                <m:scr m:val="script"/>
                <m:sty m:val="p"/>
              </m:rPr>
              <m:t>S</m:t>
            </m:r>
          </m:e>
          <m:sup>
            <m:r>
              <m:rPr>
                <m:sty m:val="p"/>
              </m:rPr>
              <m:t>⟂</m:t>
            </m:r>
          </m:sup>
        </m:sSup>
      </m:oMath>
      <w:ins w:id="18800" w:author="PR Preview" w:date="2026-01-01T00:00:00Z">
        <w:r>
          <w:t xml:space="preserve"> </w:t>
        </w:r>
      </w:ins>
      <w:ins w:id="18801" w:author="PR Preview" w:date="2026-01-01T00:00:00Z">
        <w:r>
          <w:t xml:space="preserve">(</w:t>
        </w:r>
      </w:ins>
      <w:hyperlink w:anchor="def-projection">
        <w:ins w:id="18802" w:author="PR Preview" w:date="2026-01-01T00:00:00Z">
          <w:r>
            <w:rPr>
              <w:rStyle w:val="Hyperlink"/>
            </w:rPr>
            <w:t xml:space="preserve">Definition 66</w:t>
          </w:r>
        </w:ins>
      </w:hyperlink>
      <w:ins w:id="18803" w:author="PR Preview" w:date="2026-01-01T00:00:00Z">
        <w:r>
          <w:t xml:space="preserve">).</w:t>
        </w:r>
      </w:ins>
    </w:p>
    <w:bookmarkEnd w:id="557"/>
    <w:bookmarkStart w:id="558" w:name="exm-orthogonal-projection"/>
    <w:p>
      <w:pPr>
        <w:pStyle w:val="BodyText"/>
      </w:pPr>
      <w:ins w:id="18804" w:author="PR Preview" w:date="2026-01-01T00:00:00Z">
        <w:r>
          <w:rPr>
            <w:b/>
            <w:bCs/>
          </w:rPr>
          <w:t xml:space="preserve">Example 167 (Projecting onto a line in</w:t>
        </w:r>
      </w:ins>
      <w:ins w:id="18805" w:author="PR Preview" w:date="2026-01-01T00:00:00Z">
        <w:r>
          <w:rPr>
            <w:b/>
            <w:bCs/>
          </w:rPr>
          <w:t xml:space="preserve"> </w:t>
        </w:r>
      </w:ins>
      <m:oMath>
        <m:sSup>
          <m:e>
            <m:r>
              <m:rPr>
                <m:scr m:val="double-struck"/>
                <m:sty m:val="p"/>
              </m:rPr>
              <m:t>R</m:t>
            </m:r>
          </m:e>
          <m:sup>
            <m:r>
              <m:t>3</m:t>
            </m:r>
          </m:sup>
        </m:sSup>
      </m:oMath>
      <w:ins w:id="18806" w:author="PR Preview" w:date="2026-01-01T00:00:00Z">
        <w:r>
          <w:rPr>
            <w:b/>
            <w:bCs/>
          </w:rPr>
          <w:t xml:space="preserve">)</w:t>
        </w:r>
      </w:ins>
      <w:ins w:id="18807" w:author="PR Preview" w:date="2026-01-01T00:00:00Z">
        <w:r>
          <w:t xml:space="preserve"> </w:t>
        </w:r>
      </w:ins>
      <w:ins w:id="18808" w:author="PR Preview" w:date="2026-01-01T00:00:00Z">
        <w:r>
          <w:t xml:space="preserve">In</w:t>
        </w:r>
      </w:ins>
      <w:ins w:id="18809" w:author="PR Preview" w:date="2026-01-01T00:00:00Z">
        <w:r>
          <w:t xml:space="preserve"> </w:t>
        </w:r>
      </w:ins>
      <w:hyperlink w:anchor="exm-orthogonal-direct-sum">
        <w:ins w:id="18810" w:author="PR Preview" w:date="2026-01-01T00:00:00Z">
          <w:r>
            <w:rPr>
              <w:rStyle w:val="Hyperlink"/>
            </w:rPr>
            <w:t xml:space="preserve">Example 95</w:t>
          </w:r>
        </w:ins>
      </w:hyperlink>
      <w:ins w:id="18811" w:author="PR Preview" w:date="2026-01-01T00:00:00Z">
        <w:r>
          <w:t xml:space="preserve">,</w:t>
        </w:r>
      </w:ins>
      <w:ins w:id="18812" w:author="PR Preview" w:date="2026-01-01T00:00:00Z">
        <w:r>
          <w:t xml:space="preserve"> </w:t>
        </w:r>
      </w:ins>
      <w:ins w:id="18813" w:author="PR Preview" w:date="2026-01-01T00:00:00Z">
        <w:r>
          <w:t xml:space="preserve">$\mathord{\smash[b]{\underset{\raise.3ex\hbox{$\scriptstyle\sim$}}{y}}\vphantom{y}} = (3, 1, 2)$</w:t>
        </w:r>
      </w:ins>
      <w:ins w:id="18814" w:author="PR Preview" w:date="2026-01-01T00:00:00Z">
        <w:r>
          <w:t xml:space="preserve"> </w:t>
        </w:r>
      </w:ins>
      <w:ins w:id="18815" w:author="PR Preview" w:date="2026-01-01T00:00:00Z">
        <w:r>
          <w:t xml:space="preserve">splits as</w:t>
        </w:r>
      </w:ins>
      <w:ins w:id="18816"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18817" w:author="PR Preview" w:date="2026-01-01T00:00:00Z">
        <w:r>
          <w:t xml:space="preserve">,</w:t>
        </w:r>
      </w:ins>
      <w:ins w:id="18818" w:author="PR Preview" w:date="2026-01-01T00:00:00Z">
        <w:r>
          <w:t xml:space="preserve"> </w:t>
        </w:r>
      </w:ins>
      <w:ins w:id="18819" w:author="PR Preview" w:date="2026-01-01T00:00:00Z">
        <w:r>
          <w:t xml:space="preserve">with</w:t>
        </w:r>
      </w:ins>
      <w:ins w:id="18820"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8821" w:author="PR Preview" w:date="2026-01-01T00:00:00Z">
        <w:r>
          <w:t xml:space="preserve"> </w:t>
        </w:r>
      </w:ins>
      <w:ins w:id="18822" w:author="PR Preview" w:date="2026-01-01T00:00:00Z">
        <w:r>
          <w:t xml:space="preserve">and</w:t>
        </w:r>
      </w:ins>
      <w:ins w:id="1882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18824" w:author="PR Preview" w:date="2026-01-01T00:00:00Z">
        <w:r>
          <w:t xml:space="preserve">.</w:t>
        </w:r>
      </w:ins>
      <w:ins w:id="18825" w:author="PR Preview" w:date="2026-01-01T00:00:00Z">
        <w:r>
          <w:t xml:space="preserve"> </w:t>
        </w:r>
      </w:ins>
      <w:ins w:id="18826" w:author="PR Preview" w:date="2026-01-01T00:00:00Z">
        <w:r>
          <w:t xml:space="preserve">So the orthogonal projection of</w:t>
        </w:r>
      </w:ins>
      <w:ins w:id="18827" w:author="PR Preview" w:date="2026-01-01T00:00:00Z">
        <w:r>
          <w:t xml:space="preserve"> </w:t>
        </w:r>
      </w:ins>
      <m:oMath>
        <m:r>
          <m:rPr>
            <m:sty m:val="p"/>
          </m:rPr>
          <m:t>(</m:t>
        </m:r>
        <m:r>
          <m:t>3</m:t>
        </m:r>
        <m:r>
          <m:rPr>
            <m:sty m:val="p"/>
          </m:rPr>
          <m:t>,</m:t>
        </m:r>
        <m:r>
          <m:t>1</m:t>
        </m:r>
        <m:r>
          <m:rPr>
            <m:sty m:val="p"/>
          </m:rPr>
          <m:t>,</m:t>
        </m:r>
        <m:r>
          <m:t>2</m:t>
        </m:r>
        <m:r>
          <m:rPr>
            <m:sty m:val="p"/>
          </m:rPr>
          <m:t>)</m:t>
        </m:r>
      </m:oMath>
      <w:ins w:id="18828" w:author="PR Preview" w:date="2026-01-01T00:00:00Z">
        <w:r>
          <w:t xml:space="preserve"> </w:t>
        </w:r>
      </w:ins>
      <w:ins w:id="18829" w:author="PR Preview" w:date="2026-01-01T00:00:00Z">
        <w:r>
          <w:t xml:space="preserve">onto</w:t>
        </w:r>
      </w:ins>
      <w:ins w:id="18830" w:author="PR Preview" w:date="2026-01-01T00:00:00Z">
        <w:r>
          <w:t xml:space="preserve"> </w:t>
        </w:r>
      </w:ins>
      <m:oMath>
        <m:r>
          <m:rPr>
            <m:scr m:val="script"/>
            <m:sty m:val="p"/>
          </m:rPr>
          <m:t>S</m:t>
        </m:r>
      </m:oMath>
      <w:ins w:id="18831" w:author="PR Preview" w:date="2026-01-01T00:00:00Z">
        <w:r>
          <w:t xml:space="preserve"> </w:t>
        </w:r>
      </w:ins>
      <w:ins w:id="18832" w:author="PR Preview" w:date="2026-01-01T00:00:00Z">
        <w:r>
          <w:t xml:space="preserve">is</w:t>
        </w:r>
      </w:ins>
      <w:ins w:id="18833" w:author="PR Preview" w:date="2026-01-01T00:00:00Z">
        <w:r>
          <w:t xml:space="preserve"> </w:t>
        </w:r>
      </w:ins>
      <m:oMath>
        <m:r>
          <m:rPr>
            <m:sty m:val="p"/>
          </m:rPr>
          <m:t>(</m:t>
        </m:r>
        <m:r>
          <m:t>2</m:t>
        </m:r>
        <m:r>
          <m:rPr>
            <m:sty m:val="p"/>
          </m:rPr>
          <m:t>,</m:t>
        </m:r>
        <m:r>
          <m:t>2</m:t>
        </m:r>
        <m:r>
          <m:rPr>
            <m:sty m:val="p"/>
          </m:rPr>
          <m:t>,</m:t>
        </m:r>
        <m:r>
          <m:t>0</m:t>
        </m:r>
        <m:r>
          <m:rPr>
            <m:sty m:val="p"/>
          </m:rPr>
          <m:t>)</m:t>
        </m:r>
      </m:oMath>
      <w:ins w:id="18834" w:author="PR Preview" w:date="2026-01-01T00:00:00Z">
        <w:r>
          <w:t xml:space="preserve">.</w:t>
        </w:r>
      </w:ins>
      <w:ins w:id="18835" w:author="PR Preview" w:date="2026-01-01T00:00:00Z">
        <w:r>
          <w:t xml:space="preserve"> </w:t>
        </w:r>
      </w:ins>
      <w:ins w:id="18836" w:author="PR Preview" w:date="2026-01-01T00:00:00Z">
        <w:r>
          <w:t xml:space="preserve">A vector already in</w:t>
        </w:r>
      </w:ins>
      <w:ins w:id="18837" w:author="PR Preview" w:date="2026-01-01T00:00:00Z">
        <w:r>
          <w:t xml:space="preserve"> </w:t>
        </w:r>
      </w:ins>
      <m:oMath>
        <m:r>
          <m:rPr>
            <m:scr m:val="script"/>
            <m:sty m:val="p"/>
          </m:rPr>
          <m:t>S</m:t>
        </m:r>
      </m:oMath>
      <w:ins w:id="18838" w:author="PR Preview" w:date="2026-01-01T00:00:00Z">
        <w:r>
          <w:t xml:space="preserve">, such as</w:t>
        </w:r>
      </w:ins>
      <w:ins w:id="18839" w:author="PR Preview" w:date="2026-01-01T00:00:00Z">
        <w:r>
          <w:t xml:space="preserve"> </w:t>
        </w:r>
      </w:ins>
      <m:oMath>
        <m:r>
          <m:rPr>
            <m:sty m:val="p"/>
          </m:rPr>
          <m:t>(</m:t>
        </m:r>
        <m:r>
          <m:t>5</m:t>
        </m:r>
        <m:r>
          <m:rPr>
            <m:sty m:val="p"/>
          </m:rPr>
          <m:t>,</m:t>
        </m:r>
        <m:r>
          <m:t>5</m:t>
        </m:r>
        <m:r>
          <m:rPr>
            <m:sty m:val="p"/>
          </m:rPr>
          <m:t>,</m:t>
        </m:r>
        <m:r>
          <m:t>0</m:t>
        </m:r>
        <m:r>
          <m:rPr>
            <m:sty m:val="p"/>
          </m:rPr>
          <m:t>)</m:t>
        </m:r>
      </m:oMath>
      <w:ins w:id="18840" w:author="PR Preview" w:date="2026-01-01T00:00:00Z">
        <w:r>
          <w:t xml:space="preserve">,</w:t>
        </w:r>
      </w:ins>
      <w:ins w:id="18841" w:author="PR Preview" w:date="2026-01-01T00:00:00Z">
        <w:r>
          <w:t xml:space="preserve"> </w:t>
        </w:r>
      </w:ins>
      <w:ins w:id="18842" w:author="PR Preview" w:date="2026-01-01T00:00:00Z">
        <w:r>
          <w:t xml:space="preserve">is its own projection, since</w:t>
        </w:r>
      </w:ins>
      <w:ins w:id="18843" w:author="PR Preview" w:date="2026-01-01T00:00:00Z">
        <w:r>
          <w:t xml:space="preserve"> </w:t>
        </w:r>
      </w:ins>
      <w:ins w:id="18844" w:author="PR Preview" w:date="2026-01-01T00:00:00Z">
        <w:r>
          <w:t xml:space="preserve">$(5, 5, 0) = (5, 5, 0) + \mathord{\smash[b]{\underset{\raise.3ex\hbox{$\scriptstyle\sim$}}{0}}\vphantom{0}}$</w:t>
        </w:r>
      </w:ins>
      <w:ins w:id="18845" w:author="PR Preview" w:date="2026-01-01T00:00:00Z">
        <w:r>
          <w:t xml:space="preserve"> </w:t>
        </w:r>
      </w:ins>
      <w:ins w:id="18846" w:author="PR Preview" w:date="2026-01-01T00:00:00Z">
        <w:r>
          <w:t xml:space="preserve">and</w:t>
        </w:r>
      </w:ins>
      <w:ins w:id="18847" w:author="PR Preview" w:date="2026-01-01T00:00:00Z">
        <w:r>
          <w:t xml:space="preserve"> </w:t>
        </w:r>
      </w:ins>
      <w:ins w:id="18848" w:author="PR Preview" w:date="2026-01-01T00:00:00Z">
        <w:r>
          <w:t xml:space="preserve">$\mathord{\smash[b]{\underset{\raise.3ex\hbox{$\scriptstyle\sim$}}{0}}\vphantom{0}}\in \mathcal{S}^\perp$</w:t>
        </w:r>
      </w:ins>
      <w:ins w:id="18849" w:author="PR Preview" w:date="2026-01-01T00:00:00Z">
        <w:r>
          <w:t xml:space="preserve"> </w:t>
        </w:r>
      </w:ins>
      <w:ins w:id="18850" w:author="PR Preview" w:date="2026-01-01T00:00:00Z">
        <w:r>
          <w:t xml:space="preserve">(</w:t>
        </w:r>
      </w:ins>
      <w:hyperlink w:anchor="thm-orthogonal-complement-subspace">
        <w:ins w:id="18851" w:author="PR Preview" w:date="2026-01-01T00:00:00Z">
          <w:r>
            <w:rPr>
              <w:rStyle w:val="Hyperlink"/>
            </w:rPr>
            <w:t xml:space="preserve">Theorem 52</w:t>
          </w:r>
        </w:ins>
      </w:hyperlink>
      <w:ins w:id="18852" w:author="PR Preview" w:date="2026-01-01T00:00:00Z">
        <w:r>
          <w:t xml:space="preserve">,</w:t>
        </w:r>
      </w:ins>
      <w:ins w:id="18853" w:author="PR Preview" w:date="2026-01-01T00:00:00Z">
        <w:r>
          <w:t xml:space="preserve"> </w:t>
        </w:r>
      </w:ins>
      <w:hyperlink w:anchor="thm-subspace-zero">
        <w:ins w:id="18854" w:author="PR Preview" w:date="2026-01-01T00:00:00Z">
          <w:r>
            <w:rPr>
              <w:rStyle w:val="Hyperlink"/>
            </w:rPr>
            <w:t xml:space="preserve">Theorem 21</w:t>
          </w:r>
        </w:ins>
      </w:hyperlink>
      <w:ins w:id="18855" w:author="PR Preview" w:date="2026-01-01T00:00:00Z">
        <w:r>
          <w:t xml:space="preserve">);</w:t>
        </w:r>
      </w:ins>
      <w:ins w:id="18856" w:author="PR Preview" w:date="2026-01-01T00:00:00Z">
        <w:r>
          <w:t xml:space="preserve"> </w:t>
        </w:r>
      </w:ins>
      <w:ins w:id="18857" w:author="PR Preview" w:date="2026-01-01T00:00:00Z">
        <w:r>
          <w:t xml:space="preserve">a vector of</w:t>
        </w:r>
      </w:ins>
      <w:ins w:id="18858" w:author="PR Preview" w:date="2026-01-01T00:00:00Z">
        <w:r>
          <w:t xml:space="preserve"> </w:t>
        </w:r>
      </w:ins>
      <m:oMath>
        <m:sSup>
          <m:e>
            <m:r>
              <m:rPr>
                <m:scr m:val="script"/>
                <m:sty m:val="p"/>
              </m:rPr>
              <m:t>S</m:t>
            </m:r>
          </m:e>
          <m:sup>
            <m:r>
              <m:rPr>
                <m:sty m:val="p"/>
              </m:rPr>
              <m:t>⟂</m:t>
            </m:r>
          </m:sup>
        </m:sSup>
      </m:oMath>
      <w:ins w:id="18859" w:author="PR Preview" w:date="2026-01-01T00:00:00Z">
        <w:r>
          <w:t xml:space="preserve">, such as</w:t>
        </w:r>
      </w:ins>
      <w:ins w:id="18860"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18861" w:author="PR Preview" w:date="2026-01-01T00:00:00Z">
        <w:r>
          <w:t xml:space="preserve">,</w:t>
        </w:r>
      </w:ins>
      <w:ins w:id="18862" w:author="PR Preview" w:date="2026-01-01T00:00:00Z">
        <w:r>
          <w:t xml:space="preserve"> </w:t>
        </w:r>
      </w:ins>
      <w:ins w:id="18863" w:author="PR Preview" w:date="2026-01-01T00:00:00Z">
        <w:r>
          <w:t xml:space="preserve">projects to</w:t>
        </w:r>
      </w:ins>
      <w:ins w:id="18864" w:author="PR Preview" w:date="2026-01-01T00:00:00Z">
        <w:r>
          <w:t xml:space="preserve"> </w:t>
        </w:r>
      </w:ins>
      <w:ins w:id="18865" w:author="PR Preview" w:date="2026-01-01T00:00:00Z">
        <w:r>
          <w:t xml:space="preserve">$\mathord{\smash[b]{\underset{\raise.3ex\hbox{$\scriptstyle\sim$}}{0}}\vphantom{0}}$</w:t>
        </w:r>
      </w:ins>
      <w:ins w:id="18866" w:author="PR Preview" w:date="2026-01-01T00:00:00Z">
        <w:r>
          <w:t xml:space="preserve">, since</w:t>
        </w:r>
      </w:ins>
      <w:ins w:id="18867" w:author="PR Preview" w:date="2026-01-01T00:00:00Z">
        <w:r>
          <w:t xml:space="preserve"> </w:t>
        </w:r>
      </w:ins>
      <w:ins w:id="18868" w:author="PR Preview" w:date="2026-01-01T00:00:00Z">
        <w:r>
          <w:t xml:space="preserve">$(1, -1, 2) = \mathord{\smash[b]{\underset{\raise.3ex\hbox{$\scriptstyle\sim$}}{0}}\vphantom{0}}+ (1, -1, 2)$</w:t>
        </w:r>
      </w:ins>
      <w:ins w:id="18869" w:author="PR Preview" w:date="2026-01-01T00:00:00Z">
        <w:r>
          <w:t xml:space="preserve"> </w:t>
        </w:r>
      </w:ins>
      <w:ins w:id="18870" w:author="PR Preview" w:date="2026-01-01T00:00:00Z">
        <w:r>
          <w:t xml:space="preserve">and</w:t>
        </w:r>
      </w:ins>
      <w:ins w:id="18871" w:author="PR Preview" w:date="2026-01-01T00:00:00Z">
        <w:r>
          <w:t xml:space="preserve"> </w:t>
        </w:r>
      </w:ins>
      <w:ins w:id="18872" w:author="PR Preview" w:date="2026-01-01T00:00:00Z">
        <w:r>
          <w:t xml:space="preserve">$\mathord{\smash[b]{\underset{\raise.3ex\hbox{$\scriptstyle\sim$}}{0}}\vphantom{0}}\in \mathcal{S}$</w:t>
        </w:r>
      </w:ins>
      <w:ins w:id="18873" w:author="PR Preview" w:date="2026-01-01T00:00:00Z">
        <w:r>
          <w:t xml:space="preserve"> </w:t>
        </w:r>
      </w:ins>
      <w:ins w:id="18874" w:author="PR Preview" w:date="2026-01-01T00:00:00Z">
        <w:r>
          <w:t xml:space="preserve">(</w:t>
        </w:r>
      </w:ins>
      <w:hyperlink w:anchor="thm-subspace-zero">
        <w:ins w:id="18875" w:author="PR Preview" w:date="2026-01-01T00:00:00Z">
          <w:r>
            <w:rPr>
              <w:rStyle w:val="Hyperlink"/>
            </w:rPr>
            <w:t xml:space="preserve">Theorem 21</w:t>
          </w:r>
        </w:ins>
      </w:hyperlink>
      <w:ins w:id="18876" w:author="PR Preview" w:date="2026-01-01T00:00:00Z">
        <w:r>
          <w:t xml:space="preserve">).</w:t>
        </w:r>
      </w:ins>
    </w:p>
    <w:bookmarkEnd w:id="558"/>
    <w:bookmarkStart w:id="559" w:name="exm-not-orthogonal-projection"/>
    <w:p>
      <w:pPr>
        <w:pStyle w:val="BodyText"/>
      </w:pPr>
      <w:ins w:id="18877" w:author="PR Preview" w:date="2026-01-01T00:00:00Z">
        <w:r>
          <w:rPr>
            <w:b/>
            <w:bCs/>
          </w:rPr>
          <w:t xml:space="preserve">Example 168 (A split that is not the orthogonal one)</w:t>
        </w:r>
      </w:ins>
      <w:ins w:id="18878"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18879" w:author="PR Preview" w:date="2026-01-01T00:00:00Z">
        <w:r>
          <w:t xml:space="preserve"> </w:t>
        </w:r>
      </w:ins>
      <w:ins w:id="18880" w:author="PR Preview" w:date="2026-01-01T00:00:00Z">
        <w:r>
          <w:t xml:space="preserve">also writes</w:t>
        </w:r>
      </w:ins>
      <w:ins w:id="18881" w:author="PR Preview" w:date="2026-01-01T00:00:00Z">
        <w:r>
          <w:t xml:space="preserve"> </w:t>
        </w:r>
      </w:ins>
      <m:oMath>
        <m:r>
          <m:rPr>
            <m:sty m:val="p"/>
          </m:rPr>
          <m:t>(</m:t>
        </m:r>
        <m:r>
          <m:t>3</m:t>
        </m:r>
        <m:r>
          <m:rPr>
            <m:sty m:val="p"/>
          </m:rPr>
          <m:t>,</m:t>
        </m:r>
        <m:r>
          <m:t>1</m:t>
        </m:r>
        <m:r>
          <m:rPr>
            <m:sty m:val="p"/>
          </m:rPr>
          <m:t>,</m:t>
        </m:r>
        <m:r>
          <m:t>2</m:t>
        </m:r>
        <m:r>
          <m:rPr>
            <m:sty m:val="p"/>
          </m:rPr>
          <m:t>)</m:t>
        </m:r>
      </m:oMath>
      <w:ins w:id="18882" w:author="PR Preview" w:date="2026-01-01T00:00:00Z">
        <w:r>
          <w:t xml:space="preserve"> </w:t>
        </w:r>
      </w:ins>
      <w:ins w:id="18883" w:author="PR Preview" w:date="2026-01-01T00:00:00Z">
        <w:r>
          <w:t xml:space="preserve">as a vector of</w:t>
        </w:r>
      </w:ins>
      <w:ins w:id="1888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8885" w:author="PR Preview" w:date="2026-01-01T00:00:00Z">
        <w:r>
          <w:t xml:space="preserve"> </w:t>
        </w:r>
      </w:ins>
      <w:ins w:id="18886" w:author="PR Preview" w:date="2026-01-01T00:00:00Z">
        <w:r>
          <w:t xml:space="preserve">plus a remainder,</w:t>
        </w:r>
      </w:ins>
      <w:ins w:id="18887" w:author="PR Preview" w:date="2026-01-01T00:00:00Z">
        <w:r>
          <w:t xml:space="preserve"> </w:t>
        </w:r>
      </w:ins>
      <w:ins w:id="18888" w:author="PR Preview" w:date="2026-01-01T00:00:00Z">
        <w:r>
          <w:t xml:space="preserve">but</w:t>
        </w:r>
      </w:ins>
      <w:ins w:id="18889"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18890" w:author="PR Preview" w:date="2026-01-01T00:00:00Z">
        <w:r>
          <w:t xml:space="preserve">,</w:t>
        </w:r>
      </w:ins>
      <w:ins w:id="18891" w:author="PR Preview" w:date="2026-01-01T00:00:00Z">
        <w:r>
          <w:t xml:space="preserve"> </w:t>
        </w:r>
      </w:ins>
      <w:ins w:id="18892" w:author="PR Preview" w:date="2026-01-01T00:00:00Z">
        <w:r>
          <w:t xml:space="preserve">so the remainder is not in</w:t>
        </w:r>
      </w:ins>
      <w:ins w:id="18893" w:author="PR Preview" w:date="2026-01-01T00:00:00Z">
        <w:r>
          <w:t xml:space="preserve"> </w:t>
        </w:r>
      </w:ins>
      <m:oMath>
        <m:sSup>
          <m:e>
            <m:r>
              <m:rPr>
                <m:scr m:val="script"/>
                <m:sty m:val="p"/>
              </m:rPr>
              <m:t>S</m:t>
            </m:r>
          </m:e>
          <m:sup>
            <m:r>
              <m:rPr>
                <m:sty m:val="p"/>
              </m:rPr>
              <m:t>⟂</m:t>
            </m:r>
          </m:sup>
        </m:sSup>
      </m:oMath>
      <w:ins w:id="18894" w:author="PR Preview" w:date="2026-01-01T00:00:00Z">
        <w:r>
          <w:t xml:space="preserve">,</w:t>
        </w:r>
      </w:ins>
      <w:ins w:id="18895" w:author="PR Preview" w:date="2026-01-01T00:00:00Z">
        <w:r>
          <w:t xml:space="preserve"> </w:t>
        </w:r>
      </w:ins>
      <w:ins w:id="18896" w:author="PR Preview" w:date="2026-01-01T00:00:00Z">
        <w:r>
          <w:t xml:space="preserve">and</w:t>
        </w:r>
      </w:ins>
      <w:ins w:id="18897" w:author="PR Preview" w:date="2026-01-01T00:00:00Z">
        <w:r>
          <w:t xml:space="preserve"> </w:t>
        </w:r>
      </w:ins>
      <m:oMath>
        <m:r>
          <m:rPr>
            <m:sty m:val="p"/>
          </m:rPr>
          <m:t>(</m:t>
        </m:r>
        <m:r>
          <m:t>3</m:t>
        </m:r>
        <m:r>
          <m:rPr>
            <m:sty m:val="p"/>
          </m:rPr>
          <m:t>,</m:t>
        </m:r>
        <m:r>
          <m:t>3</m:t>
        </m:r>
        <m:r>
          <m:rPr>
            <m:sty m:val="p"/>
          </m:rPr>
          <m:t>,</m:t>
        </m:r>
        <m:r>
          <m:t>0</m:t>
        </m:r>
        <m:r>
          <m:rPr>
            <m:sty m:val="p"/>
          </m:rPr>
          <m:t>)</m:t>
        </m:r>
      </m:oMath>
      <w:ins w:id="18898" w:author="PR Preview" w:date="2026-01-01T00:00:00Z">
        <w:r>
          <w:t xml:space="preserve"> </w:t>
        </w:r>
      </w:ins>
      <w:ins w:id="18899" w:author="PR Preview" w:date="2026-01-01T00:00:00Z">
        <w:r>
          <w:t xml:space="preserve">is not the orthogonal projection of</w:t>
        </w:r>
      </w:ins>
      <w:ins w:id="18900" w:author="PR Preview" w:date="2026-01-01T00:00:00Z">
        <w:r>
          <w:t xml:space="preserve"> </w:t>
        </w:r>
      </w:ins>
      <m:oMath>
        <m:r>
          <m:rPr>
            <m:sty m:val="p"/>
          </m:rPr>
          <m:t>(</m:t>
        </m:r>
        <m:r>
          <m:t>3</m:t>
        </m:r>
        <m:r>
          <m:rPr>
            <m:sty m:val="p"/>
          </m:rPr>
          <m:t>,</m:t>
        </m:r>
        <m:r>
          <m:t>1</m:t>
        </m:r>
        <m:r>
          <m:rPr>
            <m:sty m:val="p"/>
          </m:rPr>
          <m:t>,</m:t>
        </m:r>
        <m:r>
          <m:t>2</m:t>
        </m:r>
        <m:r>
          <m:rPr>
            <m:sty m:val="p"/>
          </m:rPr>
          <m:t>)</m:t>
        </m:r>
      </m:oMath>
      <w:ins w:id="18901" w:author="PR Preview" w:date="2026-01-01T00:00:00Z">
        <w:r>
          <w:t xml:space="preserve"> </w:t>
        </w:r>
      </w:ins>
      <w:ins w:id="18902" w:author="PR Preview" w:date="2026-01-01T00:00:00Z">
        <w:r>
          <w:t xml:space="preserve">onto</w:t>
        </w:r>
      </w:ins>
      <w:ins w:id="18903" w:author="PR Preview" w:date="2026-01-01T00:00:00Z">
        <w:r>
          <w:t xml:space="preserve"> </w:t>
        </w:r>
      </w:ins>
      <m:oMath>
        <m:r>
          <m:rPr>
            <m:scr m:val="script"/>
            <m:sty m:val="p"/>
          </m:rPr>
          <m:t>S</m:t>
        </m:r>
      </m:oMath>
      <w:ins w:id="18904" w:author="PR Preview" w:date="2026-01-01T00:00:00Z">
        <w:r>
          <w:t xml:space="preserve">.</w:t>
        </w:r>
      </w:ins>
    </w:p>
    <w:bookmarkEnd w:id="559"/>
    <w:bookmarkStart w:id="560" w:name="thm-closest-point"/>
    <w:p>
      <w:pPr>
        <w:pStyle w:val="BodyText"/>
      </w:pPr>
      <w:ins w:id="18905" w:author="PR Preview" w:date="2026-01-01T00:00:00Z">
        <w:r>
          <w:rPr>
            <w:b/>
            <w:bCs/>
          </w:rPr>
          <w:t xml:space="preserve">Theorem 91 (The orthogonal projection is the closest point)</w:t>
        </w:r>
      </w:ins>
      <w:ins w:id="18906" w:author="PR Preview" w:date="2026-01-01T00:00:00Z">
        <w:r>
          <w:t xml:space="preserve"> </w:t>
        </w:r>
      </w:ins>
      <w:ins w:id="18907" w:author="PR Preview" w:date="2026-01-01T00:00:00Z">
        <w:r>
          <w:t xml:space="preserve">Let</w:t>
        </w:r>
      </w:ins>
      <w:ins w:id="18908" w:author="PR Preview" w:date="2026-01-01T00:00:00Z">
        <w:r>
          <w:t xml:space="preserve"> </w:t>
        </w:r>
      </w:ins>
      <m:oMath>
        <m:r>
          <m:rPr>
            <m:scr m:val="script"/>
            <m:sty m:val="p"/>
          </m:rPr>
          <m:t>S</m:t>
        </m:r>
      </m:oMath>
      <w:ins w:id="18909" w:author="PR Preview" w:date="2026-01-01T00:00:00Z">
        <w:r>
          <w:t xml:space="preserve"> </w:t>
        </w:r>
      </w:ins>
      <w:ins w:id="18910" w:author="PR Preview" w:date="2026-01-01T00:00:00Z">
        <w:r>
          <w:t xml:space="preserve">be a subspace of</w:t>
        </w:r>
      </w:ins>
      <w:ins w:id="18911" w:author="PR Preview" w:date="2026-01-01T00:00:00Z">
        <w:r>
          <w:t xml:space="preserve"> </w:t>
        </w:r>
      </w:ins>
      <m:oMath>
        <m:sSup>
          <m:e>
            <m:r>
              <m:rPr>
                <m:scr m:val="double-struck"/>
                <m:sty m:val="p"/>
              </m:rPr>
              <m:t>R</m:t>
            </m:r>
          </m:e>
          <m:sup>
            <m:r>
              <m:t>p</m:t>
            </m:r>
          </m:sup>
        </m:sSup>
      </m:oMath>
      <w:ins w:id="18912" w:author="PR Preview" w:date="2026-01-01T00:00:00Z">
        <w:r>
          <w:t xml:space="preserve">, let</w:t>
        </w:r>
      </w:ins>
      <w:ins w:id="18913" w:author="PR Preview" w:date="2026-01-01T00:00:00Z">
        <w:r>
          <w:t xml:space="preserve"> </w:t>
        </w:r>
      </w:ins>
      <w:ins w:id="18914" w:author="PR Preview" w:date="2026-01-01T00:00:00Z">
        <w:r>
          <w:t xml:space="preserve">$\mathord{\smash[b]{\underset{\raise.3ex\hbox{$\scriptstyle\sim$}}{y}}\vphantom{y}} \in \mathbb{R}^p$</w:t>
        </w:r>
      </w:ins>
      <w:ins w:id="18915" w:author="PR Preview" w:date="2026-01-01T00:00:00Z">
        <w:r>
          <w:t xml:space="preserve">,</w:t>
        </w:r>
      </w:ins>
      <w:ins w:id="18916" w:author="PR Preview" w:date="2026-01-01T00:00:00Z">
        <w:r>
          <w:t xml:space="preserve"> </w:t>
        </w:r>
      </w:ins>
      <w:ins w:id="18917" w:author="PR Preview" w:date="2026-01-01T00:00:00Z">
        <w:r>
          <w:t xml:space="preserve">and let</w:t>
        </w:r>
      </w:ins>
      <w:ins w:id="18918" w:author="PR Preview" w:date="2026-01-01T00:00:00Z">
        <w:r>
          <w:t xml:space="preserve"> </w:t>
        </w:r>
      </w:ins>
      <w:ins w:id="18919" w:author="PR Preview" w:date="2026-01-01T00:00:00Z">
        <w:r>
          <w:t xml:space="preserve">$\mathord{\smash[b]{\underset{\raise.3ex\hbox{$\scriptstyle\sim$}}{u}}\vphantom{u}}$</w:t>
        </w:r>
      </w:ins>
      <w:ins w:id="18920" w:author="PR Preview" w:date="2026-01-01T00:00:00Z">
        <w:r>
          <w:t xml:space="preserve"> </w:t>
        </w:r>
      </w:ins>
      <w:ins w:id="18921" w:author="PR Preview" w:date="2026-01-01T00:00:00Z">
        <w:r>
          <w:t xml:space="preserve">be the orthogonal projection of</w:t>
        </w:r>
      </w:ins>
      <w:ins w:id="18922" w:author="PR Preview" w:date="2026-01-01T00:00:00Z">
        <w:r>
          <w:t xml:space="preserve"> </w:t>
        </w:r>
      </w:ins>
      <w:ins w:id="18923" w:author="PR Preview" w:date="2026-01-01T00:00:00Z">
        <w:r>
          <w:t xml:space="preserve">$\mathord{\smash[b]{\underset{\raise.3ex\hbox{$\scriptstyle\sim$}}{y}}\vphantom{y}}$</w:t>
        </w:r>
      </w:ins>
      <w:ins w:id="18924" w:author="PR Preview" w:date="2026-01-01T00:00:00Z">
        <w:r>
          <w:t xml:space="preserve"> </w:t>
        </w:r>
      </w:ins>
      <w:ins w:id="18925" w:author="PR Preview" w:date="2026-01-01T00:00:00Z">
        <w:r>
          <w:t xml:space="preserve">onto</w:t>
        </w:r>
      </w:ins>
      <w:ins w:id="18926" w:author="PR Preview" w:date="2026-01-01T00:00:00Z">
        <w:r>
          <w:t xml:space="preserve"> </w:t>
        </w:r>
      </w:ins>
      <m:oMath>
        <m:r>
          <m:rPr>
            <m:scr m:val="script"/>
            <m:sty m:val="p"/>
          </m:rPr>
          <m:t>S</m:t>
        </m:r>
      </m:oMath>
      <w:ins w:id="18927" w:author="PR Preview" w:date="2026-01-01T00:00:00Z">
        <w:r>
          <w:t xml:space="preserve"> </w:t>
        </w:r>
      </w:ins>
      <w:ins w:id="18928" w:author="PR Preview" w:date="2026-01-01T00:00:00Z">
        <w:r>
          <w:t xml:space="preserve">(</w:t>
        </w:r>
      </w:ins>
      <w:hyperlink w:anchor="def-orthogonal-projection">
        <w:ins w:id="18929" w:author="PR Preview" w:date="2026-01-01T00:00:00Z">
          <w:r>
            <w:rPr>
              <w:rStyle w:val="Hyperlink"/>
            </w:rPr>
            <w:t xml:space="preserve">Definition 108</w:t>
          </w:r>
        </w:ins>
      </w:hyperlink>
      <w:ins w:id="18930" w:author="PR Preview" w:date="2026-01-01T00:00:00Z">
        <w:r>
          <w:t xml:space="preserve">).</w:t>
        </w:r>
      </w:ins>
      <w:ins w:id="18931" w:author="PR Preview" w:date="2026-01-01T00:00:00Z">
        <w:r>
          <w:t xml:space="preserve"> </w:t>
        </w:r>
      </w:ins>
      <w:ins w:id="18932" w:author="PR Preview" w:date="2026-01-01T00:00:00Z">
        <w:r>
          <w:t xml:space="preserve">Then for every</w:t>
        </w:r>
      </w:ins>
      <w:ins w:id="18933" w:author="PR Preview" w:date="2026-01-01T00:00:00Z">
        <w:r>
          <w:t xml:space="preserve"> </w:t>
        </w:r>
      </w:ins>
      <w:ins w:id="18934" w:author="PR Preview" w:date="2026-01-01T00:00:00Z">
        <w:r>
          <w:t xml:space="preserve">$\mathord{\smash[b]{\underset{\raise.3ex\hbox{$\scriptstyle\sim$}}{w}}\vphantom{w}} \in \mathcal{S}$</w:t>
        </w:r>
      </w:ins>
      <w:ins w:id="18935" w:author="PR Preview" w:date="2026-01-01T00:00:00Z">
        <w:r>
          <w:t xml:space="preserve">,</w:t>
        </w:r>
      </w:ins>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del w:id="18936" w:author="PR Preview" w:date="2026-01-01T00:00:00Z">
        <w:r>
          <w:delTex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delText>
        </w:r>
      </w:del>
    </w:p>
    <w:p>
      <w:pPr>
        <w:pStyle w:val="FirstParagraph"/>
      </w:pPr>
      <w:del w:id="18937" w:author="PR Preview" w:date="2026-01-01T00:00:00Z">
        <w:r>
          <w:delText xml:space="preserve">with equality exactly when</w:delText>
        </w:r>
      </w:del>
      <w:del w:id="18938" w:author="PR Preview" w:date="2026-01-01T00:00:00Z">
        <w:r>
          <w:delText xml:space="preserve"> </w:delText>
        </w:r>
      </w:del>
      <w:del w:id="18939" w:author="PR Preview" w:date="2026-01-01T00:00:00Z">
        <w:r>
          <w:delText xml:space="preserve">$\mathopen{}\left\lVert\mathord{\smash[b]{\underset{\raise.3ex\hbox{$\scriptstyle\sim$}}{u}}\vphantom{u}} - \mathord{\smash[b]{\underset{\raise.3ex\hbox{$\scriptstyle\sim$}}{w}}\vphantom{w}}\right\rVert\mathclose{} = 0$</w:delText>
        </w:r>
      </w:del>
      <w:del w:id="18940" w:author="PR Preview" w:date="2026-01-01T00:00:00Z">
        <w:r>
          <w:delText xml:space="preserve">,</w:delText>
        </w:r>
      </w:del>
      <w:del w:id="18941" w:author="PR Preview" w:date="2026-01-01T00:00:00Z">
        <w:r>
          <w:delText xml:space="preserve"> </w:delText>
        </w:r>
      </w:del>
      <w:del w:id="18942" w:author="PR Preview" w:date="2026-01-01T00:00:00Z">
        <w:r>
          <w:delText xml:space="preserve">that is, when</w:delText>
        </w:r>
      </w:del>
      <w:del w:id="18943" w:author="PR Preview" w:date="2026-01-01T00:00:00Z">
        <w:r>
          <w:delText xml:space="preserve"> </w:delText>
        </w:r>
      </w:del>
      <w:del w:id="18944" w:author="PR Preview" w:date="2026-01-01T00:00:00Z">
        <w:r>
          <w:delText xml:space="preserve">$\mathord{\smash[b]{\underset{\raise.3ex\hbox{$\scriptstyle\sim$}}{w}}\vphantom{w}} = \mathord{\smash[b]{\underset{\raise.3ex\hbox{$\scriptstyle\sim$}}{u}}\vphantom{u}}$</w:delText>
        </w:r>
      </w:del>
      <w:del w:id="18945" w:author="PR Preview" w:date="2026-01-01T00:00:00Z">
        <w:r>
          <w:delText xml:space="preserve"> </w:delText>
        </w:r>
      </w:del>
      <w:del w:id="18946" w:author="PR Preview" w:date="2026-01-01T00:00:00Z">
        <w:r>
          <w:delText xml:space="preserve">(</w:delText>
        </w:r>
      </w:del>
      <w:hyperlink w:anchor="thm-norm-properties">
        <w:del w:id="18947" w:author="PR Preview" w:date="2026-01-01T00:00:00Z">
          <w:r>
            <w:rPr>
              <w:rStyle w:val="Hyperlink"/>
            </w:rPr>
            <w:delText xml:space="preserve">Theorem 58</w:delText>
          </w:r>
        </w:del>
      </w:hyperlink>
      <w:del w:id="18948" w:author="PR Preview" w:date="2026-01-01T00:00:00Z">
        <w:r>
          <w:delText xml:space="preserve">, part 1).</w:delText>
        </w:r>
      </w:del>
      <w:del w:id="18949" w:author="PR Preview" w:date="2026-01-01T00:00:00Z">
        <w:r>
          <w:delText xml:space="preserve"> </w:delText>
        </w:r>
      </w:del>
      <w:del w:id="18950" w:author="PR Preview" w:date="2026-01-01T00:00:00Z">
        <w:r>
          <w:delText xml:space="preserve">Taking nonnegative square roots preserves the inequality.</w:delText>
        </w:r>
      </w:del>
    </w:p>
    <w:p>
      <w:pPr>
        <w:pStyle w:val="BodyText"/>
      </w:pPr>
      <w:del w:id="18951" w:author="PR Preview" w:date="2026-01-01T00:00:00Z">
        <w:r>
          <w:rPr>
            <w:b/>
            <w:bCs/>
          </w:rPr>
          <w:delText xml:space="preserve">Example 170 (No point of the line is closer)</w:delText>
        </w:r>
      </w:del>
      <w:del w:id="18952" w:author="PR Preview" w:date="2026-01-01T00:00:00Z">
        <w:r>
          <w:delText xml:space="preserve"> </w:delText>
        </w:r>
      </w:del>
      <w:del w:id="18953" w:author="PR Preview" w:date="2026-01-01T00:00:00Z">
        <w:r>
          <w:delText xml:space="preserve">In</w:delText>
        </w:r>
      </w:del>
      <w:del w:id="18954" w:author="PR Preview" w:date="2026-01-01T00:00:00Z">
        <w:r>
          <w:delText xml:space="preserve"> </w:delText>
        </w:r>
      </w:del>
      <w:hyperlink w:anchor="exm-orthogonal-projection">
        <w:del w:id="18955" w:author="PR Preview" w:date="2026-01-01T00:00:00Z">
          <w:r>
            <w:rPr>
              <w:rStyle w:val="Hyperlink"/>
            </w:rPr>
            <w:delText xml:space="preserve">Example 168</w:delText>
          </w:r>
        </w:del>
      </w:hyperlink>
      <w:del w:id="18956" w:author="PR Preview" w:date="2026-01-01T00:00:00Z">
        <w:r>
          <w:delText xml:space="preserve">,</w:delText>
        </w:r>
      </w:del>
      <w:del w:id="18957" w:author="PR Preview" w:date="2026-01-01T00:00:00Z">
        <w:r>
          <w:delText xml:space="preserve"> </w:delText>
        </w:r>
      </w:del>
      <w:del w:id="18958" w:author="PR Preview" w:date="2026-01-01T00:00:00Z">
        <w:r>
          <w:delText xml:space="preserve">$\mathord{\smash[b]{\underset{\raise.3ex\hbox{$\scriptstyle\sim$}}{y}}\vphantom{y}} = (3, 1, 2)$</w:delText>
        </w:r>
      </w:del>
      <w:del w:id="18959" w:author="PR Preview" w:date="2026-01-01T00:00:00Z">
        <w:r>
          <w:delText xml:space="preserve"> </w:delText>
        </w:r>
      </w:del>
      <w:del w:id="18960" w:author="PR Preview" w:date="2026-01-01T00:00:00Z">
        <w:r>
          <w:delText xml:space="preserve">has projection</w:delText>
        </w:r>
      </w:del>
      <w:del w:id="18961" w:author="PR Preview" w:date="2026-01-01T00:00:00Z">
        <w:r>
          <w:delText xml:space="preserve"> </w:delText>
        </w:r>
      </w:del>
      <w:del w:id="18962" w:author="PR Preview" w:date="2026-01-01T00:00:00Z">
        <w:r>
          <w:delText xml:space="preserve">$\mathord{\smash[b]{\underset{\raise.3ex\hbox{$\scriptstyle\sim$}}{u}}\vphantom{u}} = (2, 2, 0)$</w:delText>
        </w:r>
      </w:del>
      <w:del w:id="18963" w:author="PR Preview" w:date="2026-01-01T00:00:00Z">
        <w:r>
          <w:delText xml:space="preserve"> </w:delText>
        </w:r>
      </w:del>
      <w:del w:id="18964" w:author="PR Preview" w:date="2026-01-01T00:00:00Z">
        <w:r>
          <w:delText xml:space="preserve">onto</w:delText>
        </w:r>
      </w:del>
      <w:del w:id="1896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8966" w:author="PR Preview" w:date="2026-01-01T00:00:00Z">
        <w:r>
          <w:delText xml:space="preserve">,</w:delText>
        </w:r>
      </w:del>
      <w:del w:id="18967" w:author="PR Preview" w:date="2026-01-01T00:00:00Z">
        <w:r>
          <w:delText xml:space="preserve"> </w:delText>
        </w:r>
      </w:del>
      <w:del w:id="18968" w:author="PR Preview" w:date="2026-01-01T00:00:00Z">
        <w:r>
          <w:delText xml:space="preserve">at distance</w:delText>
        </w:r>
      </w:del>
      <w:del w:id="18969"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18970" w:author="PR Preview" w:date="2026-01-01T00:00:00Z">
        <w:r>
          <w:delText xml:space="preserve">.</w:delText>
        </w:r>
      </w:del>
      <w:del w:id="18971" w:author="PR Preview" w:date="2026-01-01T00:00:00Z">
        <w:r>
          <w:delText xml:space="preserve"> </w:delText>
        </w:r>
      </w:del>
      <w:del w:id="18972" w:author="PR Preview" w:date="2026-01-01T00:00:00Z">
        <w:r>
          <w:delText xml:space="preserve">Another point of</w:delText>
        </w:r>
      </w:del>
      <w:del w:id="18973" w:author="PR Preview" w:date="2026-01-01T00:00:00Z">
        <w:r>
          <w:delText xml:space="preserve"> </w:delText>
        </w:r>
      </w:del>
      <m:oMath>
        <m:r>
          <m:rPr>
            <m:scr m:val="script"/>
            <m:sty m:val="p"/>
          </m:rPr>
          <m:t>S</m:t>
        </m:r>
      </m:oMath>
      <w:del w:id="18974" w:author="PR Preview" w:date="2026-01-01T00:00:00Z">
        <w:r>
          <w:delText xml:space="preserve">, such as</w:delText>
        </w:r>
      </w:del>
      <w:del w:id="18975" w:author="PR Preview" w:date="2026-01-01T00:00:00Z">
        <w:r>
          <w:delText xml:space="preserve"> </w:delText>
        </w:r>
      </w:del>
      <w:del w:id="18976" w:author="PR Preview" w:date="2026-01-01T00:00:00Z">
        <w:r>
          <w:delText xml:space="preserve">$\mathord{\smash[b]{\underset{\raise.3ex\hbox{$\scriptstyle\sim$}}{w}}\vphantom{w}} = (3, 3, 0)$</w:delText>
        </w:r>
      </w:del>
      <w:del w:id="18977" w:author="PR Preview" w:date="2026-01-01T00:00:00Z">
        <w:r>
          <w:delText xml:space="preserve">,</w:delText>
        </w:r>
      </w:del>
      <w:del w:id="18978" w:author="PR Preview" w:date="2026-01-01T00:00:00Z">
        <w:r>
          <w:delText xml:space="preserve"> </w:delText>
        </w:r>
      </w:del>
      <w:del w:id="18979" w:author="PR Preview" w:date="2026-01-01T00:00:00Z">
        <w:r>
          <w:delText xml:space="preserve">is farther:</w:delText>
        </w:r>
      </w:del>
    </w:p>
    <w:p>
      <w:pPr>
        <w:pStyle w:val="BodyText"/>
      </w:pPr>
      <w:ins w:id="18980"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ins>
    </w:p>
    <w:p>
      <w:pPr>
        <w:pStyle w:val="FirstParagraph"/>
      </w:pPr>
      <w:ins w:id="18981" w:author="PR Preview" w:date="2026-01-01T00:00:00Z">
        <w:r>
          <w:t xml:space="preserve">with equality exactly when</w:t>
        </w:r>
      </w:ins>
      <w:ins w:id="18982" w:author="PR Preview" w:date="2026-01-01T00:00:00Z">
        <w:r>
          <w:t xml:space="preserve"> </w:t>
        </w:r>
      </w:ins>
      <w:ins w:id="18983" w:author="PR Preview" w:date="2026-01-01T00:00:00Z">
        <w:r>
          <w:t xml:space="preserve">$\mathopen{}\left\lVert\mathord{\smash[b]{\underset{\raise.3ex\hbox{$\scriptstyle\sim$}}{u}}\vphantom{u}} - \mathord{\smash[b]{\underset{\raise.3ex\hbox{$\scriptstyle\sim$}}{w}}\vphantom{w}}\right\rVert\mathclose{} = 0$</w:t>
        </w:r>
      </w:ins>
      <w:ins w:id="18984" w:author="PR Preview" w:date="2026-01-01T00:00:00Z">
        <w:r>
          <w:t xml:space="preserve">,</w:t>
        </w:r>
      </w:ins>
      <w:ins w:id="18985" w:author="PR Preview" w:date="2026-01-01T00:00:00Z">
        <w:r>
          <w:t xml:space="preserve"> </w:t>
        </w:r>
      </w:ins>
      <w:ins w:id="18986" w:author="PR Preview" w:date="2026-01-01T00:00:00Z">
        <w:r>
          <w:t xml:space="preserve">that is, when</w:t>
        </w:r>
      </w:ins>
      <w:ins w:id="18987" w:author="PR Preview" w:date="2026-01-01T00:00:00Z">
        <w:r>
          <w:t xml:space="preserve"> </w:t>
        </w:r>
      </w:ins>
      <w:ins w:id="18988" w:author="PR Preview" w:date="2026-01-01T00:00:00Z">
        <w:r>
          <w:t xml:space="preserve">$\mathord{\smash[b]{\underset{\raise.3ex\hbox{$\scriptstyle\sim$}}{w}}\vphantom{w}} = \mathord{\smash[b]{\underset{\raise.3ex\hbox{$\scriptstyle\sim$}}{u}}\vphantom{u}}$</w:t>
        </w:r>
      </w:ins>
      <w:ins w:id="18989" w:author="PR Preview" w:date="2026-01-01T00:00:00Z">
        <w:r>
          <w:t xml:space="preserve"> </w:t>
        </w:r>
      </w:ins>
      <w:ins w:id="18990" w:author="PR Preview" w:date="2026-01-01T00:00:00Z">
        <w:r>
          <w:t xml:space="preserve">(</w:t>
        </w:r>
      </w:ins>
      <w:hyperlink w:anchor="thm-norm-properties">
        <w:ins w:id="18991" w:author="PR Preview" w:date="2026-01-01T00:00:00Z">
          <w:r>
            <w:rPr>
              <w:rStyle w:val="Hyperlink"/>
            </w:rPr>
            <w:t xml:space="preserve">Theorem 57</w:t>
          </w:r>
        </w:ins>
      </w:hyperlink>
      <w:ins w:id="18992" w:author="PR Preview" w:date="2026-01-01T00:00:00Z">
        <w:r>
          <w:t xml:space="preserve">, part 1).</w:t>
        </w:r>
      </w:ins>
      <w:ins w:id="18993" w:author="PR Preview" w:date="2026-01-01T00:00:00Z">
        <w:r>
          <w:t xml:space="preserve"> </w:t>
        </w:r>
      </w:ins>
      <w:ins w:id="18994" w:author="PR Preview" w:date="2026-01-01T00:00:00Z">
        <w:r>
          <w:t xml:space="preserve">Taking nonnegative square roots preserves the inequality.</w:t>
        </w:r>
      </w:ins>
    </w:p>
    <w:bookmarkStart w:id="561" w:name="exm-closest-point"/>
    <w:p>
      <w:pPr>
        <w:pStyle w:val="BodyText"/>
      </w:pPr>
      <w:ins w:id="18995" w:author="PR Preview" w:date="2026-01-01T00:00:00Z">
        <w:r>
          <w:rPr>
            <w:b/>
            <w:bCs/>
          </w:rPr>
          <w:t xml:space="preserve">Example 169 (No point of the line is closer)</w:t>
        </w:r>
      </w:ins>
      <w:ins w:id="18996" w:author="PR Preview" w:date="2026-01-01T00:00:00Z">
        <w:r>
          <w:t xml:space="preserve"> </w:t>
        </w:r>
      </w:ins>
      <w:ins w:id="18997" w:author="PR Preview" w:date="2026-01-01T00:00:00Z">
        <w:r>
          <w:t xml:space="preserve">In</w:t>
        </w:r>
      </w:ins>
      <w:ins w:id="18998" w:author="PR Preview" w:date="2026-01-01T00:00:00Z">
        <w:r>
          <w:t xml:space="preserve"> </w:t>
        </w:r>
      </w:ins>
      <w:hyperlink w:anchor="exm-orthogonal-projection">
        <w:ins w:id="18999" w:author="PR Preview" w:date="2026-01-01T00:00:00Z">
          <w:r>
            <w:rPr>
              <w:rStyle w:val="Hyperlink"/>
            </w:rPr>
            <w:t xml:space="preserve">Example 167</w:t>
          </w:r>
        </w:ins>
      </w:hyperlink>
      <w:ins w:id="19000" w:author="PR Preview" w:date="2026-01-01T00:00:00Z">
        <w:r>
          <w:t xml:space="preserve">,</w:t>
        </w:r>
      </w:ins>
      <w:ins w:id="19001" w:author="PR Preview" w:date="2026-01-01T00:00:00Z">
        <w:r>
          <w:t xml:space="preserve"> </w:t>
        </w:r>
      </w:ins>
      <w:ins w:id="19002" w:author="PR Preview" w:date="2026-01-01T00:00:00Z">
        <w:r>
          <w:t xml:space="preserve">$\mathord{\smash[b]{\underset{\raise.3ex\hbox{$\scriptstyle\sim$}}{y}}\vphantom{y}} = (3, 1, 2)$</w:t>
        </w:r>
      </w:ins>
      <w:ins w:id="19003" w:author="PR Preview" w:date="2026-01-01T00:00:00Z">
        <w:r>
          <w:t xml:space="preserve"> </w:t>
        </w:r>
      </w:ins>
      <w:ins w:id="19004" w:author="PR Preview" w:date="2026-01-01T00:00:00Z">
        <w:r>
          <w:t xml:space="preserve">has projection</w:t>
        </w:r>
      </w:ins>
      <w:ins w:id="19005" w:author="PR Preview" w:date="2026-01-01T00:00:00Z">
        <w:r>
          <w:t xml:space="preserve"> </w:t>
        </w:r>
      </w:ins>
      <w:ins w:id="19006" w:author="PR Preview" w:date="2026-01-01T00:00:00Z">
        <w:r>
          <w:t xml:space="preserve">$\mathord{\smash[b]{\underset{\raise.3ex\hbox{$\scriptstyle\sim$}}{u}}\vphantom{u}} = (2, 2, 0)$</w:t>
        </w:r>
      </w:ins>
      <w:ins w:id="19007" w:author="PR Preview" w:date="2026-01-01T00:00:00Z">
        <w:r>
          <w:t xml:space="preserve"> </w:t>
        </w:r>
      </w:ins>
      <w:ins w:id="19008" w:author="PR Preview" w:date="2026-01-01T00:00:00Z">
        <w:r>
          <w:t xml:space="preserve">onto</w:t>
        </w:r>
      </w:ins>
      <w:ins w:id="1900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9010" w:author="PR Preview" w:date="2026-01-01T00:00:00Z">
        <w:r>
          <w:t xml:space="preserve">,</w:t>
        </w:r>
      </w:ins>
      <w:ins w:id="19011" w:author="PR Preview" w:date="2026-01-01T00:00:00Z">
        <w:r>
          <w:t xml:space="preserve"> </w:t>
        </w:r>
      </w:ins>
      <w:ins w:id="19012" w:author="PR Preview" w:date="2026-01-01T00:00:00Z">
        <w:r>
          <w:t xml:space="preserve">at distance</w:t>
        </w:r>
      </w:ins>
      <w:ins w:id="19013"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19014" w:author="PR Preview" w:date="2026-01-01T00:00:00Z">
        <w:r>
          <w:t xml:space="preserve">.</w:t>
        </w:r>
      </w:ins>
      <w:ins w:id="19015" w:author="PR Preview" w:date="2026-01-01T00:00:00Z">
        <w:r>
          <w:t xml:space="preserve"> </w:t>
        </w:r>
      </w:ins>
      <w:ins w:id="19016" w:author="PR Preview" w:date="2026-01-01T00:00:00Z">
        <w:r>
          <w:t xml:space="preserve">Another point of</w:t>
        </w:r>
      </w:ins>
      <w:ins w:id="19017" w:author="PR Preview" w:date="2026-01-01T00:00:00Z">
        <w:r>
          <w:t xml:space="preserve"> </w:t>
        </w:r>
      </w:ins>
      <m:oMath>
        <m:r>
          <m:rPr>
            <m:scr m:val="script"/>
            <m:sty m:val="p"/>
          </m:rPr>
          <m:t>S</m:t>
        </m:r>
      </m:oMath>
      <w:ins w:id="19018" w:author="PR Preview" w:date="2026-01-01T00:00:00Z">
        <w:r>
          <w:t xml:space="preserve">, such as</w:t>
        </w:r>
      </w:ins>
      <w:ins w:id="19019" w:author="PR Preview" w:date="2026-01-01T00:00:00Z">
        <w:r>
          <w:t xml:space="preserve"> </w:t>
        </w:r>
      </w:ins>
      <w:ins w:id="19020" w:author="PR Preview" w:date="2026-01-01T00:00:00Z">
        <w:r>
          <w:t xml:space="preserve">$\mathord{\smash[b]{\underset{\raise.3ex\hbox{$\scriptstyle\sim$}}{w}}\vphantom{w}} = (3, 3, 0)$</w:t>
        </w:r>
      </w:ins>
      <w:ins w:id="19021" w:author="PR Preview" w:date="2026-01-01T00:00:00Z">
        <w:r>
          <w:t xml:space="preserve">,</w:t>
        </w:r>
      </w:ins>
      <w:ins w:id="19022" w:author="PR Preview" w:date="2026-01-01T00:00:00Z">
        <w:r>
          <w:t xml:space="preserve"> </w:t>
        </w:r>
      </w:ins>
      <w:ins w:id="19023" w:author="PR Preview" w:date="2026-01-01T00:00:00Z">
        <w:r>
          <w:t xml:space="preserve">is farther:</w:t>
        </w:r>
      </w:ins>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del w:id="19024" w:author="PR Preview" w:date="2026-01-01T00:00:00Z">
        <w:r>
          <w:delText xml:space="preserve">by the Pythagorean theorem (</w:delText>
        </w:r>
      </w:del>
      <w:hyperlink w:anchor="thm-norm-sum-square">
        <w:del w:id="19025" w:author="PR Preview" w:date="2026-01-01T00:00:00Z">
          <w:r>
            <w:rPr>
              <w:rStyle w:val="Hyperlink"/>
            </w:rPr>
            <w:delText xml:space="preserve">Theorem 59</w:delText>
          </w:r>
        </w:del>
      </w:hyperlink>
      <w:del w:id="19026" w:author="PR Preview" w:date="2026-01-01T00:00:00Z">
        <w:r>
          <w:delText xml:space="preserve">),</w:delText>
        </w:r>
      </w:del>
      <w:del w:id="19027" w:author="PR Preview" w:date="2026-01-01T00:00:00Z">
        <w:r>
          <w:delText xml:space="preserve"> </w:delText>
        </w:r>
      </w:del>
      <w:del w:id="19028" w:author="PR Preview" w:date="2026-01-01T00:00:00Z">
        <w:r>
          <w:delText xml:space="preserve">since</w:delText>
        </w:r>
      </w:del>
      <w:del w:id="19029" w:author="PR Preview" w:date="2026-01-01T00:00:00Z">
        <w:r>
          <w:delText xml:space="preserve"> </w:delText>
        </w:r>
      </w:del>
      <w:del w:id="19030" w:author="PR Preview" w:date="2026-01-01T00:00:00Z">
        <w:r>
          <w:delText xml:space="preserve">$\mathord{\smash[b]{\underset{\raise.3ex\hbox{$\scriptstyle\sim$}}{y}}\vphantom{y}} - \mathord{\smash[b]{\underset{\raise.3ex\hbox{$\scriptstyle\sim$}}{u}}\vphantom{u}} \in \mathcal{S}^\perp$</w:delText>
        </w:r>
      </w:del>
      <w:del w:id="19031" w:author="PR Preview" w:date="2026-01-01T00:00:00Z">
        <w:r>
          <w:delText xml:space="preserve"> </w:delText>
        </w:r>
      </w:del>
      <w:del w:id="19032" w:author="PR Preview" w:date="2026-01-01T00:00:00Z">
        <w:r>
          <w:delText xml:space="preserve">and</w:delText>
        </w:r>
      </w:del>
      <w:del w:id="19033" w:author="PR Preview" w:date="2026-01-01T00:00:00Z">
        <w:r>
          <w:delText xml:space="preserve"> </w:delText>
        </w:r>
      </w:del>
      <w:del w:id="19034" w:author="PR Preview" w:date="2026-01-01T00:00:00Z">
        <w:r>
          <w:delText xml:space="preserve">$\mathord{\smash[b]{\underset{\raise.3ex\hbox{$\scriptstyle\sim$}}{u}}\vphantom{u}} - \mathord{\smash[b]{\underset{\raise.3ex\hbox{$\scriptstyle\sim$}}{w}}\vphantom{w}} \in \mathcal{S}$</w:delText>
        </w:r>
      </w:del>
      <w:del w:id="19035" w:author="PR Preview" w:date="2026-01-01T00:00:00Z">
        <w:r>
          <w:delText xml:space="preserve">.</w:delText>
        </w:r>
      </w:del>
    </w:p>
    <w:p>
      <w:pPr>
        <w:pStyle w:val="BodyText"/>
      </w:pPr>
      <w:del w:id="19036" w:author="PR Preview" w:date="2026-01-01T00:00:00Z">
        <w:r>
          <w:rPr>
            <w:b/>
            <w:bCs/>
          </w:rPr>
          <w:delText xml:space="preserve">Theorem 93 (Projecting with an orthonormal basis)</w:delText>
        </w:r>
      </w:del>
      <w:del w:id="19037" w:author="PR Preview" w:date="2026-01-01T00:00:00Z">
        <w:r>
          <w:delText xml:space="preserve"> </w:delText>
        </w:r>
      </w:del>
      <w:del w:id="19038" w:author="PR Preview" w:date="2026-01-01T00:00:00Z">
        <w:r>
          <w:delText xml:space="preserve">Let</w:delText>
        </w:r>
      </w:del>
      <w:del w:id="19039" w:author="PR Preview" w:date="2026-01-01T00:00:00Z">
        <w:r>
          <w:delText xml:space="preserve"> </w:delText>
        </w:r>
      </w:del>
      <m:oMath>
        <m:r>
          <m:rPr>
            <m:scr m:val="script"/>
            <m:sty m:val="p"/>
          </m:rPr>
          <m:t>S</m:t>
        </m:r>
      </m:oMath>
      <w:del w:id="19040" w:author="PR Preview" w:date="2026-01-01T00:00:00Z">
        <w:r>
          <w:delText xml:space="preserve"> </w:delText>
        </w:r>
      </w:del>
      <w:del w:id="19041" w:author="PR Preview" w:date="2026-01-01T00:00:00Z">
        <w:r>
          <w:delText xml:space="preserve">be a subspace of</w:delText>
        </w:r>
      </w:del>
      <w:del w:id="19042" w:author="PR Preview" w:date="2026-01-01T00:00:00Z">
        <w:r>
          <w:delText xml:space="preserve"> </w:delText>
        </w:r>
      </w:del>
      <m:oMath>
        <m:sSup>
          <m:e>
            <m:r>
              <m:rPr>
                <m:scr m:val="double-struck"/>
                <m:sty m:val="p"/>
              </m:rPr>
              <m:t>R</m:t>
            </m:r>
          </m:e>
          <m:sup>
            <m:r>
              <m:t>p</m:t>
            </m:r>
          </m:sup>
        </m:sSup>
      </m:oMath>
      <w:del w:id="19043" w:author="PR Preview" w:date="2026-01-01T00:00:00Z">
        <w:r>
          <w:delText xml:space="preserve"> </w:delText>
        </w:r>
      </w:del>
      <w:del w:id="19044" w:author="PR Preview" w:date="2026-01-01T00:00:00Z">
        <w:r>
          <w:delText xml:space="preserve">with</w:delText>
        </w:r>
      </w:del>
      <w:del w:id="1904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19046" w:author="PR Preview" w:date="2026-01-01T00:00:00Z">
        <w:r>
          <w:delText xml:space="preserve">,</w:delText>
        </w:r>
      </w:del>
      <w:del w:id="19047" w:author="PR Preview" w:date="2026-01-01T00:00:00Z">
        <w:r>
          <w:delText xml:space="preserve"> </w:delText>
        </w:r>
      </w:del>
      <w:del w:id="19048" w:author="PR Preview" w:date="2026-01-01T00:00:00Z">
        <w:r>
          <w:delText xml:space="preserve">and let</w:delText>
        </w:r>
      </w:del>
      <w:del w:id="19049" w:author="PR Preview" w:date="2026-01-01T00:00:00Z">
        <w:r>
          <w:delText xml:space="preserve"> </w:delText>
        </w:r>
      </w:del>
      <m:oMath>
        <m:r>
          <m:rPr>
            <m:sty m:val="bi"/>
          </m:rPr>
          <m:t>Q</m:t>
        </m:r>
      </m:oMath>
      <w:del w:id="19050" w:author="PR Preview" w:date="2026-01-01T00:00:00Z">
        <w:r>
          <w:delText xml:space="preserve"> </w:delText>
        </w:r>
      </w:del>
      <w:del w:id="19051" w:author="PR Preview" w:date="2026-01-01T00:00:00Z">
        <w:r>
          <w:delText xml:space="preserve">be the</w:delText>
        </w:r>
      </w:del>
      <w:del w:id="19052" w:author="PR Preview" w:date="2026-01-01T00:00:00Z">
        <w:r>
          <w:delText xml:space="preserve"> </w:delText>
        </w:r>
      </w:del>
      <m:oMath>
        <m:r>
          <m:t>p</m:t>
        </m:r>
        <m:r>
          <m:rPr>
            <m:sty m:val="p"/>
          </m:rPr>
          <m:t>×</m:t>
        </m:r>
        <m:r>
          <m:t>r</m:t>
        </m:r>
      </m:oMath>
      <w:del w:id="19053" w:author="PR Preview" w:date="2026-01-01T00:00:00Z">
        <w:r>
          <w:delText xml:space="preserve"> </w:delText>
        </w:r>
      </w:del>
      <w:del w:id="19054" w:author="PR Preview" w:date="2026-01-01T00:00:00Z">
        <w:r>
          <w:delText xml:space="preserve">matrix whose columns</w:delText>
        </w:r>
      </w:del>
      <w:del w:id="19055" w:author="PR Preview" w:date="2026-01-01T00:00:00Z">
        <w:r>
          <w:delText xml:space="preserve"> </w:delText>
        </w:r>
      </w:del>
      <w:del w:id="19056" w:author="PR Preview" w:date="2026-01-01T00:00:00Z">
        <w:r>
          <w:delText xml:space="preserve">$\mathord{\smash[b]{\underset{\raise.3ex\hbox{$\scriptstyle\sim$}}{q}}\vphantom{q}}_1, \ldots, \mathord{\smash[b]{\underset{\raise.3ex\hbox{$\scriptstyle\sim$}}{q}}\vphantom{q}}_r$</w:delText>
        </w:r>
      </w:del>
      <w:del w:id="19057" w:author="PR Preview" w:date="2026-01-01T00:00:00Z">
        <w:r>
          <w:delText xml:space="preserve"> </w:delText>
        </w:r>
      </w:del>
      <w:del w:id="19058" w:author="PR Preview" w:date="2026-01-01T00:00:00Z">
        <w:r>
          <w:delText xml:space="preserve">are an orthonormal basis of</w:delText>
        </w:r>
      </w:del>
      <w:del w:id="19059" w:author="PR Preview" w:date="2026-01-01T00:00:00Z">
        <w:r>
          <w:delText xml:space="preserve"> </w:delText>
        </w:r>
      </w:del>
      <m:oMath>
        <m:r>
          <m:rPr>
            <m:scr m:val="script"/>
            <m:sty m:val="p"/>
          </m:rPr>
          <m:t>S</m:t>
        </m:r>
      </m:oMath>
      <w:del w:id="19060" w:author="PR Preview" w:date="2026-01-01T00:00:00Z">
        <w:r>
          <w:delText xml:space="preserve"> </w:delText>
        </w:r>
      </w:del>
      <w:del w:id="19061" w:author="PR Preview" w:date="2026-01-01T00:00:00Z">
        <w:r>
          <w:delText xml:space="preserve">(</w:delText>
        </w:r>
      </w:del>
      <w:hyperlink w:anchor="def-orthonormal-basis">
        <w:del w:id="19062" w:author="PR Preview" w:date="2026-01-01T00:00:00Z">
          <w:r>
            <w:rPr>
              <w:rStyle w:val="Hyperlink"/>
            </w:rPr>
            <w:delText xml:space="preserve">Definition 77</w:delText>
          </w:r>
        </w:del>
      </w:hyperlink>
      <w:del w:id="19063" w:author="PR Preview" w:date="2026-01-01T00:00:00Z">
        <w:r>
          <w:delText xml:space="preserve">,</w:delText>
        </w:r>
      </w:del>
      <w:del w:id="19064" w:author="PR Preview" w:date="2026-01-01T00:00:00Z">
        <w:r>
          <w:delText xml:space="preserve"> </w:delText>
        </w:r>
      </w:del>
      <w:hyperlink w:anchor="cor-orthonormal-basis-exists">
        <w:del w:id="19065" w:author="PR Preview" w:date="2026-01-01T00:00:00Z">
          <w:r>
            <w:rPr>
              <w:rStyle w:val="Hyperlink"/>
            </w:rPr>
            <w:delText xml:space="preserve">Corollary 9</w:delText>
          </w:r>
        </w:del>
      </w:hyperlink>
      <w:del w:id="19066" w:author="PR Preview" w:date="2026-01-01T00:00:00Z">
        <w:r>
          <w:delText xml:space="preserve">).</w:delText>
        </w:r>
      </w:del>
      <w:del w:id="19067" w:author="PR Preview" w:date="2026-01-01T00:00:00Z">
        <w:r>
          <w:delText xml:space="preserve"> </w:delText>
        </w:r>
      </w:del>
      <w:del w:id="19068" w:author="PR Preview" w:date="2026-01-01T00:00:00Z">
        <w:r>
          <w:delText xml:space="preserve">Then for every</w:delText>
        </w:r>
      </w:del>
      <w:del w:id="19069" w:author="PR Preview" w:date="2026-01-01T00:00:00Z">
        <w:r>
          <w:delText xml:space="preserve"> </w:delText>
        </w:r>
      </w:del>
      <w:del w:id="19070" w:author="PR Preview" w:date="2026-01-01T00:00:00Z">
        <w:r>
          <w:delText xml:space="preserve">$\mathord{\smash[b]{\underset{\raise.3ex\hbox{$\scriptstyle\sim$}}{y}}\vphantom{y}} \in \mathbb{R}^p$</w:delText>
        </w:r>
      </w:del>
      <w:del w:id="19071" w:author="PR Preview" w:date="2026-01-01T00:00:00Z">
        <w:r>
          <w:delText xml:space="preserve">,</w:delText>
        </w:r>
      </w:del>
      <w:del w:id="19072" w:author="PR Preview" w:date="2026-01-01T00:00:00Z">
        <w:r>
          <w:delText xml:space="preserve"> </w:delText>
        </w:r>
      </w:del>
      <w:del w:id="19073" w:author="PR Preview" w:date="2026-01-01T00:00:00Z">
        <w:r>
          <w:delText xml:space="preserve">$\mathbf{Q} {\mathbf{Q}}^{\top} \mathord{\smash[b]{\underset{\raise.3ex\hbox{$\scriptstyle\sim$}}{y}}\vphantom{y}}$</w:delText>
        </w:r>
      </w:del>
      <w:del w:id="19074" w:author="PR Preview" w:date="2026-01-01T00:00:00Z">
        <w:r>
          <w:delText xml:space="preserve"> </w:delText>
        </w:r>
      </w:del>
      <w:del w:id="19075" w:author="PR Preview" w:date="2026-01-01T00:00:00Z">
        <w:r>
          <w:delText xml:space="preserve">is the orthogonal projection of</w:delText>
        </w:r>
      </w:del>
      <w:del w:id="19076" w:author="PR Preview" w:date="2026-01-01T00:00:00Z">
        <w:r>
          <w:delText xml:space="preserve"> </w:delText>
        </w:r>
      </w:del>
      <w:del w:id="19077" w:author="PR Preview" w:date="2026-01-01T00:00:00Z">
        <w:r>
          <w:delText xml:space="preserve">$\mathord{\smash[b]{\underset{\raise.3ex\hbox{$\scriptstyle\sim$}}{y}}\vphantom{y}}$</w:delText>
        </w:r>
      </w:del>
      <w:del w:id="19078" w:author="PR Preview" w:date="2026-01-01T00:00:00Z">
        <w:r>
          <w:delText xml:space="preserve"> </w:delText>
        </w:r>
      </w:del>
      <w:del w:id="19079" w:author="PR Preview" w:date="2026-01-01T00:00:00Z">
        <w:r>
          <w:delText xml:space="preserve">onto</w:delText>
        </w:r>
      </w:del>
      <w:del w:id="19080" w:author="PR Preview" w:date="2026-01-01T00:00:00Z">
        <w:r>
          <w:delText xml:space="preserve"> </w:delText>
        </w:r>
      </w:del>
      <m:oMath>
        <m:r>
          <m:rPr>
            <m:scr m:val="script"/>
            <m:sty m:val="p"/>
          </m:rPr>
          <m:t>S</m:t>
        </m:r>
      </m:oMath>
      <w:del w:id="19081" w:author="PR Preview" w:date="2026-01-01T00:00:00Z">
        <w:r>
          <w:delText xml:space="preserve">,</w:delText>
        </w:r>
      </w:del>
      <w:del w:id="19082" w:author="PR Preview" w:date="2026-01-01T00:00:00Z">
        <w:r>
          <w:delText xml:space="preserve"> </w:delText>
        </w:r>
      </w:del>
      <w:del w:id="19083" w:author="PR Preview" w:date="2026-01-01T00:00:00Z">
        <w:r>
          <w:delText xml:space="preserve">and</w:delText>
        </w:r>
      </w:del>
      <w:del w:id="19084" w:author="PR Preview" w:date="2026-01-01T00:00:00Z">
        <w:r>
          <w:delText xml:space="preserve"> </w:delText>
        </w:r>
      </w:del>
      <m:oMath>
        <m:r>
          <m:rPr>
            <m:sty m:val="bi"/>
          </m:rPr>
          <m:t>Q</m:t>
        </m:r>
        <m:sSup>
          <m:e>
            <m:r>
              <m:rPr>
                <m:sty m:val="bi"/>
              </m:rPr>
              <m:t>Q</m:t>
            </m:r>
          </m:e>
          <m:sup>
            <m:r>
              <m:rPr>
                <m:sty m:val="p"/>
              </m:rPr>
              <m:t>⊤</m:t>
            </m:r>
          </m:sup>
        </m:sSup>
      </m:oMath>
      <w:del w:id="19085" w:author="PR Preview" w:date="2026-01-01T00:00:00Z">
        <w:r>
          <w:delText xml:space="preserve"> </w:delText>
        </w:r>
      </w:del>
      <w:del w:id="19086" w:author="PR Preview" w:date="2026-01-01T00:00:00Z">
        <w:r>
          <w:delText xml:space="preserve">is an orthogonal projection matrix (</w:delText>
        </w:r>
      </w:del>
      <w:hyperlink w:anchor="def-projection-matrix">
        <w:del w:id="19087" w:author="PR Preview" w:date="2026-01-01T00:00:00Z">
          <w:r>
            <w:rPr>
              <w:rStyle w:val="Hyperlink"/>
            </w:rPr>
            <w:delText xml:space="preserve">Definition 87</w:delText>
          </w:r>
        </w:del>
      </w:hyperlink>
      <w:del w:id="19088" w:author="PR Preview" w:date="2026-01-01T00:00:00Z">
        <w:r>
          <w:delText xml:space="preserve">).</w:delText>
        </w:r>
      </w:del>
    </w:p>
    <w:p>
      <w:pPr>
        <w:pStyle w:val="FirstParagraph"/>
      </w:pPr>
      <w:ins w:id="19089" w:author="PR Preview" w:date="2026-01-01T00:00:00Z">
        <w:r>
          <w:t xml:space="preserve">by the Pythagorean theorem (</w:t>
        </w:r>
      </w:ins>
      <w:hyperlink w:anchor="thm-norm-sum-square">
        <w:ins w:id="19090" w:author="PR Preview" w:date="2026-01-01T00:00:00Z">
          <w:r>
            <w:rPr>
              <w:rStyle w:val="Hyperlink"/>
            </w:rPr>
            <w:t xml:space="preserve">Theorem 58</w:t>
          </w:r>
        </w:ins>
      </w:hyperlink>
      <w:ins w:id="19091" w:author="PR Preview" w:date="2026-01-01T00:00:00Z">
        <w:r>
          <w:t xml:space="preserve">),</w:t>
        </w:r>
      </w:ins>
      <w:ins w:id="19092" w:author="PR Preview" w:date="2026-01-01T00:00:00Z">
        <w:r>
          <w:t xml:space="preserve"> </w:t>
        </w:r>
      </w:ins>
      <w:ins w:id="19093" w:author="PR Preview" w:date="2026-01-01T00:00:00Z">
        <w:r>
          <w:t xml:space="preserve">since</w:t>
        </w:r>
      </w:ins>
      <w:ins w:id="19094" w:author="PR Preview" w:date="2026-01-01T00:00:00Z">
        <w:r>
          <w:t xml:space="preserve"> </w:t>
        </w:r>
      </w:ins>
      <w:ins w:id="19095" w:author="PR Preview" w:date="2026-01-01T00:00:00Z">
        <w:r>
          <w:t xml:space="preserve">$\mathord{\smash[b]{\underset{\raise.3ex\hbox{$\scriptstyle\sim$}}{y}}\vphantom{y}} - \mathord{\smash[b]{\underset{\raise.3ex\hbox{$\scriptstyle\sim$}}{u}}\vphantom{u}} \in \mathcal{S}^\perp$</w:t>
        </w:r>
      </w:ins>
      <w:ins w:id="19096" w:author="PR Preview" w:date="2026-01-01T00:00:00Z">
        <w:r>
          <w:t xml:space="preserve"> </w:t>
        </w:r>
      </w:ins>
      <w:ins w:id="19097" w:author="PR Preview" w:date="2026-01-01T00:00:00Z">
        <w:r>
          <w:t xml:space="preserve">and</w:t>
        </w:r>
      </w:ins>
      <w:ins w:id="19098" w:author="PR Preview" w:date="2026-01-01T00:00:00Z">
        <w:r>
          <w:t xml:space="preserve"> </w:t>
        </w:r>
      </w:ins>
      <w:ins w:id="19099" w:author="PR Preview" w:date="2026-01-01T00:00:00Z">
        <w:r>
          <w:t xml:space="preserve">$\mathord{\smash[b]{\underset{\raise.3ex\hbox{$\scriptstyle\sim$}}{u}}\vphantom{u}} - \mathord{\smash[b]{\underset{\raise.3ex\hbox{$\scriptstyle\sim$}}{w}}\vphantom{w}} \in \mathcal{S}$</w:t>
        </w:r>
      </w:ins>
      <w:ins w:id="19100" w:author="PR Preview" w:date="2026-01-01T00:00:00Z">
        <w:r>
          <w:t xml:space="preserve">.</w:t>
        </w:r>
      </w:ins>
    </w:p>
    <w:bookmarkEnd w:id="561"/>
    <w:bookmarkStart w:id="562" w:name="thm-projector-onb"/>
    <w:p>
      <w:pPr>
        <w:pStyle w:val="BodyText"/>
      </w:pPr>
      <w:ins w:id="19101" w:author="PR Preview" w:date="2026-01-01T00:00:00Z">
        <w:r>
          <w:rPr>
            <w:b/>
            <w:bCs/>
          </w:rPr>
          <w:t xml:space="preserve">Theorem 92 (Projecting with an orthonormal basis)</w:t>
        </w:r>
      </w:ins>
      <w:ins w:id="19102" w:author="PR Preview" w:date="2026-01-01T00:00:00Z">
        <w:r>
          <w:t xml:space="preserve"> </w:t>
        </w:r>
      </w:ins>
      <w:ins w:id="19103" w:author="PR Preview" w:date="2026-01-01T00:00:00Z">
        <w:r>
          <w:t xml:space="preserve">Let</w:t>
        </w:r>
      </w:ins>
      <w:ins w:id="19104" w:author="PR Preview" w:date="2026-01-01T00:00:00Z">
        <w:r>
          <w:t xml:space="preserve"> </w:t>
        </w:r>
      </w:ins>
      <m:oMath>
        <m:r>
          <m:rPr>
            <m:scr m:val="script"/>
            <m:sty m:val="p"/>
          </m:rPr>
          <m:t>S</m:t>
        </m:r>
      </m:oMath>
      <w:ins w:id="19105" w:author="PR Preview" w:date="2026-01-01T00:00:00Z">
        <w:r>
          <w:t xml:space="preserve"> </w:t>
        </w:r>
      </w:ins>
      <w:ins w:id="19106" w:author="PR Preview" w:date="2026-01-01T00:00:00Z">
        <w:r>
          <w:t xml:space="preserve">be a subspace of</w:t>
        </w:r>
      </w:ins>
      <w:ins w:id="19107" w:author="PR Preview" w:date="2026-01-01T00:00:00Z">
        <w:r>
          <w:t xml:space="preserve"> </w:t>
        </w:r>
      </w:ins>
      <m:oMath>
        <m:sSup>
          <m:e>
            <m:r>
              <m:rPr>
                <m:scr m:val="double-struck"/>
                <m:sty m:val="p"/>
              </m:rPr>
              <m:t>R</m:t>
            </m:r>
          </m:e>
          <m:sup>
            <m:r>
              <m:t>p</m:t>
            </m:r>
          </m:sup>
        </m:sSup>
      </m:oMath>
      <w:ins w:id="19108" w:author="PR Preview" w:date="2026-01-01T00:00:00Z">
        <w:r>
          <w:t xml:space="preserve"> </w:t>
        </w:r>
      </w:ins>
      <w:ins w:id="19109" w:author="PR Preview" w:date="2026-01-01T00:00:00Z">
        <w:r>
          <w:t xml:space="preserve">with</w:t>
        </w:r>
      </w:ins>
      <w:ins w:id="19110"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19111" w:author="PR Preview" w:date="2026-01-01T00:00:00Z">
        <w:r>
          <w:t xml:space="preserve">,</w:t>
        </w:r>
      </w:ins>
      <w:ins w:id="19112" w:author="PR Preview" w:date="2026-01-01T00:00:00Z">
        <w:r>
          <w:t xml:space="preserve"> </w:t>
        </w:r>
      </w:ins>
      <w:ins w:id="19113" w:author="PR Preview" w:date="2026-01-01T00:00:00Z">
        <w:r>
          <w:t xml:space="preserve">and let</w:t>
        </w:r>
      </w:ins>
      <w:ins w:id="19114" w:author="PR Preview" w:date="2026-01-01T00:00:00Z">
        <w:r>
          <w:t xml:space="preserve"> </w:t>
        </w:r>
      </w:ins>
      <m:oMath>
        <m:r>
          <m:rPr>
            <m:sty m:val="bi"/>
          </m:rPr>
          <m:t>Q</m:t>
        </m:r>
      </m:oMath>
      <w:ins w:id="19115" w:author="PR Preview" w:date="2026-01-01T00:00:00Z">
        <w:r>
          <w:t xml:space="preserve"> </w:t>
        </w:r>
      </w:ins>
      <w:ins w:id="19116" w:author="PR Preview" w:date="2026-01-01T00:00:00Z">
        <w:r>
          <w:t xml:space="preserve">be the</w:t>
        </w:r>
      </w:ins>
      <w:ins w:id="19117" w:author="PR Preview" w:date="2026-01-01T00:00:00Z">
        <w:r>
          <w:t xml:space="preserve"> </w:t>
        </w:r>
      </w:ins>
      <m:oMath>
        <m:r>
          <m:t>p</m:t>
        </m:r>
        <m:r>
          <m:rPr>
            <m:sty m:val="p"/>
          </m:rPr>
          <m:t>×</m:t>
        </m:r>
        <m:r>
          <m:t>r</m:t>
        </m:r>
      </m:oMath>
      <w:ins w:id="19118" w:author="PR Preview" w:date="2026-01-01T00:00:00Z">
        <w:r>
          <w:t xml:space="preserve"> </w:t>
        </w:r>
      </w:ins>
      <w:ins w:id="19119" w:author="PR Preview" w:date="2026-01-01T00:00:00Z">
        <w:r>
          <w:t xml:space="preserve">matrix whose columns</w:t>
        </w:r>
      </w:ins>
      <w:ins w:id="19120" w:author="PR Preview" w:date="2026-01-01T00:00:00Z">
        <w:r>
          <w:t xml:space="preserve"> </w:t>
        </w:r>
      </w:ins>
      <w:ins w:id="19121" w:author="PR Preview" w:date="2026-01-01T00:00:00Z">
        <w:r>
          <w:t xml:space="preserve">$\mathord{\smash[b]{\underset{\raise.3ex\hbox{$\scriptstyle\sim$}}{q}}\vphantom{q}}_1, \ldots, \mathord{\smash[b]{\underset{\raise.3ex\hbox{$\scriptstyle\sim$}}{q}}\vphantom{q}}_r$</w:t>
        </w:r>
      </w:ins>
      <w:ins w:id="19122" w:author="PR Preview" w:date="2026-01-01T00:00:00Z">
        <w:r>
          <w:t xml:space="preserve"> </w:t>
        </w:r>
      </w:ins>
      <w:ins w:id="19123" w:author="PR Preview" w:date="2026-01-01T00:00:00Z">
        <w:r>
          <w:t xml:space="preserve">are an orthonormal basis of</w:t>
        </w:r>
      </w:ins>
      <w:ins w:id="19124" w:author="PR Preview" w:date="2026-01-01T00:00:00Z">
        <w:r>
          <w:t xml:space="preserve"> </w:t>
        </w:r>
      </w:ins>
      <m:oMath>
        <m:r>
          <m:rPr>
            <m:scr m:val="script"/>
            <m:sty m:val="p"/>
          </m:rPr>
          <m:t>S</m:t>
        </m:r>
      </m:oMath>
      <w:ins w:id="19125" w:author="PR Preview" w:date="2026-01-01T00:00:00Z">
        <w:r>
          <w:t xml:space="preserve"> </w:t>
        </w:r>
      </w:ins>
      <w:ins w:id="19126" w:author="PR Preview" w:date="2026-01-01T00:00:00Z">
        <w:r>
          <w:t xml:space="preserve">(</w:t>
        </w:r>
      </w:ins>
      <w:hyperlink w:anchor="def-orthonormal-basis">
        <w:ins w:id="19127" w:author="PR Preview" w:date="2026-01-01T00:00:00Z">
          <w:r>
            <w:rPr>
              <w:rStyle w:val="Hyperlink"/>
            </w:rPr>
            <w:t xml:space="preserve">Definition 77</w:t>
          </w:r>
        </w:ins>
      </w:hyperlink>
      <w:ins w:id="19128" w:author="PR Preview" w:date="2026-01-01T00:00:00Z">
        <w:r>
          <w:t xml:space="preserve">,</w:t>
        </w:r>
      </w:ins>
      <w:ins w:id="19129" w:author="PR Preview" w:date="2026-01-01T00:00:00Z">
        <w:r>
          <w:t xml:space="preserve"> </w:t>
        </w:r>
      </w:ins>
      <w:hyperlink w:anchor="cor-orthonormal-basis-exists">
        <w:ins w:id="19130" w:author="PR Preview" w:date="2026-01-01T00:00:00Z">
          <w:r>
            <w:rPr>
              <w:rStyle w:val="Hyperlink"/>
            </w:rPr>
            <w:t xml:space="preserve">Corollary 9</w:t>
          </w:r>
        </w:ins>
      </w:hyperlink>
      <w:ins w:id="19131" w:author="PR Preview" w:date="2026-01-01T00:00:00Z">
        <w:r>
          <w:t xml:space="preserve">).</w:t>
        </w:r>
      </w:ins>
      <w:ins w:id="19132" w:author="PR Preview" w:date="2026-01-01T00:00:00Z">
        <w:r>
          <w:t xml:space="preserve"> </w:t>
        </w:r>
      </w:ins>
      <w:ins w:id="19133" w:author="PR Preview" w:date="2026-01-01T00:00:00Z">
        <w:r>
          <w:t xml:space="preserve">Then for every</w:t>
        </w:r>
      </w:ins>
      <w:ins w:id="19134" w:author="PR Preview" w:date="2026-01-01T00:00:00Z">
        <w:r>
          <w:t xml:space="preserve"> </w:t>
        </w:r>
      </w:ins>
      <w:ins w:id="19135" w:author="PR Preview" w:date="2026-01-01T00:00:00Z">
        <w:r>
          <w:t xml:space="preserve">$\mathord{\smash[b]{\underset{\raise.3ex\hbox{$\scriptstyle\sim$}}{y}}\vphantom{y}} \in \mathbb{R}^p$</w:t>
        </w:r>
      </w:ins>
      <w:ins w:id="19136" w:author="PR Preview" w:date="2026-01-01T00:00:00Z">
        <w:r>
          <w:t xml:space="preserve">,</w:t>
        </w:r>
      </w:ins>
      <w:ins w:id="19137" w:author="PR Preview" w:date="2026-01-01T00:00:00Z">
        <w:r>
          <w:t xml:space="preserve"> </w:t>
        </w:r>
      </w:ins>
      <w:ins w:id="19138" w:author="PR Preview" w:date="2026-01-01T00:00:00Z">
        <w:r>
          <w:t xml:space="preserve">$\mathbf{Q} {\mathbf{Q}}^{\top} \mathord{\smash[b]{\underset{\raise.3ex\hbox{$\scriptstyle\sim$}}{y}}\vphantom{y}}$</w:t>
        </w:r>
      </w:ins>
      <w:ins w:id="19139" w:author="PR Preview" w:date="2026-01-01T00:00:00Z">
        <w:r>
          <w:t xml:space="preserve"> </w:t>
        </w:r>
      </w:ins>
      <w:ins w:id="19140" w:author="PR Preview" w:date="2026-01-01T00:00:00Z">
        <w:r>
          <w:t xml:space="preserve">is the orthogonal projection of</w:t>
        </w:r>
      </w:ins>
      <w:ins w:id="19141" w:author="PR Preview" w:date="2026-01-01T00:00:00Z">
        <w:r>
          <w:t xml:space="preserve"> </w:t>
        </w:r>
      </w:ins>
      <w:ins w:id="19142" w:author="PR Preview" w:date="2026-01-01T00:00:00Z">
        <w:r>
          <w:t xml:space="preserve">$\mathord{\smash[b]{\underset{\raise.3ex\hbox{$\scriptstyle\sim$}}{y}}\vphantom{y}}$</w:t>
        </w:r>
      </w:ins>
      <w:ins w:id="19143" w:author="PR Preview" w:date="2026-01-01T00:00:00Z">
        <w:r>
          <w:t xml:space="preserve"> </w:t>
        </w:r>
      </w:ins>
      <w:ins w:id="19144" w:author="PR Preview" w:date="2026-01-01T00:00:00Z">
        <w:r>
          <w:t xml:space="preserve">onto</w:t>
        </w:r>
      </w:ins>
      <w:ins w:id="19145" w:author="PR Preview" w:date="2026-01-01T00:00:00Z">
        <w:r>
          <w:t xml:space="preserve"> </w:t>
        </w:r>
      </w:ins>
      <m:oMath>
        <m:r>
          <m:rPr>
            <m:scr m:val="script"/>
            <m:sty m:val="p"/>
          </m:rPr>
          <m:t>S</m:t>
        </m:r>
      </m:oMath>
      <w:ins w:id="19146" w:author="PR Preview" w:date="2026-01-01T00:00:00Z">
        <w:r>
          <w:t xml:space="preserve">,</w:t>
        </w:r>
      </w:ins>
      <w:ins w:id="19147" w:author="PR Preview" w:date="2026-01-01T00:00:00Z">
        <w:r>
          <w:t xml:space="preserve"> </w:t>
        </w:r>
      </w:ins>
      <w:ins w:id="19148" w:author="PR Preview" w:date="2026-01-01T00:00:00Z">
        <w:r>
          <w:t xml:space="preserve">and</w:t>
        </w:r>
      </w:ins>
      <w:ins w:id="19149" w:author="PR Preview" w:date="2026-01-01T00:00:00Z">
        <w:r>
          <w:t xml:space="preserve"> </w:t>
        </w:r>
      </w:ins>
      <m:oMath>
        <m:r>
          <m:rPr>
            <m:sty m:val="bi"/>
          </m:rPr>
          <m:t>Q</m:t>
        </m:r>
        <m:sSup>
          <m:e>
            <m:r>
              <m:rPr>
                <m:sty m:val="bi"/>
              </m:rPr>
              <m:t>Q</m:t>
            </m:r>
          </m:e>
          <m:sup>
            <m:r>
              <m:rPr>
                <m:sty m:val="p"/>
              </m:rPr>
              <m:t>⊤</m:t>
            </m:r>
          </m:sup>
        </m:sSup>
      </m:oMath>
      <w:ins w:id="19150" w:author="PR Preview" w:date="2026-01-01T00:00:00Z">
        <w:r>
          <w:t xml:space="preserve"> </w:t>
        </w:r>
      </w:ins>
      <w:ins w:id="19151" w:author="PR Preview" w:date="2026-01-01T00:00:00Z">
        <w:r>
          <w:t xml:space="preserve">is an orthogonal projection matrix (</w:t>
        </w:r>
      </w:ins>
      <w:hyperlink w:anchor="def-projection-matrix">
        <w:ins w:id="19152" w:author="PR Preview" w:date="2026-01-01T00:00:00Z">
          <w:r>
            <w:rPr>
              <w:rStyle w:val="Hyperlink"/>
            </w:rPr>
            <w:t xml:space="preserve">Definition 87</w:t>
          </w:r>
        </w:ins>
      </w:hyperlink>
      <w:ins w:id="19153" w:author="PR Preview" w:date="2026-01-01T00:00:00Z">
        <w:r>
          <w:t xml:space="preserve">).</w:t>
        </w:r>
      </w:ins>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del w:id="19154" w:author="PR Preview" w:date="2026-01-01T00:00:00Z">
        <w:r>
          <w:rPr>
            <w:b/>
            <w:bCs/>
          </w:rPr>
          <w:delText xml:space="preserve">The split.</w:delText>
        </w:r>
      </w:del>
      <w:del w:id="19155" w:author="PR Preview" w:date="2026-01-01T00:00:00Z">
        <w:r>
          <w:delText xml:space="preserve"> </w:delText>
        </w:r>
      </w:del>
      <w:del w:id="19156" w:author="PR Preview" w:date="2026-01-01T00:00:00Z">
        <w:r>
          <w:delText xml:space="preserve">Let</w:delText>
        </w:r>
      </w:del>
      <w:del w:id="19157" w:author="PR Preview" w:date="2026-01-01T00:00:00Z">
        <w:r>
          <w:delText xml:space="preserve"> </w:delText>
        </w:r>
      </w:del>
      <w:del w:id="19158" w:author="PR Preview" w:date="2026-01-01T00:00:00Z">
        <w:r>
          <w:delText xml:space="preserve">$\mathord{\smash[b]{\underset{\raise.3ex\hbox{$\scriptstyle\sim$}}{u}}\vphantom{u}} = \mathbf{Q} {\mathbf{Q}}^{\top} \mathord{\smash[b]{\underset{\raise.3ex\hbox{$\scriptstyle\sim$}}{y}}\vphantom{y}}$</w:delText>
        </w:r>
      </w:del>
      <w:del w:id="19159" w:author="PR Preview" w:date="2026-01-01T00:00:00Z">
        <w:r>
          <w:delText xml:space="preserve"> </w:delText>
        </w:r>
      </w:del>
      <w:del w:id="19160" w:author="PR Preview" w:date="2026-01-01T00:00:00Z">
        <w:r>
          <w:delText xml:space="preserve">and</w:delText>
        </w:r>
      </w:del>
      <w:del w:id="19161" w:author="PR Preview" w:date="2026-01-01T00:00:00Z">
        <w:r>
          <w:delText xml:space="preserve"> </w:delText>
        </w:r>
      </w:del>
      <w:del w:id="19162" w:author="PR Preview" w:date="2026-01-01T00:00:00Z">
        <w:r>
          <w:delText xml:space="preserve">$\mathord{\smash[b]{\underset{\raise.3ex\hbox{$\scriptstyle\sim$}}{v}}\vphantom{v}} = \mathord{\smash[b]{\underset{\raise.3ex\hbox{$\scriptstyle\sim$}}{y}}\vphantom{y}} - \mathord{\smash[b]{\underset{\raise.3ex\hbox{$\scriptstyle\sim$}}{u}}\vphantom{u}}$</w:delText>
        </w:r>
      </w:del>
      <w:del w:id="19163" w:author="PR Preview" w:date="2026-01-01T00:00:00Z">
        <w:r>
          <w:delText xml:space="preserve">,</w:delText>
        </w:r>
      </w:del>
      <w:del w:id="19164" w:author="PR Preview" w:date="2026-01-01T00:00:00Z">
        <w:r>
          <w:delText xml:space="preserve"> </w:delText>
        </w:r>
      </w:del>
      <w:del w:id="19165" w:author="PR Preview" w:date="2026-01-01T00:00:00Z">
        <w:r>
          <w:delText xml:space="preserve">so</w:delText>
        </w:r>
      </w:del>
      <w:del w:id="19166" w:author="PR Preview" w:date="2026-01-01T00:00:00Z">
        <w:r>
          <w:delText xml:space="preserve"> </w:delText>
        </w:r>
      </w:del>
      <w:del w:id="19167" w:author="PR Preview" w:date="2026-01-01T00:00:00Z">
        <w:r>
          <w:delText xml:space="preserve">$\mathord{\smash[b]{\underset{\raise.3ex\hbox{$\scriptstyle\sim$}}{y}}\vphantom{y}} = \mathord{\smash[b]{\underset{\raise.3ex\hbox{$\scriptstyle\sim$}}{u}}\vphantom{u}} + \mathord{\smash[b]{\underset{\raise.3ex\hbox{$\scriptstyle\sim$}}{v}}\vphantom{v}}$</w:delText>
        </w:r>
      </w:del>
      <w:del w:id="19168" w:author="PR Preview" w:date="2026-01-01T00:00:00Z">
        <w:r>
          <w:delText xml:space="preserve">.</w:delText>
        </w:r>
      </w:del>
      <w:del w:id="19169" w:author="PR Preview" w:date="2026-01-01T00:00:00Z">
        <w:r>
          <w:delText xml:space="preserve"> </w:delText>
        </w:r>
      </w:del>
      <w:del w:id="19170" w:author="PR Preview" w:date="2026-01-01T00:00:00Z">
        <w:r>
          <w:delText xml:space="preserve">$\mathord{\smash[b]{\underset{\raise.3ex\hbox{$\scriptstyle\sim$}}{u}}\vphantom{u}} = \mathbf{Q}\,({\mathbf{Q}}^{\top} \mathord{\smash[b]{\underset{\raise.3ex\hbox{$\scriptstyle\sim$}}{y}}\vphantom{y}})$</w:delText>
        </w:r>
      </w:del>
      <w:del w:id="19171" w:author="PR Preview" w:date="2026-01-01T00:00:00Z">
        <w:r>
          <w:delText xml:space="preserve"> </w:delText>
        </w:r>
      </w:del>
      <w:del w:id="19172" w:author="PR Preview" w:date="2026-01-01T00:00:00Z">
        <w:r>
          <w:delText xml:space="preserve">(</w:delText>
        </w:r>
      </w:del>
      <w:hyperlink w:anchor="thm-matmul-assoc">
        <w:del w:id="19173" w:author="PR Preview" w:date="2026-01-01T00:00:00Z">
          <w:r>
            <w:rPr>
              <w:rStyle w:val="Hyperlink"/>
            </w:rPr>
            <w:delText xml:space="preserve">Theorem 8</w:delText>
          </w:r>
        </w:del>
      </w:hyperlink>
      <w:del w:id="19174" w:author="PR Preview" w:date="2026-01-01T00:00:00Z">
        <w:r>
          <w:delText xml:space="preserve">) is in</w:delText>
        </w:r>
      </w:del>
      <w:del w:id="19175" w:author="PR Preview" w:date="2026-01-01T00:00:00Z">
        <w:r>
          <w:delText xml:space="preserve"> </w:delText>
        </w:r>
      </w:del>
      <m:oMath>
        <m:r>
          <m:rPr>
            <m:scr m:val="script"/>
            <m:sty m:val="p"/>
          </m:rPr>
          <m:t>C</m:t>
        </m:r>
        <m:r>
          <m:rPr>
            <m:sty m:val="p"/>
          </m:rPr>
          <m:t>(</m:t>
        </m:r>
        <m:r>
          <m:rPr>
            <m:sty m:val="bi"/>
          </m:rPr>
          <m:t>Q</m:t>
        </m:r>
        <m:r>
          <m:rPr>
            <m:sty m:val="p"/>
          </m:rPr>
          <m:t>)</m:t>
        </m:r>
      </m:oMath>
      <w:del w:id="19176" w:author="PR Preview" w:date="2026-01-01T00:00:00Z">
        <w:r>
          <w:delText xml:space="preserve"> </w:delText>
        </w:r>
      </w:del>
      <w:del w:id="19177" w:author="PR Preview" w:date="2026-01-01T00:00:00Z">
        <w:r>
          <w:delText xml:space="preserve">(</w:delText>
        </w:r>
      </w:del>
      <w:hyperlink w:anchor="def-column-space">
        <w:del w:id="19178" w:author="PR Preview" w:date="2026-01-01T00:00:00Z">
          <w:r>
            <w:rPr>
              <w:rStyle w:val="Hyperlink"/>
            </w:rPr>
            <w:delText xml:space="preserve">Definition 52</w:delText>
          </w:r>
        </w:del>
      </w:hyperlink>
      <w:del w:id="19179" w:author="PR Preview" w:date="2026-01-01T00:00:00Z">
        <w:r>
          <w:delText xml:space="preserve">),</w:delText>
        </w:r>
      </w:del>
      <w:del w:id="19180" w:author="PR Preview" w:date="2026-01-01T00:00:00Z">
        <w:r>
          <w:delText xml:space="preserve"> </w:delText>
        </w:r>
      </w:del>
      <w:del w:id="19181" w:author="PR Preview" w:date="2026-01-01T00:00:00Z">
        <w:r>
          <w:delText xml:space="preserve">which is</w:delText>
        </w:r>
      </w:del>
      <w:del w:id="19182" w:author="PR Preview" w:date="2026-01-01T00:00:00Z">
        <w:r>
          <w:delText xml:space="preserve"> </w:delText>
        </w:r>
      </w:del>
      <w:del w:id="19183" w:author="PR Preview" w:date="2026-01-01T00:00:00Z">
        <w:r>
          <w:delText xml:space="preserve">$\operatorname{span}\mathopen{}\left\{\mathord{\smash[b]{\underset{\raise.3ex\hbox{$\scriptstyle\sim$}}{q}}\vphantom{q}}_1, \ldots, \mathord{\smash[b]{\underset{\raise.3ex\hbox{$\scriptstyle\sim$}}{q}}\vphantom{q}}_r\right\}\mathclose{} = \mathcal{S}$</w:delText>
        </w:r>
      </w:del>
      <w:del w:id="19184" w:author="PR Preview" w:date="2026-01-01T00:00:00Z">
        <w:r>
          <w:delText xml:space="preserve"> </w:delText>
        </w:r>
      </w:del>
      <w:del w:id="19185" w:author="PR Preview" w:date="2026-01-01T00:00:00Z">
        <w:r>
          <w:delText xml:space="preserve">(</w:delText>
        </w:r>
      </w:del>
      <w:hyperlink w:anchor="thm-column-space-span">
        <w:del w:id="19186" w:author="PR Preview" w:date="2026-01-01T00:00:00Z">
          <w:r>
            <w:rPr>
              <w:rStyle w:val="Hyperlink"/>
            </w:rPr>
            <w:delText xml:space="preserve">Theorem 33</w:delText>
          </w:r>
        </w:del>
      </w:hyperlink>
      <w:del w:id="19187" w:author="PR Preview" w:date="2026-01-01T00:00:00Z">
        <w:r>
          <w:delText xml:space="preserve">).</w:delText>
        </w:r>
      </w:del>
      <w:del w:id="19188" w:author="PR Preview" w:date="2026-01-01T00:00:00Z">
        <w:r>
          <w:delText xml:space="preserve"> </w:delText>
        </w:r>
      </w:del>
      <w:del w:id="19189" w:author="PR Preview" w:date="2026-01-01T00:00:00Z">
        <w:r>
          <w:delText xml:space="preserve">For</w:delText>
        </w:r>
      </w:del>
      <w:del w:id="19190" w:author="PR Preview" w:date="2026-01-01T00:00:00Z">
        <w:r>
          <w:delText xml:space="preserve"> </w:delText>
        </w:r>
      </w:del>
      <w:del w:id="19191" w:author="PR Preview" w:date="2026-01-01T00:00:00Z">
        <w:r>
          <w:delText xml:space="preserve">$\mathord{\smash[b]{\underset{\raise.3ex\hbox{$\scriptstyle\sim$}}{v}}\vphantom{v}}$</w:delText>
        </w:r>
      </w:del>
      <w:del w:id="19192" w:author="PR Preview" w:date="2026-01-01T00:00:00Z">
        <w:r>
          <w:delText xml:space="preserve">,</w:delText>
        </w:r>
      </w:del>
    </w:p>
    <w:p>
      <w:pPr>
        <w:pStyle w:val="BodyText"/>
      </w:pPr>
      <w:del w:id="19193" w:author="PR Preview" w:date="2026-01-01T00:00:00Z">
        <w:r>
          <w:delTex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delText>
        </w:r>
      </w:del>
    </w:p>
    <w:p>
      <w:pPr>
        <w:pStyle w:val="BodyText"/>
      </w:pPr>
      <w:ins w:id="19194" w:author="PR Preview" w:date="2026-01-01T00:00:00Z">
        <w:r>
          <w:rPr>
            <w:b/>
            <w:bCs/>
          </w:rPr>
          <w:t xml:space="preserve">The split.</w:t>
        </w:r>
      </w:ins>
      <w:ins w:id="19195" w:author="PR Preview" w:date="2026-01-01T00:00:00Z">
        <w:r>
          <w:t xml:space="preserve"> </w:t>
        </w:r>
      </w:ins>
      <w:ins w:id="19196" w:author="PR Preview" w:date="2026-01-01T00:00:00Z">
        <w:r>
          <w:t xml:space="preserve">Let</w:t>
        </w:r>
      </w:ins>
      <w:ins w:id="19197" w:author="PR Preview" w:date="2026-01-01T00:00:00Z">
        <w:r>
          <w:t xml:space="preserve"> </w:t>
        </w:r>
      </w:ins>
      <w:ins w:id="19198" w:author="PR Preview" w:date="2026-01-01T00:00:00Z">
        <w:r>
          <w:t xml:space="preserve">$\mathord{\smash[b]{\underset{\raise.3ex\hbox{$\scriptstyle\sim$}}{u}}\vphantom{u}} = \mathbf{Q} {\mathbf{Q}}^{\top} \mathord{\smash[b]{\underset{\raise.3ex\hbox{$\scriptstyle\sim$}}{y}}\vphantom{y}}$</w:t>
        </w:r>
      </w:ins>
      <w:ins w:id="19199" w:author="PR Preview" w:date="2026-01-01T00:00:00Z">
        <w:r>
          <w:t xml:space="preserve"> </w:t>
        </w:r>
      </w:ins>
      <w:ins w:id="19200" w:author="PR Preview" w:date="2026-01-01T00:00:00Z">
        <w:r>
          <w:t xml:space="preserve">and</w:t>
        </w:r>
      </w:ins>
      <w:ins w:id="19201" w:author="PR Preview" w:date="2026-01-01T00:00:00Z">
        <w:r>
          <w:t xml:space="preserve"> </w:t>
        </w:r>
      </w:ins>
      <w:ins w:id="19202" w:author="PR Preview" w:date="2026-01-01T00:00:00Z">
        <w:r>
          <w:t xml:space="preserve">$\mathord{\smash[b]{\underset{\raise.3ex\hbox{$\scriptstyle\sim$}}{v}}\vphantom{v}} = \mathord{\smash[b]{\underset{\raise.3ex\hbox{$\scriptstyle\sim$}}{y}}\vphantom{y}} - \mathord{\smash[b]{\underset{\raise.3ex\hbox{$\scriptstyle\sim$}}{u}}\vphantom{u}}$</w:t>
        </w:r>
      </w:ins>
      <w:ins w:id="19203" w:author="PR Preview" w:date="2026-01-01T00:00:00Z">
        <w:r>
          <w:t xml:space="preserve">,</w:t>
        </w:r>
      </w:ins>
      <w:ins w:id="19204" w:author="PR Preview" w:date="2026-01-01T00:00:00Z">
        <w:r>
          <w:t xml:space="preserve"> </w:t>
        </w:r>
      </w:ins>
      <w:ins w:id="19205" w:author="PR Preview" w:date="2026-01-01T00:00:00Z">
        <w:r>
          <w:t xml:space="preserve">so</w:t>
        </w:r>
      </w:ins>
      <w:ins w:id="19206" w:author="PR Preview" w:date="2026-01-01T00:00:00Z">
        <w:r>
          <w:t xml:space="preserve"> </w:t>
        </w:r>
      </w:ins>
      <w:ins w:id="19207" w:author="PR Preview" w:date="2026-01-01T00:00:00Z">
        <w:r>
          <w:t xml:space="preserve">$\mathord{\smash[b]{\underset{\raise.3ex\hbox{$\scriptstyle\sim$}}{y}}\vphantom{y}} = \mathord{\smash[b]{\underset{\raise.3ex\hbox{$\scriptstyle\sim$}}{u}}\vphantom{u}} + \mathord{\smash[b]{\underset{\raise.3ex\hbox{$\scriptstyle\sim$}}{v}}\vphantom{v}}$</w:t>
        </w:r>
      </w:ins>
      <w:ins w:id="19208" w:author="PR Preview" w:date="2026-01-01T00:00:00Z">
        <w:r>
          <w:t xml:space="preserve">.</w:t>
        </w:r>
      </w:ins>
      <w:ins w:id="19209" w:author="PR Preview" w:date="2026-01-01T00:00:00Z">
        <w:r>
          <w:t xml:space="preserve"> </w:t>
        </w:r>
      </w:ins>
      <w:ins w:id="19210" w:author="PR Preview" w:date="2026-01-01T00:00:00Z">
        <w:r>
          <w:t xml:space="preserve">$\mathord{\smash[b]{\underset{\raise.3ex\hbox{$\scriptstyle\sim$}}{u}}\vphantom{u}} = \mathbf{Q}\,({\mathbf{Q}}^{\top} \mathord{\smash[b]{\underset{\raise.3ex\hbox{$\scriptstyle\sim$}}{y}}\vphantom{y}})$</w:t>
        </w:r>
      </w:ins>
      <w:ins w:id="19211" w:author="PR Preview" w:date="2026-01-01T00:00:00Z">
        <w:r>
          <w:t xml:space="preserve"> </w:t>
        </w:r>
      </w:ins>
      <w:ins w:id="19212" w:author="PR Preview" w:date="2026-01-01T00:00:00Z">
        <w:r>
          <w:t xml:space="preserve">(</w:t>
        </w:r>
      </w:ins>
      <w:hyperlink w:anchor="thm-matmul-assoc">
        <w:ins w:id="19213" w:author="PR Preview" w:date="2026-01-01T00:00:00Z">
          <w:r>
            <w:rPr>
              <w:rStyle w:val="Hyperlink"/>
            </w:rPr>
            <w:t xml:space="preserve">Theorem 8</w:t>
          </w:r>
        </w:ins>
      </w:hyperlink>
      <w:ins w:id="19214" w:author="PR Preview" w:date="2026-01-01T00:00:00Z">
        <w:r>
          <w:t xml:space="preserve">) is in</w:t>
        </w:r>
      </w:ins>
      <w:ins w:id="19215" w:author="PR Preview" w:date="2026-01-01T00:00:00Z">
        <w:r>
          <w:t xml:space="preserve"> </w:t>
        </w:r>
      </w:ins>
      <m:oMath>
        <m:r>
          <m:rPr>
            <m:scr m:val="script"/>
            <m:sty m:val="p"/>
          </m:rPr>
          <m:t>C</m:t>
        </m:r>
        <m:r>
          <m:rPr>
            <m:sty m:val="p"/>
          </m:rPr>
          <m:t>(</m:t>
        </m:r>
        <m:r>
          <m:rPr>
            <m:sty m:val="bi"/>
          </m:rPr>
          <m:t>Q</m:t>
        </m:r>
        <m:r>
          <m:rPr>
            <m:sty m:val="p"/>
          </m:rPr>
          <m:t>)</m:t>
        </m:r>
      </m:oMath>
      <w:ins w:id="19216" w:author="PR Preview" w:date="2026-01-01T00:00:00Z">
        <w:r>
          <w:t xml:space="preserve"> </w:t>
        </w:r>
      </w:ins>
      <w:ins w:id="19217" w:author="PR Preview" w:date="2026-01-01T00:00:00Z">
        <w:r>
          <w:t xml:space="preserve">(</w:t>
        </w:r>
      </w:ins>
      <w:hyperlink w:anchor="def-column-space">
        <w:ins w:id="19218" w:author="PR Preview" w:date="2026-01-01T00:00:00Z">
          <w:r>
            <w:rPr>
              <w:rStyle w:val="Hyperlink"/>
            </w:rPr>
            <w:t xml:space="preserve">Definition 52</w:t>
          </w:r>
        </w:ins>
      </w:hyperlink>
      <w:ins w:id="19219" w:author="PR Preview" w:date="2026-01-01T00:00:00Z">
        <w:r>
          <w:t xml:space="preserve">),</w:t>
        </w:r>
      </w:ins>
      <w:ins w:id="19220" w:author="PR Preview" w:date="2026-01-01T00:00:00Z">
        <w:r>
          <w:t xml:space="preserve"> </w:t>
        </w:r>
      </w:ins>
      <w:ins w:id="19221" w:author="PR Preview" w:date="2026-01-01T00:00:00Z">
        <w:r>
          <w:t xml:space="preserve">which is</w:t>
        </w:r>
      </w:ins>
      <w:ins w:id="19222" w:author="PR Preview" w:date="2026-01-01T00:00:00Z">
        <w:r>
          <w:t xml:space="preserve"> </w:t>
        </w:r>
      </w:ins>
      <w:ins w:id="19223" w:author="PR Preview" w:date="2026-01-01T00:00:00Z">
        <w:r>
          <w:t xml:space="preserve">$\operatorname{span}\mathopen{}\left\{\mathord{\smash[b]{\underset{\raise.3ex\hbox{$\scriptstyle\sim$}}{q}}\vphantom{q}}_1, \ldots, \mathord{\smash[b]{\underset{\raise.3ex\hbox{$\scriptstyle\sim$}}{q}}\vphantom{q}}_r\right\}\mathclose{} = \mathcal{S}$</w:t>
        </w:r>
      </w:ins>
      <w:ins w:id="19224" w:author="PR Preview" w:date="2026-01-01T00:00:00Z">
        <w:r>
          <w:t xml:space="preserve"> </w:t>
        </w:r>
      </w:ins>
      <w:ins w:id="19225" w:author="PR Preview" w:date="2026-01-01T00:00:00Z">
        <w:r>
          <w:t xml:space="preserve">(</w:t>
        </w:r>
      </w:ins>
      <w:hyperlink w:anchor="thm-column-space-span">
        <w:ins w:id="19226" w:author="PR Preview" w:date="2026-01-01T00:00:00Z">
          <w:r>
            <w:rPr>
              <w:rStyle w:val="Hyperlink"/>
            </w:rPr>
            <w:t xml:space="preserve">Theorem 32</w:t>
          </w:r>
        </w:ins>
      </w:hyperlink>
      <w:ins w:id="19227" w:author="PR Preview" w:date="2026-01-01T00:00:00Z">
        <w:r>
          <w:t xml:space="preserve">).</w:t>
        </w:r>
      </w:ins>
      <w:ins w:id="19228" w:author="PR Preview" w:date="2026-01-01T00:00:00Z">
        <w:r>
          <w:t xml:space="preserve"> </w:t>
        </w:r>
      </w:ins>
      <w:ins w:id="19229" w:author="PR Preview" w:date="2026-01-01T00:00:00Z">
        <w:r>
          <w:t xml:space="preserve">For</w:t>
        </w:r>
      </w:ins>
      <w:ins w:id="19230" w:author="PR Preview" w:date="2026-01-01T00:00:00Z">
        <w:r>
          <w:t xml:space="preserve"> </w:t>
        </w:r>
      </w:ins>
      <w:ins w:id="19231" w:author="PR Preview" w:date="2026-01-01T00:00:00Z">
        <w:r>
          <w:t xml:space="preserve">$\mathord{\smash[b]{\underset{\raise.3ex\hbox{$\scriptstyle\sim$}}{v}}\vphantom{v}}$</w:t>
        </w:r>
      </w:ins>
      <w:ins w:id="19232" w:author="PR Preview" w:date="2026-01-01T00:00:00Z">
        <w:r>
          <w:t xml:space="preserve">,</w:t>
        </w:r>
      </w:ins>
    </w:p>
    <w:p>
      <w:pPr>
        <w:pStyle w:val="BodyText"/>
      </w:pPr>
      <w:ins w:id="19233"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ins>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19234" w:author="PR Preview" w:date="2026-01-01T00:00:00Z">
        <w:r>
          <w:delText xml:space="preserve">(</w:delText>
        </w:r>
      </w:del>
      <w:hyperlink w:anchor="thm-complement-null-space">
        <w:del w:id="19235" w:author="PR Preview" w:date="2026-01-01T00:00:00Z">
          <w:r>
            <w:rPr>
              <w:rStyle w:val="Hyperlink"/>
            </w:rPr>
            <w:delText xml:space="preserve">Theorem 54</w:delText>
          </w:r>
        </w:del>
      </w:hyperlink>
      <w:del w:id="19236" w:author="PR Preview" w:date="2026-01-01T00:00:00Z">
        <w:r>
          <w:delText xml:space="preserve">).</w:delText>
        </w:r>
      </w:del>
      <w:del w:id="19237" w:author="PR Preview" w:date="2026-01-01T00:00:00Z">
        <w:r>
          <w:delText xml:space="preserve"> </w:delText>
        </w:r>
      </w:del>
      <w:del w:id="19238" w:author="PR Preview" w:date="2026-01-01T00:00:00Z">
        <w:r>
          <w:delText xml:space="preserve">By the uniqueness in</w:delText>
        </w:r>
      </w:del>
      <w:del w:id="19239" w:author="PR Preview" w:date="2026-01-01T00:00:00Z">
        <w:r>
          <w:delText xml:space="preserve"> </w:delText>
        </w:r>
      </w:del>
      <w:hyperlink w:anchor="thm-orthogonal-direct-sum">
        <w:del w:id="19240" w:author="PR Preview" w:date="2026-01-01T00:00:00Z">
          <w:r>
            <w:rPr>
              <w:rStyle w:val="Hyperlink"/>
            </w:rPr>
            <w:delText xml:space="preserve">Theorem 55</w:delText>
          </w:r>
        </w:del>
      </w:hyperlink>
      <w:del w:id="19241" w:author="PR Preview" w:date="2026-01-01T00:00:00Z">
        <w:r>
          <w:delText xml:space="preserve">,</w:delText>
        </w:r>
      </w:del>
      <w:del w:id="19242" w:author="PR Preview" w:date="2026-01-01T00:00:00Z">
        <w:r>
          <w:delText xml:space="preserve"> </w:delText>
        </w:r>
      </w:del>
      <w:del w:id="19243" w:author="PR Preview" w:date="2026-01-01T00:00:00Z">
        <w:r>
          <w:delText xml:space="preserve">$\mathord{\smash[b]{\underset{\raise.3ex\hbox{$\scriptstyle\sim$}}{u}}\vphantom{u}}$</w:delText>
        </w:r>
      </w:del>
      <w:del w:id="19244" w:author="PR Preview" w:date="2026-01-01T00:00:00Z">
        <w:r>
          <w:delText xml:space="preserve"> </w:delText>
        </w:r>
      </w:del>
      <w:del w:id="19245" w:author="PR Preview" w:date="2026-01-01T00:00:00Z">
        <w:r>
          <w:delText xml:space="preserve">is the orthogonal projection of</w:delText>
        </w:r>
      </w:del>
      <w:del w:id="19246" w:author="PR Preview" w:date="2026-01-01T00:00:00Z">
        <w:r>
          <w:delText xml:space="preserve"> </w:delText>
        </w:r>
      </w:del>
      <w:del w:id="19247" w:author="PR Preview" w:date="2026-01-01T00:00:00Z">
        <w:r>
          <w:delText xml:space="preserve">$\mathord{\smash[b]{\underset{\raise.3ex\hbox{$\scriptstyle\sim$}}{y}}\vphantom{y}}$</w:delText>
        </w:r>
      </w:del>
      <w:del w:id="19248" w:author="PR Preview" w:date="2026-01-01T00:00:00Z">
        <w:r>
          <w:delText xml:space="preserve"> </w:delText>
        </w:r>
      </w:del>
      <w:del w:id="19249" w:author="PR Preview" w:date="2026-01-01T00:00:00Z">
        <w:r>
          <w:delText xml:space="preserve">onto</w:delText>
        </w:r>
      </w:del>
      <w:del w:id="19250" w:author="PR Preview" w:date="2026-01-01T00:00:00Z">
        <w:r>
          <w:delText xml:space="preserve"> </w:delText>
        </w:r>
      </w:del>
      <m:oMath>
        <m:r>
          <m:rPr>
            <m:scr m:val="script"/>
            <m:sty m:val="p"/>
          </m:rPr>
          <m:t>S</m:t>
        </m:r>
      </m:oMath>
      <w:del w:id="19251" w:author="PR Preview" w:date="2026-01-01T00:00:00Z">
        <w:r>
          <w:delText xml:space="preserve">.</w:delText>
        </w:r>
      </w:del>
    </w:p>
    <w:p>
      <w:pPr>
        <w:pStyle w:val="FirstParagraph"/>
      </w:pPr>
      <w:ins w:id="19252" w:author="PR Preview" w:date="2026-01-01T00:00:00Z">
        <w:r>
          <w:t xml:space="preserve">(</w:t>
        </w:r>
      </w:ins>
      <w:hyperlink w:anchor="thm-complement-null-space">
        <w:ins w:id="19253" w:author="PR Preview" w:date="2026-01-01T00:00:00Z">
          <w:r>
            <w:rPr>
              <w:rStyle w:val="Hyperlink"/>
            </w:rPr>
            <w:t xml:space="preserve">Theorem 53</w:t>
          </w:r>
        </w:ins>
      </w:hyperlink>
      <w:ins w:id="19254" w:author="PR Preview" w:date="2026-01-01T00:00:00Z">
        <w:r>
          <w:t xml:space="preserve">).</w:t>
        </w:r>
      </w:ins>
      <w:ins w:id="19255" w:author="PR Preview" w:date="2026-01-01T00:00:00Z">
        <w:r>
          <w:t xml:space="preserve"> </w:t>
        </w:r>
      </w:ins>
      <w:ins w:id="19256" w:author="PR Preview" w:date="2026-01-01T00:00:00Z">
        <w:r>
          <w:t xml:space="preserve">By the uniqueness in</w:t>
        </w:r>
      </w:ins>
      <w:ins w:id="19257" w:author="PR Preview" w:date="2026-01-01T00:00:00Z">
        <w:r>
          <w:t xml:space="preserve"> </w:t>
        </w:r>
      </w:ins>
      <w:hyperlink w:anchor="thm-orthogonal-direct-sum">
        <w:ins w:id="19258" w:author="PR Preview" w:date="2026-01-01T00:00:00Z">
          <w:r>
            <w:rPr>
              <w:rStyle w:val="Hyperlink"/>
            </w:rPr>
            <w:t xml:space="preserve">Theorem 54</w:t>
          </w:r>
        </w:ins>
      </w:hyperlink>
      <w:ins w:id="19259" w:author="PR Preview" w:date="2026-01-01T00:00:00Z">
        <w:r>
          <w:t xml:space="preserve">,</w:t>
        </w:r>
      </w:ins>
      <w:ins w:id="19260" w:author="PR Preview" w:date="2026-01-01T00:00:00Z">
        <w:r>
          <w:t xml:space="preserve"> </w:t>
        </w:r>
      </w:ins>
      <w:ins w:id="19261" w:author="PR Preview" w:date="2026-01-01T00:00:00Z">
        <w:r>
          <w:t xml:space="preserve">$\mathord{\smash[b]{\underset{\raise.3ex\hbox{$\scriptstyle\sim$}}{u}}\vphantom{u}}$</w:t>
        </w:r>
      </w:ins>
      <w:ins w:id="19262" w:author="PR Preview" w:date="2026-01-01T00:00:00Z">
        <w:r>
          <w:t xml:space="preserve"> </w:t>
        </w:r>
      </w:ins>
      <w:ins w:id="19263" w:author="PR Preview" w:date="2026-01-01T00:00:00Z">
        <w:r>
          <w:t xml:space="preserve">is the orthogonal projection of</w:t>
        </w:r>
      </w:ins>
      <w:ins w:id="19264" w:author="PR Preview" w:date="2026-01-01T00:00:00Z">
        <w:r>
          <w:t xml:space="preserve"> </w:t>
        </w:r>
      </w:ins>
      <w:ins w:id="19265" w:author="PR Preview" w:date="2026-01-01T00:00:00Z">
        <w:r>
          <w:t xml:space="preserve">$\mathord{\smash[b]{\underset{\raise.3ex\hbox{$\scriptstyle\sim$}}{y}}\vphantom{y}}$</w:t>
        </w:r>
      </w:ins>
      <w:ins w:id="19266" w:author="PR Preview" w:date="2026-01-01T00:00:00Z">
        <w:r>
          <w:t xml:space="preserve"> </w:t>
        </w:r>
      </w:ins>
      <w:ins w:id="19267" w:author="PR Preview" w:date="2026-01-01T00:00:00Z">
        <w:r>
          <w:t xml:space="preserve">onto</w:t>
        </w:r>
      </w:ins>
      <w:ins w:id="19268" w:author="PR Preview" w:date="2026-01-01T00:00:00Z">
        <w:r>
          <w:t xml:space="preserve"> </w:t>
        </w:r>
      </w:ins>
      <m:oMath>
        <m:r>
          <m:rPr>
            <m:scr m:val="script"/>
            <m:sty m:val="p"/>
          </m:rPr>
          <m:t>S</m:t>
        </m:r>
      </m:oMath>
      <w:ins w:id="19269"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del w:id="19270" w:author="PR Preview" w:date="2026-01-01T00:00:00Z">
        <w:r>
          <w:rPr>
            <w:b/>
            <w:bCs/>
          </w:rPr>
          <w:delText xml:space="preserve">Example 171 (The projection matrix onto a line)</w:delText>
        </w:r>
      </w:del>
      <w:del w:id="19271" w:author="PR Preview" w:date="2026-01-01T00:00:00Z">
        <w:r>
          <w:delText xml:space="preserve"> </w:delText>
        </w:r>
      </w:del>
      <w:del w:id="19272" w:author="PR Preview" w:date="2026-01-01T00:00:00Z">
        <w:r>
          <w:delText xml:space="preserve">For</w:delText>
        </w:r>
      </w:del>
      <w:del w:id="1927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9274" w:author="PR Preview" w:date="2026-01-01T00:00:00Z">
        <w:r>
          <w:delText xml:space="preserve">,</w:delText>
        </w:r>
      </w:del>
      <w:del w:id="19275" w:author="PR Preview" w:date="2026-01-01T00:00:00Z">
        <w:r>
          <w:delText xml:space="preserve"> </w:delText>
        </w:r>
      </w:del>
      <w:del w:id="19276" w:author="PR Preview" w:date="2026-01-01T00:00:00Z">
        <w:r>
          <w:delText xml:space="preserve">the single vector</w:delText>
        </w:r>
      </w:del>
      <w:del w:id="19277" w:author="PR Preview" w:date="2026-01-01T00:00:00Z">
        <w:r>
          <w:delText xml:space="preserve"> </w:delText>
        </w:r>
      </w:del>
      <w:del w:id="19278" w:author="PR Preview" w:date="2026-01-01T00:00:00Z">
        <w:r>
          <w:delText xml:space="preserve">$\mathord{\smash[b]{\underset{\raise.3ex\hbox{$\scriptstyle\sim$}}{q}}\vphantom{q}}_1 = \tfrac{1}{\sqrt{2}}\,(1, 1, 0)$</w:delText>
        </w:r>
      </w:del>
      <w:del w:id="19279" w:author="PR Preview" w:date="2026-01-01T00:00:00Z">
        <w:r>
          <w:delText xml:space="preserve"> </w:delText>
        </w:r>
      </w:del>
      <w:del w:id="19280" w:author="PR Preview" w:date="2026-01-01T00:00:00Z">
        <w:r>
          <w:delText xml:space="preserve">is an orthonormal basis:</w:delText>
        </w:r>
      </w:del>
      <w:del w:id="19281" w:author="PR Preview" w:date="2026-01-01T00:00:00Z">
        <w:r>
          <w:delText xml:space="preserve"> </w:delText>
        </w:r>
      </w:del>
      <w:del w:id="19282" w:author="PR Preview" w:date="2026-01-01T00:00:00Z">
        <w:r>
          <w:delText xml:space="preserve">it spans</w:delText>
        </w:r>
      </w:del>
      <w:del w:id="19283" w:author="PR Preview" w:date="2026-01-01T00:00:00Z">
        <w:r>
          <w:delText xml:space="preserve"> </w:delText>
        </w:r>
      </w:del>
      <m:oMath>
        <m:r>
          <m:rPr>
            <m:scr m:val="script"/>
            <m:sty m:val="p"/>
          </m:rPr>
          <m:t>S</m:t>
        </m:r>
      </m:oMath>
      <w:del w:id="19284" w:author="PR Preview" w:date="2026-01-01T00:00:00Z">
        <w:r>
          <w:delText xml:space="preserve">, it is nonzero and so linearly independent,</w:delText>
        </w:r>
      </w:del>
      <w:del w:id="19285" w:author="PR Preview" w:date="2026-01-01T00:00:00Z">
        <w:r>
          <w:delText xml:space="preserve"> </w:delText>
        </w:r>
      </w:del>
      <w:del w:id="19286" w:author="PR Preview" w:date="2026-01-01T00:00:00Z">
        <w:r>
          <w:delText xml:space="preserve">and</w:delText>
        </w:r>
      </w:del>
    </w:p>
    <w:p>
      <w:pPr>
        <w:pStyle w:val="FirstParagraph"/>
      </w:pPr>
      <w:ins w:id="19287" w:author="PR Preview" w:date="2026-01-01T00:00:00Z">
        <w:r>
          <w:rPr>
            <w:b/>
            <w:bCs/>
          </w:rPr>
          <w:t xml:space="preserve">Example 170 (The projection matrix onto a line)</w:t>
        </w:r>
      </w:ins>
      <w:ins w:id="19288" w:author="PR Preview" w:date="2026-01-01T00:00:00Z">
        <w:r>
          <w:t xml:space="preserve"> </w:t>
        </w:r>
      </w:ins>
      <w:ins w:id="19289" w:author="PR Preview" w:date="2026-01-01T00:00:00Z">
        <w:r>
          <w:t xml:space="preserve">For</w:t>
        </w:r>
      </w:ins>
      <w:ins w:id="1929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9291" w:author="PR Preview" w:date="2026-01-01T00:00:00Z">
        <w:r>
          <w:t xml:space="preserve">,</w:t>
        </w:r>
      </w:ins>
      <w:ins w:id="19292" w:author="PR Preview" w:date="2026-01-01T00:00:00Z">
        <w:r>
          <w:t xml:space="preserve"> </w:t>
        </w:r>
      </w:ins>
      <w:ins w:id="19293" w:author="PR Preview" w:date="2026-01-01T00:00:00Z">
        <w:r>
          <w:t xml:space="preserve">the single vector</w:t>
        </w:r>
      </w:ins>
      <w:ins w:id="19294" w:author="PR Preview" w:date="2026-01-01T00:00:00Z">
        <w:r>
          <w:t xml:space="preserve"> </w:t>
        </w:r>
      </w:ins>
      <w:ins w:id="19295" w:author="PR Preview" w:date="2026-01-01T00:00:00Z">
        <w:r>
          <w:t xml:space="preserve">$\mathord{\smash[b]{\underset{\raise.3ex\hbox{$\scriptstyle\sim$}}{q}}\vphantom{q}}_1 = \tfrac{1}{\sqrt{2}}\,(1, 1, 0)$</w:t>
        </w:r>
      </w:ins>
      <w:ins w:id="19296" w:author="PR Preview" w:date="2026-01-01T00:00:00Z">
        <w:r>
          <w:t xml:space="preserve"> </w:t>
        </w:r>
      </w:ins>
      <w:ins w:id="19297" w:author="PR Preview" w:date="2026-01-01T00:00:00Z">
        <w:r>
          <w:t xml:space="preserve">is an orthonormal basis:</w:t>
        </w:r>
      </w:ins>
      <w:ins w:id="19298" w:author="PR Preview" w:date="2026-01-01T00:00:00Z">
        <w:r>
          <w:t xml:space="preserve"> </w:t>
        </w:r>
      </w:ins>
      <w:ins w:id="19299" w:author="PR Preview" w:date="2026-01-01T00:00:00Z">
        <w:r>
          <w:t xml:space="preserve">it spans</w:t>
        </w:r>
      </w:ins>
      <w:ins w:id="19300" w:author="PR Preview" w:date="2026-01-01T00:00:00Z">
        <w:r>
          <w:t xml:space="preserve"> </w:t>
        </w:r>
      </w:ins>
      <m:oMath>
        <m:r>
          <m:rPr>
            <m:scr m:val="script"/>
            <m:sty m:val="p"/>
          </m:rPr>
          <m:t>S</m:t>
        </m:r>
      </m:oMath>
      <w:ins w:id="19301" w:author="PR Preview" w:date="2026-01-01T00:00:00Z">
        <w:r>
          <w:t xml:space="preserve">, it is nonzero and so linearly independent,</w:t>
        </w:r>
      </w:ins>
      <w:ins w:id="19302" w:author="PR Preview" w:date="2026-01-01T00:00:00Z">
        <w:r>
          <w:t xml:space="preserve"> </w:t>
        </w:r>
      </w:ins>
      <w:ins w:id="19303" w:author="PR Preview" w:date="2026-01-01T00:00:00Z">
        <w:r>
          <w:t xml:space="preserve">and</w:t>
        </w:r>
      </w:ins>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19304" w:author="PR Preview" w:date="2026-01-01T00:00:00Z">
        <w:r>
          <w:delText xml:space="preserve">Applied to</w:delText>
        </w:r>
      </w:del>
      <w:del w:id="19305" w:author="PR Preview" w:date="2026-01-01T00:00:00Z">
        <w:r>
          <w:delText xml:space="preserve"> </w:delText>
        </w:r>
      </w:del>
      <w:del w:id="19306" w:author="PR Preview" w:date="2026-01-01T00:00:00Z">
        <w:r>
          <w:delText xml:space="preserve">$\mathord{\smash[b]{\underset{\raise.3ex\hbox{$\scriptstyle\sim$}}{y}}\vphantom{y}} = (3, 1, 2)$</w:delText>
        </w:r>
      </w:del>
      <w:del w:id="19307" w:author="PR Preview" w:date="2026-01-01T00:00:00Z">
        <w:r>
          <w:delText xml:space="preserve">, it gives</w:delText>
        </w:r>
      </w:del>
      <w:del w:id="19308"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19309" w:author="PR Preview" w:date="2026-01-01T00:00:00Z">
        <w:r>
          <w:delText xml:space="preserve">,</w:delText>
        </w:r>
      </w:del>
      <w:del w:id="19310" w:author="PR Preview" w:date="2026-01-01T00:00:00Z">
        <w:r>
          <w:delText xml:space="preserve"> </w:delText>
        </w:r>
      </w:del>
      <w:del w:id="19311" w:author="PR Preview" w:date="2026-01-01T00:00:00Z">
        <w:r>
          <w:delText xml:space="preserve">the projection found in</w:delText>
        </w:r>
      </w:del>
      <w:del w:id="19312" w:author="PR Preview" w:date="2026-01-01T00:00:00Z">
        <w:r>
          <w:delText xml:space="preserve"> </w:delText>
        </w:r>
      </w:del>
      <w:hyperlink w:anchor="exm-orthogonal-projection">
        <w:del w:id="19313" w:author="PR Preview" w:date="2026-01-01T00:00:00Z">
          <w:r>
            <w:rPr>
              <w:rStyle w:val="Hyperlink"/>
            </w:rPr>
            <w:delText xml:space="preserve">Example 168</w:delText>
          </w:r>
        </w:del>
      </w:hyperlink>
      <w:del w:id="19314" w:author="PR Preview" w:date="2026-01-01T00:00:00Z">
        <w:r>
          <w:delText xml:space="preserve">.</w:delText>
        </w:r>
      </w:del>
    </w:p>
    <w:p>
      <w:pPr>
        <w:pStyle w:val="BodyText"/>
      </w:pPr>
      <w:del w:id="19315" w:author="PR Preview" w:date="2026-01-01T00:00:00Z">
        <w:r>
          <w:rPr>
            <w:b/>
            <w:bCs/>
          </w:rPr>
          <w:delText xml:space="preserve">Theorem 94 (A projection matrix projects onto its column space, and is the only one that does)</w:delText>
        </w:r>
      </w:del>
      <w:del w:id="19316" w:author="PR Preview" w:date="2026-01-01T00:00:00Z">
        <w:r>
          <w:delText xml:space="preserve"> </w:delText>
        </w:r>
      </w:del>
      <w:del w:id="19317" w:author="PR Preview" w:date="2026-01-01T00:00:00Z">
        <w:r>
          <w:delText xml:space="preserve"> </w:delText>
        </w:r>
      </w:del>
    </w:p>
    <w:p>
      <w:pPr>
        <w:pStyle w:val="FirstParagraph"/>
      </w:pPr>
      <w:ins w:id="19318" w:author="PR Preview" w:date="2026-01-01T00:00:00Z">
        <w:r>
          <w:t xml:space="preserve">Applied to</w:t>
        </w:r>
      </w:ins>
      <w:ins w:id="19319" w:author="PR Preview" w:date="2026-01-01T00:00:00Z">
        <w:r>
          <w:t xml:space="preserve"> </w:t>
        </w:r>
      </w:ins>
      <w:ins w:id="19320" w:author="PR Preview" w:date="2026-01-01T00:00:00Z">
        <w:r>
          <w:t xml:space="preserve">$\mathord{\smash[b]{\underset{\raise.3ex\hbox{$\scriptstyle\sim$}}{y}}\vphantom{y}} = (3, 1, 2)$</w:t>
        </w:r>
      </w:ins>
      <w:ins w:id="19321" w:author="PR Preview" w:date="2026-01-01T00:00:00Z">
        <w:r>
          <w:t xml:space="preserve">, it gives</w:t>
        </w:r>
      </w:ins>
      <w:ins w:id="1932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19323" w:author="PR Preview" w:date="2026-01-01T00:00:00Z">
        <w:r>
          <w:t xml:space="preserve">,</w:t>
        </w:r>
      </w:ins>
      <w:ins w:id="19324" w:author="PR Preview" w:date="2026-01-01T00:00:00Z">
        <w:r>
          <w:t xml:space="preserve"> </w:t>
        </w:r>
      </w:ins>
      <w:ins w:id="19325" w:author="PR Preview" w:date="2026-01-01T00:00:00Z">
        <w:r>
          <w:t xml:space="preserve">the projection found in</w:t>
        </w:r>
      </w:ins>
      <w:ins w:id="19326" w:author="PR Preview" w:date="2026-01-01T00:00:00Z">
        <w:r>
          <w:t xml:space="preserve"> </w:t>
        </w:r>
      </w:ins>
      <w:hyperlink w:anchor="exm-orthogonal-projection">
        <w:ins w:id="19327" w:author="PR Preview" w:date="2026-01-01T00:00:00Z">
          <w:r>
            <w:rPr>
              <w:rStyle w:val="Hyperlink"/>
            </w:rPr>
            <w:t xml:space="preserve">Example 167</w:t>
          </w:r>
        </w:ins>
      </w:hyperlink>
      <w:ins w:id="19328" w:author="PR Preview" w:date="2026-01-01T00:00:00Z">
        <w:r>
          <w:t xml:space="preserve">.</w:t>
        </w:r>
      </w:ins>
    </w:p>
    <w:bookmarkEnd w:id="563"/>
    <w:bookmarkStart w:id="564" w:name="thm-projection-matrix-projects"/>
    <w:p>
      <w:pPr>
        <w:pStyle w:val="BodyText"/>
      </w:pPr>
      <w:ins w:id="19329" w:author="PR Preview" w:date="2026-01-01T00:00:00Z">
        <w:r>
          <w:rPr>
            <w:b/>
            <w:bCs/>
          </w:rPr>
          <w:t xml:space="preserve">Theorem 93 (A projection matrix projects onto its column space, and is the only one that does)</w:t>
        </w:r>
      </w:ins>
      <w:ins w:id="19330" w:author="PR Preview" w:date="2026-01-01T00:00:00Z">
        <w:r>
          <w:t xml:space="preserve"> </w:t>
        </w:r>
      </w:ins>
      <w:ins w:id="19331" w:author="PR Preview" w:date="2026-01-01T00:00:00Z">
        <w:r>
          <w:t xml:space="preserve"> </w:t>
        </w:r>
      </w:ins>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del w:id="19332" w:author="PR Preview" w:date="2026-01-01T00:00:00Z">
        <w:r>
          <w:delTex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delText>
        </w:r>
      </w:del>
    </w:p>
    <w:p>
      <w:pPr>
        <w:pStyle w:val="BodyText"/>
      </w:pPr>
      <w:ins w:id="19333"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19334" w:author="PR Preview" w:date="2026-01-01T00:00:00Z">
        <w:r>
          <w:delText xml:space="preserve">(</w:delText>
        </w:r>
      </w:del>
      <w:hyperlink w:anchor="thm-complement-null-space">
        <w:del w:id="19335" w:author="PR Preview" w:date="2026-01-01T00:00:00Z">
          <w:r>
            <w:rPr>
              <w:rStyle w:val="Hyperlink"/>
            </w:rPr>
            <w:delText xml:space="preserve">Theorem 54</w:delText>
          </w:r>
        </w:del>
      </w:hyperlink>
      <w:del w:id="19336" w:author="PR Preview" w:date="2026-01-01T00:00:00Z">
        <w:r>
          <w:delText xml:space="preserve">).</w:delText>
        </w:r>
      </w:del>
      <w:del w:id="19337" w:author="PR Preview" w:date="2026-01-01T00:00:00Z">
        <w:r>
          <w:delText xml:space="preserve"> </w:delText>
        </w:r>
      </w:del>
      <w:del w:id="19338" w:author="PR Preview" w:date="2026-01-01T00:00:00Z">
        <w:r>
          <w:delText xml:space="preserve">By the uniqueness in</w:delText>
        </w:r>
      </w:del>
      <w:del w:id="19339" w:author="PR Preview" w:date="2026-01-01T00:00:00Z">
        <w:r>
          <w:delText xml:space="preserve"> </w:delText>
        </w:r>
      </w:del>
      <w:hyperlink w:anchor="thm-orthogonal-direct-sum">
        <w:del w:id="19340" w:author="PR Preview" w:date="2026-01-01T00:00:00Z">
          <w:r>
            <w:rPr>
              <w:rStyle w:val="Hyperlink"/>
            </w:rPr>
            <w:delText xml:space="preserve">Theorem 55</w:delText>
          </w:r>
        </w:del>
      </w:hyperlink>
      <w:del w:id="19341" w:author="PR Preview" w:date="2026-01-01T00:00:00Z">
        <w:r>
          <w:delText xml:space="preserve">,</w:delText>
        </w:r>
      </w:del>
      <w:del w:id="19342" w:author="PR Preview" w:date="2026-01-01T00:00:00Z">
        <w:r>
          <w:delText xml:space="preserve"> </w:delText>
        </w:r>
      </w:del>
      <w:del w:id="19343" w:author="PR Preview" w:date="2026-01-01T00:00:00Z">
        <w:r>
          <w:delText xml:space="preserve">$\mathbf{P} \mathord{\smash[b]{\underset{\raise.3ex\hbox{$\scriptstyle\sim$}}{y}}\vphantom{y}}$</w:delText>
        </w:r>
      </w:del>
      <w:del w:id="19344" w:author="PR Preview" w:date="2026-01-01T00:00:00Z">
        <w:r>
          <w:delText xml:space="preserve"> </w:delText>
        </w:r>
      </w:del>
      <w:del w:id="19345" w:author="PR Preview" w:date="2026-01-01T00:00:00Z">
        <w:r>
          <w:delText xml:space="preserve">is the orthogonal projection of</w:delText>
        </w:r>
      </w:del>
      <w:del w:id="19346" w:author="PR Preview" w:date="2026-01-01T00:00:00Z">
        <w:r>
          <w:delText xml:space="preserve"> </w:delText>
        </w:r>
      </w:del>
      <w:del w:id="19347" w:author="PR Preview" w:date="2026-01-01T00:00:00Z">
        <w:r>
          <w:delText xml:space="preserve">$\mathord{\smash[b]{\underset{\raise.3ex\hbox{$\scriptstyle\sim$}}{y}}\vphantom{y}}$</w:delText>
        </w:r>
      </w:del>
      <w:del w:id="19348" w:author="PR Preview" w:date="2026-01-01T00:00:00Z">
        <w:r>
          <w:delText xml:space="preserve"> </w:delText>
        </w:r>
      </w:del>
      <w:del w:id="19349" w:author="PR Preview" w:date="2026-01-01T00:00:00Z">
        <w:r>
          <w:delText xml:space="preserve">onto</w:delText>
        </w:r>
      </w:del>
      <w:del w:id="19350" w:author="PR Preview" w:date="2026-01-01T00:00:00Z">
        <w:r>
          <w:delText xml:space="preserve"> </w:delText>
        </w:r>
      </w:del>
      <m:oMath>
        <m:r>
          <m:rPr>
            <m:scr m:val="script"/>
            <m:sty m:val="p"/>
          </m:rPr>
          <m:t>C</m:t>
        </m:r>
        <m:r>
          <m:rPr>
            <m:sty m:val="p"/>
          </m:rPr>
          <m:t>(</m:t>
        </m:r>
        <m:r>
          <m:rPr>
            <m:sty m:val="bi"/>
          </m:rPr>
          <m:t>P</m:t>
        </m:r>
        <m:r>
          <m:rPr>
            <m:sty m:val="p"/>
          </m:rPr>
          <m:t>)</m:t>
        </m:r>
      </m:oMath>
      <w:del w:id="19351" w:author="PR Preview" w:date="2026-01-01T00:00:00Z">
        <w:r>
          <w:delText xml:space="preserve">.</w:delText>
        </w:r>
      </w:del>
    </w:p>
    <w:p>
      <w:pPr>
        <w:pStyle w:val="BodyText"/>
      </w:pPr>
      <w:del w:id="19352" w:author="PR Preview" w:date="2026-01-01T00:00:00Z">
        <w:r>
          <w:rPr>
            <w:b/>
            <w:bCs/>
          </w:rPr>
          <w:delText xml:space="preserve">Part 2.</w:delText>
        </w:r>
      </w:del>
      <w:del w:id="19353" w:author="PR Preview" w:date="2026-01-01T00:00:00Z">
        <w:r>
          <w:delText xml:space="preserve"> </w:delText>
        </w:r>
      </w:del>
      <w:del w:id="19354" w:author="PR Preview" w:date="2026-01-01T00:00:00Z">
        <w:r>
          <w:delText xml:space="preserve">The orthogonal projection of a vector onto</w:delText>
        </w:r>
      </w:del>
      <w:del w:id="19355" w:author="PR Preview" w:date="2026-01-01T00:00:00Z">
        <w:r>
          <w:delText xml:space="preserve"> </w:delText>
        </w:r>
      </w:del>
      <m:oMath>
        <m:r>
          <m:rPr>
            <m:scr m:val="script"/>
            <m:sty m:val="p"/>
          </m:rPr>
          <m:t>S</m:t>
        </m:r>
      </m:oMath>
      <w:del w:id="19356" w:author="PR Preview" w:date="2026-01-01T00:00:00Z">
        <w:r>
          <w:delText xml:space="preserve"> </w:delText>
        </w:r>
      </w:del>
      <w:del w:id="19357" w:author="PR Preview" w:date="2026-01-01T00:00:00Z">
        <w:r>
          <w:delText xml:space="preserve">is unique (</w:delText>
        </w:r>
      </w:del>
      <w:hyperlink w:anchor="def-orthogonal-projection">
        <w:del w:id="19358" w:author="PR Preview" w:date="2026-01-01T00:00:00Z">
          <w:r>
            <w:rPr>
              <w:rStyle w:val="Hyperlink"/>
            </w:rPr>
            <w:delText xml:space="preserve">Definition 108</w:delText>
          </w:r>
        </w:del>
      </w:hyperlink>
      <w:del w:id="19359" w:author="PR Preview" w:date="2026-01-01T00:00:00Z">
        <w:r>
          <w:delText xml:space="preserve">),</w:delText>
        </w:r>
      </w:del>
      <w:del w:id="19360" w:author="PR Preview" w:date="2026-01-01T00:00:00Z">
        <w:r>
          <w:delText xml:space="preserve"> </w:delText>
        </w:r>
      </w:del>
      <w:del w:id="19361" w:author="PR Preview" w:date="2026-01-01T00:00:00Z">
        <w:r>
          <w:delText xml:space="preserve">so</w:delText>
        </w:r>
      </w:del>
      <w:del w:id="19362" w:author="PR Preview" w:date="2026-01-01T00:00:00Z">
        <w:r>
          <w:delText xml:space="preserve"> </w:delText>
        </w:r>
      </w:del>
      <w:del w:id="19363" w:author="PR Preview" w:date="2026-01-01T00:00:00Z">
        <w:r>
          <w:delText xml:space="preserve">$\mathbf{P}_1 \mathord{\smash[b]{\underset{\raise.3ex\hbox{$\scriptstyle\sim$}}{e}}\vphantom{e}}_j = \mathbf{P}_2 \mathord{\smash[b]{\underset{\raise.3ex\hbox{$\scriptstyle\sim$}}{e}}\vphantom{e}}_j$</w:delText>
        </w:r>
      </w:del>
      <w:del w:id="19364" w:author="PR Preview" w:date="2026-01-01T00:00:00Z">
        <w:r>
          <w:delText xml:space="preserve"> </w:delText>
        </w:r>
      </w:del>
      <w:del w:id="19365" w:author="PR Preview" w:date="2026-01-01T00:00:00Z">
        <w:r>
          <w:delText xml:space="preserve">for each indicator vector</w:delText>
        </w:r>
      </w:del>
      <w:del w:id="19366" w:author="PR Preview" w:date="2026-01-01T00:00:00Z">
        <w:r>
          <w:delText xml:space="preserve"> </w:delText>
        </w:r>
      </w:del>
      <w:del w:id="19367" w:author="PR Preview" w:date="2026-01-01T00:00:00Z">
        <w:r>
          <w:delText xml:space="preserve">$\mathord{\smash[b]{\underset{\raise.3ex\hbox{$\scriptstyle\sim$}}{e}}\vphantom{e}}_j$</w:delText>
        </w:r>
      </w:del>
      <w:del w:id="19368" w:author="PR Preview" w:date="2026-01-01T00:00:00Z">
        <w:r>
          <w:delText xml:space="preserve"> </w:delText>
        </w:r>
      </w:del>
      <w:del w:id="19369" w:author="PR Preview" w:date="2026-01-01T00:00:00Z">
        <w:r>
          <w:delText xml:space="preserve">(</w:delText>
        </w:r>
      </w:del>
      <w:hyperlink w:anchor="def-indicator-vector">
        <w:del w:id="19370" w:author="PR Preview" w:date="2026-01-01T00:00:00Z">
          <w:r>
            <w:rPr>
              <w:rStyle w:val="Hyperlink"/>
            </w:rPr>
            <w:delText xml:space="preserve">Definition 14</w:delText>
          </w:r>
        </w:del>
      </w:hyperlink>
      <w:del w:id="19371" w:author="PR Preview" w:date="2026-01-01T00:00:00Z">
        <w:r>
          <w:delText xml:space="preserve">).</w:delText>
        </w:r>
      </w:del>
      <w:del w:id="19372" w:author="PR Preview" w:date="2026-01-01T00:00:00Z">
        <w:r>
          <w:delText xml:space="preserve"> </w:delText>
        </w:r>
      </w:del>
      <w:del w:id="19373" w:author="PR Preview" w:date="2026-01-01T00:00:00Z">
        <w:r>
          <w:delText xml:space="preserve">$\mathbf{P}_1 \mathord{\smash[b]{\underset{\raise.3ex\hbox{$\scriptstyle\sim$}}{e}}\vphantom{e}}_j$</w:delText>
        </w:r>
      </w:del>
      <w:del w:id="19374" w:author="PR Preview" w:date="2026-01-01T00:00:00Z">
        <w:r>
          <w:delText xml:space="preserve"> </w:delText>
        </w:r>
      </w:del>
      <w:del w:id="19375" w:author="PR Preview" w:date="2026-01-01T00:00:00Z">
        <w:r>
          <w:delText xml:space="preserve">is column</w:delText>
        </w:r>
      </w:del>
      <w:del w:id="19376" w:author="PR Preview" w:date="2026-01-01T00:00:00Z">
        <w:r>
          <w:delText xml:space="preserve"> </w:delText>
        </w:r>
      </w:del>
      <m:oMath>
        <m:r>
          <m:t>j</m:t>
        </m:r>
      </m:oMath>
      <w:del w:id="19377" w:author="PR Preview" w:date="2026-01-01T00:00:00Z">
        <w:r>
          <w:delText xml:space="preserve"> </w:delText>
        </w:r>
      </w:del>
      <w:del w:id="19378" w:author="PR Preview" w:date="2026-01-01T00:00:00Z">
        <w:r>
          <w:delText xml:space="preserve">of</w:delText>
        </w:r>
      </w:del>
      <w:del w:id="19379" w:author="PR Preview" w:date="2026-01-01T00:00:00Z">
        <w:r>
          <w:delText xml:space="preserve"> </w:delText>
        </w:r>
      </w:del>
      <m:oMath>
        <m:sSub>
          <m:e>
            <m:r>
              <m:rPr>
                <m:sty m:val="bi"/>
              </m:rPr>
              <m:t>P</m:t>
            </m:r>
          </m:e>
          <m:sub>
            <m:r>
              <m:t>1</m:t>
            </m:r>
          </m:sub>
        </m:sSub>
      </m:oMath>
      <w:del w:id="19380" w:author="PR Preview" w:date="2026-01-01T00:00:00Z">
        <w:r>
          <w:delText xml:space="preserve">:</w:delText>
        </w:r>
      </w:del>
      <w:del w:id="19381" w:author="PR Preview" w:date="2026-01-01T00:00:00Z">
        <w:r>
          <w:delText xml:space="preserve"> </w:delText>
        </w:r>
      </w:del>
      <w:del w:id="19382" w:author="PR Preview" w:date="2026-01-01T00:00:00Z">
        <w:r>
          <w:delText xml:space="preserve">by</w:delText>
        </w:r>
      </w:del>
      <w:del w:id="19383" w:author="PR Preview" w:date="2026-01-01T00:00:00Z">
        <w:r>
          <w:delText xml:space="preserve"> </w:delText>
        </w:r>
      </w:del>
      <w:hyperlink w:anchor="thm-matvec-columns">
        <w:del w:id="19384" w:author="PR Preview" w:date="2026-01-01T00:00:00Z">
          <w:r>
            <w:rPr>
              <w:rStyle w:val="Hyperlink"/>
            </w:rPr>
            <w:delText xml:space="preserve">Theorem 24</w:delText>
          </w:r>
        </w:del>
      </w:hyperlink>
      <w:del w:id="19385" w:author="PR Preview" w:date="2026-01-01T00:00:00Z">
        <w:r>
          <w:delText xml:space="preserve"> </w:delText>
        </w:r>
      </w:del>
      <w:del w:id="19386" w:author="PR Preview" w:date="2026-01-01T00:00:00Z">
        <w:r>
          <w:delText xml:space="preserve">it is the combination of the columns of</w:delText>
        </w:r>
      </w:del>
      <w:del w:id="19387" w:author="PR Preview" w:date="2026-01-01T00:00:00Z">
        <w:r>
          <w:delText xml:space="preserve"> </w:delText>
        </w:r>
      </w:del>
      <m:oMath>
        <m:sSub>
          <m:e>
            <m:r>
              <m:rPr>
                <m:sty m:val="bi"/>
              </m:rPr>
              <m:t>P</m:t>
            </m:r>
          </m:e>
          <m:sub>
            <m:r>
              <m:t>1</m:t>
            </m:r>
          </m:sub>
        </m:sSub>
      </m:oMath>
      <w:del w:id="19388" w:author="PR Preview" w:date="2026-01-01T00:00:00Z">
        <w:r>
          <w:delText xml:space="preserve"> </w:delText>
        </w:r>
      </w:del>
      <w:del w:id="19389" w:author="PR Preview" w:date="2026-01-01T00:00:00Z">
        <w:r>
          <w:delText xml:space="preserve">with coefficients the entries of</w:delText>
        </w:r>
      </w:del>
      <w:del w:id="19390" w:author="PR Preview" w:date="2026-01-01T00:00:00Z">
        <w:r>
          <w:delText xml:space="preserve"> </w:delText>
        </w:r>
      </w:del>
      <w:del w:id="19391" w:author="PR Preview" w:date="2026-01-01T00:00:00Z">
        <w:r>
          <w:delText xml:space="preserve">$\mathord{\smash[b]{\underset{\raise.3ex\hbox{$\scriptstyle\sim$}}{e}}\vphantom{e}}_j$</w:delText>
        </w:r>
      </w:del>
      <w:del w:id="19392" w:author="PR Preview" w:date="2026-01-01T00:00:00Z">
        <w:r>
          <w:delText xml:space="preserve">,</w:delText>
        </w:r>
      </w:del>
      <w:del w:id="19393" w:author="PR Preview" w:date="2026-01-01T00:00:00Z">
        <w:r>
          <w:delText xml:space="preserve"> </w:delText>
        </w:r>
      </w:del>
      <w:del w:id="19394" w:author="PR Preview" w:date="2026-01-01T00:00:00Z">
        <w:r>
          <w:delText xml:space="preserve">which are</w:delText>
        </w:r>
      </w:del>
      <w:del w:id="19395" w:author="PR Preview" w:date="2026-01-01T00:00:00Z">
        <w:r>
          <w:delText xml:space="preserve"> </w:delText>
        </w:r>
      </w:del>
      <m:oMath>
        <m:r>
          <m:t>1</m:t>
        </m:r>
      </m:oMath>
      <w:del w:id="19396" w:author="PR Preview" w:date="2026-01-01T00:00:00Z">
        <w:r>
          <w:delText xml:space="preserve"> </w:delText>
        </w:r>
      </w:del>
      <w:del w:id="19397" w:author="PR Preview" w:date="2026-01-01T00:00:00Z">
        <w:r>
          <w:delText xml:space="preserve">in place</w:delText>
        </w:r>
      </w:del>
      <w:del w:id="19398" w:author="PR Preview" w:date="2026-01-01T00:00:00Z">
        <w:r>
          <w:delText xml:space="preserve"> </w:delText>
        </w:r>
      </w:del>
      <m:oMath>
        <m:r>
          <m:t>j</m:t>
        </m:r>
      </m:oMath>
      <w:del w:id="19399" w:author="PR Preview" w:date="2026-01-01T00:00:00Z">
        <w:r>
          <w:delText xml:space="preserve"> </w:delText>
        </w:r>
      </w:del>
      <w:del w:id="19400" w:author="PR Preview" w:date="2026-01-01T00:00:00Z">
        <w:r>
          <w:delText xml:space="preserve">and</w:delText>
        </w:r>
      </w:del>
      <w:del w:id="19401" w:author="PR Preview" w:date="2026-01-01T00:00:00Z">
        <w:r>
          <w:delText xml:space="preserve"> </w:delText>
        </w:r>
      </w:del>
      <m:oMath>
        <m:r>
          <m:t>0</m:t>
        </m:r>
      </m:oMath>
      <w:del w:id="19402" w:author="PR Preview" w:date="2026-01-01T00:00:00Z">
        <w:r>
          <w:delText xml:space="preserve"> </w:delText>
        </w:r>
      </w:del>
      <w:del w:id="19403" w:author="PR Preview" w:date="2026-01-01T00:00:00Z">
        <w:r>
          <w:delText xml:space="preserve">elsewhere (</w:delText>
        </w:r>
      </w:del>
      <w:hyperlink w:anchor="def-indicator-vector">
        <w:del w:id="19404" w:author="PR Preview" w:date="2026-01-01T00:00:00Z">
          <w:r>
            <w:rPr>
              <w:rStyle w:val="Hyperlink"/>
            </w:rPr>
            <w:delText xml:space="preserve">Definition 14</w:delText>
          </w:r>
        </w:del>
      </w:hyperlink>
      <w:del w:id="19405" w:author="PR Preview" w:date="2026-01-01T00:00:00Z">
        <w:r>
          <w:delText xml:space="preserve">).</w:delText>
        </w:r>
      </w:del>
      <w:del w:id="19406" w:author="PR Preview" w:date="2026-01-01T00:00:00Z">
        <w:r>
          <w:delText xml:space="preserve"> </w:delText>
        </w:r>
      </w:del>
      <w:del w:id="19407" w:author="PR Preview" w:date="2026-01-01T00:00:00Z">
        <w:r>
          <w:delText xml:space="preserve">Likewise for</w:delText>
        </w:r>
      </w:del>
      <w:del w:id="19408" w:author="PR Preview" w:date="2026-01-01T00:00:00Z">
        <w:r>
          <w:delText xml:space="preserve"> </w:delText>
        </w:r>
      </w:del>
      <m:oMath>
        <m:sSub>
          <m:e>
            <m:r>
              <m:rPr>
                <m:sty m:val="bi"/>
              </m:rPr>
              <m:t>P</m:t>
            </m:r>
          </m:e>
          <m:sub>
            <m:r>
              <m:t>2</m:t>
            </m:r>
          </m:sub>
        </m:sSub>
      </m:oMath>
      <w:del w:id="19409" w:author="PR Preview" w:date="2026-01-01T00:00:00Z">
        <w:r>
          <w:delText xml:space="preserve">,</w:delText>
        </w:r>
      </w:del>
      <w:del w:id="19410" w:author="PR Preview" w:date="2026-01-01T00:00:00Z">
        <w:r>
          <w:delText xml:space="preserve"> </w:delText>
        </w:r>
      </w:del>
      <w:del w:id="19411" w:author="PR Preview" w:date="2026-01-01T00:00:00Z">
        <w:r>
          <w:delText xml:space="preserve">so the two matrices have the same columns.</w:delText>
        </w:r>
      </w:del>
    </w:p>
    <w:p>
      <w:pPr>
        <w:pStyle w:val="BodyText"/>
      </w:pPr>
      <w:del w:id="19412" w:author="PR Preview" w:date="2026-01-01T00:00:00Z">
        <w:r>
          <w:rPr>
            <w:b/>
            <w:bCs/>
          </w:rPr>
          <w:delText xml:space="preserve">Example 172 (Two routes to the same projection matrix)</w:delText>
        </w:r>
      </w:del>
      <w:del w:id="19413" w:author="PR Preview" w:date="2026-01-01T00:00:00Z">
        <w:r>
          <w:delText xml:space="preserve"> </w:delText>
        </w:r>
      </w:del>
      <w:del w:id="19414" w:author="PR Preview" w:date="2026-01-01T00:00:00Z">
        <w:r>
          <w:delText xml:space="preserve">The matrix</w:delText>
        </w:r>
      </w:del>
      <w:del w:id="19415"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416" w:author="PR Preview" w:date="2026-01-01T00:00:00Z">
        <w:r>
          <w:delText xml:space="preserve"> </w:delText>
        </w:r>
      </w:del>
      <w:del w:id="19417" w:author="PR Preview" w:date="2026-01-01T00:00:00Z">
        <w:r>
          <w:delText xml:space="preserve">of</w:delText>
        </w:r>
      </w:del>
      <w:del w:id="19418" w:author="PR Preview" w:date="2026-01-01T00:00:00Z">
        <w:r>
          <w:delText xml:space="preserve"> </w:delText>
        </w:r>
      </w:del>
      <w:hyperlink w:anchor="exm-projection-matrix">
        <w:del w:id="19419" w:author="PR Preview" w:date="2026-01-01T00:00:00Z">
          <w:r>
            <w:rPr>
              <w:rStyle w:val="Hyperlink"/>
            </w:rPr>
            <w:delText xml:space="preserve">Example 137</w:delText>
          </w:r>
        </w:del>
      </w:hyperlink>
      <w:del w:id="19420" w:author="PR Preview" w:date="2026-01-01T00:00:00Z">
        <w:r>
          <w:delText xml:space="preserve"> </w:delText>
        </w:r>
      </w:del>
      <w:del w:id="19421" w:author="PR Preview" w:date="2026-01-01T00:00:00Z">
        <w:r>
          <w:delText xml:space="preserve">is an orthogonal projection matrix,</w:delText>
        </w:r>
      </w:del>
      <w:del w:id="19422" w:author="PR Preview" w:date="2026-01-01T00:00:00Z">
        <w:r>
          <w:delText xml:space="preserve"> </w:delText>
        </w:r>
      </w:del>
      <w:del w:id="19423" w:author="PR Preview" w:date="2026-01-01T00:00:00Z">
        <w:r>
          <w:delText xml:space="preserve">and its column space is</w:delText>
        </w:r>
      </w:del>
      <w:del w:id="19424"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19425" w:author="PR Preview" w:date="2026-01-01T00:00:00Z">
        <w:r>
          <w:delText xml:space="preserve">, the horizontal axis.</w:delText>
        </w:r>
      </w:del>
      <w:del w:id="19426" w:author="PR Preview" w:date="2026-01-01T00:00:00Z">
        <w:r>
          <w:delText xml:space="preserve"> </w:delText>
        </w:r>
      </w:del>
      <w:del w:id="19427" w:author="PR Preview" w:date="2026-01-01T00:00:00Z">
        <w:r>
          <w:delText xml:space="preserve">By part 1,</w:delText>
        </w:r>
      </w:del>
      <w:del w:id="19428"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19429" w:author="PR Preview" w:date="2026-01-01T00:00:00Z">
        <w:r>
          <w:delText xml:space="preserve"> </w:delText>
        </w:r>
      </w:del>
      <w:del w:id="19430" w:author="PR Preview" w:date="2026-01-01T00:00:00Z">
        <w:r>
          <w:delText xml:space="preserve">is the orthogonal projection onto that axis:</w:delText>
        </w:r>
      </w:del>
      <w:del w:id="19431" w:author="PR Preview" w:date="2026-01-01T00:00:00Z">
        <w:r>
          <w:delText xml:space="preserve"> </w:delText>
        </w:r>
      </w:del>
      <w:del w:id="19432" w:author="PR Preview" w:date="2026-01-01T00:00:00Z">
        <w:r>
          <w:delText xml:space="preserve">the remainder</w:delText>
        </w:r>
      </w:del>
      <w:del w:id="19433" w:author="PR Preview" w:date="2026-01-01T00:00:00Z">
        <w:r>
          <w:delText xml:space="preserve"> </w:delText>
        </w:r>
      </w:del>
      <m:oMath>
        <m:r>
          <m:rPr>
            <m:sty m:val="p"/>
          </m:rPr>
          <m:t>(</m:t>
        </m:r>
        <m:r>
          <m:t>0</m:t>
        </m:r>
        <m:r>
          <m:rPr>
            <m:sty m:val="p"/>
          </m:rPr>
          <m:t>,</m:t>
        </m:r>
        <m:sSub>
          <m:e>
            <m:r>
              <m:t>v</m:t>
            </m:r>
          </m:e>
          <m:sub>
            <m:r>
              <m:t>2</m:t>
            </m:r>
          </m:sub>
        </m:sSub>
        <m:r>
          <m:rPr>
            <m:sty m:val="p"/>
          </m:rPr>
          <m:t>)</m:t>
        </m:r>
      </m:oMath>
      <w:del w:id="19434" w:author="PR Preview" w:date="2026-01-01T00:00:00Z">
        <w:r>
          <w:delText xml:space="preserve"> </w:delText>
        </w:r>
      </w:del>
      <w:del w:id="19435" w:author="PR Preview" w:date="2026-01-01T00:00:00Z">
        <w:r>
          <w:delText xml:space="preserve">is orthogonal to</w:delText>
        </w:r>
      </w:del>
      <w:del w:id="19436" w:author="PR Preview" w:date="2026-01-01T00:00:00Z">
        <w:r>
          <w:delText xml:space="preserve"> </w:delText>
        </w:r>
      </w:del>
      <m:oMath>
        <m:r>
          <m:rPr>
            <m:sty m:val="p"/>
          </m:rPr>
          <m:t>(</m:t>
        </m:r>
        <m:r>
          <m:t>1</m:t>
        </m:r>
        <m:r>
          <m:rPr>
            <m:sty m:val="p"/>
          </m:rPr>
          <m:t>,</m:t>
        </m:r>
        <m:r>
          <m:t>0</m:t>
        </m:r>
        <m:r>
          <m:rPr>
            <m:sty m:val="p"/>
          </m:rPr>
          <m:t>)</m:t>
        </m:r>
      </m:oMath>
      <w:del w:id="19437" w:author="PR Preview" w:date="2026-01-01T00:00:00Z">
        <w:r>
          <w:delText xml:space="preserve">.</w:delText>
        </w:r>
      </w:del>
      <w:del w:id="19438" w:author="PR Preview" w:date="2026-01-01T00:00:00Z">
        <w:r>
          <w:delText xml:space="preserve"> </w:delText>
        </w:r>
      </w:del>
      <w:del w:id="19439" w:author="PR Preview" w:date="2026-01-01T00:00:00Z">
        <w:r>
          <w:delText xml:space="preserve">The vector</w:delText>
        </w:r>
      </w:del>
      <w:del w:id="19440" w:author="PR Preview" w:date="2026-01-01T00:00:00Z">
        <w:r>
          <w:delText xml:space="preserve"> </w:delText>
        </w:r>
      </w:del>
      <w:del w:id="19441" w:author="PR Preview" w:date="2026-01-01T00:00:00Z">
        <w:r>
          <w:delText xml:space="preserve">$\mathord{\smash[b]{\underset{\raise.3ex\hbox{$\scriptstyle\sim$}}{q}}\vphantom{q}}_1 = (1, 0)$</w:delText>
        </w:r>
      </w:del>
      <w:del w:id="19442" w:author="PR Preview" w:date="2026-01-01T00:00:00Z">
        <w:r>
          <w:delText xml:space="preserve"> </w:delText>
        </w:r>
      </w:del>
      <w:del w:id="19443" w:author="PR Preview" w:date="2026-01-01T00:00:00Z">
        <w:r>
          <w:delText xml:space="preserve">has length</w:delText>
        </w:r>
      </w:del>
      <w:del w:id="19444" w:author="PR Preview" w:date="2026-01-01T00:00:00Z">
        <w:r>
          <w:delText xml:space="preserve"> </w:delText>
        </w:r>
      </w:del>
      <m:oMath>
        <m:r>
          <m:t>1</m:t>
        </m:r>
      </m:oMath>
      <w:del w:id="19445" w:author="PR Preview" w:date="2026-01-01T00:00:00Z">
        <w:r>
          <w:delText xml:space="preserve"> </w:delText>
        </w:r>
      </w:del>
      <w:del w:id="19446" w:author="PR Preview" w:date="2026-01-01T00:00:00Z">
        <w:r>
          <w:delText xml:space="preserve">and spans the axis,</w:delText>
        </w:r>
      </w:del>
      <w:del w:id="19447" w:author="PR Preview" w:date="2026-01-01T00:00:00Z">
        <w:r>
          <w:delText xml:space="preserve"> </w:delText>
        </w:r>
      </w:del>
      <w:del w:id="19448" w:author="PR Preview" w:date="2026-01-01T00:00:00Z">
        <w:r>
          <w:delText xml:space="preserve">so it is an orthonormal basis of it, and with</w:delText>
        </w:r>
      </w:del>
      <w:del w:id="19449" w:author="PR Preview" w:date="2026-01-01T00:00:00Z">
        <w:r>
          <w:delText xml:space="preserve"> </w:delText>
        </w:r>
      </w:del>
      <w:del w:id="19450" w:author="PR Preview" w:date="2026-01-01T00:00:00Z">
        <w:r>
          <w:delText xml:space="preserve">$\mathbf{B} = [\mathord{\smash[b]{\underset{\raise.3ex\hbox{$\scriptstyle\sim$}}{q}}\vphantom{q}}_1]$</w:delText>
        </w:r>
      </w:del>
      <w:del w:id="19451"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19452" w:author="PR Preview" w:date="2026-01-01T00:00:00Z">
        <w:r>
          <w:delText xml:space="preserve">as part 2 and</w:delText>
        </w:r>
      </w:del>
      <w:del w:id="19453" w:author="PR Preview" w:date="2026-01-01T00:00:00Z">
        <w:r>
          <w:delText xml:space="preserve"> </w:delText>
        </w:r>
      </w:del>
      <w:hyperlink w:anchor="thm-projector-onb">
        <w:del w:id="19454" w:author="PR Preview" w:date="2026-01-01T00:00:00Z">
          <w:r>
            <w:rPr>
              <w:rStyle w:val="Hyperlink"/>
            </w:rPr>
            <w:delText xml:space="preserve">Theorem 93</w:delText>
          </w:r>
        </w:del>
      </w:hyperlink>
      <w:del w:id="19455" w:author="PR Preview" w:date="2026-01-01T00:00:00Z">
        <w:r>
          <w:delText xml:space="preserve"> </w:delText>
        </w:r>
      </w:del>
      <w:del w:id="19456" w:author="PR Preview" w:date="2026-01-01T00:00:00Z">
        <w:r>
          <w:delText xml:space="preserve">require.</w:delText>
        </w:r>
      </w:del>
    </w:p>
    <w:p>
      <w:pPr>
        <w:pStyle w:val="BodyText"/>
      </w:pPr>
      <w:del w:id="19457" w:author="PR Preview" w:date="2026-01-01T00:00:00Z">
        <w:r>
          <w:delText xml:space="preserve">The oblique projection</w:delText>
        </w:r>
      </w:del>
      <w:del w:id="19458"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9459" w:author="PR Preview" w:date="2026-01-01T00:00:00Z">
        <w:r>
          <w:delText xml:space="preserve"> </w:delText>
        </w:r>
      </w:del>
      <w:del w:id="19460" w:author="PR Preview" w:date="2026-01-01T00:00:00Z">
        <w:r>
          <w:delText xml:space="preserve">of</w:delText>
        </w:r>
      </w:del>
      <w:del w:id="19461" w:author="PR Preview" w:date="2026-01-01T00:00:00Z">
        <w:r>
          <w:delText xml:space="preserve"> </w:delText>
        </w:r>
      </w:del>
      <w:hyperlink w:anchor="exm-projection-matrix">
        <w:del w:id="19462" w:author="PR Preview" w:date="2026-01-01T00:00:00Z">
          <w:r>
            <w:rPr>
              <w:rStyle w:val="Hyperlink"/>
            </w:rPr>
            <w:delText xml:space="preserve">Example 137</w:delText>
          </w:r>
        </w:del>
      </w:hyperlink>
      <w:del w:id="19463" w:author="PR Preview" w:date="2026-01-01T00:00:00Z">
        <w:r>
          <w:delText xml:space="preserve"> </w:delText>
        </w:r>
      </w:del>
      <w:del w:id="19464" w:author="PR Preview" w:date="2026-01-01T00:00:00Z">
        <w:r>
          <w:delText xml:space="preserve">also maps every vector into the horizontal axis.</w:delText>
        </w:r>
      </w:del>
      <w:del w:id="19465" w:author="PR Preview" w:date="2026-01-01T00:00:00Z">
        <w:r>
          <w:delText xml:space="preserve"> </w:delText>
        </w:r>
      </w:del>
      <w:del w:id="19466" w:author="PR Preview" w:date="2026-01-01T00:00:00Z">
        <w:r>
          <w:delText xml:space="preserve">It sends</w:delText>
        </w:r>
      </w:del>
      <w:del w:id="19467" w:author="PR Preview" w:date="2026-01-01T00:00:00Z">
        <w:r>
          <w:delText xml:space="preserve"> </w:delText>
        </w:r>
      </w:del>
      <m:oMath>
        <m:r>
          <m:rPr>
            <m:sty m:val="p"/>
          </m:rPr>
          <m:t>(</m:t>
        </m:r>
        <m:r>
          <m:t>0</m:t>
        </m:r>
        <m:r>
          <m:rPr>
            <m:sty m:val="p"/>
          </m:rPr>
          <m:t>,</m:t>
        </m:r>
        <m:r>
          <m:t>1</m:t>
        </m:r>
        <m:r>
          <m:rPr>
            <m:sty m:val="p"/>
          </m:rPr>
          <m:t>)</m:t>
        </m:r>
      </m:oMath>
      <w:del w:id="19468" w:author="PR Preview" w:date="2026-01-01T00:00:00Z">
        <w:r>
          <w:delText xml:space="preserve"> </w:delText>
        </w:r>
      </w:del>
      <w:del w:id="19469" w:author="PR Preview" w:date="2026-01-01T00:00:00Z">
        <w:r>
          <w:delText xml:space="preserve">to</w:delText>
        </w:r>
      </w:del>
      <w:del w:id="19470" w:author="PR Preview" w:date="2026-01-01T00:00:00Z">
        <w:r>
          <w:delText xml:space="preserve"> </w:delText>
        </w:r>
      </w:del>
      <m:oMath>
        <m:r>
          <m:rPr>
            <m:sty m:val="p"/>
          </m:rPr>
          <m:t>(</m:t>
        </m:r>
        <m:r>
          <m:t>1</m:t>
        </m:r>
        <m:r>
          <m:rPr>
            <m:sty m:val="p"/>
          </m:rPr>
          <m:t>,</m:t>
        </m:r>
        <m:r>
          <m:t>0</m:t>
        </m:r>
        <m:r>
          <m:rPr>
            <m:sty m:val="p"/>
          </m:rPr>
          <m:t>)</m:t>
        </m:r>
      </m:oMath>
      <w:del w:id="19471" w:author="PR Preview" w:date="2026-01-01T00:00:00Z">
        <w:r>
          <w:delText xml:space="preserve">,</w:delText>
        </w:r>
      </w:del>
      <w:del w:id="19472" w:author="PR Preview" w:date="2026-01-01T00:00:00Z">
        <w:r>
          <w:delText xml:space="preserve"> </w:delText>
        </w:r>
      </w:del>
      <w:del w:id="19473" w:author="PR Preview" w:date="2026-01-01T00:00:00Z">
        <w:r>
          <w:delText xml:space="preserve">but the remainder</w:delText>
        </w:r>
      </w:del>
      <w:del w:id="19474"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19475" w:author="PR Preview" w:date="2026-01-01T00:00:00Z">
        <w:r>
          <w:delText xml:space="preserve"> </w:delText>
        </w:r>
      </w:del>
      <w:del w:id="19476" w:author="PR Preview" w:date="2026-01-01T00:00:00Z">
        <w:r>
          <w:delText xml:space="preserve">is not orthogonal to the axis,</w:delText>
        </w:r>
      </w:del>
      <w:del w:id="19477" w:author="PR Preview" w:date="2026-01-01T00:00:00Z">
        <w:r>
          <w:delText xml:space="preserve"> </w:delText>
        </w:r>
      </w:del>
      <w:del w:id="19478" w:author="PR Preview" w:date="2026-01-01T00:00:00Z">
        <w:r>
          <w:delText xml:space="preserve">so</w:delText>
        </w:r>
      </w:del>
      <w:del w:id="19479" w:author="PR Preview" w:date="2026-01-01T00:00:00Z">
        <w:r>
          <w:delText xml:space="preserve"> </w:delText>
        </w:r>
      </w:del>
      <m:oMath>
        <m:r>
          <m:rPr>
            <m:sty m:val="p"/>
          </m:rPr>
          <m:t>(</m:t>
        </m:r>
        <m:r>
          <m:t>1</m:t>
        </m:r>
        <m:r>
          <m:rPr>
            <m:sty m:val="p"/>
          </m:rPr>
          <m:t>,</m:t>
        </m:r>
        <m:r>
          <m:t>0</m:t>
        </m:r>
        <m:r>
          <m:rPr>
            <m:sty m:val="p"/>
          </m:rPr>
          <m:t>)</m:t>
        </m:r>
      </m:oMath>
      <w:del w:id="19480" w:author="PR Preview" w:date="2026-01-01T00:00:00Z">
        <w:r>
          <w:delText xml:space="preserve"> </w:delText>
        </w:r>
      </w:del>
      <w:del w:id="19481" w:author="PR Preview" w:date="2026-01-01T00:00:00Z">
        <w:r>
          <w:delText xml:space="preserve">is not the orthogonal projection of</w:delText>
        </w:r>
      </w:del>
      <w:del w:id="19482" w:author="PR Preview" w:date="2026-01-01T00:00:00Z">
        <w:r>
          <w:delText xml:space="preserve"> </w:delText>
        </w:r>
      </w:del>
      <m:oMath>
        <m:r>
          <m:rPr>
            <m:sty m:val="p"/>
          </m:rPr>
          <m:t>(</m:t>
        </m:r>
        <m:r>
          <m:t>0</m:t>
        </m:r>
        <m:r>
          <m:rPr>
            <m:sty m:val="p"/>
          </m:rPr>
          <m:t>,</m:t>
        </m:r>
        <m:r>
          <m:t>1</m:t>
        </m:r>
        <m:r>
          <m:rPr>
            <m:sty m:val="p"/>
          </m:rPr>
          <m:t>)</m:t>
        </m:r>
      </m:oMath>
      <w:del w:id="19483" w:author="PR Preview" w:date="2026-01-01T00:00:00Z">
        <w:r>
          <w:delText xml:space="preserve"> </w:delText>
        </w:r>
      </w:del>
      <w:del w:id="19484" w:author="PR Preview" w:date="2026-01-01T00:00:00Z">
        <w:r>
          <w:delText xml:space="preserve">onto the axis,</w:delText>
        </w:r>
      </w:del>
      <w:del w:id="19485" w:author="PR Preview" w:date="2026-01-01T00:00:00Z">
        <w:r>
          <w:delText xml:space="preserve"> </w:delText>
        </w:r>
      </w:del>
      <w:del w:id="19486" w:author="PR Preview" w:date="2026-01-01T00:00:00Z">
        <w:r>
          <w:delText xml:space="preserve">which is</w:delText>
        </w:r>
      </w:del>
      <w:del w:id="19487"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19488" w:author="PR Preview" w:date="2026-01-01T00:00:00Z">
        <w:r>
          <w:delText xml:space="preserve">.</w:delText>
        </w:r>
      </w:del>
    </w:p>
    <w:p>
      <w:pPr>
        <w:pStyle w:val="BodyText"/>
      </w:pPr>
      <w:del w:id="19489" w:author="PR Preview" w:date="2026-01-01T00:00:00Z">
        <w:r>
          <w:rPr>
            <w:b/>
            <w:bCs/>
          </w:rPr>
          <w:delText xml:space="preserve">Theorem 95 (The hat matrix projects onto the column space of the design matrix)</w:delText>
        </w:r>
      </w:del>
      <w:del w:id="19490" w:author="PR Preview" w:date="2026-01-01T00:00:00Z">
        <w:r>
          <w:delText xml:space="preserve"> </w:delText>
        </w:r>
      </w:del>
      <w:del w:id="19491" w:author="PR Preview" w:date="2026-01-01T00:00:00Z">
        <w:r>
          <w:delText xml:space="preserve">If</w:delText>
        </w:r>
      </w:del>
      <w:del w:id="19492" w:author="PR Preview" w:date="2026-01-01T00:00:00Z">
        <w:r>
          <w:delText xml:space="preserve"> </w:delText>
        </w:r>
      </w:del>
      <m:oMath>
        <m:r>
          <m:rPr>
            <m:sty m:val="bi"/>
          </m:rPr>
          <m:t>X</m:t>
        </m:r>
      </m:oMath>
      <w:del w:id="19493" w:author="PR Preview" w:date="2026-01-01T00:00:00Z">
        <w:r>
          <w:delText xml:space="preserve"> </w:delText>
        </w:r>
      </w:del>
      <w:del w:id="19494" w:author="PR Preview" w:date="2026-01-01T00:00:00Z">
        <w:r>
          <w:delText xml:space="preserve">is an</w:delText>
        </w:r>
      </w:del>
      <w:del w:id="19495" w:author="PR Preview" w:date="2026-01-01T00:00:00Z">
        <w:r>
          <w:delText xml:space="preserve"> </w:delText>
        </w:r>
      </w:del>
      <m:oMath>
        <m:r>
          <m:t>n</m:t>
        </m:r>
        <m:r>
          <m:rPr>
            <m:sty m:val="p"/>
          </m:rPr>
          <m:t>×</m:t>
        </m:r>
        <m:r>
          <m:t>p</m:t>
        </m:r>
      </m:oMath>
      <w:del w:id="19496" w:author="PR Preview" w:date="2026-01-01T00:00:00Z">
        <w:r>
          <w:delText xml:space="preserve"> </w:delText>
        </w:r>
      </w:del>
      <w:del w:id="19497" w:author="PR Preview" w:date="2026-01-01T00:00:00Z">
        <w:r>
          <w:delText xml:space="preserve">design matrix with</w:delText>
        </w:r>
      </w:del>
      <w:del w:id="19498"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9499" w:author="PR Preview" w:date="2026-01-01T00:00:00Z">
        <w:r>
          <w:delText xml:space="preserve">,</w:delText>
        </w:r>
      </w:del>
      <w:del w:id="19500" w:author="PR Preview" w:date="2026-01-01T00:00:00Z">
        <w:r>
          <w:delText xml:space="preserve"> </w:delText>
        </w:r>
      </w:del>
      <w:del w:id="19501" w:author="PR Preview" w:date="2026-01-01T00:00:00Z">
        <w:r>
          <w:delText xml:space="preserve">then for every</w:delText>
        </w:r>
      </w:del>
      <w:del w:id="19502" w:author="PR Preview" w:date="2026-01-01T00:00:00Z">
        <w:r>
          <w:delText xml:space="preserve"> </w:delText>
        </w:r>
      </w:del>
      <w:del w:id="19503" w:author="PR Preview" w:date="2026-01-01T00:00:00Z">
        <w:r>
          <w:delText xml:space="preserve">$\mathord{\smash[b]{\underset{\raise.3ex\hbox{$\scriptstyle\sim$}}{y}}\vphantom{y}}\in \mathbb{R}^n$</w:delText>
        </w:r>
      </w:del>
      <w:del w:id="19504" w:author="PR Preview" w:date="2026-01-01T00:00:00Z">
        <w:r>
          <w:delText xml:space="preserve">,</w:delText>
        </w:r>
      </w:del>
      <w:del w:id="19505" w:author="PR Preview" w:date="2026-01-01T00:00:00Z">
        <w:r>
          <w:delText xml:space="preserve"> </w:delText>
        </w:r>
      </w:del>
      <w:del w:id="19506" w:author="PR Preview" w:date="2026-01-01T00:00:00Z">
        <w:r>
          <w:delText xml:space="preserve">$\mathbf{H} \mathord{\smash[b]{\underset{\raise.3ex\hbox{$\scriptstyle\sim$}}{y}}\vphantom{y}}$</w:delText>
        </w:r>
      </w:del>
      <w:del w:id="19507" w:author="PR Preview" w:date="2026-01-01T00:00:00Z">
        <w:r>
          <w:delText xml:space="preserve"> </w:delText>
        </w:r>
      </w:del>
      <w:del w:id="19508" w:author="PR Preview" w:date="2026-01-01T00:00:00Z">
        <w:r>
          <w:delText xml:space="preserve">(</w:delText>
        </w:r>
      </w:del>
      <w:hyperlink w:anchor="def-hat-matrix">
        <w:del w:id="19509" w:author="PR Preview" w:date="2026-01-01T00:00:00Z">
          <w:r>
            <w:rPr>
              <w:rStyle w:val="Hyperlink"/>
            </w:rPr>
            <w:delText xml:space="preserve">Definition 107</w:delText>
          </w:r>
        </w:del>
      </w:hyperlink>
      <w:del w:id="19510" w:author="PR Preview" w:date="2026-01-01T00:00:00Z">
        <w:r>
          <w:delText xml:space="preserve">) is the orthogonal projection of</w:delText>
        </w:r>
      </w:del>
      <w:del w:id="19511" w:author="PR Preview" w:date="2026-01-01T00:00:00Z">
        <w:r>
          <w:delText xml:space="preserve"> </w:delText>
        </w:r>
      </w:del>
      <w:del w:id="19512" w:author="PR Preview" w:date="2026-01-01T00:00:00Z">
        <w:r>
          <w:delText xml:space="preserve">$\mathord{\smash[b]{\underset{\raise.3ex\hbox{$\scriptstyle\sim$}}{y}}\vphantom{y}}$</w:delText>
        </w:r>
      </w:del>
      <w:del w:id="19513" w:author="PR Preview" w:date="2026-01-01T00:00:00Z">
        <w:r>
          <w:delText xml:space="preserve"> </w:delText>
        </w:r>
      </w:del>
      <w:del w:id="19514" w:author="PR Preview" w:date="2026-01-01T00:00:00Z">
        <w:r>
          <w:delText xml:space="preserve">onto</w:delText>
        </w:r>
      </w:del>
      <w:del w:id="19515" w:author="PR Preview" w:date="2026-01-01T00:00:00Z">
        <w:r>
          <w:delText xml:space="preserve"> </w:delText>
        </w:r>
      </w:del>
      <m:oMath>
        <m:r>
          <m:rPr>
            <m:scr m:val="script"/>
            <m:sty m:val="p"/>
          </m:rPr>
          <m:t>C</m:t>
        </m:r>
        <m:r>
          <m:rPr>
            <m:sty m:val="p"/>
          </m:rPr>
          <m:t>(</m:t>
        </m:r>
        <m:r>
          <m:rPr>
            <m:sty m:val="bi"/>
          </m:rPr>
          <m:t>X</m:t>
        </m:r>
        <m:r>
          <m:rPr>
            <m:sty m:val="p"/>
          </m:rPr>
          <m:t>)</m:t>
        </m:r>
      </m:oMath>
      <w:del w:id="19516" w:author="PR Preview" w:date="2026-01-01T00:00:00Z">
        <w:r>
          <w:delText xml:space="preserve">.</w:delText>
        </w:r>
      </w:del>
      <w:del w:id="19517" w:author="PR Preview" w:date="2026-01-01T00:00:00Z">
        <w:r>
          <w:delText xml:space="preserve"> </w:delText>
        </w:r>
      </w:del>
      <w:del w:id="19518" w:author="PR Preview" w:date="2026-01-01T00:00:00Z">
        <w:r>
          <w:delText xml:space="preserve">So</w:delText>
        </w:r>
      </w:del>
      <w:del w:id="19519"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9520" w:author="PR Preview" w:date="2026-01-01T00:00:00Z">
        <w:r>
          <w:delText xml:space="preserve"> </w:delText>
        </w:r>
      </w:del>
      <w:del w:id="19521" w:author="PR Preview" w:date="2026-01-01T00:00:00Z">
        <w:r>
          <w:delText xml:space="preserve">for any</w:delText>
        </w:r>
      </w:del>
      <w:del w:id="19522" w:author="PR Preview" w:date="2026-01-01T00:00:00Z">
        <w:r>
          <w:delText xml:space="preserve"> </w:delText>
        </w:r>
      </w:del>
      <m:oMath>
        <m:r>
          <m:t>n</m:t>
        </m:r>
        <m:r>
          <m:rPr>
            <m:sty m:val="p"/>
          </m:rPr>
          <m:t>×</m:t>
        </m:r>
        <m:r>
          <m:t>p</m:t>
        </m:r>
      </m:oMath>
      <w:del w:id="19523" w:author="PR Preview" w:date="2026-01-01T00:00:00Z">
        <w:r>
          <w:delText xml:space="preserve"> </w:delText>
        </w:r>
      </w:del>
      <w:del w:id="19524" w:author="PR Preview" w:date="2026-01-01T00:00:00Z">
        <w:r>
          <w:delText xml:space="preserve">matrix</w:delText>
        </w:r>
      </w:del>
      <w:del w:id="19525" w:author="PR Preview" w:date="2026-01-01T00:00:00Z">
        <w:r>
          <w:delText xml:space="preserve"> </w:delText>
        </w:r>
      </w:del>
      <m:oMath>
        <m:r>
          <m:rPr>
            <m:sty m:val="bi"/>
          </m:rPr>
          <m:t>Q</m:t>
        </m:r>
      </m:oMath>
      <w:del w:id="19526" w:author="PR Preview" w:date="2026-01-01T00:00:00Z">
        <w:r>
          <w:delText xml:space="preserve"> </w:delText>
        </w:r>
      </w:del>
      <w:del w:id="19527" w:author="PR Preview" w:date="2026-01-01T00:00:00Z">
        <w:r>
          <w:delText xml:space="preserve">whose columns are an orthonormal basis of</w:delText>
        </w:r>
      </w:del>
      <w:del w:id="19528" w:author="PR Preview" w:date="2026-01-01T00:00:00Z">
        <w:r>
          <w:delText xml:space="preserve"> </w:delText>
        </w:r>
      </w:del>
      <m:oMath>
        <m:r>
          <m:rPr>
            <m:scr m:val="script"/>
            <m:sty m:val="p"/>
          </m:rPr>
          <m:t>C</m:t>
        </m:r>
        <m:r>
          <m:rPr>
            <m:sty m:val="p"/>
          </m:rPr>
          <m:t>(</m:t>
        </m:r>
        <m:r>
          <m:rPr>
            <m:sty m:val="bi"/>
          </m:rPr>
          <m:t>X</m:t>
        </m:r>
        <m:r>
          <m:rPr>
            <m:sty m:val="p"/>
          </m:rPr>
          <m:t>)</m:t>
        </m:r>
      </m:oMath>
      <w:del w:id="19529" w:author="PR Preview" w:date="2026-01-01T00:00:00Z">
        <w:r>
          <w:delText xml:space="preserve">.</w:delText>
        </w:r>
      </w:del>
    </w:p>
    <w:p>
      <w:pPr>
        <w:pStyle w:val="BodyText"/>
      </w:pPr>
      <w:del w:id="19530" w:author="PR Preview" w:date="2026-01-01T00:00:00Z">
        <w:r>
          <w:rPr>
            <w:i/>
            <w:iCs/>
          </w:rPr>
          <w:delText xml:space="preserve">Proof</w:delText>
        </w:r>
      </w:del>
      <w:del w:id="19531" w:author="PR Preview" w:date="2026-01-01T00:00:00Z">
        <w:r>
          <w:delText xml:space="preserve">. </w:delText>
        </w:r>
      </w:del>
      <m:oMath>
        <m:r>
          <m:rPr>
            <m:sty m:val="bi"/>
          </m:rPr>
          <m:t>H</m:t>
        </m:r>
      </m:oMath>
      <w:del w:id="19532" w:author="PR Preview" w:date="2026-01-01T00:00:00Z">
        <w:r>
          <w:delText xml:space="preserve"> </w:delText>
        </w:r>
      </w:del>
      <w:del w:id="19533" w:author="PR Preview" w:date="2026-01-01T00:00:00Z">
        <w:r>
          <w:delText xml:space="preserve">is an orthogonal projection matrix (</w:delText>
        </w:r>
      </w:del>
      <w:hyperlink w:anchor="thm-hat-matrix">
        <w:del w:id="19534" w:author="PR Preview" w:date="2026-01-01T00:00:00Z">
          <w:r>
            <w:rPr>
              <w:rStyle w:val="Hyperlink"/>
            </w:rPr>
            <w:delText xml:space="preserve">Theorem 91</w:delText>
          </w:r>
        </w:del>
      </w:hyperlink>
      <w:del w:id="19535" w:author="PR Preview" w:date="2026-01-01T00:00:00Z">
        <w:r>
          <w:delText xml:space="preserve">),</w:delText>
        </w:r>
      </w:del>
      <w:del w:id="19536" w:author="PR Preview" w:date="2026-01-01T00:00:00Z">
        <w:r>
          <w:delText xml:space="preserve"> </w:delText>
        </w:r>
      </w:del>
      <w:del w:id="19537" w:author="PR Preview" w:date="2026-01-01T00:00:00Z">
        <w:r>
          <w:delText xml:space="preserve">so</w:delText>
        </w:r>
      </w:del>
      <w:del w:id="19538" w:author="PR Preview" w:date="2026-01-01T00:00:00Z">
        <w:r>
          <w:delText xml:space="preserve"> </w:delText>
        </w:r>
      </w:del>
      <w:del w:id="19539" w:author="PR Preview" w:date="2026-01-01T00:00:00Z">
        <w:r>
          <w:delText xml:space="preserve">$\mathbf{H} \mathord{\smash[b]{\underset{\raise.3ex\hbox{$\scriptstyle\sim$}}{y}}\vphantom{y}}$</w:delText>
        </w:r>
      </w:del>
      <w:del w:id="19540" w:author="PR Preview" w:date="2026-01-01T00:00:00Z">
        <w:r>
          <w:delText xml:space="preserve"> </w:delText>
        </w:r>
      </w:del>
      <w:del w:id="19541" w:author="PR Preview" w:date="2026-01-01T00:00:00Z">
        <w:r>
          <w:delText xml:space="preserve">is the orthogonal projection of</w:delText>
        </w:r>
      </w:del>
      <w:del w:id="19542" w:author="PR Preview" w:date="2026-01-01T00:00:00Z">
        <w:r>
          <w:delText xml:space="preserve"> </w:delText>
        </w:r>
      </w:del>
      <w:del w:id="19543" w:author="PR Preview" w:date="2026-01-01T00:00:00Z">
        <w:r>
          <w:delText xml:space="preserve">$\mathord{\smash[b]{\underset{\raise.3ex\hbox{$\scriptstyle\sim$}}{y}}\vphantom{y}}$</w:delText>
        </w:r>
      </w:del>
      <w:del w:id="19544" w:author="PR Preview" w:date="2026-01-01T00:00:00Z">
        <w:r>
          <w:delText xml:space="preserve"> </w:delText>
        </w:r>
      </w:del>
      <w:del w:id="19545" w:author="PR Preview" w:date="2026-01-01T00:00:00Z">
        <w:r>
          <w:delText xml:space="preserve">onto</w:delText>
        </w:r>
      </w:del>
      <w:del w:id="19546" w:author="PR Preview" w:date="2026-01-01T00:00:00Z">
        <w:r>
          <w:delText xml:space="preserve"> </w:delText>
        </w:r>
      </w:del>
      <m:oMath>
        <m:r>
          <m:rPr>
            <m:scr m:val="script"/>
            <m:sty m:val="p"/>
          </m:rPr>
          <m:t>C</m:t>
        </m:r>
        <m:r>
          <m:rPr>
            <m:sty m:val="p"/>
          </m:rPr>
          <m:t>(</m:t>
        </m:r>
        <m:r>
          <m:rPr>
            <m:sty m:val="bi"/>
          </m:rPr>
          <m:t>H</m:t>
        </m:r>
        <m:r>
          <m:rPr>
            <m:sty m:val="p"/>
          </m:rPr>
          <m:t>)</m:t>
        </m:r>
      </m:oMath>
      <w:del w:id="19547" w:author="PR Preview" w:date="2026-01-01T00:00:00Z">
        <w:r>
          <w:delText xml:space="preserve"> </w:delText>
        </w:r>
      </w:del>
      <w:del w:id="19548" w:author="PR Preview" w:date="2026-01-01T00:00:00Z">
        <w:r>
          <w:delText xml:space="preserve">(</w:delText>
        </w:r>
      </w:del>
      <w:hyperlink w:anchor="thm-projection-matrix-projects">
        <w:del w:id="19549" w:author="PR Preview" w:date="2026-01-01T00:00:00Z">
          <w:r>
            <w:rPr>
              <w:rStyle w:val="Hyperlink"/>
            </w:rPr>
            <w:delText xml:space="preserve">Theorem 94</w:delText>
          </w:r>
        </w:del>
      </w:hyperlink>
      <w:del w:id="19550" w:author="PR Preview" w:date="2026-01-01T00:00:00Z">
        <w:r>
          <w:delText xml:space="preserve">, part 1).</w:delText>
        </w:r>
      </w:del>
      <w:del w:id="19551" w:author="PR Preview" w:date="2026-01-01T00:00:00Z">
        <w:r>
          <w:delText xml:space="preserve"> </w:delText>
        </w:r>
      </w:del>
      <w:del w:id="19552" w:author="PR Preview" w:date="2026-01-01T00:00:00Z">
        <w:r>
          <w:delText xml:space="preserve">It remains to show</w:delText>
        </w:r>
      </w:del>
      <w:del w:id="19553"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19554" w:author="PR Preview" w:date="2026-01-01T00:00:00Z">
        <w:r>
          <w:delText xml:space="preserve">.</w:delText>
        </w:r>
      </w:del>
    </w:p>
    <w:p>
      <w:pPr>
        <w:pStyle w:val="FirstParagraph"/>
      </w:pPr>
      <w:ins w:id="19555" w:author="PR Preview" w:date="2026-01-01T00:00:00Z">
        <w:r>
          <w:t xml:space="preserve">(</w:t>
        </w:r>
      </w:ins>
      <w:hyperlink w:anchor="thm-complement-null-space">
        <w:ins w:id="19556" w:author="PR Preview" w:date="2026-01-01T00:00:00Z">
          <w:r>
            <w:rPr>
              <w:rStyle w:val="Hyperlink"/>
            </w:rPr>
            <w:t xml:space="preserve">Theorem 53</w:t>
          </w:r>
        </w:ins>
      </w:hyperlink>
      <w:ins w:id="19557" w:author="PR Preview" w:date="2026-01-01T00:00:00Z">
        <w:r>
          <w:t xml:space="preserve">).</w:t>
        </w:r>
      </w:ins>
      <w:ins w:id="19558" w:author="PR Preview" w:date="2026-01-01T00:00:00Z">
        <w:r>
          <w:t xml:space="preserve"> </w:t>
        </w:r>
      </w:ins>
      <w:ins w:id="19559" w:author="PR Preview" w:date="2026-01-01T00:00:00Z">
        <w:r>
          <w:t xml:space="preserve">By the uniqueness in</w:t>
        </w:r>
      </w:ins>
      <w:ins w:id="19560" w:author="PR Preview" w:date="2026-01-01T00:00:00Z">
        <w:r>
          <w:t xml:space="preserve"> </w:t>
        </w:r>
      </w:ins>
      <w:hyperlink w:anchor="thm-orthogonal-direct-sum">
        <w:ins w:id="19561" w:author="PR Preview" w:date="2026-01-01T00:00:00Z">
          <w:r>
            <w:rPr>
              <w:rStyle w:val="Hyperlink"/>
            </w:rPr>
            <w:t xml:space="preserve">Theorem 54</w:t>
          </w:r>
        </w:ins>
      </w:hyperlink>
      <w:ins w:id="19562" w:author="PR Preview" w:date="2026-01-01T00:00:00Z">
        <w:r>
          <w:t xml:space="preserve">,</w:t>
        </w:r>
      </w:ins>
      <w:ins w:id="19563" w:author="PR Preview" w:date="2026-01-01T00:00:00Z">
        <w:r>
          <w:t xml:space="preserve"> </w:t>
        </w:r>
      </w:ins>
      <w:ins w:id="19564" w:author="PR Preview" w:date="2026-01-01T00:00:00Z">
        <w:r>
          <w:t xml:space="preserve">$\mathbf{P} \mathord{\smash[b]{\underset{\raise.3ex\hbox{$\scriptstyle\sim$}}{y}}\vphantom{y}}$</w:t>
        </w:r>
      </w:ins>
      <w:ins w:id="19565" w:author="PR Preview" w:date="2026-01-01T00:00:00Z">
        <w:r>
          <w:t xml:space="preserve"> </w:t>
        </w:r>
      </w:ins>
      <w:ins w:id="19566" w:author="PR Preview" w:date="2026-01-01T00:00:00Z">
        <w:r>
          <w:t xml:space="preserve">is the orthogonal projection of</w:t>
        </w:r>
      </w:ins>
      <w:ins w:id="19567" w:author="PR Preview" w:date="2026-01-01T00:00:00Z">
        <w:r>
          <w:t xml:space="preserve"> </w:t>
        </w:r>
      </w:ins>
      <w:ins w:id="19568" w:author="PR Preview" w:date="2026-01-01T00:00:00Z">
        <w:r>
          <w:t xml:space="preserve">$\mathord{\smash[b]{\underset{\raise.3ex\hbox{$\scriptstyle\sim$}}{y}}\vphantom{y}}$</w:t>
        </w:r>
      </w:ins>
      <w:ins w:id="19569" w:author="PR Preview" w:date="2026-01-01T00:00:00Z">
        <w:r>
          <w:t xml:space="preserve"> </w:t>
        </w:r>
      </w:ins>
      <w:ins w:id="19570" w:author="PR Preview" w:date="2026-01-01T00:00:00Z">
        <w:r>
          <w:t xml:space="preserve">onto</w:t>
        </w:r>
      </w:ins>
      <w:ins w:id="19571" w:author="PR Preview" w:date="2026-01-01T00:00:00Z">
        <w:r>
          <w:t xml:space="preserve"> </w:t>
        </w:r>
      </w:ins>
      <m:oMath>
        <m:r>
          <m:rPr>
            <m:scr m:val="script"/>
            <m:sty m:val="p"/>
          </m:rPr>
          <m:t>C</m:t>
        </m:r>
        <m:r>
          <m:rPr>
            <m:sty m:val="p"/>
          </m:rPr>
          <m:t>(</m:t>
        </m:r>
        <m:r>
          <m:rPr>
            <m:sty m:val="bi"/>
          </m:rPr>
          <m:t>P</m:t>
        </m:r>
        <m:r>
          <m:rPr>
            <m:sty m:val="p"/>
          </m:rPr>
          <m:t>)</m:t>
        </m:r>
      </m:oMath>
      <w:ins w:id="19572" w:author="PR Preview" w:date="2026-01-01T00:00:00Z">
        <w:r>
          <w:t xml:space="preserve">.</w:t>
        </w:r>
      </w:ins>
    </w:p>
    <w:p>
      <w:pPr>
        <w:pStyle w:val="BodyText"/>
      </w:pPr>
      <w:ins w:id="19573" w:author="PR Preview" w:date="2026-01-01T00:00:00Z">
        <w:r>
          <w:rPr>
            <w:b/>
            <w:bCs/>
          </w:rPr>
          <w:t xml:space="preserve">Part 2.</w:t>
        </w:r>
      </w:ins>
      <w:ins w:id="19574" w:author="PR Preview" w:date="2026-01-01T00:00:00Z">
        <w:r>
          <w:t xml:space="preserve"> </w:t>
        </w:r>
      </w:ins>
      <w:ins w:id="19575" w:author="PR Preview" w:date="2026-01-01T00:00:00Z">
        <w:r>
          <w:t xml:space="preserve">The orthogonal projection of a vector onto</w:t>
        </w:r>
      </w:ins>
      <w:ins w:id="19576" w:author="PR Preview" w:date="2026-01-01T00:00:00Z">
        <w:r>
          <w:t xml:space="preserve"> </w:t>
        </w:r>
      </w:ins>
      <m:oMath>
        <m:r>
          <m:rPr>
            <m:scr m:val="script"/>
            <m:sty m:val="p"/>
          </m:rPr>
          <m:t>S</m:t>
        </m:r>
      </m:oMath>
      <w:ins w:id="19577" w:author="PR Preview" w:date="2026-01-01T00:00:00Z">
        <w:r>
          <w:t xml:space="preserve"> </w:t>
        </w:r>
      </w:ins>
      <w:ins w:id="19578" w:author="PR Preview" w:date="2026-01-01T00:00:00Z">
        <w:r>
          <w:t xml:space="preserve">is unique (</w:t>
        </w:r>
      </w:ins>
      <w:hyperlink w:anchor="def-orthogonal-projection">
        <w:ins w:id="19579" w:author="PR Preview" w:date="2026-01-01T00:00:00Z">
          <w:r>
            <w:rPr>
              <w:rStyle w:val="Hyperlink"/>
            </w:rPr>
            <w:t xml:space="preserve">Definition 108</w:t>
          </w:r>
        </w:ins>
      </w:hyperlink>
      <w:ins w:id="19580" w:author="PR Preview" w:date="2026-01-01T00:00:00Z">
        <w:r>
          <w:t xml:space="preserve">),</w:t>
        </w:r>
      </w:ins>
      <w:ins w:id="19581" w:author="PR Preview" w:date="2026-01-01T00:00:00Z">
        <w:r>
          <w:t xml:space="preserve"> </w:t>
        </w:r>
      </w:ins>
      <w:ins w:id="19582" w:author="PR Preview" w:date="2026-01-01T00:00:00Z">
        <w:r>
          <w:t xml:space="preserve">so</w:t>
        </w:r>
      </w:ins>
      <w:ins w:id="19583" w:author="PR Preview" w:date="2026-01-01T00:00:00Z">
        <w:r>
          <w:t xml:space="preserve"> </w:t>
        </w:r>
      </w:ins>
      <w:ins w:id="19584" w:author="PR Preview" w:date="2026-01-01T00:00:00Z">
        <w:r>
          <w:t xml:space="preserve">$\mathbf{P}_1 \mathord{\smash[b]{\underset{\raise.3ex\hbox{$\scriptstyle\sim$}}{e}}\vphantom{e}}_j = \mathbf{P}_2 \mathord{\smash[b]{\underset{\raise.3ex\hbox{$\scriptstyle\sim$}}{e}}\vphantom{e}}_j$</w:t>
        </w:r>
      </w:ins>
      <w:ins w:id="19585" w:author="PR Preview" w:date="2026-01-01T00:00:00Z">
        <w:r>
          <w:t xml:space="preserve"> </w:t>
        </w:r>
      </w:ins>
      <w:ins w:id="19586" w:author="PR Preview" w:date="2026-01-01T00:00:00Z">
        <w:r>
          <w:t xml:space="preserve">for each indicator vector</w:t>
        </w:r>
      </w:ins>
      <w:ins w:id="19587" w:author="PR Preview" w:date="2026-01-01T00:00:00Z">
        <w:r>
          <w:t xml:space="preserve"> </w:t>
        </w:r>
      </w:ins>
      <w:ins w:id="19588" w:author="PR Preview" w:date="2026-01-01T00:00:00Z">
        <w:r>
          <w:t xml:space="preserve">$\mathord{\smash[b]{\underset{\raise.3ex\hbox{$\scriptstyle\sim$}}{e}}\vphantom{e}}_j$</w:t>
        </w:r>
      </w:ins>
      <w:ins w:id="19589" w:author="PR Preview" w:date="2026-01-01T00:00:00Z">
        <w:r>
          <w:t xml:space="preserve"> </w:t>
        </w:r>
      </w:ins>
      <w:ins w:id="19590" w:author="PR Preview" w:date="2026-01-01T00:00:00Z">
        <w:r>
          <w:t xml:space="preserve">(</w:t>
        </w:r>
      </w:ins>
      <w:hyperlink w:anchor="def-indicator-vector">
        <w:ins w:id="19591" w:author="PR Preview" w:date="2026-01-01T00:00:00Z">
          <w:r>
            <w:rPr>
              <w:rStyle w:val="Hyperlink"/>
            </w:rPr>
            <w:t xml:space="preserve">Definition 14</w:t>
          </w:r>
        </w:ins>
      </w:hyperlink>
      <w:ins w:id="19592" w:author="PR Preview" w:date="2026-01-01T00:00:00Z">
        <w:r>
          <w:t xml:space="preserve">).</w:t>
        </w:r>
      </w:ins>
      <w:ins w:id="19593" w:author="PR Preview" w:date="2026-01-01T00:00:00Z">
        <w:r>
          <w:t xml:space="preserve"> </w:t>
        </w:r>
      </w:ins>
      <w:ins w:id="19594" w:author="PR Preview" w:date="2026-01-01T00:00:00Z">
        <w:r>
          <w:t xml:space="preserve">$\mathbf{P}_1 \mathord{\smash[b]{\underset{\raise.3ex\hbox{$\scriptstyle\sim$}}{e}}\vphantom{e}}_j$</w:t>
        </w:r>
      </w:ins>
      <w:ins w:id="19595" w:author="PR Preview" w:date="2026-01-01T00:00:00Z">
        <w:r>
          <w:t xml:space="preserve"> </w:t>
        </w:r>
      </w:ins>
      <w:ins w:id="19596" w:author="PR Preview" w:date="2026-01-01T00:00:00Z">
        <w:r>
          <w:t xml:space="preserve">is column</w:t>
        </w:r>
      </w:ins>
      <w:ins w:id="19597" w:author="PR Preview" w:date="2026-01-01T00:00:00Z">
        <w:r>
          <w:t xml:space="preserve"> </w:t>
        </w:r>
      </w:ins>
      <m:oMath>
        <m:r>
          <m:t>j</m:t>
        </m:r>
      </m:oMath>
      <w:ins w:id="19598" w:author="PR Preview" w:date="2026-01-01T00:00:00Z">
        <w:r>
          <w:t xml:space="preserve"> </w:t>
        </w:r>
      </w:ins>
      <w:ins w:id="19599" w:author="PR Preview" w:date="2026-01-01T00:00:00Z">
        <w:r>
          <w:t xml:space="preserve">of</w:t>
        </w:r>
      </w:ins>
      <w:ins w:id="19600" w:author="PR Preview" w:date="2026-01-01T00:00:00Z">
        <w:r>
          <w:t xml:space="preserve"> </w:t>
        </w:r>
      </w:ins>
      <m:oMath>
        <m:sSub>
          <m:e>
            <m:r>
              <m:rPr>
                <m:sty m:val="bi"/>
              </m:rPr>
              <m:t>P</m:t>
            </m:r>
          </m:e>
          <m:sub>
            <m:r>
              <m:t>1</m:t>
            </m:r>
          </m:sub>
        </m:sSub>
      </m:oMath>
      <w:ins w:id="19601" w:author="PR Preview" w:date="2026-01-01T00:00:00Z">
        <w:r>
          <w:t xml:space="preserve">:</w:t>
        </w:r>
      </w:ins>
      <w:ins w:id="19602" w:author="PR Preview" w:date="2026-01-01T00:00:00Z">
        <w:r>
          <w:t xml:space="preserve"> </w:t>
        </w:r>
      </w:ins>
      <w:ins w:id="19603" w:author="PR Preview" w:date="2026-01-01T00:00:00Z">
        <w:r>
          <w:t xml:space="preserve">by</w:t>
        </w:r>
      </w:ins>
      <w:ins w:id="19604" w:author="PR Preview" w:date="2026-01-01T00:00:00Z">
        <w:r>
          <w:t xml:space="preserve"> </w:t>
        </w:r>
      </w:ins>
      <w:hyperlink w:anchor="thm-matvec-columns">
        <w:ins w:id="19605" w:author="PR Preview" w:date="2026-01-01T00:00:00Z">
          <w:r>
            <w:rPr>
              <w:rStyle w:val="Hyperlink"/>
            </w:rPr>
            <w:t xml:space="preserve">Theorem 23</w:t>
          </w:r>
        </w:ins>
      </w:hyperlink>
      <w:ins w:id="19606" w:author="PR Preview" w:date="2026-01-01T00:00:00Z">
        <w:r>
          <w:t xml:space="preserve"> </w:t>
        </w:r>
      </w:ins>
      <w:ins w:id="19607" w:author="PR Preview" w:date="2026-01-01T00:00:00Z">
        <w:r>
          <w:t xml:space="preserve">it is the combination of the columns of</w:t>
        </w:r>
      </w:ins>
      <w:ins w:id="19608" w:author="PR Preview" w:date="2026-01-01T00:00:00Z">
        <w:r>
          <w:t xml:space="preserve"> </w:t>
        </w:r>
      </w:ins>
      <m:oMath>
        <m:sSub>
          <m:e>
            <m:r>
              <m:rPr>
                <m:sty m:val="bi"/>
              </m:rPr>
              <m:t>P</m:t>
            </m:r>
          </m:e>
          <m:sub>
            <m:r>
              <m:t>1</m:t>
            </m:r>
          </m:sub>
        </m:sSub>
      </m:oMath>
      <w:ins w:id="19609" w:author="PR Preview" w:date="2026-01-01T00:00:00Z">
        <w:r>
          <w:t xml:space="preserve"> </w:t>
        </w:r>
      </w:ins>
      <w:ins w:id="19610" w:author="PR Preview" w:date="2026-01-01T00:00:00Z">
        <w:r>
          <w:t xml:space="preserve">with coefficients the entries of</w:t>
        </w:r>
      </w:ins>
      <w:ins w:id="19611" w:author="PR Preview" w:date="2026-01-01T00:00:00Z">
        <w:r>
          <w:t xml:space="preserve"> </w:t>
        </w:r>
      </w:ins>
      <w:ins w:id="19612" w:author="PR Preview" w:date="2026-01-01T00:00:00Z">
        <w:r>
          <w:t xml:space="preserve">$\mathord{\smash[b]{\underset{\raise.3ex\hbox{$\scriptstyle\sim$}}{e}}\vphantom{e}}_j$</w:t>
        </w:r>
      </w:ins>
      <w:ins w:id="19613" w:author="PR Preview" w:date="2026-01-01T00:00:00Z">
        <w:r>
          <w:t xml:space="preserve">,</w:t>
        </w:r>
      </w:ins>
      <w:ins w:id="19614" w:author="PR Preview" w:date="2026-01-01T00:00:00Z">
        <w:r>
          <w:t xml:space="preserve"> </w:t>
        </w:r>
      </w:ins>
      <w:ins w:id="19615" w:author="PR Preview" w:date="2026-01-01T00:00:00Z">
        <w:r>
          <w:t xml:space="preserve">which are</w:t>
        </w:r>
      </w:ins>
      <w:ins w:id="19616" w:author="PR Preview" w:date="2026-01-01T00:00:00Z">
        <w:r>
          <w:t xml:space="preserve"> </w:t>
        </w:r>
      </w:ins>
      <m:oMath>
        <m:r>
          <m:t>1</m:t>
        </m:r>
      </m:oMath>
      <w:ins w:id="19617" w:author="PR Preview" w:date="2026-01-01T00:00:00Z">
        <w:r>
          <w:t xml:space="preserve"> </w:t>
        </w:r>
      </w:ins>
      <w:ins w:id="19618" w:author="PR Preview" w:date="2026-01-01T00:00:00Z">
        <w:r>
          <w:t xml:space="preserve">in place</w:t>
        </w:r>
      </w:ins>
      <w:ins w:id="19619" w:author="PR Preview" w:date="2026-01-01T00:00:00Z">
        <w:r>
          <w:t xml:space="preserve"> </w:t>
        </w:r>
      </w:ins>
      <m:oMath>
        <m:r>
          <m:t>j</m:t>
        </m:r>
      </m:oMath>
      <w:ins w:id="19620" w:author="PR Preview" w:date="2026-01-01T00:00:00Z">
        <w:r>
          <w:t xml:space="preserve"> </w:t>
        </w:r>
      </w:ins>
      <w:ins w:id="19621" w:author="PR Preview" w:date="2026-01-01T00:00:00Z">
        <w:r>
          <w:t xml:space="preserve">and</w:t>
        </w:r>
      </w:ins>
      <w:ins w:id="19622" w:author="PR Preview" w:date="2026-01-01T00:00:00Z">
        <w:r>
          <w:t xml:space="preserve"> </w:t>
        </w:r>
      </w:ins>
      <m:oMath>
        <m:r>
          <m:t>0</m:t>
        </m:r>
      </m:oMath>
      <w:ins w:id="19623" w:author="PR Preview" w:date="2026-01-01T00:00:00Z">
        <w:r>
          <w:t xml:space="preserve"> </w:t>
        </w:r>
      </w:ins>
      <w:ins w:id="19624" w:author="PR Preview" w:date="2026-01-01T00:00:00Z">
        <w:r>
          <w:t xml:space="preserve">elsewhere (</w:t>
        </w:r>
      </w:ins>
      <w:hyperlink w:anchor="def-indicator-vector">
        <w:ins w:id="19625" w:author="PR Preview" w:date="2026-01-01T00:00:00Z">
          <w:r>
            <w:rPr>
              <w:rStyle w:val="Hyperlink"/>
            </w:rPr>
            <w:t xml:space="preserve">Definition 14</w:t>
          </w:r>
        </w:ins>
      </w:hyperlink>
      <w:ins w:id="19626" w:author="PR Preview" w:date="2026-01-01T00:00:00Z">
        <w:r>
          <w:t xml:space="preserve">).</w:t>
        </w:r>
      </w:ins>
      <w:ins w:id="19627" w:author="PR Preview" w:date="2026-01-01T00:00:00Z">
        <w:r>
          <w:t xml:space="preserve"> </w:t>
        </w:r>
      </w:ins>
      <w:ins w:id="19628" w:author="PR Preview" w:date="2026-01-01T00:00:00Z">
        <w:r>
          <w:t xml:space="preserve">Likewise for</w:t>
        </w:r>
      </w:ins>
      <w:ins w:id="19629" w:author="PR Preview" w:date="2026-01-01T00:00:00Z">
        <w:r>
          <w:t xml:space="preserve"> </w:t>
        </w:r>
      </w:ins>
      <m:oMath>
        <m:sSub>
          <m:e>
            <m:r>
              <m:rPr>
                <m:sty m:val="bi"/>
              </m:rPr>
              <m:t>P</m:t>
            </m:r>
          </m:e>
          <m:sub>
            <m:r>
              <m:t>2</m:t>
            </m:r>
          </m:sub>
        </m:sSub>
      </m:oMath>
      <w:ins w:id="19630" w:author="PR Preview" w:date="2026-01-01T00:00:00Z">
        <w:r>
          <w:t xml:space="preserve">,</w:t>
        </w:r>
      </w:ins>
      <w:ins w:id="19631" w:author="PR Preview" w:date="2026-01-01T00:00:00Z">
        <w:r>
          <w:t xml:space="preserve"> </w:t>
        </w:r>
      </w:ins>
      <w:ins w:id="19632" w:author="PR Preview" w:date="2026-01-01T00:00:00Z">
        <w:r>
          <w:t xml:space="preserve">so the two matrices have the same columns.</w:t>
        </w:r>
      </w:ins>
    </w:p>
    <w:bookmarkStart w:id="565" w:name="exm-projection-matrix-projects"/>
    <w:p>
      <w:pPr>
        <w:pStyle w:val="BodyText"/>
      </w:pPr>
      <w:ins w:id="19633" w:author="PR Preview" w:date="2026-01-01T00:00:00Z">
        <w:r>
          <w:rPr>
            <w:b/>
            <w:bCs/>
          </w:rPr>
          <w:t xml:space="preserve">Example 171 (Two routes to the same projection matrix)</w:t>
        </w:r>
      </w:ins>
      <w:ins w:id="19634" w:author="PR Preview" w:date="2026-01-01T00:00:00Z">
        <w:r>
          <w:t xml:space="preserve"> </w:t>
        </w:r>
      </w:ins>
      <w:ins w:id="19635" w:author="PR Preview" w:date="2026-01-01T00:00:00Z">
        <w:r>
          <w:t xml:space="preserve">The matrix</w:t>
        </w:r>
      </w:ins>
      <w:ins w:id="1963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637" w:author="PR Preview" w:date="2026-01-01T00:00:00Z">
        <w:r>
          <w:t xml:space="preserve"> </w:t>
        </w:r>
      </w:ins>
      <w:ins w:id="19638" w:author="PR Preview" w:date="2026-01-01T00:00:00Z">
        <w:r>
          <w:t xml:space="preserve">of</w:t>
        </w:r>
      </w:ins>
      <w:ins w:id="19639" w:author="PR Preview" w:date="2026-01-01T00:00:00Z">
        <w:r>
          <w:t xml:space="preserve"> </w:t>
        </w:r>
      </w:ins>
      <w:hyperlink w:anchor="exm-projection-matrix">
        <w:ins w:id="19640" w:author="PR Preview" w:date="2026-01-01T00:00:00Z">
          <w:r>
            <w:rPr>
              <w:rStyle w:val="Hyperlink"/>
            </w:rPr>
            <w:t xml:space="preserve">Example 136</w:t>
          </w:r>
        </w:ins>
      </w:hyperlink>
      <w:ins w:id="19641" w:author="PR Preview" w:date="2026-01-01T00:00:00Z">
        <w:r>
          <w:t xml:space="preserve"> </w:t>
        </w:r>
      </w:ins>
      <w:ins w:id="19642" w:author="PR Preview" w:date="2026-01-01T00:00:00Z">
        <w:r>
          <w:t xml:space="preserve">is an orthogonal projection matrix,</w:t>
        </w:r>
      </w:ins>
      <w:ins w:id="19643" w:author="PR Preview" w:date="2026-01-01T00:00:00Z">
        <w:r>
          <w:t xml:space="preserve"> </w:t>
        </w:r>
      </w:ins>
      <w:ins w:id="19644" w:author="PR Preview" w:date="2026-01-01T00:00:00Z">
        <w:r>
          <w:t xml:space="preserve">and its column space is</w:t>
        </w:r>
      </w:ins>
      <w:ins w:id="19645"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19646" w:author="PR Preview" w:date="2026-01-01T00:00:00Z">
        <w:r>
          <w:t xml:space="preserve">, the horizontal axis.</w:t>
        </w:r>
      </w:ins>
      <w:ins w:id="19647" w:author="PR Preview" w:date="2026-01-01T00:00:00Z">
        <w:r>
          <w:t xml:space="preserve"> </w:t>
        </w:r>
      </w:ins>
      <w:ins w:id="19648" w:author="PR Preview" w:date="2026-01-01T00:00:00Z">
        <w:r>
          <w:t xml:space="preserve">By part 1,</w:t>
        </w:r>
      </w:ins>
      <w:ins w:id="19649"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19650" w:author="PR Preview" w:date="2026-01-01T00:00:00Z">
        <w:r>
          <w:t xml:space="preserve"> </w:t>
        </w:r>
      </w:ins>
      <w:ins w:id="19651" w:author="PR Preview" w:date="2026-01-01T00:00:00Z">
        <w:r>
          <w:t xml:space="preserve">is the orthogonal projection onto that axis:</w:t>
        </w:r>
      </w:ins>
      <w:ins w:id="19652" w:author="PR Preview" w:date="2026-01-01T00:00:00Z">
        <w:r>
          <w:t xml:space="preserve"> </w:t>
        </w:r>
      </w:ins>
      <w:ins w:id="19653" w:author="PR Preview" w:date="2026-01-01T00:00:00Z">
        <w:r>
          <w:t xml:space="preserve">the remainder</w:t>
        </w:r>
      </w:ins>
      <w:ins w:id="19654" w:author="PR Preview" w:date="2026-01-01T00:00:00Z">
        <w:r>
          <w:t xml:space="preserve"> </w:t>
        </w:r>
      </w:ins>
      <m:oMath>
        <m:r>
          <m:rPr>
            <m:sty m:val="p"/>
          </m:rPr>
          <m:t>(</m:t>
        </m:r>
        <m:r>
          <m:t>0</m:t>
        </m:r>
        <m:r>
          <m:rPr>
            <m:sty m:val="p"/>
          </m:rPr>
          <m:t>,</m:t>
        </m:r>
        <m:sSub>
          <m:e>
            <m:r>
              <m:t>v</m:t>
            </m:r>
          </m:e>
          <m:sub>
            <m:r>
              <m:t>2</m:t>
            </m:r>
          </m:sub>
        </m:sSub>
        <m:r>
          <m:rPr>
            <m:sty m:val="p"/>
          </m:rPr>
          <m:t>)</m:t>
        </m:r>
      </m:oMath>
      <w:ins w:id="19655" w:author="PR Preview" w:date="2026-01-01T00:00:00Z">
        <w:r>
          <w:t xml:space="preserve"> </w:t>
        </w:r>
      </w:ins>
      <w:ins w:id="19656" w:author="PR Preview" w:date="2026-01-01T00:00:00Z">
        <w:r>
          <w:t xml:space="preserve">is orthogonal to</w:t>
        </w:r>
      </w:ins>
      <w:ins w:id="19657" w:author="PR Preview" w:date="2026-01-01T00:00:00Z">
        <w:r>
          <w:t xml:space="preserve"> </w:t>
        </w:r>
      </w:ins>
      <m:oMath>
        <m:r>
          <m:rPr>
            <m:sty m:val="p"/>
          </m:rPr>
          <m:t>(</m:t>
        </m:r>
        <m:r>
          <m:t>1</m:t>
        </m:r>
        <m:r>
          <m:rPr>
            <m:sty m:val="p"/>
          </m:rPr>
          <m:t>,</m:t>
        </m:r>
        <m:r>
          <m:t>0</m:t>
        </m:r>
        <m:r>
          <m:rPr>
            <m:sty m:val="p"/>
          </m:rPr>
          <m:t>)</m:t>
        </m:r>
      </m:oMath>
      <w:ins w:id="19658" w:author="PR Preview" w:date="2026-01-01T00:00:00Z">
        <w:r>
          <w:t xml:space="preserve">.</w:t>
        </w:r>
      </w:ins>
      <w:ins w:id="19659" w:author="PR Preview" w:date="2026-01-01T00:00:00Z">
        <w:r>
          <w:t xml:space="preserve"> </w:t>
        </w:r>
      </w:ins>
      <w:ins w:id="19660" w:author="PR Preview" w:date="2026-01-01T00:00:00Z">
        <w:r>
          <w:t xml:space="preserve">The vector</w:t>
        </w:r>
      </w:ins>
      <w:ins w:id="19661" w:author="PR Preview" w:date="2026-01-01T00:00:00Z">
        <w:r>
          <w:t xml:space="preserve"> </w:t>
        </w:r>
      </w:ins>
      <w:ins w:id="19662" w:author="PR Preview" w:date="2026-01-01T00:00:00Z">
        <w:r>
          <w:t xml:space="preserve">$\mathord{\smash[b]{\underset{\raise.3ex\hbox{$\scriptstyle\sim$}}{q}}\vphantom{q}}_1 = (1, 0)$</w:t>
        </w:r>
      </w:ins>
      <w:ins w:id="19663" w:author="PR Preview" w:date="2026-01-01T00:00:00Z">
        <w:r>
          <w:t xml:space="preserve"> </w:t>
        </w:r>
      </w:ins>
      <w:ins w:id="19664" w:author="PR Preview" w:date="2026-01-01T00:00:00Z">
        <w:r>
          <w:t xml:space="preserve">has length</w:t>
        </w:r>
      </w:ins>
      <w:ins w:id="19665" w:author="PR Preview" w:date="2026-01-01T00:00:00Z">
        <w:r>
          <w:t xml:space="preserve"> </w:t>
        </w:r>
      </w:ins>
      <m:oMath>
        <m:r>
          <m:t>1</m:t>
        </m:r>
      </m:oMath>
      <w:ins w:id="19666" w:author="PR Preview" w:date="2026-01-01T00:00:00Z">
        <w:r>
          <w:t xml:space="preserve"> </w:t>
        </w:r>
      </w:ins>
      <w:ins w:id="19667" w:author="PR Preview" w:date="2026-01-01T00:00:00Z">
        <w:r>
          <w:t xml:space="preserve">and spans the axis,</w:t>
        </w:r>
      </w:ins>
      <w:ins w:id="19668" w:author="PR Preview" w:date="2026-01-01T00:00:00Z">
        <w:r>
          <w:t xml:space="preserve"> </w:t>
        </w:r>
      </w:ins>
      <w:ins w:id="19669" w:author="PR Preview" w:date="2026-01-01T00:00:00Z">
        <w:r>
          <w:t xml:space="preserve">so it is an orthonormal basis of it, and with</w:t>
        </w:r>
      </w:ins>
      <w:ins w:id="19670" w:author="PR Preview" w:date="2026-01-01T00:00:00Z">
        <w:r>
          <w:t xml:space="preserve"> </w:t>
        </w:r>
      </w:ins>
      <w:ins w:id="19671" w:author="PR Preview" w:date="2026-01-01T00:00:00Z">
        <w:r>
          <w:t xml:space="preserve">$\mathbf{B} = [\mathord{\smash[b]{\underset{\raise.3ex\hbox{$\scriptstyle\sim$}}{q}}\vphantom{q}}_1]$</w:t>
        </w:r>
      </w:ins>
      <w:ins w:id="19672"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19673" w:author="PR Preview" w:date="2026-01-01T00:00:00Z">
        <w:r>
          <w:t xml:space="preserve">as part 2 and</w:t>
        </w:r>
      </w:ins>
      <w:ins w:id="19674" w:author="PR Preview" w:date="2026-01-01T00:00:00Z">
        <w:r>
          <w:t xml:space="preserve"> </w:t>
        </w:r>
      </w:ins>
      <w:hyperlink w:anchor="thm-projector-onb">
        <w:ins w:id="19675" w:author="PR Preview" w:date="2026-01-01T00:00:00Z">
          <w:r>
            <w:rPr>
              <w:rStyle w:val="Hyperlink"/>
            </w:rPr>
            <w:t xml:space="preserve">Theorem 92</w:t>
          </w:r>
        </w:ins>
      </w:hyperlink>
      <w:ins w:id="19676" w:author="PR Preview" w:date="2026-01-01T00:00:00Z">
        <w:r>
          <w:t xml:space="preserve"> </w:t>
        </w:r>
      </w:ins>
      <w:ins w:id="19677" w:author="PR Preview" w:date="2026-01-01T00:00:00Z">
        <w:r>
          <w:t xml:space="preserve">require.</w:t>
        </w:r>
      </w:ins>
    </w:p>
    <w:p>
      <w:pPr>
        <w:pStyle w:val="BodyText"/>
      </w:pPr>
      <w:ins w:id="19678" w:author="PR Preview" w:date="2026-01-01T00:00:00Z">
        <w:r>
          <w:t xml:space="preserve">The oblique projection</w:t>
        </w:r>
      </w:ins>
      <w:ins w:id="19679"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9680" w:author="PR Preview" w:date="2026-01-01T00:00:00Z">
        <w:r>
          <w:t xml:space="preserve"> </w:t>
        </w:r>
      </w:ins>
      <w:ins w:id="19681" w:author="PR Preview" w:date="2026-01-01T00:00:00Z">
        <w:r>
          <w:t xml:space="preserve">of</w:t>
        </w:r>
      </w:ins>
      <w:ins w:id="19682" w:author="PR Preview" w:date="2026-01-01T00:00:00Z">
        <w:r>
          <w:t xml:space="preserve"> </w:t>
        </w:r>
      </w:ins>
      <w:hyperlink w:anchor="exm-projection-matrix">
        <w:ins w:id="19683" w:author="PR Preview" w:date="2026-01-01T00:00:00Z">
          <w:r>
            <w:rPr>
              <w:rStyle w:val="Hyperlink"/>
            </w:rPr>
            <w:t xml:space="preserve">Example 136</w:t>
          </w:r>
        </w:ins>
      </w:hyperlink>
      <w:ins w:id="19684" w:author="PR Preview" w:date="2026-01-01T00:00:00Z">
        <w:r>
          <w:t xml:space="preserve"> </w:t>
        </w:r>
      </w:ins>
      <w:ins w:id="19685" w:author="PR Preview" w:date="2026-01-01T00:00:00Z">
        <w:r>
          <w:t xml:space="preserve">also maps every vector into the horizontal axis.</w:t>
        </w:r>
      </w:ins>
      <w:ins w:id="19686" w:author="PR Preview" w:date="2026-01-01T00:00:00Z">
        <w:r>
          <w:t xml:space="preserve"> </w:t>
        </w:r>
      </w:ins>
      <w:ins w:id="19687" w:author="PR Preview" w:date="2026-01-01T00:00:00Z">
        <w:r>
          <w:t xml:space="preserve">It sends</w:t>
        </w:r>
      </w:ins>
      <w:ins w:id="19688" w:author="PR Preview" w:date="2026-01-01T00:00:00Z">
        <w:r>
          <w:t xml:space="preserve"> </w:t>
        </w:r>
      </w:ins>
      <m:oMath>
        <m:r>
          <m:rPr>
            <m:sty m:val="p"/>
          </m:rPr>
          <m:t>(</m:t>
        </m:r>
        <m:r>
          <m:t>0</m:t>
        </m:r>
        <m:r>
          <m:rPr>
            <m:sty m:val="p"/>
          </m:rPr>
          <m:t>,</m:t>
        </m:r>
        <m:r>
          <m:t>1</m:t>
        </m:r>
        <m:r>
          <m:rPr>
            <m:sty m:val="p"/>
          </m:rPr>
          <m:t>)</m:t>
        </m:r>
      </m:oMath>
      <w:ins w:id="19689" w:author="PR Preview" w:date="2026-01-01T00:00:00Z">
        <w:r>
          <w:t xml:space="preserve"> </w:t>
        </w:r>
      </w:ins>
      <w:ins w:id="19690" w:author="PR Preview" w:date="2026-01-01T00:00:00Z">
        <w:r>
          <w:t xml:space="preserve">to</w:t>
        </w:r>
      </w:ins>
      <w:ins w:id="19691" w:author="PR Preview" w:date="2026-01-01T00:00:00Z">
        <w:r>
          <w:t xml:space="preserve"> </w:t>
        </w:r>
      </w:ins>
      <m:oMath>
        <m:r>
          <m:rPr>
            <m:sty m:val="p"/>
          </m:rPr>
          <m:t>(</m:t>
        </m:r>
        <m:r>
          <m:t>1</m:t>
        </m:r>
        <m:r>
          <m:rPr>
            <m:sty m:val="p"/>
          </m:rPr>
          <m:t>,</m:t>
        </m:r>
        <m:r>
          <m:t>0</m:t>
        </m:r>
        <m:r>
          <m:rPr>
            <m:sty m:val="p"/>
          </m:rPr>
          <m:t>)</m:t>
        </m:r>
      </m:oMath>
      <w:ins w:id="19692" w:author="PR Preview" w:date="2026-01-01T00:00:00Z">
        <w:r>
          <w:t xml:space="preserve">,</w:t>
        </w:r>
      </w:ins>
      <w:ins w:id="19693" w:author="PR Preview" w:date="2026-01-01T00:00:00Z">
        <w:r>
          <w:t xml:space="preserve"> </w:t>
        </w:r>
      </w:ins>
      <w:ins w:id="19694" w:author="PR Preview" w:date="2026-01-01T00:00:00Z">
        <w:r>
          <w:t xml:space="preserve">but the remainder</w:t>
        </w:r>
      </w:ins>
      <w:ins w:id="19695"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19696" w:author="PR Preview" w:date="2026-01-01T00:00:00Z">
        <w:r>
          <w:t xml:space="preserve"> </w:t>
        </w:r>
      </w:ins>
      <w:ins w:id="19697" w:author="PR Preview" w:date="2026-01-01T00:00:00Z">
        <w:r>
          <w:t xml:space="preserve">is not orthogonal to the axis,</w:t>
        </w:r>
      </w:ins>
      <w:ins w:id="19698" w:author="PR Preview" w:date="2026-01-01T00:00:00Z">
        <w:r>
          <w:t xml:space="preserve"> </w:t>
        </w:r>
      </w:ins>
      <w:ins w:id="19699" w:author="PR Preview" w:date="2026-01-01T00:00:00Z">
        <w:r>
          <w:t xml:space="preserve">so</w:t>
        </w:r>
      </w:ins>
      <w:ins w:id="19700" w:author="PR Preview" w:date="2026-01-01T00:00:00Z">
        <w:r>
          <w:t xml:space="preserve"> </w:t>
        </w:r>
      </w:ins>
      <m:oMath>
        <m:r>
          <m:rPr>
            <m:sty m:val="p"/>
          </m:rPr>
          <m:t>(</m:t>
        </m:r>
        <m:r>
          <m:t>1</m:t>
        </m:r>
        <m:r>
          <m:rPr>
            <m:sty m:val="p"/>
          </m:rPr>
          <m:t>,</m:t>
        </m:r>
        <m:r>
          <m:t>0</m:t>
        </m:r>
        <m:r>
          <m:rPr>
            <m:sty m:val="p"/>
          </m:rPr>
          <m:t>)</m:t>
        </m:r>
      </m:oMath>
      <w:ins w:id="19701" w:author="PR Preview" w:date="2026-01-01T00:00:00Z">
        <w:r>
          <w:t xml:space="preserve"> </w:t>
        </w:r>
      </w:ins>
      <w:ins w:id="19702" w:author="PR Preview" w:date="2026-01-01T00:00:00Z">
        <w:r>
          <w:t xml:space="preserve">is not the orthogonal projection of</w:t>
        </w:r>
      </w:ins>
      <w:ins w:id="19703" w:author="PR Preview" w:date="2026-01-01T00:00:00Z">
        <w:r>
          <w:t xml:space="preserve"> </w:t>
        </w:r>
      </w:ins>
      <m:oMath>
        <m:r>
          <m:rPr>
            <m:sty m:val="p"/>
          </m:rPr>
          <m:t>(</m:t>
        </m:r>
        <m:r>
          <m:t>0</m:t>
        </m:r>
        <m:r>
          <m:rPr>
            <m:sty m:val="p"/>
          </m:rPr>
          <m:t>,</m:t>
        </m:r>
        <m:r>
          <m:t>1</m:t>
        </m:r>
        <m:r>
          <m:rPr>
            <m:sty m:val="p"/>
          </m:rPr>
          <m:t>)</m:t>
        </m:r>
      </m:oMath>
      <w:ins w:id="19704" w:author="PR Preview" w:date="2026-01-01T00:00:00Z">
        <w:r>
          <w:t xml:space="preserve"> </w:t>
        </w:r>
      </w:ins>
      <w:ins w:id="19705" w:author="PR Preview" w:date="2026-01-01T00:00:00Z">
        <w:r>
          <w:t xml:space="preserve">onto the axis,</w:t>
        </w:r>
      </w:ins>
      <w:ins w:id="19706" w:author="PR Preview" w:date="2026-01-01T00:00:00Z">
        <w:r>
          <w:t xml:space="preserve"> </w:t>
        </w:r>
      </w:ins>
      <w:ins w:id="19707" w:author="PR Preview" w:date="2026-01-01T00:00:00Z">
        <w:r>
          <w:t xml:space="preserve">which is</w:t>
        </w:r>
      </w:ins>
      <w:ins w:id="19708"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19709" w:author="PR Preview" w:date="2026-01-01T00:00:00Z">
        <w:r>
          <w:t xml:space="preserve">.</w:t>
        </w:r>
      </w:ins>
    </w:p>
    <w:bookmarkEnd w:id="565"/>
    <w:bookmarkStart w:id="566" w:name="thm-hat-matrix-projects"/>
    <w:p>
      <w:pPr>
        <w:pStyle w:val="BodyText"/>
      </w:pPr>
      <w:ins w:id="19710" w:author="PR Preview" w:date="2026-01-01T00:00:00Z">
        <w:r>
          <w:rPr>
            <w:b/>
            <w:bCs/>
          </w:rPr>
          <w:t xml:space="preserve">Theorem 94 (The hat matrix projects onto the column space of the design matrix)</w:t>
        </w:r>
      </w:ins>
      <w:ins w:id="19711" w:author="PR Preview" w:date="2026-01-01T00:00:00Z">
        <w:r>
          <w:t xml:space="preserve"> </w:t>
        </w:r>
      </w:ins>
      <w:ins w:id="19712" w:author="PR Preview" w:date="2026-01-01T00:00:00Z">
        <w:r>
          <w:t xml:space="preserve">If</w:t>
        </w:r>
      </w:ins>
      <w:ins w:id="19713" w:author="PR Preview" w:date="2026-01-01T00:00:00Z">
        <w:r>
          <w:t xml:space="preserve"> </w:t>
        </w:r>
      </w:ins>
      <m:oMath>
        <m:r>
          <m:rPr>
            <m:sty m:val="bi"/>
          </m:rPr>
          <m:t>X</m:t>
        </m:r>
      </m:oMath>
      <w:ins w:id="19714" w:author="PR Preview" w:date="2026-01-01T00:00:00Z">
        <w:r>
          <w:t xml:space="preserve"> </w:t>
        </w:r>
      </w:ins>
      <w:ins w:id="19715" w:author="PR Preview" w:date="2026-01-01T00:00:00Z">
        <w:r>
          <w:t xml:space="preserve">is an</w:t>
        </w:r>
      </w:ins>
      <w:ins w:id="19716" w:author="PR Preview" w:date="2026-01-01T00:00:00Z">
        <w:r>
          <w:t xml:space="preserve"> </w:t>
        </w:r>
      </w:ins>
      <m:oMath>
        <m:r>
          <m:t>n</m:t>
        </m:r>
        <m:r>
          <m:rPr>
            <m:sty m:val="p"/>
          </m:rPr>
          <m:t>×</m:t>
        </m:r>
        <m:r>
          <m:t>p</m:t>
        </m:r>
      </m:oMath>
      <w:ins w:id="19717" w:author="PR Preview" w:date="2026-01-01T00:00:00Z">
        <w:r>
          <w:t xml:space="preserve"> </w:t>
        </w:r>
      </w:ins>
      <w:ins w:id="19718" w:author="PR Preview" w:date="2026-01-01T00:00:00Z">
        <w:r>
          <w:t xml:space="preserve">design matrix with</w:t>
        </w:r>
      </w:ins>
      <w:ins w:id="19719" w:author="PR Preview" w:date="2026-01-01T00:00:00Z">
        <w:r>
          <w:t xml:space="preserve"> </w:t>
        </w:r>
      </w:ins>
      <m:oMath>
        <m:r>
          <m:rPr>
            <m:sty m:val="p"/>
          </m:rPr>
          <m:t>rank</m:t>
        </m:r>
        <m:r>
          <m:rPr>
            <m:sty m:val="p"/>
          </m:rPr>
          <m:t>(</m:t>
        </m:r>
        <m:r>
          <m:rPr>
            <m:sty m:val="bi"/>
          </m:rPr>
          <m:t>X</m:t>
        </m:r>
        <m:r>
          <m:rPr>
            <m:sty m:val="p"/>
          </m:rPr>
          <m:t>)</m:t>
        </m:r>
        <m:r>
          <m:rPr>
            <m:sty m:val="p"/>
          </m:rPr>
          <m:t>=</m:t>
        </m:r>
        <m:r>
          <m:t>p</m:t>
        </m:r>
      </m:oMath>
      <w:ins w:id="19720" w:author="PR Preview" w:date="2026-01-01T00:00:00Z">
        <w:r>
          <w:t xml:space="preserve">,</w:t>
        </w:r>
      </w:ins>
      <w:ins w:id="19721" w:author="PR Preview" w:date="2026-01-01T00:00:00Z">
        <w:r>
          <w:t xml:space="preserve"> </w:t>
        </w:r>
      </w:ins>
      <w:ins w:id="19722" w:author="PR Preview" w:date="2026-01-01T00:00:00Z">
        <w:r>
          <w:t xml:space="preserve">then for every</w:t>
        </w:r>
      </w:ins>
      <w:ins w:id="19723" w:author="PR Preview" w:date="2026-01-01T00:00:00Z">
        <w:r>
          <w:t xml:space="preserve"> </w:t>
        </w:r>
      </w:ins>
      <w:ins w:id="19724" w:author="PR Preview" w:date="2026-01-01T00:00:00Z">
        <w:r>
          <w:t xml:space="preserve">$\mathord{\smash[b]{\underset{\raise.3ex\hbox{$\scriptstyle\sim$}}{y}}\vphantom{y}}\in \mathbb{R}^n$</w:t>
        </w:r>
      </w:ins>
      <w:ins w:id="19725" w:author="PR Preview" w:date="2026-01-01T00:00:00Z">
        <w:r>
          <w:t xml:space="preserve">,</w:t>
        </w:r>
      </w:ins>
      <w:ins w:id="19726" w:author="PR Preview" w:date="2026-01-01T00:00:00Z">
        <w:r>
          <w:t xml:space="preserve"> </w:t>
        </w:r>
      </w:ins>
      <w:ins w:id="19727" w:author="PR Preview" w:date="2026-01-01T00:00:00Z">
        <w:r>
          <w:t xml:space="preserve">$\mathbf{H} \mathord{\smash[b]{\underset{\raise.3ex\hbox{$\scriptstyle\sim$}}{y}}\vphantom{y}}$</w:t>
        </w:r>
      </w:ins>
      <w:ins w:id="19728" w:author="PR Preview" w:date="2026-01-01T00:00:00Z">
        <w:r>
          <w:t xml:space="preserve"> </w:t>
        </w:r>
      </w:ins>
      <w:ins w:id="19729" w:author="PR Preview" w:date="2026-01-01T00:00:00Z">
        <w:r>
          <w:t xml:space="preserve">(</w:t>
        </w:r>
      </w:ins>
      <w:hyperlink w:anchor="def-hat-matrix">
        <w:ins w:id="19730" w:author="PR Preview" w:date="2026-01-01T00:00:00Z">
          <w:r>
            <w:rPr>
              <w:rStyle w:val="Hyperlink"/>
            </w:rPr>
            <w:t xml:space="preserve">Definition 107</w:t>
          </w:r>
        </w:ins>
      </w:hyperlink>
      <w:ins w:id="19731" w:author="PR Preview" w:date="2026-01-01T00:00:00Z">
        <w:r>
          <w:t xml:space="preserve">) is the orthogonal projection of</w:t>
        </w:r>
      </w:ins>
      <w:ins w:id="19732" w:author="PR Preview" w:date="2026-01-01T00:00:00Z">
        <w:r>
          <w:t xml:space="preserve"> </w:t>
        </w:r>
      </w:ins>
      <w:ins w:id="19733" w:author="PR Preview" w:date="2026-01-01T00:00:00Z">
        <w:r>
          <w:t xml:space="preserve">$\mathord{\smash[b]{\underset{\raise.3ex\hbox{$\scriptstyle\sim$}}{y}}\vphantom{y}}$</w:t>
        </w:r>
      </w:ins>
      <w:ins w:id="19734" w:author="PR Preview" w:date="2026-01-01T00:00:00Z">
        <w:r>
          <w:t xml:space="preserve"> </w:t>
        </w:r>
      </w:ins>
      <w:ins w:id="19735" w:author="PR Preview" w:date="2026-01-01T00:00:00Z">
        <w:r>
          <w:t xml:space="preserve">onto</w:t>
        </w:r>
      </w:ins>
      <w:ins w:id="19736" w:author="PR Preview" w:date="2026-01-01T00:00:00Z">
        <w:r>
          <w:t xml:space="preserve"> </w:t>
        </w:r>
      </w:ins>
      <m:oMath>
        <m:r>
          <m:rPr>
            <m:scr m:val="script"/>
            <m:sty m:val="p"/>
          </m:rPr>
          <m:t>C</m:t>
        </m:r>
        <m:r>
          <m:rPr>
            <m:sty m:val="p"/>
          </m:rPr>
          <m:t>(</m:t>
        </m:r>
        <m:r>
          <m:rPr>
            <m:sty m:val="bi"/>
          </m:rPr>
          <m:t>X</m:t>
        </m:r>
        <m:r>
          <m:rPr>
            <m:sty m:val="p"/>
          </m:rPr>
          <m:t>)</m:t>
        </m:r>
      </m:oMath>
      <w:ins w:id="19737" w:author="PR Preview" w:date="2026-01-01T00:00:00Z">
        <w:r>
          <w:t xml:space="preserve">.</w:t>
        </w:r>
      </w:ins>
      <w:ins w:id="19738" w:author="PR Preview" w:date="2026-01-01T00:00:00Z">
        <w:r>
          <w:t xml:space="preserve"> </w:t>
        </w:r>
      </w:ins>
      <w:ins w:id="19739" w:author="PR Preview" w:date="2026-01-01T00:00:00Z">
        <w:r>
          <w:t xml:space="preserve">So</w:t>
        </w:r>
      </w:ins>
      <w:ins w:id="19740"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9741" w:author="PR Preview" w:date="2026-01-01T00:00:00Z">
        <w:r>
          <w:t xml:space="preserve"> </w:t>
        </w:r>
      </w:ins>
      <w:ins w:id="19742" w:author="PR Preview" w:date="2026-01-01T00:00:00Z">
        <w:r>
          <w:t xml:space="preserve">for any</w:t>
        </w:r>
      </w:ins>
      <w:ins w:id="19743" w:author="PR Preview" w:date="2026-01-01T00:00:00Z">
        <w:r>
          <w:t xml:space="preserve"> </w:t>
        </w:r>
      </w:ins>
      <m:oMath>
        <m:r>
          <m:t>n</m:t>
        </m:r>
        <m:r>
          <m:rPr>
            <m:sty m:val="p"/>
          </m:rPr>
          <m:t>×</m:t>
        </m:r>
        <m:r>
          <m:t>p</m:t>
        </m:r>
      </m:oMath>
      <w:ins w:id="19744" w:author="PR Preview" w:date="2026-01-01T00:00:00Z">
        <w:r>
          <w:t xml:space="preserve"> </w:t>
        </w:r>
      </w:ins>
      <w:ins w:id="19745" w:author="PR Preview" w:date="2026-01-01T00:00:00Z">
        <w:r>
          <w:t xml:space="preserve">matrix</w:t>
        </w:r>
      </w:ins>
      <w:ins w:id="19746" w:author="PR Preview" w:date="2026-01-01T00:00:00Z">
        <w:r>
          <w:t xml:space="preserve"> </w:t>
        </w:r>
      </w:ins>
      <m:oMath>
        <m:r>
          <m:rPr>
            <m:sty m:val="bi"/>
          </m:rPr>
          <m:t>Q</m:t>
        </m:r>
      </m:oMath>
      <w:ins w:id="19747" w:author="PR Preview" w:date="2026-01-01T00:00:00Z">
        <w:r>
          <w:t xml:space="preserve"> </w:t>
        </w:r>
      </w:ins>
      <w:ins w:id="19748" w:author="PR Preview" w:date="2026-01-01T00:00:00Z">
        <w:r>
          <w:t xml:space="preserve">whose columns are an orthonormal basis of</w:t>
        </w:r>
      </w:ins>
      <w:ins w:id="19749" w:author="PR Preview" w:date="2026-01-01T00:00:00Z">
        <w:r>
          <w:t xml:space="preserve"> </w:t>
        </w:r>
      </w:ins>
      <m:oMath>
        <m:r>
          <m:rPr>
            <m:scr m:val="script"/>
            <m:sty m:val="p"/>
          </m:rPr>
          <m:t>C</m:t>
        </m:r>
        <m:r>
          <m:rPr>
            <m:sty m:val="p"/>
          </m:rPr>
          <m:t>(</m:t>
        </m:r>
        <m:r>
          <m:rPr>
            <m:sty m:val="bi"/>
          </m:rPr>
          <m:t>X</m:t>
        </m:r>
        <m:r>
          <m:rPr>
            <m:sty m:val="p"/>
          </m:rPr>
          <m:t>)</m:t>
        </m:r>
      </m:oMath>
      <w:ins w:id="19750" w:author="PR Preview" w:date="2026-01-01T00:00:00Z">
        <w:r>
          <w:t xml:space="preserve">.</w:t>
        </w:r>
      </w:ins>
    </w:p>
    <w:bookmarkEnd w:id="566"/>
    <w:p>
      <w:pPr>
        <w:pStyle w:val="BodyText"/>
      </w:pPr>
      <w:ins w:id="19751" w:author="PR Preview" w:date="2026-01-01T00:00:00Z">
        <w:r>
          <w:rPr>
            <w:i/>
            <w:iCs/>
          </w:rPr>
          <w:t xml:space="preserve">Proof</w:t>
        </w:r>
      </w:ins>
      <w:ins w:id="19752" w:author="PR Preview" w:date="2026-01-01T00:00:00Z">
        <w:r>
          <w:t xml:space="preserve">. </w:t>
        </w:r>
      </w:ins>
      <m:oMath>
        <m:r>
          <m:rPr>
            <m:sty m:val="bi"/>
          </m:rPr>
          <m:t>H</m:t>
        </m:r>
      </m:oMath>
      <w:ins w:id="19753" w:author="PR Preview" w:date="2026-01-01T00:00:00Z">
        <w:r>
          <w:t xml:space="preserve"> </w:t>
        </w:r>
      </w:ins>
      <w:ins w:id="19754" w:author="PR Preview" w:date="2026-01-01T00:00:00Z">
        <w:r>
          <w:t xml:space="preserve">is an orthogonal projection matrix (</w:t>
        </w:r>
      </w:ins>
      <w:hyperlink w:anchor="thm-hat-matrix">
        <w:ins w:id="19755" w:author="PR Preview" w:date="2026-01-01T00:00:00Z">
          <w:r>
            <w:rPr>
              <w:rStyle w:val="Hyperlink"/>
            </w:rPr>
            <w:t xml:space="preserve">Theorem 90</w:t>
          </w:r>
        </w:ins>
      </w:hyperlink>
      <w:ins w:id="19756" w:author="PR Preview" w:date="2026-01-01T00:00:00Z">
        <w:r>
          <w:t xml:space="preserve">),</w:t>
        </w:r>
      </w:ins>
      <w:ins w:id="19757" w:author="PR Preview" w:date="2026-01-01T00:00:00Z">
        <w:r>
          <w:t xml:space="preserve"> </w:t>
        </w:r>
      </w:ins>
      <w:ins w:id="19758" w:author="PR Preview" w:date="2026-01-01T00:00:00Z">
        <w:r>
          <w:t xml:space="preserve">so</w:t>
        </w:r>
      </w:ins>
      <w:ins w:id="19759" w:author="PR Preview" w:date="2026-01-01T00:00:00Z">
        <w:r>
          <w:t xml:space="preserve"> </w:t>
        </w:r>
      </w:ins>
      <w:ins w:id="19760" w:author="PR Preview" w:date="2026-01-01T00:00:00Z">
        <w:r>
          <w:t xml:space="preserve">$\mathbf{H} \mathord{\smash[b]{\underset{\raise.3ex\hbox{$\scriptstyle\sim$}}{y}}\vphantom{y}}$</w:t>
        </w:r>
      </w:ins>
      <w:ins w:id="19761" w:author="PR Preview" w:date="2026-01-01T00:00:00Z">
        <w:r>
          <w:t xml:space="preserve"> </w:t>
        </w:r>
      </w:ins>
      <w:ins w:id="19762" w:author="PR Preview" w:date="2026-01-01T00:00:00Z">
        <w:r>
          <w:t xml:space="preserve">is the orthogonal projection of</w:t>
        </w:r>
      </w:ins>
      <w:ins w:id="19763" w:author="PR Preview" w:date="2026-01-01T00:00:00Z">
        <w:r>
          <w:t xml:space="preserve"> </w:t>
        </w:r>
      </w:ins>
      <w:ins w:id="19764" w:author="PR Preview" w:date="2026-01-01T00:00:00Z">
        <w:r>
          <w:t xml:space="preserve">$\mathord{\smash[b]{\underset{\raise.3ex\hbox{$\scriptstyle\sim$}}{y}}\vphantom{y}}$</w:t>
        </w:r>
      </w:ins>
      <w:ins w:id="19765" w:author="PR Preview" w:date="2026-01-01T00:00:00Z">
        <w:r>
          <w:t xml:space="preserve"> </w:t>
        </w:r>
      </w:ins>
      <w:ins w:id="19766" w:author="PR Preview" w:date="2026-01-01T00:00:00Z">
        <w:r>
          <w:t xml:space="preserve">onto</w:t>
        </w:r>
      </w:ins>
      <w:ins w:id="19767" w:author="PR Preview" w:date="2026-01-01T00:00:00Z">
        <w:r>
          <w:t xml:space="preserve"> </w:t>
        </w:r>
      </w:ins>
      <m:oMath>
        <m:r>
          <m:rPr>
            <m:scr m:val="script"/>
            <m:sty m:val="p"/>
          </m:rPr>
          <m:t>C</m:t>
        </m:r>
        <m:r>
          <m:rPr>
            <m:sty m:val="p"/>
          </m:rPr>
          <m:t>(</m:t>
        </m:r>
        <m:r>
          <m:rPr>
            <m:sty m:val="bi"/>
          </m:rPr>
          <m:t>H</m:t>
        </m:r>
        <m:r>
          <m:rPr>
            <m:sty m:val="p"/>
          </m:rPr>
          <m:t>)</m:t>
        </m:r>
      </m:oMath>
      <w:ins w:id="19768" w:author="PR Preview" w:date="2026-01-01T00:00:00Z">
        <w:r>
          <w:t xml:space="preserve"> </w:t>
        </w:r>
      </w:ins>
      <w:ins w:id="19769" w:author="PR Preview" w:date="2026-01-01T00:00:00Z">
        <w:r>
          <w:t xml:space="preserve">(</w:t>
        </w:r>
      </w:ins>
      <w:hyperlink w:anchor="thm-projection-matrix-projects">
        <w:ins w:id="19770" w:author="PR Preview" w:date="2026-01-01T00:00:00Z">
          <w:r>
            <w:rPr>
              <w:rStyle w:val="Hyperlink"/>
            </w:rPr>
            <w:t xml:space="preserve">Theorem 93</w:t>
          </w:r>
        </w:ins>
      </w:hyperlink>
      <w:ins w:id="19771" w:author="PR Preview" w:date="2026-01-01T00:00:00Z">
        <w:r>
          <w:t xml:space="preserve">, part 1).</w:t>
        </w:r>
      </w:ins>
      <w:ins w:id="19772" w:author="PR Preview" w:date="2026-01-01T00:00:00Z">
        <w:r>
          <w:t xml:space="preserve"> </w:t>
        </w:r>
      </w:ins>
      <w:ins w:id="19773" w:author="PR Preview" w:date="2026-01-01T00:00:00Z">
        <w:r>
          <w:t xml:space="preserve">It remains to show</w:t>
        </w:r>
      </w:ins>
      <w:ins w:id="19774"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19775"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del w:id="19776" w:author="PR Preview" w:date="2026-01-01T00:00:00Z">
        <w:r>
          <w:delText xml:space="preserve"> </w:delText>
        </w:r>
      </w:del>
      <w:del w:id="19777" w:author="PR Preview" w:date="2026-01-01T00:00:00Z">
        <w:r>
          <w:delText xml:space="preserve">has dimension</w:delText>
        </w:r>
      </w:del>
      <w:del w:id="19778" w:author="PR Preview" w:date="2026-01-01T00:00:00Z">
        <w:r>
          <w:delText xml:space="preserve"> </w:delText>
        </w:r>
      </w:del>
      <m:oMath>
        <m:r>
          <m:t>p</m:t>
        </m:r>
        <m:r>
          <m:rPr>
            <m:sty m:val="p"/>
          </m:rPr>
          <m:t>≥</m:t>
        </m:r>
        <m:r>
          <m:t>1</m:t>
        </m:r>
      </m:oMath>
      <w:del w:id="19779" w:author="PR Preview" w:date="2026-01-01T00:00:00Z">
        <w:r>
          <w:delText xml:space="preserve"> </w:delText>
        </w:r>
      </w:del>
      <w:del w:id="19780" w:author="PR Preview" w:date="2026-01-01T00:00:00Z">
        <w:r>
          <w:delText xml:space="preserve">(</w:delText>
        </w:r>
      </w:del>
      <w:hyperlink w:anchor="thm-rank-dim">
        <w:del w:id="19781" w:author="PR Preview" w:date="2026-01-01T00:00:00Z">
          <w:r>
            <w:rPr>
              <w:rStyle w:val="Hyperlink"/>
            </w:rPr>
            <w:delText xml:space="preserve">Theorem 39</w:delText>
          </w:r>
        </w:del>
      </w:hyperlink>
      <w:del w:id="19782" w:author="PR Preview" w:date="2026-01-01T00:00:00Z">
        <w:r>
          <w:delText xml:space="preserve">),</w:delText>
        </w:r>
      </w:del>
      <w:del w:id="19783" w:author="PR Preview" w:date="2026-01-01T00:00:00Z">
        <w:r>
          <w:delText xml:space="preserve"> </w:delText>
        </w:r>
      </w:del>
      <w:del w:id="19784" w:author="PR Preview" w:date="2026-01-01T00:00:00Z">
        <w:r>
          <w:delText xml:space="preserve">so an orthonormal basis of it has</w:delText>
        </w:r>
      </w:del>
      <w:del w:id="19785" w:author="PR Preview" w:date="2026-01-01T00:00:00Z">
        <w:r>
          <w:delText xml:space="preserve"> </w:delText>
        </w:r>
      </w:del>
      <m:oMath>
        <m:r>
          <m:t>p</m:t>
        </m:r>
      </m:oMath>
      <w:del w:id="19786" w:author="PR Preview" w:date="2026-01-01T00:00:00Z">
        <w:r>
          <w:delText xml:space="preserve"> </w:delText>
        </w:r>
      </w:del>
      <w:del w:id="19787" w:author="PR Preview" w:date="2026-01-01T00:00:00Z">
        <w:r>
          <w:delText xml:space="preserve">vectors (</w:delText>
        </w:r>
      </w:del>
      <w:hyperlink w:anchor="def-dimension">
        <w:del w:id="19788" w:author="PR Preview" w:date="2026-01-01T00:00:00Z">
          <w:r>
            <w:rPr>
              <w:rStyle w:val="Hyperlink"/>
            </w:rPr>
            <w:delText xml:space="preserve">Definition 51</w:delText>
          </w:r>
        </w:del>
      </w:hyperlink>
      <w:del w:id="19789" w:author="PR Preview" w:date="2026-01-01T00:00:00Z">
        <w:r>
          <w:delText xml:space="preserve">),</w:delText>
        </w:r>
      </w:del>
      <w:del w:id="19790" w:author="PR Preview" w:date="2026-01-01T00:00:00Z">
        <w:r>
          <w:delText xml:space="preserve"> </w:delText>
        </w:r>
      </w:del>
      <w:del w:id="19791" w:author="PR Preview" w:date="2026-01-01T00:00:00Z">
        <w:r>
          <w:delText xml:space="preserve">and</w:delText>
        </w:r>
      </w:del>
      <w:del w:id="19792" w:author="PR Preview" w:date="2026-01-01T00:00:00Z">
        <w:r>
          <w:delText xml:space="preserve"> </w:delText>
        </w:r>
      </w:del>
      <m:oMath>
        <m:r>
          <m:rPr>
            <m:sty m:val="bi"/>
          </m:rPr>
          <m:t>Q</m:t>
        </m:r>
        <m:sSup>
          <m:e>
            <m:r>
              <m:rPr>
                <m:sty m:val="bi"/>
              </m:rPr>
              <m:t>Q</m:t>
            </m:r>
          </m:e>
          <m:sup>
            <m:r>
              <m:rPr>
                <m:sty m:val="p"/>
              </m:rPr>
              <m:t>⊤</m:t>
            </m:r>
          </m:sup>
        </m:sSup>
      </m:oMath>
      <w:del w:id="19793" w:author="PR Preview" w:date="2026-01-01T00:00:00Z">
        <w:r>
          <w:delText xml:space="preserve"> </w:delText>
        </w:r>
      </w:del>
      <w:del w:id="19794" w:author="PR Preview" w:date="2026-01-01T00:00:00Z">
        <w:r>
          <w:delText xml:space="preserve">also gives the orthogonal projection onto</w:delText>
        </w:r>
      </w:del>
      <w:del w:id="19795" w:author="PR Preview" w:date="2026-01-01T00:00:00Z">
        <w:r>
          <w:delText xml:space="preserve"> </w:delText>
        </w:r>
      </w:del>
      <m:oMath>
        <m:r>
          <m:rPr>
            <m:scr m:val="script"/>
            <m:sty m:val="p"/>
          </m:rPr>
          <m:t>C</m:t>
        </m:r>
        <m:r>
          <m:rPr>
            <m:sty m:val="p"/>
          </m:rPr>
          <m:t>(</m:t>
        </m:r>
        <m:r>
          <m:rPr>
            <m:sty m:val="bi"/>
          </m:rPr>
          <m:t>X</m:t>
        </m:r>
        <m:r>
          <m:rPr>
            <m:sty m:val="p"/>
          </m:rPr>
          <m:t>)</m:t>
        </m:r>
      </m:oMath>
      <w:del w:id="19796" w:author="PR Preview" w:date="2026-01-01T00:00:00Z">
        <w:r>
          <w:delText xml:space="preserve"> </w:delText>
        </w:r>
      </w:del>
      <w:del w:id="19797" w:author="PR Preview" w:date="2026-01-01T00:00:00Z">
        <w:r>
          <w:delText xml:space="preserve">(</w:delText>
        </w:r>
      </w:del>
      <w:hyperlink w:anchor="thm-projector-onb">
        <w:del w:id="19798" w:author="PR Preview" w:date="2026-01-01T00:00:00Z">
          <w:r>
            <w:rPr>
              <w:rStyle w:val="Hyperlink"/>
            </w:rPr>
            <w:delText xml:space="preserve">Theorem 93</w:delText>
          </w:r>
        </w:del>
      </w:hyperlink>
      <w:del w:id="19799" w:author="PR Preview" w:date="2026-01-01T00:00:00Z">
        <w:r>
          <w:delText xml:space="preserve">, with</w:delText>
        </w:r>
      </w:del>
      <w:del w:id="19800" w:author="PR Preview" w:date="2026-01-01T00:00:00Z">
        <w:r>
          <w:delText xml:space="preserve"> </w:delText>
        </w:r>
      </w:del>
      <m:oMath>
        <m:r>
          <m:t>n</m:t>
        </m:r>
      </m:oMath>
      <w:del w:id="19801" w:author="PR Preview" w:date="2026-01-01T00:00:00Z">
        <w:r>
          <w:delText xml:space="preserve"> </w:delText>
        </w:r>
      </w:del>
      <w:del w:id="19802" w:author="PR Preview" w:date="2026-01-01T00:00:00Z">
        <w:r>
          <w:delText xml:space="preserve">in place of</w:delText>
        </w:r>
      </w:del>
      <w:del w:id="19803" w:author="PR Preview" w:date="2026-01-01T00:00:00Z">
        <w:r>
          <w:delText xml:space="preserve"> </w:delText>
        </w:r>
      </w:del>
      <m:oMath>
        <m:r>
          <m:t>p</m:t>
        </m:r>
      </m:oMath>
      <w:del w:id="19804" w:author="PR Preview" w:date="2026-01-01T00:00:00Z">
        <w:r>
          <w:delText xml:space="preserve"> </w:delText>
        </w:r>
      </w:del>
      <w:del w:id="19805" w:author="PR Preview" w:date="2026-01-01T00:00:00Z">
        <w:r>
          <w:delText xml:space="preserve">and</w:delText>
        </w:r>
      </w:del>
      <w:del w:id="19806" w:author="PR Preview" w:date="2026-01-01T00:00:00Z">
        <w:r>
          <w:delText xml:space="preserve"> </w:delText>
        </w:r>
      </w:del>
      <m:oMath>
        <m:r>
          <m:t>r</m:t>
        </m:r>
        <m:r>
          <m:rPr>
            <m:sty m:val="p"/>
          </m:rPr>
          <m:t>=</m:t>
        </m:r>
        <m:r>
          <m:t>p</m:t>
        </m:r>
      </m:oMath>
      <w:del w:id="19807" w:author="PR Preview" w:date="2026-01-01T00:00:00Z">
        <w:r>
          <w:delText xml:space="preserve">).</w:delText>
        </w:r>
      </w:del>
      <w:del w:id="19808" w:author="PR Preview" w:date="2026-01-01T00:00:00Z">
        <w:r>
          <w:delText xml:space="preserve"> </w:delText>
        </w:r>
      </w:del>
      <w:del w:id="19809" w:author="PR Preview" w:date="2026-01-01T00:00:00Z">
        <w:r>
          <w:delText xml:space="preserve">By</w:delText>
        </w:r>
      </w:del>
      <w:del w:id="19810" w:author="PR Preview" w:date="2026-01-01T00:00:00Z">
        <w:r>
          <w:delText xml:space="preserve"> </w:delText>
        </w:r>
      </w:del>
      <w:hyperlink w:anchor="thm-projection-matrix-projects">
        <w:del w:id="19811" w:author="PR Preview" w:date="2026-01-01T00:00:00Z">
          <w:r>
            <w:rPr>
              <w:rStyle w:val="Hyperlink"/>
            </w:rPr>
            <w:delText xml:space="preserve">Theorem 94</w:delText>
          </w:r>
        </w:del>
      </w:hyperlink>
      <w:del w:id="19812" w:author="PR Preview" w:date="2026-01-01T00:00:00Z">
        <w:r>
          <w:delText xml:space="preserve">, part 2,</w:delText>
        </w:r>
      </w:del>
      <w:del w:id="19813"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9814" w:author="PR Preview" w:date="2026-01-01T00:00:00Z">
        <w:r>
          <w:delText xml:space="preserve">.</w:delText>
        </w:r>
      </w:del>
    </w:p>
    <w:p>
      <w:pPr>
        <w:pStyle w:val="BodyText"/>
      </w:pPr>
      <w:del w:id="19815" w:author="PR Preview" w:date="2026-01-01T00:00:00Z">
        <w:r>
          <w:rPr>
            <w:b/>
            <w:bCs/>
          </w:rPr>
          <w:delText xml:space="preserve">Example 173 (The intercept-only hat matrix, from an orthonormal basis)</w:delText>
        </w:r>
      </w:del>
      <w:del w:id="19816" w:author="PR Preview" w:date="2026-01-01T00:00:00Z">
        <w:r>
          <w:delText xml:space="preserve"> </w:delText>
        </w:r>
      </w:del>
      <w:del w:id="19817" w:author="PR Preview" w:date="2026-01-01T00:00:00Z">
        <w:r>
          <w:delText xml:space="preserve">For the intercept-only design</w:delText>
        </w:r>
      </w:del>
      <w:del w:id="1981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9819" w:author="PR Preview" w:date="2026-01-01T00:00:00Z">
        <w:r>
          <w:delText xml:space="preserve"> </w:delText>
        </w:r>
      </w:del>
      <w:del w:id="19820" w:author="PR Preview" w:date="2026-01-01T00:00:00Z">
        <w:r>
          <w:delText xml:space="preserve">of</w:delText>
        </w:r>
      </w:del>
      <w:del w:id="19821" w:author="PR Preview" w:date="2026-01-01T00:00:00Z">
        <w:r>
          <w:delText xml:space="preserve"> </w:delText>
        </w:r>
      </w:del>
      <w:hyperlink w:anchor="exm-hat-matrix">
        <w:del w:id="19822" w:author="PR Preview" w:date="2026-01-01T00:00:00Z">
          <w:r>
            <w:rPr>
              <w:rStyle w:val="Hyperlink"/>
            </w:rPr>
            <w:delText xml:space="preserve">Example 166</w:delText>
          </w:r>
        </w:del>
      </w:hyperlink>
      <w:del w:id="19823" w:author="PR Preview" w:date="2026-01-01T00:00:00Z">
        <w:r>
          <w:delText xml:space="preserve">,</w:delText>
        </w:r>
      </w:del>
      <w:del w:id="19824"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9825" w:author="PR Preview" w:date="2026-01-01T00:00:00Z">
        <w:r>
          <w:delText xml:space="preserve">,</w:delText>
        </w:r>
      </w:del>
      <w:del w:id="19826" w:author="PR Preview" w:date="2026-01-01T00:00:00Z">
        <w:r>
          <w:delText xml:space="preserve"> </w:delText>
        </w:r>
      </w:del>
      <w:del w:id="19827" w:author="PR Preview" w:date="2026-01-01T00:00:00Z">
        <w:r>
          <w:delText xml:space="preserve">with orthonormal basis</w:delText>
        </w:r>
      </w:del>
      <w:del w:id="19828" w:author="PR Preview" w:date="2026-01-01T00:00:00Z">
        <w:r>
          <w:delText xml:space="preserve"> </w:delText>
        </w:r>
      </w:del>
      <w:del w:id="19829" w:author="PR Preview" w:date="2026-01-01T00:00:00Z">
        <w:r>
          <w:delText xml:space="preserve">$\mathord{\smash[b]{\underset{\raise.3ex\hbox{$\scriptstyle\sim$}}{q}}\vphantom{q}}_1 = \tfrac{1}{\sqrt{2}}\,(1, 1)$</w:delText>
        </w:r>
      </w:del>
      <w:del w:id="19830" w:author="PR Preview" w:date="2026-01-01T00:00:00Z">
        <w:r>
          <w:delText xml:space="preserve">,</w:delText>
        </w:r>
      </w:del>
      <w:del w:id="19831" w:author="PR Preview" w:date="2026-01-01T00:00:00Z">
        <w:r>
          <w:delText xml:space="preserve"> </w:delText>
        </w:r>
      </w:del>
      <w:del w:id="19832" w:author="PR Preview" w:date="2026-01-01T00:00:00Z">
        <w:r>
          <w:delText xml:space="preserve">since</w:delText>
        </w:r>
      </w:del>
    </w:p>
    <w:p>
      <w:pPr>
        <w:pStyle w:val="BodyText"/>
      </w:pPr>
      <m:oMath>
        <m:r>
          <m:rPr>
            <m:scr m:val="script"/>
            <m:sty m:val="p"/>
          </m:rPr>
          <m:t>C</m:t>
        </m:r>
        <m:r>
          <m:rPr>
            <m:sty m:val="p"/>
          </m:rPr>
          <m:t>(</m:t>
        </m:r>
        <m:r>
          <m:rPr>
            <m:sty m:val="bi"/>
          </m:rPr>
          <m:t>X</m:t>
        </m:r>
        <m:r>
          <m:rPr>
            <m:sty m:val="p"/>
          </m:rPr>
          <m:t>)</m:t>
        </m:r>
      </m:oMath>
      <w:ins w:id="19833" w:author="PR Preview" w:date="2026-01-01T00:00:00Z">
        <w:r>
          <w:t xml:space="preserve"> </w:t>
        </w:r>
      </w:ins>
      <w:ins w:id="19834" w:author="PR Preview" w:date="2026-01-01T00:00:00Z">
        <w:r>
          <w:t xml:space="preserve">has dimension</w:t>
        </w:r>
      </w:ins>
      <w:ins w:id="19835" w:author="PR Preview" w:date="2026-01-01T00:00:00Z">
        <w:r>
          <w:t xml:space="preserve"> </w:t>
        </w:r>
      </w:ins>
      <m:oMath>
        <m:r>
          <m:t>p</m:t>
        </m:r>
        <m:r>
          <m:rPr>
            <m:sty m:val="p"/>
          </m:rPr>
          <m:t>≥</m:t>
        </m:r>
        <m:r>
          <m:t>1</m:t>
        </m:r>
      </m:oMath>
      <w:ins w:id="19836" w:author="PR Preview" w:date="2026-01-01T00:00:00Z">
        <w:r>
          <w:t xml:space="preserve"> </w:t>
        </w:r>
      </w:ins>
      <w:ins w:id="19837" w:author="PR Preview" w:date="2026-01-01T00:00:00Z">
        <w:r>
          <w:t xml:space="preserve">(</w:t>
        </w:r>
      </w:ins>
      <w:hyperlink w:anchor="thm-rank-dim">
        <w:ins w:id="19838" w:author="PR Preview" w:date="2026-01-01T00:00:00Z">
          <w:r>
            <w:rPr>
              <w:rStyle w:val="Hyperlink"/>
            </w:rPr>
            <w:t xml:space="preserve">Theorem 38</w:t>
          </w:r>
        </w:ins>
      </w:hyperlink>
      <w:ins w:id="19839" w:author="PR Preview" w:date="2026-01-01T00:00:00Z">
        <w:r>
          <w:t xml:space="preserve">),</w:t>
        </w:r>
      </w:ins>
      <w:ins w:id="19840" w:author="PR Preview" w:date="2026-01-01T00:00:00Z">
        <w:r>
          <w:t xml:space="preserve"> </w:t>
        </w:r>
      </w:ins>
      <w:ins w:id="19841" w:author="PR Preview" w:date="2026-01-01T00:00:00Z">
        <w:r>
          <w:t xml:space="preserve">so an orthonormal basis of it has</w:t>
        </w:r>
      </w:ins>
      <w:ins w:id="19842" w:author="PR Preview" w:date="2026-01-01T00:00:00Z">
        <w:r>
          <w:t xml:space="preserve"> </w:t>
        </w:r>
      </w:ins>
      <m:oMath>
        <m:r>
          <m:t>p</m:t>
        </m:r>
      </m:oMath>
      <w:ins w:id="19843" w:author="PR Preview" w:date="2026-01-01T00:00:00Z">
        <w:r>
          <w:t xml:space="preserve"> </w:t>
        </w:r>
      </w:ins>
      <w:ins w:id="19844" w:author="PR Preview" w:date="2026-01-01T00:00:00Z">
        <w:r>
          <w:t xml:space="preserve">vectors (</w:t>
        </w:r>
      </w:ins>
      <w:hyperlink w:anchor="def-dimension">
        <w:ins w:id="19845" w:author="PR Preview" w:date="2026-01-01T00:00:00Z">
          <w:r>
            <w:rPr>
              <w:rStyle w:val="Hyperlink"/>
            </w:rPr>
            <w:t xml:space="preserve">Definition 51</w:t>
          </w:r>
        </w:ins>
      </w:hyperlink>
      <w:ins w:id="19846" w:author="PR Preview" w:date="2026-01-01T00:00:00Z">
        <w:r>
          <w:t xml:space="preserve">),</w:t>
        </w:r>
      </w:ins>
      <w:ins w:id="19847" w:author="PR Preview" w:date="2026-01-01T00:00:00Z">
        <w:r>
          <w:t xml:space="preserve"> </w:t>
        </w:r>
      </w:ins>
      <w:ins w:id="19848" w:author="PR Preview" w:date="2026-01-01T00:00:00Z">
        <w:r>
          <w:t xml:space="preserve">and</w:t>
        </w:r>
      </w:ins>
      <w:ins w:id="19849" w:author="PR Preview" w:date="2026-01-01T00:00:00Z">
        <w:r>
          <w:t xml:space="preserve"> </w:t>
        </w:r>
      </w:ins>
      <m:oMath>
        <m:r>
          <m:rPr>
            <m:sty m:val="bi"/>
          </m:rPr>
          <m:t>Q</m:t>
        </m:r>
        <m:sSup>
          <m:e>
            <m:r>
              <m:rPr>
                <m:sty m:val="bi"/>
              </m:rPr>
              <m:t>Q</m:t>
            </m:r>
          </m:e>
          <m:sup>
            <m:r>
              <m:rPr>
                <m:sty m:val="p"/>
              </m:rPr>
              <m:t>⊤</m:t>
            </m:r>
          </m:sup>
        </m:sSup>
      </m:oMath>
      <w:ins w:id="19850" w:author="PR Preview" w:date="2026-01-01T00:00:00Z">
        <w:r>
          <w:t xml:space="preserve"> </w:t>
        </w:r>
      </w:ins>
      <w:ins w:id="19851" w:author="PR Preview" w:date="2026-01-01T00:00:00Z">
        <w:r>
          <w:t xml:space="preserve">also gives the orthogonal projection onto</w:t>
        </w:r>
      </w:ins>
      <w:ins w:id="19852" w:author="PR Preview" w:date="2026-01-01T00:00:00Z">
        <w:r>
          <w:t xml:space="preserve"> </w:t>
        </w:r>
      </w:ins>
      <m:oMath>
        <m:r>
          <m:rPr>
            <m:scr m:val="script"/>
            <m:sty m:val="p"/>
          </m:rPr>
          <m:t>C</m:t>
        </m:r>
        <m:r>
          <m:rPr>
            <m:sty m:val="p"/>
          </m:rPr>
          <m:t>(</m:t>
        </m:r>
        <m:r>
          <m:rPr>
            <m:sty m:val="bi"/>
          </m:rPr>
          <m:t>X</m:t>
        </m:r>
        <m:r>
          <m:rPr>
            <m:sty m:val="p"/>
          </m:rPr>
          <m:t>)</m:t>
        </m:r>
      </m:oMath>
      <w:ins w:id="19853" w:author="PR Preview" w:date="2026-01-01T00:00:00Z">
        <w:r>
          <w:t xml:space="preserve"> </w:t>
        </w:r>
      </w:ins>
      <w:ins w:id="19854" w:author="PR Preview" w:date="2026-01-01T00:00:00Z">
        <w:r>
          <w:t xml:space="preserve">(</w:t>
        </w:r>
      </w:ins>
      <w:hyperlink w:anchor="thm-projector-onb">
        <w:ins w:id="19855" w:author="PR Preview" w:date="2026-01-01T00:00:00Z">
          <w:r>
            <w:rPr>
              <w:rStyle w:val="Hyperlink"/>
            </w:rPr>
            <w:t xml:space="preserve">Theorem 92</w:t>
          </w:r>
        </w:ins>
      </w:hyperlink>
      <w:ins w:id="19856" w:author="PR Preview" w:date="2026-01-01T00:00:00Z">
        <w:r>
          <w:t xml:space="preserve">, with</w:t>
        </w:r>
      </w:ins>
      <w:ins w:id="19857" w:author="PR Preview" w:date="2026-01-01T00:00:00Z">
        <w:r>
          <w:t xml:space="preserve"> </w:t>
        </w:r>
      </w:ins>
      <m:oMath>
        <m:r>
          <m:t>n</m:t>
        </m:r>
      </m:oMath>
      <w:ins w:id="19858" w:author="PR Preview" w:date="2026-01-01T00:00:00Z">
        <w:r>
          <w:t xml:space="preserve"> </w:t>
        </w:r>
      </w:ins>
      <w:ins w:id="19859" w:author="PR Preview" w:date="2026-01-01T00:00:00Z">
        <w:r>
          <w:t xml:space="preserve">in place of</w:t>
        </w:r>
      </w:ins>
      <w:ins w:id="19860" w:author="PR Preview" w:date="2026-01-01T00:00:00Z">
        <w:r>
          <w:t xml:space="preserve"> </w:t>
        </w:r>
      </w:ins>
      <m:oMath>
        <m:r>
          <m:t>p</m:t>
        </m:r>
      </m:oMath>
      <w:ins w:id="19861" w:author="PR Preview" w:date="2026-01-01T00:00:00Z">
        <w:r>
          <w:t xml:space="preserve"> </w:t>
        </w:r>
      </w:ins>
      <w:ins w:id="19862" w:author="PR Preview" w:date="2026-01-01T00:00:00Z">
        <w:r>
          <w:t xml:space="preserve">and</w:t>
        </w:r>
      </w:ins>
      <w:ins w:id="19863" w:author="PR Preview" w:date="2026-01-01T00:00:00Z">
        <w:r>
          <w:t xml:space="preserve"> </w:t>
        </w:r>
      </w:ins>
      <m:oMath>
        <m:r>
          <m:t>r</m:t>
        </m:r>
        <m:r>
          <m:rPr>
            <m:sty m:val="p"/>
          </m:rPr>
          <m:t>=</m:t>
        </m:r>
        <m:r>
          <m:t>p</m:t>
        </m:r>
      </m:oMath>
      <w:ins w:id="19864" w:author="PR Preview" w:date="2026-01-01T00:00:00Z">
        <w:r>
          <w:t xml:space="preserve">).</w:t>
        </w:r>
      </w:ins>
      <w:ins w:id="19865" w:author="PR Preview" w:date="2026-01-01T00:00:00Z">
        <w:r>
          <w:t xml:space="preserve"> </w:t>
        </w:r>
      </w:ins>
      <w:ins w:id="19866" w:author="PR Preview" w:date="2026-01-01T00:00:00Z">
        <w:r>
          <w:t xml:space="preserve">By</w:t>
        </w:r>
      </w:ins>
      <w:ins w:id="19867" w:author="PR Preview" w:date="2026-01-01T00:00:00Z">
        <w:r>
          <w:t xml:space="preserve"> </w:t>
        </w:r>
      </w:ins>
      <w:hyperlink w:anchor="thm-projection-matrix-projects">
        <w:ins w:id="19868" w:author="PR Preview" w:date="2026-01-01T00:00:00Z">
          <w:r>
            <w:rPr>
              <w:rStyle w:val="Hyperlink"/>
            </w:rPr>
            <w:t xml:space="preserve">Theorem 93</w:t>
          </w:r>
        </w:ins>
      </w:hyperlink>
      <w:ins w:id="19869" w:author="PR Preview" w:date="2026-01-01T00:00:00Z">
        <w:r>
          <w:t xml:space="preserve">, part 2,</w:t>
        </w:r>
      </w:ins>
      <w:ins w:id="19870"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9871" w:author="PR Preview" w:date="2026-01-01T00:00:00Z">
        <w:r>
          <w:t xml:space="preserve">.</w:t>
        </w:r>
      </w:ins>
    </w:p>
    <w:bookmarkStart w:id="567" w:name="exm-hat-matrix-projects"/>
    <w:p>
      <w:pPr>
        <w:pStyle w:val="BodyText"/>
      </w:pPr>
      <w:ins w:id="19872" w:author="PR Preview" w:date="2026-01-01T00:00:00Z">
        <w:r>
          <w:rPr>
            <w:b/>
            <w:bCs/>
          </w:rPr>
          <w:t xml:space="preserve">Example 172 (The intercept-only hat matrix, from an orthonormal basis)</w:t>
        </w:r>
      </w:ins>
      <w:ins w:id="19873" w:author="PR Preview" w:date="2026-01-01T00:00:00Z">
        <w:r>
          <w:t xml:space="preserve"> </w:t>
        </w:r>
      </w:ins>
      <w:ins w:id="19874" w:author="PR Preview" w:date="2026-01-01T00:00:00Z">
        <w:r>
          <w:t xml:space="preserve">For the intercept-only design</w:t>
        </w:r>
      </w:ins>
      <w:ins w:id="1987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9876" w:author="PR Preview" w:date="2026-01-01T00:00:00Z">
        <w:r>
          <w:t xml:space="preserve"> </w:t>
        </w:r>
      </w:ins>
      <w:ins w:id="19877" w:author="PR Preview" w:date="2026-01-01T00:00:00Z">
        <w:r>
          <w:t xml:space="preserve">of</w:t>
        </w:r>
      </w:ins>
      <w:ins w:id="19878" w:author="PR Preview" w:date="2026-01-01T00:00:00Z">
        <w:r>
          <w:t xml:space="preserve"> </w:t>
        </w:r>
      </w:ins>
      <w:hyperlink w:anchor="exm-hat-matrix">
        <w:ins w:id="19879" w:author="PR Preview" w:date="2026-01-01T00:00:00Z">
          <w:r>
            <w:rPr>
              <w:rStyle w:val="Hyperlink"/>
            </w:rPr>
            <w:t xml:space="preserve">Example 165</w:t>
          </w:r>
        </w:ins>
      </w:hyperlink>
      <w:ins w:id="19880" w:author="PR Preview" w:date="2026-01-01T00:00:00Z">
        <w:r>
          <w:t xml:space="preserve">,</w:t>
        </w:r>
      </w:ins>
      <w:ins w:id="19881"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9882" w:author="PR Preview" w:date="2026-01-01T00:00:00Z">
        <w:r>
          <w:t xml:space="preserve">,</w:t>
        </w:r>
      </w:ins>
      <w:ins w:id="19883" w:author="PR Preview" w:date="2026-01-01T00:00:00Z">
        <w:r>
          <w:t xml:space="preserve"> </w:t>
        </w:r>
      </w:ins>
      <w:ins w:id="19884" w:author="PR Preview" w:date="2026-01-01T00:00:00Z">
        <w:r>
          <w:t xml:space="preserve">with orthonormal basis</w:t>
        </w:r>
      </w:ins>
      <w:ins w:id="19885" w:author="PR Preview" w:date="2026-01-01T00:00:00Z">
        <w:r>
          <w:t xml:space="preserve"> </w:t>
        </w:r>
      </w:ins>
      <w:ins w:id="19886" w:author="PR Preview" w:date="2026-01-01T00:00:00Z">
        <w:r>
          <w:t xml:space="preserve">$\mathord{\smash[b]{\underset{\raise.3ex\hbox{$\scriptstyle\sim$}}{q}}\vphantom{q}}_1 = \tfrac{1}{\sqrt{2}}\,(1, 1)$</w:t>
        </w:r>
      </w:ins>
      <w:ins w:id="19887" w:author="PR Preview" w:date="2026-01-01T00:00:00Z">
        <w:r>
          <w:t xml:space="preserve">,</w:t>
        </w:r>
      </w:ins>
      <w:ins w:id="19888" w:author="PR Preview" w:date="2026-01-01T00:00:00Z">
        <w:r>
          <w:t xml:space="preserve"> </w:t>
        </w:r>
      </w:ins>
      <w:ins w:id="19889" w:author="PR Preview" w:date="2026-01-01T00:00:00Z">
        <w:r>
          <w:t xml:space="preserve">since</w:t>
        </w:r>
      </w:ins>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19890" w:author="PR Preview" w:date="2026-01-01T00:00:00Z">
        <w:r>
          <w:delText xml:space="preserve">the hat matrix found in</w:delText>
        </w:r>
      </w:del>
      <w:del w:id="19891" w:author="PR Preview" w:date="2026-01-01T00:00:00Z">
        <w:r>
          <w:delText xml:space="preserve"> </w:delText>
        </w:r>
      </w:del>
      <w:hyperlink w:anchor="exm-hat-matrix">
        <w:del w:id="19892" w:author="PR Preview" w:date="2026-01-01T00:00:00Z">
          <w:r>
            <w:rPr>
              <w:rStyle w:val="Hyperlink"/>
            </w:rPr>
            <w:delText xml:space="preserve">Example 166</w:delText>
          </w:r>
        </w:del>
      </w:hyperlink>
      <w:del w:id="19893" w:author="PR Preview" w:date="2026-01-01T00:00:00Z">
        <w:r>
          <w:delText xml:space="preserve">.</w:delText>
        </w:r>
      </w:del>
      <w:del w:id="19894" w:author="PR Preview" w:date="2026-01-01T00:00:00Z">
        <w:r>
          <w:delText xml:space="preserve"> </w:delText>
        </w:r>
      </w:del>
      <w:del w:id="19895" w:author="PR Preview" w:date="2026-01-01T00:00:00Z">
        <w:r>
          <w:delText xml:space="preserve">The fitted values</w:delText>
        </w:r>
      </w:del>
      <w:del w:id="19896"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19897" w:author="PR Preview" w:date="2026-01-01T00:00:00Z">
        <w:r>
          <w:delText xml:space="preserve"> </w:delText>
        </w:r>
      </w:del>
      <w:del w:id="19898" w:author="PR Preview" w:date="2026-01-01T00:00:00Z">
        <w:r>
          <w:delText xml:space="preserve">are the closest point to</w:delText>
        </w:r>
      </w:del>
      <w:del w:id="19899" w:author="PR Preview" w:date="2026-01-01T00:00:00Z">
        <w:r>
          <w:delText xml:space="preserve"> </w:delText>
        </w:r>
      </w:del>
      <w:del w:id="19900" w:author="PR Preview" w:date="2026-01-01T00:00:00Z">
        <w:r>
          <w:delText xml:space="preserve">$\mathord{\smash[b]{\underset{\raise.3ex\hbox{$\scriptstyle\sim$}}{y}}\vphantom{y}}$</w:delText>
        </w:r>
      </w:del>
      <w:del w:id="19901" w:author="PR Preview" w:date="2026-01-01T00:00:00Z">
        <w:r>
          <w:delText xml:space="preserve"> </w:delText>
        </w:r>
      </w:del>
      <w:del w:id="19902" w:author="PR Preview" w:date="2026-01-01T00:00:00Z">
        <w:r>
          <w:delText xml:space="preserve">on the line of constant vectors</w:delText>
        </w:r>
      </w:del>
      <w:del w:id="19903" w:author="PR Preview" w:date="2026-01-01T00:00:00Z">
        <w:r>
          <w:delText xml:space="preserve"> </w:delText>
        </w:r>
      </w:del>
      <w:del w:id="19904" w:author="PR Preview" w:date="2026-01-01T00:00:00Z">
        <w:r>
          <w:delText xml:space="preserve">(</w:delText>
        </w:r>
      </w:del>
      <w:hyperlink w:anchor="thm-closest-point">
        <w:del w:id="19905" w:author="PR Preview" w:date="2026-01-01T00:00:00Z">
          <w:r>
            <w:rPr>
              <w:rStyle w:val="Hyperlink"/>
            </w:rPr>
            <w:delText xml:space="preserve">Theorem 92</w:delText>
          </w:r>
        </w:del>
      </w:hyperlink>
      <w:del w:id="19906" w:author="PR Preview" w:date="2026-01-01T00:00:00Z">
        <w:r>
          <w:delText xml:space="preserve">),</w:delText>
        </w:r>
      </w:del>
      <w:del w:id="19907" w:author="PR Preview" w:date="2026-01-01T00:00:00Z">
        <w:r>
          <w:delText xml:space="preserve"> </w:delText>
        </w:r>
      </w:del>
      <w:del w:id="19908" w:author="PR Preview" w:date="2026-01-01T00:00:00Z">
        <w:r>
          <w:delText xml:space="preserve">and the residuals</w:delText>
        </w:r>
      </w:del>
      <w:del w:id="19909"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19910" w:author="PR Preview" w:date="2026-01-01T00:00:00Z">
        <w:r>
          <w:delText xml:space="preserve"> </w:delText>
        </w:r>
      </w:del>
      <w:del w:id="19911" w:author="PR Preview" w:date="2026-01-01T00:00:00Z">
        <w:r>
          <w:delText xml:space="preserve">are orthogonal to</w:delText>
        </w:r>
      </w:del>
      <w:del w:id="19912" w:author="PR Preview" w:date="2026-01-01T00:00:00Z">
        <w:r>
          <w:delText xml:space="preserve"> </w:delText>
        </w:r>
      </w:del>
      <m:oMath>
        <m:r>
          <m:rPr>
            <m:sty m:val="p"/>
          </m:rPr>
          <m:t>(</m:t>
        </m:r>
        <m:r>
          <m:t>1</m:t>
        </m:r>
        <m:r>
          <m:rPr>
            <m:sty m:val="p"/>
          </m:rPr>
          <m:t>,</m:t>
        </m:r>
        <m:r>
          <m:t>1</m:t>
        </m:r>
        <m:r>
          <m:rPr>
            <m:sty m:val="p"/>
          </m:rPr>
          <m:t>)</m:t>
        </m:r>
      </m:oMath>
      <w:del w:id="19913" w:author="PR Preview" w:date="2026-01-01T00:00:00Z">
        <w:r>
          <w:delText xml:space="preserve">:</w:delText>
        </w:r>
      </w:del>
    </w:p>
    <w:p>
      <w:pPr>
        <w:pStyle w:val="FirstParagraph"/>
      </w:pPr>
      <w:ins w:id="19914" w:author="PR Preview" w:date="2026-01-01T00:00:00Z">
        <w:r>
          <w:t xml:space="preserve">the hat matrix found in</w:t>
        </w:r>
      </w:ins>
      <w:ins w:id="19915" w:author="PR Preview" w:date="2026-01-01T00:00:00Z">
        <w:r>
          <w:t xml:space="preserve"> </w:t>
        </w:r>
      </w:ins>
      <w:hyperlink w:anchor="exm-hat-matrix">
        <w:ins w:id="19916" w:author="PR Preview" w:date="2026-01-01T00:00:00Z">
          <w:r>
            <w:rPr>
              <w:rStyle w:val="Hyperlink"/>
            </w:rPr>
            <w:t xml:space="preserve">Example 165</w:t>
          </w:r>
        </w:ins>
      </w:hyperlink>
      <w:ins w:id="19917" w:author="PR Preview" w:date="2026-01-01T00:00:00Z">
        <w:r>
          <w:t xml:space="preserve">.</w:t>
        </w:r>
      </w:ins>
      <w:ins w:id="19918" w:author="PR Preview" w:date="2026-01-01T00:00:00Z">
        <w:r>
          <w:t xml:space="preserve"> </w:t>
        </w:r>
      </w:ins>
      <w:ins w:id="19919" w:author="PR Preview" w:date="2026-01-01T00:00:00Z">
        <w:r>
          <w:t xml:space="preserve">The fitted values</w:t>
        </w:r>
      </w:ins>
      <w:ins w:id="19920"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19921" w:author="PR Preview" w:date="2026-01-01T00:00:00Z">
        <w:r>
          <w:t xml:space="preserve"> </w:t>
        </w:r>
      </w:ins>
      <w:ins w:id="19922" w:author="PR Preview" w:date="2026-01-01T00:00:00Z">
        <w:r>
          <w:t xml:space="preserve">are the closest point to</w:t>
        </w:r>
      </w:ins>
      <w:ins w:id="19923" w:author="PR Preview" w:date="2026-01-01T00:00:00Z">
        <w:r>
          <w:t xml:space="preserve"> </w:t>
        </w:r>
      </w:ins>
      <w:ins w:id="19924" w:author="PR Preview" w:date="2026-01-01T00:00:00Z">
        <w:r>
          <w:t xml:space="preserve">$\mathord{\smash[b]{\underset{\raise.3ex\hbox{$\scriptstyle\sim$}}{y}}\vphantom{y}}$</w:t>
        </w:r>
      </w:ins>
      <w:ins w:id="19925" w:author="PR Preview" w:date="2026-01-01T00:00:00Z">
        <w:r>
          <w:t xml:space="preserve"> </w:t>
        </w:r>
      </w:ins>
      <w:ins w:id="19926" w:author="PR Preview" w:date="2026-01-01T00:00:00Z">
        <w:r>
          <w:t xml:space="preserve">on the line of constant vectors</w:t>
        </w:r>
      </w:ins>
      <w:ins w:id="19927" w:author="PR Preview" w:date="2026-01-01T00:00:00Z">
        <w:r>
          <w:t xml:space="preserve"> </w:t>
        </w:r>
      </w:ins>
      <w:ins w:id="19928" w:author="PR Preview" w:date="2026-01-01T00:00:00Z">
        <w:r>
          <w:t xml:space="preserve">(</w:t>
        </w:r>
      </w:ins>
      <w:hyperlink w:anchor="thm-closest-point">
        <w:ins w:id="19929" w:author="PR Preview" w:date="2026-01-01T00:00:00Z">
          <w:r>
            <w:rPr>
              <w:rStyle w:val="Hyperlink"/>
            </w:rPr>
            <w:t xml:space="preserve">Theorem 91</w:t>
          </w:r>
        </w:ins>
      </w:hyperlink>
      <w:ins w:id="19930" w:author="PR Preview" w:date="2026-01-01T00:00:00Z">
        <w:r>
          <w:t xml:space="preserve">),</w:t>
        </w:r>
      </w:ins>
      <w:ins w:id="19931" w:author="PR Preview" w:date="2026-01-01T00:00:00Z">
        <w:r>
          <w:t xml:space="preserve"> </w:t>
        </w:r>
      </w:ins>
      <w:ins w:id="19932" w:author="PR Preview" w:date="2026-01-01T00:00:00Z">
        <w:r>
          <w:t xml:space="preserve">and the residuals</w:t>
        </w:r>
      </w:ins>
      <w:ins w:id="19933"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19934" w:author="PR Preview" w:date="2026-01-01T00:00:00Z">
        <w:r>
          <w:t xml:space="preserve"> </w:t>
        </w:r>
      </w:ins>
      <w:ins w:id="19935" w:author="PR Preview" w:date="2026-01-01T00:00:00Z">
        <w:r>
          <w:t xml:space="preserve">are orthogonal to</w:t>
        </w:r>
      </w:ins>
      <w:ins w:id="19936" w:author="PR Preview" w:date="2026-01-01T00:00:00Z">
        <w:r>
          <w:t xml:space="preserve"> </w:t>
        </w:r>
      </w:ins>
      <m:oMath>
        <m:r>
          <m:rPr>
            <m:sty m:val="p"/>
          </m:rPr>
          <m:t>(</m:t>
        </m:r>
        <m:r>
          <m:t>1</m:t>
        </m:r>
        <m:r>
          <m:rPr>
            <m:sty m:val="p"/>
          </m:rPr>
          <m:t>,</m:t>
        </m:r>
        <m:r>
          <m:t>1</m:t>
        </m:r>
        <m:r>
          <m:rPr>
            <m:sty m:val="p"/>
          </m:rPr>
          <m:t>)</m:t>
        </m:r>
      </m:oMath>
      <w:ins w:id="19937"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del w:id="19938" w:author="PR Preview" w:date="2026-01-01T00:00:00Z">
        <w:r>
          <w:rPr>
            <w:b/>
            <w:bCs/>
          </w:rPr>
          <w:delText xml:space="preserve">Theorem 96 (A scalar factor passes through a matrix product)</w:delText>
        </w:r>
      </w:del>
      <w:del w:id="19939" w:author="PR Preview" w:date="2026-01-01T00:00:00Z">
        <w:r>
          <w:delText xml:space="preserve"> </w:delText>
        </w:r>
      </w:del>
      <w:del w:id="19940" w:author="PR Preview" w:date="2026-01-01T00:00:00Z">
        <w:r>
          <w:delText xml:space="preserve">For an</w:delText>
        </w:r>
      </w:del>
      <w:del w:id="19941" w:author="PR Preview" w:date="2026-01-01T00:00:00Z">
        <w:r>
          <w:delText xml:space="preserve"> </w:delText>
        </w:r>
      </w:del>
      <m:oMath>
        <m:r>
          <m:t>m</m:t>
        </m:r>
        <m:r>
          <m:rPr>
            <m:sty m:val="p"/>
          </m:rPr>
          <m:t>×</m:t>
        </m:r>
        <m:r>
          <m:t>k</m:t>
        </m:r>
      </m:oMath>
      <w:del w:id="19942" w:author="PR Preview" w:date="2026-01-01T00:00:00Z">
        <w:r>
          <w:delText xml:space="preserve"> </w:delText>
        </w:r>
      </w:del>
      <w:del w:id="19943" w:author="PR Preview" w:date="2026-01-01T00:00:00Z">
        <w:r>
          <w:delText xml:space="preserve">matrix</w:delText>
        </w:r>
      </w:del>
      <w:del w:id="19944" w:author="PR Preview" w:date="2026-01-01T00:00:00Z">
        <w:r>
          <w:delText xml:space="preserve"> </w:delText>
        </w:r>
      </w:del>
      <m:oMath>
        <m:r>
          <m:rPr>
            <m:sty m:val="bi"/>
          </m:rPr>
          <m:t>A</m:t>
        </m:r>
      </m:oMath>
      <w:del w:id="19945" w:author="PR Preview" w:date="2026-01-01T00:00:00Z">
        <w:r>
          <w:delText xml:space="preserve">, a</w:delText>
        </w:r>
      </w:del>
      <w:del w:id="19946" w:author="PR Preview" w:date="2026-01-01T00:00:00Z">
        <w:r>
          <w:delText xml:space="preserve"> </w:delText>
        </w:r>
      </w:del>
      <m:oMath>
        <m:r>
          <m:t>k</m:t>
        </m:r>
        <m:r>
          <m:rPr>
            <m:sty m:val="p"/>
          </m:rPr>
          <m:t>×</m:t>
        </m:r>
        <m:r>
          <m:t>n</m:t>
        </m:r>
      </m:oMath>
      <w:del w:id="19947" w:author="PR Preview" w:date="2026-01-01T00:00:00Z">
        <w:r>
          <w:delText xml:space="preserve"> </w:delText>
        </w:r>
      </w:del>
      <w:del w:id="19948" w:author="PR Preview" w:date="2026-01-01T00:00:00Z">
        <w:r>
          <w:delText xml:space="preserve">matrix</w:delText>
        </w:r>
      </w:del>
      <w:del w:id="19949" w:author="PR Preview" w:date="2026-01-01T00:00:00Z">
        <w:r>
          <w:delText xml:space="preserve"> </w:delText>
        </w:r>
      </w:del>
      <m:oMath>
        <m:r>
          <m:rPr>
            <m:sty m:val="bi"/>
          </m:rPr>
          <m:t>B</m:t>
        </m:r>
      </m:oMath>
      <w:del w:id="19950" w:author="PR Preview" w:date="2026-01-01T00:00:00Z">
        <w:r>
          <w:delText xml:space="preserve"> </w:delText>
        </w:r>
      </w:del>
      <w:del w:id="19951" w:author="PR Preview" w:date="2026-01-01T00:00:00Z">
        <w:r>
          <w:delText xml:space="preserve">and a number</w:delText>
        </w:r>
      </w:del>
      <w:del w:id="19952" w:author="PR Preview" w:date="2026-01-01T00:00:00Z">
        <w:r>
          <w:delText xml:space="preserve"> </w:delText>
        </w:r>
      </w:del>
      <m:oMath>
        <m:r>
          <m:t>c</m:t>
        </m:r>
      </m:oMath>
      <w:del w:id="19953" w:author="PR Preview" w:date="2026-01-01T00:00:00Z">
        <w:r>
          <w:delText xml:space="preserve">,</w:delText>
        </w:r>
      </w:del>
    </w:p>
    <w:p>
      <w:pPr>
        <w:pStyle w:val="BodyText"/>
      </w:pPr>
      <w:ins w:id="19954" w:author="PR Preview" w:date="2026-01-01T00:00:00Z">
        <w:r>
          <w:rPr>
            <w:b/>
            <w:bCs/>
          </w:rPr>
          <w:t xml:space="preserve">Theorem 95 (A scalar factor passes through a matrix product)</w:t>
        </w:r>
      </w:ins>
      <w:ins w:id="19955" w:author="PR Preview" w:date="2026-01-01T00:00:00Z">
        <w:r>
          <w:t xml:space="preserve"> </w:t>
        </w:r>
      </w:ins>
      <w:ins w:id="19956" w:author="PR Preview" w:date="2026-01-01T00:00:00Z">
        <w:r>
          <w:t xml:space="preserve">For an</w:t>
        </w:r>
      </w:ins>
      <w:ins w:id="19957" w:author="PR Preview" w:date="2026-01-01T00:00:00Z">
        <w:r>
          <w:t xml:space="preserve"> </w:t>
        </w:r>
      </w:ins>
      <m:oMath>
        <m:r>
          <m:t>m</m:t>
        </m:r>
        <m:r>
          <m:rPr>
            <m:sty m:val="p"/>
          </m:rPr>
          <m:t>×</m:t>
        </m:r>
        <m:r>
          <m:t>k</m:t>
        </m:r>
      </m:oMath>
      <w:ins w:id="19958" w:author="PR Preview" w:date="2026-01-01T00:00:00Z">
        <w:r>
          <w:t xml:space="preserve"> </w:t>
        </w:r>
      </w:ins>
      <w:ins w:id="19959" w:author="PR Preview" w:date="2026-01-01T00:00:00Z">
        <w:r>
          <w:t xml:space="preserve">matrix</w:t>
        </w:r>
      </w:ins>
      <w:ins w:id="19960" w:author="PR Preview" w:date="2026-01-01T00:00:00Z">
        <w:r>
          <w:t xml:space="preserve"> </w:t>
        </w:r>
      </w:ins>
      <m:oMath>
        <m:r>
          <m:rPr>
            <m:sty m:val="bi"/>
          </m:rPr>
          <m:t>A</m:t>
        </m:r>
      </m:oMath>
      <w:ins w:id="19961" w:author="PR Preview" w:date="2026-01-01T00:00:00Z">
        <w:r>
          <w:t xml:space="preserve">, a</w:t>
        </w:r>
      </w:ins>
      <w:ins w:id="19962" w:author="PR Preview" w:date="2026-01-01T00:00:00Z">
        <w:r>
          <w:t xml:space="preserve"> </w:t>
        </w:r>
      </w:ins>
      <m:oMath>
        <m:r>
          <m:t>k</m:t>
        </m:r>
        <m:r>
          <m:rPr>
            <m:sty m:val="p"/>
          </m:rPr>
          <m:t>×</m:t>
        </m:r>
        <m:r>
          <m:t>n</m:t>
        </m:r>
      </m:oMath>
      <w:ins w:id="19963" w:author="PR Preview" w:date="2026-01-01T00:00:00Z">
        <w:r>
          <w:t xml:space="preserve"> </w:t>
        </w:r>
      </w:ins>
      <w:ins w:id="19964" w:author="PR Preview" w:date="2026-01-01T00:00:00Z">
        <w:r>
          <w:t xml:space="preserve">matrix</w:t>
        </w:r>
      </w:ins>
      <w:ins w:id="19965" w:author="PR Preview" w:date="2026-01-01T00:00:00Z">
        <w:r>
          <w:t xml:space="preserve"> </w:t>
        </w:r>
      </w:ins>
      <m:oMath>
        <m:r>
          <m:rPr>
            <m:sty m:val="bi"/>
          </m:rPr>
          <m:t>B</m:t>
        </m:r>
      </m:oMath>
      <w:ins w:id="19966" w:author="PR Preview" w:date="2026-01-01T00:00:00Z">
        <w:r>
          <w:t xml:space="preserve"> </w:t>
        </w:r>
      </w:ins>
      <w:ins w:id="19967" w:author="PR Preview" w:date="2026-01-01T00:00:00Z">
        <w:r>
          <w:t xml:space="preserve">and a number</w:t>
        </w:r>
      </w:ins>
      <w:ins w:id="19968" w:author="PR Preview" w:date="2026-01-01T00:00:00Z">
        <w:r>
          <w:t xml:space="preserve"> </w:t>
        </w:r>
      </w:ins>
      <m:oMath>
        <m:r>
          <m:t>c</m:t>
        </m:r>
      </m:oMath>
      <w:ins w:id="19969"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del w:id="19970" w:author="PR Preview" w:date="2026-01-01T00:00:00Z">
        <w:r>
          <w:rPr>
            <w:b/>
            <w:bCs/>
          </w:rPr>
          <w:delText xml:space="preserve">Example 174 (Pulling a scalar out of a product)</w:delText>
        </w:r>
      </w:del>
      <w:del w:id="19971" w:author="PR Preview" w:date="2026-01-01T00:00:00Z">
        <w:r>
          <w:delText xml:space="preserve"> </w:delText>
        </w:r>
      </w:del>
      <w:del w:id="19972" w:author="PR Preview" w:date="2026-01-01T00:00:00Z">
        <w:r>
          <w:delText xml:space="preserve">With</w:delText>
        </w:r>
      </w:del>
      <w:del w:id="199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19974" w:author="PR Preview" w:date="2026-01-01T00:00:00Z">
        <w:r>
          <w:delText xml:space="preserve"> </w:delText>
        </w:r>
      </w:del>
      <w:del w:id="19975" w:author="PR Preview" w:date="2026-01-01T00:00:00Z">
        <w:r>
          <w:delText xml:space="preserve">and</w:delText>
        </w:r>
      </w:del>
      <w:del w:id="1997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9977" w:author="PR Preview" w:date="2026-01-01T00:00:00Z">
        <w:r>
          <w:delText xml:space="preserve">:</w:delText>
        </w:r>
      </w:del>
    </w:p>
    <w:p>
      <w:pPr>
        <w:pStyle w:val="BodyText"/>
      </w:pPr>
      <w:ins w:id="19978" w:author="PR Preview" w:date="2026-01-01T00:00:00Z">
        <w:r>
          <w:rPr>
            <w:b/>
            <w:bCs/>
          </w:rPr>
          <w:t xml:space="preserve">Example 173 (Pulling a scalar out of a product)</w:t>
        </w:r>
      </w:ins>
      <w:ins w:id="19979" w:author="PR Preview" w:date="2026-01-01T00:00:00Z">
        <w:r>
          <w:t xml:space="preserve"> </w:t>
        </w:r>
      </w:ins>
      <w:ins w:id="19980" w:author="PR Preview" w:date="2026-01-01T00:00:00Z">
        <w:r>
          <w:t xml:space="preserve">With</w:t>
        </w:r>
      </w:ins>
      <w:ins w:id="1998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19982" w:author="PR Preview" w:date="2026-01-01T00:00:00Z">
        <w:r>
          <w:t xml:space="preserve"> </w:t>
        </w:r>
      </w:ins>
      <w:ins w:id="19983" w:author="PR Preview" w:date="2026-01-01T00:00:00Z">
        <w:r>
          <w:t xml:space="preserve">and</w:t>
        </w:r>
      </w:ins>
      <w:ins w:id="1998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9985"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del w:id="19986" w:author="PR Preview" w:date="2026-01-01T00:00:00Z">
        <w:r>
          <w:rPr>
            <w:b/>
            <w:bCs/>
          </w:rPr>
          <w:delText xml:space="preserve">Definition 109 (Generalized inverse)</w:delText>
        </w:r>
      </w:del>
      <w:del w:id="19987" w:author="PR Preview" w:date="2026-01-01T00:00:00Z">
        <w:r>
          <w:delText xml:space="preserve"> </w:delText>
        </w:r>
      </w:del>
      <w:del w:id="19988" w:author="PR Preview" w:date="2026-01-01T00:00:00Z">
        <w:r>
          <w:delText xml:space="preserve">A</w:delText>
        </w:r>
      </w:del>
      <w:del w:id="19989" w:author="PR Preview" w:date="2026-01-01T00:00:00Z">
        <w:r>
          <w:delText xml:space="preserve"> </w:delText>
        </w:r>
      </w:del>
      <w:del w:id="19990" w:author="PR Preview" w:date="2026-01-01T00:00:00Z">
        <w:r>
          <w:rPr>
            <w:b/>
            <w:bCs/>
          </w:rPr>
          <w:delText xml:space="preserve">generalized inverse</w:delText>
        </w:r>
      </w:del>
      <w:del w:id="19991" w:author="PR Preview" w:date="2026-01-01T00:00:00Z">
        <w:r>
          <w:delText xml:space="preserve"> </w:delText>
        </w:r>
      </w:del>
      <w:del w:id="19992" w:author="PR Preview" w:date="2026-01-01T00:00:00Z">
        <w:r>
          <w:delText xml:space="preserve">[79]</w:delText>
        </w:r>
      </w:del>
      <w:del w:id="19993" w:author="PR Preview" w:date="2026-01-01T00:00:00Z">
        <w:r>
          <w:delText xml:space="preserve"> </w:delText>
        </w:r>
      </w:del>
      <w:del w:id="19994" w:author="PR Preview" w:date="2026-01-01T00:00:00Z">
        <w:r>
          <w:delText xml:space="preserve">of an</w:delText>
        </w:r>
      </w:del>
      <w:del w:id="19995" w:author="PR Preview" w:date="2026-01-01T00:00:00Z">
        <w:r>
          <w:delText xml:space="preserve"> </w:delText>
        </w:r>
      </w:del>
      <m:oMath>
        <m:r>
          <m:t>m</m:t>
        </m:r>
        <m:r>
          <m:rPr>
            <m:sty m:val="p"/>
          </m:rPr>
          <m:t>×</m:t>
        </m:r>
        <m:r>
          <m:t>n</m:t>
        </m:r>
      </m:oMath>
      <w:del w:id="19996" w:author="PR Preview" w:date="2026-01-01T00:00:00Z">
        <w:r>
          <w:delText xml:space="preserve"> </w:delText>
        </w:r>
      </w:del>
      <w:del w:id="19997" w:author="PR Preview" w:date="2026-01-01T00:00:00Z">
        <w:r>
          <w:delText xml:space="preserve">matrix</w:delText>
        </w:r>
      </w:del>
      <w:del w:id="19998" w:author="PR Preview" w:date="2026-01-01T00:00:00Z">
        <w:r>
          <w:delText xml:space="preserve"> </w:delText>
        </w:r>
      </w:del>
      <m:oMath>
        <m:r>
          <m:rPr>
            <m:sty m:val="bi"/>
          </m:rPr>
          <m:t>A</m:t>
        </m:r>
      </m:oMath>
      <w:del w:id="19999" w:author="PR Preview" w:date="2026-01-01T00:00:00Z">
        <w:r>
          <w:delText xml:space="preserve"> </w:delText>
        </w:r>
      </w:del>
      <w:del w:id="20000" w:author="PR Preview" w:date="2026-01-01T00:00:00Z">
        <w:r>
          <w:delText xml:space="preserve">is an</w:delText>
        </w:r>
      </w:del>
      <w:del w:id="20001" w:author="PR Preview" w:date="2026-01-01T00:00:00Z">
        <w:r>
          <w:delText xml:space="preserve"> </w:delText>
        </w:r>
      </w:del>
      <m:oMath>
        <m:r>
          <m:t>n</m:t>
        </m:r>
        <m:r>
          <m:rPr>
            <m:sty m:val="p"/>
          </m:rPr>
          <m:t>×</m:t>
        </m:r>
        <m:r>
          <m:t>m</m:t>
        </m:r>
      </m:oMath>
      <w:del w:id="20002" w:author="PR Preview" w:date="2026-01-01T00:00:00Z">
        <w:r>
          <w:delText xml:space="preserve"> </w:delText>
        </w:r>
      </w:del>
      <w:del w:id="20003" w:author="PR Preview" w:date="2026-01-01T00:00:00Z">
        <w:r>
          <w:delText xml:space="preserve">matrix</w:delText>
        </w:r>
      </w:del>
      <w:del w:id="20004" w:author="PR Preview" w:date="2026-01-01T00:00:00Z">
        <w:r>
          <w:delText xml:space="preserve"> </w:delText>
        </w:r>
      </w:del>
      <m:oMath>
        <m:r>
          <m:rPr>
            <m:sty m:val="bi"/>
          </m:rPr>
          <m:t>G</m:t>
        </m:r>
      </m:oMath>
      <w:del w:id="20005" w:author="PR Preview" w:date="2026-01-01T00:00:00Z">
        <w:r>
          <w:delText xml:space="preserve"> </w:delText>
        </w:r>
      </w:del>
      <w:del w:id="20006"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20007" w:author="PR Preview" w:date="2026-01-01T00:00:00Z">
        <w:r>
          <w:rPr>
            <w:b/>
            <w:bCs/>
          </w:rPr>
          <w:delText xml:space="preserve">Example 175 (A matrix with many generalized inverses)</w:delText>
        </w:r>
      </w:del>
      <w:del w:id="20008" w:author="PR Preview" w:date="2026-01-01T00:00:00Z">
        <w:r>
          <w:delText xml:space="preserve"> </w:delText>
        </w:r>
      </w:del>
      <w:del w:id="20009" w:author="PR Preview" w:date="2026-01-01T00:00:00Z">
        <w:r>
          <w:delText xml:space="preserve">Let</w:delText>
        </w:r>
      </w:del>
      <w:del w:id="200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011" w:author="PR Preview" w:date="2026-01-01T00:00:00Z">
        <w:r>
          <w:delText xml:space="preserve"> </w:delText>
        </w:r>
      </w:del>
      <w:del w:id="20012" w:author="PR Preview" w:date="2026-01-01T00:00:00Z">
        <w:r>
          <w:delText xml:space="preserve">and</w:delText>
        </w:r>
      </w:del>
      <w:del w:id="2001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20014" w:author="PR Preview" w:date="2026-01-01T00:00:00Z">
        <w:r>
          <w:delText xml:space="preserve">. Then</w:delText>
        </w:r>
      </w:del>
    </w:p>
    <w:p>
      <w:pPr>
        <w:pStyle w:val="FirstParagraph"/>
      </w:pPr>
      <w:ins w:id="20015" w:author="PR Preview" w:date="2026-01-01T00:00:00Z">
        <w:r>
          <w:rPr>
            <w:b/>
            <w:bCs/>
          </w:rPr>
          <w:t xml:space="preserve">Definition 109 (Generalized inverse)</w:t>
        </w:r>
      </w:ins>
      <w:ins w:id="20016" w:author="PR Preview" w:date="2026-01-01T00:00:00Z">
        <w:r>
          <w:t xml:space="preserve"> </w:t>
        </w:r>
      </w:ins>
      <w:ins w:id="20017" w:author="PR Preview" w:date="2026-01-01T00:00:00Z">
        <w:r>
          <w:t xml:space="preserve">A</w:t>
        </w:r>
      </w:ins>
      <w:ins w:id="20018" w:author="PR Preview" w:date="2026-01-01T00:00:00Z">
        <w:r>
          <w:t xml:space="preserve"> </w:t>
        </w:r>
      </w:ins>
      <w:ins w:id="20019" w:author="PR Preview" w:date="2026-01-01T00:00:00Z">
        <w:r>
          <w:rPr>
            <w:b/>
            <w:bCs/>
          </w:rPr>
          <w:t xml:space="preserve">generalized inverse</w:t>
        </w:r>
      </w:ins>
      <w:ins w:id="20020" w:author="PR Preview" w:date="2026-01-01T00:00:00Z">
        <w:r>
          <w:t xml:space="preserve"> </w:t>
        </w:r>
      </w:ins>
      <w:ins w:id="20021" w:author="PR Preview" w:date="2026-01-01T00:00:00Z">
        <w:r>
          <w:t xml:space="preserve">[76]</w:t>
        </w:r>
      </w:ins>
      <w:ins w:id="20022" w:author="PR Preview" w:date="2026-01-01T00:00:00Z">
        <w:r>
          <w:t xml:space="preserve"> </w:t>
        </w:r>
      </w:ins>
      <w:ins w:id="20023" w:author="PR Preview" w:date="2026-01-01T00:00:00Z">
        <w:r>
          <w:t xml:space="preserve">of an</w:t>
        </w:r>
      </w:ins>
      <w:ins w:id="20024" w:author="PR Preview" w:date="2026-01-01T00:00:00Z">
        <w:r>
          <w:t xml:space="preserve"> </w:t>
        </w:r>
      </w:ins>
      <m:oMath>
        <m:r>
          <m:t>m</m:t>
        </m:r>
        <m:r>
          <m:rPr>
            <m:sty m:val="p"/>
          </m:rPr>
          <m:t>×</m:t>
        </m:r>
        <m:r>
          <m:t>n</m:t>
        </m:r>
      </m:oMath>
      <w:ins w:id="20025" w:author="PR Preview" w:date="2026-01-01T00:00:00Z">
        <w:r>
          <w:t xml:space="preserve"> </w:t>
        </w:r>
      </w:ins>
      <w:ins w:id="20026" w:author="PR Preview" w:date="2026-01-01T00:00:00Z">
        <w:r>
          <w:t xml:space="preserve">matrix</w:t>
        </w:r>
      </w:ins>
      <w:ins w:id="20027" w:author="PR Preview" w:date="2026-01-01T00:00:00Z">
        <w:r>
          <w:t xml:space="preserve"> </w:t>
        </w:r>
      </w:ins>
      <m:oMath>
        <m:r>
          <m:rPr>
            <m:sty m:val="bi"/>
          </m:rPr>
          <m:t>A</m:t>
        </m:r>
      </m:oMath>
      <w:ins w:id="20028" w:author="PR Preview" w:date="2026-01-01T00:00:00Z">
        <w:r>
          <w:t xml:space="preserve"> </w:t>
        </w:r>
      </w:ins>
      <w:ins w:id="20029" w:author="PR Preview" w:date="2026-01-01T00:00:00Z">
        <w:r>
          <w:t xml:space="preserve">is an</w:t>
        </w:r>
      </w:ins>
      <w:ins w:id="20030" w:author="PR Preview" w:date="2026-01-01T00:00:00Z">
        <w:r>
          <w:t xml:space="preserve"> </w:t>
        </w:r>
      </w:ins>
      <m:oMath>
        <m:r>
          <m:t>n</m:t>
        </m:r>
        <m:r>
          <m:rPr>
            <m:sty m:val="p"/>
          </m:rPr>
          <m:t>×</m:t>
        </m:r>
        <m:r>
          <m:t>m</m:t>
        </m:r>
      </m:oMath>
      <w:ins w:id="20031" w:author="PR Preview" w:date="2026-01-01T00:00:00Z">
        <w:r>
          <w:t xml:space="preserve"> </w:t>
        </w:r>
      </w:ins>
      <w:ins w:id="20032" w:author="PR Preview" w:date="2026-01-01T00:00:00Z">
        <w:r>
          <w:t xml:space="preserve">matrix</w:t>
        </w:r>
      </w:ins>
      <w:ins w:id="20033" w:author="PR Preview" w:date="2026-01-01T00:00:00Z">
        <w:r>
          <w:t xml:space="preserve"> </w:t>
        </w:r>
      </w:ins>
      <m:oMath>
        <m:r>
          <m:rPr>
            <m:sty m:val="bi"/>
          </m:rPr>
          <m:t>G</m:t>
        </m:r>
      </m:oMath>
      <w:ins w:id="20034" w:author="PR Preview" w:date="2026-01-01T00:00:00Z">
        <w:r>
          <w:t xml:space="preserve"> </w:t>
        </w:r>
      </w:ins>
      <w:ins w:id="20035"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ins w:id="20036" w:author="PR Preview" w:date="2026-01-01T00:00:00Z">
        <w:r>
          <w:rPr>
            <w:b/>
            <w:bCs/>
          </w:rPr>
          <w:t xml:space="preserve">Example 174 (A matrix with many generalized inverses)</w:t>
        </w:r>
      </w:ins>
      <w:ins w:id="20037" w:author="PR Preview" w:date="2026-01-01T00:00:00Z">
        <w:r>
          <w:t xml:space="preserve"> </w:t>
        </w:r>
      </w:ins>
      <w:ins w:id="20038" w:author="PR Preview" w:date="2026-01-01T00:00:00Z">
        <w:r>
          <w:t xml:space="preserve">Let</w:t>
        </w:r>
      </w:ins>
      <w:ins w:id="2003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040" w:author="PR Preview" w:date="2026-01-01T00:00:00Z">
        <w:r>
          <w:t xml:space="preserve"> </w:t>
        </w:r>
      </w:ins>
      <w:ins w:id="20041" w:author="PR Preview" w:date="2026-01-01T00:00:00Z">
        <w:r>
          <w:t xml:space="preserve">and</w:t>
        </w:r>
      </w:ins>
      <w:ins w:id="2004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20043"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del w:id="20044" w:author="PR Preview" w:date="2026-01-01T00:00:00Z">
        <w:r>
          <w:rPr>
            <w:b/>
            <w:bCs/>
          </w:rPr>
          <w:delText xml:space="preserve">Theorem 97 (An invertible matrix has only one generalized inverse)</w:delText>
        </w:r>
      </w:del>
      <w:del w:id="20045" w:author="PR Preview" w:date="2026-01-01T00:00:00Z">
        <w:r>
          <w:delText xml:space="preserve"> </w:delText>
        </w:r>
      </w:del>
      <w:del w:id="20046" w:author="PR Preview" w:date="2026-01-01T00:00:00Z">
        <w:r>
          <w:delText xml:space="preserve">If</w:delText>
        </w:r>
      </w:del>
      <w:del w:id="20047" w:author="PR Preview" w:date="2026-01-01T00:00:00Z">
        <w:r>
          <w:delText xml:space="preserve"> </w:delText>
        </w:r>
      </w:del>
      <m:oMath>
        <m:r>
          <m:rPr>
            <m:sty m:val="bi"/>
          </m:rPr>
          <m:t>A</m:t>
        </m:r>
      </m:oMath>
      <w:del w:id="20048" w:author="PR Preview" w:date="2026-01-01T00:00:00Z">
        <w:r>
          <w:delText xml:space="preserve"> </w:delText>
        </w:r>
      </w:del>
      <w:del w:id="20049" w:author="PR Preview" w:date="2026-01-01T00:00:00Z">
        <w:r>
          <w:delText xml:space="preserve">is an invertible</w:delText>
        </w:r>
      </w:del>
      <w:del w:id="20050" w:author="PR Preview" w:date="2026-01-01T00:00:00Z">
        <w:r>
          <w:delText xml:space="preserve"> </w:delText>
        </w:r>
      </w:del>
      <m:oMath>
        <m:r>
          <m:t>p</m:t>
        </m:r>
        <m:r>
          <m:rPr>
            <m:sty m:val="p"/>
          </m:rPr>
          <m:t>×</m:t>
        </m:r>
        <m:r>
          <m:t>p</m:t>
        </m:r>
      </m:oMath>
      <w:del w:id="20051" w:author="PR Preview" w:date="2026-01-01T00:00:00Z">
        <w:r>
          <w:delText xml:space="preserve"> </w:delText>
        </w:r>
      </w:del>
      <w:del w:id="20052" w:author="PR Preview" w:date="2026-01-01T00:00:00Z">
        <w:r>
          <w:delText xml:space="preserve">matrix (</w:delText>
        </w:r>
      </w:del>
      <w:hyperlink w:anchor="def-invertible-matrix">
        <w:del w:id="20053" w:author="PR Preview" w:date="2026-01-01T00:00:00Z">
          <w:r>
            <w:rPr>
              <w:rStyle w:val="Hyperlink"/>
            </w:rPr>
            <w:delText xml:space="preserve">Definition 85</w:delText>
          </w:r>
        </w:del>
      </w:hyperlink>
      <w:del w:id="20054" w:author="PR Preview" w:date="2026-01-01T00:00:00Z">
        <w:r>
          <w:delText xml:space="preserve">),</w:delText>
        </w:r>
      </w:del>
      <w:del w:id="20055" w:author="PR Preview" w:date="2026-01-01T00:00:00Z">
        <w:r>
          <w:delText xml:space="preserve"> </w:delText>
        </w:r>
      </w:del>
      <w:del w:id="20056" w:author="PR Preview" w:date="2026-01-01T00:00:00Z">
        <w:r>
          <w:delText xml:space="preserve">its only generalized inverse is</w:delText>
        </w:r>
      </w:del>
      <w:del w:id="20057" w:author="PR Preview" w:date="2026-01-01T00:00:00Z">
        <w:r>
          <w:delText xml:space="preserve"> </w:delText>
        </w:r>
      </w:del>
      <m:oMath>
        <m:sSup>
          <m:e>
            <m:r>
              <m:rPr>
                <m:sty m:val="bi"/>
              </m:rPr>
              <m:t>A</m:t>
            </m:r>
          </m:e>
          <m:sup>
            <m:r>
              <m:rPr>
                <m:sty m:val="p"/>
              </m:rPr>
              <m:t>−</m:t>
            </m:r>
            <m:r>
              <m:t>1</m:t>
            </m:r>
          </m:sup>
        </m:sSup>
      </m:oMath>
      <w:del w:id="20058" w:author="PR Preview" w:date="2026-01-01T00:00:00Z">
        <w:r>
          <w:delText xml:space="preserve">.</w:delText>
        </w:r>
      </w:del>
    </w:p>
    <w:p>
      <w:pPr>
        <w:pStyle w:val="BodyText"/>
      </w:pPr>
      <w:ins w:id="20059" w:author="PR Preview" w:date="2026-01-01T00:00:00Z">
        <w:r>
          <w:rPr>
            <w:b/>
            <w:bCs/>
          </w:rPr>
          <w:t xml:space="preserve">Theorem 96 (An invertible matrix has only one generalized inverse)</w:t>
        </w:r>
      </w:ins>
      <w:ins w:id="20060" w:author="PR Preview" w:date="2026-01-01T00:00:00Z">
        <w:r>
          <w:t xml:space="preserve"> </w:t>
        </w:r>
      </w:ins>
      <w:ins w:id="20061" w:author="PR Preview" w:date="2026-01-01T00:00:00Z">
        <w:r>
          <w:t xml:space="preserve">If</w:t>
        </w:r>
      </w:ins>
      <w:ins w:id="20062" w:author="PR Preview" w:date="2026-01-01T00:00:00Z">
        <w:r>
          <w:t xml:space="preserve"> </w:t>
        </w:r>
      </w:ins>
      <m:oMath>
        <m:r>
          <m:rPr>
            <m:sty m:val="bi"/>
          </m:rPr>
          <m:t>A</m:t>
        </m:r>
      </m:oMath>
      <w:ins w:id="20063" w:author="PR Preview" w:date="2026-01-01T00:00:00Z">
        <w:r>
          <w:t xml:space="preserve"> </w:t>
        </w:r>
      </w:ins>
      <w:ins w:id="20064" w:author="PR Preview" w:date="2026-01-01T00:00:00Z">
        <w:r>
          <w:t xml:space="preserve">is an invertible</w:t>
        </w:r>
      </w:ins>
      <w:ins w:id="20065" w:author="PR Preview" w:date="2026-01-01T00:00:00Z">
        <w:r>
          <w:t xml:space="preserve"> </w:t>
        </w:r>
      </w:ins>
      <m:oMath>
        <m:r>
          <m:t>p</m:t>
        </m:r>
        <m:r>
          <m:rPr>
            <m:sty m:val="p"/>
          </m:rPr>
          <m:t>×</m:t>
        </m:r>
        <m:r>
          <m:t>p</m:t>
        </m:r>
      </m:oMath>
      <w:ins w:id="20066" w:author="PR Preview" w:date="2026-01-01T00:00:00Z">
        <w:r>
          <w:t xml:space="preserve"> </w:t>
        </w:r>
      </w:ins>
      <w:ins w:id="20067" w:author="PR Preview" w:date="2026-01-01T00:00:00Z">
        <w:r>
          <w:t xml:space="preserve">matrix (</w:t>
        </w:r>
      </w:ins>
      <w:hyperlink w:anchor="def-invertible-matrix">
        <w:ins w:id="20068" w:author="PR Preview" w:date="2026-01-01T00:00:00Z">
          <w:r>
            <w:rPr>
              <w:rStyle w:val="Hyperlink"/>
            </w:rPr>
            <w:t xml:space="preserve">Definition 85</w:t>
          </w:r>
        </w:ins>
      </w:hyperlink>
      <w:ins w:id="20069" w:author="PR Preview" w:date="2026-01-01T00:00:00Z">
        <w:r>
          <w:t xml:space="preserve">),</w:t>
        </w:r>
      </w:ins>
      <w:ins w:id="20070" w:author="PR Preview" w:date="2026-01-01T00:00:00Z">
        <w:r>
          <w:t xml:space="preserve"> </w:t>
        </w:r>
      </w:ins>
      <w:ins w:id="20071" w:author="PR Preview" w:date="2026-01-01T00:00:00Z">
        <w:r>
          <w:t xml:space="preserve">its only generalized inverse is</w:t>
        </w:r>
      </w:ins>
      <w:ins w:id="20072" w:author="PR Preview" w:date="2026-01-01T00:00:00Z">
        <w:r>
          <w:t xml:space="preserve"> </w:t>
        </w:r>
      </w:ins>
      <m:oMath>
        <m:sSup>
          <m:e>
            <m:r>
              <m:rPr>
                <m:sty m:val="bi"/>
              </m:rPr>
              <m:t>A</m:t>
            </m:r>
          </m:e>
          <m:sup>
            <m:r>
              <m:rPr>
                <m:sty m:val="p"/>
              </m:rPr>
              <m:t>−</m:t>
            </m:r>
            <m:r>
              <m:t>1</m:t>
            </m:r>
          </m:sup>
        </m:sSup>
      </m:oMath>
      <w:ins w:id="20073" w:author="PR Preview" w:date="2026-01-01T00:00:00Z">
        <w:r>
          <w:t xml:space="preserve">.</w:t>
        </w:r>
      </w:ins>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del w:id="20074" w:author="PR Preview" w:date="2026-01-01T00:00:00Z">
        <w:r>
          <w:delText xml:space="preserve">(5,</w:delText>
        </w:r>
      </w:del>
      <w:del w:id="20075" w:author="PR Preview" w:date="2026-01-01T00:00:00Z">
        <w:r>
          <w:delText xml:space="preserve"> </w:delText>
        </w:r>
      </w:del>
      <w:hyperlink w:anchor="thm-identity">
        <w:del w:id="20076" w:author="PR Preview" w:date="2026-01-01T00:00:00Z">
          <w:r>
            <w:rPr>
              <w:rStyle w:val="Hyperlink"/>
            </w:rPr>
            <w:delText xml:space="preserve">Theorem 11</w:delText>
          </w:r>
        </w:del>
      </w:hyperlink>
      <w:del w:id="20077" w:author="PR Preview" w:date="2026-01-01T00:00:00Z">
        <w:r>
          <w:delText xml:space="preserve">),</w:delText>
        </w:r>
      </w:del>
      <w:del w:id="20078" w:author="PR Preview" w:date="2026-01-01T00:00:00Z">
        <w:r>
          <w:delText xml:space="preserve"> </w:delText>
        </w:r>
      </w:del>
      <w:del w:id="20079" w:author="PR Preview" w:date="2026-01-01T00:00:00Z">
        <w:r>
          <w:delText xml:space="preserve">so</w:delText>
        </w:r>
      </w:del>
      <w:del w:id="20080" w:author="PR Preview" w:date="2026-01-01T00:00:00Z">
        <w:r>
          <w:delText xml:space="preserve"> </w:delText>
        </w:r>
      </w:del>
      <m:oMath>
        <m:sSup>
          <m:e>
            <m:r>
              <m:rPr>
                <m:sty m:val="bi"/>
              </m:rPr>
              <m:t>A</m:t>
            </m:r>
          </m:e>
          <m:sup>
            <m:r>
              <m:rPr>
                <m:sty m:val="p"/>
              </m:rPr>
              <m:t>−</m:t>
            </m:r>
            <m:r>
              <m:t>1</m:t>
            </m:r>
          </m:sup>
        </m:sSup>
      </m:oMath>
      <w:del w:id="20081" w:author="PR Preview" w:date="2026-01-01T00:00:00Z">
        <w:r>
          <w:delText xml:space="preserve"> </w:delText>
        </w:r>
      </w:del>
      <w:del w:id="20082" w:author="PR Preview" w:date="2026-01-01T00:00:00Z">
        <w:r>
          <w:delText xml:space="preserve">is a generalized inverse.</w:delText>
        </w:r>
      </w:del>
      <w:del w:id="20083" w:author="PR Preview" w:date="2026-01-01T00:00:00Z">
        <w:r>
          <w:delText xml:space="preserve"> </w:delText>
        </w:r>
      </w:del>
      <w:del w:id="20084" w:author="PR Preview" w:date="2026-01-01T00:00:00Z">
        <w:r>
          <w:delText xml:space="preserve">If</w:delText>
        </w:r>
      </w:del>
      <w:del w:id="20085" w:author="PR Preview" w:date="2026-01-01T00:00:00Z">
        <w:r>
          <w:delText xml:space="preserve"> </w:delText>
        </w:r>
      </w:del>
      <m:oMath>
        <m:r>
          <m:rPr>
            <m:sty m:val="bi"/>
          </m:rPr>
          <m:t>G</m:t>
        </m:r>
      </m:oMath>
      <w:del w:id="20086" w:author="PR Preview" w:date="2026-01-01T00:00:00Z">
        <w:r>
          <w:delText xml:space="preserve"> </w:delText>
        </w:r>
      </w:del>
      <w:del w:id="20087" w:author="PR Preview" w:date="2026-01-01T00:00:00Z">
        <w:r>
          <w:delText xml:space="preserve">is any generalized inverse, then</w:delText>
        </w:r>
      </w:del>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p>
      <w:pPr>
        <w:pStyle w:val="FirstParagraph"/>
      </w:pPr>
      <w:del w:id="20088" w:author="PR Preview" w:date="2026-01-01T00:00:00Z">
        <w:r>
          <w:rPr>
            <w:b/>
            <w:bCs/>
          </w:rPr>
          <w:delText xml:space="preserve">Example 176 (The generalized inverse of an invertible matrix)</w:delText>
        </w:r>
      </w:del>
      <w:del w:id="20089" w:author="PR Preview" w:date="2026-01-01T00:00:00Z">
        <w:r>
          <w:delText xml:space="preserve"> </w:delText>
        </w:r>
      </w:del>
      <w:del w:id="20090" w:author="PR Preview" w:date="2026-01-01T00:00:00Z">
        <w:r>
          <w:delText xml:space="preserve">For</w:delText>
        </w:r>
      </w:del>
      <w:del w:id="200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092" w:author="PR Preview" w:date="2026-01-01T00:00:00Z">
        <w:r>
          <w:delText xml:space="preserve"> </w:delText>
        </w:r>
      </w:del>
      <w:del w:id="20093" w:author="PR Preview" w:date="2026-01-01T00:00:00Z">
        <w:r>
          <w:delText xml:space="preserve">of</w:delText>
        </w:r>
      </w:del>
      <w:del w:id="20094" w:author="PR Preview" w:date="2026-01-01T00:00:00Z">
        <w:r>
          <w:delText xml:space="preserve"> </w:delText>
        </w:r>
      </w:del>
      <w:hyperlink w:anchor="exm-invertible-matrix">
        <w:del w:id="20095" w:author="PR Preview" w:date="2026-01-01T00:00:00Z">
          <w:r>
            <w:rPr>
              <w:rStyle w:val="Hyperlink"/>
            </w:rPr>
            <w:delText xml:space="preserve">Example 130</w:delText>
          </w:r>
        </w:del>
      </w:hyperlink>
      <w:del w:id="20096" w:author="PR Preview" w:date="2026-01-01T00:00:00Z">
        <w:r>
          <w:delText xml:space="preserve">,</w:delText>
        </w:r>
      </w:del>
      <w:del w:id="20097" w:author="PR Preview" w:date="2026-01-01T00:00:00Z">
        <w:r>
          <w:delText xml:space="preserve"> </w:delText>
        </w:r>
      </w:del>
      <w:del w:id="20098" w:author="PR Preview" w:date="2026-01-01T00:00:00Z">
        <w:r>
          <w:delText xml:space="preserve">the only generalized inverse is</w:delText>
        </w:r>
      </w:del>
      <w:del w:id="20099"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100" w:author="PR Preview" w:date="2026-01-01T00:00:00Z">
        <w:r>
          <w:delText xml:space="preserve">.</w:delText>
        </w:r>
      </w:del>
      <w:del w:id="20101" w:author="PR Preview" w:date="2026-01-01T00:00:00Z">
        <w:r>
          <w:delText xml:space="preserve"> </w:delText>
        </w:r>
      </w:del>
      <w:del w:id="20102" w:author="PR Preview" w:date="2026-01-01T00:00:00Z">
        <w:r>
          <w:delText xml:space="preserve">The matrix of</w:delText>
        </w:r>
      </w:del>
      <w:del w:id="20103" w:author="PR Preview" w:date="2026-01-01T00:00:00Z">
        <w:r>
          <w:delText xml:space="preserve"> </w:delText>
        </w:r>
      </w:del>
      <w:hyperlink w:anchor="exm-generalized-inverse">
        <w:del w:id="20104" w:author="PR Preview" w:date="2026-01-01T00:00:00Z">
          <w:r>
            <w:rPr>
              <w:rStyle w:val="Hyperlink"/>
            </w:rPr>
            <w:delText xml:space="preserve">Example 175</w:delText>
          </w:r>
        </w:del>
      </w:hyperlink>
      <w:del w:id="20105" w:author="PR Preview" w:date="2026-01-01T00:00:00Z">
        <w:r>
          <w:delText xml:space="preserve">, by contrast, has infinitely many,</w:delText>
        </w:r>
      </w:del>
      <w:del w:id="20106" w:author="PR Preview" w:date="2026-01-01T00:00:00Z">
        <w:r>
          <w:delText xml:space="preserve"> </w:delText>
        </w:r>
      </w:del>
      <w:del w:id="20107" w:author="PR Preview" w:date="2026-01-01T00:00:00Z">
        <w:r>
          <w:delText xml:space="preserve">so by</w:delText>
        </w:r>
      </w:del>
      <w:del w:id="20108" w:author="PR Preview" w:date="2026-01-01T00:00:00Z">
        <w:r>
          <w:delText xml:space="preserve"> </w:delText>
        </w:r>
      </w:del>
      <w:hyperlink w:anchor="thm-generalized-inverse-invertible">
        <w:del w:id="20109" w:author="PR Preview" w:date="2026-01-01T00:00:00Z">
          <w:r>
            <w:rPr>
              <w:rStyle w:val="Hyperlink"/>
            </w:rPr>
            <w:delText xml:space="preserve">Theorem 97</w:delText>
          </w:r>
        </w:del>
      </w:hyperlink>
      <w:del w:id="20110" w:author="PR Preview" w:date="2026-01-01T00:00:00Z">
        <w:r>
          <w:delText xml:space="preserve"> </w:delText>
        </w:r>
      </w:del>
      <w:del w:id="20111" w:author="PR Preview" w:date="2026-01-01T00:00:00Z">
        <w:r>
          <w:delText xml:space="preserve">it is singular.</w:delText>
        </w:r>
      </w:del>
    </w:p>
    <w:p>
      <w:pPr>
        <w:pStyle w:val="BodyText"/>
      </w:pPr>
      <w:del w:id="20112" w:author="PR Preview" w:date="2026-01-01T00:00:00Z">
        <w:r>
          <w:rPr>
            <w:b/>
            <w:bCs/>
          </w:rPr>
          <w:delText xml:space="preserve">Theorem 98 (A generalized inverse solves every solvable system)</w:delText>
        </w:r>
      </w:del>
      <w:del w:id="20113" w:author="PR Preview" w:date="2026-01-01T00:00:00Z">
        <w:r>
          <w:delText xml:space="preserve"> </w:delText>
        </w:r>
      </w:del>
      <w:del w:id="20114" w:author="PR Preview" w:date="2026-01-01T00:00:00Z">
        <w:r>
          <w:delText xml:space="preserve">Let</w:delText>
        </w:r>
      </w:del>
      <w:del w:id="20115" w:author="PR Preview" w:date="2026-01-01T00:00:00Z">
        <w:r>
          <w:delText xml:space="preserve"> </w:delText>
        </w:r>
      </w:del>
      <m:oMath>
        <m:r>
          <m:rPr>
            <m:sty m:val="bi"/>
          </m:rPr>
          <m:t>A</m:t>
        </m:r>
      </m:oMath>
      <w:del w:id="20116" w:author="PR Preview" w:date="2026-01-01T00:00:00Z">
        <w:r>
          <w:delText xml:space="preserve"> </w:delText>
        </w:r>
      </w:del>
      <w:del w:id="20117" w:author="PR Preview" w:date="2026-01-01T00:00:00Z">
        <w:r>
          <w:delText xml:space="preserve">be</w:delText>
        </w:r>
      </w:del>
      <w:del w:id="20118" w:author="PR Preview" w:date="2026-01-01T00:00:00Z">
        <w:r>
          <w:delText xml:space="preserve"> </w:delText>
        </w:r>
      </w:del>
      <m:oMath>
        <m:r>
          <m:t>m</m:t>
        </m:r>
        <m:r>
          <m:rPr>
            <m:sty m:val="p"/>
          </m:rPr>
          <m:t>×</m:t>
        </m:r>
        <m:r>
          <m:t>n</m:t>
        </m:r>
      </m:oMath>
      <w:del w:id="20119" w:author="PR Preview" w:date="2026-01-01T00:00:00Z">
        <w:r>
          <w:delText xml:space="preserve">, let</w:delText>
        </w:r>
      </w:del>
      <w:del w:id="20120" w:author="PR Preview" w:date="2026-01-01T00:00:00Z">
        <w:r>
          <w:delText xml:space="preserve"> </w:delText>
        </w:r>
      </w:del>
      <m:oMath>
        <m:r>
          <m:rPr>
            <m:sty m:val="bi"/>
          </m:rPr>
          <m:t>G</m:t>
        </m:r>
      </m:oMath>
      <w:del w:id="20121" w:author="PR Preview" w:date="2026-01-01T00:00:00Z">
        <w:r>
          <w:delText xml:space="preserve"> </w:delText>
        </w:r>
      </w:del>
      <w:del w:id="20122" w:author="PR Preview" w:date="2026-01-01T00:00:00Z">
        <w:r>
          <w:delText xml:space="preserve">be a generalized inverse of</w:delText>
        </w:r>
      </w:del>
      <w:del w:id="20123" w:author="PR Preview" w:date="2026-01-01T00:00:00Z">
        <w:r>
          <w:delText xml:space="preserve"> </w:delText>
        </w:r>
      </w:del>
      <m:oMath>
        <m:r>
          <m:rPr>
            <m:sty m:val="bi"/>
          </m:rPr>
          <m:t>A</m:t>
        </m:r>
      </m:oMath>
      <w:del w:id="20124" w:author="PR Preview" w:date="2026-01-01T00:00:00Z">
        <w:r>
          <w:delText xml:space="preserve"> </w:delText>
        </w:r>
      </w:del>
      <w:del w:id="20125" w:author="PR Preview" w:date="2026-01-01T00:00:00Z">
        <w:r>
          <w:delText xml:space="preserve">(</w:delText>
        </w:r>
      </w:del>
      <w:hyperlink w:anchor="def-generalized-inverse">
        <w:del w:id="20126" w:author="PR Preview" w:date="2026-01-01T00:00:00Z">
          <w:r>
            <w:rPr>
              <w:rStyle w:val="Hyperlink"/>
            </w:rPr>
            <w:delText xml:space="preserve">Definition 109</w:delText>
          </w:r>
        </w:del>
      </w:hyperlink>
      <w:del w:id="20127" w:author="PR Preview" w:date="2026-01-01T00:00:00Z">
        <w:r>
          <w:delText xml:space="preserve">), and let</w:delText>
        </w:r>
      </w:del>
      <w:del w:id="20128" w:author="PR Preview" w:date="2026-01-01T00:00:00Z">
        <w:r>
          <w:delText xml:space="preserve"> </w:delText>
        </w:r>
      </w:del>
      <w:del w:id="20129" w:author="PR Preview" w:date="2026-01-01T00:00:00Z">
        <w:r>
          <w:delText xml:space="preserve">$\mathord{\smash[b]{\underset{\raise.3ex\hbox{$\scriptstyle\sim$}}{b}}\vphantom{b}} \in \mathbb{R}^m$</w:delText>
        </w:r>
      </w:del>
      <w:del w:id="20130" w:author="PR Preview" w:date="2026-01-01T00:00:00Z">
        <w:r>
          <w:delText xml:space="preserve">.</w:delText>
        </w:r>
      </w:del>
      <w:del w:id="20131" w:author="PR Preview" w:date="2026-01-01T00:00:00Z">
        <w:r>
          <w:delText xml:space="preserve"> </w:delText>
        </w:r>
      </w:del>
      <w:del w:id="20132" w:author="PR Preview" w:date="2026-01-01T00:00:00Z">
        <w:r>
          <w:delText xml:space="preserve">If</w:delText>
        </w:r>
      </w:del>
      <w:del w:id="20133" w:author="PR Preview" w:date="2026-01-01T00:00:00Z">
        <w:r>
          <w:delText xml:space="preserve"> </w:delText>
        </w:r>
      </w:del>
      <w:del w:id="20134" w:author="PR Preview" w:date="2026-01-01T00:00:00Z">
        <w:r>
          <w:delText xml:space="preserve">$\mathbf{A} \mathord{\smash[b]{\underset{\raise.3ex\hbox{$\scriptstyle\sim$}}{x}}\vphantom{x}} = \mathord{\smash[b]{\underset{\raise.3ex\hbox{$\scriptstyle\sim$}}{b}}\vphantom{b}}$</w:delText>
        </w:r>
      </w:del>
      <w:del w:id="20135" w:author="PR Preview" w:date="2026-01-01T00:00:00Z">
        <w:r>
          <w:delText xml:space="preserve"> </w:delText>
        </w:r>
      </w:del>
      <w:del w:id="20136" w:author="PR Preview" w:date="2026-01-01T00:00:00Z">
        <w:r>
          <w:delText xml:space="preserve">has a solution,</w:delText>
        </w:r>
      </w:del>
      <w:del w:id="20137" w:author="PR Preview" w:date="2026-01-01T00:00:00Z">
        <w:r>
          <w:delText xml:space="preserve"> </w:delText>
        </w:r>
      </w:del>
      <w:del w:id="20138" w:author="PR Preview" w:date="2026-01-01T00:00:00Z">
        <w:r>
          <w:delText xml:space="preserve">then</w:delText>
        </w:r>
      </w:del>
      <w:del w:id="20139" w:author="PR Preview" w:date="2026-01-01T00:00:00Z">
        <w:r>
          <w:delText xml:space="preserve"> </w:delText>
        </w:r>
      </w:del>
      <w:del w:id="20140" w:author="PR Preview" w:date="2026-01-01T00:00:00Z">
        <w:r>
          <w:delText xml:space="preserve">$\mathbf{G} \mathord{\smash[b]{\underset{\raise.3ex\hbox{$\scriptstyle\sim$}}{b}}\vphantom{b}}$</w:delText>
        </w:r>
      </w:del>
      <w:del w:id="20141" w:author="PR Preview" w:date="2026-01-01T00:00:00Z">
        <w:r>
          <w:delText xml:space="preserve"> </w:delText>
        </w:r>
      </w:del>
      <w:del w:id="20142" w:author="PR Preview" w:date="2026-01-01T00:00:00Z">
        <w:r>
          <w:delText xml:space="preserve">is a solution.</w:delText>
        </w:r>
      </w:del>
    </w:p>
    <w:p>
      <w:pPr>
        <w:pStyle w:val="FirstParagraph"/>
      </w:pPr>
      <w:ins w:id="20143" w:author="PR Preview" w:date="2026-01-01T00:00:00Z">
        <w:r>
          <w:t xml:space="preserve">(5,</w:t>
        </w:r>
      </w:ins>
      <w:ins w:id="20144" w:author="PR Preview" w:date="2026-01-01T00:00:00Z">
        <w:r>
          <w:t xml:space="preserve"> </w:t>
        </w:r>
      </w:ins>
      <w:hyperlink w:anchor="thm-identity">
        <w:ins w:id="20145" w:author="PR Preview" w:date="2026-01-01T00:00:00Z">
          <w:r>
            <w:rPr>
              <w:rStyle w:val="Hyperlink"/>
            </w:rPr>
            <w:t xml:space="preserve">Theorem 10</w:t>
          </w:r>
        </w:ins>
      </w:hyperlink>
      <w:ins w:id="20146" w:author="PR Preview" w:date="2026-01-01T00:00:00Z">
        <w:r>
          <w:t xml:space="preserve">),</w:t>
        </w:r>
      </w:ins>
      <w:ins w:id="20147" w:author="PR Preview" w:date="2026-01-01T00:00:00Z">
        <w:r>
          <w:t xml:space="preserve"> </w:t>
        </w:r>
      </w:ins>
      <w:ins w:id="20148" w:author="PR Preview" w:date="2026-01-01T00:00:00Z">
        <w:r>
          <w:t xml:space="preserve">so</w:t>
        </w:r>
      </w:ins>
      <w:ins w:id="20149" w:author="PR Preview" w:date="2026-01-01T00:00:00Z">
        <w:r>
          <w:t xml:space="preserve"> </w:t>
        </w:r>
      </w:ins>
      <m:oMath>
        <m:sSup>
          <m:e>
            <m:r>
              <m:rPr>
                <m:sty m:val="bi"/>
              </m:rPr>
              <m:t>A</m:t>
            </m:r>
          </m:e>
          <m:sup>
            <m:r>
              <m:rPr>
                <m:sty m:val="p"/>
              </m:rPr>
              <m:t>−</m:t>
            </m:r>
            <m:r>
              <m:t>1</m:t>
            </m:r>
          </m:sup>
        </m:sSup>
      </m:oMath>
      <w:ins w:id="20150" w:author="PR Preview" w:date="2026-01-01T00:00:00Z">
        <w:r>
          <w:t xml:space="preserve"> </w:t>
        </w:r>
      </w:ins>
      <w:ins w:id="20151" w:author="PR Preview" w:date="2026-01-01T00:00:00Z">
        <w:r>
          <w:t xml:space="preserve">is a generalized inverse.</w:t>
        </w:r>
      </w:ins>
      <w:ins w:id="20152" w:author="PR Preview" w:date="2026-01-01T00:00:00Z">
        <w:r>
          <w:t xml:space="preserve"> </w:t>
        </w:r>
      </w:ins>
      <w:ins w:id="20153" w:author="PR Preview" w:date="2026-01-01T00:00:00Z">
        <w:r>
          <w:t xml:space="preserve">If</w:t>
        </w:r>
      </w:ins>
      <w:ins w:id="20154" w:author="PR Preview" w:date="2026-01-01T00:00:00Z">
        <w:r>
          <w:t xml:space="preserve"> </w:t>
        </w:r>
      </w:ins>
      <m:oMath>
        <m:r>
          <m:rPr>
            <m:sty m:val="bi"/>
          </m:rPr>
          <m:t>G</m:t>
        </m:r>
      </m:oMath>
      <w:ins w:id="20155" w:author="PR Preview" w:date="2026-01-01T00:00:00Z">
        <w:r>
          <w:t xml:space="preserve"> </w:t>
        </w:r>
      </w:ins>
      <w:ins w:id="20156" w:author="PR Preview" w:date="2026-01-01T00:00:00Z">
        <w:r>
          <w:t xml:space="preserve">is any generalized inverse, then</w:t>
        </w:r>
      </w:ins>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ins w:id="20157" w:author="PR Preview" w:date="2026-01-01T00:00:00Z">
        <w:r>
          <w:rPr>
            <w:b/>
            <w:bCs/>
          </w:rPr>
          <w:t xml:space="preserve">Example 175 (The generalized inverse of an invertible matrix)</w:t>
        </w:r>
      </w:ins>
      <w:ins w:id="20158" w:author="PR Preview" w:date="2026-01-01T00:00:00Z">
        <w:r>
          <w:t xml:space="preserve"> </w:t>
        </w:r>
      </w:ins>
      <w:ins w:id="20159" w:author="PR Preview" w:date="2026-01-01T00:00:00Z">
        <w:r>
          <w:t xml:space="preserve">For</w:t>
        </w:r>
      </w:ins>
      <w:ins w:id="2016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161" w:author="PR Preview" w:date="2026-01-01T00:00:00Z">
        <w:r>
          <w:t xml:space="preserve"> </w:t>
        </w:r>
      </w:ins>
      <w:ins w:id="20162" w:author="PR Preview" w:date="2026-01-01T00:00:00Z">
        <w:r>
          <w:t xml:space="preserve">of</w:t>
        </w:r>
      </w:ins>
      <w:ins w:id="20163" w:author="PR Preview" w:date="2026-01-01T00:00:00Z">
        <w:r>
          <w:t xml:space="preserve"> </w:t>
        </w:r>
      </w:ins>
      <w:hyperlink w:anchor="exm-invertible-matrix">
        <w:ins w:id="20164" w:author="PR Preview" w:date="2026-01-01T00:00:00Z">
          <w:r>
            <w:rPr>
              <w:rStyle w:val="Hyperlink"/>
            </w:rPr>
            <w:t xml:space="preserve">Example 129</w:t>
          </w:r>
        </w:ins>
      </w:hyperlink>
      <w:ins w:id="20165" w:author="PR Preview" w:date="2026-01-01T00:00:00Z">
        <w:r>
          <w:t xml:space="preserve">,</w:t>
        </w:r>
      </w:ins>
      <w:ins w:id="20166" w:author="PR Preview" w:date="2026-01-01T00:00:00Z">
        <w:r>
          <w:t xml:space="preserve"> </w:t>
        </w:r>
      </w:ins>
      <w:ins w:id="20167" w:author="PR Preview" w:date="2026-01-01T00:00:00Z">
        <w:r>
          <w:t xml:space="preserve">the only generalized inverse is</w:t>
        </w:r>
      </w:ins>
      <w:ins w:id="20168"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169" w:author="PR Preview" w:date="2026-01-01T00:00:00Z">
        <w:r>
          <w:t xml:space="preserve">.</w:t>
        </w:r>
      </w:ins>
      <w:ins w:id="20170" w:author="PR Preview" w:date="2026-01-01T00:00:00Z">
        <w:r>
          <w:t xml:space="preserve"> </w:t>
        </w:r>
      </w:ins>
      <w:ins w:id="20171" w:author="PR Preview" w:date="2026-01-01T00:00:00Z">
        <w:r>
          <w:t xml:space="preserve">The matrix of</w:t>
        </w:r>
      </w:ins>
      <w:ins w:id="20172" w:author="PR Preview" w:date="2026-01-01T00:00:00Z">
        <w:r>
          <w:t xml:space="preserve"> </w:t>
        </w:r>
      </w:ins>
      <w:hyperlink w:anchor="exm-generalized-inverse">
        <w:ins w:id="20173" w:author="PR Preview" w:date="2026-01-01T00:00:00Z">
          <w:r>
            <w:rPr>
              <w:rStyle w:val="Hyperlink"/>
            </w:rPr>
            <w:t xml:space="preserve">Example 174</w:t>
          </w:r>
        </w:ins>
      </w:hyperlink>
      <w:ins w:id="20174" w:author="PR Preview" w:date="2026-01-01T00:00:00Z">
        <w:r>
          <w:t xml:space="preserve">, by contrast, has infinitely many,</w:t>
        </w:r>
      </w:ins>
      <w:ins w:id="20175" w:author="PR Preview" w:date="2026-01-01T00:00:00Z">
        <w:r>
          <w:t xml:space="preserve"> </w:t>
        </w:r>
      </w:ins>
      <w:ins w:id="20176" w:author="PR Preview" w:date="2026-01-01T00:00:00Z">
        <w:r>
          <w:t xml:space="preserve">so by</w:t>
        </w:r>
      </w:ins>
      <w:ins w:id="20177" w:author="PR Preview" w:date="2026-01-01T00:00:00Z">
        <w:r>
          <w:t xml:space="preserve"> </w:t>
        </w:r>
      </w:ins>
      <w:hyperlink w:anchor="thm-generalized-inverse-invertible">
        <w:ins w:id="20178" w:author="PR Preview" w:date="2026-01-01T00:00:00Z">
          <w:r>
            <w:rPr>
              <w:rStyle w:val="Hyperlink"/>
            </w:rPr>
            <w:t xml:space="preserve">Theorem 96</w:t>
          </w:r>
        </w:ins>
      </w:hyperlink>
      <w:ins w:id="20179" w:author="PR Preview" w:date="2026-01-01T00:00:00Z">
        <w:r>
          <w:t xml:space="preserve"> </w:t>
        </w:r>
      </w:ins>
      <w:ins w:id="20180" w:author="PR Preview" w:date="2026-01-01T00:00:00Z">
        <w:r>
          <w:t xml:space="preserve">it is singular.</w:t>
        </w:r>
      </w:ins>
    </w:p>
    <w:bookmarkEnd w:id="576"/>
    <w:bookmarkStart w:id="577" w:name="thm-generalized-inverse-solves"/>
    <w:p>
      <w:pPr>
        <w:pStyle w:val="BodyText"/>
      </w:pPr>
      <w:ins w:id="20181" w:author="PR Preview" w:date="2026-01-01T00:00:00Z">
        <w:r>
          <w:rPr>
            <w:b/>
            <w:bCs/>
          </w:rPr>
          <w:t xml:space="preserve">Theorem 97 (A generalized inverse solves every solvable system)</w:t>
        </w:r>
      </w:ins>
      <w:ins w:id="20182" w:author="PR Preview" w:date="2026-01-01T00:00:00Z">
        <w:r>
          <w:t xml:space="preserve"> </w:t>
        </w:r>
      </w:ins>
      <w:ins w:id="20183" w:author="PR Preview" w:date="2026-01-01T00:00:00Z">
        <w:r>
          <w:t xml:space="preserve">Let</w:t>
        </w:r>
      </w:ins>
      <w:ins w:id="20184" w:author="PR Preview" w:date="2026-01-01T00:00:00Z">
        <w:r>
          <w:t xml:space="preserve"> </w:t>
        </w:r>
      </w:ins>
      <m:oMath>
        <m:r>
          <m:rPr>
            <m:sty m:val="bi"/>
          </m:rPr>
          <m:t>A</m:t>
        </m:r>
      </m:oMath>
      <w:ins w:id="20185" w:author="PR Preview" w:date="2026-01-01T00:00:00Z">
        <w:r>
          <w:t xml:space="preserve"> </w:t>
        </w:r>
      </w:ins>
      <w:ins w:id="20186" w:author="PR Preview" w:date="2026-01-01T00:00:00Z">
        <w:r>
          <w:t xml:space="preserve">be</w:t>
        </w:r>
      </w:ins>
      <w:ins w:id="20187" w:author="PR Preview" w:date="2026-01-01T00:00:00Z">
        <w:r>
          <w:t xml:space="preserve"> </w:t>
        </w:r>
      </w:ins>
      <m:oMath>
        <m:r>
          <m:t>m</m:t>
        </m:r>
        <m:r>
          <m:rPr>
            <m:sty m:val="p"/>
          </m:rPr>
          <m:t>×</m:t>
        </m:r>
        <m:r>
          <m:t>n</m:t>
        </m:r>
      </m:oMath>
      <w:ins w:id="20188" w:author="PR Preview" w:date="2026-01-01T00:00:00Z">
        <w:r>
          <w:t xml:space="preserve">, let</w:t>
        </w:r>
      </w:ins>
      <w:ins w:id="20189" w:author="PR Preview" w:date="2026-01-01T00:00:00Z">
        <w:r>
          <w:t xml:space="preserve"> </w:t>
        </w:r>
      </w:ins>
      <m:oMath>
        <m:r>
          <m:rPr>
            <m:sty m:val="bi"/>
          </m:rPr>
          <m:t>G</m:t>
        </m:r>
      </m:oMath>
      <w:ins w:id="20190" w:author="PR Preview" w:date="2026-01-01T00:00:00Z">
        <w:r>
          <w:t xml:space="preserve"> </w:t>
        </w:r>
      </w:ins>
      <w:ins w:id="20191" w:author="PR Preview" w:date="2026-01-01T00:00:00Z">
        <w:r>
          <w:t xml:space="preserve">be a generalized inverse of</w:t>
        </w:r>
      </w:ins>
      <w:ins w:id="20192" w:author="PR Preview" w:date="2026-01-01T00:00:00Z">
        <w:r>
          <w:t xml:space="preserve"> </w:t>
        </w:r>
      </w:ins>
      <m:oMath>
        <m:r>
          <m:rPr>
            <m:sty m:val="bi"/>
          </m:rPr>
          <m:t>A</m:t>
        </m:r>
      </m:oMath>
      <w:ins w:id="20193" w:author="PR Preview" w:date="2026-01-01T00:00:00Z">
        <w:r>
          <w:t xml:space="preserve"> </w:t>
        </w:r>
      </w:ins>
      <w:ins w:id="20194" w:author="PR Preview" w:date="2026-01-01T00:00:00Z">
        <w:r>
          <w:t xml:space="preserve">(</w:t>
        </w:r>
      </w:ins>
      <w:hyperlink w:anchor="def-generalized-inverse">
        <w:ins w:id="20195" w:author="PR Preview" w:date="2026-01-01T00:00:00Z">
          <w:r>
            <w:rPr>
              <w:rStyle w:val="Hyperlink"/>
            </w:rPr>
            <w:t xml:space="preserve">Definition 109</w:t>
          </w:r>
        </w:ins>
      </w:hyperlink>
      <w:ins w:id="20196" w:author="PR Preview" w:date="2026-01-01T00:00:00Z">
        <w:r>
          <w:t xml:space="preserve">), and let</w:t>
        </w:r>
      </w:ins>
      <w:ins w:id="20197" w:author="PR Preview" w:date="2026-01-01T00:00:00Z">
        <w:r>
          <w:t xml:space="preserve"> </w:t>
        </w:r>
      </w:ins>
      <w:ins w:id="20198" w:author="PR Preview" w:date="2026-01-01T00:00:00Z">
        <w:r>
          <w:t xml:space="preserve">$\mathord{\smash[b]{\underset{\raise.3ex\hbox{$\scriptstyle\sim$}}{b}}\vphantom{b}} \in \mathbb{R}^m$</w:t>
        </w:r>
      </w:ins>
      <w:ins w:id="20199" w:author="PR Preview" w:date="2026-01-01T00:00:00Z">
        <w:r>
          <w:t xml:space="preserve">.</w:t>
        </w:r>
      </w:ins>
      <w:ins w:id="20200" w:author="PR Preview" w:date="2026-01-01T00:00:00Z">
        <w:r>
          <w:t xml:space="preserve"> </w:t>
        </w:r>
      </w:ins>
      <w:ins w:id="20201" w:author="PR Preview" w:date="2026-01-01T00:00:00Z">
        <w:r>
          <w:t xml:space="preserve">If</w:t>
        </w:r>
      </w:ins>
      <w:ins w:id="20202" w:author="PR Preview" w:date="2026-01-01T00:00:00Z">
        <w:r>
          <w:t xml:space="preserve"> </w:t>
        </w:r>
      </w:ins>
      <w:ins w:id="20203" w:author="PR Preview" w:date="2026-01-01T00:00:00Z">
        <w:r>
          <w:t xml:space="preserve">$\mathbf{A} \mathord{\smash[b]{\underset{\raise.3ex\hbox{$\scriptstyle\sim$}}{x}}\vphantom{x}} = \mathord{\smash[b]{\underset{\raise.3ex\hbox{$\scriptstyle\sim$}}{b}}\vphantom{b}}$</w:t>
        </w:r>
      </w:ins>
      <w:ins w:id="20204" w:author="PR Preview" w:date="2026-01-01T00:00:00Z">
        <w:r>
          <w:t xml:space="preserve"> </w:t>
        </w:r>
      </w:ins>
      <w:ins w:id="20205" w:author="PR Preview" w:date="2026-01-01T00:00:00Z">
        <w:r>
          <w:t xml:space="preserve">has a solution,</w:t>
        </w:r>
      </w:ins>
      <w:ins w:id="20206" w:author="PR Preview" w:date="2026-01-01T00:00:00Z">
        <w:r>
          <w:t xml:space="preserve"> </w:t>
        </w:r>
      </w:ins>
      <w:ins w:id="20207" w:author="PR Preview" w:date="2026-01-01T00:00:00Z">
        <w:r>
          <w:t xml:space="preserve">then</w:t>
        </w:r>
      </w:ins>
      <w:ins w:id="20208" w:author="PR Preview" w:date="2026-01-01T00:00:00Z">
        <w:r>
          <w:t xml:space="preserve"> </w:t>
        </w:r>
      </w:ins>
      <w:ins w:id="20209" w:author="PR Preview" w:date="2026-01-01T00:00:00Z">
        <w:r>
          <w:t xml:space="preserve">$\mathbf{G} \mathord{\smash[b]{\underset{\raise.3ex\hbox{$\scriptstyle\sim$}}{b}}\vphantom{b}}$</w:t>
        </w:r>
      </w:ins>
      <w:ins w:id="20210" w:author="PR Preview" w:date="2026-01-01T00:00:00Z">
        <w:r>
          <w:t xml:space="preserve"> </w:t>
        </w:r>
      </w:ins>
      <w:ins w:id="20211" w:author="PR Preview" w:date="2026-01-01T00:00:00Z">
        <w:r>
          <w:t xml:space="preserve">is a solution.</w:t>
        </w:r>
      </w:ins>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del w:id="20212" w:author="PR Preview" w:date="2026-01-01T00:00:00Z">
        <w:r>
          <w:rPr>
            <w:b/>
            <w:bCs/>
          </w:rPr>
          <w:delText xml:space="preserve">Example 177 (Solving with a generalized inverse)</w:delText>
        </w:r>
      </w:del>
      <w:del w:id="20213" w:author="PR Preview" w:date="2026-01-01T00:00:00Z">
        <w:r>
          <w:delText xml:space="preserve"> </w:delText>
        </w:r>
      </w:del>
      <w:del w:id="20214" w:author="PR Preview" w:date="2026-01-01T00:00:00Z">
        <w:r>
          <w:delText xml:space="preserve">With</w:delText>
        </w:r>
      </w:del>
      <w:del w:id="202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216" w:author="PR Preview" w:date="2026-01-01T00:00:00Z">
        <w:r>
          <w:delText xml:space="preserve"> </w:delText>
        </w:r>
      </w:del>
      <w:del w:id="20217" w:author="PR Preview" w:date="2026-01-01T00:00:00Z">
        <w:r>
          <w:delText xml:space="preserve">and its generalized inverse</w:delText>
        </w:r>
      </w:del>
      <w:del w:id="2021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0219" w:author="PR Preview" w:date="2026-01-01T00:00:00Z">
        <w:r>
          <w:delText xml:space="preserve"> </w:delText>
        </w:r>
      </w:del>
      <w:del w:id="20220" w:author="PR Preview" w:date="2026-01-01T00:00:00Z">
        <w:r>
          <w:delText xml:space="preserve">(</w:delText>
        </w:r>
      </w:del>
      <w:hyperlink w:anchor="exm-generalized-inverse">
        <w:del w:id="20221" w:author="PR Preview" w:date="2026-01-01T00:00:00Z">
          <w:r>
            <w:rPr>
              <w:rStyle w:val="Hyperlink"/>
            </w:rPr>
            <w:delText xml:space="preserve">Example 175</w:delText>
          </w:r>
        </w:del>
      </w:hyperlink>
      <w:del w:id="20222" w:author="PR Preview" w:date="2026-01-01T00:00:00Z">
        <w:r>
          <w:delText xml:space="preserve">),</w:delText>
        </w:r>
      </w:del>
      <w:del w:id="20223" w:author="PR Preview" w:date="2026-01-01T00:00:00Z">
        <w:r>
          <w:delText xml:space="preserve"> </w:delText>
        </w:r>
      </w:del>
      <w:del w:id="20224" w:author="PR Preview" w:date="2026-01-01T00:00:00Z">
        <w:r>
          <w:delText xml:space="preserve">the system</w:delText>
        </w:r>
      </w:del>
      <w:del w:id="20225" w:author="PR Preview" w:date="2026-01-01T00:00:00Z">
        <w:r>
          <w:delText xml:space="preserve"> </w:delText>
        </w:r>
      </w:del>
      <w:del w:id="20226" w:author="PR Preview" w:date="2026-01-01T00:00:00Z">
        <w:r>
          <w:delText xml:space="preserve">$\mathbf{A} \mathord{\smash[b]{\underset{\raise.3ex\hbox{$\scriptstyle\sim$}}{x}}\vphantom{x}} = (2, 0)$</w:delText>
        </w:r>
      </w:del>
      <w:del w:id="20227" w:author="PR Preview" w:date="2026-01-01T00:00:00Z">
        <w:r>
          <w:delText xml:space="preserve"> </w:delText>
        </w:r>
      </w:del>
      <w:del w:id="20228" w:author="PR Preview" w:date="2026-01-01T00:00:00Z">
        <w:r>
          <w:delText xml:space="preserve">has the solution</w:delText>
        </w:r>
      </w:del>
      <w:del w:id="20229" w:author="PR Preview" w:date="2026-01-01T00:00:00Z">
        <w:r>
          <w:delText xml:space="preserve"> </w:delText>
        </w:r>
      </w:del>
      <m:oMath>
        <m:r>
          <m:rPr>
            <m:sty m:val="p"/>
          </m:rPr>
          <m:t>(</m:t>
        </m:r>
        <m:r>
          <m:t>2</m:t>
        </m:r>
        <m:r>
          <m:rPr>
            <m:sty m:val="p"/>
          </m:rPr>
          <m:t>,</m:t>
        </m:r>
        <m:r>
          <m:t>0</m:t>
        </m:r>
        <m:r>
          <m:rPr>
            <m:sty m:val="p"/>
          </m:rPr>
          <m:t>)</m:t>
        </m:r>
      </m:oMath>
      <w:del w:id="20230" w:author="PR Preview" w:date="2026-01-01T00:00:00Z">
        <w:r>
          <w:delText xml:space="preserve">,</w:delText>
        </w:r>
      </w:del>
      <w:del w:id="20231" w:author="PR Preview" w:date="2026-01-01T00:00:00Z">
        <w:r>
          <w:delText xml:space="preserve"> </w:delText>
        </w:r>
      </w:del>
      <w:del w:id="20232" w:author="PR Preview" w:date="2026-01-01T00:00:00Z">
        <w:r>
          <w:delText xml:space="preserve">and</w:delText>
        </w:r>
      </w:del>
      <w:del w:id="20233"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0234" w:author="PR Preview" w:date="2026-01-01T00:00:00Z">
        <w:r>
          <w:delText xml:space="preserve"> </w:delText>
        </w:r>
      </w:del>
      <w:del w:id="20235" w:author="PR Preview" w:date="2026-01-01T00:00:00Z">
        <w:r>
          <w:delText xml:space="preserve">is a solution too:</w:delText>
        </w:r>
      </w:del>
      <w:del w:id="20236"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0237" w:author="PR Preview" w:date="2026-01-01T00:00:00Z">
        <w:r>
          <w:delText xml:space="preserve">.</w:delText>
        </w:r>
      </w:del>
      <w:del w:id="20238" w:author="PR Preview" w:date="2026-01-01T00:00:00Z">
        <w:r>
          <w:delText xml:space="preserve"> </w:delText>
        </w:r>
      </w:del>
      <w:del w:id="20239" w:author="PR Preview" w:date="2026-01-01T00:00:00Z">
        <w:r>
          <w:delText xml:space="preserve">The system</w:delText>
        </w:r>
      </w:del>
      <w:del w:id="20240" w:author="PR Preview" w:date="2026-01-01T00:00:00Z">
        <w:r>
          <w:delText xml:space="preserve"> </w:delText>
        </w:r>
      </w:del>
      <w:del w:id="20241" w:author="PR Preview" w:date="2026-01-01T00:00:00Z">
        <w:r>
          <w:delText xml:space="preserve">$\mathbf{A} \mathord{\smash[b]{\underset{\raise.3ex\hbox{$\scriptstyle\sim$}}{x}}\vphantom{x}} = (2, 1)$</w:delText>
        </w:r>
      </w:del>
      <w:del w:id="20242" w:author="PR Preview" w:date="2026-01-01T00:00:00Z">
        <w:r>
          <w:delText xml:space="preserve"> </w:delText>
        </w:r>
      </w:del>
      <w:del w:id="20243" w:author="PR Preview" w:date="2026-01-01T00:00:00Z">
        <w:r>
          <w:delText xml:space="preserve">has no solution,</w:delText>
        </w:r>
      </w:del>
      <w:del w:id="20244" w:author="PR Preview" w:date="2026-01-01T00:00:00Z">
        <w:r>
          <w:delText xml:space="preserve"> </w:delText>
        </w:r>
      </w:del>
      <w:del w:id="20245" w:author="PR Preview" w:date="2026-01-01T00:00:00Z">
        <w:r>
          <w:delText xml:space="preserve">since the second entry of</w:delText>
        </w:r>
      </w:del>
      <w:del w:id="20246" w:author="PR Preview" w:date="2026-01-01T00:00:00Z">
        <w:r>
          <w:delText xml:space="preserve"> </w:delText>
        </w:r>
      </w:del>
      <w:del w:id="20247" w:author="PR Preview" w:date="2026-01-01T00:00:00Z">
        <w:r>
          <w:delText xml:space="preserve">$\mathbf{A} \mathord{\smash[b]{\underset{\raise.3ex\hbox{$\scriptstyle\sim$}}{x}}\vphantom{x}}$</w:delText>
        </w:r>
      </w:del>
      <w:del w:id="20248" w:author="PR Preview" w:date="2026-01-01T00:00:00Z">
        <w:r>
          <w:delText xml:space="preserve"> </w:delText>
        </w:r>
      </w:del>
      <w:del w:id="20249" w:author="PR Preview" w:date="2026-01-01T00:00:00Z">
        <w:r>
          <w:delText xml:space="preserve">is always</w:delText>
        </w:r>
      </w:del>
      <w:del w:id="20250" w:author="PR Preview" w:date="2026-01-01T00:00:00Z">
        <w:r>
          <w:delText xml:space="preserve"> </w:delText>
        </w:r>
      </w:del>
      <m:oMath>
        <m:r>
          <m:t>0</m:t>
        </m:r>
      </m:oMath>
      <w:del w:id="20251" w:author="PR Preview" w:date="2026-01-01T00:00:00Z">
        <w:r>
          <w:delText xml:space="preserve">;</w:delText>
        </w:r>
      </w:del>
      <w:del w:id="20252" w:author="PR Preview" w:date="2026-01-01T00:00:00Z">
        <w:r>
          <w:delText xml:space="preserve"> </w:delText>
        </w:r>
      </w:del>
      <w:del w:id="20253" w:author="PR Preview" w:date="2026-01-01T00:00:00Z">
        <w:r>
          <w:delText xml:space="preserve">there</w:delText>
        </w:r>
      </w:del>
      <w:del w:id="20254"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0255" w:author="PR Preview" w:date="2026-01-01T00:00:00Z">
        <w:r>
          <w:delText xml:space="preserve"> </w:delText>
        </w:r>
      </w:del>
      <w:del w:id="20256" w:author="PR Preview" w:date="2026-01-01T00:00:00Z">
        <w:r>
          <w:delText xml:space="preserve">gives</w:delText>
        </w:r>
      </w:del>
      <w:del w:id="20257"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0258" w:author="PR Preview" w:date="2026-01-01T00:00:00Z">
        <w:r>
          <w:delText xml:space="preserve">.</w:delText>
        </w:r>
      </w:del>
    </w:p>
    <w:p>
      <w:pPr>
        <w:pStyle w:val="BodyText"/>
      </w:pPr>
      <w:del w:id="20259" w:author="PR Preview" w:date="2026-01-01T00:00:00Z">
        <w:r>
          <w:rPr>
            <w:b/>
            <w:bCs/>
          </w:rPr>
          <w:delText xml:space="preserve">Definition 110 (Moore-Penrose inverse)</w:delText>
        </w:r>
      </w:del>
      <w:del w:id="20260" w:author="PR Preview" w:date="2026-01-01T00:00:00Z">
        <w:r>
          <w:delText xml:space="preserve"> </w:delText>
        </w:r>
      </w:del>
      <w:del w:id="20261" w:author="PR Preview" w:date="2026-01-01T00:00:00Z">
        <w:r>
          <w:delText xml:space="preserve">A</w:delText>
        </w:r>
      </w:del>
      <w:del w:id="20262" w:author="PR Preview" w:date="2026-01-01T00:00:00Z">
        <w:r>
          <w:delText xml:space="preserve"> </w:delText>
        </w:r>
      </w:del>
      <w:del w:id="20263" w:author="PR Preview" w:date="2026-01-01T00:00:00Z">
        <w:r>
          <w:rPr>
            <w:b/>
            <w:bCs/>
          </w:rPr>
          <w:delText xml:space="preserve">Moore-Penrose inverse</w:delText>
        </w:r>
      </w:del>
      <w:del w:id="20264" w:author="PR Preview" w:date="2026-01-01T00:00:00Z">
        <w:r>
          <w:delText xml:space="preserve"> </w:delText>
        </w:r>
      </w:del>
      <w:del w:id="20265" w:author="PR Preview" w:date="2026-01-01T00:00:00Z">
        <w:r>
          <w:delText xml:space="preserve">[80]</w:delText>
        </w:r>
      </w:del>
      <w:del w:id="20266" w:author="PR Preview" w:date="2026-01-01T00:00:00Z">
        <w:r>
          <w:delText xml:space="preserve"> </w:delText>
        </w:r>
      </w:del>
      <w:del w:id="20267" w:author="PR Preview" w:date="2026-01-01T00:00:00Z">
        <w:r>
          <w:delText xml:space="preserve">of an</w:delText>
        </w:r>
      </w:del>
      <w:del w:id="20268" w:author="PR Preview" w:date="2026-01-01T00:00:00Z">
        <w:r>
          <w:delText xml:space="preserve"> </w:delText>
        </w:r>
      </w:del>
      <m:oMath>
        <m:r>
          <m:t>m</m:t>
        </m:r>
        <m:r>
          <m:rPr>
            <m:sty m:val="p"/>
          </m:rPr>
          <m:t>×</m:t>
        </m:r>
        <m:r>
          <m:t>n</m:t>
        </m:r>
      </m:oMath>
      <w:del w:id="20269" w:author="PR Preview" w:date="2026-01-01T00:00:00Z">
        <w:r>
          <w:delText xml:space="preserve"> </w:delText>
        </w:r>
      </w:del>
      <w:del w:id="20270" w:author="PR Preview" w:date="2026-01-01T00:00:00Z">
        <w:r>
          <w:delText xml:space="preserve">matrix</w:delText>
        </w:r>
      </w:del>
      <w:del w:id="20271" w:author="PR Preview" w:date="2026-01-01T00:00:00Z">
        <w:r>
          <w:delText xml:space="preserve"> </w:delText>
        </w:r>
      </w:del>
      <m:oMath>
        <m:r>
          <m:rPr>
            <m:sty m:val="bi"/>
          </m:rPr>
          <m:t>A</m:t>
        </m:r>
      </m:oMath>
      <w:del w:id="20272" w:author="PR Preview" w:date="2026-01-01T00:00:00Z">
        <w:r>
          <w:delText xml:space="preserve"> </w:delText>
        </w:r>
      </w:del>
      <w:del w:id="20273" w:author="PR Preview" w:date="2026-01-01T00:00:00Z">
        <w:r>
          <w:delText xml:space="preserve">is an</w:delText>
        </w:r>
      </w:del>
      <w:del w:id="20274" w:author="PR Preview" w:date="2026-01-01T00:00:00Z">
        <w:r>
          <w:delText xml:space="preserve"> </w:delText>
        </w:r>
      </w:del>
      <m:oMath>
        <m:r>
          <m:t>n</m:t>
        </m:r>
        <m:r>
          <m:rPr>
            <m:sty m:val="p"/>
          </m:rPr>
          <m:t>×</m:t>
        </m:r>
        <m:r>
          <m:t>m</m:t>
        </m:r>
      </m:oMath>
      <w:del w:id="20275" w:author="PR Preview" w:date="2026-01-01T00:00:00Z">
        <w:r>
          <w:delText xml:space="preserve"> </w:delText>
        </w:r>
      </w:del>
      <w:del w:id="20276" w:author="PR Preview" w:date="2026-01-01T00:00:00Z">
        <w:r>
          <w:delText xml:space="preserve">matrix</w:delText>
        </w:r>
      </w:del>
      <w:del w:id="20277" w:author="PR Preview" w:date="2026-01-01T00:00:00Z">
        <w:r>
          <w:delText xml:space="preserve"> </w:delText>
        </w:r>
      </w:del>
      <m:oMath>
        <m:r>
          <m:rPr>
            <m:sty m:val="bi"/>
          </m:rPr>
          <m:t>G</m:t>
        </m:r>
      </m:oMath>
      <w:del w:id="20278" w:author="PR Preview" w:date="2026-01-01T00:00:00Z">
        <w:r>
          <w:delText xml:space="preserve"> </w:delText>
        </w:r>
      </w:del>
      <w:del w:id="20279" w:author="PR Preview" w:date="2026-01-01T00:00:00Z">
        <w:r>
          <w:delText xml:space="preserve">satisfying all four conditions</w:delText>
        </w:r>
      </w:del>
    </w:p>
    <w:p>
      <w:pPr>
        <w:pStyle w:val="FirstParagraph"/>
      </w:pPr>
      <w:ins w:id="20280" w:author="PR Preview" w:date="2026-01-01T00:00:00Z">
        <w:r>
          <w:rPr>
            <w:b/>
            <w:bCs/>
          </w:rPr>
          <w:t xml:space="preserve">Example 176 (Solving with a generalized inverse)</w:t>
        </w:r>
      </w:ins>
      <w:ins w:id="20281" w:author="PR Preview" w:date="2026-01-01T00:00:00Z">
        <w:r>
          <w:t xml:space="preserve"> </w:t>
        </w:r>
      </w:ins>
      <w:ins w:id="20282" w:author="PR Preview" w:date="2026-01-01T00:00:00Z">
        <w:r>
          <w:t xml:space="preserve">With</w:t>
        </w:r>
      </w:ins>
      <w:ins w:id="2028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284" w:author="PR Preview" w:date="2026-01-01T00:00:00Z">
        <w:r>
          <w:t xml:space="preserve"> </w:t>
        </w:r>
      </w:ins>
      <w:ins w:id="20285" w:author="PR Preview" w:date="2026-01-01T00:00:00Z">
        <w:r>
          <w:t xml:space="preserve">and its generalized inverse</w:t>
        </w:r>
      </w:ins>
      <w:ins w:id="2028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0287" w:author="PR Preview" w:date="2026-01-01T00:00:00Z">
        <w:r>
          <w:t xml:space="preserve"> </w:t>
        </w:r>
      </w:ins>
      <w:ins w:id="20288" w:author="PR Preview" w:date="2026-01-01T00:00:00Z">
        <w:r>
          <w:t xml:space="preserve">(</w:t>
        </w:r>
      </w:ins>
      <w:hyperlink w:anchor="exm-generalized-inverse">
        <w:ins w:id="20289" w:author="PR Preview" w:date="2026-01-01T00:00:00Z">
          <w:r>
            <w:rPr>
              <w:rStyle w:val="Hyperlink"/>
            </w:rPr>
            <w:t xml:space="preserve">Example 174</w:t>
          </w:r>
        </w:ins>
      </w:hyperlink>
      <w:ins w:id="20290" w:author="PR Preview" w:date="2026-01-01T00:00:00Z">
        <w:r>
          <w:t xml:space="preserve">),</w:t>
        </w:r>
      </w:ins>
      <w:ins w:id="20291" w:author="PR Preview" w:date="2026-01-01T00:00:00Z">
        <w:r>
          <w:t xml:space="preserve"> </w:t>
        </w:r>
      </w:ins>
      <w:ins w:id="20292" w:author="PR Preview" w:date="2026-01-01T00:00:00Z">
        <w:r>
          <w:t xml:space="preserve">the system</w:t>
        </w:r>
      </w:ins>
      <w:ins w:id="20293" w:author="PR Preview" w:date="2026-01-01T00:00:00Z">
        <w:r>
          <w:t xml:space="preserve"> </w:t>
        </w:r>
      </w:ins>
      <w:ins w:id="20294" w:author="PR Preview" w:date="2026-01-01T00:00:00Z">
        <w:r>
          <w:t xml:space="preserve">$\mathbf{A} \mathord{\smash[b]{\underset{\raise.3ex\hbox{$\scriptstyle\sim$}}{x}}\vphantom{x}} = (2, 0)$</w:t>
        </w:r>
      </w:ins>
      <w:ins w:id="20295" w:author="PR Preview" w:date="2026-01-01T00:00:00Z">
        <w:r>
          <w:t xml:space="preserve"> </w:t>
        </w:r>
      </w:ins>
      <w:ins w:id="20296" w:author="PR Preview" w:date="2026-01-01T00:00:00Z">
        <w:r>
          <w:t xml:space="preserve">has the solution</w:t>
        </w:r>
      </w:ins>
      <w:ins w:id="20297" w:author="PR Preview" w:date="2026-01-01T00:00:00Z">
        <w:r>
          <w:t xml:space="preserve"> </w:t>
        </w:r>
      </w:ins>
      <m:oMath>
        <m:r>
          <m:rPr>
            <m:sty m:val="p"/>
          </m:rPr>
          <m:t>(</m:t>
        </m:r>
        <m:r>
          <m:t>2</m:t>
        </m:r>
        <m:r>
          <m:rPr>
            <m:sty m:val="p"/>
          </m:rPr>
          <m:t>,</m:t>
        </m:r>
        <m:r>
          <m:t>0</m:t>
        </m:r>
        <m:r>
          <m:rPr>
            <m:sty m:val="p"/>
          </m:rPr>
          <m:t>)</m:t>
        </m:r>
      </m:oMath>
      <w:ins w:id="20298" w:author="PR Preview" w:date="2026-01-01T00:00:00Z">
        <w:r>
          <w:t xml:space="preserve">,</w:t>
        </w:r>
      </w:ins>
      <w:ins w:id="20299" w:author="PR Preview" w:date="2026-01-01T00:00:00Z">
        <w:r>
          <w:t xml:space="preserve"> </w:t>
        </w:r>
      </w:ins>
      <w:ins w:id="20300" w:author="PR Preview" w:date="2026-01-01T00:00:00Z">
        <w:r>
          <w:t xml:space="preserve">and</w:t>
        </w:r>
      </w:ins>
      <w:ins w:id="20301"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0302" w:author="PR Preview" w:date="2026-01-01T00:00:00Z">
        <w:r>
          <w:t xml:space="preserve"> </w:t>
        </w:r>
      </w:ins>
      <w:ins w:id="20303" w:author="PR Preview" w:date="2026-01-01T00:00:00Z">
        <w:r>
          <w:t xml:space="preserve">is a solution too:</w:t>
        </w:r>
      </w:ins>
      <w:ins w:id="20304"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0305" w:author="PR Preview" w:date="2026-01-01T00:00:00Z">
        <w:r>
          <w:t xml:space="preserve">.</w:t>
        </w:r>
      </w:ins>
      <w:ins w:id="20306" w:author="PR Preview" w:date="2026-01-01T00:00:00Z">
        <w:r>
          <w:t xml:space="preserve"> </w:t>
        </w:r>
      </w:ins>
      <w:ins w:id="20307" w:author="PR Preview" w:date="2026-01-01T00:00:00Z">
        <w:r>
          <w:t xml:space="preserve">The system</w:t>
        </w:r>
      </w:ins>
      <w:ins w:id="20308" w:author="PR Preview" w:date="2026-01-01T00:00:00Z">
        <w:r>
          <w:t xml:space="preserve"> </w:t>
        </w:r>
      </w:ins>
      <w:ins w:id="20309" w:author="PR Preview" w:date="2026-01-01T00:00:00Z">
        <w:r>
          <w:t xml:space="preserve">$\mathbf{A} \mathord{\smash[b]{\underset{\raise.3ex\hbox{$\scriptstyle\sim$}}{x}}\vphantom{x}} = (2, 1)$</w:t>
        </w:r>
      </w:ins>
      <w:ins w:id="20310" w:author="PR Preview" w:date="2026-01-01T00:00:00Z">
        <w:r>
          <w:t xml:space="preserve"> </w:t>
        </w:r>
      </w:ins>
      <w:ins w:id="20311" w:author="PR Preview" w:date="2026-01-01T00:00:00Z">
        <w:r>
          <w:t xml:space="preserve">has no solution,</w:t>
        </w:r>
      </w:ins>
      <w:ins w:id="20312" w:author="PR Preview" w:date="2026-01-01T00:00:00Z">
        <w:r>
          <w:t xml:space="preserve"> </w:t>
        </w:r>
      </w:ins>
      <w:ins w:id="20313" w:author="PR Preview" w:date="2026-01-01T00:00:00Z">
        <w:r>
          <w:t xml:space="preserve">since the second entry of</w:t>
        </w:r>
      </w:ins>
      <w:ins w:id="20314" w:author="PR Preview" w:date="2026-01-01T00:00:00Z">
        <w:r>
          <w:t xml:space="preserve"> </w:t>
        </w:r>
      </w:ins>
      <w:ins w:id="20315" w:author="PR Preview" w:date="2026-01-01T00:00:00Z">
        <w:r>
          <w:t xml:space="preserve">$\mathbf{A} \mathord{\smash[b]{\underset{\raise.3ex\hbox{$\scriptstyle\sim$}}{x}}\vphantom{x}}$</w:t>
        </w:r>
      </w:ins>
      <w:ins w:id="20316" w:author="PR Preview" w:date="2026-01-01T00:00:00Z">
        <w:r>
          <w:t xml:space="preserve"> </w:t>
        </w:r>
      </w:ins>
      <w:ins w:id="20317" w:author="PR Preview" w:date="2026-01-01T00:00:00Z">
        <w:r>
          <w:t xml:space="preserve">is always</w:t>
        </w:r>
      </w:ins>
      <w:ins w:id="20318" w:author="PR Preview" w:date="2026-01-01T00:00:00Z">
        <w:r>
          <w:t xml:space="preserve"> </w:t>
        </w:r>
      </w:ins>
      <m:oMath>
        <m:r>
          <m:t>0</m:t>
        </m:r>
      </m:oMath>
      <w:ins w:id="20319" w:author="PR Preview" w:date="2026-01-01T00:00:00Z">
        <w:r>
          <w:t xml:space="preserve">;</w:t>
        </w:r>
      </w:ins>
      <w:ins w:id="20320" w:author="PR Preview" w:date="2026-01-01T00:00:00Z">
        <w:r>
          <w:t xml:space="preserve"> </w:t>
        </w:r>
      </w:ins>
      <w:ins w:id="20321" w:author="PR Preview" w:date="2026-01-01T00:00:00Z">
        <w:r>
          <w:t xml:space="preserve">there</w:t>
        </w:r>
      </w:ins>
      <w:ins w:id="20322"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0323" w:author="PR Preview" w:date="2026-01-01T00:00:00Z">
        <w:r>
          <w:t xml:space="preserve"> </w:t>
        </w:r>
      </w:ins>
      <w:ins w:id="20324" w:author="PR Preview" w:date="2026-01-01T00:00:00Z">
        <w:r>
          <w:t xml:space="preserve">gives</w:t>
        </w:r>
      </w:ins>
      <w:ins w:id="20325"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0326" w:author="PR Preview" w:date="2026-01-01T00:00:00Z">
        <w:r>
          <w:t xml:space="preserve">.</w:t>
        </w:r>
      </w:ins>
    </w:p>
    <w:bookmarkEnd w:id="578"/>
    <w:bookmarkStart w:id="579" w:name="def-moore-penrose"/>
    <w:p>
      <w:pPr>
        <w:pStyle w:val="BodyText"/>
      </w:pPr>
      <w:ins w:id="20327" w:author="PR Preview" w:date="2026-01-01T00:00:00Z">
        <w:r>
          <w:rPr>
            <w:b/>
            <w:bCs/>
          </w:rPr>
          <w:t xml:space="preserve">Definition 110 (Moore-Penrose inverse)</w:t>
        </w:r>
      </w:ins>
      <w:ins w:id="20328" w:author="PR Preview" w:date="2026-01-01T00:00:00Z">
        <w:r>
          <w:t xml:space="preserve"> </w:t>
        </w:r>
      </w:ins>
      <w:ins w:id="20329" w:author="PR Preview" w:date="2026-01-01T00:00:00Z">
        <w:r>
          <w:t xml:space="preserve">A</w:t>
        </w:r>
      </w:ins>
      <w:ins w:id="20330" w:author="PR Preview" w:date="2026-01-01T00:00:00Z">
        <w:r>
          <w:t xml:space="preserve"> </w:t>
        </w:r>
      </w:ins>
      <w:ins w:id="20331" w:author="PR Preview" w:date="2026-01-01T00:00:00Z">
        <w:r>
          <w:rPr>
            <w:b/>
            <w:bCs/>
          </w:rPr>
          <w:t xml:space="preserve">Moore-Penrose inverse</w:t>
        </w:r>
      </w:ins>
      <w:ins w:id="20332" w:author="PR Preview" w:date="2026-01-01T00:00:00Z">
        <w:r>
          <w:t xml:space="preserve"> </w:t>
        </w:r>
      </w:ins>
      <w:ins w:id="20333" w:author="PR Preview" w:date="2026-01-01T00:00:00Z">
        <w:r>
          <w:t xml:space="preserve">[77]</w:t>
        </w:r>
      </w:ins>
      <w:ins w:id="20334" w:author="PR Preview" w:date="2026-01-01T00:00:00Z">
        <w:r>
          <w:t xml:space="preserve"> </w:t>
        </w:r>
      </w:ins>
      <w:ins w:id="20335" w:author="PR Preview" w:date="2026-01-01T00:00:00Z">
        <w:r>
          <w:t xml:space="preserve">of an</w:t>
        </w:r>
      </w:ins>
      <w:ins w:id="20336" w:author="PR Preview" w:date="2026-01-01T00:00:00Z">
        <w:r>
          <w:t xml:space="preserve"> </w:t>
        </w:r>
      </w:ins>
      <m:oMath>
        <m:r>
          <m:t>m</m:t>
        </m:r>
        <m:r>
          <m:rPr>
            <m:sty m:val="p"/>
          </m:rPr>
          <m:t>×</m:t>
        </m:r>
        <m:r>
          <m:t>n</m:t>
        </m:r>
      </m:oMath>
      <w:ins w:id="20337" w:author="PR Preview" w:date="2026-01-01T00:00:00Z">
        <w:r>
          <w:t xml:space="preserve"> </w:t>
        </w:r>
      </w:ins>
      <w:ins w:id="20338" w:author="PR Preview" w:date="2026-01-01T00:00:00Z">
        <w:r>
          <w:t xml:space="preserve">matrix</w:t>
        </w:r>
      </w:ins>
      <w:ins w:id="20339" w:author="PR Preview" w:date="2026-01-01T00:00:00Z">
        <w:r>
          <w:t xml:space="preserve"> </w:t>
        </w:r>
      </w:ins>
      <m:oMath>
        <m:r>
          <m:rPr>
            <m:sty m:val="bi"/>
          </m:rPr>
          <m:t>A</m:t>
        </m:r>
      </m:oMath>
      <w:ins w:id="20340" w:author="PR Preview" w:date="2026-01-01T00:00:00Z">
        <w:r>
          <w:t xml:space="preserve"> </w:t>
        </w:r>
      </w:ins>
      <w:ins w:id="20341" w:author="PR Preview" w:date="2026-01-01T00:00:00Z">
        <w:r>
          <w:t xml:space="preserve">is an</w:t>
        </w:r>
      </w:ins>
      <w:ins w:id="20342" w:author="PR Preview" w:date="2026-01-01T00:00:00Z">
        <w:r>
          <w:t xml:space="preserve"> </w:t>
        </w:r>
      </w:ins>
      <m:oMath>
        <m:r>
          <m:t>n</m:t>
        </m:r>
        <m:r>
          <m:rPr>
            <m:sty m:val="p"/>
          </m:rPr>
          <m:t>×</m:t>
        </m:r>
        <m:r>
          <m:t>m</m:t>
        </m:r>
      </m:oMath>
      <w:ins w:id="20343" w:author="PR Preview" w:date="2026-01-01T00:00:00Z">
        <w:r>
          <w:t xml:space="preserve"> </w:t>
        </w:r>
      </w:ins>
      <w:ins w:id="20344" w:author="PR Preview" w:date="2026-01-01T00:00:00Z">
        <w:r>
          <w:t xml:space="preserve">matrix</w:t>
        </w:r>
      </w:ins>
      <w:ins w:id="20345" w:author="PR Preview" w:date="2026-01-01T00:00:00Z">
        <w:r>
          <w:t xml:space="preserve"> </w:t>
        </w:r>
      </w:ins>
      <m:oMath>
        <m:r>
          <m:rPr>
            <m:sty m:val="bi"/>
          </m:rPr>
          <m:t>G</m:t>
        </m:r>
      </m:oMath>
      <w:ins w:id="20346" w:author="PR Preview" w:date="2026-01-01T00:00:00Z">
        <w:r>
          <w:t xml:space="preserve"> </w:t>
        </w:r>
      </w:ins>
      <w:ins w:id="20347" w:author="PR Preview" w:date="2026-01-01T00:00:00Z">
        <w:r>
          <w:t xml:space="preserve">satisfying all four conditions</w:t>
        </w:r>
      </w:ins>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del w:id="20348" w:author="PR Preview" w:date="2026-01-01T00:00:00Z">
        <w:r>
          <w:rPr>
            <w:b/>
            <w:bCs/>
          </w:rPr>
          <w:delText xml:space="preserve">Example 178 (Checking the four conditions)</w:delText>
        </w:r>
      </w:del>
      <w:del w:id="20349" w:author="PR Preview" w:date="2026-01-01T00:00:00Z">
        <w:r>
          <w:delText xml:space="preserve"> </w:delText>
        </w:r>
      </w:del>
      <w:del w:id="20350" w:author="PR Preview" w:date="2026-01-01T00:00:00Z">
        <w:r>
          <w:delText xml:space="preserve">For</w:delText>
        </w:r>
      </w:del>
      <w:del w:id="2035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352" w:author="PR Preview" w:date="2026-01-01T00:00:00Z">
        <w:r>
          <w:delText xml:space="preserve">,</w:delText>
        </w:r>
      </w:del>
      <w:del w:id="20353" w:author="PR Preview" w:date="2026-01-01T00:00:00Z">
        <w:r>
          <w:delText xml:space="preserve"> </w:delText>
        </w:r>
      </w:del>
      <w:del w:id="20354" w:author="PR Preview" w:date="2026-01-01T00:00:00Z">
        <w:r>
          <w:delText xml:space="preserve">the matrix</w:delText>
        </w:r>
      </w:del>
      <w:del w:id="2035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356" w:author="PR Preview" w:date="2026-01-01T00:00:00Z">
        <w:r>
          <w:delText xml:space="preserve"> </w:delText>
        </w:r>
      </w:del>
      <w:del w:id="20357" w:author="PR Preview" w:date="2026-01-01T00:00:00Z">
        <w:r>
          <w:delText xml:space="preserve">satisfies all four:</w:delText>
        </w:r>
      </w:del>
    </w:p>
    <w:p>
      <w:pPr>
        <w:pStyle w:val="FirstParagraph"/>
      </w:pPr>
      <w:ins w:id="20358" w:author="PR Preview" w:date="2026-01-01T00:00:00Z">
        <w:r>
          <w:rPr>
            <w:b/>
            <w:bCs/>
          </w:rPr>
          <w:t xml:space="preserve">Example 177 (Checking the four conditions)</w:t>
        </w:r>
      </w:ins>
      <w:ins w:id="20359" w:author="PR Preview" w:date="2026-01-01T00:00:00Z">
        <w:r>
          <w:t xml:space="preserve"> </w:t>
        </w:r>
      </w:ins>
      <w:ins w:id="20360" w:author="PR Preview" w:date="2026-01-01T00:00:00Z">
        <w:r>
          <w:t xml:space="preserve">For</w:t>
        </w:r>
      </w:ins>
      <w:ins w:id="2036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362" w:author="PR Preview" w:date="2026-01-01T00:00:00Z">
        <w:r>
          <w:t xml:space="preserve">,</w:t>
        </w:r>
      </w:ins>
      <w:ins w:id="20363" w:author="PR Preview" w:date="2026-01-01T00:00:00Z">
        <w:r>
          <w:t xml:space="preserve"> </w:t>
        </w:r>
      </w:ins>
      <w:ins w:id="20364" w:author="PR Preview" w:date="2026-01-01T00:00:00Z">
        <w:r>
          <w:t xml:space="preserve">the matrix</w:t>
        </w:r>
      </w:ins>
      <w:ins w:id="2036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366" w:author="PR Preview" w:date="2026-01-01T00:00:00Z">
        <w:r>
          <w:t xml:space="preserve"> </w:t>
        </w:r>
      </w:ins>
      <w:ins w:id="20367"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20368" w:author="PR Preview" w:date="2026-01-01T00:00:00Z">
        <w:r>
          <w:delText xml:space="preserve">The generalized inverse</w:delText>
        </w:r>
      </w:del>
      <w:del w:id="20369"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0370" w:author="PR Preview" w:date="2026-01-01T00:00:00Z">
        <w:r>
          <w:delText xml:space="preserve"> </w:delText>
        </w:r>
      </w:del>
      <w:del w:id="20371" w:author="PR Preview" w:date="2026-01-01T00:00:00Z">
        <w:r>
          <w:delText xml:space="preserve">of</w:delText>
        </w:r>
      </w:del>
      <w:del w:id="20372" w:author="PR Preview" w:date="2026-01-01T00:00:00Z">
        <w:r>
          <w:delText xml:space="preserve"> </w:delText>
        </w:r>
      </w:del>
      <m:oMath>
        <m:r>
          <m:rPr>
            <m:sty m:val="bi"/>
          </m:rPr>
          <m:t>A</m:t>
        </m:r>
      </m:oMath>
      <w:del w:id="20373" w:author="PR Preview" w:date="2026-01-01T00:00:00Z">
        <w:r>
          <w:delText xml:space="preserve"> </w:delText>
        </w:r>
      </w:del>
      <w:del w:id="20374" w:author="PR Preview" w:date="2026-01-01T00:00:00Z">
        <w:r>
          <w:delText xml:space="preserve">(</w:delText>
        </w:r>
      </w:del>
      <w:hyperlink w:anchor="exm-generalized-inverse">
        <w:del w:id="20375" w:author="PR Preview" w:date="2026-01-01T00:00:00Z">
          <w:r>
            <w:rPr>
              <w:rStyle w:val="Hyperlink"/>
            </w:rPr>
            <w:delText xml:space="preserve">Example 175</w:delText>
          </w:r>
        </w:del>
      </w:hyperlink>
      <w:del w:id="20376" w:author="PR Preview" w:date="2026-01-01T00:00:00Z">
        <w:r>
          <w:delText xml:space="preserve">) is not a Moore-Penrose inverse:</w:delText>
        </w:r>
      </w:del>
      <w:del w:id="20377"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0378" w:author="PR Preview" w:date="2026-01-01T00:00:00Z">
        <w:r>
          <w:delText xml:space="preserve">,</w:delText>
        </w:r>
      </w:del>
      <w:del w:id="20379" w:author="PR Preview" w:date="2026-01-01T00:00:00Z">
        <w:r>
          <w:delText xml:space="preserve"> </w:delText>
        </w:r>
      </w:del>
      <w:del w:id="20380" w:author="PR Preview" w:date="2026-01-01T00:00:00Z">
        <w:r>
          <w:delText xml:space="preserve">which is not symmetric, so condition 3 fails.</w:delText>
        </w:r>
      </w:del>
    </w:p>
    <w:p>
      <w:pPr>
        <w:pStyle w:val="BodyText"/>
      </w:pPr>
      <w:del w:id="20381" w:author="PR Preview" w:date="2026-01-01T00:00:00Z">
        <w:r>
          <w:rPr>
            <w:b/>
            <w:bCs/>
          </w:rPr>
          <w:delText xml:space="preserve">Theorem 99 (A Moore-Penrose inverse is a generalized inverse)</w:delText>
        </w:r>
      </w:del>
      <w:del w:id="20382" w:author="PR Preview" w:date="2026-01-01T00:00:00Z">
        <w:r>
          <w:delText xml:space="preserve"> </w:delText>
        </w:r>
      </w:del>
      <w:del w:id="20383" w:author="PR Preview" w:date="2026-01-01T00:00:00Z">
        <w:r>
          <w:delText xml:space="preserve">If</w:delText>
        </w:r>
      </w:del>
      <w:del w:id="20384" w:author="PR Preview" w:date="2026-01-01T00:00:00Z">
        <w:r>
          <w:delText xml:space="preserve"> </w:delText>
        </w:r>
      </w:del>
      <m:oMath>
        <m:r>
          <m:rPr>
            <m:sty m:val="bi"/>
          </m:rPr>
          <m:t>G</m:t>
        </m:r>
      </m:oMath>
      <w:del w:id="20385" w:author="PR Preview" w:date="2026-01-01T00:00:00Z">
        <w:r>
          <w:delText xml:space="preserve"> </w:delText>
        </w:r>
      </w:del>
      <w:del w:id="20386" w:author="PR Preview" w:date="2026-01-01T00:00:00Z">
        <w:r>
          <w:delText xml:space="preserve">is a Moore-Penrose inverse of an</w:delText>
        </w:r>
      </w:del>
      <w:del w:id="20387" w:author="PR Preview" w:date="2026-01-01T00:00:00Z">
        <w:r>
          <w:delText xml:space="preserve"> </w:delText>
        </w:r>
      </w:del>
      <m:oMath>
        <m:r>
          <m:t>m</m:t>
        </m:r>
        <m:r>
          <m:rPr>
            <m:sty m:val="p"/>
          </m:rPr>
          <m:t>×</m:t>
        </m:r>
        <m:r>
          <m:t>n</m:t>
        </m:r>
      </m:oMath>
      <w:del w:id="20388" w:author="PR Preview" w:date="2026-01-01T00:00:00Z">
        <w:r>
          <w:delText xml:space="preserve"> </w:delText>
        </w:r>
      </w:del>
      <w:del w:id="20389" w:author="PR Preview" w:date="2026-01-01T00:00:00Z">
        <w:r>
          <w:delText xml:space="preserve">matrix</w:delText>
        </w:r>
      </w:del>
      <w:del w:id="20390" w:author="PR Preview" w:date="2026-01-01T00:00:00Z">
        <w:r>
          <w:delText xml:space="preserve"> </w:delText>
        </w:r>
      </w:del>
      <m:oMath>
        <m:r>
          <m:rPr>
            <m:sty m:val="bi"/>
          </m:rPr>
          <m:t>A</m:t>
        </m:r>
      </m:oMath>
      <w:del w:id="20391" w:author="PR Preview" w:date="2026-01-01T00:00:00Z">
        <w:r>
          <w:delText xml:space="preserve"> </w:delText>
        </w:r>
      </w:del>
      <w:del w:id="20392" w:author="PR Preview" w:date="2026-01-01T00:00:00Z">
        <w:r>
          <w:delText xml:space="preserve">(</w:delText>
        </w:r>
      </w:del>
      <w:hyperlink w:anchor="def-moore-penrose">
        <w:del w:id="20393" w:author="PR Preview" w:date="2026-01-01T00:00:00Z">
          <w:r>
            <w:rPr>
              <w:rStyle w:val="Hyperlink"/>
            </w:rPr>
            <w:delText xml:space="preserve">Definition 110</w:delText>
          </w:r>
        </w:del>
      </w:hyperlink>
      <w:del w:id="20394" w:author="PR Preview" w:date="2026-01-01T00:00:00Z">
        <w:r>
          <w:delText xml:space="preserve">),</w:delText>
        </w:r>
      </w:del>
      <w:del w:id="20395" w:author="PR Preview" w:date="2026-01-01T00:00:00Z">
        <w:r>
          <w:delText xml:space="preserve"> </w:delText>
        </w:r>
      </w:del>
      <w:del w:id="20396" w:author="PR Preview" w:date="2026-01-01T00:00:00Z">
        <w:r>
          <w:delText xml:space="preserve">then</w:delText>
        </w:r>
      </w:del>
      <w:del w:id="20397" w:author="PR Preview" w:date="2026-01-01T00:00:00Z">
        <w:r>
          <w:delText xml:space="preserve"> </w:delText>
        </w:r>
      </w:del>
      <m:oMath>
        <m:r>
          <m:rPr>
            <m:sty m:val="bi"/>
          </m:rPr>
          <m:t>G</m:t>
        </m:r>
      </m:oMath>
      <w:del w:id="20398" w:author="PR Preview" w:date="2026-01-01T00:00:00Z">
        <w:r>
          <w:delText xml:space="preserve"> </w:delText>
        </w:r>
      </w:del>
      <w:del w:id="20399" w:author="PR Preview" w:date="2026-01-01T00:00:00Z">
        <w:r>
          <w:delText xml:space="preserve">is a generalized inverse of</w:delText>
        </w:r>
      </w:del>
      <w:del w:id="20400" w:author="PR Preview" w:date="2026-01-01T00:00:00Z">
        <w:r>
          <w:delText xml:space="preserve"> </w:delText>
        </w:r>
      </w:del>
      <m:oMath>
        <m:r>
          <m:rPr>
            <m:sty m:val="bi"/>
          </m:rPr>
          <m:t>A</m:t>
        </m:r>
      </m:oMath>
      <w:del w:id="20401" w:author="PR Preview" w:date="2026-01-01T00:00:00Z">
        <w:r>
          <w:delText xml:space="preserve"> </w:delText>
        </w:r>
      </w:del>
      <w:del w:id="20402" w:author="PR Preview" w:date="2026-01-01T00:00:00Z">
        <w:r>
          <w:delText xml:space="preserve">(</w:delText>
        </w:r>
      </w:del>
      <w:hyperlink w:anchor="def-generalized-inverse">
        <w:del w:id="20403" w:author="PR Preview" w:date="2026-01-01T00:00:00Z">
          <w:r>
            <w:rPr>
              <w:rStyle w:val="Hyperlink"/>
            </w:rPr>
            <w:delText xml:space="preserve">Definition 109</w:delText>
          </w:r>
        </w:del>
      </w:hyperlink>
      <w:del w:id="20404" w:author="PR Preview" w:date="2026-01-01T00:00:00Z">
        <w:r>
          <w:delText xml:space="preserve">).</w:delText>
        </w:r>
      </w:del>
    </w:p>
    <w:p>
      <w:pPr>
        <w:pStyle w:val="BodyText"/>
      </w:pPr>
      <w:ins w:id="20405" w:author="PR Preview" w:date="2026-01-01T00:00:00Z">
        <w:r>
          <w:t xml:space="preserve">The generalized inverse</w:t>
        </w:r>
      </w:ins>
      <w:ins w:id="20406"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0407" w:author="PR Preview" w:date="2026-01-01T00:00:00Z">
        <w:r>
          <w:t xml:space="preserve"> </w:t>
        </w:r>
      </w:ins>
      <w:ins w:id="20408" w:author="PR Preview" w:date="2026-01-01T00:00:00Z">
        <w:r>
          <w:t xml:space="preserve">of</w:t>
        </w:r>
      </w:ins>
      <w:ins w:id="20409" w:author="PR Preview" w:date="2026-01-01T00:00:00Z">
        <w:r>
          <w:t xml:space="preserve"> </w:t>
        </w:r>
      </w:ins>
      <m:oMath>
        <m:r>
          <m:rPr>
            <m:sty m:val="bi"/>
          </m:rPr>
          <m:t>A</m:t>
        </m:r>
      </m:oMath>
      <w:ins w:id="20410" w:author="PR Preview" w:date="2026-01-01T00:00:00Z">
        <w:r>
          <w:t xml:space="preserve"> </w:t>
        </w:r>
      </w:ins>
      <w:ins w:id="20411" w:author="PR Preview" w:date="2026-01-01T00:00:00Z">
        <w:r>
          <w:t xml:space="preserve">(</w:t>
        </w:r>
      </w:ins>
      <w:hyperlink w:anchor="exm-generalized-inverse">
        <w:ins w:id="20412" w:author="PR Preview" w:date="2026-01-01T00:00:00Z">
          <w:r>
            <w:rPr>
              <w:rStyle w:val="Hyperlink"/>
            </w:rPr>
            <w:t xml:space="preserve">Example 174</w:t>
          </w:r>
        </w:ins>
      </w:hyperlink>
      <w:ins w:id="20413" w:author="PR Preview" w:date="2026-01-01T00:00:00Z">
        <w:r>
          <w:t xml:space="preserve">) is not a Moore-Penrose inverse:</w:t>
        </w:r>
      </w:ins>
      <w:ins w:id="20414"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0415" w:author="PR Preview" w:date="2026-01-01T00:00:00Z">
        <w:r>
          <w:t xml:space="preserve">,</w:t>
        </w:r>
      </w:ins>
      <w:ins w:id="20416" w:author="PR Preview" w:date="2026-01-01T00:00:00Z">
        <w:r>
          <w:t xml:space="preserve"> </w:t>
        </w:r>
      </w:ins>
      <w:ins w:id="20417" w:author="PR Preview" w:date="2026-01-01T00:00:00Z">
        <w:r>
          <w:t xml:space="preserve">which is not symmetric, so condition 3 fails.</w:t>
        </w:r>
      </w:ins>
    </w:p>
    <w:bookmarkEnd w:id="580"/>
    <w:bookmarkStart w:id="581" w:name="thm-moore-penrose-generalized-inverse"/>
    <w:p>
      <w:pPr>
        <w:pStyle w:val="BodyText"/>
      </w:pPr>
      <w:ins w:id="20418" w:author="PR Preview" w:date="2026-01-01T00:00:00Z">
        <w:r>
          <w:rPr>
            <w:b/>
            <w:bCs/>
          </w:rPr>
          <w:t xml:space="preserve">Theorem 98 (A Moore-Penrose inverse is a generalized inverse)</w:t>
        </w:r>
      </w:ins>
      <w:ins w:id="20419" w:author="PR Preview" w:date="2026-01-01T00:00:00Z">
        <w:r>
          <w:t xml:space="preserve"> </w:t>
        </w:r>
      </w:ins>
      <w:ins w:id="20420" w:author="PR Preview" w:date="2026-01-01T00:00:00Z">
        <w:r>
          <w:t xml:space="preserve">If</w:t>
        </w:r>
      </w:ins>
      <w:ins w:id="20421" w:author="PR Preview" w:date="2026-01-01T00:00:00Z">
        <w:r>
          <w:t xml:space="preserve"> </w:t>
        </w:r>
      </w:ins>
      <m:oMath>
        <m:r>
          <m:rPr>
            <m:sty m:val="bi"/>
          </m:rPr>
          <m:t>G</m:t>
        </m:r>
      </m:oMath>
      <w:ins w:id="20422" w:author="PR Preview" w:date="2026-01-01T00:00:00Z">
        <w:r>
          <w:t xml:space="preserve"> </w:t>
        </w:r>
      </w:ins>
      <w:ins w:id="20423" w:author="PR Preview" w:date="2026-01-01T00:00:00Z">
        <w:r>
          <w:t xml:space="preserve">is a Moore-Penrose inverse of an</w:t>
        </w:r>
      </w:ins>
      <w:ins w:id="20424" w:author="PR Preview" w:date="2026-01-01T00:00:00Z">
        <w:r>
          <w:t xml:space="preserve"> </w:t>
        </w:r>
      </w:ins>
      <m:oMath>
        <m:r>
          <m:t>m</m:t>
        </m:r>
        <m:r>
          <m:rPr>
            <m:sty m:val="p"/>
          </m:rPr>
          <m:t>×</m:t>
        </m:r>
        <m:r>
          <m:t>n</m:t>
        </m:r>
      </m:oMath>
      <w:ins w:id="20425" w:author="PR Preview" w:date="2026-01-01T00:00:00Z">
        <w:r>
          <w:t xml:space="preserve"> </w:t>
        </w:r>
      </w:ins>
      <w:ins w:id="20426" w:author="PR Preview" w:date="2026-01-01T00:00:00Z">
        <w:r>
          <w:t xml:space="preserve">matrix</w:t>
        </w:r>
      </w:ins>
      <w:ins w:id="20427" w:author="PR Preview" w:date="2026-01-01T00:00:00Z">
        <w:r>
          <w:t xml:space="preserve"> </w:t>
        </w:r>
      </w:ins>
      <m:oMath>
        <m:r>
          <m:rPr>
            <m:sty m:val="bi"/>
          </m:rPr>
          <m:t>A</m:t>
        </m:r>
      </m:oMath>
      <w:ins w:id="20428" w:author="PR Preview" w:date="2026-01-01T00:00:00Z">
        <w:r>
          <w:t xml:space="preserve"> </w:t>
        </w:r>
      </w:ins>
      <w:ins w:id="20429" w:author="PR Preview" w:date="2026-01-01T00:00:00Z">
        <w:r>
          <w:t xml:space="preserve">(</w:t>
        </w:r>
      </w:ins>
      <w:hyperlink w:anchor="def-moore-penrose">
        <w:ins w:id="20430" w:author="PR Preview" w:date="2026-01-01T00:00:00Z">
          <w:r>
            <w:rPr>
              <w:rStyle w:val="Hyperlink"/>
            </w:rPr>
            <w:t xml:space="preserve">Definition 110</w:t>
          </w:r>
        </w:ins>
      </w:hyperlink>
      <w:ins w:id="20431" w:author="PR Preview" w:date="2026-01-01T00:00:00Z">
        <w:r>
          <w:t xml:space="preserve">),</w:t>
        </w:r>
      </w:ins>
      <w:ins w:id="20432" w:author="PR Preview" w:date="2026-01-01T00:00:00Z">
        <w:r>
          <w:t xml:space="preserve"> </w:t>
        </w:r>
      </w:ins>
      <w:ins w:id="20433" w:author="PR Preview" w:date="2026-01-01T00:00:00Z">
        <w:r>
          <w:t xml:space="preserve">then</w:t>
        </w:r>
      </w:ins>
      <w:ins w:id="20434" w:author="PR Preview" w:date="2026-01-01T00:00:00Z">
        <w:r>
          <w:t xml:space="preserve"> </w:t>
        </w:r>
      </w:ins>
      <m:oMath>
        <m:r>
          <m:rPr>
            <m:sty m:val="bi"/>
          </m:rPr>
          <m:t>G</m:t>
        </m:r>
      </m:oMath>
      <w:ins w:id="20435" w:author="PR Preview" w:date="2026-01-01T00:00:00Z">
        <w:r>
          <w:t xml:space="preserve"> </w:t>
        </w:r>
      </w:ins>
      <w:ins w:id="20436" w:author="PR Preview" w:date="2026-01-01T00:00:00Z">
        <w:r>
          <w:t xml:space="preserve">is a generalized inverse of</w:t>
        </w:r>
      </w:ins>
      <w:ins w:id="20437" w:author="PR Preview" w:date="2026-01-01T00:00:00Z">
        <w:r>
          <w:t xml:space="preserve"> </w:t>
        </w:r>
      </w:ins>
      <m:oMath>
        <m:r>
          <m:rPr>
            <m:sty m:val="bi"/>
          </m:rPr>
          <m:t>A</m:t>
        </m:r>
      </m:oMath>
      <w:ins w:id="20438" w:author="PR Preview" w:date="2026-01-01T00:00:00Z">
        <w:r>
          <w:t xml:space="preserve"> </w:t>
        </w:r>
      </w:ins>
      <w:ins w:id="20439" w:author="PR Preview" w:date="2026-01-01T00:00:00Z">
        <w:r>
          <w:t xml:space="preserve">(</w:t>
        </w:r>
      </w:ins>
      <w:hyperlink w:anchor="def-generalized-inverse">
        <w:ins w:id="20440" w:author="PR Preview" w:date="2026-01-01T00:00:00Z">
          <w:r>
            <w:rPr>
              <w:rStyle w:val="Hyperlink"/>
            </w:rPr>
            <w:t xml:space="preserve">Definition 109</w:t>
          </w:r>
        </w:ins>
      </w:hyperlink>
      <w:ins w:id="20441" w:author="PR Preview" w:date="2026-01-01T00:00:00Z">
        <w:r>
          <w:t xml:space="preserve">).</w:t>
        </w:r>
      </w:ins>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del w:id="20442" w:author="PR Preview" w:date="2026-01-01T00:00:00Z">
        <w:r>
          <w:rPr>
            <w:b/>
            <w:bCs/>
          </w:rPr>
          <w:delText xml:space="preserve">Example 179 (The Moore-Penrose inverse of a rank-one matrix)</w:delText>
        </w:r>
      </w:del>
      <w:del w:id="20443" w:author="PR Preview" w:date="2026-01-01T00:00:00Z">
        <w:r>
          <w:delText xml:space="preserve"> </w:delText>
        </w:r>
      </w:del>
      <w:del w:id="20444" w:author="PR Preview" w:date="2026-01-01T00:00:00Z">
        <w:r>
          <w:delText xml:space="preserve">The</w:delText>
        </w:r>
      </w:del>
      <w:del w:id="20445" w:author="PR Preview" w:date="2026-01-01T00:00:00Z">
        <w:r>
          <w:delText xml:space="preserve"> </w:delText>
        </w:r>
      </w:del>
      <m:oMath>
        <m:r>
          <m:t>3</m:t>
        </m:r>
        <m:r>
          <m:rPr>
            <m:sty m:val="p"/>
          </m:rPr>
          <m:t>×</m:t>
        </m:r>
        <m:r>
          <m:t>2</m:t>
        </m:r>
      </m:oMath>
      <w:del w:id="20446" w:author="PR Preview" w:date="2026-01-01T00:00:00Z">
        <w:r>
          <w:delText xml:space="preserve"> </w:delText>
        </w:r>
      </w:del>
      <w:del w:id="20447" w:author="PR Preview" w:date="2026-01-01T00:00:00Z">
        <w:r>
          <w:delText xml:space="preserve">matrix</w:delText>
        </w:r>
      </w:del>
      <w:del w:id="20448" w:author="PR Preview" w:date="2026-01-01T00:00:00Z">
        <w:r>
          <w:delText xml:space="preserve"> </w:delText>
        </w:r>
      </w:del>
      <m:oMath>
        <m:r>
          <m:rPr>
            <m:sty m:val="bi"/>
          </m:rPr>
          <m:t>A</m:t>
        </m:r>
      </m:oMath>
      <w:del w:id="20449" w:author="PR Preview" w:date="2026-01-01T00:00:00Z">
        <w:r>
          <w:delText xml:space="preserve"> </w:delText>
        </w:r>
      </w:del>
      <w:del w:id="20450" w:author="PR Preview" w:date="2026-01-01T00:00:00Z">
        <w:r>
          <w:delText xml:space="preserve">below has rank</w:delText>
        </w:r>
      </w:del>
      <w:del w:id="20451" w:author="PR Preview" w:date="2026-01-01T00:00:00Z">
        <w:r>
          <w:delText xml:space="preserve"> </w:delText>
        </w:r>
      </w:del>
      <m:oMath>
        <m:r>
          <m:t>1</m:t>
        </m:r>
      </m:oMath>
      <w:del w:id="20452" w:author="PR Preview" w:date="2026-01-01T00:00:00Z">
        <w:r>
          <w:delText xml:space="preserve">, because its second column is twice its first,</w:delText>
        </w:r>
      </w:del>
      <w:del w:id="20453" w:author="PR Preview" w:date="2026-01-01T00:00:00Z">
        <w:r>
          <w:delText xml:space="preserve"> </w:delText>
        </w:r>
      </w:del>
      <w:del w:id="20454" w:author="PR Preview" w:date="2026-01-01T00:00:00Z">
        <w:r>
          <w:delText xml:space="preserve">so it has no ordinary inverse.</w:delText>
        </w:r>
      </w:del>
      <w:del w:id="20455" w:author="PR Preview" w:date="2026-01-01T00:00:00Z">
        <w:r>
          <w:delText xml:space="preserve"> </w:delText>
        </w:r>
      </w:del>
      <w:del w:id="20456" w:author="PR Preview" w:date="2026-01-01T00:00:00Z">
        <w:r>
          <w:delText xml:space="preserve">The function</w:delText>
        </w:r>
      </w:del>
      <w:del w:id="20457" w:author="PR Preview" w:date="2026-01-01T00:00:00Z">
        <w:r>
          <w:delText xml:space="preserve"> </w:delText>
        </w:r>
      </w:del>
      <w:del w:id="20458" w:author="PR Preview" w:date="2026-01-01T00:00:00Z">
        <w:r>
          <w:rPr>
            <w:rStyle w:val="VerbatimChar"/>
          </w:rPr>
          <w:delText xml:space="preserve">MASS::ginv()</w:delText>
        </w:r>
      </w:del>
      <w:del w:id="20459" w:author="PR Preview" w:date="2026-01-01T00:00:00Z">
        <w:r>
          <w:delText xml:space="preserve"> </w:delText>
        </w:r>
      </w:del>
      <w:del w:id="20460" w:author="PR Preview" w:date="2026-01-01T00:00:00Z">
        <w:r>
          <w:delText xml:space="preserve">computes its Moore-Penrose inverse</w:delText>
        </w:r>
      </w:del>
      <w:del w:id="20461" w:author="PR Preview" w:date="2026-01-01T00:00:00Z">
        <w:r>
          <w:delText xml:space="preserve"> </w:delText>
        </w:r>
      </w:del>
      <m:oMath>
        <m:r>
          <m:rPr>
            <m:sty m:val="bi"/>
          </m:rPr>
          <m:t>G</m:t>
        </m:r>
      </m:oMath>
      <w:del w:id="20462" w:author="PR Preview" w:date="2026-01-01T00:00:00Z">
        <w:r>
          <w:delText xml:space="preserve">.</w:delText>
        </w:r>
      </w:del>
      <w:del w:id="20463" w:author="PR Preview" w:date="2026-01-01T00:00:00Z">
        <w:r>
          <w:delText xml:space="preserve"> </w:delText>
        </w:r>
      </w:del>
      <w:del w:id="20464" w:author="PR Preview" w:date="2026-01-01T00:00:00Z">
        <w:r>
          <w:delText xml:space="preserve">The code checks the four conditions of</w:delText>
        </w:r>
      </w:del>
      <w:del w:id="20465" w:author="PR Preview" w:date="2026-01-01T00:00:00Z">
        <w:r>
          <w:delText xml:space="preserve"> </w:delText>
        </w:r>
      </w:del>
      <w:hyperlink w:anchor="def-moore-penrose">
        <w:del w:id="20466" w:author="PR Preview" w:date="2026-01-01T00:00:00Z">
          <w:r>
            <w:rPr>
              <w:rStyle w:val="Hyperlink"/>
            </w:rPr>
            <w:delText xml:space="preserve">Definition 110</w:delText>
          </w:r>
        </w:del>
      </w:hyperlink>
      <w:del w:id="20467" w:author="PR Preview" w:date="2026-01-01T00:00:00Z">
        <w:r>
          <w:delText xml:space="preserve">,</w:delText>
        </w:r>
      </w:del>
      <w:del w:id="20468" w:author="PR Preview" w:date="2026-01-01T00:00:00Z">
        <w:r>
          <w:delText xml:space="preserve"> </w:delText>
        </w:r>
      </w:del>
      <w:del w:id="20469" w:author="PR Preview" w:date="2026-01-01T00:00:00Z">
        <w:r>
          <w:delText xml:space="preserve">of which the first is the equation that makes</w:delText>
        </w:r>
      </w:del>
      <w:del w:id="20470" w:author="PR Preview" w:date="2026-01-01T00:00:00Z">
        <w:r>
          <w:delText xml:space="preserve"> </w:delText>
        </w:r>
      </w:del>
      <m:oMath>
        <m:r>
          <m:rPr>
            <m:sty m:val="bi"/>
          </m:rPr>
          <m:t>G</m:t>
        </m:r>
      </m:oMath>
      <w:del w:id="20471" w:author="PR Preview" w:date="2026-01-01T00:00:00Z">
        <w:r>
          <w:delText xml:space="preserve"> </w:delText>
        </w:r>
      </w:del>
      <w:del w:id="20472" w:author="PR Preview" w:date="2026-01-01T00:00:00Z">
        <w:r>
          <w:delText xml:space="preserve">a generalized inverse.</w:delText>
        </w:r>
      </w:del>
    </w:p>
    <w:p>
      <w:pPr>
        <w:pStyle w:val="BodyText"/>
      </w:pPr>
      <w:ins w:id="20473" w:author="PR Preview" w:date="2026-01-01T00:00:00Z">
        <w:r>
          <w:rPr>
            <w:b/>
            <w:bCs/>
          </w:rPr>
          <w:t xml:space="preserve">Example 178 (The Moore-Penrose inverse of a rank-one matrix)</w:t>
        </w:r>
      </w:ins>
      <w:ins w:id="20474" w:author="PR Preview" w:date="2026-01-01T00:00:00Z">
        <w:r>
          <w:t xml:space="preserve"> </w:t>
        </w:r>
      </w:ins>
      <w:ins w:id="20475" w:author="PR Preview" w:date="2026-01-01T00:00:00Z">
        <w:r>
          <w:t xml:space="preserve">The</w:t>
        </w:r>
      </w:ins>
      <w:ins w:id="20476" w:author="PR Preview" w:date="2026-01-01T00:00:00Z">
        <w:r>
          <w:t xml:space="preserve"> </w:t>
        </w:r>
      </w:ins>
      <m:oMath>
        <m:r>
          <m:t>3</m:t>
        </m:r>
        <m:r>
          <m:rPr>
            <m:sty m:val="p"/>
          </m:rPr>
          <m:t>×</m:t>
        </m:r>
        <m:r>
          <m:t>2</m:t>
        </m:r>
      </m:oMath>
      <w:ins w:id="20477" w:author="PR Preview" w:date="2026-01-01T00:00:00Z">
        <w:r>
          <w:t xml:space="preserve"> </w:t>
        </w:r>
      </w:ins>
      <w:ins w:id="20478" w:author="PR Preview" w:date="2026-01-01T00:00:00Z">
        <w:r>
          <w:t xml:space="preserve">matrix</w:t>
        </w:r>
      </w:ins>
      <w:ins w:id="20479" w:author="PR Preview" w:date="2026-01-01T00:00:00Z">
        <w:r>
          <w:t xml:space="preserve"> </w:t>
        </w:r>
      </w:ins>
      <m:oMath>
        <m:r>
          <m:rPr>
            <m:sty m:val="bi"/>
          </m:rPr>
          <m:t>A</m:t>
        </m:r>
      </m:oMath>
      <w:ins w:id="20480" w:author="PR Preview" w:date="2026-01-01T00:00:00Z">
        <w:r>
          <w:t xml:space="preserve"> </w:t>
        </w:r>
      </w:ins>
      <w:ins w:id="20481" w:author="PR Preview" w:date="2026-01-01T00:00:00Z">
        <w:r>
          <w:t xml:space="preserve">below has rank</w:t>
        </w:r>
      </w:ins>
      <w:ins w:id="20482" w:author="PR Preview" w:date="2026-01-01T00:00:00Z">
        <w:r>
          <w:t xml:space="preserve"> </w:t>
        </w:r>
      </w:ins>
      <m:oMath>
        <m:r>
          <m:t>1</m:t>
        </m:r>
      </m:oMath>
      <w:ins w:id="20483" w:author="PR Preview" w:date="2026-01-01T00:00:00Z">
        <w:r>
          <w:t xml:space="preserve">, because its second column is twice its first,</w:t>
        </w:r>
      </w:ins>
      <w:ins w:id="20484" w:author="PR Preview" w:date="2026-01-01T00:00:00Z">
        <w:r>
          <w:t xml:space="preserve"> </w:t>
        </w:r>
      </w:ins>
      <w:ins w:id="20485" w:author="PR Preview" w:date="2026-01-01T00:00:00Z">
        <w:r>
          <w:t xml:space="preserve">so it has no ordinary inverse.</w:t>
        </w:r>
      </w:ins>
      <w:ins w:id="20486" w:author="PR Preview" w:date="2026-01-01T00:00:00Z">
        <w:r>
          <w:t xml:space="preserve"> </w:t>
        </w:r>
      </w:ins>
      <w:ins w:id="20487" w:author="PR Preview" w:date="2026-01-01T00:00:00Z">
        <w:r>
          <w:t xml:space="preserve">The function</w:t>
        </w:r>
      </w:ins>
      <w:ins w:id="20488" w:author="PR Preview" w:date="2026-01-01T00:00:00Z">
        <w:r>
          <w:t xml:space="preserve"> </w:t>
        </w:r>
      </w:ins>
      <w:ins w:id="20489" w:author="PR Preview" w:date="2026-01-01T00:00:00Z">
        <w:r>
          <w:rPr>
            <w:rStyle w:val="VerbatimChar"/>
          </w:rPr>
          <w:t xml:space="preserve">MASS::ginv()</w:t>
        </w:r>
      </w:ins>
      <w:ins w:id="20490" w:author="PR Preview" w:date="2026-01-01T00:00:00Z">
        <w:r>
          <w:t xml:space="preserve"> </w:t>
        </w:r>
      </w:ins>
      <w:ins w:id="20491" w:author="PR Preview" w:date="2026-01-01T00:00:00Z">
        <w:r>
          <w:t xml:space="preserve">computes its Moore-Penrose inverse</w:t>
        </w:r>
      </w:ins>
      <w:ins w:id="20492" w:author="PR Preview" w:date="2026-01-01T00:00:00Z">
        <w:r>
          <w:t xml:space="preserve"> </w:t>
        </w:r>
      </w:ins>
      <m:oMath>
        <m:r>
          <m:rPr>
            <m:sty m:val="bi"/>
          </m:rPr>
          <m:t>G</m:t>
        </m:r>
      </m:oMath>
      <w:ins w:id="20493" w:author="PR Preview" w:date="2026-01-01T00:00:00Z">
        <w:r>
          <w:t xml:space="preserve">.</w:t>
        </w:r>
      </w:ins>
      <w:ins w:id="20494" w:author="PR Preview" w:date="2026-01-01T00:00:00Z">
        <w:r>
          <w:t xml:space="preserve"> </w:t>
        </w:r>
      </w:ins>
      <w:ins w:id="20495" w:author="PR Preview" w:date="2026-01-01T00:00:00Z">
        <w:r>
          <w:t xml:space="preserve">The code checks the four conditions of</w:t>
        </w:r>
      </w:ins>
      <w:ins w:id="20496" w:author="PR Preview" w:date="2026-01-01T00:00:00Z">
        <w:r>
          <w:t xml:space="preserve"> </w:t>
        </w:r>
      </w:ins>
      <w:hyperlink w:anchor="def-moore-penrose">
        <w:ins w:id="20497" w:author="PR Preview" w:date="2026-01-01T00:00:00Z">
          <w:r>
            <w:rPr>
              <w:rStyle w:val="Hyperlink"/>
            </w:rPr>
            <w:t xml:space="preserve">Definition 110</w:t>
          </w:r>
        </w:ins>
      </w:hyperlink>
      <w:ins w:id="20498" w:author="PR Preview" w:date="2026-01-01T00:00:00Z">
        <w:r>
          <w:t xml:space="preserve">,</w:t>
        </w:r>
      </w:ins>
      <w:ins w:id="20499" w:author="PR Preview" w:date="2026-01-01T00:00:00Z">
        <w:r>
          <w:t xml:space="preserve"> </w:t>
        </w:r>
      </w:ins>
      <w:ins w:id="20500" w:author="PR Preview" w:date="2026-01-01T00:00:00Z">
        <w:r>
          <w:t xml:space="preserve">of which the first is the equation that makes</w:t>
        </w:r>
      </w:ins>
      <w:ins w:id="20501" w:author="PR Preview" w:date="2026-01-01T00:00:00Z">
        <w:r>
          <w:t xml:space="preserve"> </w:t>
        </w:r>
      </w:ins>
      <m:oMath>
        <m:r>
          <m:rPr>
            <m:sty m:val="bi"/>
          </m:rPr>
          <m:t>G</m:t>
        </m:r>
      </m:oMath>
      <w:ins w:id="20502" w:author="PR Preview" w:date="2026-01-01T00:00:00Z">
        <w:r>
          <w:t xml:space="preserve"> </w:t>
        </w:r>
      </w:ins>
      <w:ins w:id="20503"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20504" w:author="PR Preview" w:date="2026-01-01T00:00:00Z">
        <w:r>
          <w:delText xml:space="preserve">All 4 of 4 conditions hold,</w:delText>
        </w:r>
      </w:del>
      <w:del w:id="20505" w:author="PR Preview" w:date="2026-01-01T00:00:00Z">
        <w:r>
          <w:delText xml:space="preserve"> </w:delText>
        </w:r>
      </w:del>
      <w:del w:id="20506" w:author="PR Preview" w:date="2026-01-01T00:00:00Z">
        <w:r>
          <w:delText xml:space="preserve">so</w:delText>
        </w:r>
      </w:del>
      <w:del w:id="20507" w:author="PR Preview" w:date="2026-01-01T00:00:00Z">
        <w:r>
          <w:delText xml:space="preserve"> </w:delText>
        </w:r>
      </w:del>
      <m:oMath>
        <m:r>
          <m:rPr>
            <m:sty m:val="bi"/>
          </m:rPr>
          <m:t>G</m:t>
        </m:r>
      </m:oMath>
      <w:del w:id="20508" w:author="PR Preview" w:date="2026-01-01T00:00:00Z">
        <w:r>
          <w:delText xml:space="preserve"> </w:delText>
        </w:r>
      </w:del>
      <w:del w:id="20509" w:author="PR Preview" w:date="2026-01-01T00:00:00Z">
        <w:r>
          <w:delText xml:space="preserve">is a Moore-Penrose inverse of</w:delText>
        </w:r>
      </w:del>
      <w:del w:id="20510" w:author="PR Preview" w:date="2026-01-01T00:00:00Z">
        <w:r>
          <w:delText xml:space="preserve"> </w:delText>
        </w:r>
      </w:del>
      <m:oMath>
        <m:r>
          <m:rPr>
            <m:sty m:val="bi"/>
          </m:rPr>
          <m:t>A</m:t>
        </m:r>
      </m:oMath>
      <w:del w:id="20511" w:author="PR Preview" w:date="2026-01-01T00:00:00Z">
        <w:r>
          <w:delText xml:space="preserve">.</w:delText>
        </w:r>
      </w:del>
      <w:del w:id="20512" w:author="PR Preview" w:date="2026-01-01T00:00:00Z">
        <w:r>
          <w:delText xml:space="preserve"> </w:delText>
        </w:r>
      </w:del>
      <w:del w:id="20513" w:author="PR Preview" w:date="2026-01-01T00:00:00Z">
        <w:r>
          <w:delText xml:space="preserve">By</w:delText>
        </w:r>
      </w:del>
      <w:del w:id="20514" w:author="PR Preview" w:date="2026-01-01T00:00:00Z">
        <w:r>
          <w:delText xml:space="preserve"> </w:delText>
        </w:r>
      </w:del>
      <w:hyperlink w:anchor="thm-moore-penrose-generalized-inverse">
        <w:del w:id="20515" w:author="PR Preview" w:date="2026-01-01T00:00:00Z">
          <w:r>
            <w:rPr>
              <w:rStyle w:val="Hyperlink"/>
            </w:rPr>
            <w:delText xml:space="preserve">Theorem 99</w:delText>
          </w:r>
        </w:del>
      </w:hyperlink>
      <w:del w:id="20516" w:author="PR Preview" w:date="2026-01-01T00:00:00Z">
        <w:r>
          <w:delText xml:space="preserve"> </w:delText>
        </w:r>
      </w:del>
      <w:del w:id="20517" w:author="PR Preview" w:date="2026-01-01T00:00:00Z">
        <w:r>
          <w:delText xml:space="preserve">it is also a generalized inverse,</w:delText>
        </w:r>
      </w:del>
      <w:del w:id="20518" w:author="PR Preview" w:date="2026-01-01T00:00:00Z">
        <w:r>
          <w:delText xml:space="preserve"> </w:delText>
        </w:r>
      </w:del>
      <w:del w:id="20519" w:author="PR Preview" w:date="2026-01-01T00:00:00Z">
        <w:r>
          <w:delText xml:space="preserve">which is condition 1:</w:delText>
        </w:r>
      </w:del>
      <w:del w:id="20520" w:author="PR Preview" w:date="2026-01-01T00:00:00Z">
        <w:r>
          <w:delText xml:space="preserve"> </w:delText>
        </w:r>
      </w:del>
      <m:oMath>
        <m:r>
          <m:rPr>
            <m:sty m:val="bi"/>
          </m:rPr>
          <m:t>A</m:t>
        </m:r>
        <m:r>
          <m:rPr>
            <m:sty m:val="bi"/>
          </m:rPr>
          <m:t>G</m:t>
        </m:r>
        <m:r>
          <m:rPr>
            <m:sty m:val="bi"/>
          </m:rPr>
          <m:t>A</m:t>
        </m:r>
        <m:r>
          <m:rPr>
            <m:sty m:val="p"/>
          </m:rPr>
          <m:t>=</m:t>
        </m:r>
        <m:r>
          <m:rPr>
            <m:sty m:val="bi"/>
          </m:rPr>
          <m:t>A</m:t>
        </m:r>
      </m:oMath>
      <w:del w:id="20521" w:author="PR Preview" w:date="2026-01-01T00:00:00Z">
        <w:r>
          <w:delText xml:space="preserve"> </w:delText>
        </w:r>
      </w:del>
      <w:del w:id="20522" w:author="PR Preview" w:date="2026-01-01T00:00:00Z">
        <w:r>
          <w:delText xml:space="preserve">up to rounding error.</w:delText>
        </w:r>
      </w:del>
    </w:p>
    <w:p>
      <w:pPr>
        <w:pStyle w:val="BodyText"/>
      </w:pPr>
      <w:del w:id="20523" w:author="PR Preview" w:date="2026-01-01T00:00:00Z">
        <w:r>
          <w:rPr>
            <w:b/>
            <w:bCs/>
          </w:rPr>
          <w:delText xml:space="preserve">Theorem 100 (A matrix has at most one Moore-Penrose inverse)</w:delText>
        </w:r>
      </w:del>
      <w:del w:id="20524" w:author="PR Preview" w:date="2026-01-01T00:00:00Z">
        <w:r>
          <w:delText xml:space="preserve"> </w:delText>
        </w:r>
      </w:del>
      <w:del w:id="20525" w:author="PR Preview" w:date="2026-01-01T00:00:00Z">
        <w:r>
          <w:delText xml:space="preserve">If</w:delText>
        </w:r>
      </w:del>
      <w:del w:id="20526" w:author="PR Preview" w:date="2026-01-01T00:00:00Z">
        <w:r>
          <w:delText xml:space="preserve"> </w:delText>
        </w:r>
      </w:del>
      <m:oMath>
        <m:sSub>
          <m:e>
            <m:r>
              <m:rPr>
                <m:sty m:val="bi"/>
              </m:rPr>
              <m:t>G</m:t>
            </m:r>
          </m:e>
          <m:sub>
            <m:r>
              <m:t>1</m:t>
            </m:r>
          </m:sub>
        </m:sSub>
      </m:oMath>
      <w:del w:id="20527" w:author="PR Preview" w:date="2026-01-01T00:00:00Z">
        <w:r>
          <w:delText xml:space="preserve"> </w:delText>
        </w:r>
      </w:del>
      <w:del w:id="20528" w:author="PR Preview" w:date="2026-01-01T00:00:00Z">
        <w:r>
          <w:delText xml:space="preserve">and</w:delText>
        </w:r>
      </w:del>
      <w:del w:id="20529" w:author="PR Preview" w:date="2026-01-01T00:00:00Z">
        <w:r>
          <w:delText xml:space="preserve"> </w:delText>
        </w:r>
      </w:del>
      <m:oMath>
        <m:sSub>
          <m:e>
            <m:r>
              <m:rPr>
                <m:sty m:val="bi"/>
              </m:rPr>
              <m:t>G</m:t>
            </m:r>
          </m:e>
          <m:sub>
            <m:r>
              <m:t>2</m:t>
            </m:r>
          </m:sub>
        </m:sSub>
      </m:oMath>
      <w:del w:id="20530" w:author="PR Preview" w:date="2026-01-01T00:00:00Z">
        <w:r>
          <w:delText xml:space="preserve"> </w:delText>
        </w:r>
      </w:del>
      <w:del w:id="20531" w:author="PR Preview" w:date="2026-01-01T00:00:00Z">
        <w:r>
          <w:delText xml:space="preserve">are both Moore-Penrose inverses</w:delText>
        </w:r>
      </w:del>
      <w:del w:id="20532" w:author="PR Preview" w:date="2026-01-01T00:00:00Z">
        <w:r>
          <w:delText xml:space="preserve"> </w:delText>
        </w:r>
      </w:del>
      <w:del w:id="20533" w:author="PR Preview" w:date="2026-01-01T00:00:00Z">
        <w:r>
          <w:delText xml:space="preserve">of an</w:delText>
        </w:r>
      </w:del>
      <w:del w:id="20534" w:author="PR Preview" w:date="2026-01-01T00:00:00Z">
        <w:r>
          <w:delText xml:space="preserve"> </w:delText>
        </w:r>
      </w:del>
      <m:oMath>
        <m:r>
          <m:t>m</m:t>
        </m:r>
        <m:r>
          <m:rPr>
            <m:sty m:val="p"/>
          </m:rPr>
          <m:t>×</m:t>
        </m:r>
        <m:r>
          <m:t>n</m:t>
        </m:r>
      </m:oMath>
      <w:del w:id="20535" w:author="PR Preview" w:date="2026-01-01T00:00:00Z">
        <w:r>
          <w:delText xml:space="preserve"> </w:delText>
        </w:r>
      </w:del>
      <w:del w:id="20536" w:author="PR Preview" w:date="2026-01-01T00:00:00Z">
        <w:r>
          <w:delText xml:space="preserve">matrix</w:delText>
        </w:r>
      </w:del>
      <w:del w:id="20537" w:author="PR Preview" w:date="2026-01-01T00:00:00Z">
        <w:r>
          <w:delText xml:space="preserve"> </w:delText>
        </w:r>
      </w:del>
      <m:oMath>
        <m:r>
          <m:rPr>
            <m:sty m:val="bi"/>
          </m:rPr>
          <m:t>A</m:t>
        </m:r>
      </m:oMath>
      <w:del w:id="20538" w:author="PR Preview" w:date="2026-01-01T00:00:00Z">
        <w:r>
          <w:delText xml:space="preserve"> </w:delText>
        </w:r>
      </w:del>
      <w:del w:id="20539" w:author="PR Preview" w:date="2026-01-01T00:00:00Z">
        <w:r>
          <w:delText xml:space="preserve">(</w:delText>
        </w:r>
      </w:del>
      <w:hyperlink w:anchor="def-moore-penrose">
        <w:del w:id="20540" w:author="PR Preview" w:date="2026-01-01T00:00:00Z">
          <w:r>
            <w:rPr>
              <w:rStyle w:val="Hyperlink"/>
            </w:rPr>
            <w:delText xml:space="preserve">Definition 110</w:delText>
          </w:r>
        </w:del>
      </w:hyperlink>
      <w:del w:id="20541" w:author="PR Preview" w:date="2026-01-01T00:00:00Z">
        <w:r>
          <w:delText xml:space="preserve">),</w:delText>
        </w:r>
      </w:del>
      <w:del w:id="20542" w:author="PR Preview" w:date="2026-01-01T00:00:00Z">
        <w:r>
          <w:delText xml:space="preserve"> </w:delText>
        </w:r>
      </w:del>
      <w:del w:id="20543" w:author="PR Preview" w:date="2026-01-01T00:00:00Z">
        <w:r>
          <w:delText xml:space="preserve">then</w:delText>
        </w:r>
      </w:del>
      <w:del w:id="20544"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20545" w:author="PR Preview" w:date="2026-01-01T00:00:00Z">
        <w:r>
          <w:delText xml:space="preserve">.</w:delText>
        </w:r>
      </w:del>
    </w:p>
    <w:p>
      <w:pPr>
        <w:pStyle w:val="FirstParagraph"/>
      </w:pPr>
      <w:ins w:id="20546" w:author="PR Preview" w:date="2026-01-01T00:00:00Z">
        <w:r>
          <w:t xml:space="preserve">All 4 of 4 conditions hold,</w:t>
        </w:r>
      </w:ins>
      <w:ins w:id="20547" w:author="PR Preview" w:date="2026-01-01T00:00:00Z">
        <w:r>
          <w:t xml:space="preserve"> </w:t>
        </w:r>
      </w:ins>
      <w:ins w:id="20548" w:author="PR Preview" w:date="2026-01-01T00:00:00Z">
        <w:r>
          <w:t xml:space="preserve">so</w:t>
        </w:r>
      </w:ins>
      <w:ins w:id="20549" w:author="PR Preview" w:date="2026-01-01T00:00:00Z">
        <w:r>
          <w:t xml:space="preserve"> </w:t>
        </w:r>
      </w:ins>
      <m:oMath>
        <m:r>
          <m:rPr>
            <m:sty m:val="bi"/>
          </m:rPr>
          <m:t>G</m:t>
        </m:r>
      </m:oMath>
      <w:ins w:id="20550" w:author="PR Preview" w:date="2026-01-01T00:00:00Z">
        <w:r>
          <w:t xml:space="preserve"> </w:t>
        </w:r>
      </w:ins>
      <w:ins w:id="20551" w:author="PR Preview" w:date="2026-01-01T00:00:00Z">
        <w:r>
          <w:t xml:space="preserve">is a Moore-Penrose inverse of</w:t>
        </w:r>
      </w:ins>
      <w:ins w:id="20552" w:author="PR Preview" w:date="2026-01-01T00:00:00Z">
        <w:r>
          <w:t xml:space="preserve"> </w:t>
        </w:r>
      </w:ins>
      <m:oMath>
        <m:r>
          <m:rPr>
            <m:sty m:val="bi"/>
          </m:rPr>
          <m:t>A</m:t>
        </m:r>
      </m:oMath>
      <w:ins w:id="20553" w:author="PR Preview" w:date="2026-01-01T00:00:00Z">
        <w:r>
          <w:t xml:space="preserve">.</w:t>
        </w:r>
      </w:ins>
      <w:ins w:id="20554" w:author="PR Preview" w:date="2026-01-01T00:00:00Z">
        <w:r>
          <w:t xml:space="preserve"> </w:t>
        </w:r>
      </w:ins>
      <w:ins w:id="20555" w:author="PR Preview" w:date="2026-01-01T00:00:00Z">
        <w:r>
          <w:t xml:space="preserve">By</w:t>
        </w:r>
      </w:ins>
      <w:ins w:id="20556" w:author="PR Preview" w:date="2026-01-01T00:00:00Z">
        <w:r>
          <w:t xml:space="preserve"> </w:t>
        </w:r>
      </w:ins>
      <w:hyperlink w:anchor="thm-moore-penrose-generalized-inverse">
        <w:ins w:id="20557" w:author="PR Preview" w:date="2026-01-01T00:00:00Z">
          <w:r>
            <w:rPr>
              <w:rStyle w:val="Hyperlink"/>
            </w:rPr>
            <w:t xml:space="preserve">Theorem 98</w:t>
          </w:r>
        </w:ins>
      </w:hyperlink>
      <w:ins w:id="20558" w:author="PR Preview" w:date="2026-01-01T00:00:00Z">
        <w:r>
          <w:t xml:space="preserve"> </w:t>
        </w:r>
      </w:ins>
      <w:ins w:id="20559" w:author="PR Preview" w:date="2026-01-01T00:00:00Z">
        <w:r>
          <w:t xml:space="preserve">it is also a generalized inverse,</w:t>
        </w:r>
      </w:ins>
      <w:ins w:id="20560" w:author="PR Preview" w:date="2026-01-01T00:00:00Z">
        <w:r>
          <w:t xml:space="preserve"> </w:t>
        </w:r>
      </w:ins>
      <w:ins w:id="20561" w:author="PR Preview" w:date="2026-01-01T00:00:00Z">
        <w:r>
          <w:t xml:space="preserve">which is condition 1:</w:t>
        </w:r>
      </w:ins>
      <w:ins w:id="20562" w:author="PR Preview" w:date="2026-01-01T00:00:00Z">
        <w:r>
          <w:t xml:space="preserve"> </w:t>
        </w:r>
      </w:ins>
      <m:oMath>
        <m:r>
          <m:rPr>
            <m:sty m:val="bi"/>
          </m:rPr>
          <m:t>A</m:t>
        </m:r>
        <m:r>
          <m:rPr>
            <m:sty m:val="bi"/>
          </m:rPr>
          <m:t>G</m:t>
        </m:r>
        <m:r>
          <m:rPr>
            <m:sty m:val="bi"/>
          </m:rPr>
          <m:t>A</m:t>
        </m:r>
        <m:r>
          <m:rPr>
            <m:sty m:val="p"/>
          </m:rPr>
          <m:t>=</m:t>
        </m:r>
        <m:r>
          <m:rPr>
            <m:sty m:val="bi"/>
          </m:rPr>
          <m:t>A</m:t>
        </m:r>
      </m:oMath>
      <w:ins w:id="20563" w:author="PR Preview" w:date="2026-01-01T00:00:00Z">
        <w:r>
          <w:t xml:space="preserve"> </w:t>
        </w:r>
      </w:ins>
      <w:ins w:id="20564" w:author="PR Preview" w:date="2026-01-01T00:00:00Z">
        <w:r>
          <w:t xml:space="preserve">up to rounding error.</w:t>
        </w:r>
      </w:ins>
    </w:p>
    <w:bookmarkEnd w:id="582"/>
    <w:bookmarkStart w:id="583" w:name="thm-moore-penrose-unique"/>
    <w:p>
      <w:pPr>
        <w:pStyle w:val="BodyText"/>
      </w:pPr>
      <w:ins w:id="20565" w:author="PR Preview" w:date="2026-01-01T00:00:00Z">
        <w:r>
          <w:rPr>
            <w:b/>
            <w:bCs/>
          </w:rPr>
          <w:t xml:space="preserve">Theorem 99 (A matrix has at most one Moore-Penrose inverse)</w:t>
        </w:r>
      </w:ins>
      <w:ins w:id="20566" w:author="PR Preview" w:date="2026-01-01T00:00:00Z">
        <w:r>
          <w:t xml:space="preserve"> </w:t>
        </w:r>
      </w:ins>
      <w:ins w:id="20567" w:author="PR Preview" w:date="2026-01-01T00:00:00Z">
        <w:r>
          <w:t xml:space="preserve">If</w:t>
        </w:r>
      </w:ins>
      <w:ins w:id="20568" w:author="PR Preview" w:date="2026-01-01T00:00:00Z">
        <w:r>
          <w:t xml:space="preserve"> </w:t>
        </w:r>
      </w:ins>
      <m:oMath>
        <m:sSub>
          <m:e>
            <m:r>
              <m:rPr>
                <m:sty m:val="bi"/>
              </m:rPr>
              <m:t>G</m:t>
            </m:r>
          </m:e>
          <m:sub>
            <m:r>
              <m:t>1</m:t>
            </m:r>
          </m:sub>
        </m:sSub>
      </m:oMath>
      <w:ins w:id="20569" w:author="PR Preview" w:date="2026-01-01T00:00:00Z">
        <w:r>
          <w:t xml:space="preserve"> </w:t>
        </w:r>
      </w:ins>
      <w:ins w:id="20570" w:author="PR Preview" w:date="2026-01-01T00:00:00Z">
        <w:r>
          <w:t xml:space="preserve">and</w:t>
        </w:r>
      </w:ins>
      <w:ins w:id="20571" w:author="PR Preview" w:date="2026-01-01T00:00:00Z">
        <w:r>
          <w:t xml:space="preserve"> </w:t>
        </w:r>
      </w:ins>
      <m:oMath>
        <m:sSub>
          <m:e>
            <m:r>
              <m:rPr>
                <m:sty m:val="bi"/>
              </m:rPr>
              <m:t>G</m:t>
            </m:r>
          </m:e>
          <m:sub>
            <m:r>
              <m:t>2</m:t>
            </m:r>
          </m:sub>
        </m:sSub>
      </m:oMath>
      <w:ins w:id="20572" w:author="PR Preview" w:date="2026-01-01T00:00:00Z">
        <w:r>
          <w:t xml:space="preserve"> </w:t>
        </w:r>
      </w:ins>
      <w:ins w:id="20573" w:author="PR Preview" w:date="2026-01-01T00:00:00Z">
        <w:r>
          <w:t xml:space="preserve">are both Moore-Penrose inverses</w:t>
        </w:r>
      </w:ins>
      <w:ins w:id="20574" w:author="PR Preview" w:date="2026-01-01T00:00:00Z">
        <w:r>
          <w:t xml:space="preserve"> </w:t>
        </w:r>
      </w:ins>
      <w:ins w:id="20575" w:author="PR Preview" w:date="2026-01-01T00:00:00Z">
        <w:r>
          <w:t xml:space="preserve">of an</w:t>
        </w:r>
      </w:ins>
      <w:ins w:id="20576" w:author="PR Preview" w:date="2026-01-01T00:00:00Z">
        <w:r>
          <w:t xml:space="preserve"> </w:t>
        </w:r>
      </w:ins>
      <m:oMath>
        <m:r>
          <m:t>m</m:t>
        </m:r>
        <m:r>
          <m:rPr>
            <m:sty m:val="p"/>
          </m:rPr>
          <m:t>×</m:t>
        </m:r>
        <m:r>
          <m:t>n</m:t>
        </m:r>
      </m:oMath>
      <w:ins w:id="20577" w:author="PR Preview" w:date="2026-01-01T00:00:00Z">
        <w:r>
          <w:t xml:space="preserve"> </w:t>
        </w:r>
      </w:ins>
      <w:ins w:id="20578" w:author="PR Preview" w:date="2026-01-01T00:00:00Z">
        <w:r>
          <w:t xml:space="preserve">matrix</w:t>
        </w:r>
      </w:ins>
      <w:ins w:id="20579" w:author="PR Preview" w:date="2026-01-01T00:00:00Z">
        <w:r>
          <w:t xml:space="preserve"> </w:t>
        </w:r>
      </w:ins>
      <m:oMath>
        <m:r>
          <m:rPr>
            <m:sty m:val="bi"/>
          </m:rPr>
          <m:t>A</m:t>
        </m:r>
      </m:oMath>
      <w:ins w:id="20580" w:author="PR Preview" w:date="2026-01-01T00:00:00Z">
        <w:r>
          <w:t xml:space="preserve"> </w:t>
        </w:r>
      </w:ins>
      <w:ins w:id="20581" w:author="PR Preview" w:date="2026-01-01T00:00:00Z">
        <w:r>
          <w:t xml:space="preserve">(</w:t>
        </w:r>
      </w:ins>
      <w:hyperlink w:anchor="def-moore-penrose">
        <w:ins w:id="20582" w:author="PR Preview" w:date="2026-01-01T00:00:00Z">
          <w:r>
            <w:rPr>
              <w:rStyle w:val="Hyperlink"/>
            </w:rPr>
            <w:t xml:space="preserve">Definition 110</w:t>
          </w:r>
        </w:ins>
      </w:hyperlink>
      <w:ins w:id="20583" w:author="PR Preview" w:date="2026-01-01T00:00:00Z">
        <w:r>
          <w:t xml:space="preserve">),</w:t>
        </w:r>
      </w:ins>
      <w:ins w:id="20584" w:author="PR Preview" w:date="2026-01-01T00:00:00Z">
        <w:r>
          <w:t xml:space="preserve"> </w:t>
        </w:r>
      </w:ins>
      <w:ins w:id="20585" w:author="PR Preview" w:date="2026-01-01T00:00:00Z">
        <w:r>
          <w:t xml:space="preserve">then</w:t>
        </w:r>
      </w:ins>
      <w:ins w:id="20586" w:author="PR Preview" w:date="2026-01-01T00:00:00Z">
        <w:r>
          <w:t xml:space="preserve"> </w:t>
        </w:r>
      </w:ins>
      <m:oMath>
        <m:sSub>
          <m:e>
            <m:r>
              <m:rPr>
                <m:sty m:val="bi"/>
              </m:rPr>
              <m:t>G</m:t>
            </m:r>
          </m:e>
          <m:sub>
            <m:r>
              <m:t>1</m:t>
            </m:r>
          </m:sub>
        </m:sSub>
        <m:r>
          <m:rPr>
            <m:sty m:val="p"/>
          </m:rPr>
          <m:t>=</m:t>
        </m:r>
        <m:sSub>
          <m:e>
            <m:r>
              <m:rPr>
                <m:sty m:val="bi"/>
              </m:rPr>
              <m:t>G</m:t>
            </m:r>
          </m:e>
          <m:sub>
            <m:r>
              <m:t>2</m:t>
            </m:r>
          </m:sub>
        </m:sSub>
      </m:oMath>
      <w:ins w:id="20587" w:author="PR Preview" w:date="2026-01-01T00:00:00Z">
        <w:r>
          <w:t xml:space="preserve">.</w:t>
        </w:r>
      </w:ins>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del w:id="20588" w:author="PR Preview" w:date="2026-01-01T00:00:00Z">
        <w:r>
          <w:rPr>
            <w:b/>
            <w:bCs/>
          </w:rPr>
          <w:delText xml:space="preserve">Example 180 (Only one of the many generalized inverses qualifies)</w:delText>
        </w:r>
      </w:del>
      <w:del w:id="20589" w:author="PR Preview" w:date="2026-01-01T00:00:00Z">
        <w:r>
          <w:delText xml:space="preserve"> </w:delText>
        </w:r>
      </w:del>
      <w:del w:id="20590" w:author="PR Preview" w:date="2026-01-01T00:00:00Z">
        <w:r>
          <w:delText xml:space="preserve">The matrix</w:delText>
        </w:r>
      </w:del>
      <w:del w:id="205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592" w:author="PR Preview" w:date="2026-01-01T00:00:00Z">
        <w:r>
          <w:delText xml:space="preserve"> </w:delText>
        </w:r>
      </w:del>
      <w:del w:id="20593" w:author="PR Preview" w:date="2026-01-01T00:00:00Z">
        <w:r>
          <w:delText xml:space="preserve">has infinitely many generalized inverses</w:delText>
        </w:r>
      </w:del>
      <w:del w:id="2059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20595" w:author="PR Preview" w:date="2026-01-01T00:00:00Z">
        <w:r>
          <w:delText xml:space="preserve"> </w:delText>
        </w:r>
      </w:del>
      <w:del w:id="20596" w:author="PR Preview" w:date="2026-01-01T00:00:00Z">
        <w:r>
          <w:delText xml:space="preserve">(</w:delText>
        </w:r>
      </w:del>
      <w:hyperlink w:anchor="exm-generalized-inverse">
        <w:del w:id="20597" w:author="PR Preview" w:date="2026-01-01T00:00:00Z">
          <w:r>
            <w:rPr>
              <w:rStyle w:val="Hyperlink"/>
            </w:rPr>
            <w:delText xml:space="preserve">Example 175</w:delText>
          </w:r>
        </w:del>
      </w:hyperlink>
      <w:del w:id="20598" w:author="PR Preview" w:date="2026-01-01T00:00:00Z">
        <w:r>
          <w:delText xml:space="preserve">),</w:delText>
        </w:r>
      </w:del>
      <w:del w:id="20599" w:author="PR Preview" w:date="2026-01-01T00:00:00Z">
        <w:r>
          <w:delText xml:space="preserve"> </w:delText>
        </w:r>
      </w:del>
      <w:del w:id="20600" w:author="PR Preview" w:date="2026-01-01T00:00:00Z">
        <w:r>
          <w:delText xml:space="preserve">and</w:delText>
        </w:r>
      </w:del>
      <w:del w:id="2060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602" w:author="PR Preview" w:date="2026-01-01T00:00:00Z">
        <w:r>
          <w:delText xml:space="preserve"> </w:delText>
        </w:r>
      </w:del>
      <w:del w:id="20603" w:author="PR Preview" w:date="2026-01-01T00:00:00Z">
        <w:r>
          <w:delText xml:space="preserve">is a Moore-Penrose inverse (</w:delText>
        </w:r>
      </w:del>
      <w:hyperlink w:anchor="exm-moore-penrose">
        <w:del w:id="20604" w:author="PR Preview" w:date="2026-01-01T00:00:00Z">
          <w:r>
            <w:rPr>
              <w:rStyle w:val="Hyperlink"/>
            </w:rPr>
            <w:delText xml:space="preserve">Example 178</w:delText>
          </w:r>
        </w:del>
      </w:hyperlink>
      <w:del w:id="20605" w:author="PR Preview" w:date="2026-01-01T00:00:00Z">
        <w:r>
          <w:delText xml:space="preserve">).</w:delText>
        </w:r>
      </w:del>
      <w:del w:id="20606" w:author="PR Preview" w:date="2026-01-01T00:00:00Z">
        <w:r>
          <w:delText xml:space="preserve"> </w:delText>
        </w:r>
      </w:del>
      <w:del w:id="20607" w:author="PR Preview" w:date="2026-01-01T00:00:00Z">
        <w:r>
          <w:delText xml:space="preserve">By</w:delText>
        </w:r>
      </w:del>
      <w:del w:id="20608" w:author="PR Preview" w:date="2026-01-01T00:00:00Z">
        <w:r>
          <w:delText xml:space="preserve"> </w:delText>
        </w:r>
      </w:del>
      <w:hyperlink w:anchor="thm-moore-penrose-unique">
        <w:del w:id="20609" w:author="PR Preview" w:date="2026-01-01T00:00:00Z">
          <w:r>
            <w:rPr>
              <w:rStyle w:val="Hyperlink"/>
            </w:rPr>
            <w:delText xml:space="preserve">Theorem 100</w:delText>
          </w:r>
        </w:del>
      </w:hyperlink>
      <w:del w:id="20610" w:author="PR Preview" w:date="2026-01-01T00:00:00Z">
        <w:r>
          <w:delText xml:space="preserve"> </w:delText>
        </w:r>
      </w:del>
      <w:del w:id="20611" w:author="PR Preview" w:date="2026-01-01T00:00:00Z">
        <w:r>
          <w:delText xml:space="preserve">it is the only one,</w:delText>
        </w:r>
      </w:del>
      <w:del w:id="20612" w:author="PR Preview" w:date="2026-01-01T00:00:00Z">
        <w:r>
          <w:delText xml:space="preserve"> </w:delText>
        </w:r>
      </w:del>
      <w:del w:id="20613" w:author="PR Preview" w:date="2026-01-01T00:00:00Z">
        <w:r>
          <w:delText xml:space="preserve">so every other choice of</w:delText>
        </w:r>
      </w:del>
      <w:del w:id="20614"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20615" w:author="PR Preview" w:date="2026-01-01T00:00:00Z">
        <w:r>
          <w:delText xml:space="preserve"> </w:delText>
        </w:r>
      </w:del>
      <w:del w:id="20616" w:author="PR Preview" w:date="2026-01-01T00:00:00Z">
        <w:r>
          <w:delText xml:space="preserve">breaks condition 2, 3 or 4.</w:delText>
        </w:r>
      </w:del>
      <w:del w:id="20617" w:author="PR Preview" w:date="2026-01-01T00:00:00Z">
        <w:r>
          <w:delText xml:space="preserve"> </w:delText>
        </w:r>
      </w:del>
      <w:del w:id="20618" w:author="PR Preview" w:date="2026-01-01T00:00:00Z">
        <w:r>
          <w:delText xml:space="preserve">For instance,</w:delText>
        </w:r>
      </w:del>
      <w:del w:id="20619" w:author="PR Preview" w:date="2026-01-01T00:00:00Z">
        <w:r>
          <w:delText xml:space="preserve"> </w:delText>
        </w:r>
      </w:del>
      <m:oMath>
        <m:sSub>
          <m:e>
            <m:r>
              <m:t>g</m:t>
            </m:r>
          </m:e>
          <m:sub>
            <m:r>
              <m:t>21</m:t>
            </m:r>
          </m:sub>
        </m:sSub>
        <m:r>
          <m:rPr>
            <m:sty m:val="p"/>
          </m:rPr>
          <m:t>=</m:t>
        </m:r>
        <m:r>
          <m:t>1</m:t>
        </m:r>
      </m:oMath>
      <w:del w:id="20620" w:author="PR Preview" w:date="2026-01-01T00:00:00Z">
        <w:r>
          <w:delText xml:space="preserve"> </w:delText>
        </w:r>
      </w:del>
      <w:del w:id="20621" w:author="PR Preview" w:date="2026-01-01T00:00:00Z">
        <w:r>
          <w:delText xml:space="preserve">(the rest</w:delText>
        </w:r>
      </w:del>
      <w:del w:id="20622" w:author="PR Preview" w:date="2026-01-01T00:00:00Z">
        <w:r>
          <w:delText xml:space="preserve"> </w:delText>
        </w:r>
      </w:del>
      <m:oMath>
        <m:r>
          <m:t>0</m:t>
        </m:r>
      </m:oMath>
      <w:del w:id="20623" w:author="PR Preview" w:date="2026-01-01T00:00:00Z">
        <w:r>
          <w:delText xml:space="preserve">) gives</w:delText>
        </w:r>
      </w:del>
      <w:del w:id="20624"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20625" w:author="PR Preview" w:date="2026-01-01T00:00:00Z">
        <w:r>
          <w:delText xml:space="preserve">, which is not symmetric.</w:delText>
        </w:r>
      </w:del>
    </w:p>
    <w:p>
      <w:pPr>
        <w:pStyle w:val="BodyText"/>
      </w:pPr>
      <w:del w:id="20626" w:author="PR Preview" w:date="2026-01-01T00:00:00Z">
        <w:r>
          <w:rPr>
            <w:b/>
            <w:bCs/>
          </w:rPr>
          <w:delText xml:space="preserve">Theorem 101 (Every matrix has a Moore-Penrose inverse)</w:delText>
        </w:r>
      </w:del>
      <w:del w:id="20627" w:author="PR Preview" w:date="2026-01-01T00:00:00Z">
        <w:r>
          <w:delText xml:space="preserve"> </w:delText>
        </w:r>
      </w:del>
      <w:del w:id="20628" w:author="PR Preview" w:date="2026-01-01T00:00:00Z">
        <w:r>
          <w:delText xml:space="preserve">Every</w:delText>
        </w:r>
      </w:del>
      <w:del w:id="20629" w:author="PR Preview" w:date="2026-01-01T00:00:00Z">
        <w:r>
          <w:delText xml:space="preserve"> </w:delText>
        </w:r>
      </w:del>
      <m:oMath>
        <m:r>
          <m:t>m</m:t>
        </m:r>
        <m:r>
          <m:rPr>
            <m:sty m:val="p"/>
          </m:rPr>
          <m:t>×</m:t>
        </m:r>
        <m:r>
          <m:t>n</m:t>
        </m:r>
      </m:oMath>
      <w:del w:id="20630" w:author="PR Preview" w:date="2026-01-01T00:00:00Z">
        <w:r>
          <w:delText xml:space="preserve"> </w:delText>
        </w:r>
      </w:del>
      <w:del w:id="20631" w:author="PR Preview" w:date="2026-01-01T00:00:00Z">
        <w:r>
          <w:delText xml:space="preserve">matrix</w:delText>
        </w:r>
      </w:del>
      <w:del w:id="20632" w:author="PR Preview" w:date="2026-01-01T00:00:00Z">
        <w:r>
          <w:delText xml:space="preserve"> </w:delText>
        </w:r>
      </w:del>
      <m:oMath>
        <m:r>
          <m:rPr>
            <m:sty m:val="bi"/>
          </m:rPr>
          <m:t>A</m:t>
        </m:r>
      </m:oMath>
      <w:del w:id="20633" w:author="PR Preview" w:date="2026-01-01T00:00:00Z">
        <w:r>
          <w:delText xml:space="preserve"> </w:delText>
        </w:r>
      </w:del>
      <w:del w:id="20634" w:author="PR Preview" w:date="2026-01-01T00:00:00Z">
        <w:r>
          <w:delText xml:space="preserve">has a Moore-Penrose inverse (</w:delText>
        </w:r>
      </w:del>
      <w:hyperlink w:anchor="def-moore-penrose">
        <w:del w:id="20635" w:author="PR Preview" w:date="2026-01-01T00:00:00Z">
          <w:r>
            <w:rPr>
              <w:rStyle w:val="Hyperlink"/>
            </w:rPr>
            <w:delText xml:space="preserve">Definition 110</w:delText>
          </w:r>
        </w:del>
      </w:hyperlink>
      <w:del w:id="20636" w:author="PR Preview" w:date="2026-01-01T00:00:00Z">
        <w:r>
          <w:delText xml:space="preserve">),</w:delText>
        </w:r>
      </w:del>
      <w:del w:id="20637" w:author="PR Preview" w:date="2026-01-01T00:00:00Z">
        <w:r>
          <w:delText xml:space="preserve"> </w:delText>
        </w:r>
      </w:del>
      <w:del w:id="20638" w:author="PR Preview" w:date="2026-01-01T00:00:00Z">
        <w:r>
          <w:delText xml:space="preserve">written</w:delText>
        </w:r>
      </w:del>
      <w:del w:id="20639" w:author="PR Preview" w:date="2026-01-01T00:00:00Z">
        <w:r>
          <w:delText xml:space="preserve"> </w:delText>
        </w:r>
      </w:del>
      <m:oMath>
        <m:sSup>
          <m:e>
            <m:r>
              <m:rPr>
                <m:sty m:val="bi"/>
              </m:rPr>
              <m:t>A</m:t>
            </m:r>
          </m:e>
          <m:sup>
            <m:r>
              <m:rPr>
                <m:sty m:val="p"/>
              </m:rPr>
              <m:t>+</m:t>
            </m:r>
          </m:sup>
        </m:sSup>
      </m:oMath>
      <w:del w:id="20640" w:author="PR Preview" w:date="2026-01-01T00:00:00Z">
        <w:r>
          <w:delText xml:space="preserve">; it is unique by</w:delText>
        </w:r>
      </w:del>
      <w:del w:id="20641" w:author="PR Preview" w:date="2026-01-01T00:00:00Z">
        <w:r>
          <w:delText xml:space="preserve"> </w:delText>
        </w:r>
      </w:del>
      <w:hyperlink w:anchor="thm-moore-penrose-unique">
        <w:del w:id="20642" w:author="PR Preview" w:date="2026-01-01T00:00:00Z">
          <w:r>
            <w:rPr>
              <w:rStyle w:val="Hyperlink"/>
            </w:rPr>
            <w:delText xml:space="preserve">Theorem 100</w:delText>
          </w:r>
        </w:del>
      </w:hyperlink>
      <w:del w:id="20643" w:author="PR Preview" w:date="2026-01-01T00:00:00Z">
        <w:r>
          <w:delText xml:space="preserve">.</w:delText>
        </w:r>
      </w:del>
    </w:p>
    <w:p>
      <w:pPr>
        <w:pStyle w:val="FirstParagraph"/>
      </w:pPr>
      <w:ins w:id="20644" w:author="PR Preview" w:date="2026-01-01T00:00:00Z">
        <w:r>
          <w:rPr>
            <w:b/>
            <w:bCs/>
          </w:rPr>
          <w:t xml:space="preserve">Example 179 (Only one of the many generalized inverses qualifies)</w:t>
        </w:r>
      </w:ins>
      <w:ins w:id="20645" w:author="PR Preview" w:date="2026-01-01T00:00:00Z">
        <w:r>
          <w:t xml:space="preserve"> </w:t>
        </w:r>
      </w:ins>
      <w:ins w:id="20646" w:author="PR Preview" w:date="2026-01-01T00:00:00Z">
        <w:r>
          <w:t xml:space="preserve">The matrix</w:t>
        </w:r>
      </w:ins>
      <w:ins w:id="2064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648" w:author="PR Preview" w:date="2026-01-01T00:00:00Z">
        <w:r>
          <w:t xml:space="preserve"> </w:t>
        </w:r>
      </w:ins>
      <w:ins w:id="20649" w:author="PR Preview" w:date="2026-01-01T00:00:00Z">
        <w:r>
          <w:t xml:space="preserve">has infinitely many generalized inverses</w:t>
        </w:r>
      </w:ins>
      <w:ins w:id="2065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20651" w:author="PR Preview" w:date="2026-01-01T00:00:00Z">
        <w:r>
          <w:t xml:space="preserve"> </w:t>
        </w:r>
      </w:ins>
      <w:ins w:id="20652" w:author="PR Preview" w:date="2026-01-01T00:00:00Z">
        <w:r>
          <w:t xml:space="preserve">(</w:t>
        </w:r>
      </w:ins>
      <w:hyperlink w:anchor="exm-generalized-inverse">
        <w:ins w:id="20653" w:author="PR Preview" w:date="2026-01-01T00:00:00Z">
          <w:r>
            <w:rPr>
              <w:rStyle w:val="Hyperlink"/>
            </w:rPr>
            <w:t xml:space="preserve">Example 174</w:t>
          </w:r>
        </w:ins>
      </w:hyperlink>
      <w:ins w:id="20654" w:author="PR Preview" w:date="2026-01-01T00:00:00Z">
        <w:r>
          <w:t xml:space="preserve">),</w:t>
        </w:r>
      </w:ins>
      <w:ins w:id="20655" w:author="PR Preview" w:date="2026-01-01T00:00:00Z">
        <w:r>
          <w:t xml:space="preserve"> </w:t>
        </w:r>
      </w:ins>
      <w:ins w:id="20656" w:author="PR Preview" w:date="2026-01-01T00:00:00Z">
        <w:r>
          <w:t xml:space="preserve">and</w:t>
        </w:r>
      </w:ins>
      <w:ins w:id="2065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658" w:author="PR Preview" w:date="2026-01-01T00:00:00Z">
        <w:r>
          <w:t xml:space="preserve"> </w:t>
        </w:r>
      </w:ins>
      <w:ins w:id="20659" w:author="PR Preview" w:date="2026-01-01T00:00:00Z">
        <w:r>
          <w:t xml:space="preserve">is a Moore-Penrose inverse (</w:t>
        </w:r>
      </w:ins>
      <w:hyperlink w:anchor="exm-moore-penrose">
        <w:ins w:id="20660" w:author="PR Preview" w:date="2026-01-01T00:00:00Z">
          <w:r>
            <w:rPr>
              <w:rStyle w:val="Hyperlink"/>
            </w:rPr>
            <w:t xml:space="preserve">Example 177</w:t>
          </w:r>
        </w:ins>
      </w:hyperlink>
      <w:ins w:id="20661" w:author="PR Preview" w:date="2026-01-01T00:00:00Z">
        <w:r>
          <w:t xml:space="preserve">).</w:t>
        </w:r>
      </w:ins>
      <w:ins w:id="20662" w:author="PR Preview" w:date="2026-01-01T00:00:00Z">
        <w:r>
          <w:t xml:space="preserve"> </w:t>
        </w:r>
      </w:ins>
      <w:ins w:id="20663" w:author="PR Preview" w:date="2026-01-01T00:00:00Z">
        <w:r>
          <w:t xml:space="preserve">By</w:t>
        </w:r>
      </w:ins>
      <w:ins w:id="20664" w:author="PR Preview" w:date="2026-01-01T00:00:00Z">
        <w:r>
          <w:t xml:space="preserve"> </w:t>
        </w:r>
      </w:ins>
      <w:hyperlink w:anchor="thm-moore-penrose-unique">
        <w:ins w:id="20665" w:author="PR Preview" w:date="2026-01-01T00:00:00Z">
          <w:r>
            <w:rPr>
              <w:rStyle w:val="Hyperlink"/>
            </w:rPr>
            <w:t xml:space="preserve">Theorem 99</w:t>
          </w:r>
        </w:ins>
      </w:hyperlink>
      <w:ins w:id="20666" w:author="PR Preview" w:date="2026-01-01T00:00:00Z">
        <w:r>
          <w:t xml:space="preserve"> </w:t>
        </w:r>
      </w:ins>
      <w:ins w:id="20667" w:author="PR Preview" w:date="2026-01-01T00:00:00Z">
        <w:r>
          <w:t xml:space="preserve">it is the only one,</w:t>
        </w:r>
      </w:ins>
      <w:ins w:id="20668" w:author="PR Preview" w:date="2026-01-01T00:00:00Z">
        <w:r>
          <w:t xml:space="preserve"> </w:t>
        </w:r>
      </w:ins>
      <w:ins w:id="20669" w:author="PR Preview" w:date="2026-01-01T00:00:00Z">
        <w:r>
          <w:t xml:space="preserve">so every other choice of</w:t>
        </w:r>
      </w:ins>
      <w:ins w:id="20670"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20671" w:author="PR Preview" w:date="2026-01-01T00:00:00Z">
        <w:r>
          <w:t xml:space="preserve"> </w:t>
        </w:r>
      </w:ins>
      <w:ins w:id="20672" w:author="PR Preview" w:date="2026-01-01T00:00:00Z">
        <w:r>
          <w:t xml:space="preserve">breaks condition 2, 3 or 4.</w:t>
        </w:r>
      </w:ins>
      <w:ins w:id="20673" w:author="PR Preview" w:date="2026-01-01T00:00:00Z">
        <w:r>
          <w:t xml:space="preserve"> </w:t>
        </w:r>
      </w:ins>
      <w:ins w:id="20674" w:author="PR Preview" w:date="2026-01-01T00:00:00Z">
        <w:r>
          <w:t xml:space="preserve">For instance,</w:t>
        </w:r>
      </w:ins>
      <w:ins w:id="20675" w:author="PR Preview" w:date="2026-01-01T00:00:00Z">
        <w:r>
          <w:t xml:space="preserve"> </w:t>
        </w:r>
      </w:ins>
      <m:oMath>
        <m:sSub>
          <m:e>
            <m:r>
              <m:t>g</m:t>
            </m:r>
          </m:e>
          <m:sub>
            <m:r>
              <m:t>21</m:t>
            </m:r>
          </m:sub>
        </m:sSub>
        <m:r>
          <m:rPr>
            <m:sty m:val="p"/>
          </m:rPr>
          <m:t>=</m:t>
        </m:r>
        <m:r>
          <m:t>1</m:t>
        </m:r>
      </m:oMath>
      <w:ins w:id="20676" w:author="PR Preview" w:date="2026-01-01T00:00:00Z">
        <w:r>
          <w:t xml:space="preserve"> </w:t>
        </w:r>
      </w:ins>
      <w:ins w:id="20677" w:author="PR Preview" w:date="2026-01-01T00:00:00Z">
        <w:r>
          <w:t xml:space="preserve">(the rest</w:t>
        </w:r>
      </w:ins>
      <w:ins w:id="20678" w:author="PR Preview" w:date="2026-01-01T00:00:00Z">
        <w:r>
          <w:t xml:space="preserve"> </w:t>
        </w:r>
      </w:ins>
      <m:oMath>
        <m:r>
          <m:t>0</m:t>
        </m:r>
      </m:oMath>
      <w:ins w:id="20679" w:author="PR Preview" w:date="2026-01-01T00:00:00Z">
        <w:r>
          <w:t xml:space="preserve">) gives</w:t>
        </w:r>
      </w:ins>
      <w:ins w:id="2068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20681" w:author="PR Preview" w:date="2026-01-01T00:00:00Z">
        <w:r>
          <w:t xml:space="preserve">, which is not symmetric.</w:t>
        </w:r>
      </w:ins>
    </w:p>
    <w:bookmarkEnd w:id="584"/>
    <w:bookmarkStart w:id="585" w:name="thm-moore-penrose-exists"/>
    <w:p>
      <w:pPr>
        <w:pStyle w:val="BodyText"/>
      </w:pPr>
      <w:ins w:id="20682" w:author="PR Preview" w:date="2026-01-01T00:00:00Z">
        <w:r>
          <w:rPr>
            <w:b/>
            <w:bCs/>
          </w:rPr>
          <w:t xml:space="preserve">Theorem 100 (Every matrix has a Moore-Penrose inverse)</w:t>
        </w:r>
      </w:ins>
      <w:ins w:id="20683" w:author="PR Preview" w:date="2026-01-01T00:00:00Z">
        <w:r>
          <w:t xml:space="preserve"> </w:t>
        </w:r>
      </w:ins>
      <w:ins w:id="20684" w:author="PR Preview" w:date="2026-01-01T00:00:00Z">
        <w:r>
          <w:t xml:space="preserve">Every</w:t>
        </w:r>
      </w:ins>
      <w:ins w:id="20685" w:author="PR Preview" w:date="2026-01-01T00:00:00Z">
        <w:r>
          <w:t xml:space="preserve"> </w:t>
        </w:r>
      </w:ins>
      <m:oMath>
        <m:r>
          <m:t>m</m:t>
        </m:r>
        <m:r>
          <m:rPr>
            <m:sty m:val="p"/>
          </m:rPr>
          <m:t>×</m:t>
        </m:r>
        <m:r>
          <m:t>n</m:t>
        </m:r>
      </m:oMath>
      <w:ins w:id="20686" w:author="PR Preview" w:date="2026-01-01T00:00:00Z">
        <w:r>
          <w:t xml:space="preserve"> </w:t>
        </w:r>
      </w:ins>
      <w:ins w:id="20687" w:author="PR Preview" w:date="2026-01-01T00:00:00Z">
        <w:r>
          <w:t xml:space="preserve">matrix</w:t>
        </w:r>
      </w:ins>
      <w:ins w:id="20688" w:author="PR Preview" w:date="2026-01-01T00:00:00Z">
        <w:r>
          <w:t xml:space="preserve"> </w:t>
        </w:r>
      </w:ins>
      <m:oMath>
        <m:r>
          <m:rPr>
            <m:sty m:val="bi"/>
          </m:rPr>
          <m:t>A</m:t>
        </m:r>
      </m:oMath>
      <w:ins w:id="20689" w:author="PR Preview" w:date="2026-01-01T00:00:00Z">
        <w:r>
          <w:t xml:space="preserve"> </w:t>
        </w:r>
      </w:ins>
      <w:ins w:id="20690" w:author="PR Preview" w:date="2026-01-01T00:00:00Z">
        <w:r>
          <w:t xml:space="preserve">has a Moore-Penrose inverse (</w:t>
        </w:r>
      </w:ins>
      <w:hyperlink w:anchor="def-moore-penrose">
        <w:ins w:id="20691" w:author="PR Preview" w:date="2026-01-01T00:00:00Z">
          <w:r>
            <w:rPr>
              <w:rStyle w:val="Hyperlink"/>
            </w:rPr>
            <w:t xml:space="preserve">Definition 110</w:t>
          </w:r>
        </w:ins>
      </w:hyperlink>
      <w:ins w:id="20692" w:author="PR Preview" w:date="2026-01-01T00:00:00Z">
        <w:r>
          <w:t xml:space="preserve">),</w:t>
        </w:r>
      </w:ins>
      <w:ins w:id="20693" w:author="PR Preview" w:date="2026-01-01T00:00:00Z">
        <w:r>
          <w:t xml:space="preserve"> </w:t>
        </w:r>
      </w:ins>
      <w:ins w:id="20694" w:author="PR Preview" w:date="2026-01-01T00:00:00Z">
        <w:r>
          <w:t xml:space="preserve">written</w:t>
        </w:r>
      </w:ins>
      <w:ins w:id="20695" w:author="PR Preview" w:date="2026-01-01T00:00:00Z">
        <w:r>
          <w:t xml:space="preserve"> </w:t>
        </w:r>
      </w:ins>
      <m:oMath>
        <m:sSup>
          <m:e>
            <m:r>
              <m:rPr>
                <m:sty m:val="bi"/>
              </m:rPr>
              <m:t>A</m:t>
            </m:r>
          </m:e>
          <m:sup>
            <m:r>
              <m:rPr>
                <m:sty m:val="p"/>
              </m:rPr>
              <m:t>+</m:t>
            </m:r>
          </m:sup>
        </m:sSup>
      </m:oMath>
      <w:ins w:id="20696" w:author="PR Preview" w:date="2026-01-01T00:00:00Z">
        <w:r>
          <w:t xml:space="preserve">; it is unique by</w:t>
        </w:r>
      </w:ins>
      <w:ins w:id="20697" w:author="PR Preview" w:date="2026-01-01T00:00:00Z">
        <w:r>
          <w:t xml:space="preserve"> </w:t>
        </w:r>
      </w:ins>
      <w:hyperlink w:anchor="thm-moore-penrose-unique">
        <w:ins w:id="20698" w:author="PR Preview" w:date="2026-01-01T00:00:00Z">
          <w:r>
            <w:rPr>
              <w:rStyle w:val="Hyperlink"/>
            </w:rPr>
            <w:t xml:space="preserve">Theorem 99</w:t>
          </w:r>
        </w:ins>
      </w:hyperlink>
      <w:ins w:id="20699" w:author="PR Preview" w:date="2026-01-01T00:00:00Z">
        <w:r>
          <w:t xml:space="preserve">.</w:t>
        </w:r>
      </w:ins>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20700" w:author="PR Preview" w:date="2026-01-01T00:00:00Z">
        <w:r>
          <w:rPr>
            <w:b/>
            <w:bCs/>
          </w:rPr>
          <w:delText xml:space="preserve">The two inverses exist.</w:delText>
        </w:r>
      </w:del>
      <w:del w:id="20701" w:author="PR Preview" w:date="2026-01-01T00:00:00Z">
        <w:r>
          <w:delText xml:space="preserve"> </w:delText>
        </w:r>
      </w:del>
      <w:del w:id="20702" w:author="PR Preview" w:date="2026-01-01T00:00:00Z">
        <w:r>
          <w:delText xml:space="preserve">Now suppose</w:delText>
        </w:r>
      </w:del>
      <w:del w:id="20703"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20704" w:author="PR Preview" w:date="2026-01-01T00:00:00Z">
        <w:r>
          <w:delText xml:space="preserve">.</w:delText>
        </w:r>
      </w:del>
      <w:del w:id="20705" w:author="PR Preview" w:date="2026-01-01T00:00:00Z">
        <w:r>
          <w:delText xml:space="preserve"> </w:delText>
        </w:r>
      </w:del>
      <w:del w:id="20706" w:author="PR Preview" w:date="2026-01-01T00:00:00Z">
        <w:r>
          <w:delText xml:space="preserve">A rank factorization exists (</w:delText>
        </w:r>
      </w:del>
      <w:hyperlink w:anchor="thm-rank-factorization">
        <w:del w:id="20707" w:author="PR Preview" w:date="2026-01-01T00:00:00Z">
          <w:r>
            <w:rPr>
              <w:rStyle w:val="Hyperlink"/>
            </w:rPr>
            <w:delText xml:space="preserve">Theorem 47</w:delText>
          </w:r>
        </w:del>
      </w:hyperlink>
      <w:del w:id="20708" w:author="PR Preview" w:date="2026-01-01T00:00:00Z">
        <w:r>
          <w:delText xml:space="preserve">).</w:delText>
        </w:r>
      </w:del>
      <w:del w:id="20709" w:author="PR Preview" w:date="2026-01-01T00:00:00Z">
        <w:r>
          <w:delText xml:space="preserve"> </w:delText>
        </w:r>
      </w:del>
      <m:oMath>
        <m:r>
          <m:rPr>
            <m:sty m:val="bi"/>
          </m:rPr>
          <m:t>C</m:t>
        </m:r>
      </m:oMath>
      <w:del w:id="20710" w:author="PR Preview" w:date="2026-01-01T00:00:00Z">
        <w:r>
          <w:delText xml:space="preserve"> </w:delText>
        </w:r>
      </w:del>
      <w:del w:id="20711" w:author="PR Preview" w:date="2026-01-01T00:00:00Z">
        <w:r>
          <w:delText xml:space="preserve">is</w:delText>
        </w:r>
      </w:del>
      <w:del w:id="20712" w:author="PR Preview" w:date="2026-01-01T00:00:00Z">
        <w:r>
          <w:delText xml:space="preserve"> </w:delText>
        </w:r>
      </w:del>
      <m:oMath>
        <m:r>
          <m:t>m</m:t>
        </m:r>
        <m:r>
          <m:rPr>
            <m:sty m:val="p"/>
          </m:rPr>
          <m:t>×</m:t>
        </m:r>
        <m:r>
          <m:t>r</m:t>
        </m:r>
      </m:oMath>
      <w:del w:id="20713" w:author="PR Preview" w:date="2026-01-01T00:00:00Z">
        <w:r>
          <w:delText xml:space="preserve"> </w:delText>
        </w:r>
      </w:del>
      <w:del w:id="20714" w:author="PR Preview" w:date="2026-01-01T00:00:00Z">
        <w:r>
          <w:delText xml:space="preserve">and</w:delText>
        </w:r>
      </w:del>
      <w:del w:id="20715" w:author="PR Preview" w:date="2026-01-01T00:00:00Z">
        <w:r>
          <w:delText xml:space="preserve"> </w:delText>
        </w:r>
      </w:del>
      <m:oMath>
        <m:r>
          <m:rPr>
            <m:sty m:val="bi"/>
          </m:rPr>
          <m:t>R</m:t>
        </m:r>
      </m:oMath>
      <w:del w:id="20716" w:author="PR Preview" w:date="2026-01-01T00:00:00Z">
        <w:r>
          <w:delText xml:space="preserve"> </w:delText>
        </w:r>
      </w:del>
      <w:del w:id="20717" w:author="PR Preview" w:date="2026-01-01T00:00:00Z">
        <w:r>
          <w:delText xml:space="preserve">is</w:delText>
        </w:r>
      </w:del>
      <w:del w:id="20718" w:author="PR Preview" w:date="2026-01-01T00:00:00Z">
        <w:r>
          <w:delText xml:space="preserve"> </w:delText>
        </w:r>
      </w:del>
      <m:oMath>
        <m:r>
          <m:t>r</m:t>
        </m:r>
        <m:r>
          <m:rPr>
            <m:sty m:val="p"/>
          </m:rPr>
          <m:t>×</m:t>
        </m:r>
        <m:r>
          <m:t>n</m:t>
        </m:r>
      </m:oMath>
      <w:del w:id="20719" w:author="PR Preview" w:date="2026-01-01T00:00:00Z">
        <w:r>
          <w:delText xml:space="preserve">.</w:delText>
        </w:r>
      </w:del>
      <w:del w:id="20720" w:author="PR Preview" w:date="2026-01-01T00:00:00Z">
        <w:r>
          <w:delText xml:space="preserve"> </w:delText>
        </w:r>
      </w:del>
      <w:del w:id="20721" w:author="PR Preview" w:date="2026-01-01T00:00:00Z">
        <w:r>
          <w:delText xml:space="preserve">Both have rank</w:delText>
        </w:r>
      </w:del>
      <w:del w:id="20722" w:author="PR Preview" w:date="2026-01-01T00:00:00Z">
        <w:r>
          <w:delText xml:space="preserve"> </w:delText>
        </w:r>
      </w:del>
      <m:oMath>
        <m:r>
          <m:t>r</m:t>
        </m:r>
      </m:oMath>
      <w:del w:id="20723"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del w:id="20724" w:author="PR Preview" w:date="2026-01-01T00:00:00Z">
        <w:r>
          <w:delText xml:space="preserve">and, using</w:delText>
        </w:r>
      </w:del>
      <w:del w:id="20725" w:author="PR Preview" w:date="2026-01-01T00:00:00Z">
        <w:r>
          <w:delText xml:space="preserve"> </w:delText>
        </w:r>
      </w:del>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del w:id="20726" w:author="PR Preview" w:date="2026-01-01T00:00:00Z">
        <w:r>
          <w:delText xml:space="preserve"> </w:delText>
        </w:r>
      </w:del>
      <w:del w:id="20727" w:author="PR Preview" w:date="2026-01-01T00:00:00Z">
        <w:r>
          <w:delText xml:space="preserve">(</w:delText>
        </w:r>
      </w:del>
      <w:hyperlink w:anchor="thm-transpose-product">
        <w:del w:id="20728" w:author="PR Preview" w:date="2026-01-01T00:00:00Z">
          <w:r>
            <w:rPr>
              <w:rStyle w:val="Hyperlink"/>
            </w:rPr>
            <w:delText xml:space="preserve">Theorem 20</w:delText>
          </w:r>
        </w:del>
      </w:hyperlink>
      <w:del w:id="20729"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20730" w:author="PR Preview" w:date="2026-01-01T00:00:00Z">
        <w:r>
          <w:delText xml:space="preserve">So</w:delText>
        </w:r>
      </w:del>
      <w:del w:id="20731" w:author="PR Preview" w:date="2026-01-01T00:00:00Z">
        <w:r>
          <w:delText xml:space="preserve"> </w:delText>
        </w:r>
      </w:del>
      <m:oMath>
        <m:r>
          <m:rPr>
            <m:sty m:val="bi"/>
          </m:rPr>
          <m:t>C</m:t>
        </m:r>
      </m:oMath>
      <w:del w:id="20732" w:author="PR Preview" w:date="2026-01-01T00:00:00Z">
        <w:r>
          <w:delText xml:space="preserve"> </w:delText>
        </w:r>
      </w:del>
      <w:del w:id="20733" w:author="PR Preview" w:date="2026-01-01T00:00:00Z">
        <w:r>
          <w:delText xml:space="preserve">and</w:delText>
        </w:r>
      </w:del>
      <w:del w:id="20734" w:author="PR Preview" w:date="2026-01-01T00:00:00Z">
        <w:r>
          <w:delText xml:space="preserve"> </w:delText>
        </w:r>
      </w:del>
      <m:oMath>
        <m:sSup>
          <m:e>
            <m:r>
              <m:rPr>
                <m:sty m:val="bi"/>
              </m:rPr>
              <m:t>R</m:t>
            </m:r>
          </m:e>
          <m:sup>
            <m:r>
              <m:rPr>
                <m:sty m:val="p"/>
              </m:rPr>
              <m:t>⊤</m:t>
            </m:r>
          </m:sup>
        </m:sSup>
      </m:oMath>
      <w:del w:id="20735" w:author="PR Preview" w:date="2026-01-01T00:00:00Z">
        <w:r>
          <w:delText xml:space="preserve"> </w:delText>
        </w:r>
      </w:del>
      <w:del w:id="20736" w:author="PR Preview" w:date="2026-01-01T00:00:00Z">
        <w:r>
          <w:delText xml:space="preserve">have full column rank</w:delText>
        </w:r>
      </w:del>
      <w:del w:id="20737" w:author="PR Preview" w:date="2026-01-01T00:00:00Z">
        <w:r>
          <w:delText xml:space="preserve"> </w:delText>
        </w:r>
      </w:del>
      <m:oMath>
        <m:r>
          <m:t>r</m:t>
        </m:r>
      </m:oMath>
      <w:del w:id="20738" w:author="PR Preview" w:date="2026-01-01T00:00:00Z">
        <w:r>
          <w:delText xml:space="preserve">,</w:delText>
        </w:r>
      </w:del>
      <w:del w:id="20739" w:author="PR Preview" w:date="2026-01-01T00:00:00Z">
        <w:r>
          <w:delText xml:space="preserve"> </w:delText>
        </w:r>
      </w:del>
      <w:del w:id="20740" w:author="PR Preview" w:date="2026-01-01T00:00:00Z">
        <w:r>
          <w:delText xml:space="preserve">and</w:delText>
        </w:r>
      </w:del>
      <w:del w:id="20741" w:author="PR Preview" w:date="2026-01-01T00:00:00Z">
        <w:r>
          <w:delText xml:space="preserve"> </w:delText>
        </w:r>
      </w:del>
      <m:oMath>
        <m:sSup>
          <m:e>
            <m:r>
              <m:rPr>
                <m:sty m:val="bi"/>
              </m:rPr>
              <m:t>C</m:t>
            </m:r>
          </m:e>
          <m:sup>
            <m:r>
              <m:rPr>
                <m:sty m:val="p"/>
              </m:rPr>
              <m:t>⊤</m:t>
            </m:r>
          </m:sup>
        </m:sSup>
        <m:r>
          <m:rPr>
            <m:sty m:val="bi"/>
          </m:rPr>
          <m:t>C</m:t>
        </m:r>
      </m:oMath>
      <w:del w:id="20742" w:author="PR Preview" w:date="2026-01-01T00:00:00Z">
        <w:r>
          <w:delText xml:space="preserve"> </w:delText>
        </w:r>
      </w:del>
      <w:del w:id="20743" w:author="PR Preview" w:date="2026-01-01T00:00:00Z">
        <w:r>
          <w:delText xml:space="preserve">and</w:delText>
        </w:r>
      </w:del>
      <w:del w:id="20744"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20745" w:author="PR Preview" w:date="2026-01-01T00:00:00Z">
        <w:r>
          <w:delText xml:space="preserve"> </w:delText>
        </w:r>
      </w:del>
      <w:del w:id="20746" w:author="PR Preview" w:date="2026-01-01T00:00:00Z">
        <w:r>
          <w:delText xml:space="preserve">are invertible (</w:delText>
        </w:r>
      </w:del>
      <w:hyperlink w:anchor="thm-gram-invertible">
        <w:del w:id="20747" w:author="PR Preview" w:date="2026-01-01T00:00:00Z">
          <w:r>
            <w:rPr>
              <w:rStyle w:val="Hyperlink"/>
            </w:rPr>
            <w:delText xml:space="preserve">Theorem 90</w:delText>
          </w:r>
        </w:del>
      </w:hyperlink>
      <w:del w:id="20748" w:author="PR Preview" w:date="2026-01-01T00:00:00Z">
        <w:r>
          <w:delText xml:space="preserve">).</w:delText>
        </w:r>
      </w:del>
      <w:del w:id="20749" w:author="PR Preview" w:date="2026-01-01T00:00:00Z">
        <w:r>
          <w:delText xml:space="preserve"> </w:delText>
        </w:r>
      </w:del>
      <w:del w:id="20750" w:author="PR Preview" w:date="2026-01-01T00:00:00Z">
        <w:r>
          <w:delText xml:space="preserve">They are symmetric:</w:delText>
        </w:r>
      </w:del>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del w:id="20751" w:author="PR Preview" w:date="2026-01-01T00:00:00Z">
        <w:r>
          <w:delText xml:space="preserve">(</w:delText>
        </w:r>
      </w:del>
      <w:hyperlink w:anchor="thm-transpose-product">
        <w:del w:id="20752" w:author="PR Preview" w:date="2026-01-01T00:00:00Z">
          <w:r>
            <w:rPr>
              <w:rStyle w:val="Hyperlink"/>
            </w:rPr>
            <w:delText xml:space="preserve">Theorem 20</w:delText>
          </w:r>
        </w:del>
      </w:hyperlink>
      <w:del w:id="20753" w:author="PR Preview" w:date="2026-01-01T00:00:00Z">
        <w:r>
          <w:delText xml:space="preserve">,</w:delText>
        </w:r>
      </w:del>
      <w:del w:id="20754" w:author="PR Preview" w:date="2026-01-01T00:00:00Z">
        <w:r>
          <w:delText xml:space="preserve"> </w:delText>
        </w:r>
      </w:del>
      <w:hyperlink w:anchor="def-matrix-transpose">
        <w:del w:id="20755" w:author="PR Preview" w:date="2026-01-01T00:00:00Z">
          <w:r>
            <w:rPr>
              <w:rStyle w:val="Hyperlink"/>
            </w:rPr>
            <w:delText xml:space="preserve">Definition 22</w:delText>
          </w:r>
        </w:del>
      </w:hyperlink>
      <w:del w:id="20756" w:author="PR Preview" w:date="2026-01-01T00:00:00Z">
        <w:r>
          <w:delText xml:space="preserve">), and likewise for</w:delText>
        </w:r>
      </w:del>
      <w:del w:id="20757" w:author="PR Preview" w:date="2026-01-01T00:00:00Z">
        <w:r>
          <w:delText xml:space="preserve"> </w:delText>
        </w:r>
      </w:del>
      <m:oMath>
        <m:r>
          <m:rPr>
            <m:sty m:val="bi"/>
          </m:rPr>
          <m:t>R</m:t>
        </m:r>
        <m:sSup>
          <m:e>
            <m:r>
              <m:rPr>
                <m:sty m:val="bi"/>
              </m:rPr>
              <m:t>R</m:t>
            </m:r>
          </m:e>
          <m:sup>
            <m:r>
              <m:rPr>
                <m:sty m:val="p"/>
              </m:rPr>
              <m:t>⊤</m:t>
            </m:r>
          </m:sup>
        </m:sSup>
      </m:oMath>
      <w:del w:id="20758" w:author="PR Preview" w:date="2026-01-01T00:00:00Z">
        <w:r>
          <w:delText xml:space="preserve">.</w:delText>
        </w:r>
      </w:del>
      <w:del w:id="20759" w:author="PR Preview" w:date="2026-01-01T00:00:00Z">
        <w:r>
          <w:delText xml:space="preserve"> </w:delText>
        </w:r>
      </w:del>
      <w:del w:id="20760" w:author="PR Preview" w:date="2026-01-01T00:00:00Z">
        <w:r>
          <w:delText xml:space="preserve">Write</w:delText>
        </w:r>
      </w:del>
      <w:del w:id="20761"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20762" w:author="PR Preview" w:date="2026-01-01T00:00:00Z">
        <w:r>
          <w:delText xml:space="preserve"> </w:delText>
        </w:r>
      </w:del>
      <w:del w:id="20763" w:author="PR Preview" w:date="2026-01-01T00:00:00Z">
        <w:r>
          <w:delText xml:space="preserve">and</w:delText>
        </w:r>
      </w:del>
      <w:del w:id="20764"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20765" w:author="PR Preview" w:date="2026-01-01T00:00:00Z">
        <w:r>
          <w:delText xml:space="preserve">,</w:delText>
        </w:r>
      </w:del>
      <w:del w:id="20766" w:author="PR Preview" w:date="2026-01-01T00:00:00Z">
        <w:r>
          <w:delText xml:space="preserve"> </w:delText>
        </w:r>
      </w:del>
      <w:del w:id="20767" w:author="PR Preview" w:date="2026-01-01T00:00:00Z">
        <w:r>
          <w:delText xml:space="preserve">both symmetric (</w:delText>
        </w:r>
      </w:del>
      <w:hyperlink w:anchor="cor-inverse-symmetric">
        <w:del w:id="20768" w:author="PR Preview" w:date="2026-01-01T00:00:00Z">
          <w:r>
            <w:rPr>
              <w:rStyle w:val="Hyperlink"/>
            </w:rPr>
            <w:delText xml:space="preserve">Corollary 10</w:delText>
          </w:r>
        </w:del>
      </w:hyperlink>
      <w:del w:id="20769" w:author="PR Preview" w:date="2026-01-01T00:00:00Z">
        <w:r>
          <w:delText xml:space="preserve">),</w:delText>
        </w:r>
      </w:del>
      <w:del w:id="20770" w:author="PR Preview" w:date="2026-01-01T00:00:00Z">
        <w:r>
          <w:delText xml:space="preserve"> </w:delText>
        </w:r>
      </w:del>
      <w:del w:id="20771" w:author="PR Preview" w:date="2026-01-01T00:00:00Z">
        <w:r>
          <w:delText xml:space="preserve">and</w:delText>
        </w:r>
      </w:del>
      <w:del w:id="20772"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20773" w:author="PR Preview" w:date="2026-01-01T00:00:00Z">
        <w:r>
          <w:delText xml:space="preserve">.</w:delText>
        </w:r>
      </w:del>
    </w:p>
    <w:p>
      <w:pPr>
        <w:pStyle w:val="BodyText"/>
      </w:pPr>
      <w:ins w:id="20774" w:author="PR Preview" w:date="2026-01-01T00:00:00Z">
        <w:r>
          <w:rPr>
            <w:b/>
            <w:bCs/>
          </w:rPr>
          <w:t xml:space="preserve">The two inverses exist.</w:t>
        </w:r>
      </w:ins>
      <w:ins w:id="20775" w:author="PR Preview" w:date="2026-01-01T00:00:00Z">
        <w:r>
          <w:t xml:space="preserve"> </w:t>
        </w:r>
      </w:ins>
      <w:ins w:id="20776" w:author="PR Preview" w:date="2026-01-01T00:00:00Z">
        <w:r>
          <w:t xml:space="preserve">Now suppose</w:t>
        </w:r>
      </w:ins>
      <w:ins w:id="20777"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20778" w:author="PR Preview" w:date="2026-01-01T00:00:00Z">
        <w:r>
          <w:t xml:space="preserve">.</w:t>
        </w:r>
      </w:ins>
      <w:ins w:id="20779" w:author="PR Preview" w:date="2026-01-01T00:00:00Z">
        <w:r>
          <w:t xml:space="preserve"> </w:t>
        </w:r>
      </w:ins>
      <w:ins w:id="20780" w:author="PR Preview" w:date="2026-01-01T00:00:00Z">
        <w:r>
          <w:t xml:space="preserve">A rank factorization exists (</w:t>
        </w:r>
      </w:ins>
      <w:hyperlink w:anchor="thm-rank-factorization">
        <w:ins w:id="20781" w:author="PR Preview" w:date="2026-01-01T00:00:00Z">
          <w:r>
            <w:rPr>
              <w:rStyle w:val="Hyperlink"/>
            </w:rPr>
            <w:t xml:space="preserve">Theorem 46</w:t>
          </w:r>
        </w:ins>
      </w:hyperlink>
      <w:ins w:id="20782" w:author="PR Preview" w:date="2026-01-01T00:00:00Z">
        <w:r>
          <w:t xml:space="preserve">).</w:t>
        </w:r>
      </w:ins>
      <w:ins w:id="20783" w:author="PR Preview" w:date="2026-01-01T00:00:00Z">
        <w:r>
          <w:t xml:space="preserve"> </w:t>
        </w:r>
      </w:ins>
      <m:oMath>
        <m:r>
          <m:rPr>
            <m:sty m:val="bi"/>
          </m:rPr>
          <m:t>C</m:t>
        </m:r>
      </m:oMath>
      <w:ins w:id="20784" w:author="PR Preview" w:date="2026-01-01T00:00:00Z">
        <w:r>
          <w:t xml:space="preserve"> </w:t>
        </w:r>
      </w:ins>
      <w:ins w:id="20785" w:author="PR Preview" w:date="2026-01-01T00:00:00Z">
        <w:r>
          <w:t xml:space="preserve">is</w:t>
        </w:r>
      </w:ins>
      <w:ins w:id="20786" w:author="PR Preview" w:date="2026-01-01T00:00:00Z">
        <w:r>
          <w:t xml:space="preserve"> </w:t>
        </w:r>
      </w:ins>
      <m:oMath>
        <m:r>
          <m:t>m</m:t>
        </m:r>
        <m:r>
          <m:rPr>
            <m:sty m:val="p"/>
          </m:rPr>
          <m:t>×</m:t>
        </m:r>
        <m:r>
          <m:t>r</m:t>
        </m:r>
      </m:oMath>
      <w:ins w:id="20787" w:author="PR Preview" w:date="2026-01-01T00:00:00Z">
        <w:r>
          <w:t xml:space="preserve"> </w:t>
        </w:r>
      </w:ins>
      <w:ins w:id="20788" w:author="PR Preview" w:date="2026-01-01T00:00:00Z">
        <w:r>
          <w:t xml:space="preserve">and</w:t>
        </w:r>
      </w:ins>
      <w:ins w:id="20789" w:author="PR Preview" w:date="2026-01-01T00:00:00Z">
        <w:r>
          <w:t xml:space="preserve"> </w:t>
        </w:r>
      </w:ins>
      <m:oMath>
        <m:r>
          <m:rPr>
            <m:sty m:val="bi"/>
          </m:rPr>
          <m:t>R</m:t>
        </m:r>
      </m:oMath>
      <w:ins w:id="20790" w:author="PR Preview" w:date="2026-01-01T00:00:00Z">
        <w:r>
          <w:t xml:space="preserve"> </w:t>
        </w:r>
      </w:ins>
      <w:ins w:id="20791" w:author="PR Preview" w:date="2026-01-01T00:00:00Z">
        <w:r>
          <w:t xml:space="preserve">is</w:t>
        </w:r>
      </w:ins>
      <w:ins w:id="20792" w:author="PR Preview" w:date="2026-01-01T00:00:00Z">
        <w:r>
          <w:t xml:space="preserve"> </w:t>
        </w:r>
      </w:ins>
      <m:oMath>
        <m:r>
          <m:t>r</m:t>
        </m:r>
        <m:r>
          <m:rPr>
            <m:sty m:val="p"/>
          </m:rPr>
          <m:t>×</m:t>
        </m:r>
        <m:r>
          <m:t>n</m:t>
        </m:r>
      </m:oMath>
      <w:ins w:id="20793" w:author="PR Preview" w:date="2026-01-01T00:00:00Z">
        <w:r>
          <w:t xml:space="preserve">.</w:t>
        </w:r>
      </w:ins>
      <w:ins w:id="20794" w:author="PR Preview" w:date="2026-01-01T00:00:00Z">
        <w:r>
          <w:t xml:space="preserve"> </w:t>
        </w:r>
      </w:ins>
      <w:ins w:id="20795" w:author="PR Preview" w:date="2026-01-01T00:00:00Z">
        <w:r>
          <w:t xml:space="preserve">Both have rank</w:t>
        </w:r>
      </w:ins>
      <w:ins w:id="20796" w:author="PR Preview" w:date="2026-01-01T00:00:00Z">
        <w:r>
          <w:t xml:space="preserve"> </w:t>
        </w:r>
      </w:ins>
      <m:oMath>
        <m:r>
          <m:t>r</m:t>
        </m:r>
      </m:oMath>
      <w:ins w:id="20797"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ins w:id="20798" w:author="PR Preview" w:date="2026-01-01T00:00:00Z">
        <w:r>
          <w:t xml:space="preserve">and, using</w:t>
        </w:r>
      </w:ins>
      <w:ins w:id="20799" w:author="PR Preview" w:date="2026-01-01T00:00:00Z">
        <w:r>
          <w:t xml:space="preserve"> </w:t>
        </w:r>
      </w:ins>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ins w:id="20800" w:author="PR Preview" w:date="2026-01-01T00:00:00Z">
        <w:r>
          <w:t xml:space="preserve"> </w:t>
        </w:r>
      </w:ins>
      <w:ins w:id="20801" w:author="PR Preview" w:date="2026-01-01T00:00:00Z">
        <w:r>
          <w:t xml:space="preserve">(</w:t>
        </w:r>
      </w:ins>
      <w:hyperlink w:anchor="thm-transpose-product">
        <w:ins w:id="20802" w:author="PR Preview" w:date="2026-01-01T00:00:00Z">
          <w:r>
            <w:rPr>
              <w:rStyle w:val="Hyperlink"/>
            </w:rPr>
            <w:t xml:space="preserve">Theorem 19</w:t>
          </w:r>
        </w:ins>
      </w:hyperlink>
      <w:ins w:id="20803" w:author="PR Preview" w:date="2026-01-01T00:00:00Z">
        <w:r>
          <w:t xml:space="preserve">),</w:t>
        </w:r>
      </w:ins>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ins w:id="20804" w:author="PR Preview" w:date="2026-01-01T00:00:00Z">
        <w:r>
          <w:t xml:space="preserve">So</w:t>
        </w:r>
      </w:ins>
      <w:ins w:id="20805" w:author="PR Preview" w:date="2026-01-01T00:00:00Z">
        <w:r>
          <w:t xml:space="preserve"> </w:t>
        </w:r>
      </w:ins>
      <m:oMath>
        <m:r>
          <m:rPr>
            <m:sty m:val="bi"/>
          </m:rPr>
          <m:t>C</m:t>
        </m:r>
      </m:oMath>
      <w:ins w:id="20806" w:author="PR Preview" w:date="2026-01-01T00:00:00Z">
        <w:r>
          <w:t xml:space="preserve"> </w:t>
        </w:r>
      </w:ins>
      <w:ins w:id="20807" w:author="PR Preview" w:date="2026-01-01T00:00:00Z">
        <w:r>
          <w:t xml:space="preserve">and</w:t>
        </w:r>
      </w:ins>
      <w:ins w:id="20808" w:author="PR Preview" w:date="2026-01-01T00:00:00Z">
        <w:r>
          <w:t xml:space="preserve"> </w:t>
        </w:r>
      </w:ins>
      <m:oMath>
        <m:sSup>
          <m:e>
            <m:r>
              <m:rPr>
                <m:sty m:val="bi"/>
              </m:rPr>
              <m:t>R</m:t>
            </m:r>
          </m:e>
          <m:sup>
            <m:r>
              <m:rPr>
                <m:sty m:val="p"/>
              </m:rPr>
              <m:t>⊤</m:t>
            </m:r>
          </m:sup>
        </m:sSup>
      </m:oMath>
      <w:ins w:id="20809" w:author="PR Preview" w:date="2026-01-01T00:00:00Z">
        <w:r>
          <w:t xml:space="preserve"> </w:t>
        </w:r>
      </w:ins>
      <w:ins w:id="20810" w:author="PR Preview" w:date="2026-01-01T00:00:00Z">
        <w:r>
          <w:t xml:space="preserve">have full column rank</w:t>
        </w:r>
      </w:ins>
      <w:ins w:id="20811" w:author="PR Preview" w:date="2026-01-01T00:00:00Z">
        <w:r>
          <w:t xml:space="preserve"> </w:t>
        </w:r>
      </w:ins>
      <m:oMath>
        <m:r>
          <m:t>r</m:t>
        </m:r>
      </m:oMath>
      <w:ins w:id="20812" w:author="PR Preview" w:date="2026-01-01T00:00:00Z">
        <w:r>
          <w:t xml:space="preserve">,</w:t>
        </w:r>
      </w:ins>
      <w:ins w:id="20813" w:author="PR Preview" w:date="2026-01-01T00:00:00Z">
        <w:r>
          <w:t xml:space="preserve"> </w:t>
        </w:r>
      </w:ins>
      <w:ins w:id="20814" w:author="PR Preview" w:date="2026-01-01T00:00:00Z">
        <w:r>
          <w:t xml:space="preserve">and</w:t>
        </w:r>
      </w:ins>
      <w:ins w:id="20815" w:author="PR Preview" w:date="2026-01-01T00:00:00Z">
        <w:r>
          <w:t xml:space="preserve"> </w:t>
        </w:r>
      </w:ins>
      <m:oMath>
        <m:sSup>
          <m:e>
            <m:r>
              <m:rPr>
                <m:sty m:val="bi"/>
              </m:rPr>
              <m:t>C</m:t>
            </m:r>
          </m:e>
          <m:sup>
            <m:r>
              <m:rPr>
                <m:sty m:val="p"/>
              </m:rPr>
              <m:t>⊤</m:t>
            </m:r>
          </m:sup>
        </m:sSup>
        <m:r>
          <m:rPr>
            <m:sty m:val="bi"/>
          </m:rPr>
          <m:t>C</m:t>
        </m:r>
      </m:oMath>
      <w:ins w:id="20816" w:author="PR Preview" w:date="2026-01-01T00:00:00Z">
        <w:r>
          <w:t xml:space="preserve"> </w:t>
        </w:r>
      </w:ins>
      <w:ins w:id="20817" w:author="PR Preview" w:date="2026-01-01T00:00:00Z">
        <w:r>
          <w:t xml:space="preserve">and</w:t>
        </w:r>
      </w:ins>
      <w:ins w:id="20818"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20819" w:author="PR Preview" w:date="2026-01-01T00:00:00Z">
        <w:r>
          <w:t xml:space="preserve"> </w:t>
        </w:r>
      </w:ins>
      <w:ins w:id="20820" w:author="PR Preview" w:date="2026-01-01T00:00:00Z">
        <w:r>
          <w:t xml:space="preserve">are invertible (</w:t>
        </w:r>
      </w:ins>
      <w:hyperlink w:anchor="thm-gram-invertible">
        <w:ins w:id="20821" w:author="PR Preview" w:date="2026-01-01T00:00:00Z">
          <w:r>
            <w:rPr>
              <w:rStyle w:val="Hyperlink"/>
            </w:rPr>
            <w:t xml:space="preserve">Theorem 89</w:t>
          </w:r>
        </w:ins>
      </w:hyperlink>
      <w:ins w:id="20822" w:author="PR Preview" w:date="2026-01-01T00:00:00Z">
        <w:r>
          <w:t xml:space="preserve">).</w:t>
        </w:r>
      </w:ins>
      <w:ins w:id="20823" w:author="PR Preview" w:date="2026-01-01T00:00:00Z">
        <w:r>
          <w:t xml:space="preserve"> </w:t>
        </w:r>
      </w:ins>
      <w:ins w:id="20824"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ins w:id="20825" w:author="PR Preview" w:date="2026-01-01T00:00:00Z">
        <w:r>
          <w:t xml:space="preserve">(</w:t>
        </w:r>
      </w:ins>
      <w:hyperlink w:anchor="thm-transpose-product">
        <w:ins w:id="20826" w:author="PR Preview" w:date="2026-01-01T00:00:00Z">
          <w:r>
            <w:rPr>
              <w:rStyle w:val="Hyperlink"/>
            </w:rPr>
            <w:t xml:space="preserve">Theorem 19</w:t>
          </w:r>
        </w:ins>
      </w:hyperlink>
      <w:ins w:id="20827" w:author="PR Preview" w:date="2026-01-01T00:00:00Z">
        <w:r>
          <w:t xml:space="preserve">,</w:t>
        </w:r>
      </w:ins>
      <w:ins w:id="20828" w:author="PR Preview" w:date="2026-01-01T00:00:00Z">
        <w:r>
          <w:t xml:space="preserve"> </w:t>
        </w:r>
      </w:ins>
      <w:hyperlink w:anchor="def-matrix-transpose">
        <w:ins w:id="20829" w:author="PR Preview" w:date="2026-01-01T00:00:00Z">
          <w:r>
            <w:rPr>
              <w:rStyle w:val="Hyperlink"/>
            </w:rPr>
            <w:t xml:space="preserve">Definition 22</w:t>
          </w:r>
        </w:ins>
      </w:hyperlink>
      <w:ins w:id="20830" w:author="PR Preview" w:date="2026-01-01T00:00:00Z">
        <w:r>
          <w:t xml:space="preserve">), and likewise for</w:t>
        </w:r>
      </w:ins>
      <w:ins w:id="20831" w:author="PR Preview" w:date="2026-01-01T00:00:00Z">
        <w:r>
          <w:t xml:space="preserve"> </w:t>
        </w:r>
      </w:ins>
      <m:oMath>
        <m:r>
          <m:rPr>
            <m:sty m:val="bi"/>
          </m:rPr>
          <m:t>R</m:t>
        </m:r>
        <m:sSup>
          <m:e>
            <m:r>
              <m:rPr>
                <m:sty m:val="bi"/>
              </m:rPr>
              <m:t>R</m:t>
            </m:r>
          </m:e>
          <m:sup>
            <m:r>
              <m:rPr>
                <m:sty m:val="p"/>
              </m:rPr>
              <m:t>⊤</m:t>
            </m:r>
          </m:sup>
        </m:sSup>
      </m:oMath>
      <w:ins w:id="20832" w:author="PR Preview" w:date="2026-01-01T00:00:00Z">
        <w:r>
          <w:t xml:space="preserve">.</w:t>
        </w:r>
      </w:ins>
      <w:ins w:id="20833" w:author="PR Preview" w:date="2026-01-01T00:00:00Z">
        <w:r>
          <w:t xml:space="preserve"> </w:t>
        </w:r>
      </w:ins>
      <w:ins w:id="20834" w:author="PR Preview" w:date="2026-01-01T00:00:00Z">
        <w:r>
          <w:t xml:space="preserve">Write</w:t>
        </w:r>
      </w:ins>
      <w:ins w:id="20835"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20836" w:author="PR Preview" w:date="2026-01-01T00:00:00Z">
        <w:r>
          <w:t xml:space="preserve"> </w:t>
        </w:r>
      </w:ins>
      <w:ins w:id="20837" w:author="PR Preview" w:date="2026-01-01T00:00:00Z">
        <w:r>
          <w:t xml:space="preserve">and</w:t>
        </w:r>
      </w:ins>
      <w:ins w:id="20838"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20839" w:author="PR Preview" w:date="2026-01-01T00:00:00Z">
        <w:r>
          <w:t xml:space="preserve">,</w:t>
        </w:r>
      </w:ins>
      <w:ins w:id="20840" w:author="PR Preview" w:date="2026-01-01T00:00:00Z">
        <w:r>
          <w:t xml:space="preserve"> </w:t>
        </w:r>
      </w:ins>
      <w:ins w:id="20841" w:author="PR Preview" w:date="2026-01-01T00:00:00Z">
        <w:r>
          <w:t xml:space="preserve">both symmetric (</w:t>
        </w:r>
      </w:ins>
      <w:hyperlink w:anchor="cor-inverse-symmetric">
        <w:ins w:id="20842" w:author="PR Preview" w:date="2026-01-01T00:00:00Z">
          <w:r>
            <w:rPr>
              <w:rStyle w:val="Hyperlink"/>
            </w:rPr>
            <w:t xml:space="preserve">Corollary 10</w:t>
          </w:r>
        </w:ins>
      </w:hyperlink>
      <w:ins w:id="20843" w:author="PR Preview" w:date="2026-01-01T00:00:00Z">
        <w:r>
          <w:t xml:space="preserve">),</w:t>
        </w:r>
      </w:ins>
      <w:ins w:id="20844" w:author="PR Preview" w:date="2026-01-01T00:00:00Z">
        <w:r>
          <w:t xml:space="preserve"> </w:t>
        </w:r>
      </w:ins>
      <w:ins w:id="20845" w:author="PR Preview" w:date="2026-01-01T00:00:00Z">
        <w:r>
          <w:t xml:space="preserve">and</w:t>
        </w:r>
      </w:ins>
      <w:ins w:id="20846"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20847"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del w:id="20848" w:author="PR Preview" w:date="2026-01-01T00:00:00Z">
        <w:r>
          <w:rPr>
            <w:b/>
            <w:bCs/>
          </w:rPr>
          <w:delText xml:space="preserve">Example 181 (The Moore-Penrose inverse of a rank-one matrix)</w:delText>
        </w:r>
      </w:del>
      <w:del w:id="20849" w:author="PR Preview" w:date="2026-01-01T00:00:00Z">
        <w:r>
          <w:delText xml:space="preserve"> </w:delText>
        </w:r>
      </w:del>
      <w:del w:id="20850" w:author="PR Preview" w:date="2026-01-01T00:00:00Z">
        <w:r>
          <w:delText xml:space="preserve">For</w:delText>
        </w:r>
      </w:del>
      <w:del w:id="20851" w:author="PR Preview" w:date="2026-01-01T00:00:00Z">
        <w:r>
          <w:delText xml:space="preserve"> </w:delText>
        </w:r>
      </w:del>
      <m:oMath>
        <m:r>
          <m:rPr>
            <m:sty m:val="bi"/>
          </m:rPr>
          <m:t>A</m:t>
        </m:r>
      </m:oMath>
      <w:del w:id="20852" w:author="PR Preview" w:date="2026-01-01T00:00:00Z">
        <w:r>
          <w:delText xml:space="preserve"> </w:delText>
        </w:r>
      </w:del>
      <w:del w:id="20853" w:author="PR Preview" w:date="2026-01-01T00:00:00Z">
        <w:r>
          <w:delText xml:space="preserve">in</w:delText>
        </w:r>
      </w:del>
      <w:del w:id="20854" w:author="PR Preview" w:date="2026-01-01T00:00:00Z">
        <w:r>
          <w:delText xml:space="preserve"> </w:delText>
        </w:r>
      </w:del>
      <w:hyperlink w:anchor="exm-column-space">
        <w:del w:id="20855" w:author="PR Preview" w:date="2026-01-01T00:00:00Z">
          <w:r>
            <w:rPr>
              <w:rStyle w:val="Hyperlink"/>
            </w:rPr>
            <w:delText xml:space="preserve">Example 57</w:delText>
          </w:r>
        </w:del>
      </w:hyperlink>
      <w:del w:id="20856" w:author="PR Preview" w:date="2026-01-01T00:00:00Z">
        <w:r>
          <w:delText xml:space="preserve">, the rank factorization</w:delText>
        </w:r>
      </w:del>
      <w:del w:id="20857"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20858" w:author="PR Preview" w:date="2026-01-01T00:00:00Z">
        <w:r>
          <w:delText xml:space="preserve">,</w:delText>
        </w:r>
      </w:del>
      <w:del w:id="20859"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20860" w:author="PR Preview" w:date="2026-01-01T00:00:00Z">
        <w:r>
          <w:delText xml:space="preserve"> </w:delText>
        </w:r>
      </w:del>
      <w:del w:id="20861" w:author="PR Preview" w:date="2026-01-01T00:00:00Z">
        <w:r>
          <w:delText xml:space="preserve">(</w:delText>
        </w:r>
      </w:del>
      <w:hyperlink w:anchor="exm-rank-factorization">
        <w:del w:id="20862" w:author="PR Preview" w:date="2026-01-01T00:00:00Z">
          <w:r>
            <w:rPr>
              <w:rStyle w:val="Hyperlink"/>
            </w:rPr>
            <w:delText xml:space="preserve">Example 80</w:delText>
          </w:r>
        </w:del>
      </w:hyperlink>
      <w:del w:id="20863" w:author="PR Preview" w:date="2026-01-01T00:00:00Z">
        <w:r>
          <w:delText xml:space="preserve">) gives</w:delText>
        </w:r>
      </w:del>
    </w:p>
    <w:p>
      <w:pPr>
        <w:pStyle w:val="FirstParagraph"/>
      </w:pPr>
      <w:ins w:id="20864" w:author="PR Preview" w:date="2026-01-01T00:00:00Z">
        <w:r>
          <w:rPr>
            <w:b/>
            <w:bCs/>
          </w:rPr>
          <w:t xml:space="preserve">Example 180 (The Moore-Penrose inverse of a rank-one matrix)</w:t>
        </w:r>
      </w:ins>
      <w:ins w:id="20865" w:author="PR Preview" w:date="2026-01-01T00:00:00Z">
        <w:r>
          <w:t xml:space="preserve"> </w:t>
        </w:r>
      </w:ins>
      <w:ins w:id="20866" w:author="PR Preview" w:date="2026-01-01T00:00:00Z">
        <w:r>
          <w:t xml:space="preserve">For</w:t>
        </w:r>
      </w:ins>
      <w:ins w:id="20867" w:author="PR Preview" w:date="2026-01-01T00:00:00Z">
        <w:r>
          <w:t xml:space="preserve"> </w:t>
        </w:r>
      </w:ins>
      <m:oMath>
        <m:r>
          <m:rPr>
            <m:sty m:val="bi"/>
          </m:rPr>
          <m:t>A</m:t>
        </m:r>
      </m:oMath>
      <w:ins w:id="20868" w:author="PR Preview" w:date="2026-01-01T00:00:00Z">
        <w:r>
          <w:t xml:space="preserve"> </w:t>
        </w:r>
      </w:ins>
      <w:ins w:id="20869" w:author="PR Preview" w:date="2026-01-01T00:00:00Z">
        <w:r>
          <w:t xml:space="preserve">in</w:t>
        </w:r>
      </w:ins>
      <w:ins w:id="20870" w:author="PR Preview" w:date="2026-01-01T00:00:00Z">
        <w:r>
          <w:t xml:space="preserve"> </w:t>
        </w:r>
      </w:ins>
      <w:hyperlink w:anchor="exm-column-space">
        <w:ins w:id="20871" w:author="PR Preview" w:date="2026-01-01T00:00:00Z">
          <w:r>
            <w:rPr>
              <w:rStyle w:val="Hyperlink"/>
            </w:rPr>
            <w:t xml:space="preserve">Example 56</w:t>
          </w:r>
        </w:ins>
      </w:hyperlink>
      <w:ins w:id="20872" w:author="PR Preview" w:date="2026-01-01T00:00:00Z">
        <w:r>
          <w:t xml:space="preserve">, the rank factorization</w:t>
        </w:r>
      </w:ins>
      <w:ins w:id="20873"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20874" w:author="PR Preview" w:date="2026-01-01T00:00:00Z">
        <w:r>
          <w:t xml:space="preserve">,</w:t>
        </w:r>
      </w:ins>
      <w:ins w:id="20875"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20876" w:author="PR Preview" w:date="2026-01-01T00:00:00Z">
        <w:r>
          <w:t xml:space="preserve"> </w:t>
        </w:r>
      </w:ins>
      <w:ins w:id="20877" w:author="PR Preview" w:date="2026-01-01T00:00:00Z">
        <w:r>
          <w:t xml:space="preserve">(</w:t>
        </w:r>
      </w:ins>
      <w:hyperlink w:anchor="exm-rank-factorization">
        <w:ins w:id="20878" w:author="PR Preview" w:date="2026-01-01T00:00:00Z">
          <w:r>
            <w:rPr>
              <w:rStyle w:val="Hyperlink"/>
            </w:rPr>
            <w:t xml:space="preserve">Example 79</w:t>
          </w:r>
        </w:ins>
      </w:hyperlink>
      <w:ins w:id="20879"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del w:id="20880" w:author="PR Preview" w:date="2026-01-01T00:00:00Z">
        <w:r>
          <w:rPr>
            <w:b/>
            <w:bCs/>
          </w:rPr>
          <w:delText xml:space="preserve">Definition 111 (Consistent linear system)</w:delText>
        </w:r>
      </w:del>
      <w:del w:id="20881" w:author="PR Preview" w:date="2026-01-01T00:00:00Z">
        <w:r>
          <w:delText xml:space="preserve"> </w:delText>
        </w:r>
      </w:del>
      <w:del w:id="20882" w:author="PR Preview" w:date="2026-01-01T00:00:00Z">
        <w:r>
          <w:delText xml:space="preserve">A linear system (</w:delText>
        </w:r>
      </w:del>
      <w:hyperlink w:anchor="def-linear-system">
        <w:del w:id="20883" w:author="PR Preview" w:date="2026-01-01T00:00:00Z">
          <w:r>
            <w:rPr>
              <w:rStyle w:val="Hyperlink"/>
            </w:rPr>
            <w:delText xml:space="preserve">Definition 33</w:delText>
          </w:r>
        </w:del>
      </w:hyperlink>
      <w:del w:id="20884" w:author="PR Preview" w:date="2026-01-01T00:00:00Z">
        <w:r>
          <w:delText xml:space="preserve">)</w:delText>
        </w:r>
      </w:del>
      <w:del w:id="20885" w:author="PR Preview" w:date="2026-01-01T00:00:00Z">
        <w:r>
          <w:delText xml:space="preserve"> </w:delText>
        </w:r>
      </w:del>
      <w:del w:id="20886" w:author="PR Preview" w:date="2026-01-01T00:00:00Z">
        <w:r>
          <w:delText xml:space="preserve">$\mathbf{A} \mathord{\smash[b]{\underset{\raise.3ex\hbox{$\scriptstyle\sim$}}{x}}\vphantom{x}} = \mathord{\smash[b]{\underset{\raise.3ex\hbox{$\scriptstyle\sim$}}{b}}\vphantom{b}}$</w:delText>
        </w:r>
      </w:del>
      <w:del w:id="20887" w:author="PR Preview" w:date="2026-01-01T00:00:00Z">
        <w:r>
          <w:delText xml:space="preserve">,</w:delText>
        </w:r>
      </w:del>
      <w:del w:id="20888" w:author="PR Preview" w:date="2026-01-01T00:00:00Z">
        <w:r>
          <w:delText xml:space="preserve"> </w:delText>
        </w:r>
      </w:del>
      <w:del w:id="20889" w:author="PR Preview" w:date="2026-01-01T00:00:00Z">
        <w:r>
          <w:delText xml:space="preserve">with</w:delText>
        </w:r>
      </w:del>
      <w:del w:id="20890" w:author="PR Preview" w:date="2026-01-01T00:00:00Z">
        <w:r>
          <w:delText xml:space="preserve"> </w:delText>
        </w:r>
      </w:del>
      <m:oMath>
        <m:r>
          <m:rPr>
            <m:sty m:val="bi"/>
          </m:rPr>
          <m:t>A</m:t>
        </m:r>
      </m:oMath>
      <w:del w:id="20891" w:author="PR Preview" w:date="2026-01-01T00:00:00Z">
        <w:r>
          <w:delText xml:space="preserve"> </w:delText>
        </w:r>
      </w:del>
      <w:del w:id="20892" w:author="PR Preview" w:date="2026-01-01T00:00:00Z">
        <w:r>
          <w:delText xml:space="preserve">an</w:delText>
        </w:r>
      </w:del>
      <w:del w:id="20893" w:author="PR Preview" w:date="2026-01-01T00:00:00Z">
        <w:r>
          <w:delText xml:space="preserve"> </w:delText>
        </w:r>
      </w:del>
      <m:oMath>
        <m:r>
          <m:t>m</m:t>
        </m:r>
        <m:r>
          <m:rPr>
            <m:sty m:val="p"/>
          </m:rPr>
          <m:t>×</m:t>
        </m:r>
        <m:r>
          <m:t>n</m:t>
        </m:r>
      </m:oMath>
      <w:del w:id="20894" w:author="PR Preview" w:date="2026-01-01T00:00:00Z">
        <w:r>
          <w:delText xml:space="preserve"> </w:delText>
        </w:r>
      </w:del>
      <w:del w:id="20895" w:author="PR Preview" w:date="2026-01-01T00:00:00Z">
        <w:r>
          <w:delText xml:space="preserve">matrix and</w:delText>
        </w:r>
      </w:del>
      <w:del w:id="20896" w:author="PR Preview" w:date="2026-01-01T00:00:00Z">
        <w:r>
          <w:delText xml:space="preserve"> </w:delText>
        </w:r>
      </w:del>
      <w:del w:id="20897" w:author="PR Preview" w:date="2026-01-01T00:00:00Z">
        <w:r>
          <w:delText xml:space="preserve">$\mathord{\smash[b]{\underset{\raise.3ex\hbox{$\scriptstyle\sim$}}{b}}\vphantom{b}} \in \mathbb{R}^m$</w:delText>
        </w:r>
      </w:del>
      <w:del w:id="20898" w:author="PR Preview" w:date="2026-01-01T00:00:00Z">
        <w:r>
          <w:delText xml:space="preserve">,</w:delText>
        </w:r>
      </w:del>
      <w:del w:id="20899" w:author="PR Preview" w:date="2026-01-01T00:00:00Z">
        <w:r>
          <w:delText xml:space="preserve"> </w:delText>
        </w:r>
      </w:del>
      <w:del w:id="20900" w:author="PR Preview" w:date="2026-01-01T00:00:00Z">
        <w:r>
          <w:delText xml:space="preserve">is</w:delText>
        </w:r>
      </w:del>
      <w:del w:id="20901" w:author="PR Preview" w:date="2026-01-01T00:00:00Z">
        <w:r>
          <w:delText xml:space="preserve"> </w:delText>
        </w:r>
      </w:del>
      <w:del w:id="20902" w:author="PR Preview" w:date="2026-01-01T00:00:00Z">
        <w:r>
          <w:rPr>
            <w:b/>
            <w:bCs/>
          </w:rPr>
          <w:delText xml:space="preserve">consistent</w:delText>
        </w:r>
      </w:del>
      <w:del w:id="20903" w:author="PR Preview" w:date="2026-01-01T00:00:00Z">
        <w:r>
          <w:delText xml:space="preserve"> </w:delText>
        </w:r>
      </w:del>
      <w:del w:id="20904" w:author="PR Preview" w:date="2026-01-01T00:00:00Z">
        <w:r>
          <w:delText xml:space="preserve">[81]</w:delText>
        </w:r>
      </w:del>
      <w:del w:id="20905" w:author="PR Preview" w:date="2026-01-01T00:00:00Z">
        <w:r>
          <w:delText xml:space="preserve"> </w:delText>
        </w:r>
      </w:del>
      <w:del w:id="20906" w:author="PR Preview" w:date="2026-01-01T00:00:00Z">
        <w:r>
          <w:delText xml:space="preserve">if it has at least one solution</w:delText>
        </w:r>
      </w:del>
      <w:del w:id="20907" w:author="PR Preview" w:date="2026-01-01T00:00:00Z">
        <w:r>
          <w:delText xml:space="preserve"> </w:delText>
        </w:r>
      </w:del>
      <w:del w:id="20908" w:author="PR Preview" w:date="2026-01-01T00:00:00Z">
        <w:r>
          <w:delText xml:space="preserve">$\mathord{\smash[b]{\underset{\raise.3ex\hbox{$\scriptstyle\sim$}}{x}}\vphantom{x}} \in \mathbb{R}^n$</w:delText>
        </w:r>
      </w:del>
      <w:del w:id="20909" w:author="PR Preview" w:date="2026-01-01T00:00:00Z">
        <w:r>
          <w:delText xml:space="preserve">,</w:delText>
        </w:r>
      </w:del>
      <w:del w:id="20910" w:author="PR Preview" w:date="2026-01-01T00:00:00Z">
        <w:r>
          <w:delText xml:space="preserve"> </w:delText>
        </w:r>
      </w:del>
      <w:del w:id="20911" w:author="PR Preview" w:date="2026-01-01T00:00:00Z">
        <w:r>
          <w:delText xml:space="preserve">and</w:delText>
        </w:r>
      </w:del>
      <w:del w:id="20912" w:author="PR Preview" w:date="2026-01-01T00:00:00Z">
        <w:r>
          <w:delText xml:space="preserve"> </w:delText>
        </w:r>
      </w:del>
      <w:del w:id="20913" w:author="PR Preview" w:date="2026-01-01T00:00:00Z">
        <w:r>
          <w:rPr>
            <w:b/>
            <w:bCs/>
          </w:rPr>
          <w:delText xml:space="preserve">inconsistent</w:delText>
        </w:r>
      </w:del>
      <w:del w:id="20914" w:author="PR Preview" w:date="2026-01-01T00:00:00Z">
        <w:r>
          <w:delText xml:space="preserve"> </w:delText>
        </w:r>
      </w:del>
      <w:del w:id="20915" w:author="PR Preview" w:date="2026-01-01T00:00:00Z">
        <w:r>
          <w:delText xml:space="preserve">otherwise.</w:delText>
        </w:r>
      </w:del>
    </w:p>
    <w:p>
      <w:pPr>
        <w:pStyle w:val="BodyText"/>
      </w:pPr>
      <w:del w:id="20916" w:author="PR Preview" w:date="2026-01-01T00:00:00Z">
        <w:r>
          <w:rPr>
            <w:b/>
            <w:bCs/>
          </w:rPr>
          <w:delText xml:space="preserve">Example 182 (A consistent system and an inconsistent one)</w:delText>
        </w:r>
      </w:del>
      <w:del w:id="20917" w:author="PR Preview" w:date="2026-01-01T00:00:00Z">
        <w:r>
          <w:delText xml:space="preserve"> </w:delText>
        </w:r>
      </w:del>
      <w:del w:id="20918" w:author="PR Preview" w:date="2026-01-01T00:00:00Z">
        <w:r>
          <w:delText xml:space="preserve">With</w:delText>
        </w:r>
      </w:del>
      <w:del w:id="2091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920" w:author="PR Preview" w:date="2026-01-01T00:00:00Z">
        <w:r>
          <w:delText xml:space="preserve">,</w:delText>
        </w:r>
      </w:del>
      <w:del w:id="20921"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20922" w:author="PR Preview" w:date="2026-01-01T00:00:00Z">
        <w:r>
          <w:delText xml:space="preserve"> </w:delText>
        </w:r>
      </w:del>
      <w:del w:id="20923" w:author="PR Preview" w:date="2026-01-01T00:00:00Z">
        <w:r>
          <w:delText xml:space="preserve">(</w:delText>
        </w:r>
      </w:del>
      <w:hyperlink w:anchor="def-matvec-mult">
        <w:del w:id="20924" w:author="PR Preview" w:date="2026-01-01T00:00:00Z">
          <w:r>
            <w:rPr>
              <w:rStyle w:val="Hyperlink"/>
            </w:rPr>
            <w:delText xml:space="preserve">Definition 32</w:delText>
          </w:r>
        </w:del>
      </w:hyperlink>
      <w:del w:id="20925" w:author="PR Preview" w:date="2026-01-01T00:00:00Z">
        <w:r>
          <w:delText xml:space="preserve">).</w:delText>
        </w:r>
      </w:del>
    </w:p>
    <w:p>
      <w:pPr>
        <w:pStyle w:val="BodyText"/>
      </w:pPr>
      <w:ins w:id="20926" w:author="PR Preview" w:date="2026-01-01T00:00:00Z">
        <w:r>
          <w:rPr>
            <w:b/>
            <w:bCs/>
          </w:rPr>
          <w:t xml:space="preserve">Definition 111 (Consistent linear system)</w:t>
        </w:r>
      </w:ins>
      <w:ins w:id="20927" w:author="PR Preview" w:date="2026-01-01T00:00:00Z">
        <w:r>
          <w:t xml:space="preserve"> </w:t>
        </w:r>
      </w:ins>
      <w:ins w:id="20928" w:author="PR Preview" w:date="2026-01-01T00:00:00Z">
        <w:r>
          <w:t xml:space="preserve">A linear system (</w:t>
        </w:r>
      </w:ins>
      <w:hyperlink w:anchor="def-linear-system">
        <w:ins w:id="20929" w:author="PR Preview" w:date="2026-01-01T00:00:00Z">
          <w:r>
            <w:rPr>
              <w:rStyle w:val="Hyperlink"/>
            </w:rPr>
            <w:t xml:space="preserve">Definition 33</w:t>
          </w:r>
        </w:ins>
      </w:hyperlink>
      <w:ins w:id="20930" w:author="PR Preview" w:date="2026-01-01T00:00:00Z">
        <w:r>
          <w:t xml:space="preserve">)</w:t>
        </w:r>
      </w:ins>
      <w:ins w:id="20931" w:author="PR Preview" w:date="2026-01-01T00:00:00Z">
        <w:r>
          <w:t xml:space="preserve"> </w:t>
        </w:r>
      </w:ins>
      <w:ins w:id="20932" w:author="PR Preview" w:date="2026-01-01T00:00:00Z">
        <w:r>
          <w:t xml:space="preserve">$\mathbf{A} \mathord{\smash[b]{\underset{\raise.3ex\hbox{$\scriptstyle\sim$}}{x}}\vphantom{x}} = \mathord{\smash[b]{\underset{\raise.3ex\hbox{$\scriptstyle\sim$}}{b}}\vphantom{b}}$</w:t>
        </w:r>
      </w:ins>
      <w:ins w:id="20933" w:author="PR Preview" w:date="2026-01-01T00:00:00Z">
        <w:r>
          <w:t xml:space="preserve">,</w:t>
        </w:r>
      </w:ins>
      <w:ins w:id="20934" w:author="PR Preview" w:date="2026-01-01T00:00:00Z">
        <w:r>
          <w:t xml:space="preserve"> </w:t>
        </w:r>
      </w:ins>
      <w:ins w:id="20935" w:author="PR Preview" w:date="2026-01-01T00:00:00Z">
        <w:r>
          <w:t xml:space="preserve">with</w:t>
        </w:r>
      </w:ins>
      <w:ins w:id="20936" w:author="PR Preview" w:date="2026-01-01T00:00:00Z">
        <w:r>
          <w:t xml:space="preserve"> </w:t>
        </w:r>
      </w:ins>
      <m:oMath>
        <m:r>
          <m:rPr>
            <m:sty m:val="bi"/>
          </m:rPr>
          <m:t>A</m:t>
        </m:r>
      </m:oMath>
      <w:ins w:id="20937" w:author="PR Preview" w:date="2026-01-01T00:00:00Z">
        <w:r>
          <w:t xml:space="preserve"> </w:t>
        </w:r>
      </w:ins>
      <w:ins w:id="20938" w:author="PR Preview" w:date="2026-01-01T00:00:00Z">
        <w:r>
          <w:t xml:space="preserve">an</w:t>
        </w:r>
      </w:ins>
      <w:ins w:id="20939" w:author="PR Preview" w:date="2026-01-01T00:00:00Z">
        <w:r>
          <w:t xml:space="preserve"> </w:t>
        </w:r>
      </w:ins>
      <m:oMath>
        <m:r>
          <m:t>m</m:t>
        </m:r>
        <m:r>
          <m:rPr>
            <m:sty m:val="p"/>
          </m:rPr>
          <m:t>×</m:t>
        </m:r>
        <m:r>
          <m:t>n</m:t>
        </m:r>
      </m:oMath>
      <w:ins w:id="20940" w:author="PR Preview" w:date="2026-01-01T00:00:00Z">
        <w:r>
          <w:t xml:space="preserve"> </w:t>
        </w:r>
      </w:ins>
      <w:ins w:id="20941" w:author="PR Preview" w:date="2026-01-01T00:00:00Z">
        <w:r>
          <w:t xml:space="preserve">matrix and</w:t>
        </w:r>
      </w:ins>
      <w:ins w:id="20942" w:author="PR Preview" w:date="2026-01-01T00:00:00Z">
        <w:r>
          <w:t xml:space="preserve"> </w:t>
        </w:r>
      </w:ins>
      <w:ins w:id="20943" w:author="PR Preview" w:date="2026-01-01T00:00:00Z">
        <w:r>
          <w:t xml:space="preserve">$\mathord{\smash[b]{\underset{\raise.3ex\hbox{$\scriptstyle\sim$}}{b}}\vphantom{b}} \in \mathbb{R}^m$</w:t>
        </w:r>
      </w:ins>
      <w:ins w:id="20944" w:author="PR Preview" w:date="2026-01-01T00:00:00Z">
        <w:r>
          <w:t xml:space="preserve">,</w:t>
        </w:r>
      </w:ins>
      <w:ins w:id="20945" w:author="PR Preview" w:date="2026-01-01T00:00:00Z">
        <w:r>
          <w:t xml:space="preserve"> </w:t>
        </w:r>
      </w:ins>
      <w:ins w:id="20946" w:author="PR Preview" w:date="2026-01-01T00:00:00Z">
        <w:r>
          <w:t xml:space="preserve">is</w:t>
        </w:r>
      </w:ins>
      <w:ins w:id="20947" w:author="PR Preview" w:date="2026-01-01T00:00:00Z">
        <w:r>
          <w:t xml:space="preserve"> </w:t>
        </w:r>
      </w:ins>
      <w:ins w:id="20948" w:author="PR Preview" w:date="2026-01-01T00:00:00Z">
        <w:r>
          <w:rPr>
            <w:b/>
            <w:bCs/>
          </w:rPr>
          <w:t xml:space="preserve">consistent</w:t>
        </w:r>
      </w:ins>
      <w:ins w:id="20949" w:author="PR Preview" w:date="2026-01-01T00:00:00Z">
        <w:r>
          <w:t xml:space="preserve"> </w:t>
        </w:r>
      </w:ins>
      <w:ins w:id="20950" w:author="PR Preview" w:date="2026-01-01T00:00:00Z">
        <w:r>
          <w:t xml:space="preserve">[78]</w:t>
        </w:r>
      </w:ins>
      <w:ins w:id="20951" w:author="PR Preview" w:date="2026-01-01T00:00:00Z">
        <w:r>
          <w:t xml:space="preserve"> </w:t>
        </w:r>
      </w:ins>
      <w:ins w:id="20952" w:author="PR Preview" w:date="2026-01-01T00:00:00Z">
        <w:r>
          <w:t xml:space="preserve">if it has at least one solution</w:t>
        </w:r>
      </w:ins>
      <w:ins w:id="20953" w:author="PR Preview" w:date="2026-01-01T00:00:00Z">
        <w:r>
          <w:t xml:space="preserve"> </w:t>
        </w:r>
      </w:ins>
      <w:ins w:id="20954" w:author="PR Preview" w:date="2026-01-01T00:00:00Z">
        <w:r>
          <w:t xml:space="preserve">$\mathord{\smash[b]{\underset{\raise.3ex\hbox{$\scriptstyle\sim$}}{x}}\vphantom{x}} \in \mathbb{R}^n$</w:t>
        </w:r>
      </w:ins>
      <w:ins w:id="20955" w:author="PR Preview" w:date="2026-01-01T00:00:00Z">
        <w:r>
          <w:t xml:space="preserve">,</w:t>
        </w:r>
      </w:ins>
      <w:ins w:id="20956" w:author="PR Preview" w:date="2026-01-01T00:00:00Z">
        <w:r>
          <w:t xml:space="preserve"> </w:t>
        </w:r>
      </w:ins>
      <w:ins w:id="20957" w:author="PR Preview" w:date="2026-01-01T00:00:00Z">
        <w:r>
          <w:t xml:space="preserve">and</w:t>
        </w:r>
      </w:ins>
      <w:ins w:id="20958" w:author="PR Preview" w:date="2026-01-01T00:00:00Z">
        <w:r>
          <w:t xml:space="preserve"> </w:t>
        </w:r>
      </w:ins>
      <w:ins w:id="20959" w:author="PR Preview" w:date="2026-01-01T00:00:00Z">
        <w:r>
          <w:rPr>
            <w:b/>
            <w:bCs/>
          </w:rPr>
          <w:t xml:space="preserve">inconsistent</w:t>
        </w:r>
      </w:ins>
      <w:ins w:id="20960" w:author="PR Preview" w:date="2026-01-01T00:00:00Z">
        <w:r>
          <w:t xml:space="preserve"> </w:t>
        </w:r>
      </w:ins>
      <w:ins w:id="20961" w:author="PR Preview" w:date="2026-01-01T00:00:00Z">
        <w:r>
          <w:t xml:space="preserve">otherwise.</w:t>
        </w:r>
      </w:ins>
    </w:p>
    <w:bookmarkEnd w:id="587"/>
    <w:bookmarkStart w:id="588" w:name="exm-consistent-system"/>
    <w:p>
      <w:pPr>
        <w:pStyle w:val="BodyText"/>
      </w:pPr>
      <w:ins w:id="20962" w:author="PR Preview" w:date="2026-01-01T00:00:00Z">
        <w:r>
          <w:rPr>
            <w:b/>
            <w:bCs/>
          </w:rPr>
          <w:t xml:space="preserve">Example 181 (A consistent system and an inconsistent one)</w:t>
        </w:r>
      </w:ins>
      <w:ins w:id="20963" w:author="PR Preview" w:date="2026-01-01T00:00:00Z">
        <w:r>
          <w:t xml:space="preserve"> </w:t>
        </w:r>
      </w:ins>
      <w:ins w:id="20964" w:author="PR Preview" w:date="2026-01-01T00:00:00Z">
        <w:r>
          <w:t xml:space="preserve">With</w:t>
        </w:r>
      </w:ins>
      <w:ins w:id="2096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966" w:author="PR Preview" w:date="2026-01-01T00:00:00Z">
        <w:r>
          <w:t xml:space="preserve">,</w:t>
        </w:r>
      </w:ins>
      <w:ins w:id="20967"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20968" w:author="PR Preview" w:date="2026-01-01T00:00:00Z">
        <w:r>
          <w:t xml:space="preserve"> </w:t>
        </w:r>
      </w:ins>
      <w:ins w:id="20969" w:author="PR Preview" w:date="2026-01-01T00:00:00Z">
        <w:r>
          <w:t xml:space="preserve">(</w:t>
        </w:r>
      </w:ins>
      <w:hyperlink w:anchor="def-matvec-mult">
        <w:ins w:id="20970" w:author="PR Preview" w:date="2026-01-01T00:00:00Z">
          <w:r>
            <w:rPr>
              <w:rStyle w:val="Hyperlink"/>
            </w:rPr>
            <w:t xml:space="preserve">Definition 32</w:t>
          </w:r>
        </w:ins>
      </w:hyperlink>
      <w:ins w:id="20971" w:author="PR Preview" w:date="2026-01-01T00:00:00Z">
        <w:r>
          <w:t xml:space="preserve">).</w:t>
        </w:r>
      </w:ins>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del w:id="20972" w:author="PR Preview" w:date="2026-01-01T00:00:00Z">
        <w:r>
          <w:rPr>
            <w:b/>
            <w:bCs/>
          </w:rPr>
          <w:delText xml:space="preserve">Theorem 102 (When a linear system has a solution)</w:delText>
        </w:r>
      </w:del>
      <w:del w:id="20973" w:author="PR Preview" w:date="2026-01-01T00:00:00Z">
        <w:r>
          <w:delText xml:space="preserve"> </w:delText>
        </w:r>
      </w:del>
      <w:del w:id="20974" w:author="PR Preview" w:date="2026-01-01T00:00:00Z">
        <w:r>
          <w:delText xml:space="preserve">Let</w:delText>
        </w:r>
      </w:del>
      <w:del w:id="20975" w:author="PR Preview" w:date="2026-01-01T00:00:00Z">
        <w:r>
          <w:delText xml:space="preserve"> </w:delText>
        </w:r>
      </w:del>
      <m:oMath>
        <m:r>
          <m:rPr>
            <m:sty m:val="bi"/>
          </m:rPr>
          <m:t>A</m:t>
        </m:r>
      </m:oMath>
      <w:del w:id="20976" w:author="PR Preview" w:date="2026-01-01T00:00:00Z">
        <w:r>
          <w:delText xml:space="preserve"> </w:delText>
        </w:r>
      </w:del>
      <w:del w:id="20977" w:author="PR Preview" w:date="2026-01-01T00:00:00Z">
        <w:r>
          <w:delText xml:space="preserve">be</w:delText>
        </w:r>
      </w:del>
      <w:del w:id="20978" w:author="PR Preview" w:date="2026-01-01T00:00:00Z">
        <w:r>
          <w:delText xml:space="preserve"> </w:delText>
        </w:r>
      </w:del>
      <m:oMath>
        <m:r>
          <m:t>m</m:t>
        </m:r>
        <m:r>
          <m:rPr>
            <m:sty m:val="p"/>
          </m:rPr>
          <m:t>×</m:t>
        </m:r>
        <m:r>
          <m:t>n</m:t>
        </m:r>
      </m:oMath>
      <w:del w:id="20979" w:author="PR Preview" w:date="2026-01-01T00:00:00Z">
        <w:r>
          <w:delText xml:space="preserve">, let</w:delText>
        </w:r>
      </w:del>
      <w:del w:id="20980" w:author="PR Preview" w:date="2026-01-01T00:00:00Z">
        <w:r>
          <w:delText xml:space="preserve"> </w:delText>
        </w:r>
      </w:del>
      <w:del w:id="20981" w:author="PR Preview" w:date="2026-01-01T00:00:00Z">
        <w:r>
          <w:delText xml:space="preserve">$\mathord{\smash[b]{\underset{\raise.3ex\hbox{$\scriptstyle\sim$}}{b}}\vphantom{b}} \in \mathbb{R}^m$</w:delText>
        </w:r>
      </w:del>
      <w:del w:id="20982" w:author="PR Preview" w:date="2026-01-01T00:00:00Z">
        <w:r>
          <w:delText xml:space="preserve">,</w:delText>
        </w:r>
      </w:del>
      <w:del w:id="20983" w:author="PR Preview" w:date="2026-01-01T00:00:00Z">
        <w:r>
          <w:delText xml:space="preserve"> </w:delText>
        </w:r>
      </w:del>
      <w:del w:id="20984" w:author="PR Preview" w:date="2026-01-01T00:00:00Z">
        <w:r>
          <w:delText xml:space="preserve">and let</w:delText>
        </w:r>
      </w:del>
      <w:del w:id="20985" w:author="PR Preview" w:date="2026-01-01T00:00:00Z">
        <w:r>
          <w:delText xml:space="preserve"> </w:delText>
        </w:r>
      </w:del>
      <m:oMath>
        <m:r>
          <m:rPr>
            <m:sty m:val="bi"/>
          </m:rPr>
          <m:t>G</m:t>
        </m:r>
      </m:oMath>
      <w:del w:id="20986" w:author="PR Preview" w:date="2026-01-01T00:00:00Z">
        <w:r>
          <w:delText xml:space="preserve"> </w:delText>
        </w:r>
      </w:del>
      <w:del w:id="20987" w:author="PR Preview" w:date="2026-01-01T00:00:00Z">
        <w:r>
          <w:delText xml:space="preserve">be any generalized inverse of</w:delText>
        </w:r>
      </w:del>
      <w:del w:id="20988" w:author="PR Preview" w:date="2026-01-01T00:00:00Z">
        <w:r>
          <w:delText xml:space="preserve"> </w:delText>
        </w:r>
      </w:del>
      <m:oMath>
        <m:r>
          <m:rPr>
            <m:sty m:val="bi"/>
          </m:rPr>
          <m:t>A</m:t>
        </m:r>
      </m:oMath>
      <w:del w:id="20989" w:author="PR Preview" w:date="2026-01-01T00:00:00Z">
        <w:r>
          <w:delText xml:space="preserve"> </w:delText>
        </w:r>
      </w:del>
      <w:del w:id="20990" w:author="PR Preview" w:date="2026-01-01T00:00:00Z">
        <w:r>
          <w:delText xml:space="preserve">(</w:delText>
        </w:r>
      </w:del>
      <w:hyperlink w:anchor="def-generalized-inverse">
        <w:del w:id="20991" w:author="PR Preview" w:date="2026-01-01T00:00:00Z">
          <w:r>
            <w:rPr>
              <w:rStyle w:val="Hyperlink"/>
            </w:rPr>
            <w:delText xml:space="preserve">Definition 109</w:delText>
          </w:r>
        </w:del>
      </w:hyperlink>
      <w:del w:id="20992" w:author="PR Preview" w:date="2026-01-01T00:00:00Z">
        <w:r>
          <w:delText xml:space="preserve">).</w:delText>
        </w:r>
      </w:del>
      <w:del w:id="20993" w:author="PR Preview" w:date="2026-01-01T00:00:00Z">
        <w:r>
          <w:delText xml:space="preserve"> </w:delText>
        </w:r>
      </w:del>
      <w:del w:id="20994" w:author="PR Preview" w:date="2026-01-01T00:00:00Z">
        <w:r>
          <w:delText xml:space="preserve">The following statements are equivalent:</w:delText>
        </w:r>
      </w:del>
    </w:p>
    <w:p>
      <w:pPr>
        <w:pStyle w:val="FirstParagraph"/>
      </w:pPr>
      <w:ins w:id="20995" w:author="PR Preview" w:date="2026-01-01T00:00:00Z">
        <w:r>
          <w:rPr>
            <w:b/>
            <w:bCs/>
          </w:rPr>
          <w:t xml:space="preserve">Theorem 101 (When a linear system has a solution)</w:t>
        </w:r>
      </w:ins>
      <w:ins w:id="20996" w:author="PR Preview" w:date="2026-01-01T00:00:00Z">
        <w:r>
          <w:t xml:space="preserve"> </w:t>
        </w:r>
      </w:ins>
      <w:ins w:id="20997" w:author="PR Preview" w:date="2026-01-01T00:00:00Z">
        <w:r>
          <w:t xml:space="preserve">Let</w:t>
        </w:r>
      </w:ins>
      <w:ins w:id="20998" w:author="PR Preview" w:date="2026-01-01T00:00:00Z">
        <w:r>
          <w:t xml:space="preserve"> </w:t>
        </w:r>
      </w:ins>
      <m:oMath>
        <m:r>
          <m:rPr>
            <m:sty m:val="bi"/>
          </m:rPr>
          <m:t>A</m:t>
        </m:r>
      </m:oMath>
      <w:ins w:id="20999" w:author="PR Preview" w:date="2026-01-01T00:00:00Z">
        <w:r>
          <w:t xml:space="preserve"> </w:t>
        </w:r>
      </w:ins>
      <w:ins w:id="21000" w:author="PR Preview" w:date="2026-01-01T00:00:00Z">
        <w:r>
          <w:t xml:space="preserve">be</w:t>
        </w:r>
      </w:ins>
      <w:ins w:id="21001" w:author="PR Preview" w:date="2026-01-01T00:00:00Z">
        <w:r>
          <w:t xml:space="preserve"> </w:t>
        </w:r>
      </w:ins>
      <m:oMath>
        <m:r>
          <m:t>m</m:t>
        </m:r>
        <m:r>
          <m:rPr>
            <m:sty m:val="p"/>
          </m:rPr>
          <m:t>×</m:t>
        </m:r>
        <m:r>
          <m:t>n</m:t>
        </m:r>
      </m:oMath>
      <w:ins w:id="21002" w:author="PR Preview" w:date="2026-01-01T00:00:00Z">
        <w:r>
          <w:t xml:space="preserve">, let</w:t>
        </w:r>
      </w:ins>
      <w:ins w:id="21003" w:author="PR Preview" w:date="2026-01-01T00:00:00Z">
        <w:r>
          <w:t xml:space="preserve"> </w:t>
        </w:r>
      </w:ins>
      <w:ins w:id="21004" w:author="PR Preview" w:date="2026-01-01T00:00:00Z">
        <w:r>
          <w:t xml:space="preserve">$\mathord{\smash[b]{\underset{\raise.3ex\hbox{$\scriptstyle\sim$}}{b}}\vphantom{b}} \in \mathbb{R}^m$</w:t>
        </w:r>
      </w:ins>
      <w:ins w:id="21005" w:author="PR Preview" w:date="2026-01-01T00:00:00Z">
        <w:r>
          <w:t xml:space="preserve">,</w:t>
        </w:r>
      </w:ins>
      <w:ins w:id="21006" w:author="PR Preview" w:date="2026-01-01T00:00:00Z">
        <w:r>
          <w:t xml:space="preserve"> </w:t>
        </w:r>
      </w:ins>
      <w:ins w:id="21007" w:author="PR Preview" w:date="2026-01-01T00:00:00Z">
        <w:r>
          <w:t xml:space="preserve">and let</w:t>
        </w:r>
      </w:ins>
      <w:ins w:id="21008" w:author="PR Preview" w:date="2026-01-01T00:00:00Z">
        <w:r>
          <w:t xml:space="preserve"> </w:t>
        </w:r>
      </w:ins>
      <m:oMath>
        <m:r>
          <m:rPr>
            <m:sty m:val="bi"/>
          </m:rPr>
          <m:t>G</m:t>
        </m:r>
      </m:oMath>
      <w:ins w:id="21009" w:author="PR Preview" w:date="2026-01-01T00:00:00Z">
        <w:r>
          <w:t xml:space="preserve"> </w:t>
        </w:r>
      </w:ins>
      <w:ins w:id="21010" w:author="PR Preview" w:date="2026-01-01T00:00:00Z">
        <w:r>
          <w:t xml:space="preserve">be any generalized inverse of</w:t>
        </w:r>
      </w:ins>
      <w:ins w:id="21011" w:author="PR Preview" w:date="2026-01-01T00:00:00Z">
        <w:r>
          <w:t xml:space="preserve"> </w:t>
        </w:r>
      </w:ins>
      <m:oMath>
        <m:r>
          <m:rPr>
            <m:sty m:val="bi"/>
          </m:rPr>
          <m:t>A</m:t>
        </m:r>
      </m:oMath>
      <w:ins w:id="21012" w:author="PR Preview" w:date="2026-01-01T00:00:00Z">
        <w:r>
          <w:t xml:space="preserve"> </w:t>
        </w:r>
      </w:ins>
      <w:ins w:id="21013" w:author="PR Preview" w:date="2026-01-01T00:00:00Z">
        <w:r>
          <w:t xml:space="preserve">(</w:t>
        </w:r>
      </w:ins>
      <w:hyperlink w:anchor="def-generalized-inverse">
        <w:ins w:id="21014" w:author="PR Preview" w:date="2026-01-01T00:00:00Z">
          <w:r>
            <w:rPr>
              <w:rStyle w:val="Hyperlink"/>
            </w:rPr>
            <w:t xml:space="preserve">Definition 109</w:t>
          </w:r>
        </w:ins>
      </w:hyperlink>
      <w:ins w:id="21015" w:author="PR Preview" w:date="2026-01-01T00:00:00Z">
        <w:r>
          <w:t xml:space="preserve">).</w:t>
        </w:r>
      </w:ins>
      <w:ins w:id="21016" w:author="PR Preview" w:date="2026-01-01T00:00:00Z">
        <w:r>
          <w:t xml:space="preserve"> </w:t>
        </w:r>
      </w:ins>
      <w:ins w:id="21017" w:author="PR Preview" w:date="2026-01-01T00:00:00Z">
        <w:r>
          <w:t xml:space="preserve">The following statements are equivalent:</w:t>
        </w:r>
      </w:ins>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del w:id="21018" w:author="PR Preview" w:date="2026-01-01T00:00:00Z">
        <w:r>
          <w:rPr>
            <w:b/>
            <w:bCs/>
          </w:rPr>
          <w:delText xml:space="preserve">1 implies 3.</w:delText>
        </w:r>
      </w:del>
      <w:del w:id="21019" w:author="PR Preview" w:date="2026-01-01T00:00:00Z">
        <w:r>
          <w:delText xml:space="preserve"> </w:delText>
        </w:r>
      </w:del>
      <w:del w:id="21020" w:author="PR Preview" w:date="2026-01-01T00:00:00Z">
        <w:r>
          <w:delText xml:space="preserve">By</w:delText>
        </w:r>
      </w:del>
      <w:del w:id="21021" w:author="PR Preview" w:date="2026-01-01T00:00:00Z">
        <w:r>
          <w:delText xml:space="preserve"> </w:delText>
        </w:r>
      </w:del>
      <w:hyperlink w:anchor="thm-generalized-inverse-solves">
        <w:del w:id="21022" w:author="PR Preview" w:date="2026-01-01T00:00:00Z">
          <w:r>
            <w:rPr>
              <w:rStyle w:val="Hyperlink"/>
            </w:rPr>
            <w:delText xml:space="preserve">Theorem 98</w:delText>
          </w:r>
        </w:del>
      </w:hyperlink>
      <w:del w:id="21023" w:author="PR Preview" w:date="2026-01-01T00:00:00Z">
        <w:r>
          <w:delText xml:space="preserve">,</w:delText>
        </w:r>
      </w:del>
      <w:del w:id="21024" w:author="PR Preview" w:date="2026-01-01T00:00:00Z">
        <w:r>
          <w:delText xml:space="preserve"> </w:delText>
        </w:r>
      </w:del>
      <w:del w:id="21025" w:author="PR Preview" w:date="2026-01-01T00:00:00Z">
        <w:r>
          <w:delText xml:space="preserve">$\mathbf{G} \mathord{\smash[b]{\underset{\raise.3ex\hbox{$\scriptstyle\sim$}}{b}}\vphantom{b}}$</w:delText>
        </w:r>
      </w:del>
      <w:del w:id="21026" w:author="PR Preview" w:date="2026-01-01T00:00:00Z">
        <w:r>
          <w:delText xml:space="preserve"> </w:delText>
        </w:r>
      </w:del>
      <w:del w:id="21027" w:author="PR Preview" w:date="2026-01-01T00:00:00Z">
        <w:r>
          <w:delText xml:space="preserve">is a solution,</w:delText>
        </w:r>
      </w:del>
      <w:del w:id="21028" w:author="PR Preview" w:date="2026-01-01T00:00:00Z">
        <w:r>
          <w:delText xml:space="preserve"> </w:delText>
        </w:r>
      </w:del>
      <w:del w:id="21029" w:author="PR Preview" w:date="2026-01-01T00:00:00Z">
        <w:r>
          <w:delText xml:space="preserve">so</w:delText>
        </w:r>
      </w:del>
      <w:del w:id="21030" w:author="PR Preview" w:date="2026-01-01T00:00:00Z">
        <w:r>
          <w:delText xml:space="preserve"> </w:delText>
        </w:r>
      </w:del>
      <w:del w:id="21031" w:author="PR Preview" w:date="2026-01-01T00:00:00Z">
        <w:r>
          <w:delText xml:space="preserve">$\mathbf{A}\,(\mathbf{G} \mathord{\smash[b]{\underset{\raise.3ex\hbox{$\scriptstyle\sim$}}{b}}\vphantom{b}}) = \mathord{\smash[b]{\underset{\raise.3ex\hbox{$\scriptstyle\sim$}}{b}}\vphantom{b}}$</w:delText>
        </w:r>
      </w:del>
      <w:del w:id="21032" w:author="PR Preview" w:date="2026-01-01T00:00:00Z">
        <w:r>
          <w:delText xml:space="preserve">,</w:delText>
        </w:r>
      </w:del>
      <w:del w:id="21033" w:author="PR Preview" w:date="2026-01-01T00:00:00Z">
        <w:r>
          <w:delText xml:space="preserve"> </w:delText>
        </w:r>
      </w:del>
      <w:del w:id="21034" w:author="PR Preview" w:date="2026-01-01T00:00:00Z">
        <w:r>
          <w:delText xml:space="preserve">which is statement 3 (</w:delText>
        </w:r>
      </w:del>
      <w:hyperlink w:anchor="thm-matmul-assoc">
        <w:del w:id="21035" w:author="PR Preview" w:date="2026-01-01T00:00:00Z">
          <w:r>
            <w:rPr>
              <w:rStyle w:val="Hyperlink"/>
            </w:rPr>
            <w:delText xml:space="preserve">Theorem 8</w:delText>
          </w:r>
        </w:del>
      </w:hyperlink>
      <w:del w:id="21036" w:author="PR Preview" w:date="2026-01-01T00:00:00Z">
        <w:r>
          <w:delText xml:space="preserve">).</w:delText>
        </w:r>
      </w:del>
    </w:p>
    <w:p>
      <w:pPr>
        <w:pStyle w:val="BodyText"/>
      </w:pPr>
      <w:ins w:id="21037" w:author="PR Preview" w:date="2026-01-01T00:00:00Z">
        <w:r>
          <w:rPr>
            <w:b/>
            <w:bCs/>
          </w:rPr>
          <w:t xml:space="preserve">1 implies 3.</w:t>
        </w:r>
      </w:ins>
      <w:ins w:id="21038" w:author="PR Preview" w:date="2026-01-01T00:00:00Z">
        <w:r>
          <w:t xml:space="preserve"> </w:t>
        </w:r>
      </w:ins>
      <w:ins w:id="21039" w:author="PR Preview" w:date="2026-01-01T00:00:00Z">
        <w:r>
          <w:t xml:space="preserve">By</w:t>
        </w:r>
      </w:ins>
      <w:ins w:id="21040" w:author="PR Preview" w:date="2026-01-01T00:00:00Z">
        <w:r>
          <w:t xml:space="preserve"> </w:t>
        </w:r>
      </w:ins>
      <w:hyperlink w:anchor="thm-generalized-inverse-solves">
        <w:ins w:id="21041" w:author="PR Preview" w:date="2026-01-01T00:00:00Z">
          <w:r>
            <w:rPr>
              <w:rStyle w:val="Hyperlink"/>
            </w:rPr>
            <w:t xml:space="preserve">Theorem 97</w:t>
          </w:r>
        </w:ins>
      </w:hyperlink>
      <w:ins w:id="21042" w:author="PR Preview" w:date="2026-01-01T00:00:00Z">
        <w:r>
          <w:t xml:space="preserve">,</w:t>
        </w:r>
      </w:ins>
      <w:ins w:id="21043" w:author="PR Preview" w:date="2026-01-01T00:00:00Z">
        <w:r>
          <w:t xml:space="preserve"> </w:t>
        </w:r>
      </w:ins>
      <w:ins w:id="21044" w:author="PR Preview" w:date="2026-01-01T00:00:00Z">
        <w:r>
          <w:t xml:space="preserve">$\mathbf{G} \mathord{\smash[b]{\underset{\raise.3ex\hbox{$\scriptstyle\sim$}}{b}}\vphantom{b}}$</w:t>
        </w:r>
      </w:ins>
      <w:ins w:id="21045" w:author="PR Preview" w:date="2026-01-01T00:00:00Z">
        <w:r>
          <w:t xml:space="preserve"> </w:t>
        </w:r>
      </w:ins>
      <w:ins w:id="21046" w:author="PR Preview" w:date="2026-01-01T00:00:00Z">
        <w:r>
          <w:t xml:space="preserve">is a solution,</w:t>
        </w:r>
      </w:ins>
      <w:ins w:id="21047" w:author="PR Preview" w:date="2026-01-01T00:00:00Z">
        <w:r>
          <w:t xml:space="preserve"> </w:t>
        </w:r>
      </w:ins>
      <w:ins w:id="21048" w:author="PR Preview" w:date="2026-01-01T00:00:00Z">
        <w:r>
          <w:t xml:space="preserve">so</w:t>
        </w:r>
      </w:ins>
      <w:ins w:id="21049" w:author="PR Preview" w:date="2026-01-01T00:00:00Z">
        <w:r>
          <w:t xml:space="preserve"> </w:t>
        </w:r>
      </w:ins>
      <w:ins w:id="21050" w:author="PR Preview" w:date="2026-01-01T00:00:00Z">
        <w:r>
          <w:t xml:space="preserve">$\mathbf{A}\,(\mathbf{G} \mathord{\smash[b]{\underset{\raise.3ex\hbox{$\scriptstyle\sim$}}{b}}\vphantom{b}}) = \mathord{\smash[b]{\underset{\raise.3ex\hbox{$\scriptstyle\sim$}}{b}}\vphantom{b}}$</w:t>
        </w:r>
      </w:ins>
      <w:ins w:id="21051" w:author="PR Preview" w:date="2026-01-01T00:00:00Z">
        <w:r>
          <w:t xml:space="preserve">,</w:t>
        </w:r>
      </w:ins>
      <w:ins w:id="21052" w:author="PR Preview" w:date="2026-01-01T00:00:00Z">
        <w:r>
          <w:t xml:space="preserve"> </w:t>
        </w:r>
      </w:ins>
      <w:ins w:id="21053" w:author="PR Preview" w:date="2026-01-01T00:00:00Z">
        <w:r>
          <w:t xml:space="preserve">which is statement 3 (</w:t>
        </w:r>
      </w:ins>
      <w:hyperlink w:anchor="thm-matmul-assoc">
        <w:ins w:id="21054" w:author="PR Preview" w:date="2026-01-01T00:00:00Z">
          <w:r>
            <w:rPr>
              <w:rStyle w:val="Hyperlink"/>
            </w:rPr>
            <w:t xml:space="preserve">Theorem 8</w:t>
          </w:r>
        </w:ins>
      </w:hyperlink>
      <w:ins w:id="21055" w:author="PR Preview" w:date="2026-01-01T00:00:00Z">
        <w:r>
          <w:t xml:space="preserve">).</w:t>
        </w:r>
      </w:ins>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del w:id="21056" w:author="PR Preview" w:date="2026-01-01T00:00:00Z">
        <w:r>
          <w:rPr>
            <w:b/>
            <w:bCs/>
          </w:rPr>
          <w:delText xml:space="preserve">Example 183 (Testing consistency with a generalized inverse)</w:delText>
        </w:r>
      </w:del>
      <w:del w:id="21057" w:author="PR Preview" w:date="2026-01-01T00:00:00Z">
        <w:r>
          <w:delText xml:space="preserve"> </w:delText>
        </w:r>
      </w:del>
      <w:del w:id="21058" w:author="PR Preview" w:date="2026-01-01T00:00:00Z">
        <w:r>
          <w:delText xml:space="preserve">For</w:delText>
        </w:r>
      </w:del>
      <w:del w:id="210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060" w:author="PR Preview" w:date="2026-01-01T00:00:00Z">
        <w:r>
          <w:delText xml:space="preserve"> </w:delText>
        </w:r>
      </w:del>
      <w:del w:id="21061" w:author="PR Preview" w:date="2026-01-01T00:00:00Z">
        <w:r>
          <w:delText xml:space="preserve">and the generalized inverse</w:delText>
        </w:r>
      </w:del>
      <w:del w:id="2106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1063" w:author="PR Preview" w:date="2026-01-01T00:00:00Z">
        <w:r>
          <w:delText xml:space="preserve">,</w:delText>
        </w:r>
      </w:del>
      <w:del w:id="21064"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21065" w:author="PR Preview" w:date="2026-01-01T00:00:00Z">
        <w:r>
          <w:delText xml:space="preserve">.</w:delText>
        </w:r>
      </w:del>
    </w:p>
    <w:p>
      <w:pPr>
        <w:pStyle w:val="BodyText"/>
      </w:pPr>
      <w:ins w:id="21066" w:author="PR Preview" w:date="2026-01-01T00:00:00Z">
        <w:r>
          <w:rPr>
            <w:b/>
            <w:bCs/>
          </w:rPr>
          <w:t xml:space="preserve">Example 182 (Testing consistency with a generalized inverse)</w:t>
        </w:r>
      </w:ins>
      <w:ins w:id="21067" w:author="PR Preview" w:date="2026-01-01T00:00:00Z">
        <w:r>
          <w:t xml:space="preserve"> </w:t>
        </w:r>
      </w:ins>
      <w:ins w:id="21068" w:author="PR Preview" w:date="2026-01-01T00:00:00Z">
        <w:r>
          <w:t xml:space="preserve">For</w:t>
        </w:r>
      </w:ins>
      <w:ins w:id="2106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070" w:author="PR Preview" w:date="2026-01-01T00:00:00Z">
        <w:r>
          <w:t xml:space="preserve"> </w:t>
        </w:r>
      </w:ins>
      <w:ins w:id="21071" w:author="PR Preview" w:date="2026-01-01T00:00:00Z">
        <w:r>
          <w:t xml:space="preserve">and the generalized inverse</w:t>
        </w:r>
      </w:ins>
      <w:ins w:id="2107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1073" w:author="PR Preview" w:date="2026-01-01T00:00:00Z">
        <w:r>
          <w:t xml:space="preserve">,</w:t>
        </w:r>
      </w:ins>
      <w:ins w:id="21074"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21075" w:author="PR Preview" w:date="2026-01-01T00:00:00Z">
        <w:r>
          <w:t xml:space="preserve">.</w:t>
        </w:r>
      </w:ins>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del w:id="21076" w:author="PR Preview" w:date="2026-01-01T00:00:00Z">
        <w:r>
          <w:delText xml:space="preserve">$\mathord{\smash[b]{\underset{\raise.3ex\hbox{$\scriptstyle\sim$}}{b}}\vphantom{b}} = (2, 1)$</w:delText>
        </w:r>
      </w:del>
      <w:del w:id="21077" w:author="PR Preview" w:date="2026-01-01T00:00:00Z">
        <w:r>
          <w:delText xml:space="preserve">:</w:delText>
        </w:r>
      </w:del>
      <w:del w:id="21078" w:author="PR Preview" w:date="2026-01-01T00:00:00Z">
        <w:r>
          <w:delText xml:space="preserve"> </w:delText>
        </w:r>
      </w:del>
      <w:del w:id="21079" w:author="PR Preview" w:date="2026-01-01T00:00:00Z">
        <w:r>
          <w:delText xml:space="preserve">$\mathbf{A} \mathbf{G} \mathord{\smash[b]{\underset{\raise.3ex\hbox{$\scriptstyle\sim$}}{b}}\vphantom{b}} = (7, 0) \ne \mathord{\smash[b]{\underset{\raise.3ex\hbox{$\scriptstyle\sim$}}{b}}\vphantom{b}}$</w:delText>
        </w:r>
      </w:del>
      <w:del w:id="21080" w:author="PR Preview" w:date="2026-01-01T00:00:00Z">
        <w:r>
          <w:delText xml:space="preserve">, so it is not,</w:delText>
        </w:r>
      </w:del>
      <w:del w:id="21081" w:author="PR Preview" w:date="2026-01-01T00:00:00Z">
        <w:r>
          <w:delText xml:space="preserve"> </w:delText>
        </w:r>
      </w:del>
      <w:del w:id="21082" w:author="PR Preview" w:date="2026-01-01T00:00:00Z">
        <w:r>
          <w:delText xml:space="preserve">as</w:delText>
        </w:r>
      </w:del>
      <w:del w:id="21083" w:author="PR Preview" w:date="2026-01-01T00:00:00Z">
        <w:r>
          <w:delText xml:space="preserve"> </w:delText>
        </w:r>
      </w:del>
      <w:hyperlink w:anchor="exm-generalized-inverse-solves">
        <w:del w:id="21084" w:author="PR Preview" w:date="2026-01-01T00:00:00Z">
          <w:r>
            <w:rPr>
              <w:rStyle w:val="Hyperlink"/>
            </w:rPr>
            <w:delText xml:space="preserve">Example 177</w:delText>
          </w:r>
        </w:del>
      </w:hyperlink>
      <w:del w:id="21085" w:author="PR Preview" w:date="2026-01-01T00:00:00Z">
        <w:r>
          <w:delText xml:space="preserve"> </w:delText>
        </w:r>
      </w:del>
      <w:del w:id="21086" w:author="PR Preview" w:date="2026-01-01T00:00:00Z">
        <w:r>
          <w:delText xml:space="preserve">found directly.</w:delText>
        </w:r>
      </w:del>
    </w:p>
    <w:p>
      <w:pPr>
        <w:pStyle w:val="FirstParagraph"/>
      </w:pPr>
      <w:del w:id="21087" w:author="PR Preview" w:date="2026-01-01T00:00:00Z">
        <w:r>
          <w:rPr>
            <w:b/>
            <w:bCs/>
          </w:rPr>
          <w:delText xml:space="preserve">Theorem 103 (All solutions of a linear system)</w:delText>
        </w:r>
      </w:del>
      <w:del w:id="21088" w:author="PR Preview" w:date="2026-01-01T00:00:00Z">
        <w:r>
          <w:delText xml:space="preserve"> </w:delText>
        </w:r>
      </w:del>
      <w:del w:id="21089" w:author="PR Preview" w:date="2026-01-01T00:00:00Z">
        <w:r>
          <w:delText xml:space="preserve">Let</w:delText>
        </w:r>
      </w:del>
      <w:del w:id="21090" w:author="PR Preview" w:date="2026-01-01T00:00:00Z">
        <w:r>
          <w:delText xml:space="preserve"> </w:delText>
        </w:r>
      </w:del>
      <m:oMath>
        <m:r>
          <m:rPr>
            <m:sty m:val="bi"/>
          </m:rPr>
          <m:t>A</m:t>
        </m:r>
      </m:oMath>
      <w:del w:id="21091" w:author="PR Preview" w:date="2026-01-01T00:00:00Z">
        <w:r>
          <w:delText xml:space="preserve"> </w:delText>
        </w:r>
      </w:del>
      <w:del w:id="21092" w:author="PR Preview" w:date="2026-01-01T00:00:00Z">
        <w:r>
          <w:delText xml:space="preserve">be</w:delText>
        </w:r>
      </w:del>
      <w:del w:id="21093" w:author="PR Preview" w:date="2026-01-01T00:00:00Z">
        <w:r>
          <w:delText xml:space="preserve"> </w:delText>
        </w:r>
      </w:del>
      <m:oMath>
        <m:r>
          <m:t>m</m:t>
        </m:r>
        <m:r>
          <m:rPr>
            <m:sty m:val="p"/>
          </m:rPr>
          <m:t>×</m:t>
        </m:r>
        <m:r>
          <m:t>n</m:t>
        </m:r>
      </m:oMath>
      <w:del w:id="21094" w:author="PR Preview" w:date="2026-01-01T00:00:00Z">
        <w:r>
          <w:delText xml:space="preserve"> </w:delText>
        </w:r>
      </w:del>
      <w:del w:id="21095" w:author="PR Preview" w:date="2026-01-01T00:00:00Z">
        <w:r>
          <w:delText xml:space="preserve">with a generalized inverse</w:delText>
        </w:r>
      </w:del>
      <w:del w:id="21096" w:author="PR Preview" w:date="2026-01-01T00:00:00Z">
        <w:r>
          <w:delText xml:space="preserve"> </w:delText>
        </w:r>
      </w:del>
      <m:oMath>
        <m:r>
          <m:rPr>
            <m:sty m:val="bi"/>
          </m:rPr>
          <m:t>G</m:t>
        </m:r>
      </m:oMath>
      <w:del w:id="21097" w:author="PR Preview" w:date="2026-01-01T00:00:00Z">
        <w:r>
          <w:delText xml:space="preserve"> </w:delText>
        </w:r>
      </w:del>
      <w:del w:id="21098" w:author="PR Preview" w:date="2026-01-01T00:00:00Z">
        <w:r>
          <w:delText xml:space="preserve">(</w:delText>
        </w:r>
      </w:del>
      <w:hyperlink w:anchor="def-generalized-inverse">
        <w:del w:id="21099" w:author="PR Preview" w:date="2026-01-01T00:00:00Z">
          <w:r>
            <w:rPr>
              <w:rStyle w:val="Hyperlink"/>
            </w:rPr>
            <w:delText xml:space="preserve">Definition 109</w:delText>
          </w:r>
        </w:del>
      </w:hyperlink>
      <w:del w:id="21100" w:author="PR Preview" w:date="2026-01-01T00:00:00Z">
        <w:r>
          <w:delText xml:space="preserve">).</w:delText>
        </w:r>
      </w:del>
    </w:p>
    <w:p>
      <w:pPr>
        <w:numPr>
          <w:ilvl w:val="0"/>
          <w:numId w:val="1089"/>
        </w:numPr>
      </w:pPr>
      <w:ins w:id="21101" w:author="PR Preview" w:date="2026-01-01T00:00:00Z">
        <w:r>
          <w:t xml:space="preserve">$\mathord{\smash[b]{\underset{\raise.3ex\hbox{$\scriptstyle\sim$}}{b}}\vphantom{b}} = (2, 1)$</w:t>
        </w:r>
      </w:ins>
      <w:ins w:id="21102" w:author="PR Preview" w:date="2026-01-01T00:00:00Z">
        <w:r>
          <w:t xml:space="preserve">:</w:t>
        </w:r>
      </w:ins>
      <w:ins w:id="21103" w:author="PR Preview" w:date="2026-01-01T00:00:00Z">
        <w:r>
          <w:t xml:space="preserve"> </w:t>
        </w:r>
      </w:ins>
      <w:ins w:id="21104" w:author="PR Preview" w:date="2026-01-01T00:00:00Z">
        <w:r>
          <w:t xml:space="preserve">$\mathbf{A} \mathbf{G} \mathord{\smash[b]{\underset{\raise.3ex\hbox{$\scriptstyle\sim$}}{b}}\vphantom{b}} = (7, 0) \ne \mathord{\smash[b]{\underset{\raise.3ex\hbox{$\scriptstyle\sim$}}{b}}\vphantom{b}}$</w:t>
        </w:r>
      </w:ins>
      <w:ins w:id="21105" w:author="PR Preview" w:date="2026-01-01T00:00:00Z">
        <w:r>
          <w:t xml:space="preserve">, so it is not,</w:t>
        </w:r>
      </w:ins>
      <w:ins w:id="21106" w:author="PR Preview" w:date="2026-01-01T00:00:00Z">
        <w:r>
          <w:t xml:space="preserve"> </w:t>
        </w:r>
      </w:ins>
      <w:ins w:id="21107" w:author="PR Preview" w:date="2026-01-01T00:00:00Z">
        <w:r>
          <w:t xml:space="preserve">as</w:t>
        </w:r>
      </w:ins>
      <w:ins w:id="21108" w:author="PR Preview" w:date="2026-01-01T00:00:00Z">
        <w:r>
          <w:t xml:space="preserve"> </w:t>
        </w:r>
      </w:ins>
      <w:hyperlink w:anchor="exm-generalized-inverse-solves">
        <w:ins w:id="21109" w:author="PR Preview" w:date="2026-01-01T00:00:00Z">
          <w:r>
            <w:rPr>
              <w:rStyle w:val="Hyperlink"/>
            </w:rPr>
            <w:t xml:space="preserve">Example 176</w:t>
          </w:r>
        </w:ins>
      </w:hyperlink>
      <w:ins w:id="21110" w:author="PR Preview" w:date="2026-01-01T00:00:00Z">
        <w:r>
          <w:t xml:space="preserve"> </w:t>
        </w:r>
      </w:ins>
      <w:ins w:id="21111" w:author="PR Preview" w:date="2026-01-01T00:00:00Z">
        <w:r>
          <w:t xml:space="preserve">found directly.</w:t>
        </w:r>
      </w:ins>
    </w:p>
    <w:bookmarkEnd w:id="590"/>
    <w:bookmarkStart w:id="591" w:name="thm-solution-set"/>
    <w:p>
      <w:pPr>
        <w:pStyle w:val="FirstParagraph"/>
      </w:pPr>
      <w:ins w:id="21112" w:author="PR Preview" w:date="2026-01-01T00:00:00Z">
        <w:r>
          <w:rPr>
            <w:b/>
            <w:bCs/>
          </w:rPr>
          <w:t xml:space="preserve">Theorem 102 (All solutions of a linear system)</w:t>
        </w:r>
      </w:ins>
      <w:ins w:id="21113" w:author="PR Preview" w:date="2026-01-01T00:00:00Z">
        <w:r>
          <w:t xml:space="preserve"> </w:t>
        </w:r>
      </w:ins>
      <w:ins w:id="21114" w:author="PR Preview" w:date="2026-01-01T00:00:00Z">
        <w:r>
          <w:t xml:space="preserve">Let</w:t>
        </w:r>
      </w:ins>
      <w:ins w:id="21115" w:author="PR Preview" w:date="2026-01-01T00:00:00Z">
        <w:r>
          <w:t xml:space="preserve"> </w:t>
        </w:r>
      </w:ins>
      <m:oMath>
        <m:r>
          <m:rPr>
            <m:sty m:val="bi"/>
          </m:rPr>
          <m:t>A</m:t>
        </m:r>
      </m:oMath>
      <w:ins w:id="21116" w:author="PR Preview" w:date="2026-01-01T00:00:00Z">
        <w:r>
          <w:t xml:space="preserve"> </w:t>
        </w:r>
      </w:ins>
      <w:ins w:id="21117" w:author="PR Preview" w:date="2026-01-01T00:00:00Z">
        <w:r>
          <w:t xml:space="preserve">be</w:t>
        </w:r>
      </w:ins>
      <w:ins w:id="21118" w:author="PR Preview" w:date="2026-01-01T00:00:00Z">
        <w:r>
          <w:t xml:space="preserve"> </w:t>
        </w:r>
      </w:ins>
      <m:oMath>
        <m:r>
          <m:t>m</m:t>
        </m:r>
        <m:r>
          <m:rPr>
            <m:sty m:val="p"/>
          </m:rPr>
          <m:t>×</m:t>
        </m:r>
        <m:r>
          <m:t>n</m:t>
        </m:r>
      </m:oMath>
      <w:ins w:id="21119" w:author="PR Preview" w:date="2026-01-01T00:00:00Z">
        <w:r>
          <w:t xml:space="preserve"> </w:t>
        </w:r>
      </w:ins>
      <w:ins w:id="21120" w:author="PR Preview" w:date="2026-01-01T00:00:00Z">
        <w:r>
          <w:t xml:space="preserve">with a generalized inverse</w:t>
        </w:r>
      </w:ins>
      <w:ins w:id="21121" w:author="PR Preview" w:date="2026-01-01T00:00:00Z">
        <w:r>
          <w:t xml:space="preserve"> </w:t>
        </w:r>
      </w:ins>
      <m:oMath>
        <m:r>
          <m:rPr>
            <m:sty m:val="bi"/>
          </m:rPr>
          <m:t>G</m:t>
        </m:r>
      </m:oMath>
      <w:ins w:id="21122" w:author="PR Preview" w:date="2026-01-01T00:00:00Z">
        <w:r>
          <w:t xml:space="preserve"> </w:t>
        </w:r>
      </w:ins>
      <w:ins w:id="21123" w:author="PR Preview" w:date="2026-01-01T00:00:00Z">
        <w:r>
          <w:t xml:space="preserve">(</w:t>
        </w:r>
      </w:ins>
      <w:hyperlink w:anchor="def-generalized-inverse">
        <w:ins w:id="21124" w:author="PR Preview" w:date="2026-01-01T00:00:00Z">
          <w:r>
            <w:rPr>
              <w:rStyle w:val="Hyperlink"/>
            </w:rPr>
            <w:t xml:space="preserve">Definition 109</w:t>
          </w:r>
        </w:ins>
      </w:hyperlink>
      <w:ins w:id="21125" w:author="PR Preview" w:date="2026-01-01T00:00:00Z">
        <w:r>
          <w:t xml:space="preserve">).</w:t>
        </w:r>
      </w:ins>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del w:id="21126" w:author="PR Preview" w:date="2026-01-01T00:00:00Z">
        <w:r>
          <w:delTex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delText>
        </w:r>
      </w:del>
    </w:p>
    <w:p>
      <w:pPr>
        <w:pStyle w:val="BodyText"/>
      </w:pPr>
      <w:ins w:id="21127"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del w:id="21128" w:author="PR Preview" w:date="2026-01-01T00:00:00Z">
        <w:r>
          <w:rPr>
            <w:b/>
            <w:bCs/>
          </w:rPr>
          <w:delText xml:space="preserve">Part 2.</w:delText>
        </w:r>
      </w:del>
      <w:del w:id="21129" w:author="PR Preview" w:date="2026-01-01T00:00:00Z">
        <w:r>
          <w:delText xml:space="preserve"> </w:delText>
        </w:r>
      </w:del>
      <w:del w:id="21130" w:author="PR Preview" w:date="2026-01-01T00:00:00Z">
        <w:r>
          <w:delText xml:space="preserve">$\mathbf{G} \mathord{\smash[b]{\underset{\raise.3ex\hbox{$\scriptstyle\sim$}}{b}}\vphantom{b}}$</w:delText>
        </w:r>
      </w:del>
      <w:del w:id="21131" w:author="PR Preview" w:date="2026-01-01T00:00:00Z">
        <w:r>
          <w:delText xml:space="preserve"> </w:delText>
        </w:r>
      </w:del>
      <w:del w:id="21132" w:author="PR Preview" w:date="2026-01-01T00:00:00Z">
        <w:r>
          <w:delText xml:space="preserve">is a solution (</w:delText>
        </w:r>
      </w:del>
      <w:hyperlink w:anchor="thm-generalized-inverse-solves">
        <w:del w:id="21133" w:author="PR Preview" w:date="2026-01-01T00:00:00Z">
          <w:r>
            <w:rPr>
              <w:rStyle w:val="Hyperlink"/>
            </w:rPr>
            <w:delText xml:space="preserve">Theorem 98</w:delText>
          </w:r>
        </w:del>
      </w:hyperlink>
      <w:del w:id="21134" w:author="PR Preview" w:date="2026-01-01T00:00:00Z">
        <w:r>
          <w:delText xml:space="preserve">).</w:delText>
        </w:r>
      </w:del>
      <w:del w:id="21135" w:author="PR Preview" w:date="2026-01-01T00:00:00Z">
        <w:r>
          <w:delText xml:space="preserve"> </w:delText>
        </w:r>
      </w:del>
      <w:del w:id="21136" w:author="PR Preview" w:date="2026-01-01T00:00:00Z">
        <w:r>
          <w:delText xml:space="preserve">For any</w:delText>
        </w:r>
      </w:del>
      <w:del w:id="21137" w:author="PR Preview" w:date="2026-01-01T00:00:00Z">
        <w:r>
          <w:delText xml:space="preserve"> </w:delText>
        </w:r>
      </w:del>
      <w:del w:id="21138" w:author="PR Preview" w:date="2026-01-01T00:00:00Z">
        <w:r>
          <w:delText xml:space="preserve">$\mathord{\smash[b]{\underset{\raise.3ex\hbox{$\scriptstyle\sim$}}{x}}\vphantom{x}}$</w:delText>
        </w:r>
      </w:del>
      <w:del w:id="21139" w:author="PR Preview" w:date="2026-01-01T00:00:00Z">
        <w:r>
          <w:delText xml:space="preserve">,</w:delText>
        </w:r>
      </w:del>
    </w:p>
    <w:p>
      <w:pPr>
        <w:pStyle w:val="BodyText"/>
      </w:pPr>
      <w:del w:id="21140" w:author="PR Preview" w:date="2026-01-01T00:00:00Z">
        <w:r>
          <w:delTex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delText>
        </w:r>
      </w:del>
    </w:p>
    <w:p>
      <w:pPr>
        <w:pStyle w:val="BodyText"/>
      </w:pPr>
      <w:ins w:id="21141" w:author="PR Preview" w:date="2026-01-01T00:00:00Z">
        <w:r>
          <w:rPr>
            <w:b/>
            <w:bCs/>
          </w:rPr>
          <w:t xml:space="preserve">Part 2.</w:t>
        </w:r>
      </w:ins>
      <w:ins w:id="21142" w:author="PR Preview" w:date="2026-01-01T00:00:00Z">
        <w:r>
          <w:t xml:space="preserve"> </w:t>
        </w:r>
      </w:ins>
      <w:ins w:id="21143" w:author="PR Preview" w:date="2026-01-01T00:00:00Z">
        <w:r>
          <w:t xml:space="preserve">$\mathbf{G} \mathord{\smash[b]{\underset{\raise.3ex\hbox{$\scriptstyle\sim$}}{b}}\vphantom{b}}$</w:t>
        </w:r>
      </w:ins>
      <w:ins w:id="21144" w:author="PR Preview" w:date="2026-01-01T00:00:00Z">
        <w:r>
          <w:t xml:space="preserve"> </w:t>
        </w:r>
      </w:ins>
      <w:ins w:id="21145" w:author="PR Preview" w:date="2026-01-01T00:00:00Z">
        <w:r>
          <w:t xml:space="preserve">is a solution (</w:t>
        </w:r>
      </w:ins>
      <w:hyperlink w:anchor="thm-generalized-inverse-solves">
        <w:ins w:id="21146" w:author="PR Preview" w:date="2026-01-01T00:00:00Z">
          <w:r>
            <w:rPr>
              <w:rStyle w:val="Hyperlink"/>
            </w:rPr>
            <w:t xml:space="preserve">Theorem 97</w:t>
          </w:r>
        </w:ins>
      </w:hyperlink>
      <w:ins w:id="21147" w:author="PR Preview" w:date="2026-01-01T00:00:00Z">
        <w:r>
          <w:t xml:space="preserve">).</w:t>
        </w:r>
      </w:ins>
      <w:ins w:id="21148" w:author="PR Preview" w:date="2026-01-01T00:00:00Z">
        <w:r>
          <w:t xml:space="preserve"> </w:t>
        </w:r>
      </w:ins>
      <w:ins w:id="21149" w:author="PR Preview" w:date="2026-01-01T00:00:00Z">
        <w:r>
          <w:t xml:space="preserve">For any</w:t>
        </w:r>
      </w:ins>
      <w:ins w:id="21150" w:author="PR Preview" w:date="2026-01-01T00:00:00Z">
        <w:r>
          <w:t xml:space="preserve"> </w:t>
        </w:r>
      </w:ins>
      <w:ins w:id="21151" w:author="PR Preview" w:date="2026-01-01T00:00:00Z">
        <w:r>
          <w:t xml:space="preserve">$\mathord{\smash[b]{\underset{\raise.3ex\hbox{$\scriptstyle\sim$}}{x}}\vphantom{x}}$</w:t>
        </w:r>
      </w:ins>
      <w:ins w:id="21152" w:author="PR Preview" w:date="2026-01-01T00:00:00Z">
        <w:r>
          <w:t xml:space="preserve">,</w:t>
        </w:r>
      </w:ins>
    </w:p>
    <w:p>
      <w:pPr>
        <w:pStyle w:val="BodyText"/>
      </w:pPr>
      <w:ins w:id="21153"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ins>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del w:id="21154" w:author="PR Preview" w:date="2026-01-01T00:00:00Z">
        <w:r>
          <w:rPr>
            <w:b/>
            <w:bCs/>
          </w:rPr>
          <w:delText xml:space="preserve">Example 184 (All solutions of a consistent system)</w:delText>
        </w:r>
      </w:del>
      <w:del w:id="21155" w:author="PR Preview" w:date="2026-01-01T00:00:00Z">
        <w:r>
          <w:delText xml:space="preserve"> </w:delText>
        </w:r>
      </w:del>
      <w:del w:id="21156" w:author="PR Preview" w:date="2026-01-01T00:00:00Z">
        <w:r>
          <w:delText xml:space="preserve">For</w:delText>
        </w:r>
      </w:del>
      <w:del w:id="2115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158" w:author="PR Preview" w:date="2026-01-01T00:00:00Z">
        <w:r>
          <w:delText xml:space="preserve">,</w:delText>
        </w:r>
      </w:del>
      <w:del w:id="21159"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1160" w:author="PR Preview" w:date="2026-01-01T00:00:00Z">
        <w:r>
          <w:delText xml:space="preserve"> </w:delText>
        </w:r>
      </w:del>
      <w:del w:id="21161" w:author="PR Preview" w:date="2026-01-01T00:00:00Z">
        <w:r>
          <w:delText xml:space="preserve">and</w:delText>
        </w:r>
      </w:del>
      <w:del w:id="21162" w:author="PR Preview" w:date="2026-01-01T00:00:00Z">
        <w:r>
          <w:delText xml:space="preserve"> </w:delText>
        </w:r>
      </w:del>
      <w:del w:id="21163" w:author="PR Preview" w:date="2026-01-01T00:00:00Z">
        <w:r>
          <w:delText xml:space="preserve">$\mathord{\smash[b]{\underset{\raise.3ex\hbox{$\scriptstyle\sim$}}{b}}\vphantom{b}} = (2, 0)$</w:delText>
        </w:r>
      </w:del>
      <w:del w:id="21164" w:author="PR Preview" w:date="2026-01-01T00:00:00Z">
        <w:r>
          <w:delText xml:space="preserve">:</w:delText>
        </w:r>
      </w:del>
      <w:del w:id="21165" w:author="PR Preview" w:date="2026-01-01T00:00:00Z">
        <w:r>
          <w:delText xml:space="preserve"> </w:delText>
        </w:r>
      </w:del>
      <w:del w:id="21166" w:author="PR Preview" w:date="2026-01-01T00:00:00Z">
        <w:r>
          <w:delText xml:space="preserve">$\mathbf{G} \mathord{\smash[b]{\underset{\raise.3ex\hbox{$\scriptstyle\sim$}}{b}}\vphantom{b}} = (2, 14)$</w:delText>
        </w:r>
      </w:del>
      <w:del w:id="21167" w:author="PR Preview" w:date="2026-01-01T00:00:00Z">
        <w:r>
          <w:delText xml:space="preserve">,</w:delText>
        </w:r>
      </w:del>
      <w:del w:id="21168"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21169" w:author="PR Preview" w:date="2026-01-01T00:00:00Z">
        <w:r>
          <w:delText xml:space="preserve">,</w:delText>
        </w:r>
      </w:del>
      <w:del w:id="21170" w:author="PR Preview" w:date="2026-01-01T00:00:00Z">
        <w:r>
          <w:delText xml:space="preserve"> </w:delText>
        </w:r>
      </w:del>
      <w:del w:id="21171" w:author="PR Preview" w:date="2026-01-01T00:00:00Z">
        <w:r>
          <w:delText xml:space="preserve">and</w:delText>
        </w:r>
      </w:del>
      <w:del w:id="21172"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21173" w:author="PR Preview" w:date="2026-01-01T00:00:00Z">
        <w:r>
          <w:delText xml:space="preserve">,</w:delText>
        </w:r>
      </w:del>
      <w:del w:id="21174" w:author="PR Preview" w:date="2026-01-01T00:00:00Z">
        <w:r>
          <w:delText xml:space="preserve"> </w:delText>
        </w:r>
      </w:del>
      <w:del w:id="21175" w:author="PR Preview" w:date="2026-01-01T00:00:00Z">
        <w:r>
          <w:delText xml:space="preserve">so</w:delText>
        </w:r>
      </w:del>
    </w:p>
    <w:p>
      <w:pPr>
        <w:pStyle w:val="BodyText"/>
      </w:pPr>
      <w:ins w:id="21176" w:author="PR Preview" w:date="2026-01-01T00:00:00Z">
        <w:r>
          <w:rPr>
            <w:b/>
            <w:bCs/>
          </w:rPr>
          <w:t xml:space="preserve">Example 183 (All solutions of a consistent system)</w:t>
        </w:r>
      </w:ins>
      <w:ins w:id="21177" w:author="PR Preview" w:date="2026-01-01T00:00:00Z">
        <w:r>
          <w:t xml:space="preserve"> </w:t>
        </w:r>
      </w:ins>
      <w:ins w:id="21178" w:author="PR Preview" w:date="2026-01-01T00:00:00Z">
        <w:r>
          <w:t xml:space="preserve">For</w:t>
        </w:r>
      </w:ins>
      <w:ins w:id="2117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180" w:author="PR Preview" w:date="2026-01-01T00:00:00Z">
        <w:r>
          <w:t xml:space="preserve">,</w:t>
        </w:r>
      </w:ins>
      <w:ins w:id="2118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1182" w:author="PR Preview" w:date="2026-01-01T00:00:00Z">
        <w:r>
          <w:t xml:space="preserve"> </w:t>
        </w:r>
      </w:ins>
      <w:ins w:id="21183" w:author="PR Preview" w:date="2026-01-01T00:00:00Z">
        <w:r>
          <w:t xml:space="preserve">and</w:t>
        </w:r>
      </w:ins>
      <w:ins w:id="21184" w:author="PR Preview" w:date="2026-01-01T00:00:00Z">
        <w:r>
          <w:t xml:space="preserve"> </w:t>
        </w:r>
      </w:ins>
      <w:ins w:id="21185" w:author="PR Preview" w:date="2026-01-01T00:00:00Z">
        <w:r>
          <w:t xml:space="preserve">$\mathord{\smash[b]{\underset{\raise.3ex\hbox{$\scriptstyle\sim$}}{b}}\vphantom{b}} = (2, 0)$</w:t>
        </w:r>
      </w:ins>
      <w:ins w:id="21186" w:author="PR Preview" w:date="2026-01-01T00:00:00Z">
        <w:r>
          <w:t xml:space="preserve">:</w:t>
        </w:r>
      </w:ins>
      <w:ins w:id="21187" w:author="PR Preview" w:date="2026-01-01T00:00:00Z">
        <w:r>
          <w:t xml:space="preserve"> </w:t>
        </w:r>
      </w:ins>
      <w:ins w:id="21188" w:author="PR Preview" w:date="2026-01-01T00:00:00Z">
        <w:r>
          <w:t xml:space="preserve">$\mathbf{G} \mathord{\smash[b]{\underset{\raise.3ex\hbox{$\scriptstyle\sim$}}{b}}\vphantom{b}} = (2, 14)$</w:t>
        </w:r>
      </w:ins>
      <w:ins w:id="21189" w:author="PR Preview" w:date="2026-01-01T00:00:00Z">
        <w:r>
          <w:t xml:space="preserve">,</w:t>
        </w:r>
      </w:ins>
      <w:ins w:id="2119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21191" w:author="PR Preview" w:date="2026-01-01T00:00:00Z">
        <w:r>
          <w:t xml:space="preserve">,</w:t>
        </w:r>
      </w:ins>
      <w:ins w:id="21192" w:author="PR Preview" w:date="2026-01-01T00:00:00Z">
        <w:r>
          <w:t xml:space="preserve"> </w:t>
        </w:r>
      </w:ins>
      <w:ins w:id="21193" w:author="PR Preview" w:date="2026-01-01T00:00:00Z">
        <w:r>
          <w:t xml:space="preserve">and</w:t>
        </w:r>
      </w:ins>
      <w:ins w:id="21194"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21195" w:author="PR Preview" w:date="2026-01-01T00:00:00Z">
        <w:r>
          <w:t xml:space="preserve">,</w:t>
        </w:r>
      </w:ins>
      <w:ins w:id="21196" w:author="PR Preview" w:date="2026-01-01T00:00:00Z">
        <w:r>
          <w:t xml:space="preserve"> </w:t>
        </w:r>
      </w:ins>
      <w:ins w:id="21197" w:author="PR Preview" w:date="2026-01-01T00:00:00Z">
        <w:r>
          <w:t xml:space="preserve">so</w:t>
        </w:r>
      </w:ins>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del w:id="21198" w:author="PR Preview" w:date="2026-01-01T00:00:00Z">
        <w:r>
          <w:rPr>
            <w:i/>
            <w:iCs/>
          </w:rPr>
          <w:delText xml:space="preserve">Proof</w:delText>
        </w:r>
      </w:del>
      <w:del w:id="21199" w:author="PR Preview" w:date="2026-01-01T00:00:00Z">
        <w:r>
          <w:delText xml:space="preserve">. </w:delText>
        </w:r>
      </w:del>
      <w:del w:id="21200" w:author="PR Preview" w:date="2026-01-01T00:00:00Z">
        <w:r>
          <w:rPr>
            <w:b/>
            <w:bCs/>
          </w:rPr>
          <w:delText xml:space="preserve">Part 1.</w:delText>
        </w:r>
      </w:del>
      <w:del w:id="21201" w:author="PR Preview" w:date="2026-01-01T00:00:00Z">
        <w:r>
          <w:delText xml:space="preserve"> </w:delText>
        </w:r>
      </w:del>
      <w:del w:id="21202" w:author="PR Preview" w:date="2026-01-01T00:00:00Z">
        <w:r>
          <w:delText xml:space="preserve">By</w:delText>
        </w:r>
      </w:del>
      <w:del w:id="21203" w:author="PR Preview" w:date="2026-01-01T00:00:00Z">
        <w:r>
          <w:delText xml:space="preserve"> </w:delText>
        </w:r>
      </w:del>
      <w:hyperlink w:anchor="thm-consistency">
        <w:del w:id="21204" w:author="PR Preview" w:date="2026-01-01T00:00:00Z">
          <w:r>
            <w:rPr>
              <w:rStyle w:val="Hyperlink"/>
            </w:rPr>
            <w:delText xml:space="preserve">Theorem 102</w:delText>
          </w:r>
        </w:del>
      </w:hyperlink>
      <w:del w:id="21205" w:author="PR Preview" w:date="2026-01-01T00:00:00Z">
        <w:r>
          <w:delText xml:space="preserve">, the system is consistent for every</w:delText>
        </w:r>
      </w:del>
      <w:del w:id="21206" w:author="PR Preview" w:date="2026-01-01T00:00:00Z">
        <w:r>
          <w:delText xml:space="preserve"> </w:delText>
        </w:r>
      </w:del>
      <w:del w:id="21207" w:author="PR Preview" w:date="2026-01-01T00:00:00Z">
        <w:r>
          <w:delText xml:space="preserve">$\mathord{\smash[b]{\underset{\raise.3ex\hbox{$\scriptstyle\sim$}}{b}}\vphantom{b}}$</w:delText>
        </w:r>
      </w:del>
      <w:del w:id="21208" w:author="PR Preview" w:date="2026-01-01T00:00:00Z">
        <w:r>
          <w:delText xml:space="preserve"> </w:delText>
        </w:r>
      </w:del>
      <w:del w:id="21209" w:author="PR Preview" w:date="2026-01-01T00:00:00Z">
        <w:r>
          <w:delText xml:space="preserve">exactly when</w:delText>
        </w:r>
      </w:del>
      <w:del w:id="21210"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1211" w:author="PR Preview" w:date="2026-01-01T00:00:00Z">
        <w:r>
          <w:delText xml:space="preserve">.</w:delText>
        </w:r>
      </w:del>
      <w:del w:id="21212" w:author="PR Preview" w:date="2026-01-01T00:00:00Z">
        <w:r>
          <w:delText xml:space="preserve"> </w:delText>
        </w:r>
      </w:del>
      <m:oMath>
        <m:r>
          <m:rPr>
            <m:scr m:val="script"/>
            <m:sty m:val="p"/>
          </m:rPr>
          <m:t>C</m:t>
        </m:r>
        <m:r>
          <m:rPr>
            <m:sty m:val="p"/>
          </m:rPr>
          <m:t>(</m:t>
        </m:r>
        <m:r>
          <m:rPr>
            <m:sty m:val="bi"/>
          </m:rPr>
          <m:t>A</m:t>
        </m:r>
        <m:r>
          <m:rPr>
            <m:sty m:val="p"/>
          </m:rPr>
          <m:t>)</m:t>
        </m:r>
      </m:oMath>
      <w:del w:id="21213" w:author="PR Preview" w:date="2026-01-01T00:00:00Z">
        <w:r>
          <w:delText xml:space="preserve"> </w:delText>
        </w:r>
      </w:del>
      <w:del w:id="21214" w:author="PR Preview" w:date="2026-01-01T00:00:00Z">
        <w:r>
          <w:delText xml:space="preserve">is a subspace of</w:delText>
        </w:r>
      </w:del>
      <w:del w:id="21215" w:author="PR Preview" w:date="2026-01-01T00:00:00Z">
        <w:r>
          <w:delText xml:space="preserve"> </w:delText>
        </w:r>
      </w:del>
      <m:oMath>
        <m:sSup>
          <m:e>
            <m:r>
              <m:rPr>
                <m:scr m:val="double-struck"/>
                <m:sty m:val="p"/>
              </m:rPr>
              <m:t>R</m:t>
            </m:r>
          </m:e>
          <m:sup>
            <m:r>
              <m:t>m</m:t>
            </m:r>
          </m:sup>
        </m:sSup>
      </m:oMath>
      <w:del w:id="21216" w:author="PR Preview" w:date="2026-01-01T00:00:00Z">
        <w:r>
          <w:delText xml:space="preserve"> </w:delText>
        </w:r>
      </w:del>
      <w:del w:id="21217" w:author="PR Preview" w:date="2026-01-01T00:00:00Z">
        <w:r>
          <w:delText xml:space="preserve">(</w:delText>
        </w:r>
      </w:del>
      <w:hyperlink w:anchor="thm-column-space-span">
        <w:del w:id="21218" w:author="PR Preview" w:date="2026-01-01T00:00:00Z">
          <w:r>
            <w:rPr>
              <w:rStyle w:val="Hyperlink"/>
            </w:rPr>
            <w:delText xml:space="preserve">Theorem 33</w:delText>
          </w:r>
        </w:del>
      </w:hyperlink>
      <w:del w:id="21219" w:author="PR Preview" w:date="2026-01-01T00:00:00Z">
        <w:r>
          <w:delText xml:space="preserve">) with dimension</w:delText>
        </w:r>
      </w:del>
      <w:del w:id="21220" w:author="PR Preview" w:date="2026-01-01T00:00:00Z">
        <w:r>
          <w:delText xml:space="preserve"> </w:delText>
        </w:r>
      </w:del>
      <m:oMath>
        <m:r>
          <m:rPr>
            <m:sty m:val="p"/>
          </m:rPr>
          <m:t>rank</m:t>
        </m:r>
        <m:r>
          <m:rPr>
            <m:sty m:val="p"/>
          </m:rPr>
          <m:t>(</m:t>
        </m:r>
        <m:r>
          <m:rPr>
            <m:sty m:val="bi"/>
          </m:rPr>
          <m:t>A</m:t>
        </m:r>
        <m:r>
          <m:rPr>
            <m:sty m:val="p"/>
          </m:rPr>
          <m:t>)</m:t>
        </m:r>
      </m:oMath>
      <w:del w:id="21221" w:author="PR Preview" w:date="2026-01-01T00:00:00Z">
        <w:r>
          <w:delText xml:space="preserve"> </w:delText>
        </w:r>
      </w:del>
      <w:del w:id="21222" w:author="PR Preview" w:date="2026-01-01T00:00:00Z">
        <w:r>
          <w:delText xml:space="preserve">(</w:delText>
        </w:r>
      </w:del>
      <w:hyperlink w:anchor="thm-rank-dim">
        <w:del w:id="21223" w:author="PR Preview" w:date="2026-01-01T00:00:00Z">
          <w:r>
            <w:rPr>
              <w:rStyle w:val="Hyperlink"/>
            </w:rPr>
            <w:delText xml:space="preserve">Theorem 39</w:delText>
          </w:r>
        </w:del>
      </w:hyperlink>
      <w:del w:id="21224" w:author="PR Preview" w:date="2026-01-01T00:00:00Z">
        <w:r>
          <w:delText xml:space="preserve">), and</w:delText>
        </w:r>
      </w:del>
      <w:del w:id="21225"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21226" w:author="PR Preview" w:date="2026-01-01T00:00:00Z">
        <w:r>
          <w:delText xml:space="preserve"> </w:delText>
        </w:r>
      </w:del>
      <w:del w:id="21227" w:author="PR Preview" w:date="2026-01-01T00:00:00Z">
        <w:r>
          <w:delText xml:space="preserve">(</w:delText>
        </w:r>
      </w:del>
      <w:hyperlink w:anchor="exm-dimension">
        <w:del w:id="21228" w:author="PR Preview" w:date="2026-01-01T00:00:00Z">
          <w:r>
            <w:rPr>
              <w:rStyle w:val="Hyperlink"/>
            </w:rPr>
            <w:delText xml:space="preserve">Example 51</w:delText>
          </w:r>
        </w:del>
      </w:hyperlink>
      <w:del w:id="21229" w:author="PR Preview" w:date="2026-01-01T00:00:00Z">
        <w:r>
          <w:delText xml:space="preserve">).</w:delText>
        </w:r>
      </w:del>
      <w:del w:id="21230" w:author="PR Preview" w:date="2026-01-01T00:00:00Z">
        <w:r>
          <w:delText xml:space="preserve"> </w:delText>
        </w:r>
      </w:del>
      <w:del w:id="21231" w:author="PR Preview" w:date="2026-01-01T00:00:00Z">
        <w:r>
          <w:delText xml:space="preserve">If the dimension is</w:delText>
        </w:r>
      </w:del>
      <w:del w:id="21232" w:author="PR Preview" w:date="2026-01-01T00:00:00Z">
        <w:r>
          <w:delText xml:space="preserve"> </w:delText>
        </w:r>
      </w:del>
      <m:oMath>
        <m:r>
          <m:t>m</m:t>
        </m:r>
      </m:oMath>
      <w:del w:id="21233" w:author="PR Preview" w:date="2026-01-01T00:00:00Z">
        <w:r>
          <w:delText xml:space="preserve">, then</w:delText>
        </w:r>
      </w:del>
      <w:del w:id="21234"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1235" w:author="PR Preview" w:date="2026-01-01T00:00:00Z">
        <w:r>
          <w:delText xml:space="preserve"> </w:delText>
        </w:r>
      </w:del>
      <w:del w:id="21236" w:author="PR Preview" w:date="2026-01-01T00:00:00Z">
        <w:r>
          <w:delText xml:space="preserve">(</w:delText>
        </w:r>
      </w:del>
      <w:hyperlink w:anchor="thm-subspace-equal-dim">
        <w:del w:id="21237" w:author="PR Preview" w:date="2026-01-01T00:00:00Z">
          <w:r>
            <w:rPr>
              <w:rStyle w:val="Hyperlink"/>
            </w:rPr>
            <w:delText xml:space="preserve">Theorem 32</w:delText>
          </w:r>
        </w:del>
      </w:hyperlink>
      <w:del w:id="21238" w:author="PR Preview" w:date="2026-01-01T00:00:00Z">
        <w:r>
          <w:delText xml:space="preserve">);</w:delText>
        </w:r>
      </w:del>
      <w:del w:id="21239" w:author="PR Preview" w:date="2026-01-01T00:00:00Z">
        <w:r>
          <w:delText xml:space="preserve"> </w:delText>
        </w:r>
      </w:del>
      <w:del w:id="21240" w:author="PR Preview" w:date="2026-01-01T00:00:00Z">
        <w:r>
          <w:delText xml:space="preserve">if</w:delText>
        </w:r>
      </w:del>
      <w:del w:id="21241"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1242" w:author="PR Preview" w:date="2026-01-01T00:00:00Z">
        <w:r>
          <w:delText xml:space="preserve">, the dimension is</w:delText>
        </w:r>
      </w:del>
      <w:del w:id="21243" w:author="PR Preview" w:date="2026-01-01T00:00:00Z">
        <w:r>
          <w:delText xml:space="preserve"> </w:delText>
        </w:r>
      </w:del>
      <m:oMath>
        <m:r>
          <m:t>m</m:t>
        </m:r>
      </m:oMath>
      <w:del w:id="21244" w:author="PR Preview" w:date="2026-01-01T00:00:00Z">
        <w:r>
          <w:delText xml:space="preserve">.</w:delText>
        </w:r>
      </w:del>
    </w:p>
    <w:p>
      <w:pPr>
        <w:pStyle w:val="BodyText"/>
      </w:pPr>
      <w:del w:id="21245" w:author="PR Preview" w:date="2026-01-01T00:00:00Z">
        <w:r>
          <w:rPr>
            <w:b/>
            <w:bCs/>
          </w:rPr>
          <w:delText xml:space="preserve">Part 2.</w:delText>
        </w:r>
      </w:del>
      <w:del w:id="21246" w:author="PR Preview" w:date="2026-01-01T00:00:00Z">
        <w:r>
          <w:delText xml:space="preserve"> </w:delText>
        </w:r>
      </w:del>
      <w:del w:id="21247" w:author="PR Preview" w:date="2026-01-01T00:00:00Z">
        <w:r>
          <w:delText xml:space="preserve">By</w:delText>
        </w:r>
      </w:del>
      <w:del w:id="21248" w:author="PR Preview" w:date="2026-01-01T00:00:00Z">
        <w:r>
          <w:delText xml:space="preserve"> </w:delText>
        </w:r>
      </w:del>
      <w:hyperlink w:anchor="thm-solution-set">
        <w:del w:id="21249" w:author="PR Preview" w:date="2026-01-01T00:00:00Z">
          <w:r>
            <w:rPr>
              <w:rStyle w:val="Hyperlink"/>
            </w:rPr>
            <w:delText xml:space="preserve">Theorem 103</w:delText>
          </w:r>
        </w:del>
      </w:hyperlink>
      <w:del w:id="21250" w:author="PR Preview" w:date="2026-01-01T00:00:00Z">
        <w:r>
          <w:delText xml:space="preserve">, the solutions are a particular solution</w:delText>
        </w:r>
      </w:del>
      <w:del w:id="21251" w:author="PR Preview" w:date="2026-01-01T00:00:00Z">
        <w:r>
          <w:delText xml:space="preserve"> </w:delText>
        </w:r>
      </w:del>
      <w:del w:id="21252" w:author="PR Preview" w:date="2026-01-01T00:00:00Z">
        <w:r>
          <w:delText xml:space="preserve">plus the vectors of</w:delText>
        </w:r>
      </w:del>
      <w:del w:id="21253" w:author="PR Preview" w:date="2026-01-01T00:00:00Z">
        <w:r>
          <w:delText xml:space="preserve"> </w:delText>
        </w:r>
      </w:del>
      <m:oMath>
        <m:r>
          <m:rPr>
            <m:scr m:val="script"/>
            <m:sty m:val="p"/>
          </m:rPr>
          <m:t>N</m:t>
        </m:r>
        <m:r>
          <m:rPr>
            <m:sty m:val="p"/>
          </m:rPr>
          <m:t>(</m:t>
        </m:r>
        <m:r>
          <m:rPr>
            <m:sty m:val="bi"/>
          </m:rPr>
          <m:t>A</m:t>
        </m:r>
        <m:r>
          <m:rPr>
            <m:sty m:val="p"/>
          </m:rPr>
          <m:t>)</m:t>
        </m:r>
      </m:oMath>
      <w:del w:id="21254" w:author="PR Preview" w:date="2026-01-01T00:00:00Z">
        <w:r>
          <w:delText xml:space="preserve">,</w:delText>
        </w:r>
      </w:del>
      <w:del w:id="21255" w:author="PR Preview" w:date="2026-01-01T00:00:00Z">
        <w:r>
          <w:delText xml:space="preserve"> </w:delText>
        </w:r>
      </w:del>
      <w:del w:id="21256" w:author="PR Preview" w:date="2026-01-01T00:00:00Z">
        <w:r>
          <w:delText xml:space="preserve">so there is exactly one solution exactly when</w:delText>
        </w:r>
      </w:del>
      <w:del w:id="21257" w:author="PR Preview" w:date="2026-01-01T00:00:00Z">
        <w:r>
          <w:delText xml:space="preserve"> </w:delText>
        </w:r>
      </w:del>
      <w:del w:id="21258" w:author="PR Preview" w:date="2026-01-01T00:00:00Z">
        <w:r>
          <w:delText xml:space="preserve">$\mathcal{N}(\mathbf{A}) = \mathopen{}\left\{\mathord{\smash[b]{\underset{\raise.3ex\hbox{$\scriptstyle\sim$}}{0}}\vphantom{0}}_n\right\}\mathclose{}$</w:delText>
        </w:r>
      </w:del>
      <w:del w:id="21259" w:author="PR Preview" w:date="2026-01-01T00:00:00Z">
        <w:r>
          <w:delText xml:space="preserve">,</w:delText>
        </w:r>
      </w:del>
      <w:del w:id="21260" w:author="PR Preview" w:date="2026-01-01T00:00:00Z">
        <w:r>
          <w:delText xml:space="preserve"> </w:delText>
        </w:r>
      </w:del>
      <w:del w:id="21261" w:author="PR Preview" w:date="2026-01-01T00:00:00Z">
        <w:r>
          <w:delText xml:space="preserve">that is, when</w:delText>
        </w:r>
      </w:del>
      <w:del w:id="21262"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21263" w:author="PR Preview" w:date="2026-01-01T00:00:00Z">
        <w:r>
          <w:delText xml:space="preserve"> </w:delText>
        </w:r>
      </w:del>
      <w:del w:id="21264" w:author="PR Preview" w:date="2026-01-01T00:00:00Z">
        <w:r>
          <w:delText xml:space="preserve">(a subspace of dimension</w:delText>
        </w:r>
      </w:del>
      <w:del w:id="21265" w:author="PR Preview" w:date="2026-01-01T00:00:00Z">
        <w:r>
          <w:delText xml:space="preserve"> </w:delText>
        </w:r>
      </w:del>
      <m:oMath>
        <m:r>
          <m:t>0</m:t>
        </m:r>
      </m:oMath>
      <w:del w:id="21266" w:author="PR Preview" w:date="2026-01-01T00:00:00Z">
        <w:r>
          <w:delText xml:space="preserve"> </w:delText>
        </w:r>
      </w:del>
      <w:del w:id="21267" w:author="PR Preview" w:date="2026-01-01T00:00:00Z">
        <w:r>
          <w:delText xml:space="preserve">has the empty list as a basis, whose span is</w:delText>
        </w:r>
      </w:del>
      <w:del w:id="21268" w:author="PR Preview" w:date="2026-01-01T00:00:00Z">
        <w:r>
          <w:delText xml:space="preserve"> </w:delText>
        </w:r>
      </w:del>
      <w:del w:id="21269" w:author="PR Preview" w:date="2026-01-01T00:00:00Z">
        <w:r>
          <w:delText xml:space="preserve">$\mathopen{}\left\{\mathord{\smash[b]{\underset{\raise.3ex\hbox{$\scriptstyle\sim$}}{0}}\vphantom{0}}\right\}\mathclose{}$</w:delText>
        </w:r>
      </w:del>
      <w:del w:id="21270" w:author="PR Preview" w:date="2026-01-01T00:00:00Z">
        <w:r>
          <w:delText xml:space="preserve">,</w:delText>
        </w:r>
      </w:del>
      <w:del w:id="21271" w:author="PR Preview" w:date="2026-01-01T00:00:00Z">
        <w:r>
          <w:delText xml:space="preserve"> </w:delText>
        </w:r>
      </w:del>
      <w:del w:id="21272" w:author="PR Preview" w:date="2026-01-01T00:00:00Z">
        <w:r>
          <w:delText xml:space="preserve">by</w:delText>
        </w:r>
      </w:del>
      <w:del w:id="21273" w:author="PR Preview" w:date="2026-01-01T00:00:00Z">
        <w:r>
          <w:delText xml:space="preserve"> </w:delText>
        </w:r>
      </w:del>
      <w:hyperlink w:anchor="def-dimension">
        <w:del w:id="21274" w:author="PR Preview" w:date="2026-01-01T00:00:00Z">
          <w:r>
            <w:rPr>
              <w:rStyle w:val="Hyperlink"/>
            </w:rPr>
            <w:delText xml:space="preserve">Definition 51</w:delText>
          </w:r>
        </w:del>
      </w:hyperlink>
      <w:del w:id="21275" w:author="PR Preview" w:date="2026-01-01T00:00:00Z">
        <w:r>
          <w:delText xml:space="preserve"> </w:delText>
        </w:r>
      </w:del>
      <w:del w:id="21276" w:author="PR Preview" w:date="2026-01-01T00:00:00Z">
        <w:r>
          <w:delText xml:space="preserve">and</w:delText>
        </w:r>
      </w:del>
      <w:del w:id="21277" w:author="PR Preview" w:date="2026-01-01T00:00:00Z">
        <w:r>
          <w:delText xml:space="preserve"> </w:delText>
        </w:r>
      </w:del>
      <w:hyperlink w:anchor="def-span">
        <w:del w:id="21278" w:author="PR Preview" w:date="2026-01-01T00:00:00Z">
          <w:r>
            <w:rPr>
              <w:rStyle w:val="Hyperlink"/>
            </w:rPr>
            <w:delText xml:space="preserve">Definition 47</w:delText>
          </w:r>
        </w:del>
      </w:hyperlink>
      <w:del w:id="21279" w:author="PR Preview" w:date="2026-01-01T00:00:00Z">
        <w:r>
          <w:delText xml:space="preserve">;</w:delText>
        </w:r>
      </w:del>
      <w:del w:id="21280" w:author="PR Preview" w:date="2026-01-01T00:00:00Z">
        <w:r>
          <w:delText xml:space="preserve"> </w:delText>
        </w:r>
      </w:del>
      <w:del w:id="21281" w:author="PR Preview" w:date="2026-01-01T00:00:00Z">
        <w:r>
          <w:delText xml:space="preserve">and</w:delText>
        </w:r>
      </w:del>
      <w:del w:id="21282" w:author="PR Preview" w:date="2026-01-01T00:00:00Z">
        <w:r>
          <w:delText xml:space="preserve"> </w:delText>
        </w:r>
      </w:del>
      <w:del w:id="21283" w:author="PR Preview" w:date="2026-01-01T00:00:00Z">
        <w:r>
          <w:delText xml:space="preserve">$\mathopen{}\left\{\mathord{\smash[b]{\underset{\raise.3ex\hbox{$\scriptstyle\sim$}}{0}}\vphantom{0}}\right\}\mathclose{}$</w:delText>
        </w:r>
      </w:del>
      <w:del w:id="21284" w:author="PR Preview" w:date="2026-01-01T00:00:00Z">
        <w:r>
          <w:delText xml:space="preserve"> </w:delText>
        </w:r>
      </w:del>
      <w:del w:id="21285" w:author="PR Preview" w:date="2026-01-01T00:00:00Z">
        <w:r>
          <w:delText xml:space="preserve">has dimension</w:delText>
        </w:r>
      </w:del>
      <w:del w:id="21286" w:author="PR Preview" w:date="2026-01-01T00:00:00Z">
        <w:r>
          <w:delText xml:space="preserve"> </w:delText>
        </w:r>
      </w:del>
      <m:oMath>
        <m:r>
          <m:t>0</m:t>
        </m:r>
      </m:oMath>
      <w:del w:id="21287" w:author="PR Preview" w:date="2026-01-01T00:00:00Z">
        <w:r>
          <w:delText xml:space="preserve">, by</w:delText>
        </w:r>
      </w:del>
      <w:del w:id="21288" w:author="PR Preview" w:date="2026-01-01T00:00:00Z">
        <w:r>
          <w:delText xml:space="preserve"> </w:delText>
        </w:r>
      </w:del>
      <w:hyperlink w:anchor="exm-dimension">
        <w:del w:id="21289" w:author="PR Preview" w:date="2026-01-01T00:00:00Z">
          <w:r>
            <w:rPr>
              <w:rStyle w:val="Hyperlink"/>
            </w:rPr>
            <w:delText xml:space="preserve">Example 51</w:delText>
          </w:r>
        </w:del>
      </w:hyperlink>
      <w:del w:id="21290" w:author="PR Preview" w:date="2026-01-01T00:00:00Z">
        <w:r>
          <w:delText xml:space="preserve">).</w:delText>
        </w:r>
      </w:del>
      <w:del w:id="21291" w:author="PR Preview" w:date="2026-01-01T00:00:00Z">
        <w:r>
          <w:delText xml:space="preserve"> </w:delText>
        </w:r>
      </w:del>
      <w:del w:id="21292" w:author="PR Preview" w:date="2026-01-01T00:00:00Z">
        <w:r>
          <w:delText xml:space="preserve">By</w:delText>
        </w:r>
      </w:del>
      <w:del w:id="21293" w:author="PR Preview" w:date="2026-01-01T00:00:00Z">
        <w:r>
          <w:delText xml:space="preserve"> </w:delText>
        </w:r>
      </w:del>
      <w:hyperlink w:anchor="thm-rank-nullity">
        <w:del w:id="21294" w:author="PR Preview" w:date="2026-01-01T00:00:00Z">
          <w:r>
            <w:rPr>
              <w:rStyle w:val="Hyperlink"/>
            </w:rPr>
            <w:delText xml:space="preserve">Theorem 40</w:delText>
          </w:r>
        </w:del>
      </w:hyperlink>
      <w:del w:id="21295" w:author="PR Preview" w:date="2026-01-01T00:00:00Z">
        <w:r>
          <w:delText xml:space="preserve">, that is when</w:delText>
        </w:r>
      </w:del>
      <w:del w:id="21296"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1297" w:author="PR Preview" w:date="2026-01-01T00:00:00Z">
        <w:r>
          <w:delText xml:space="preserve">.</w:delText>
        </w:r>
      </w:del>
    </w:p>
    <w:p>
      <w:pPr>
        <w:pStyle w:val="BodyText"/>
      </w:pPr>
      <w:del w:id="21298" w:author="PR Preview" w:date="2026-01-01T00:00:00Z">
        <w:r>
          <w:rPr>
            <w:b/>
            <w:bCs/>
          </w:rPr>
          <w:delText xml:space="preserve">Example 185 (Three systems)</w:delText>
        </w:r>
      </w:del>
      <w:del w:id="21299" w:author="PR Preview" w:date="2026-01-01T00:00:00Z">
        <w:r>
          <w:delText xml:space="preserve"> </w:delText>
        </w:r>
      </w:del>
      <w:del w:id="21300" w:author="PR Preview" w:date="2026-01-01T00:00:00Z">
        <w:r>
          <w:delText xml:space="preserve"> </w:delText>
        </w:r>
      </w:del>
    </w:p>
    <w:p>
      <w:pPr>
        <w:numPr>
          <w:ilvl w:val="0"/>
          <w:numId w:val="1092"/>
        </w:numPr>
      </w:pPr>
      <w:del w:id="21301" w:author="PR Preview" w:date="2026-01-01T00:00:00Z">
        <w:r>
          <w:delText xml:space="preserve">The</w:delText>
        </w:r>
      </w:del>
      <w:del w:id="21302" w:author="PR Preview" w:date="2026-01-01T00:00:00Z">
        <w:r>
          <w:delText xml:space="preserve"> </w:delText>
        </w:r>
      </w:del>
      <m:oMath>
        <m:r>
          <m:t>2</m:t>
        </m:r>
        <m:r>
          <m:rPr>
            <m:sty m:val="p"/>
          </m:rPr>
          <m:t>×</m:t>
        </m:r>
        <m:r>
          <m:t>3</m:t>
        </m:r>
      </m:oMath>
      <w:del w:id="21303" w:author="PR Preview" w:date="2026-01-01T00:00:00Z">
        <w:r>
          <w:delText xml:space="preserve"> </w:delText>
        </w:r>
      </w:del>
      <w:del w:id="21304" w:author="PR Preview" w:date="2026-01-01T00:00:00Z">
        <w:r>
          <w:delText xml:space="preserve">matrix</w:delText>
        </w:r>
      </w:del>
      <w:del w:id="2130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21306" w:author="PR Preview" w:date="2026-01-01T00:00:00Z">
        <w:r>
          <w:delText xml:space="preserve"> </w:delText>
        </w:r>
      </w:del>
      <w:del w:id="21307" w:author="PR Preview" w:date="2026-01-01T00:00:00Z">
        <w:r>
          <w:delText xml:space="preserve">of</w:delText>
        </w:r>
      </w:del>
      <w:del w:id="21308" w:author="PR Preview" w:date="2026-01-01T00:00:00Z">
        <w:r>
          <w:delText xml:space="preserve"> </w:delText>
        </w:r>
      </w:del>
      <w:hyperlink w:anchor="exm-rank-bound">
        <w:del w:id="21309" w:author="PR Preview" w:date="2026-01-01T00:00:00Z">
          <w:r>
            <w:rPr>
              <w:rStyle w:val="Hyperlink"/>
            </w:rPr>
            <w:delText xml:space="preserve">Example 72</w:delText>
          </w:r>
        </w:del>
      </w:hyperlink>
      <w:del w:id="21310" w:author="PR Preview" w:date="2026-01-01T00:00:00Z">
        <w:r>
          <w:delText xml:space="preserve"> </w:delText>
        </w:r>
      </w:del>
      <w:del w:id="21311" w:author="PR Preview" w:date="2026-01-01T00:00:00Z">
        <w:r>
          <w:delText xml:space="preserve">has rank</w:delText>
        </w:r>
      </w:del>
      <w:del w:id="21312" w:author="PR Preview" w:date="2026-01-01T00:00:00Z">
        <w:r>
          <w:delText xml:space="preserve"> </w:delText>
        </w:r>
      </w:del>
      <m:oMath>
        <m:r>
          <m:t>2</m:t>
        </m:r>
        <m:r>
          <m:rPr>
            <m:sty m:val="p"/>
          </m:rPr>
          <m:t>=</m:t>
        </m:r>
        <m:r>
          <m:t>m</m:t>
        </m:r>
      </m:oMath>
      <w:del w:id="21313" w:author="PR Preview" w:date="2026-01-01T00:00:00Z">
        <w:r>
          <w:delText xml:space="preserve">, so every system with it is consistent,</w:delText>
        </w:r>
      </w:del>
      <w:del w:id="21314" w:author="PR Preview" w:date="2026-01-01T00:00:00Z">
        <w:r>
          <w:delText xml:space="preserve"> </w:delText>
        </w:r>
      </w:del>
      <w:del w:id="21315" w:author="PR Preview" w:date="2026-01-01T00:00:00Z">
        <w:r>
          <w:delText xml:space="preserve">but</w:delText>
        </w:r>
      </w:del>
      <w:del w:id="21316" w:author="PR Preview" w:date="2026-01-01T00:00:00Z">
        <w:r>
          <w:delText xml:space="preserve"> </w:delText>
        </w:r>
      </w:del>
      <m:oMath>
        <m:r>
          <m:t>2</m:t>
        </m:r>
        <m:r>
          <m:rPr>
            <m:sty m:val="p"/>
          </m:rPr>
          <m:t>&lt;</m:t>
        </m:r>
        <m:r>
          <m:t>3</m:t>
        </m:r>
        <m:r>
          <m:rPr>
            <m:sty m:val="p"/>
          </m:rPr>
          <m:t>=</m:t>
        </m:r>
        <m:r>
          <m:t>n</m:t>
        </m:r>
      </m:oMath>
      <w:del w:id="21317" w:author="PR Preview" w:date="2026-01-01T00:00:00Z">
        <w:r>
          <w:delText xml:space="preserve">, so the solutions are never unique.</w:delText>
        </w:r>
      </w:del>
    </w:p>
    <w:p>
      <w:pPr>
        <w:numPr>
          <w:ilvl w:val="0"/>
          <w:numId w:val="1092"/>
        </w:numPr>
      </w:pPr>
      <w:del w:id="21318" w:author="PR Preview" w:date="2026-01-01T00:00:00Z">
        <w:r>
          <w:delText xml:space="preserve">The</w:delText>
        </w:r>
      </w:del>
      <w:del w:id="21319" w:author="PR Preview" w:date="2026-01-01T00:00:00Z">
        <w:r>
          <w:delText xml:space="preserve"> </w:delText>
        </w:r>
      </w:del>
      <m:oMath>
        <m:r>
          <m:t>3</m:t>
        </m:r>
        <m:r>
          <m:rPr>
            <m:sty m:val="p"/>
          </m:rPr>
          <m:t>×</m:t>
        </m:r>
        <m:r>
          <m:t>2</m:t>
        </m:r>
      </m:oMath>
      <w:del w:id="21320" w:author="PR Preview" w:date="2026-01-01T00:00:00Z">
        <w:r>
          <w:delText xml:space="preserve"> </w:delText>
        </w:r>
      </w:del>
      <w:del w:id="21321" w:author="PR Preview" w:date="2026-01-01T00:00:00Z">
        <w:r>
          <w:delText xml:space="preserve">matrix</w:delText>
        </w:r>
      </w:del>
      <w:del w:id="2132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1323" w:author="PR Preview" w:date="2026-01-01T00:00:00Z">
        <w:r>
          <w:delText xml:space="preserve"> </w:delText>
        </w:r>
      </w:del>
      <w:del w:id="21324" w:author="PR Preview" w:date="2026-01-01T00:00:00Z">
        <w:r>
          <w:delText xml:space="preserve">of</w:delText>
        </w:r>
      </w:del>
      <w:del w:id="21325" w:author="PR Preview" w:date="2026-01-01T00:00:00Z">
        <w:r>
          <w:delText xml:space="preserve"> </w:delText>
        </w:r>
      </w:del>
      <w:hyperlink w:anchor="exm-gram-invertible">
        <w:del w:id="21326" w:author="PR Preview" w:date="2026-01-01T00:00:00Z">
          <w:r>
            <w:rPr>
              <w:rStyle w:val="Hyperlink"/>
            </w:rPr>
            <w:delText xml:space="preserve">Example 165</w:delText>
          </w:r>
        </w:del>
      </w:hyperlink>
      <w:del w:id="21327" w:author="PR Preview" w:date="2026-01-01T00:00:00Z">
        <w:r>
          <w:delText xml:space="preserve"> </w:delText>
        </w:r>
      </w:del>
      <w:del w:id="21328" w:author="PR Preview" w:date="2026-01-01T00:00:00Z">
        <w:r>
          <w:delText xml:space="preserve">has rank</w:delText>
        </w:r>
      </w:del>
      <w:del w:id="21329" w:author="PR Preview" w:date="2026-01-01T00:00:00Z">
        <w:r>
          <w:delText xml:space="preserve"> </w:delText>
        </w:r>
      </w:del>
      <m:oMath>
        <m:r>
          <m:t>2</m:t>
        </m:r>
        <m:r>
          <m:rPr>
            <m:sty m:val="p"/>
          </m:rPr>
          <m:t>=</m:t>
        </m:r>
        <m:r>
          <m:t>n</m:t>
        </m:r>
      </m:oMath>
      <w:del w:id="21330" w:author="PR Preview" w:date="2026-01-01T00:00:00Z">
        <w:r>
          <w:delText xml:space="preserve">, so a consistent system has one solution,</w:delText>
        </w:r>
      </w:del>
      <w:del w:id="21331" w:author="PR Preview" w:date="2026-01-01T00:00:00Z">
        <w:r>
          <w:delText xml:space="preserve"> </w:delText>
        </w:r>
      </w:del>
      <w:del w:id="21332" w:author="PR Preview" w:date="2026-01-01T00:00:00Z">
        <w:r>
          <w:delText xml:space="preserve">but</w:delText>
        </w:r>
      </w:del>
      <w:del w:id="21333" w:author="PR Preview" w:date="2026-01-01T00:00:00Z">
        <w:r>
          <w:delText xml:space="preserve"> </w:delText>
        </w:r>
      </w:del>
      <m:oMath>
        <m:r>
          <m:t>2</m:t>
        </m:r>
        <m:r>
          <m:rPr>
            <m:sty m:val="p"/>
          </m:rPr>
          <m:t>&lt;</m:t>
        </m:r>
        <m:r>
          <m:t>3</m:t>
        </m:r>
        <m:r>
          <m:rPr>
            <m:sty m:val="p"/>
          </m:rPr>
          <m:t>=</m:t>
        </m:r>
        <m:r>
          <m:t>m</m:t>
        </m:r>
      </m:oMath>
      <w:del w:id="21334" w:author="PR Preview" w:date="2026-01-01T00:00:00Z">
        <w:r>
          <w:delText xml:space="preserve">, so some systems are inconsistent:</w:delText>
        </w:r>
      </w:del>
      <w:del w:id="21335"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21336" w:author="PR Preview" w:date="2026-01-01T00:00:00Z">
        <w:r>
          <w:delText xml:space="preserve">, because</w:delText>
        </w:r>
      </w:del>
      <w:del w:id="21337"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21338" w:author="PR Preview" w:date="2026-01-01T00:00:00Z">
        <w:r>
          <w:delText xml:space="preserve"> </w:delText>
        </w:r>
      </w:del>
      <w:del w:id="21339" w:author="PR Preview" w:date="2026-01-01T00:00:00Z">
        <w:r>
          <w:delText xml:space="preserve">has equal differences between consecutive entries,</w:delText>
        </w:r>
      </w:del>
      <w:del w:id="21340" w:author="PR Preview" w:date="2026-01-01T00:00:00Z">
        <w:r>
          <w:delText xml:space="preserve"> </w:delText>
        </w:r>
      </w:del>
      <w:del w:id="21341" w:author="PR Preview" w:date="2026-01-01T00:00:00Z">
        <w:r>
          <w:delText xml:space="preserve">and</w:delText>
        </w:r>
      </w:del>
      <w:del w:id="21342" w:author="PR Preview" w:date="2026-01-01T00:00:00Z">
        <w:r>
          <w:delText xml:space="preserve"> </w:delText>
        </w:r>
      </w:del>
      <m:oMath>
        <m:r>
          <m:rPr>
            <m:sty m:val="p"/>
          </m:rPr>
          <m:t>(</m:t>
        </m:r>
        <m:r>
          <m:t>1</m:t>
        </m:r>
        <m:r>
          <m:rPr>
            <m:sty m:val="p"/>
          </m:rPr>
          <m:t>,</m:t>
        </m:r>
        <m:r>
          <m:t>0</m:t>
        </m:r>
        <m:r>
          <m:rPr>
            <m:sty m:val="p"/>
          </m:rPr>
          <m:t>,</m:t>
        </m:r>
        <m:r>
          <m:t>0</m:t>
        </m:r>
        <m:r>
          <m:rPr>
            <m:sty m:val="p"/>
          </m:rPr>
          <m:t>)</m:t>
        </m:r>
      </m:oMath>
      <w:del w:id="21343" w:author="PR Preview" w:date="2026-01-01T00:00:00Z">
        <w:r>
          <w:delText xml:space="preserve"> </w:delText>
        </w:r>
      </w:del>
      <w:del w:id="21344" w:author="PR Preview" w:date="2026-01-01T00:00:00Z">
        <w:r>
          <w:delText xml:space="preserve">does not.</w:delText>
        </w:r>
      </w:del>
    </w:p>
    <w:p>
      <w:pPr>
        <w:pStyle w:val="FirstParagraph"/>
      </w:pPr>
      <w:ins w:id="21345" w:author="PR Preview" w:date="2026-01-01T00:00:00Z">
        <w:r>
          <w:rPr>
            <w:i/>
            <w:iCs/>
          </w:rPr>
          <w:t xml:space="preserve">Proof</w:t>
        </w:r>
      </w:ins>
      <w:ins w:id="21346" w:author="PR Preview" w:date="2026-01-01T00:00:00Z">
        <w:r>
          <w:t xml:space="preserve">. </w:t>
        </w:r>
      </w:ins>
      <w:ins w:id="21347" w:author="PR Preview" w:date="2026-01-01T00:00:00Z">
        <w:r>
          <w:rPr>
            <w:b/>
            <w:bCs/>
          </w:rPr>
          <w:t xml:space="preserve">Part 1.</w:t>
        </w:r>
      </w:ins>
      <w:ins w:id="21348" w:author="PR Preview" w:date="2026-01-01T00:00:00Z">
        <w:r>
          <w:t xml:space="preserve"> </w:t>
        </w:r>
      </w:ins>
      <w:ins w:id="21349" w:author="PR Preview" w:date="2026-01-01T00:00:00Z">
        <w:r>
          <w:t xml:space="preserve">By</w:t>
        </w:r>
      </w:ins>
      <w:ins w:id="21350" w:author="PR Preview" w:date="2026-01-01T00:00:00Z">
        <w:r>
          <w:t xml:space="preserve"> </w:t>
        </w:r>
      </w:ins>
      <w:hyperlink w:anchor="thm-consistency">
        <w:ins w:id="21351" w:author="PR Preview" w:date="2026-01-01T00:00:00Z">
          <w:r>
            <w:rPr>
              <w:rStyle w:val="Hyperlink"/>
            </w:rPr>
            <w:t xml:space="preserve">Theorem 101</w:t>
          </w:r>
        </w:ins>
      </w:hyperlink>
      <w:ins w:id="21352" w:author="PR Preview" w:date="2026-01-01T00:00:00Z">
        <w:r>
          <w:t xml:space="preserve">, the system is consistent for every</w:t>
        </w:r>
      </w:ins>
      <w:ins w:id="21353" w:author="PR Preview" w:date="2026-01-01T00:00:00Z">
        <w:r>
          <w:t xml:space="preserve"> </w:t>
        </w:r>
      </w:ins>
      <w:ins w:id="21354" w:author="PR Preview" w:date="2026-01-01T00:00:00Z">
        <w:r>
          <w:t xml:space="preserve">$\mathord{\smash[b]{\underset{\raise.3ex\hbox{$\scriptstyle\sim$}}{b}}\vphantom{b}}$</w:t>
        </w:r>
      </w:ins>
      <w:ins w:id="21355" w:author="PR Preview" w:date="2026-01-01T00:00:00Z">
        <w:r>
          <w:t xml:space="preserve"> </w:t>
        </w:r>
      </w:ins>
      <w:ins w:id="21356" w:author="PR Preview" w:date="2026-01-01T00:00:00Z">
        <w:r>
          <w:t xml:space="preserve">exactly when</w:t>
        </w:r>
      </w:ins>
      <w:ins w:id="21357"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1358" w:author="PR Preview" w:date="2026-01-01T00:00:00Z">
        <w:r>
          <w:t xml:space="preserve">.</w:t>
        </w:r>
      </w:ins>
      <w:ins w:id="21359" w:author="PR Preview" w:date="2026-01-01T00:00:00Z">
        <w:r>
          <w:t xml:space="preserve"> </w:t>
        </w:r>
      </w:ins>
      <m:oMath>
        <m:r>
          <m:rPr>
            <m:scr m:val="script"/>
            <m:sty m:val="p"/>
          </m:rPr>
          <m:t>C</m:t>
        </m:r>
        <m:r>
          <m:rPr>
            <m:sty m:val="p"/>
          </m:rPr>
          <m:t>(</m:t>
        </m:r>
        <m:r>
          <m:rPr>
            <m:sty m:val="bi"/>
          </m:rPr>
          <m:t>A</m:t>
        </m:r>
        <m:r>
          <m:rPr>
            <m:sty m:val="p"/>
          </m:rPr>
          <m:t>)</m:t>
        </m:r>
      </m:oMath>
      <w:ins w:id="21360" w:author="PR Preview" w:date="2026-01-01T00:00:00Z">
        <w:r>
          <w:t xml:space="preserve"> </w:t>
        </w:r>
      </w:ins>
      <w:ins w:id="21361" w:author="PR Preview" w:date="2026-01-01T00:00:00Z">
        <w:r>
          <w:t xml:space="preserve">is a subspace of</w:t>
        </w:r>
      </w:ins>
      <w:ins w:id="21362" w:author="PR Preview" w:date="2026-01-01T00:00:00Z">
        <w:r>
          <w:t xml:space="preserve"> </w:t>
        </w:r>
      </w:ins>
      <m:oMath>
        <m:sSup>
          <m:e>
            <m:r>
              <m:rPr>
                <m:scr m:val="double-struck"/>
                <m:sty m:val="p"/>
              </m:rPr>
              <m:t>R</m:t>
            </m:r>
          </m:e>
          <m:sup>
            <m:r>
              <m:t>m</m:t>
            </m:r>
          </m:sup>
        </m:sSup>
      </m:oMath>
      <w:ins w:id="21363" w:author="PR Preview" w:date="2026-01-01T00:00:00Z">
        <w:r>
          <w:t xml:space="preserve"> </w:t>
        </w:r>
      </w:ins>
      <w:ins w:id="21364" w:author="PR Preview" w:date="2026-01-01T00:00:00Z">
        <w:r>
          <w:t xml:space="preserve">(</w:t>
        </w:r>
      </w:ins>
      <w:hyperlink w:anchor="thm-column-space-span">
        <w:ins w:id="21365" w:author="PR Preview" w:date="2026-01-01T00:00:00Z">
          <w:r>
            <w:rPr>
              <w:rStyle w:val="Hyperlink"/>
            </w:rPr>
            <w:t xml:space="preserve">Theorem 32</w:t>
          </w:r>
        </w:ins>
      </w:hyperlink>
      <w:ins w:id="21366" w:author="PR Preview" w:date="2026-01-01T00:00:00Z">
        <w:r>
          <w:t xml:space="preserve">) with dimension</w:t>
        </w:r>
      </w:ins>
      <w:ins w:id="21367" w:author="PR Preview" w:date="2026-01-01T00:00:00Z">
        <w:r>
          <w:t xml:space="preserve"> </w:t>
        </w:r>
      </w:ins>
      <m:oMath>
        <m:r>
          <m:rPr>
            <m:sty m:val="p"/>
          </m:rPr>
          <m:t>rank</m:t>
        </m:r>
        <m:r>
          <m:rPr>
            <m:sty m:val="p"/>
          </m:rPr>
          <m:t>(</m:t>
        </m:r>
        <m:r>
          <m:rPr>
            <m:sty m:val="bi"/>
          </m:rPr>
          <m:t>A</m:t>
        </m:r>
        <m:r>
          <m:rPr>
            <m:sty m:val="p"/>
          </m:rPr>
          <m:t>)</m:t>
        </m:r>
      </m:oMath>
      <w:ins w:id="21368" w:author="PR Preview" w:date="2026-01-01T00:00:00Z">
        <w:r>
          <w:t xml:space="preserve"> </w:t>
        </w:r>
      </w:ins>
      <w:ins w:id="21369" w:author="PR Preview" w:date="2026-01-01T00:00:00Z">
        <w:r>
          <w:t xml:space="preserve">(</w:t>
        </w:r>
      </w:ins>
      <w:hyperlink w:anchor="thm-rank-dim">
        <w:ins w:id="21370" w:author="PR Preview" w:date="2026-01-01T00:00:00Z">
          <w:r>
            <w:rPr>
              <w:rStyle w:val="Hyperlink"/>
            </w:rPr>
            <w:t xml:space="preserve">Theorem 38</w:t>
          </w:r>
        </w:ins>
      </w:hyperlink>
      <w:ins w:id="21371" w:author="PR Preview" w:date="2026-01-01T00:00:00Z">
        <w:r>
          <w:t xml:space="preserve">), and</w:t>
        </w:r>
      </w:ins>
      <w:ins w:id="21372"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21373" w:author="PR Preview" w:date="2026-01-01T00:00:00Z">
        <w:r>
          <w:t xml:space="preserve"> </w:t>
        </w:r>
      </w:ins>
      <w:ins w:id="21374" w:author="PR Preview" w:date="2026-01-01T00:00:00Z">
        <w:r>
          <w:t xml:space="preserve">(</w:t>
        </w:r>
      </w:ins>
      <w:hyperlink w:anchor="exm-dimension">
        <w:ins w:id="21375" w:author="PR Preview" w:date="2026-01-01T00:00:00Z">
          <w:r>
            <w:rPr>
              <w:rStyle w:val="Hyperlink"/>
            </w:rPr>
            <w:t xml:space="preserve">Example 50</w:t>
          </w:r>
        </w:ins>
      </w:hyperlink>
      <w:ins w:id="21376" w:author="PR Preview" w:date="2026-01-01T00:00:00Z">
        <w:r>
          <w:t xml:space="preserve">).</w:t>
        </w:r>
      </w:ins>
      <w:ins w:id="21377" w:author="PR Preview" w:date="2026-01-01T00:00:00Z">
        <w:r>
          <w:t xml:space="preserve"> </w:t>
        </w:r>
      </w:ins>
      <w:ins w:id="21378" w:author="PR Preview" w:date="2026-01-01T00:00:00Z">
        <w:r>
          <w:t xml:space="preserve">If the dimension is</w:t>
        </w:r>
      </w:ins>
      <w:ins w:id="21379" w:author="PR Preview" w:date="2026-01-01T00:00:00Z">
        <w:r>
          <w:t xml:space="preserve"> </w:t>
        </w:r>
      </w:ins>
      <m:oMath>
        <m:r>
          <m:t>m</m:t>
        </m:r>
      </m:oMath>
      <w:ins w:id="21380" w:author="PR Preview" w:date="2026-01-01T00:00:00Z">
        <w:r>
          <w:t xml:space="preserve">, then</w:t>
        </w:r>
      </w:ins>
      <w:ins w:id="21381"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1382" w:author="PR Preview" w:date="2026-01-01T00:00:00Z">
        <w:r>
          <w:t xml:space="preserve"> </w:t>
        </w:r>
      </w:ins>
      <w:ins w:id="21383" w:author="PR Preview" w:date="2026-01-01T00:00:00Z">
        <w:r>
          <w:t xml:space="preserve">(</w:t>
        </w:r>
      </w:ins>
      <w:hyperlink w:anchor="thm-subspace-equal-dim">
        <w:ins w:id="21384" w:author="PR Preview" w:date="2026-01-01T00:00:00Z">
          <w:r>
            <w:rPr>
              <w:rStyle w:val="Hyperlink"/>
            </w:rPr>
            <w:t xml:space="preserve">Theorem 31</w:t>
          </w:r>
        </w:ins>
      </w:hyperlink>
      <w:ins w:id="21385" w:author="PR Preview" w:date="2026-01-01T00:00:00Z">
        <w:r>
          <w:t xml:space="preserve">);</w:t>
        </w:r>
      </w:ins>
      <w:ins w:id="21386" w:author="PR Preview" w:date="2026-01-01T00:00:00Z">
        <w:r>
          <w:t xml:space="preserve"> </w:t>
        </w:r>
      </w:ins>
      <w:ins w:id="21387" w:author="PR Preview" w:date="2026-01-01T00:00:00Z">
        <w:r>
          <w:t xml:space="preserve">if</w:t>
        </w:r>
      </w:ins>
      <w:ins w:id="21388"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1389" w:author="PR Preview" w:date="2026-01-01T00:00:00Z">
        <w:r>
          <w:t xml:space="preserve">, the dimension is</w:t>
        </w:r>
      </w:ins>
      <w:ins w:id="21390" w:author="PR Preview" w:date="2026-01-01T00:00:00Z">
        <w:r>
          <w:t xml:space="preserve"> </w:t>
        </w:r>
      </w:ins>
      <m:oMath>
        <m:r>
          <m:t>m</m:t>
        </m:r>
      </m:oMath>
      <w:ins w:id="21391" w:author="PR Preview" w:date="2026-01-01T00:00:00Z">
        <w:r>
          <w:t xml:space="preserve">.</w:t>
        </w:r>
      </w:ins>
    </w:p>
    <w:p>
      <w:pPr>
        <w:pStyle w:val="BodyText"/>
      </w:pPr>
      <w:ins w:id="21392" w:author="PR Preview" w:date="2026-01-01T00:00:00Z">
        <w:r>
          <w:rPr>
            <w:b/>
            <w:bCs/>
          </w:rPr>
          <w:t xml:space="preserve">Part 2.</w:t>
        </w:r>
      </w:ins>
      <w:ins w:id="21393" w:author="PR Preview" w:date="2026-01-01T00:00:00Z">
        <w:r>
          <w:t xml:space="preserve"> </w:t>
        </w:r>
      </w:ins>
      <w:ins w:id="21394" w:author="PR Preview" w:date="2026-01-01T00:00:00Z">
        <w:r>
          <w:t xml:space="preserve">By</w:t>
        </w:r>
      </w:ins>
      <w:ins w:id="21395" w:author="PR Preview" w:date="2026-01-01T00:00:00Z">
        <w:r>
          <w:t xml:space="preserve"> </w:t>
        </w:r>
      </w:ins>
      <w:hyperlink w:anchor="thm-solution-set">
        <w:ins w:id="21396" w:author="PR Preview" w:date="2026-01-01T00:00:00Z">
          <w:r>
            <w:rPr>
              <w:rStyle w:val="Hyperlink"/>
            </w:rPr>
            <w:t xml:space="preserve">Theorem 102</w:t>
          </w:r>
        </w:ins>
      </w:hyperlink>
      <w:ins w:id="21397" w:author="PR Preview" w:date="2026-01-01T00:00:00Z">
        <w:r>
          <w:t xml:space="preserve">, the solutions are a particular solution</w:t>
        </w:r>
      </w:ins>
      <w:ins w:id="21398" w:author="PR Preview" w:date="2026-01-01T00:00:00Z">
        <w:r>
          <w:t xml:space="preserve"> </w:t>
        </w:r>
      </w:ins>
      <w:ins w:id="21399" w:author="PR Preview" w:date="2026-01-01T00:00:00Z">
        <w:r>
          <w:t xml:space="preserve">plus the vectors of</w:t>
        </w:r>
      </w:ins>
      <w:ins w:id="21400" w:author="PR Preview" w:date="2026-01-01T00:00:00Z">
        <w:r>
          <w:t xml:space="preserve"> </w:t>
        </w:r>
      </w:ins>
      <m:oMath>
        <m:r>
          <m:rPr>
            <m:scr m:val="script"/>
            <m:sty m:val="p"/>
          </m:rPr>
          <m:t>N</m:t>
        </m:r>
        <m:r>
          <m:rPr>
            <m:sty m:val="p"/>
          </m:rPr>
          <m:t>(</m:t>
        </m:r>
        <m:r>
          <m:rPr>
            <m:sty m:val="bi"/>
          </m:rPr>
          <m:t>A</m:t>
        </m:r>
        <m:r>
          <m:rPr>
            <m:sty m:val="p"/>
          </m:rPr>
          <m:t>)</m:t>
        </m:r>
      </m:oMath>
      <w:ins w:id="21401" w:author="PR Preview" w:date="2026-01-01T00:00:00Z">
        <w:r>
          <w:t xml:space="preserve">,</w:t>
        </w:r>
      </w:ins>
      <w:ins w:id="21402" w:author="PR Preview" w:date="2026-01-01T00:00:00Z">
        <w:r>
          <w:t xml:space="preserve"> </w:t>
        </w:r>
      </w:ins>
      <w:ins w:id="21403" w:author="PR Preview" w:date="2026-01-01T00:00:00Z">
        <w:r>
          <w:t xml:space="preserve">so there is exactly one solution exactly when</w:t>
        </w:r>
      </w:ins>
      <w:ins w:id="21404" w:author="PR Preview" w:date="2026-01-01T00:00:00Z">
        <w:r>
          <w:t xml:space="preserve"> </w:t>
        </w:r>
      </w:ins>
      <w:ins w:id="21405" w:author="PR Preview" w:date="2026-01-01T00:00:00Z">
        <w:r>
          <w:t xml:space="preserve">$\mathcal{N}(\mathbf{A}) = \mathopen{}\left\{\mathord{\smash[b]{\underset{\raise.3ex\hbox{$\scriptstyle\sim$}}{0}}\vphantom{0}}_n\right\}\mathclose{}$</w:t>
        </w:r>
      </w:ins>
      <w:ins w:id="21406" w:author="PR Preview" w:date="2026-01-01T00:00:00Z">
        <w:r>
          <w:t xml:space="preserve">,</w:t>
        </w:r>
      </w:ins>
      <w:ins w:id="21407" w:author="PR Preview" w:date="2026-01-01T00:00:00Z">
        <w:r>
          <w:t xml:space="preserve"> </w:t>
        </w:r>
      </w:ins>
      <w:ins w:id="21408" w:author="PR Preview" w:date="2026-01-01T00:00:00Z">
        <w:r>
          <w:t xml:space="preserve">that is, when</w:t>
        </w:r>
      </w:ins>
      <w:ins w:id="21409" w:author="PR Preview" w:date="2026-01-01T00:00:00Z">
        <w:r>
          <w:t xml:space="preserve"> </w:t>
        </w:r>
      </w:ins>
      <m:oMath>
        <m:r>
          <m:rPr>
            <m:sty m:val="p"/>
          </m:rPr>
          <m:t>nullity</m:t>
        </m:r>
        <m:r>
          <m:rPr>
            <m:sty m:val="p"/>
          </m:rPr>
          <m:t>(</m:t>
        </m:r>
        <m:r>
          <m:rPr>
            <m:sty m:val="bi"/>
          </m:rPr>
          <m:t>A</m:t>
        </m:r>
        <m:r>
          <m:rPr>
            <m:sty m:val="p"/>
          </m:rPr>
          <m:t>)</m:t>
        </m:r>
        <m:r>
          <m:rPr>
            <m:sty m:val="p"/>
          </m:rPr>
          <m:t>=</m:t>
        </m:r>
        <m:r>
          <m:t>0</m:t>
        </m:r>
      </m:oMath>
      <w:ins w:id="21410" w:author="PR Preview" w:date="2026-01-01T00:00:00Z">
        <w:r>
          <w:t xml:space="preserve"> </w:t>
        </w:r>
      </w:ins>
      <w:ins w:id="21411" w:author="PR Preview" w:date="2026-01-01T00:00:00Z">
        <w:r>
          <w:t xml:space="preserve">(a subspace of dimension</w:t>
        </w:r>
      </w:ins>
      <w:ins w:id="21412" w:author="PR Preview" w:date="2026-01-01T00:00:00Z">
        <w:r>
          <w:t xml:space="preserve"> </w:t>
        </w:r>
      </w:ins>
      <m:oMath>
        <m:r>
          <m:t>0</m:t>
        </m:r>
      </m:oMath>
      <w:ins w:id="21413" w:author="PR Preview" w:date="2026-01-01T00:00:00Z">
        <w:r>
          <w:t xml:space="preserve"> </w:t>
        </w:r>
      </w:ins>
      <w:ins w:id="21414" w:author="PR Preview" w:date="2026-01-01T00:00:00Z">
        <w:r>
          <w:t xml:space="preserve">has the empty list as a basis, whose span is</w:t>
        </w:r>
      </w:ins>
      <w:ins w:id="21415" w:author="PR Preview" w:date="2026-01-01T00:00:00Z">
        <w:r>
          <w:t xml:space="preserve"> </w:t>
        </w:r>
      </w:ins>
      <w:ins w:id="21416" w:author="PR Preview" w:date="2026-01-01T00:00:00Z">
        <w:r>
          <w:t xml:space="preserve">$\mathopen{}\left\{\mathord{\smash[b]{\underset{\raise.3ex\hbox{$\scriptstyle\sim$}}{0}}\vphantom{0}}\right\}\mathclose{}$</w:t>
        </w:r>
      </w:ins>
      <w:ins w:id="21417" w:author="PR Preview" w:date="2026-01-01T00:00:00Z">
        <w:r>
          <w:t xml:space="preserve">,</w:t>
        </w:r>
      </w:ins>
      <w:ins w:id="21418" w:author="PR Preview" w:date="2026-01-01T00:00:00Z">
        <w:r>
          <w:t xml:space="preserve"> </w:t>
        </w:r>
      </w:ins>
      <w:ins w:id="21419" w:author="PR Preview" w:date="2026-01-01T00:00:00Z">
        <w:r>
          <w:t xml:space="preserve">by</w:t>
        </w:r>
      </w:ins>
      <w:ins w:id="21420" w:author="PR Preview" w:date="2026-01-01T00:00:00Z">
        <w:r>
          <w:t xml:space="preserve"> </w:t>
        </w:r>
      </w:ins>
      <w:hyperlink w:anchor="def-dimension">
        <w:ins w:id="21421" w:author="PR Preview" w:date="2026-01-01T00:00:00Z">
          <w:r>
            <w:rPr>
              <w:rStyle w:val="Hyperlink"/>
            </w:rPr>
            <w:t xml:space="preserve">Definition 51</w:t>
          </w:r>
        </w:ins>
      </w:hyperlink>
      <w:ins w:id="21422" w:author="PR Preview" w:date="2026-01-01T00:00:00Z">
        <w:r>
          <w:t xml:space="preserve"> </w:t>
        </w:r>
      </w:ins>
      <w:ins w:id="21423" w:author="PR Preview" w:date="2026-01-01T00:00:00Z">
        <w:r>
          <w:t xml:space="preserve">and</w:t>
        </w:r>
      </w:ins>
      <w:ins w:id="21424" w:author="PR Preview" w:date="2026-01-01T00:00:00Z">
        <w:r>
          <w:t xml:space="preserve"> </w:t>
        </w:r>
      </w:ins>
      <w:hyperlink w:anchor="def-span">
        <w:ins w:id="21425" w:author="PR Preview" w:date="2026-01-01T00:00:00Z">
          <w:r>
            <w:rPr>
              <w:rStyle w:val="Hyperlink"/>
            </w:rPr>
            <w:t xml:space="preserve">Definition 47</w:t>
          </w:r>
        </w:ins>
      </w:hyperlink>
      <w:ins w:id="21426" w:author="PR Preview" w:date="2026-01-01T00:00:00Z">
        <w:r>
          <w:t xml:space="preserve">;</w:t>
        </w:r>
      </w:ins>
      <w:ins w:id="21427" w:author="PR Preview" w:date="2026-01-01T00:00:00Z">
        <w:r>
          <w:t xml:space="preserve"> </w:t>
        </w:r>
      </w:ins>
      <w:ins w:id="21428" w:author="PR Preview" w:date="2026-01-01T00:00:00Z">
        <w:r>
          <w:t xml:space="preserve">and</w:t>
        </w:r>
      </w:ins>
      <w:ins w:id="21429" w:author="PR Preview" w:date="2026-01-01T00:00:00Z">
        <w:r>
          <w:t xml:space="preserve"> </w:t>
        </w:r>
      </w:ins>
      <w:ins w:id="21430" w:author="PR Preview" w:date="2026-01-01T00:00:00Z">
        <w:r>
          <w:t xml:space="preserve">$\mathopen{}\left\{\mathord{\smash[b]{\underset{\raise.3ex\hbox{$\scriptstyle\sim$}}{0}}\vphantom{0}}\right\}\mathclose{}$</w:t>
        </w:r>
      </w:ins>
      <w:ins w:id="21431" w:author="PR Preview" w:date="2026-01-01T00:00:00Z">
        <w:r>
          <w:t xml:space="preserve"> </w:t>
        </w:r>
      </w:ins>
      <w:ins w:id="21432" w:author="PR Preview" w:date="2026-01-01T00:00:00Z">
        <w:r>
          <w:t xml:space="preserve">has dimension</w:t>
        </w:r>
      </w:ins>
      <w:ins w:id="21433" w:author="PR Preview" w:date="2026-01-01T00:00:00Z">
        <w:r>
          <w:t xml:space="preserve"> </w:t>
        </w:r>
      </w:ins>
      <m:oMath>
        <m:r>
          <m:t>0</m:t>
        </m:r>
      </m:oMath>
      <w:ins w:id="21434" w:author="PR Preview" w:date="2026-01-01T00:00:00Z">
        <w:r>
          <w:t xml:space="preserve">, by</w:t>
        </w:r>
      </w:ins>
      <w:ins w:id="21435" w:author="PR Preview" w:date="2026-01-01T00:00:00Z">
        <w:r>
          <w:t xml:space="preserve"> </w:t>
        </w:r>
      </w:ins>
      <w:hyperlink w:anchor="exm-dimension">
        <w:ins w:id="21436" w:author="PR Preview" w:date="2026-01-01T00:00:00Z">
          <w:r>
            <w:rPr>
              <w:rStyle w:val="Hyperlink"/>
            </w:rPr>
            <w:t xml:space="preserve">Example 50</w:t>
          </w:r>
        </w:ins>
      </w:hyperlink>
      <w:ins w:id="21437" w:author="PR Preview" w:date="2026-01-01T00:00:00Z">
        <w:r>
          <w:t xml:space="preserve">).</w:t>
        </w:r>
      </w:ins>
      <w:ins w:id="21438" w:author="PR Preview" w:date="2026-01-01T00:00:00Z">
        <w:r>
          <w:t xml:space="preserve"> </w:t>
        </w:r>
      </w:ins>
      <w:ins w:id="21439" w:author="PR Preview" w:date="2026-01-01T00:00:00Z">
        <w:r>
          <w:t xml:space="preserve">By</w:t>
        </w:r>
      </w:ins>
      <w:ins w:id="21440" w:author="PR Preview" w:date="2026-01-01T00:00:00Z">
        <w:r>
          <w:t xml:space="preserve"> </w:t>
        </w:r>
      </w:ins>
      <w:hyperlink w:anchor="thm-rank-nullity">
        <w:ins w:id="21441" w:author="PR Preview" w:date="2026-01-01T00:00:00Z">
          <w:r>
            <w:rPr>
              <w:rStyle w:val="Hyperlink"/>
            </w:rPr>
            <w:t xml:space="preserve">Theorem 39</w:t>
          </w:r>
        </w:ins>
      </w:hyperlink>
      <w:ins w:id="21442" w:author="PR Preview" w:date="2026-01-01T00:00:00Z">
        <w:r>
          <w:t xml:space="preserve">, that is when</w:t>
        </w:r>
      </w:ins>
      <w:ins w:id="21443" w:author="PR Preview" w:date="2026-01-01T00:00:00Z">
        <w:r>
          <w:t xml:space="preserve"> </w:t>
        </w:r>
      </w:ins>
      <m:oMath>
        <m:r>
          <m:rPr>
            <m:sty m:val="p"/>
          </m:rPr>
          <m:t>rank</m:t>
        </m:r>
        <m:r>
          <m:rPr>
            <m:sty m:val="p"/>
          </m:rPr>
          <m:t>(</m:t>
        </m:r>
        <m:r>
          <m:rPr>
            <m:sty m:val="bi"/>
          </m:rPr>
          <m:t>A</m:t>
        </m:r>
        <m:r>
          <m:rPr>
            <m:sty m:val="p"/>
          </m:rPr>
          <m:t>)</m:t>
        </m:r>
        <m:r>
          <m:rPr>
            <m:sty m:val="p"/>
          </m:rPr>
          <m:t>=</m:t>
        </m:r>
        <m:r>
          <m:t>n</m:t>
        </m:r>
      </m:oMath>
      <w:ins w:id="21444" w:author="PR Preview" w:date="2026-01-01T00:00:00Z">
        <w:r>
          <w:t xml:space="preserve">.</w:t>
        </w:r>
      </w:ins>
    </w:p>
    <w:bookmarkStart w:id="594" w:name="exm-solution-unique"/>
    <w:p>
      <w:pPr>
        <w:pStyle w:val="BodyText"/>
      </w:pPr>
      <w:ins w:id="21445" w:author="PR Preview" w:date="2026-01-01T00:00:00Z">
        <w:r>
          <w:rPr>
            <w:b/>
            <w:bCs/>
          </w:rPr>
          <w:t xml:space="preserve">Example 184 (Three systems)</w:t>
        </w:r>
      </w:ins>
      <w:ins w:id="21446" w:author="PR Preview" w:date="2026-01-01T00:00:00Z">
        <w:r>
          <w:t xml:space="preserve"> </w:t>
        </w:r>
      </w:ins>
      <w:ins w:id="21447" w:author="PR Preview" w:date="2026-01-01T00:00:00Z">
        <w:r>
          <w:t xml:space="preserve"> </w:t>
        </w:r>
      </w:ins>
    </w:p>
    <w:p>
      <w:pPr>
        <w:numPr>
          <w:ilvl w:val="0"/>
          <w:numId w:val="1092"/>
        </w:numPr>
      </w:pPr>
      <w:ins w:id="21448" w:author="PR Preview" w:date="2026-01-01T00:00:00Z">
        <w:r>
          <w:t xml:space="preserve">The</w:t>
        </w:r>
      </w:ins>
      <w:ins w:id="21449" w:author="PR Preview" w:date="2026-01-01T00:00:00Z">
        <w:r>
          <w:t xml:space="preserve"> </w:t>
        </w:r>
      </w:ins>
      <m:oMath>
        <m:r>
          <m:t>2</m:t>
        </m:r>
        <m:r>
          <m:rPr>
            <m:sty m:val="p"/>
          </m:rPr>
          <m:t>×</m:t>
        </m:r>
        <m:r>
          <m:t>3</m:t>
        </m:r>
      </m:oMath>
      <w:ins w:id="21450" w:author="PR Preview" w:date="2026-01-01T00:00:00Z">
        <w:r>
          <w:t xml:space="preserve"> </w:t>
        </w:r>
      </w:ins>
      <w:ins w:id="21451" w:author="PR Preview" w:date="2026-01-01T00:00:00Z">
        <w:r>
          <w:t xml:space="preserve">matrix</w:t>
        </w:r>
      </w:ins>
      <w:ins w:id="21452"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21453" w:author="PR Preview" w:date="2026-01-01T00:00:00Z">
        <w:r>
          <w:t xml:space="preserve"> </w:t>
        </w:r>
      </w:ins>
      <w:ins w:id="21454" w:author="PR Preview" w:date="2026-01-01T00:00:00Z">
        <w:r>
          <w:t xml:space="preserve">of</w:t>
        </w:r>
      </w:ins>
      <w:ins w:id="21455" w:author="PR Preview" w:date="2026-01-01T00:00:00Z">
        <w:r>
          <w:t xml:space="preserve"> </w:t>
        </w:r>
      </w:ins>
      <w:hyperlink w:anchor="exm-rank-bound">
        <w:ins w:id="21456" w:author="PR Preview" w:date="2026-01-01T00:00:00Z">
          <w:r>
            <w:rPr>
              <w:rStyle w:val="Hyperlink"/>
            </w:rPr>
            <w:t xml:space="preserve">Example 71</w:t>
          </w:r>
        </w:ins>
      </w:hyperlink>
      <w:ins w:id="21457" w:author="PR Preview" w:date="2026-01-01T00:00:00Z">
        <w:r>
          <w:t xml:space="preserve"> </w:t>
        </w:r>
      </w:ins>
      <w:ins w:id="21458" w:author="PR Preview" w:date="2026-01-01T00:00:00Z">
        <w:r>
          <w:t xml:space="preserve">has rank</w:t>
        </w:r>
      </w:ins>
      <w:ins w:id="21459" w:author="PR Preview" w:date="2026-01-01T00:00:00Z">
        <w:r>
          <w:t xml:space="preserve"> </w:t>
        </w:r>
      </w:ins>
      <m:oMath>
        <m:r>
          <m:t>2</m:t>
        </m:r>
        <m:r>
          <m:rPr>
            <m:sty m:val="p"/>
          </m:rPr>
          <m:t>=</m:t>
        </m:r>
        <m:r>
          <m:t>m</m:t>
        </m:r>
      </m:oMath>
      <w:ins w:id="21460" w:author="PR Preview" w:date="2026-01-01T00:00:00Z">
        <w:r>
          <w:t xml:space="preserve">, so every system with it is consistent,</w:t>
        </w:r>
      </w:ins>
      <w:ins w:id="21461" w:author="PR Preview" w:date="2026-01-01T00:00:00Z">
        <w:r>
          <w:t xml:space="preserve"> </w:t>
        </w:r>
      </w:ins>
      <w:ins w:id="21462" w:author="PR Preview" w:date="2026-01-01T00:00:00Z">
        <w:r>
          <w:t xml:space="preserve">but</w:t>
        </w:r>
      </w:ins>
      <w:ins w:id="21463" w:author="PR Preview" w:date="2026-01-01T00:00:00Z">
        <w:r>
          <w:t xml:space="preserve"> </w:t>
        </w:r>
      </w:ins>
      <m:oMath>
        <m:r>
          <m:t>2</m:t>
        </m:r>
        <m:r>
          <m:rPr>
            <m:sty m:val="p"/>
          </m:rPr>
          <m:t>&lt;</m:t>
        </m:r>
        <m:r>
          <m:t>3</m:t>
        </m:r>
        <m:r>
          <m:rPr>
            <m:sty m:val="p"/>
          </m:rPr>
          <m:t>=</m:t>
        </m:r>
        <m:r>
          <m:t>n</m:t>
        </m:r>
      </m:oMath>
      <w:ins w:id="21464" w:author="PR Preview" w:date="2026-01-01T00:00:00Z">
        <w:r>
          <w:t xml:space="preserve">, so the solutions are never unique.</w:t>
        </w:r>
      </w:ins>
    </w:p>
    <w:p>
      <w:pPr>
        <w:numPr>
          <w:ilvl w:val="0"/>
          <w:numId w:val="1092"/>
        </w:numPr>
      </w:pPr>
      <w:ins w:id="21465" w:author="PR Preview" w:date="2026-01-01T00:00:00Z">
        <w:r>
          <w:t xml:space="preserve">The</w:t>
        </w:r>
      </w:ins>
      <w:ins w:id="21466" w:author="PR Preview" w:date="2026-01-01T00:00:00Z">
        <w:r>
          <w:t xml:space="preserve"> </w:t>
        </w:r>
      </w:ins>
      <m:oMath>
        <m:r>
          <m:t>3</m:t>
        </m:r>
        <m:r>
          <m:rPr>
            <m:sty m:val="p"/>
          </m:rPr>
          <m:t>×</m:t>
        </m:r>
        <m:r>
          <m:t>2</m:t>
        </m:r>
      </m:oMath>
      <w:ins w:id="21467" w:author="PR Preview" w:date="2026-01-01T00:00:00Z">
        <w:r>
          <w:t xml:space="preserve"> </w:t>
        </w:r>
      </w:ins>
      <w:ins w:id="21468" w:author="PR Preview" w:date="2026-01-01T00:00:00Z">
        <w:r>
          <w:t xml:space="preserve">matrix</w:t>
        </w:r>
      </w:ins>
      <w:ins w:id="2146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1470" w:author="PR Preview" w:date="2026-01-01T00:00:00Z">
        <w:r>
          <w:t xml:space="preserve"> </w:t>
        </w:r>
      </w:ins>
      <w:ins w:id="21471" w:author="PR Preview" w:date="2026-01-01T00:00:00Z">
        <w:r>
          <w:t xml:space="preserve">of</w:t>
        </w:r>
      </w:ins>
      <w:ins w:id="21472" w:author="PR Preview" w:date="2026-01-01T00:00:00Z">
        <w:r>
          <w:t xml:space="preserve"> </w:t>
        </w:r>
      </w:ins>
      <w:hyperlink w:anchor="exm-gram-invertible">
        <w:ins w:id="21473" w:author="PR Preview" w:date="2026-01-01T00:00:00Z">
          <w:r>
            <w:rPr>
              <w:rStyle w:val="Hyperlink"/>
            </w:rPr>
            <w:t xml:space="preserve">Example 164</w:t>
          </w:r>
        </w:ins>
      </w:hyperlink>
      <w:ins w:id="21474" w:author="PR Preview" w:date="2026-01-01T00:00:00Z">
        <w:r>
          <w:t xml:space="preserve"> </w:t>
        </w:r>
      </w:ins>
      <w:ins w:id="21475" w:author="PR Preview" w:date="2026-01-01T00:00:00Z">
        <w:r>
          <w:t xml:space="preserve">has rank</w:t>
        </w:r>
      </w:ins>
      <w:ins w:id="21476" w:author="PR Preview" w:date="2026-01-01T00:00:00Z">
        <w:r>
          <w:t xml:space="preserve"> </w:t>
        </w:r>
      </w:ins>
      <m:oMath>
        <m:r>
          <m:t>2</m:t>
        </m:r>
        <m:r>
          <m:rPr>
            <m:sty m:val="p"/>
          </m:rPr>
          <m:t>=</m:t>
        </m:r>
        <m:r>
          <m:t>n</m:t>
        </m:r>
      </m:oMath>
      <w:ins w:id="21477" w:author="PR Preview" w:date="2026-01-01T00:00:00Z">
        <w:r>
          <w:t xml:space="preserve">, so a consistent system has one solution,</w:t>
        </w:r>
      </w:ins>
      <w:ins w:id="21478" w:author="PR Preview" w:date="2026-01-01T00:00:00Z">
        <w:r>
          <w:t xml:space="preserve"> </w:t>
        </w:r>
      </w:ins>
      <w:ins w:id="21479" w:author="PR Preview" w:date="2026-01-01T00:00:00Z">
        <w:r>
          <w:t xml:space="preserve">but</w:t>
        </w:r>
      </w:ins>
      <w:ins w:id="21480" w:author="PR Preview" w:date="2026-01-01T00:00:00Z">
        <w:r>
          <w:t xml:space="preserve"> </w:t>
        </w:r>
      </w:ins>
      <m:oMath>
        <m:r>
          <m:t>2</m:t>
        </m:r>
        <m:r>
          <m:rPr>
            <m:sty m:val="p"/>
          </m:rPr>
          <m:t>&lt;</m:t>
        </m:r>
        <m:r>
          <m:t>3</m:t>
        </m:r>
        <m:r>
          <m:rPr>
            <m:sty m:val="p"/>
          </m:rPr>
          <m:t>=</m:t>
        </m:r>
        <m:r>
          <m:t>m</m:t>
        </m:r>
      </m:oMath>
      <w:ins w:id="21481" w:author="PR Preview" w:date="2026-01-01T00:00:00Z">
        <w:r>
          <w:t xml:space="preserve">, so some systems are inconsistent:</w:t>
        </w:r>
      </w:ins>
      <w:ins w:id="21482"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21483" w:author="PR Preview" w:date="2026-01-01T00:00:00Z">
        <w:r>
          <w:t xml:space="preserve">, because</w:t>
        </w:r>
      </w:ins>
      <w:ins w:id="21484"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21485" w:author="PR Preview" w:date="2026-01-01T00:00:00Z">
        <w:r>
          <w:t xml:space="preserve"> </w:t>
        </w:r>
      </w:ins>
      <w:ins w:id="21486" w:author="PR Preview" w:date="2026-01-01T00:00:00Z">
        <w:r>
          <w:t xml:space="preserve">has equal differences between consecutive entries,</w:t>
        </w:r>
      </w:ins>
      <w:ins w:id="21487" w:author="PR Preview" w:date="2026-01-01T00:00:00Z">
        <w:r>
          <w:t xml:space="preserve"> </w:t>
        </w:r>
      </w:ins>
      <w:ins w:id="21488" w:author="PR Preview" w:date="2026-01-01T00:00:00Z">
        <w:r>
          <w:t xml:space="preserve">and</w:t>
        </w:r>
      </w:ins>
      <w:ins w:id="21489" w:author="PR Preview" w:date="2026-01-01T00:00:00Z">
        <w:r>
          <w:t xml:space="preserve"> </w:t>
        </w:r>
      </w:ins>
      <m:oMath>
        <m:r>
          <m:rPr>
            <m:sty m:val="p"/>
          </m:rPr>
          <m:t>(</m:t>
        </m:r>
        <m:r>
          <m:t>1</m:t>
        </m:r>
        <m:r>
          <m:rPr>
            <m:sty m:val="p"/>
          </m:rPr>
          <m:t>,</m:t>
        </m:r>
        <m:r>
          <m:t>0</m:t>
        </m:r>
        <m:r>
          <m:rPr>
            <m:sty m:val="p"/>
          </m:rPr>
          <m:t>,</m:t>
        </m:r>
        <m:r>
          <m:t>0</m:t>
        </m:r>
        <m:r>
          <m:rPr>
            <m:sty m:val="p"/>
          </m:rPr>
          <m:t>)</m:t>
        </m:r>
      </m:oMath>
      <w:ins w:id="21490" w:author="PR Preview" w:date="2026-01-01T00:00:00Z">
        <w:r>
          <w:t xml:space="preserve"> </w:t>
        </w:r>
      </w:ins>
      <w:ins w:id="21491" w:author="PR Preview" w:date="2026-01-01T00:00:00Z">
        <w:r>
          <w:t xml:space="preserve">does not.</w:t>
        </w:r>
      </w:ins>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del w:id="21492" w:author="PR Preview" w:date="2026-01-01T00:00:00Z">
        <w:r>
          <w:delText xml:space="preserve">so its nullity is</w:delText>
        </w:r>
      </w:del>
      <w:del w:id="21493" w:author="PR Preview" w:date="2026-01-01T00:00:00Z">
        <w:r>
          <w:delText xml:space="preserve"> </w:delText>
        </w:r>
      </w:del>
      <m:oMath>
        <m:r>
          <m:t>0</m:t>
        </m:r>
      </m:oMath>
      <w:del w:id="21494" w:author="PR Preview" w:date="2026-01-01T00:00:00Z">
        <w:r>
          <w:delText xml:space="preserve"> </w:delText>
        </w:r>
      </w:del>
      <w:del w:id="21495" w:author="PR Preview" w:date="2026-01-01T00:00:00Z">
        <w:r>
          <w:delText xml:space="preserve">and its rank is</w:delText>
        </w:r>
      </w:del>
      <w:del w:id="21496" w:author="PR Preview" w:date="2026-01-01T00:00:00Z">
        <w:r>
          <w:delText xml:space="preserve"> </w:delText>
        </w:r>
      </w:del>
      <m:oMath>
        <m:r>
          <m:t>p</m:t>
        </m:r>
      </m:oMath>
      <w:del w:id="21497" w:author="PR Preview" w:date="2026-01-01T00:00:00Z">
        <w:r>
          <w:delText xml:space="preserve"> </w:delText>
        </w:r>
      </w:del>
      <w:del w:id="21498" w:author="PR Preview" w:date="2026-01-01T00:00:00Z">
        <w:r>
          <w:delText xml:space="preserve">(</w:delText>
        </w:r>
      </w:del>
      <w:hyperlink w:anchor="thm-rank-nullity">
        <w:del w:id="21499" w:author="PR Preview" w:date="2026-01-01T00:00:00Z">
          <w:r>
            <w:rPr>
              <w:rStyle w:val="Hyperlink"/>
            </w:rPr>
            <w:delText xml:space="preserve">Theorem 40</w:delText>
          </w:r>
        </w:del>
      </w:hyperlink>
      <w:del w:id="21500" w:author="PR Preview" w:date="2026-01-01T00:00:00Z">
        <w:r>
          <w:delText xml:space="preserve">).</w:delText>
        </w:r>
      </w:del>
      <w:del w:id="21501" w:author="PR Preview" w:date="2026-01-01T00:00:00Z">
        <w:r>
          <w:delText xml:space="preserve"> </w:delText>
        </w:r>
      </w:del>
      <w:del w:id="21502" w:author="PR Preview" w:date="2026-01-01T00:00:00Z">
        <w:r>
          <w:delText xml:space="preserve">So every system with it is consistent (part 1, with</w:delText>
        </w:r>
      </w:del>
      <w:del w:id="21503" w:author="PR Preview" w:date="2026-01-01T00:00:00Z">
        <w:r>
          <w:delText xml:space="preserve"> </w:delText>
        </w:r>
      </w:del>
      <m:oMath>
        <m:r>
          <m:t>p</m:t>
        </m:r>
        <m:r>
          <m:rPr>
            <m:sty m:val="p"/>
          </m:rPr>
          <m:t>=</m:t>
        </m:r>
        <m:r>
          <m:t>m</m:t>
        </m:r>
      </m:oMath>
      <w:del w:id="21504" w:author="PR Preview" w:date="2026-01-01T00:00:00Z">
        <w:r>
          <w:delText xml:space="preserve">)</w:delText>
        </w:r>
      </w:del>
      <w:del w:id="21505" w:author="PR Preview" w:date="2026-01-01T00:00:00Z">
        <w:r>
          <w:delText xml:space="preserve"> </w:delText>
        </w:r>
      </w:del>
      <w:del w:id="21506" w:author="PR Preview" w:date="2026-01-01T00:00:00Z">
        <w:r>
          <w:delText xml:space="preserve">and has exactly one solution (part 2, with</w:delText>
        </w:r>
      </w:del>
      <w:del w:id="21507" w:author="PR Preview" w:date="2026-01-01T00:00:00Z">
        <w:r>
          <w:delText xml:space="preserve"> </w:delText>
        </w:r>
      </w:del>
      <m:oMath>
        <m:r>
          <m:t>p</m:t>
        </m:r>
        <m:r>
          <m:rPr>
            <m:sty m:val="p"/>
          </m:rPr>
          <m:t>=</m:t>
        </m:r>
        <m:r>
          <m:t>n</m:t>
        </m:r>
      </m:oMath>
      <w:del w:id="21508" w:author="PR Preview" w:date="2026-01-01T00:00:00Z">
        <w:r>
          <w:delText xml:space="preserve">),</w:delText>
        </w:r>
      </w:del>
      <w:del w:id="21509" w:author="PR Preview" w:date="2026-01-01T00:00:00Z">
        <w:r>
          <w:delText xml:space="preserve"> </w:delText>
        </w:r>
      </w:del>
      <w:del w:id="21510" w:author="PR Preview" w:date="2026-01-01T00:00:00Z">
        <w:r>
          <w:delText xml:space="preserve">namely</w:delText>
        </w:r>
      </w:del>
      <w:del w:id="21511" w:author="PR Preview" w:date="2026-01-01T00:00:00Z">
        <w:r>
          <w:delText xml:space="preserve"> </w:delText>
        </w:r>
      </w:del>
      <w:del w:id="21512" w:author="PR Preview" w:date="2026-01-01T00:00:00Z">
        <w:r>
          <w:delText xml:space="preserve">$\mathbf{A}^{-1} \mathord{\smash[b]{\underset{\raise.3ex\hbox{$\scriptstyle\sim$}}{b}}\vphantom{b}}$</w:delText>
        </w:r>
      </w:del>
      <w:del w:id="21513" w:author="PR Preview" w:date="2026-01-01T00:00:00Z">
        <w:r>
          <w:delText xml:space="preserve">, since</w:delText>
        </w:r>
      </w:del>
      <w:del w:id="21514" w:author="PR Preview" w:date="2026-01-01T00:00:00Z">
        <w:r>
          <w:delText xml:space="preserve"> </w:delText>
        </w:r>
      </w:del>
      <w:del w:id="21515" w:author="PR Preview" w:date="2026-01-01T00:00:00Z">
        <w:r>
          <w:delText xml:space="preserve">$\mathbf{A}\,(\mathbf{A}^{-1} \mathord{\smash[b]{\underset{\raise.3ex\hbox{$\scriptstyle\sim$}}{b}}\vphantom{b}}) = \mathord{\smash[b]{\underset{\raise.3ex\hbox{$\scriptstyle\sim$}}{b}}\vphantom{b}}$</w:delText>
        </w:r>
      </w:del>
      <w:del w:id="21516" w:author="PR Preview" w:date="2026-01-01T00:00:00Z">
        <w:r>
          <w:delText xml:space="preserve">.</w:delText>
        </w:r>
      </w:del>
    </w:p>
    <w:p>
      <w:pPr>
        <w:pStyle w:val="FirstParagraph"/>
      </w:pPr>
      <w:del w:id="21517" w:author="PR Preview" w:date="2026-01-01T00:00:00Z">
        <w:r>
          <w:rPr>
            <w:b/>
            <w:bCs/>
          </w:rPr>
          <w:delText xml:space="preserve">Theorem 104 (The projection onto a column space, with any generalized inverse)</w:delText>
        </w:r>
      </w:del>
      <w:del w:id="21518" w:author="PR Preview" w:date="2026-01-01T00:00:00Z">
        <w:r>
          <w:delText xml:space="preserve"> </w:delText>
        </w:r>
      </w:del>
      <w:del w:id="21519" w:author="PR Preview" w:date="2026-01-01T00:00:00Z">
        <w:r>
          <w:delText xml:space="preserve">Let</w:delText>
        </w:r>
      </w:del>
      <w:del w:id="21520" w:author="PR Preview" w:date="2026-01-01T00:00:00Z">
        <w:r>
          <w:delText xml:space="preserve"> </w:delText>
        </w:r>
      </w:del>
      <m:oMath>
        <m:r>
          <m:rPr>
            <m:sty m:val="bi"/>
          </m:rPr>
          <m:t>X</m:t>
        </m:r>
      </m:oMath>
      <w:del w:id="21521" w:author="PR Preview" w:date="2026-01-01T00:00:00Z">
        <w:r>
          <w:delText xml:space="preserve"> </w:delText>
        </w:r>
      </w:del>
      <w:del w:id="21522" w:author="PR Preview" w:date="2026-01-01T00:00:00Z">
        <w:r>
          <w:delText xml:space="preserve">be an</w:delText>
        </w:r>
      </w:del>
      <w:del w:id="21523" w:author="PR Preview" w:date="2026-01-01T00:00:00Z">
        <w:r>
          <w:delText xml:space="preserve"> </w:delText>
        </w:r>
      </w:del>
      <m:oMath>
        <m:r>
          <m:t>n</m:t>
        </m:r>
        <m:r>
          <m:rPr>
            <m:sty m:val="p"/>
          </m:rPr>
          <m:t>×</m:t>
        </m:r>
        <m:r>
          <m:t>p</m:t>
        </m:r>
      </m:oMath>
      <w:del w:id="21524" w:author="PR Preview" w:date="2026-01-01T00:00:00Z">
        <w:r>
          <w:delText xml:space="preserve"> </w:delText>
        </w:r>
      </w:del>
      <w:del w:id="21525" w:author="PR Preview" w:date="2026-01-01T00:00:00Z">
        <w:r>
          <w:delText xml:space="preserve">matrix of any rank,</w:delText>
        </w:r>
      </w:del>
      <w:del w:id="21526" w:author="PR Preview" w:date="2026-01-01T00:00:00Z">
        <w:r>
          <w:delText xml:space="preserve"> </w:delText>
        </w:r>
      </w:del>
      <w:del w:id="21527" w:author="PR Preview" w:date="2026-01-01T00:00:00Z">
        <w:r>
          <w:delText xml:space="preserve">and let</w:delText>
        </w:r>
      </w:del>
      <w:del w:id="21528" w:author="PR Preview" w:date="2026-01-01T00:00:00Z">
        <w:r>
          <w:delText xml:space="preserve"> </w:delText>
        </w:r>
      </w:del>
      <m:oMath>
        <m:r>
          <m:rPr>
            <m:sty m:val="bi"/>
          </m:rPr>
          <m:t>G</m:t>
        </m:r>
      </m:oMath>
      <w:del w:id="21529" w:author="PR Preview" w:date="2026-01-01T00:00:00Z">
        <w:r>
          <w:delText xml:space="preserve"> </w:delText>
        </w:r>
      </w:del>
      <w:del w:id="21530" w:author="PR Preview" w:date="2026-01-01T00:00:00Z">
        <w:r>
          <w:delText xml:space="preserve">be any generalized inverse of</w:delText>
        </w:r>
      </w:del>
      <w:del w:id="21531" w:author="PR Preview" w:date="2026-01-01T00:00:00Z">
        <w:r>
          <w:delText xml:space="preserve"> </w:delText>
        </w:r>
      </w:del>
      <m:oMath>
        <m:sSup>
          <m:e>
            <m:r>
              <m:rPr>
                <m:sty m:val="bi"/>
              </m:rPr>
              <m:t>X</m:t>
            </m:r>
          </m:e>
          <m:sup>
            <m:r>
              <m:rPr>
                <m:sty m:val="p"/>
              </m:rPr>
              <m:t>⊤</m:t>
            </m:r>
          </m:sup>
        </m:sSup>
        <m:r>
          <m:rPr>
            <m:sty m:val="bi"/>
          </m:rPr>
          <m:t>X</m:t>
        </m:r>
      </m:oMath>
      <w:del w:id="21532" w:author="PR Preview" w:date="2026-01-01T00:00:00Z">
        <w:r>
          <w:delText xml:space="preserve"> </w:delText>
        </w:r>
      </w:del>
      <w:del w:id="21533" w:author="PR Preview" w:date="2026-01-01T00:00:00Z">
        <w:r>
          <w:delText xml:space="preserve">(</w:delText>
        </w:r>
      </w:del>
      <w:hyperlink w:anchor="def-generalized-inverse">
        <w:del w:id="21534" w:author="PR Preview" w:date="2026-01-01T00:00:00Z">
          <w:r>
            <w:rPr>
              <w:rStyle w:val="Hyperlink"/>
            </w:rPr>
            <w:delText xml:space="preserve">Definition 109</w:delText>
          </w:r>
        </w:del>
      </w:hyperlink>
      <w:del w:id="21535" w:author="PR Preview" w:date="2026-01-01T00:00:00Z">
        <w:r>
          <w:delText xml:space="preserve">).</w:delText>
        </w:r>
      </w:del>
      <w:del w:id="21536" w:author="PR Preview" w:date="2026-01-01T00:00:00Z">
        <w:r>
          <w:delText xml:space="preserve"> </w:delText>
        </w:r>
      </w:del>
      <w:del w:id="21537" w:author="PR Preview" w:date="2026-01-01T00:00:00Z">
        <w:r>
          <w:delText xml:space="preserve">Then for every</w:delText>
        </w:r>
      </w:del>
      <w:del w:id="21538" w:author="PR Preview" w:date="2026-01-01T00:00:00Z">
        <w:r>
          <w:delText xml:space="preserve"> </w:delText>
        </w:r>
      </w:del>
      <w:del w:id="21539" w:author="PR Preview" w:date="2026-01-01T00:00:00Z">
        <w:r>
          <w:delText xml:space="preserve">$\mathord{\smash[b]{\underset{\raise.3ex\hbox{$\scriptstyle\sim$}}{y}}\vphantom{y}}\in \mathbb{R}^n$</w:delText>
        </w:r>
      </w:del>
      <w:del w:id="21540" w:author="PR Preview" w:date="2026-01-01T00:00:00Z">
        <w:r>
          <w:delText xml:space="preserve">,</w:delText>
        </w:r>
      </w:del>
      <w:del w:id="21541" w:author="PR Preview" w:date="2026-01-01T00:00:00Z">
        <w:r>
          <w:delText xml:space="preserve"> </w:delText>
        </w:r>
      </w:del>
      <w:del w:id="21542" w:author="PR Preview" w:date="2026-01-01T00:00:00Z">
        <w:r>
          <w:delText xml:space="preserve">$\mathbf{X}\mathbf{G} {\mathbf{X}}^{\top} \mathord{\smash[b]{\underset{\raise.3ex\hbox{$\scriptstyle\sim$}}{y}}\vphantom{y}}$</w:delText>
        </w:r>
      </w:del>
      <w:del w:id="21543" w:author="PR Preview" w:date="2026-01-01T00:00:00Z">
        <w:r>
          <w:delText xml:space="preserve"> </w:delText>
        </w:r>
      </w:del>
      <w:del w:id="21544" w:author="PR Preview" w:date="2026-01-01T00:00:00Z">
        <w:r>
          <w:delText xml:space="preserve">is the orthogonal projection of</w:delText>
        </w:r>
      </w:del>
      <w:del w:id="21545" w:author="PR Preview" w:date="2026-01-01T00:00:00Z">
        <w:r>
          <w:delText xml:space="preserve"> </w:delText>
        </w:r>
      </w:del>
      <w:del w:id="21546" w:author="PR Preview" w:date="2026-01-01T00:00:00Z">
        <w:r>
          <w:delText xml:space="preserve">$\mathord{\smash[b]{\underset{\raise.3ex\hbox{$\scriptstyle\sim$}}{y}}\vphantom{y}}$</w:delText>
        </w:r>
      </w:del>
      <w:del w:id="21547" w:author="PR Preview" w:date="2026-01-01T00:00:00Z">
        <w:r>
          <w:delText xml:space="preserve"> </w:delText>
        </w:r>
      </w:del>
      <w:del w:id="21548" w:author="PR Preview" w:date="2026-01-01T00:00:00Z">
        <w:r>
          <w:delText xml:space="preserve">onto</w:delText>
        </w:r>
      </w:del>
      <w:del w:id="21549" w:author="PR Preview" w:date="2026-01-01T00:00:00Z">
        <w:r>
          <w:delText xml:space="preserve"> </w:delText>
        </w:r>
      </w:del>
      <m:oMath>
        <m:r>
          <m:rPr>
            <m:scr m:val="script"/>
            <m:sty m:val="p"/>
          </m:rPr>
          <m:t>C</m:t>
        </m:r>
        <m:r>
          <m:rPr>
            <m:sty m:val="p"/>
          </m:rPr>
          <m:t>(</m:t>
        </m:r>
        <m:r>
          <m:rPr>
            <m:sty m:val="bi"/>
          </m:rPr>
          <m:t>X</m:t>
        </m:r>
        <m:r>
          <m:rPr>
            <m:sty m:val="p"/>
          </m:rPr>
          <m:t>)</m:t>
        </m:r>
      </m:oMath>
      <w:del w:id="21550" w:author="PR Preview" w:date="2026-01-01T00:00:00Z">
        <w:r>
          <w:delText xml:space="preserve"> </w:delText>
        </w:r>
      </w:del>
      <w:del w:id="21551" w:author="PR Preview" w:date="2026-01-01T00:00:00Z">
        <w:r>
          <w:delText xml:space="preserve">(</w:delText>
        </w:r>
      </w:del>
      <w:hyperlink w:anchor="def-orthogonal-projection">
        <w:del w:id="21552" w:author="PR Preview" w:date="2026-01-01T00:00:00Z">
          <w:r>
            <w:rPr>
              <w:rStyle w:val="Hyperlink"/>
            </w:rPr>
            <w:delText xml:space="preserve">Definition 108</w:delText>
          </w:r>
        </w:del>
      </w:hyperlink>
      <w:del w:id="21553" w:author="PR Preview" w:date="2026-01-01T00:00:00Z">
        <w:r>
          <w:delText xml:space="preserve">).</w:delText>
        </w:r>
      </w:del>
      <w:del w:id="21554" w:author="PR Preview" w:date="2026-01-01T00:00:00Z">
        <w:r>
          <w:delText xml:space="preserve"> </w:delText>
        </w:r>
      </w:del>
      <w:del w:id="21555" w:author="PR Preview" w:date="2026-01-01T00:00:00Z">
        <w:r>
          <w:delText xml:space="preserve">So the matrix</w:delText>
        </w:r>
      </w:del>
      <w:del w:id="21556" w:author="PR Preview" w:date="2026-01-01T00:00:00Z">
        <w:r>
          <w:delText xml:space="preserve"> </w:delText>
        </w:r>
      </w:del>
      <m:oMath>
        <m:r>
          <m:rPr>
            <m:sty m:val="bi"/>
          </m:rPr>
          <m:t>X</m:t>
        </m:r>
        <m:r>
          <m:rPr>
            <m:sty m:val="bi"/>
          </m:rPr>
          <m:t>G</m:t>
        </m:r>
        <m:sSup>
          <m:e>
            <m:r>
              <m:rPr>
                <m:sty m:val="bi"/>
              </m:rPr>
              <m:t>X</m:t>
            </m:r>
          </m:e>
          <m:sup>
            <m:r>
              <m:rPr>
                <m:sty m:val="p"/>
              </m:rPr>
              <m:t>⊤</m:t>
            </m:r>
          </m:sup>
        </m:sSup>
      </m:oMath>
      <w:del w:id="21557" w:author="PR Preview" w:date="2026-01-01T00:00:00Z">
        <w:r>
          <w:delText xml:space="preserve"> </w:delText>
        </w:r>
      </w:del>
      <w:del w:id="21558" w:author="PR Preview" w:date="2026-01-01T00:00:00Z">
        <w:r>
          <w:delText xml:space="preserve">is the same for every choice of</w:delText>
        </w:r>
      </w:del>
      <w:del w:id="21559" w:author="PR Preview" w:date="2026-01-01T00:00:00Z">
        <w:r>
          <w:delText xml:space="preserve"> </w:delText>
        </w:r>
      </w:del>
      <m:oMath>
        <m:r>
          <m:rPr>
            <m:sty m:val="bi"/>
          </m:rPr>
          <m:t>G</m:t>
        </m:r>
      </m:oMath>
      <w:del w:id="21560" w:author="PR Preview" w:date="2026-01-01T00:00:00Z">
        <w:r>
          <w:delText xml:space="preserve">,</w:delText>
        </w:r>
      </w:del>
      <w:del w:id="21561" w:author="PR Preview" w:date="2026-01-01T00:00:00Z">
        <w:r>
          <w:delText xml:space="preserve"> </w:delText>
        </w:r>
      </w:del>
      <w:del w:id="21562" w:author="PR Preview" w:date="2026-01-01T00:00:00Z">
        <w:r>
          <w:delText xml:space="preserve">and when</w:delText>
        </w:r>
      </w:del>
      <w:del w:id="21563"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1564" w:author="PR Preview" w:date="2026-01-01T00:00:00Z">
        <w:r>
          <w:delText xml:space="preserve"> </w:delText>
        </w:r>
      </w:del>
      <w:del w:id="21565" w:author="PR Preview" w:date="2026-01-01T00:00:00Z">
        <w:r>
          <w:delText xml:space="preserve">it is the hat matrix</w:delText>
        </w:r>
      </w:del>
      <w:del w:id="21566" w:author="PR Preview" w:date="2026-01-01T00:00:00Z">
        <w:r>
          <w:delText xml:space="preserve"> </w:delText>
        </w:r>
      </w:del>
      <m:oMath>
        <m:r>
          <m:rPr>
            <m:sty m:val="bi"/>
          </m:rPr>
          <m:t>H</m:t>
        </m:r>
      </m:oMath>
      <w:del w:id="21567" w:author="PR Preview" w:date="2026-01-01T00:00:00Z">
        <w:r>
          <w:delText xml:space="preserve"> </w:delText>
        </w:r>
      </w:del>
      <w:del w:id="21568" w:author="PR Preview" w:date="2026-01-01T00:00:00Z">
        <w:r>
          <w:delText xml:space="preserve">(</w:delText>
        </w:r>
      </w:del>
      <w:hyperlink w:anchor="def-hat-matrix">
        <w:del w:id="21569" w:author="PR Preview" w:date="2026-01-01T00:00:00Z">
          <w:r>
            <w:rPr>
              <w:rStyle w:val="Hyperlink"/>
            </w:rPr>
            <w:delText xml:space="preserve">Definition 107</w:delText>
          </w:r>
        </w:del>
      </w:hyperlink>
      <w:del w:id="21570" w:author="PR Preview" w:date="2026-01-01T00:00:00Z">
        <w:r>
          <w:delText xml:space="preserve">).</w:delText>
        </w:r>
      </w:del>
    </w:p>
    <w:p>
      <w:pPr>
        <w:pStyle w:val="BodyText"/>
      </w:pPr>
      <w:del w:id="21571" w:author="PR Preview" w:date="2026-01-01T00:00:00Z">
        <w:r>
          <w:rPr>
            <w:i/>
            <w:iCs/>
          </w:rPr>
          <w:delText xml:space="preserve">Proof</w:delText>
        </w:r>
      </w:del>
      <w:del w:id="21572" w:author="PR Preview" w:date="2026-01-01T00:00:00Z">
        <w:r>
          <w:delText xml:space="preserve">. </w:delText>
        </w:r>
      </w:del>
      <w:del w:id="21573" w:author="PR Preview" w:date="2026-01-01T00:00:00Z">
        <w:r>
          <w:rPr>
            <w:b/>
            <w:bCs/>
          </w:rPr>
          <w:delText xml:space="preserve">${\mathbf{X}}^{\top} \mathord{\smash[b]{\underset{\raise.3ex\hbox{$\scriptstyle\sim$}}{y}}\vphantom{y}}$</w:delText>
        </w:r>
      </w:del>
      <w:del w:id="21574" w:author="PR Preview" w:date="2026-01-01T00:00:00Z">
        <w:r>
          <w:rPr>
            <w:b/>
            <w:bCs/>
          </w:rPr>
          <w:delText xml:space="preserve"> </w:delText>
        </w:r>
      </w:del>
      <w:del w:id="21575" w:author="PR Preview" w:date="2026-01-01T00:00:00Z">
        <w:r>
          <w:rPr>
            <w:b/>
            <w:bCs/>
          </w:rPr>
          <w:delText xml:space="preserve">is in</w:delText>
        </w:r>
      </w:del>
      <w:del w:id="21576"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21577" w:author="PR Preview" w:date="2026-01-01T00:00:00Z">
        <w:r>
          <w:rPr>
            <w:b/>
            <w:bCs/>
          </w:rPr>
          <w:delText xml:space="preserve">.</w:delText>
        </w:r>
      </w:del>
      <w:del w:id="21578"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1579" w:author="PR Preview" w:date="2026-01-01T00:00:00Z">
        <w:r>
          <w:delText xml:space="preserve">,</w:delText>
        </w:r>
      </w:del>
      <w:del w:id="21580" w:author="PR Preview" w:date="2026-01-01T00:00:00Z">
        <w:r>
          <w:delText xml:space="preserve"> </w:delText>
        </w:r>
      </w:del>
      <w:del w:id="21581" w:author="PR Preview" w:date="2026-01-01T00:00:00Z">
        <w:r>
          <w:delText xml:space="preserve">since</w:delText>
        </w:r>
      </w:del>
      <w:del w:id="21582" w:author="PR Preview" w:date="2026-01-01T00:00:00Z">
        <w:r>
          <w:delText xml:space="preserve"> </w:delText>
        </w:r>
      </w:del>
      <w:del w:id="21583" w:author="PR Preview" w:date="2026-01-01T00:00:00Z">
        <w:r>
          <w:delText xml:space="preserve">$({\mathbf{X}}^{\top} \mathbf{X})\,\mathord{\smash[b]{\underset{\raise.3ex\hbox{$\scriptstyle\sim$}}{z}}\vphantom{z}} = {\mathbf{X}}^{\top}\,(\mathbf{X}\mathord{\smash[b]{\underset{\raise.3ex\hbox{$\scriptstyle\sim$}}{z}}\vphantom{z}})$</w:delText>
        </w:r>
      </w:del>
      <w:del w:id="21584" w:author="PR Preview" w:date="2026-01-01T00:00:00Z">
        <w:r>
          <w:delText xml:space="preserve"> </w:delText>
        </w:r>
      </w:del>
      <w:del w:id="21585" w:author="PR Preview" w:date="2026-01-01T00:00:00Z">
        <w:r>
          <w:delText xml:space="preserve">(</w:delText>
        </w:r>
      </w:del>
      <w:hyperlink w:anchor="thm-matmul-assoc">
        <w:del w:id="21586" w:author="PR Preview" w:date="2026-01-01T00:00:00Z">
          <w:r>
            <w:rPr>
              <w:rStyle w:val="Hyperlink"/>
            </w:rPr>
            <w:delText xml:space="preserve">Theorem 8</w:delText>
          </w:r>
        </w:del>
      </w:hyperlink>
      <w:del w:id="21587" w:author="PR Preview" w:date="2026-01-01T00:00:00Z">
        <w:r>
          <w:delText xml:space="preserve">).</w:delText>
        </w:r>
      </w:del>
      <w:del w:id="21588" w:author="PR Preview" w:date="2026-01-01T00:00:00Z">
        <w:r>
          <w:delText xml:space="preserve"> </w:delText>
        </w:r>
      </w:del>
      <w:del w:id="21589" w:author="PR Preview" w:date="2026-01-01T00:00:00Z">
        <w:r>
          <w:delText xml:space="preserve">Both are subspaces of</w:delText>
        </w:r>
      </w:del>
      <w:del w:id="21590" w:author="PR Preview" w:date="2026-01-01T00:00:00Z">
        <w:r>
          <w:delText xml:space="preserve"> </w:delText>
        </w:r>
      </w:del>
      <m:oMath>
        <m:sSup>
          <m:e>
            <m:r>
              <m:rPr>
                <m:scr m:val="double-struck"/>
                <m:sty m:val="p"/>
              </m:rPr>
              <m:t>R</m:t>
            </m:r>
          </m:e>
          <m:sup>
            <m:r>
              <m:t>p</m:t>
            </m:r>
          </m:sup>
        </m:sSup>
      </m:oMath>
      <w:del w:id="21591" w:author="PR Preview" w:date="2026-01-01T00:00:00Z">
        <w:r>
          <w:delText xml:space="preserve"> </w:delText>
        </w:r>
      </w:del>
      <w:del w:id="21592" w:author="PR Preview" w:date="2026-01-01T00:00:00Z">
        <w:r>
          <w:delText xml:space="preserve">(</w:delText>
        </w:r>
      </w:del>
      <w:hyperlink w:anchor="thm-column-space-span">
        <w:del w:id="21593" w:author="PR Preview" w:date="2026-01-01T00:00:00Z">
          <w:r>
            <w:rPr>
              <w:rStyle w:val="Hyperlink"/>
            </w:rPr>
            <w:delText xml:space="preserve">Theorem 33</w:delText>
          </w:r>
        </w:del>
      </w:hyperlink>
      <w:del w:id="21594" w:author="PR Preview" w:date="2026-01-01T00:00:00Z">
        <w:r>
          <w:delText xml:space="preserve">) with the same dimension:</w:delText>
        </w:r>
      </w:del>
      <w:del w:id="21595"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21596" w:author="PR Preview" w:date="2026-01-01T00:00:00Z">
        <w:r>
          <w:delText xml:space="preserve"> </w:delText>
        </w:r>
      </w:del>
      <w:del w:id="21597" w:author="PR Preview" w:date="2026-01-01T00:00:00Z">
        <w:r>
          <w:delText xml:space="preserve">(</w:delText>
        </w:r>
      </w:del>
      <w:hyperlink w:anchor="thm-rank-transpose">
        <w:del w:id="21598" w:author="PR Preview" w:date="2026-01-01T00:00:00Z">
          <w:r>
            <w:rPr>
              <w:rStyle w:val="Hyperlink"/>
            </w:rPr>
            <w:delText xml:space="preserve">Theorem 42</w:delText>
          </w:r>
        </w:del>
      </w:hyperlink>
      <w:del w:id="21599" w:author="PR Preview" w:date="2026-01-01T00:00:00Z">
        <w:r>
          <w:delText xml:space="preserve">,</w:delText>
        </w:r>
      </w:del>
      <w:del w:id="21600" w:author="PR Preview" w:date="2026-01-01T00:00:00Z">
        <w:r>
          <w:delText xml:space="preserve"> </w:delText>
        </w:r>
      </w:del>
      <w:hyperlink w:anchor="thm-rank-dim">
        <w:del w:id="21601" w:author="PR Preview" w:date="2026-01-01T00:00:00Z">
          <w:r>
            <w:rPr>
              <w:rStyle w:val="Hyperlink"/>
            </w:rPr>
            <w:delText xml:space="preserve">Theorem 39</w:delText>
          </w:r>
        </w:del>
      </w:hyperlink>
      <w:del w:id="21602" w:author="PR Preview" w:date="2026-01-01T00:00:00Z">
        <w:r>
          <w:delText xml:space="preserve">).</w:delText>
        </w:r>
      </w:del>
      <w:del w:id="21603" w:author="PR Preview" w:date="2026-01-01T00:00:00Z">
        <w:r>
          <w:delText xml:space="preserve"> </w:delText>
        </w:r>
      </w:del>
      <w:del w:id="21604" w:author="PR Preview" w:date="2026-01-01T00:00:00Z">
        <w:r>
          <w:delText xml:space="preserve">So</w:delText>
        </w:r>
      </w:del>
      <w:del w:id="21605"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1606" w:author="PR Preview" w:date="2026-01-01T00:00:00Z">
        <w:r>
          <w:delText xml:space="preserve"> </w:delText>
        </w:r>
      </w:del>
      <w:del w:id="21607" w:author="PR Preview" w:date="2026-01-01T00:00:00Z">
        <w:r>
          <w:delText xml:space="preserve">(</w:delText>
        </w:r>
      </w:del>
      <w:hyperlink w:anchor="thm-subspace-equal-dim">
        <w:del w:id="21608" w:author="PR Preview" w:date="2026-01-01T00:00:00Z">
          <w:r>
            <w:rPr>
              <w:rStyle w:val="Hyperlink"/>
            </w:rPr>
            <w:delText xml:space="preserve">Theorem 32</w:delText>
          </w:r>
        </w:del>
      </w:hyperlink>
      <w:del w:id="21609" w:author="PR Preview" w:date="2026-01-01T00:00:00Z">
        <w:r>
          <w:delText xml:space="preserve">),</w:delText>
        </w:r>
      </w:del>
      <w:del w:id="21610" w:author="PR Preview" w:date="2026-01-01T00:00:00Z">
        <w:r>
          <w:delText xml:space="preserve"> </w:delText>
        </w:r>
      </w:del>
      <w:del w:id="21611" w:author="PR Preview" w:date="2026-01-01T00:00:00Z">
        <w:r>
          <w:delText xml:space="preserve">and since</w:delText>
        </w:r>
      </w:del>
      <w:del w:id="21612" w:author="PR Preview" w:date="2026-01-01T00:00:00Z">
        <w:r>
          <w:delText xml:space="preserve"> </w:delText>
        </w:r>
      </w:del>
      <w:del w:id="21613" w:author="PR Preview" w:date="2026-01-01T00:00:00Z">
        <w:r>
          <w:delText xml:space="preserve">${\mathbf{X}}^{\top} \mathord{\smash[b]{\underset{\raise.3ex\hbox{$\scriptstyle\sim$}}{y}}\vphantom{y}}\in \mathcal{C}({\mathbf{X}}^{\top})$</w:delText>
        </w:r>
      </w:del>
      <w:del w:id="21614" w:author="PR Preview" w:date="2026-01-01T00:00:00Z">
        <w:r>
          <w:delText xml:space="preserve"> </w:delText>
        </w:r>
      </w:del>
      <w:del w:id="21615" w:author="PR Preview" w:date="2026-01-01T00:00:00Z">
        <w:r>
          <w:delText xml:space="preserve">(</w:delText>
        </w:r>
      </w:del>
      <w:hyperlink w:anchor="def-column-space">
        <w:del w:id="21616" w:author="PR Preview" w:date="2026-01-01T00:00:00Z">
          <w:r>
            <w:rPr>
              <w:rStyle w:val="Hyperlink"/>
            </w:rPr>
            <w:delText xml:space="preserve">Definition 52</w:delText>
          </w:r>
        </w:del>
      </w:hyperlink>
      <w:del w:id="21617" w:author="PR Preview" w:date="2026-01-01T00:00:00Z">
        <w:r>
          <w:delText xml:space="preserve">),</w:delText>
        </w:r>
      </w:del>
      <w:del w:id="21618" w:author="PR Preview" w:date="2026-01-01T00:00:00Z">
        <w:r>
          <w:delText xml:space="preserve"> </w:delText>
        </w:r>
      </w:del>
      <w:del w:id="21619" w:author="PR Preview" w:date="2026-01-01T00:00:00Z">
        <w:r>
          <w:delText xml:space="preserve">${\mathbf{X}}^{\top} \mathord{\smash[b]{\underset{\raise.3ex\hbox{$\scriptstyle\sim$}}{y}}\vphantom{y}}= {\mathbf{X}}^{\top} \mathbf{X}\mathord{\smash[b]{\underset{\raise.3ex\hbox{$\scriptstyle\sim$}}{z}}\vphantom{z}}$</w:delText>
        </w:r>
      </w:del>
      <w:del w:id="21620" w:author="PR Preview" w:date="2026-01-01T00:00:00Z">
        <w:r>
          <w:delText xml:space="preserve"> </w:delText>
        </w:r>
      </w:del>
      <w:del w:id="21621" w:author="PR Preview" w:date="2026-01-01T00:00:00Z">
        <w:r>
          <w:delText xml:space="preserve">for some</w:delText>
        </w:r>
      </w:del>
      <w:del w:id="21622" w:author="PR Preview" w:date="2026-01-01T00:00:00Z">
        <w:r>
          <w:delText xml:space="preserve"> </w:delText>
        </w:r>
      </w:del>
      <w:del w:id="21623" w:author="PR Preview" w:date="2026-01-01T00:00:00Z">
        <w:r>
          <w:delText xml:space="preserve">$\mathord{\smash[b]{\underset{\raise.3ex\hbox{$\scriptstyle\sim$}}{z}}\vphantom{z}} \in \mathbb{R}^p$</w:delText>
        </w:r>
      </w:del>
      <w:del w:id="21624" w:author="PR Preview" w:date="2026-01-01T00:00:00Z">
        <w:r>
          <w:delText xml:space="preserve">.</w:delText>
        </w:r>
      </w:del>
    </w:p>
    <w:p>
      <w:pPr>
        <w:numPr>
          <w:ilvl w:val="0"/>
          <w:numId w:val="1000"/>
        </w:numPr>
      </w:pPr>
      <w:ins w:id="21625" w:author="PR Preview" w:date="2026-01-01T00:00:00Z">
        <w:r>
          <w:t xml:space="preserve">so its nullity is</w:t>
        </w:r>
      </w:ins>
      <w:ins w:id="21626" w:author="PR Preview" w:date="2026-01-01T00:00:00Z">
        <w:r>
          <w:t xml:space="preserve"> </w:t>
        </w:r>
      </w:ins>
      <m:oMath>
        <m:r>
          <m:t>0</m:t>
        </m:r>
      </m:oMath>
      <w:ins w:id="21627" w:author="PR Preview" w:date="2026-01-01T00:00:00Z">
        <w:r>
          <w:t xml:space="preserve"> </w:t>
        </w:r>
      </w:ins>
      <w:ins w:id="21628" w:author="PR Preview" w:date="2026-01-01T00:00:00Z">
        <w:r>
          <w:t xml:space="preserve">and its rank is</w:t>
        </w:r>
      </w:ins>
      <w:ins w:id="21629" w:author="PR Preview" w:date="2026-01-01T00:00:00Z">
        <w:r>
          <w:t xml:space="preserve"> </w:t>
        </w:r>
      </w:ins>
      <m:oMath>
        <m:r>
          <m:t>p</m:t>
        </m:r>
      </m:oMath>
      <w:ins w:id="21630" w:author="PR Preview" w:date="2026-01-01T00:00:00Z">
        <w:r>
          <w:t xml:space="preserve"> </w:t>
        </w:r>
      </w:ins>
      <w:ins w:id="21631" w:author="PR Preview" w:date="2026-01-01T00:00:00Z">
        <w:r>
          <w:t xml:space="preserve">(</w:t>
        </w:r>
      </w:ins>
      <w:hyperlink w:anchor="thm-rank-nullity">
        <w:ins w:id="21632" w:author="PR Preview" w:date="2026-01-01T00:00:00Z">
          <w:r>
            <w:rPr>
              <w:rStyle w:val="Hyperlink"/>
            </w:rPr>
            <w:t xml:space="preserve">Theorem 39</w:t>
          </w:r>
        </w:ins>
      </w:hyperlink>
      <w:ins w:id="21633" w:author="PR Preview" w:date="2026-01-01T00:00:00Z">
        <w:r>
          <w:t xml:space="preserve">).</w:t>
        </w:r>
      </w:ins>
      <w:ins w:id="21634" w:author="PR Preview" w:date="2026-01-01T00:00:00Z">
        <w:r>
          <w:t xml:space="preserve"> </w:t>
        </w:r>
      </w:ins>
      <w:ins w:id="21635" w:author="PR Preview" w:date="2026-01-01T00:00:00Z">
        <w:r>
          <w:t xml:space="preserve">So every system with it is consistent (part 1, with</w:t>
        </w:r>
      </w:ins>
      <w:ins w:id="21636" w:author="PR Preview" w:date="2026-01-01T00:00:00Z">
        <w:r>
          <w:t xml:space="preserve"> </w:t>
        </w:r>
      </w:ins>
      <m:oMath>
        <m:r>
          <m:t>p</m:t>
        </m:r>
        <m:r>
          <m:rPr>
            <m:sty m:val="p"/>
          </m:rPr>
          <m:t>=</m:t>
        </m:r>
        <m:r>
          <m:t>m</m:t>
        </m:r>
      </m:oMath>
      <w:ins w:id="21637" w:author="PR Preview" w:date="2026-01-01T00:00:00Z">
        <w:r>
          <w:t xml:space="preserve">)</w:t>
        </w:r>
      </w:ins>
      <w:ins w:id="21638" w:author="PR Preview" w:date="2026-01-01T00:00:00Z">
        <w:r>
          <w:t xml:space="preserve"> </w:t>
        </w:r>
      </w:ins>
      <w:ins w:id="21639" w:author="PR Preview" w:date="2026-01-01T00:00:00Z">
        <w:r>
          <w:t xml:space="preserve">and has exactly one solution (part 2, with</w:t>
        </w:r>
      </w:ins>
      <w:ins w:id="21640" w:author="PR Preview" w:date="2026-01-01T00:00:00Z">
        <w:r>
          <w:t xml:space="preserve"> </w:t>
        </w:r>
      </w:ins>
      <m:oMath>
        <m:r>
          <m:t>p</m:t>
        </m:r>
        <m:r>
          <m:rPr>
            <m:sty m:val="p"/>
          </m:rPr>
          <m:t>=</m:t>
        </m:r>
        <m:r>
          <m:t>n</m:t>
        </m:r>
      </m:oMath>
      <w:ins w:id="21641" w:author="PR Preview" w:date="2026-01-01T00:00:00Z">
        <w:r>
          <w:t xml:space="preserve">),</w:t>
        </w:r>
      </w:ins>
      <w:ins w:id="21642" w:author="PR Preview" w:date="2026-01-01T00:00:00Z">
        <w:r>
          <w:t xml:space="preserve"> </w:t>
        </w:r>
      </w:ins>
      <w:ins w:id="21643" w:author="PR Preview" w:date="2026-01-01T00:00:00Z">
        <w:r>
          <w:t xml:space="preserve">namely</w:t>
        </w:r>
      </w:ins>
      <w:ins w:id="21644" w:author="PR Preview" w:date="2026-01-01T00:00:00Z">
        <w:r>
          <w:t xml:space="preserve"> </w:t>
        </w:r>
      </w:ins>
      <w:ins w:id="21645" w:author="PR Preview" w:date="2026-01-01T00:00:00Z">
        <w:r>
          <w:t xml:space="preserve">$\mathbf{A}^{-1} \mathord{\smash[b]{\underset{\raise.3ex\hbox{$\scriptstyle\sim$}}{b}}\vphantom{b}}$</w:t>
        </w:r>
      </w:ins>
      <w:ins w:id="21646" w:author="PR Preview" w:date="2026-01-01T00:00:00Z">
        <w:r>
          <w:t xml:space="preserve">, since</w:t>
        </w:r>
      </w:ins>
      <w:ins w:id="21647" w:author="PR Preview" w:date="2026-01-01T00:00:00Z">
        <w:r>
          <w:t xml:space="preserve"> </w:t>
        </w:r>
      </w:ins>
      <w:ins w:id="21648" w:author="PR Preview" w:date="2026-01-01T00:00:00Z">
        <w:r>
          <w:t xml:space="preserve">$\mathbf{A}\,(\mathbf{A}^{-1} \mathord{\smash[b]{\underset{\raise.3ex\hbox{$\scriptstyle\sim$}}{b}}\vphantom{b}}) = \mathord{\smash[b]{\underset{\raise.3ex\hbox{$\scriptstyle\sim$}}{b}}\vphantom{b}}$</w:t>
        </w:r>
      </w:ins>
      <w:ins w:id="21649" w:author="PR Preview" w:date="2026-01-01T00:00:00Z">
        <w:r>
          <w:t xml:space="preserve">.</w:t>
        </w:r>
      </w:ins>
    </w:p>
    <w:bookmarkEnd w:id="594"/>
    <w:bookmarkStart w:id="595" w:name="thm-projector-generalized-inverse"/>
    <w:p>
      <w:pPr>
        <w:pStyle w:val="FirstParagraph"/>
      </w:pPr>
      <w:ins w:id="21650" w:author="PR Preview" w:date="2026-01-01T00:00:00Z">
        <w:r>
          <w:rPr>
            <w:b/>
            <w:bCs/>
          </w:rPr>
          <w:t xml:space="preserve">Theorem 103 (The projection onto a column space, with any generalized inverse)</w:t>
        </w:r>
      </w:ins>
      <w:ins w:id="21651" w:author="PR Preview" w:date="2026-01-01T00:00:00Z">
        <w:r>
          <w:t xml:space="preserve"> </w:t>
        </w:r>
      </w:ins>
      <w:ins w:id="21652" w:author="PR Preview" w:date="2026-01-01T00:00:00Z">
        <w:r>
          <w:t xml:space="preserve">Let</w:t>
        </w:r>
      </w:ins>
      <w:ins w:id="21653" w:author="PR Preview" w:date="2026-01-01T00:00:00Z">
        <w:r>
          <w:t xml:space="preserve"> </w:t>
        </w:r>
      </w:ins>
      <m:oMath>
        <m:r>
          <m:rPr>
            <m:sty m:val="bi"/>
          </m:rPr>
          <m:t>X</m:t>
        </m:r>
      </m:oMath>
      <w:ins w:id="21654" w:author="PR Preview" w:date="2026-01-01T00:00:00Z">
        <w:r>
          <w:t xml:space="preserve"> </w:t>
        </w:r>
      </w:ins>
      <w:ins w:id="21655" w:author="PR Preview" w:date="2026-01-01T00:00:00Z">
        <w:r>
          <w:t xml:space="preserve">be an</w:t>
        </w:r>
      </w:ins>
      <w:ins w:id="21656" w:author="PR Preview" w:date="2026-01-01T00:00:00Z">
        <w:r>
          <w:t xml:space="preserve"> </w:t>
        </w:r>
      </w:ins>
      <m:oMath>
        <m:r>
          <m:t>n</m:t>
        </m:r>
        <m:r>
          <m:rPr>
            <m:sty m:val="p"/>
          </m:rPr>
          <m:t>×</m:t>
        </m:r>
        <m:r>
          <m:t>p</m:t>
        </m:r>
      </m:oMath>
      <w:ins w:id="21657" w:author="PR Preview" w:date="2026-01-01T00:00:00Z">
        <w:r>
          <w:t xml:space="preserve"> </w:t>
        </w:r>
      </w:ins>
      <w:ins w:id="21658" w:author="PR Preview" w:date="2026-01-01T00:00:00Z">
        <w:r>
          <w:t xml:space="preserve">matrix of any rank,</w:t>
        </w:r>
      </w:ins>
      <w:ins w:id="21659" w:author="PR Preview" w:date="2026-01-01T00:00:00Z">
        <w:r>
          <w:t xml:space="preserve"> </w:t>
        </w:r>
      </w:ins>
      <w:ins w:id="21660" w:author="PR Preview" w:date="2026-01-01T00:00:00Z">
        <w:r>
          <w:t xml:space="preserve">and let</w:t>
        </w:r>
      </w:ins>
      <w:ins w:id="21661" w:author="PR Preview" w:date="2026-01-01T00:00:00Z">
        <w:r>
          <w:t xml:space="preserve"> </w:t>
        </w:r>
      </w:ins>
      <m:oMath>
        <m:r>
          <m:rPr>
            <m:sty m:val="bi"/>
          </m:rPr>
          <m:t>G</m:t>
        </m:r>
      </m:oMath>
      <w:ins w:id="21662" w:author="PR Preview" w:date="2026-01-01T00:00:00Z">
        <w:r>
          <w:t xml:space="preserve"> </w:t>
        </w:r>
      </w:ins>
      <w:ins w:id="21663" w:author="PR Preview" w:date="2026-01-01T00:00:00Z">
        <w:r>
          <w:t xml:space="preserve">be any generalized inverse of</w:t>
        </w:r>
      </w:ins>
      <w:ins w:id="21664" w:author="PR Preview" w:date="2026-01-01T00:00:00Z">
        <w:r>
          <w:t xml:space="preserve"> </w:t>
        </w:r>
      </w:ins>
      <m:oMath>
        <m:sSup>
          <m:e>
            <m:r>
              <m:rPr>
                <m:sty m:val="bi"/>
              </m:rPr>
              <m:t>X</m:t>
            </m:r>
          </m:e>
          <m:sup>
            <m:r>
              <m:rPr>
                <m:sty m:val="p"/>
              </m:rPr>
              <m:t>⊤</m:t>
            </m:r>
          </m:sup>
        </m:sSup>
        <m:r>
          <m:rPr>
            <m:sty m:val="bi"/>
          </m:rPr>
          <m:t>X</m:t>
        </m:r>
      </m:oMath>
      <w:ins w:id="21665" w:author="PR Preview" w:date="2026-01-01T00:00:00Z">
        <w:r>
          <w:t xml:space="preserve"> </w:t>
        </w:r>
      </w:ins>
      <w:ins w:id="21666" w:author="PR Preview" w:date="2026-01-01T00:00:00Z">
        <w:r>
          <w:t xml:space="preserve">(</w:t>
        </w:r>
      </w:ins>
      <w:hyperlink w:anchor="def-generalized-inverse">
        <w:ins w:id="21667" w:author="PR Preview" w:date="2026-01-01T00:00:00Z">
          <w:r>
            <w:rPr>
              <w:rStyle w:val="Hyperlink"/>
            </w:rPr>
            <w:t xml:space="preserve">Definition 109</w:t>
          </w:r>
        </w:ins>
      </w:hyperlink>
      <w:ins w:id="21668" w:author="PR Preview" w:date="2026-01-01T00:00:00Z">
        <w:r>
          <w:t xml:space="preserve">).</w:t>
        </w:r>
      </w:ins>
      <w:ins w:id="21669" w:author="PR Preview" w:date="2026-01-01T00:00:00Z">
        <w:r>
          <w:t xml:space="preserve"> </w:t>
        </w:r>
      </w:ins>
      <w:ins w:id="21670" w:author="PR Preview" w:date="2026-01-01T00:00:00Z">
        <w:r>
          <w:t xml:space="preserve">Then for every</w:t>
        </w:r>
      </w:ins>
      <w:ins w:id="21671" w:author="PR Preview" w:date="2026-01-01T00:00:00Z">
        <w:r>
          <w:t xml:space="preserve"> </w:t>
        </w:r>
      </w:ins>
      <w:ins w:id="21672" w:author="PR Preview" w:date="2026-01-01T00:00:00Z">
        <w:r>
          <w:t xml:space="preserve">$\mathord{\smash[b]{\underset{\raise.3ex\hbox{$\scriptstyle\sim$}}{y}}\vphantom{y}}\in \mathbb{R}^n$</w:t>
        </w:r>
      </w:ins>
      <w:ins w:id="21673" w:author="PR Preview" w:date="2026-01-01T00:00:00Z">
        <w:r>
          <w:t xml:space="preserve">,</w:t>
        </w:r>
      </w:ins>
      <w:ins w:id="21674" w:author="PR Preview" w:date="2026-01-01T00:00:00Z">
        <w:r>
          <w:t xml:space="preserve"> </w:t>
        </w:r>
      </w:ins>
      <w:ins w:id="21675" w:author="PR Preview" w:date="2026-01-01T00:00:00Z">
        <w:r>
          <w:t xml:space="preserve">$\mathbf{X}\mathbf{G} {\mathbf{X}}^{\top} \mathord{\smash[b]{\underset{\raise.3ex\hbox{$\scriptstyle\sim$}}{y}}\vphantom{y}}$</w:t>
        </w:r>
      </w:ins>
      <w:ins w:id="21676" w:author="PR Preview" w:date="2026-01-01T00:00:00Z">
        <w:r>
          <w:t xml:space="preserve"> </w:t>
        </w:r>
      </w:ins>
      <w:ins w:id="21677" w:author="PR Preview" w:date="2026-01-01T00:00:00Z">
        <w:r>
          <w:t xml:space="preserve">is the orthogonal projection of</w:t>
        </w:r>
      </w:ins>
      <w:ins w:id="21678" w:author="PR Preview" w:date="2026-01-01T00:00:00Z">
        <w:r>
          <w:t xml:space="preserve"> </w:t>
        </w:r>
      </w:ins>
      <w:ins w:id="21679" w:author="PR Preview" w:date="2026-01-01T00:00:00Z">
        <w:r>
          <w:t xml:space="preserve">$\mathord{\smash[b]{\underset{\raise.3ex\hbox{$\scriptstyle\sim$}}{y}}\vphantom{y}}$</w:t>
        </w:r>
      </w:ins>
      <w:ins w:id="21680" w:author="PR Preview" w:date="2026-01-01T00:00:00Z">
        <w:r>
          <w:t xml:space="preserve"> </w:t>
        </w:r>
      </w:ins>
      <w:ins w:id="21681" w:author="PR Preview" w:date="2026-01-01T00:00:00Z">
        <w:r>
          <w:t xml:space="preserve">onto</w:t>
        </w:r>
      </w:ins>
      <w:ins w:id="21682" w:author="PR Preview" w:date="2026-01-01T00:00:00Z">
        <w:r>
          <w:t xml:space="preserve"> </w:t>
        </w:r>
      </w:ins>
      <m:oMath>
        <m:r>
          <m:rPr>
            <m:scr m:val="script"/>
            <m:sty m:val="p"/>
          </m:rPr>
          <m:t>C</m:t>
        </m:r>
        <m:r>
          <m:rPr>
            <m:sty m:val="p"/>
          </m:rPr>
          <m:t>(</m:t>
        </m:r>
        <m:r>
          <m:rPr>
            <m:sty m:val="bi"/>
          </m:rPr>
          <m:t>X</m:t>
        </m:r>
        <m:r>
          <m:rPr>
            <m:sty m:val="p"/>
          </m:rPr>
          <m:t>)</m:t>
        </m:r>
      </m:oMath>
      <w:ins w:id="21683" w:author="PR Preview" w:date="2026-01-01T00:00:00Z">
        <w:r>
          <w:t xml:space="preserve"> </w:t>
        </w:r>
      </w:ins>
      <w:ins w:id="21684" w:author="PR Preview" w:date="2026-01-01T00:00:00Z">
        <w:r>
          <w:t xml:space="preserve">(</w:t>
        </w:r>
      </w:ins>
      <w:hyperlink w:anchor="def-orthogonal-projection">
        <w:ins w:id="21685" w:author="PR Preview" w:date="2026-01-01T00:00:00Z">
          <w:r>
            <w:rPr>
              <w:rStyle w:val="Hyperlink"/>
            </w:rPr>
            <w:t xml:space="preserve">Definition 108</w:t>
          </w:r>
        </w:ins>
      </w:hyperlink>
      <w:ins w:id="21686" w:author="PR Preview" w:date="2026-01-01T00:00:00Z">
        <w:r>
          <w:t xml:space="preserve">).</w:t>
        </w:r>
      </w:ins>
      <w:ins w:id="21687" w:author="PR Preview" w:date="2026-01-01T00:00:00Z">
        <w:r>
          <w:t xml:space="preserve"> </w:t>
        </w:r>
      </w:ins>
      <w:ins w:id="21688" w:author="PR Preview" w:date="2026-01-01T00:00:00Z">
        <w:r>
          <w:t xml:space="preserve">So the matrix</w:t>
        </w:r>
      </w:ins>
      <w:ins w:id="21689" w:author="PR Preview" w:date="2026-01-01T00:00:00Z">
        <w:r>
          <w:t xml:space="preserve"> </w:t>
        </w:r>
      </w:ins>
      <m:oMath>
        <m:r>
          <m:rPr>
            <m:sty m:val="bi"/>
          </m:rPr>
          <m:t>X</m:t>
        </m:r>
        <m:r>
          <m:rPr>
            <m:sty m:val="bi"/>
          </m:rPr>
          <m:t>G</m:t>
        </m:r>
        <m:sSup>
          <m:e>
            <m:r>
              <m:rPr>
                <m:sty m:val="bi"/>
              </m:rPr>
              <m:t>X</m:t>
            </m:r>
          </m:e>
          <m:sup>
            <m:r>
              <m:rPr>
                <m:sty m:val="p"/>
              </m:rPr>
              <m:t>⊤</m:t>
            </m:r>
          </m:sup>
        </m:sSup>
      </m:oMath>
      <w:ins w:id="21690" w:author="PR Preview" w:date="2026-01-01T00:00:00Z">
        <w:r>
          <w:t xml:space="preserve"> </w:t>
        </w:r>
      </w:ins>
      <w:ins w:id="21691" w:author="PR Preview" w:date="2026-01-01T00:00:00Z">
        <w:r>
          <w:t xml:space="preserve">is the same for every choice of</w:t>
        </w:r>
      </w:ins>
      <w:ins w:id="21692" w:author="PR Preview" w:date="2026-01-01T00:00:00Z">
        <w:r>
          <w:t xml:space="preserve"> </w:t>
        </w:r>
      </w:ins>
      <m:oMath>
        <m:r>
          <m:rPr>
            <m:sty m:val="bi"/>
          </m:rPr>
          <m:t>G</m:t>
        </m:r>
      </m:oMath>
      <w:ins w:id="21693" w:author="PR Preview" w:date="2026-01-01T00:00:00Z">
        <w:r>
          <w:t xml:space="preserve">,</w:t>
        </w:r>
      </w:ins>
      <w:ins w:id="21694" w:author="PR Preview" w:date="2026-01-01T00:00:00Z">
        <w:r>
          <w:t xml:space="preserve"> </w:t>
        </w:r>
      </w:ins>
      <w:ins w:id="21695" w:author="PR Preview" w:date="2026-01-01T00:00:00Z">
        <w:r>
          <w:t xml:space="preserve">and when</w:t>
        </w:r>
      </w:ins>
      <w:ins w:id="21696" w:author="PR Preview" w:date="2026-01-01T00:00:00Z">
        <w:r>
          <w:t xml:space="preserve"> </w:t>
        </w:r>
      </w:ins>
      <m:oMath>
        <m:r>
          <m:rPr>
            <m:sty m:val="p"/>
          </m:rPr>
          <m:t>rank</m:t>
        </m:r>
        <m:r>
          <m:rPr>
            <m:sty m:val="p"/>
          </m:rPr>
          <m:t>(</m:t>
        </m:r>
        <m:r>
          <m:rPr>
            <m:sty m:val="bi"/>
          </m:rPr>
          <m:t>X</m:t>
        </m:r>
        <m:r>
          <m:rPr>
            <m:sty m:val="p"/>
          </m:rPr>
          <m:t>)</m:t>
        </m:r>
        <m:r>
          <m:rPr>
            <m:sty m:val="p"/>
          </m:rPr>
          <m:t>=</m:t>
        </m:r>
        <m:r>
          <m:t>p</m:t>
        </m:r>
      </m:oMath>
      <w:ins w:id="21697" w:author="PR Preview" w:date="2026-01-01T00:00:00Z">
        <w:r>
          <w:t xml:space="preserve"> </w:t>
        </w:r>
      </w:ins>
      <w:ins w:id="21698" w:author="PR Preview" w:date="2026-01-01T00:00:00Z">
        <w:r>
          <w:t xml:space="preserve">it is the hat matrix</w:t>
        </w:r>
      </w:ins>
      <w:ins w:id="21699" w:author="PR Preview" w:date="2026-01-01T00:00:00Z">
        <w:r>
          <w:t xml:space="preserve"> </w:t>
        </w:r>
      </w:ins>
      <m:oMath>
        <m:r>
          <m:rPr>
            <m:sty m:val="bi"/>
          </m:rPr>
          <m:t>H</m:t>
        </m:r>
      </m:oMath>
      <w:ins w:id="21700" w:author="PR Preview" w:date="2026-01-01T00:00:00Z">
        <w:r>
          <w:t xml:space="preserve"> </w:t>
        </w:r>
      </w:ins>
      <w:ins w:id="21701" w:author="PR Preview" w:date="2026-01-01T00:00:00Z">
        <w:r>
          <w:t xml:space="preserve">(</w:t>
        </w:r>
      </w:ins>
      <w:hyperlink w:anchor="def-hat-matrix">
        <w:ins w:id="21702" w:author="PR Preview" w:date="2026-01-01T00:00:00Z">
          <w:r>
            <w:rPr>
              <w:rStyle w:val="Hyperlink"/>
            </w:rPr>
            <w:t xml:space="preserve">Definition 107</w:t>
          </w:r>
        </w:ins>
      </w:hyperlink>
      <w:ins w:id="21703" w:author="PR Preview" w:date="2026-01-01T00:00:00Z">
        <w:r>
          <w:t xml:space="preserve">).</w:t>
        </w:r>
      </w:ins>
    </w:p>
    <w:bookmarkEnd w:id="595"/>
    <w:p>
      <w:pPr>
        <w:pStyle w:val="BodyText"/>
      </w:pPr>
      <w:ins w:id="21704" w:author="PR Preview" w:date="2026-01-01T00:00:00Z">
        <w:r>
          <w:rPr>
            <w:i/>
            <w:iCs/>
          </w:rPr>
          <w:t xml:space="preserve">Proof</w:t>
        </w:r>
      </w:ins>
      <w:ins w:id="21705" w:author="PR Preview" w:date="2026-01-01T00:00:00Z">
        <w:r>
          <w:t xml:space="preserve">. </w:t>
        </w:r>
      </w:ins>
      <w:ins w:id="21706" w:author="PR Preview" w:date="2026-01-01T00:00:00Z">
        <w:r>
          <w:rPr>
            <w:b/>
            <w:bCs/>
          </w:rPr>
          <w:t xml:space="preserve">${\mathbf{X}}^{\top} \mathord{\smash[b]{\underset{\raise.3ex\hbox{$\scriptstyle\sim$}}{y}}\vphantom{y}}$</w:t>
        </w:r>
      </w:ins>
      <w:ins w:id="21707" w:author="PR Preview" w:date="2026-01-01T00:00:00Z">
        <w:r>
          <w:rPr>
            <w:b/>
            <w:bCs/>
          </w:rPr>
          <w:t xml:space="preserve"> </w:t>
        </w:r>
      </w:ins>
      <w:ins w:id="21708" w:author="PR Preview" w:date="2026-01-01T00:00:00Z">
        <w:r>
          <w:rPr>
            <w:b/>
            <w:bCs/>
          </w:rPr>
          <w:t xml:space="preserve">is in</w:t>
        </w:r>
      </w:ins>
      <w:ins w:id="21709"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21710" w:author="PR Preview" w:date="2026-01-01T00:00:00Z">
        <w:r>
          <w:rPr>
            <w:b/>
            <w:bCs/>
          </w:rPr>
          <w:t xml:space="preserve">.</w:t>
        </w:r>
      </w:ins>
      <w:ins w:id="21711"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1712" w:author="PR Preview" w:date="2026-01-01T00:00:00Z">
        <w:r>
          <w:t xml:space="preserve">,</w:t>
        </w:r>
      </w:ins>
      <w:ins w:id="21713" w:author="PR Preview" w:date="2026-01-01T00:00:00Z">
        <w:r>
          <w:t xml:space="preserve"> </w:t>
        </w:r>
      </w:ins>
      <w:ins w:id="21714" w:author="PR Preview" w:date="2026-01-01T00:00:00Z">
        <w:r>
          <w:t xml:space="preserve">since</w:t>
        </w:r>
      </w:ins>
      <w:ins w:id="21715" w:author="PR Preview" w:date="2026-01-01T00:00:00Z">
        <w:r>
          <w:t xml:space="preserve"> </w:t>
        </w:r>
      </w:ins>
      <w:ins w:id="21716" w:author="PR Preview" w:date="2026-01-01T00:00:00Z">
        <w:r>
          <w:t xml:space="preserve">$({\mathbf{X}}^{\top} \mathbf{X})\,\mathord{\smash[b]{\underset{\raise.3ex\hbox{$\scriptstyle\sim$}}{z}}\vphantom{z}} = {\mathbf{X}}^{\top}\,(\mathbf{X}\mathord{\smash[b]{\underset{\raise.3ex\hbox{$\scriptstyle\sim$}}{z}}\vphantom{z}})$</w:t>
        </w:r>
      </w:ins>
      <w:ins w:id="21717" w:author="PR Preview" w:date="2026-01-01T00:00:00Z">
        <w:r>
          <w:t xml:space="preserve"> </w:t>
        </w:r>
      </w:ins>
      <w:ins w:id="21718" w:author="PR Preview" w:date="2026-01-01T00:00:00Z">
        <w:r>
          <w:t xml:space="preserve">(</w:t>
        </w:r>
      </w:ins>
      <w:hyperlink w:anchor="thm-matmul-assoc">
        <w:ins w:id="21719" w:author="PR Preview" w:date="2026-01-01T00:00:00Z">
          <w:r>
            <w:rPr>
              <w:rStyle w:val="Hyperlink"/>
            </w:rPr>
            <w:t xml:space="preserve">Theorem 8</w:t>
          </w:r>
        </w:ins>
      </w:hyperlink>
      <w:ins w:id="21720" w:author="PR Preview" w:date="2026-01-01T00:00:00Z">
        <w:r>
          <w:t xml:space="preserve">).</w:t>
        </w:r>
      </w:ins>
      <w:ins w:id="21721" w:author="PR Preview" w:date="2026-01-01T00:00:00Z">
        <w:r>
          <w:t xml:space="preserve"> </w:t>
        </w:r>
      </w:ins>
      <w:ins w:id="21722" w:author="PR Preview" w:date="2026-01-01T00:00:00Z">
        <w:r>
          <w:t xml:space="preserve">Both are subspaces of</w:t>
        </w:r>
      </w:ins>
      <w:ins w:id="21723" w:author="PR Preview" w:date="2026-01-01T00:00:00Z">
        <w:r>
          <w:t xml:space="preserve"> </w:t>
        </w:r>
      </w:ins>
      <m:oMath>
        <m:sSup>
          <m:e>
            <m:r>
              <m:rPr>
                <m:scr m:val="double-struck"/>
                <m:sty m:val="p"/>
              </m:rPr>
              <m:t>R</m:t>
            </m:r>
          </m:e>
          <m:sup>
            <m:r>
              <m:t>p</m:t>
            </m:r>
          </m:sup>
        </m:sSup>
      </m:oMath>
      <w:ins w:id="21724" w:author="PR Preview" w:date="2026-01-01T00:00:00Z">
        <w:r>
          <w:t xml:space="preserve"> </w:t>
        </w:r>
      </w:ins>
      <w:ins w:id="21725" w:author="PR Preview" w:date="2026-01-01T00:00:00Z">
        <w:r>
          <w:t xml:space="preserve">(</w:t>
        </w:r>
      </w:ins>
      <w:hyperlink w:anchor="thm-column-space-span">
        <w:ins w:id="21726" w:author="PR Preview" w:date="2026-01-01T00:00:00Z">
          <w:r>
            <w:rPr>
              <w:rStyle w:val="Hyperlink"/>
            </w:rPr>
            <w:t xml:space="preserve">Theorem 32</w:t>
          </w:r>
        </w:ins>
      </w:hyperlink>
      <w:ins w:id="21727" w:author="PR Preview" w:date="2026-01-01T00:00:00Z">
        <w:r>
          <w:t xml:space="preserve">) with the same dimension:</w:t>
        </w:r>
      </w:ins>
      <w:ins w:id="21728"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21729" w:author="PR Preview" w:date="2026-01-01T00:00:00Z">
        <w:r>
          <w:t xml:space="preserve"> </w:t>
        </w:r>
      </w:ins>
      <w:ins w:id="21730" w:author="PR Preview" w:date="2026-01-01T00:00:00Z">
        <w:r>
          <w:t xml:space="preserve">(</w:t>
        </w:r>
      </w:ins>
      <w:hyperlink w:anchor="thm-rank-transpose">
        <w:ins w:id="21731" w:author="PR Preview" w:date="2026-01-01T00:00:00Z">
          <w:r>
            <w:rPr>
              <w:rStyle w:val="Hyperlink"/>
            </w:rPr>
            <w:t xml:space="preserve">Theorem 41</w:t>
          </w:r>
        </w:ins>
      </w:hyperlink>
      <w:ins w:id="21732" w:author="PR Preview" w:date="2026-01-01T00:00:00Z">
        <w:r>
          <w:t xml:space="preserve">,</w:t>
        </w:r>
      </w:ins>
      <w:ins w:id="21733" w:author="PR Preview" w:date="2026-01-01T00:00:00Z">
        <w:r>
          <w:t xml:space="preserve"> </w:t>
        </w:r>
      </w:ins>
      <w:hyperlink w:anchor="thm-rank-dim">
        <w:ins w:id="21734" w:author="PR Preview" w:date="2026-01-01T00:00:00Z">
          <w:r>
            <w:rPr>
              <w:rStyle w:val="Hyperlink"/>
            </w:rPr>
            <w:t xml:space="preserve">Theorem 38</w:t>
          </w:r>
        </w:ins>
      </w:hyperlink>
      <w:ins w:id="21735" w:author="PR Preview" w:date="2026-01-01T00:00:00Z">
        <w:r>
          <w:t xml:space="preserve">).</w:t>
        </w:r>
      </w:ins>
      <w:ins w:id="21736" w:author="PR Preview" w:date="2026-01-01T00:00:00Z">
        <w:r>
          <w:t xml:space="preserve"> </w:t>
        </w:r>
      </w:ins>
      <w:ins w:id="21737" w:author="PR Preview" w:date="2026-01-01T00:00:00Z">
        <w:r>
          <w:t xml:space="preserve">So</w:t>
        </w:r>
      </w:ins>
      <w:ins w:id="21738"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1739" w:author="PR Preview" w:date="2026-01-01T00:00:00Z">
        <w:r>
          <w:t xml:space="preserve"> </w:t>
        </w:r>
      </w:ins>
      <w:ins w:id="21740" w:author="PR Preview" w:date="2026-01-01T00:00:00Z">
        <w:r>
          <w:t xml:space="preserve">(</w:t>
        </w:r>
      </w:ins>
      <w:hyperlink w:anchor="thm-subspace-equal-dim">
        <w:ins w:id="21741" w:author="PR Preview" w:date="2026-01-01T00:00:00Z">
          <w:r>
            <w:rPr>
              <w:rStyle w:val="Hyperlink"/>
            </w:rPr>
            <w:t xml:space="preserve">Theorem 31</w:t>
          </w:r>
        </w:ins>
      </w:hyperlink>
      <w:ins w:id="21742" w:author="PR Preview" w:date="2026-01-01T00:00:00Z">
        <w:r>
          <w:t xml:space="preserve">),</w:t>
        </w:r>
      </w:ins>
      <w:ins w:id="21743" w:author="PR Preview" w:date="2026-01-01T00:00:00Z">
        <w:r>
          <w:t xml:space="preserve"> </w:t>
        </w:r>
      </w:ins>
      <w:ins w:id="21744" w:author="PR Preview" w:date="2026-01-01T00:00:00Z">
        <w:r>
          <w:t xml:space="preserve">and since</w:t>
        </w:r>
      </w:ins>
      <w:ins w:id="21745" w:author="PR Preview" w:date="2026-01-01T00:00:00Z">
        <w:r>
          <w:t xml:space="preserve"> </w:t>
        </w:r>
      </w:ins>
      <w:ins w:id="21746" w:author="PR Preview" w:date="2026-01-01T00:00:00Z">
        <w:r>
          <w:t xml:space="preserve">${\mathbf{X}}^{\top} \mathord{\smash[b]{\underset{\raise.3ex\hbox{$\scriptstyle\sim$}}{y}}\vphantom{y}}\in \mathcal{C}({\mathbf{X}}^{\top})$</w:t>
        </w:r>
      </w:ins>
      <w:ins w:id="21747" w:author="PR Preview" w:date="2026-01-01T00:00:00Z">
        <w:r>
          <w:t xml:space="preserve"> </w:t>
        </w:r>
      </w:ins>
      <w:ins w:id="21748" w:author="PR Preview" w:date="2026-01-01T00:00:00Z">
        <w:r>
          <w:t xml:space="preserve">(</w:t>
        </w:r>
      </w:ins>
      <w:hyperlink w:anchor="def-column-space">
        <w:ins w:id="21749" w:author="PR Preview" w:date="2026-01-01T00:00:00Z">
          <w:r>
            <w:rPr>
              <w:rStyle w:val="Hyperlink"/>
            </w:rPr>
            <w:t xml:space="preserve">Definition 52</w:t>
          </w:r>
        </w:ins>
      </w:hyperlink>
      <w:ins w:id="21750" w:author="PR Preview" w:date="2026-01-01T00:00:00Z">
        <w:r>
          <w:t xml:space="preserve">),</w:t>
        </w:r>
      </w:ins>
      <w:ins w:id="21751" w:author="PR Preview" w:date="2026-01-01T00:00:00Z">
        <w:r>
          <w:t xml:space="preserve"> </w:t>
        </w:r>
      </w:ins>
      <w:ins w:id="21752" w:author="PR Preview" w:date="2026-01-01T00:00:00Z">
        <w:r>
          <w:t xml:space="preserve">${\mathbf{X}}^{\top} \mathord{\smash[b]{\underset{\raise.3ex\hbox{$\scriptstyle\sim$}}{y}}\vphantom{y}}= {\mathbf{X}}^{\top} \mathbf{X}\mathord{\smash[b]{\underset{\raise.3ex\hbox{$\scriptstyle\sim$}}{z}}\vphantom{z}}$</w:t>
        </w:r>
      </w:ins>
      <w:ins w:id="21753" w:author="PR Preview" w:date="2026-01-01T00:00:00Z">
        <w:r>
          <w:t xml:space="preserve"> </w:t>
        </w:r>
      </w:ins>
      <w:ins w:id="21754" w:author="PR Preview" w:date="2026-01-01T00:00:00Z">
        <w:r>
          <w:t xml:space="preserve">for some</w:t>
        </w:r>
      </w:ins>
      <w:ins w:id="21755" w:author="PR Preview" w:date="2026-01-01T00:00:00Z">
        <w:r>
          <w:t xml:space="preserve"> </w:t>
        </w:r>
      </w:ins>
      <w:ins w:id="21756" w:author="PR Preview" w:date="2026-01-01T00:00:00Z">
        <w:r>
          <w:t xml:space="preserve">$\mathord{\smash[b]{\underset{\raise.3ex\hbox{$\scriptstyle\sim$}}{z}}\vphantom{z}} \in \mathbb{R}^p$</w:t>
        </w:r>
      </w:ins>
      <w:ins w:id="21757" w:author="PR Preview" w:date="2026-01-01T00:00:00Z">
        <w:r>
          <w:t xml:space="preserve">.</w:t>
        </w:r>
      </w:ins>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del w:id="21758" w:author="PR Preview" w:date="2026-01-01T00:00:00Z">
        <w:r>
          <w:delTex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delText>
        </w:r>
      </w:del>
    </w:p>
    <w:p>
      <w:pPr>
        <w:pStyle w:val="FirstParagraph"/>
      </w:pPr>
      <w:del w:id="21759" w:author="PR Preview" w:date="2026-01-01T00:00:00Z">
        <w:r>
          <w:delText xml:space="preserve">so</w:delText>
        </w:r>
      </w:del>
      <w:del w:id="21760" w:author="PR Preview" w:date="2026-01-01T00:00:00Z">
        <w:r>
          <w:delText xml:space="preserve"> </w:delText>
        </w:r>
      </w:del>
      <w:del w:id="21761" w:author="PR Preview" w:date="2026-01-01T00:00:00Z">
        <w:r>
          <w:delText xml:space="preserve">$\mathord{\smash[b]{\underset{\raise.3ex\hbox{$\scriptstyle\sim$}}{y}}\vphantom{y}}- \mathord{\smash[b]{\underset{\raise.3ex\hbox{$\scriptstyle\sim$}}{u}}\vphantom{u}} \in \mathcal{N}({\mathbf{X}}^{\top}) = \mathcal{C}(\mathbf{X})^\perp$</w:delText>
        </w:r>
      </w:del>
      <w:del w:id="21762" w:author="PR Preview" w:date="2026-01-01T00:00:00Z">
        <w:r>
          <w:delText xml:space="preserve"> </w:delText>
        </w:r>
      </w:del>
      <w:del w:id="21763" w:author="PR Preview" w:date="2026-01-01T00:00:00Z">
        <w:r>
          <w:delText xml:space="preserve">(</w:delText>
        </w:r>
      </w:del>
      <w:hyperlink w:anchor="thm-complement-null-space">
        <w:del w:id="21764" w:author="PR Preview" w:date="2026-01-01T00:00:00Z">
          <w:r>
            <w:rPr>
              <w:rStyle w:val="Hyperlink"/>
            </w:rPr>
            <w:delText xml:space="preserve">Theorem 54</w:delText>
          </w:r>
        </w:del>
      </w:hyperlink>
      <w:del w:id="21765" w:author="PR Preview" w:date="2026-01-01T00:00:00Z">
        <w:r>
          <w:delText xml:space="preserve">).</w:delText>
        </w:r>
      </w:del>
      <w:del w:id="21766" w:author="PR Preview" w:date="2026-01-01T00:00:00Z">
        <w:r>
          <w:delText xml:space="preserve"> </w:delText>
        </w:r>
      </w:del>
      <w:del w:id="21767" w:author="PR Preview" w:date="2026-01-01T00:00:00Z">
        <w:r>
          <w:delText xml:space="preserve">By the uniqueness in</w:delText>
        </w:r>
      </w:del>
      <w:del w:id="21768" w:author="PR Preview" w:date="2026-01-01T00:00:00Z">
        <w:r>
          <w:delText xml:space="preserve"> </w:delText>
        </w:r>
      </w:del>
      <w:hyperlink w:anchor="thm-orthogonal-direct-sum">
        <w:del w:id="21769" w:author="PR Preview" w:date="2026-01-01T00:00:00Z">
          <w:r>
            <w:rPr>
              <w:rStyle w:val="Hyperlink"/>
            </w:rPr>
            <w:delText xml:space="preserve">Theorem 55</w:delText>
          </w:r>
        </w:del>
      </w:hyperlink>
      <w:del w:id="21770" w:author="PR Preview" w:date="2026-01-01T00:00:00Z">
        <w:r>
          <w:delText xml:space="preserve">,</w:delText>
        </w:r>
      </w:del>
      <w:del w:id="21771" w:author="PR Preview" w:date="2026-01-01T00:00:00Z">
        <w:r>
          <w:delText xml:space="preserve"> </w:delText>
        </w:r>
      </w:del>
      <w:del w:id="21772" w:author="PR Preview" w:date="2026-01-01T00:00:00Z">
        <w:r>
          <w:delText xml:space="preserve">$\mathord{\smash[b]{\underset{\raise.3ex\hbox{$\scriptstyle\sim$}}{u}}\vphantom{u}}$</w:delText>
        </w:r>
      </w:del>
      <w:del w:id="21773" w:author="PR Preview" w:date="2026-01-01T00:00:00Z">
        <w:r>
          <w:delText xml:space="preserve"> </w:delText>
        </w:r>
      </w:del>
      <w:del w:id="21774" w:author="PR Preview" w:date="2026-01-01T00:00:00Z">
        <w:r>
          <w:delText xml:space="preserve">is the orthogonal projection of</w:delText>
        </w:r>
      </w:del>
      <w:del w:id="21775" w:author="PR Preview" w:date="2026-01-01T00:00:00Z">
        <w:r>
          <w:delText xml:space="preserve"> </w:delText>
        </w:r>
      </w:del>
      <w:del w:id="21776" w:author="PR Preview" w:date="2026-01-01T00:00:00Z">
        <w:r>
          <w:delText xml:space="preserve">$\mathord{\smash[b]{\underset{\raise.3ex\hbox{$\scriptstyle\sim$}}{y}}\vphantom{y}}$</w:delText>
        </w:r>
      </w:del>
      <w:del w:id="21777" w:author="PR Preview" w:date="2026-01-01T00:00:00Z">
        <w:r>
          <w:delText xml:space="preserve"> </w:delText>
        </w:r>
      </w:del>
      <w:del w:id="21778" w:author="PR Preview" w:date="2026-01-01T00:00:00Z">
        <w:r>
          <w:delText xml:space="preserve">onto</w:delText>
        </w:r>
      </w:del>
      <w:del w:id="21779" w:author="PR Preview" w:date="2026-01-01T00:00:00Z">
        <w:r>
          <w:delText xml:space="preserve"> </w:delText>
        </w:r>
      </w:del>
      <m:oMath>
        <m:r>
          <m:rPr>
            <m:scr m:val="script"/>
            <m:sty m:val="p"/>
          </m:rPr>
          <m:t>C</m:t>
        </m:r>
        <m:r>
          <m:rPr>
            <m:sty m:val="p"/>
          </m:rPr>
          <m:t>(</m:t>
        </m:r>
        <m:r>
          <m:rPr>
            <m:sty m:val="bi"/>
          </m:rPr>
          <m:t>X</m:t>
        </m:r>
        <m:r>
          <m:rPr>
            <m:sty m:val="p"/>
          </m:rPr>
          <m:t>)</m:t>
        </m:r>
      </m:oMath>
      <w:del w:id="21780" w:author="PR Preview" w:date="2026-01-01T00:00:00Z">
        <w:r>
          <w:delText xml:space="preserve">.</w:delText>
        </w:r>
      </w:del>
    </w:p>
    <w:p>
      <w:pPr>
        <w:pStyle w:val="BodyText"/>
      </w:pPr>
      <w:del w:id="21781" w:author="PR Preview" w:date="2026-01-01T00:00:00Z">
        <w:r>
          <w:rPr>
            <w:b/>
            <w:bCs/>
          </w:rPr>
          <w:delText xml:space="preserve">Same matrix.</w:delText>
        </w:r>
      </w:del>
      <w:del w:id="21782" w:author="PR Preview" w:date="2026-01-01T00:00:00Z">
        <w:r>
          <w:delText xml:space="preserve"> </w:delText>
        </w:r>
      </w:del>
      <w:del w:id="21783" w:author="PR Preview" w:date="2026-01-01T00:00:00Z">
        <w:r>
          <w:delText xml:space="preserve">Every choice of</w:delText>
        </w:r>
      </w:del>
      <w:del w:id="21784" w:author="PR Preview" w:date="2026-01-01T00:00:00Z">
        <w:r>
          <w:delText xml:space="preserve"> </w:delText>
        </w:r>
      </w:del>
      <m:oMath>
        <m:r>
          <m:rPr>
            <m:sty m:val="bi"/>
          </m:rPr>
          <m:t>G</m:t>
        </m:r>
      </m:oMath>
      <w:del w:id="21785" w:author="PR Preview" w:date="2026-01-01T00:00:00Z">
        <w:r>
          <w:delText xml:space="preserve"> </w:delText>
        </w:r>
      </w:del>
      <w:del w:id="21786" w:author="PR Preview" w:date="2026-01-01T00:00:00Z">
        <w:r>
          <w:delText xml:space="preserve">gives a matrix that projects every</w:delText>
        </w:r>
      </w:del>
      <w:del w:id="21787" w:author="PR Preview" w:date="2026-01-01T00:00:00Z">
        <w:r>
          <w:delText xml:space="preserve"> </w:delText>
        </w:r>
      </w:del>
      <w:del w:id="21788" w:author="PR Preview" w:date="2026-01-01T00:00:00Z">
        <w:r>
          <w:delText xml:space="preserve">$\mathord{\smash[b]{\underset{\raise.3ex\hbox{$\scriptstyle\sim$}}{y}}\vphantom{y}}$</w:delText>
        </w:r>
      </w:del>
      <w:del w:id="21789" w:author="PR Preview" w:date="2026-01-01T00:00:00Z">
        <w:r>
          <w:delText xml:space="preserve"> </w:delText>
        </w:r>
      </w:del>
      <w:del w:id="21790" w:author="PR Preview" w:date="2026-01-01T00:00:00Z">
        <w:r>
          <w:delText xml:space="preserve">onto</w:delText>
        </w:r>
      </w:del>
      <w:del w:id="21791" w:author="PR Preview" w:date="2026-01-01T00:00:00Z">
        <w:r>
          <w:delText xml:space="preserve"> </w:delText>
        </w:r>
      </w:del>
      <m:oMath>
        <m:r>
          <m:rPr>
            <m:scr m:val="script"/>
            <m:sty m:val="p"/>
          </m:rPr>
          <m:t>C</m:t>
        </m:r>
        <m:r>
          <m:rPr>
            <m:sty m:val="p"/>
          </m:rPr>
          <m:t>(</m:t>
        </m:r>
        <m:r>
          <m:rPr>
            <m:sty m:val="bi"/>
          </m:rPr>
          <m:t>X</m:t>
        </m:r>
        <m:r>
          <m:rPr>
            <m:sty m:val="p"/>
          </m:rPr>
          <m:t>)</m:t>
        </m:r>
      </m:oMath>
      <w:del w:id="21792" w:author="PR Preview" w:date="2026-01-01T00:00:00Z">
        <w:r>
          <w:delText xml:space="preserve">,</w:delText>
        </w:r>
      </w:del>
      <w:del w:id="21793" w:author="PR Preview" w:date="2026-01-01T00:00:00Z">
        <w:r>
          <w:delText xml:space="preserve"> </w:delText>
        </w:r>
      </w:del>
      <w:del w:id="21794" w:author="PR Preview" w:date="2026-01-01T00:00:00Z">
        <w:r>
          <w:delText xml:space="preserve">so all choices give the same matrix (</w:delText>
        </w:r>
      </w:del>
      <w:hyperlink w:anchor="thm-projection-matrix-projects">
        <w:del w:id="21795" w:author="PR Preview" w:date="2026-01-01T00:00:00Z">
          <w:r>
            <w:rPr>
              <w:rStyle w:val="Hyperlink"/>
            </w:rPr>
            <w:delText xml:space="preserve">Theorem 94</w:delText>
          </w:r>
        </w:del>
      </w:hyperlink>
      <w:del w:id="21796" w:author="PR Preview" w:date="2026-01-01T00:00:00Z">
        <w:r>
          <w:delText xml:space="preserve">, part 2).</w:delText>
        </w:r>
      </w:del>
      <w:del w:id="21797" w:author="PR Preview" w:date="2026-01-01T00:00:00Z">
        <w:r>
          <w:delText xml:space="preserve"> </w:delText>
        </w:r>
      </w:del>
      <w:del w:id="21798" w:author="PR Preview" w:date="2026-01-01T00:00:00Z">
        <w:r>
          <w:delText xml:space="preserve">When</w:delText>
        </w:r>
      </w:del>
      <w:del w:id="2179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1800" w:author="PR Preview" w:date="2026-01-01T00:00:00Z">
        <w:r>
          <w:delText xml:space="preserve">,</w:delText>
        </w:r>
      </w:del>
      <w:del w:id="21801"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21802" w:author="PR Preview" w:date="2026-01-01T00:00:00Z">
        <w:r>
          <w:delText xml:space="preserve"> </w:delText>
        </w:r>
      </w:del>
      <w:del w:id="21803" w:author="PR Preview" w:date="2026-01-01T00:00:00Z">
        <w:r>
          <w:delText xml:space="preserve">is one choice (</w:delText>
        </w:r>
      </w:del>
      <w:hyperlink w:anchor="thm-gram-invertible">
        <w:del w:id="21804" w:author="PR Preview" w:date="2026-01-01T00:00:00Z">
          <w:r>
            <w:rPr>
              <w:rStyle w:val="Hyperlink"/>
            </w:rPr>
            <w:delText xml:space="preserve">Theorem 90</w:delText>
          </w:r>
        </w:del>
      </w:hyperlink>
      <w:del w:id="21805" w:author="PR Preview" w:date="2026-01-01T00:00:00Z">
        <w:r>
          <w:delText xml:space="preserve">,</w:delText>
        </w:r>
      </w:del>
      <w:del w:id="21806" w:author="PR Preview" w:date="2026-01-01T00:00:00Z">
        <w:r>
          <w:delText xml:space="preserve"> </w:delText>
        </w:r>
      </w:del>
      <w:hyperlink w:anchor="thm-generalized-inverse-invertible">
        <w:del w:id="21807" w:author="PR Preview" w:date="2026-01-01T00:00:00Z">
          <w:r>
            <w:rPr>
              <w:rStyle w:val="Hyperlink"/>
            </w:rPr>
            <w:delText xml:space="preserve">Theorem 97</w:delText>
          </w:r>
        </w:del>
      </w:hyperlink>
      <w:del w:id="21808" w:author="PR Preview" w:date="2026-01-01T00:00:00Z">
        <w:r>
          <w:delText xml:space="preserve">),</w:delText>
        </w:r>
      </w:del>
      <w:del w:id="21809" w:author="PR Preview" w:date="2026-01-01T00:00:00Z">
        <w:r>
          <w:delText xml:space="preserve"> </w:delText>
        </w:r>
      </w:del>
      <w:del w:id="21810" w:author="PR Preview" w:date="2026-01-01T00:00:00Z">
        <w:r>
          <w:delText xml:space="preserve">and it gives</w:delText>
        </w:r>
      </w:del>
      <w:del w:id="21811" w:author="PR Preview" w:date="2026-01-01T00:00:00Z">
        <w:r>
          <w:delText xml:space="preserve"> </w:delText>
        </w:r>
      </w:del>
      <m:oMath>
        <m:r>
          <m:rPr>
            <m:sty m:val="bi"/>
          </m:rPr>
          <m:t>H</m:t>
        </m:r>
      </m:oMath>
      <w:del w:id="21812" w:author="PR Preview" w:date="2026-01-01T00:00:00Z">
        <w:r>
          <w:delText xml:space="preserve">.</w:delText>
        </w:r>
      </w:del>
    </w:p>
    <w:p>
      <w:pPr>
        <w:pStyle w:val="BodyText"/>
      </w:pPr>
      <w:del w:id="21813" w:author="PR Preview" w:date="2026-01-01T00:00:00Z">
        <w:r>
          <w:rPr>
            <w:b/>
            <w:bCs/>
          </w:rPr>
          <w:delText xml:space="preserve">Example 186 (A design matrix with a repeated column)</w:delText>
        </w:r>
      </w:del>
      <w:del w:id="21814" w:author="PR Preview" w:date="2026-01-01T00:00:00Z">
        <w:r>
          <w:delText xml:space="preserve"> </w:delText>
        </w:r>
      </w:del>
      <w:del w:id="21815" w:author="PR Preview" w:date="2026-01-01T00:00:00Z">
        <w:r>
          <w:delText xml:space="preserve">Let</w:delText>
        </w:r>
      </w:del>
      <w:del w:id="2181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1817" w:author="PR Preview" w:date="2026-01-01T00:00:00Z">
        <w:r>
          <w:delText xml:space="preserve">,</w:delText>
        </w:r>
      </w:del>
      <w:del w:id="21818" w:author="PR Preview" w:date="2026-01-01T00:00:00Z">
        <w:r>
          <w:delText xml:space="preserve"> </w:delText>
        </w:r>
      </w:del>
      <w:del w:id="21819" w:author="PR Preview" w:date="2026-01-01T00:00:00Z">
        <w:r>
          <w:delText xml:space="preserve">an intercept column entered twice, so</w:delText>
        </w:r>
      </w:del>
      <w:del w:id="21820"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1821" w:author="PR Preview" w:date="2026-01-01T00:00:00Z">
        <w:r>
          <w:delText xml:space="preserve"> </w:delText>
        </w:r>
      </w:del>
      <w:del w:id="21822" w:author="PR Preview" w:date="2026-01-01T00:00:00Z">
        <w:r>
          <w:delText xml:space="preserve">and</w:delText>
        </w:r>
      </w:del>
      <w:del w:id="21823"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1824" w:author="PR Preview" w:date="2026-01-01T00:00:00Z">
        <w:r>
          <w:delText xml:space="preserve"> </w:delText>
        </w:r>
      </w:del>
      <w:del w:id="21825" w:author="PR Preview" w:date="2026-01-01T00:00:00Z">
        <w:r>
          <w:delText xml:space="preserve">is not invertible:</w:delText>
        </w:r>
      </w:del>
      <w:del w:id="21826" w:author="PR Preview" w:date="2026-01-01T00:00:00Z">
        <w:r>
          <w:delText xml:space="preserve"> </w:delText>
        </w:r>
      </w:del>
      <w:del w:id="21827" w:author="PR Preview" w:date="2026-01-01T00:00:00Z">
        <w:r>
          <w:delText xml:space="preserve">its rank is</w:delText>
        </w:r>
      </w:del>
      <w:del w:id="21828"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1829" w:author="PR Preview" w:date="2026-01-01T00:00:00Z">
        <w:r>
          <w:delText xml:space="preserve"> </w:delText>
        </w:r>
      </w:del>
      <w:del w:id="21830" w:author="PR Preview" w:date="2026-01-01T00:00:00Z">
        <w:r>
          <w:delText xml:space="preserve">(</w:delText>
        </w:r>
      </w:del>
      <w:hyperlink w:anchor="thm-rank-transpose">
        <w:del w:id="21831" w:author="PR Preview" w:date="2026-01-01T00:00:00Z">
          <w:r>
            <w:rPr>
              <w:rStyle w:val="Hyperlink"/>
            </w:rPr>
            <w:delText xml:space="preserve">Theorem 42</w:delText>
          </w:r>
        </w:del>
      </w:hyperlink>
      <w:del w:id="21832" w:author="PR Preview" w:date="2026-01-01T00:00:00Z">
        <w:r>
          <w:delText xml:space="preserve">),</w:delText>
        </w:r>
      </w:del>
      <w:del w:id="21833" w:author="PR Preview" w:date="2026-01-01T00:00:00Z">
        <w:r>
          <w:delText xml:space="preserve"> </w:delText>
        </w:r>
      </w:del>
      <w:del w:id="21834" w:author="PR Preview" w:date="2026-01-01T00:00:00Z">
        <w:r>
          <w:delText xml:space="preserve">while an invertible</w:delText>
        </w:r>
      </w:del>
      <w:del w:id="21835" w:author="PR Preview" w:date="2026-01-01T00:00:00Z">
        <w:r>
          <w:delText xml:space="preserve"> </w:delText>
        </w:r>
      </w:del>
      <m:oMath>
        <m:r>
          <m:t>2</m:t>
        </m:r>
        <m:r>
          <m:rPr>
            <m:sty m:val="p"/>
          </m:rPr>
          <m:t>×</m:t>
        </m:r>
        <m:r>
          <m:t>2</m:t>
        </m:r>
      </m:oMath>
      <w:del w:id="21836" w:author="PR Preview" w:date="2026-01-01T00:00:00Z">
        <w:r>
          <w:delText xml:space="preserve"> </w:delText>
        </w:r>
      </w:del>
      <w:del w:id="21837" w:author="PR Preview" w:date="2026-01-01T00:00:00Z">
        <w:r>
          <w:delText xml:space="preserve">matrix has rank</w:delText>
        </w:r>
      </w:del>
      <w:del w:id="21838" w:author="PR Preview" w:date="2026-01-01T00:00:00Z">
        <w:r>
          <w:delText xml:space="preserve"> </w:delText>
        </w:r>
      </w:del>
      <m:oMath>
        <m:r>
          <m:t>2</m:t>
        </m:r>
      </m:oMath>
      <w:del w:id="21839" w:author="PR Preview" w:date="2026-01-01T00:00:00Z">
        <w:r>
          <w:delText xml:space="preserve"> </w:delText>
        </w:r>
      </w:del>
      <w:del w:id="21840" w:author="PR Preview" w:date="2026-01-01T00:00:00Z">
        <w:r>
          <w:delText xml:space="preserve">(</w:delText>
        </w:r>
      </w:del>
      <w:hyperlink w:anchor="exm-solution-unique">
        <w:del w:id="21841" w:author="PR Preview" w:date="2026-01-01T00:00:00Z">
          <w:r>
            <w:rPr>
              <w:rStyle w:val="Hyperlink"/>
            </w:rPr>
            <w:delText xml:space="preserve">Example 185</w:delText>
          </w:r>
        </w:del>
      </w:hyperlink>
      <w:del w:id="21842" w:author="PR Preview" w:date="2026-01-01T00:00:00Z">
        <w:r>
          <w:delText xml:space="preserve">).</w:delText>
        </w:r>
      </w:del>
      <w:del w:id="21843" w:author="PR Preview" w:date="2026-01-01T00:00:00Z">
        <w:r>
          <w:delText xml:space="preserve"> </w:delText>
        </w:r>
      </w:del>
      <w:del w:id="21844" w:author="PR Preview" w:date="2026-01-01T00:00:00Z">
        <w:r>
          <w:delText xml:space="preserve">The matrix</w:delText>
        </w:r>
      </w:del>
      <w:del w:id="2184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21846" w:author="PR Preview" w:date="2026-01-01T00:00:00Z">
        <w:r>
          <w:delText xml:space="preserve"> </w:delText>
        </w:r>
      </w:del>
      <w:del w:id="21847" w:author="PR Preview" w:date="2026-01-01T00:00:00Z">
        <w:r>
          <w:delText xml:space="preserve">is a generalized inverse of it:</w:delText>
        </w:r>
      </w:del>
    </w:p>
    <w:p>
      <w:pPr>
        <w:pStyle w:val="BodyText"/>
      </w:pPr>
      <w:ins w:id="21848"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21849" w:author="PR Preview" w:date="2026-01-01T00:00:00Z">
        <w:r>
          <w:t xml:space="preserve">so</w:t>
        </w:r>
      </w:ins>
      <w:ins w:id="21850" w:author="PR Preview" w:date="2026-01-01T00:00:00Z">
        <w:r>
          <w:t xml:space="preserve"> </w:t>
        </w:r>
      </w:ins>
      <w:ins w:id="21851" w:author="PR Preview" w:date="2026-01-01T00:00:00Z">
        <w:r>
          <w:t xml:space="preserve">$\mathord{\smash[b]{\underset{\raise.3ex\hbox{$\scriptstyle\sim$}}{y}}\vphantom{y}}- \mathord{\smash[b]{\underset{\raise.3ex\hbox{$\scriptstyle\sim$}}{u}}\vphantom{u}} \in \mathcal{N}({\mathbf{X}}^{\top}) = \mathcal{C}(\mathbf{X})^\perp$</w:t>
        </w:r>
      </w:ins>
      <w:ins w:id="21852" w:author="PR Preview" w:date="2026-01-01T00:00:00Z">
        <w:r>
          <w:t xml:space="preserve"> </w:t>
        </w:r>
      </w:ins>
      <w:ins w:id="21853" w:author="PR Preview" w:date="2026-01-01T00:00:00Z">
        <w:r>
          <w:t xml:space="preserve">(</w:t>
        </w:r>
      </w:ins>
      <w:hyperlink w:anchor="thm-complement-null-space">
        <w:ins w:id="21854" w:author="PR Preview" w:date="2026-01-01T00:00:00Z">
          <w:r>
            <w:rPr>
              <w:rStyle w:val="Hyperlink"/>
            </w:rPr>
            <w:t xml:space="preserve">Theorem 53</w:t>
          </w:r>
        </w:ins>
      </w:hyperlink>
      <w:ins w:id="21855" w:author="PR Preview" w:date="2026-01-01T00:00:00Z">
        <w:r>
          <w:t xml:space="preserve">).</w:t>
        </w:r>
      </w:ins>
      <w:ins w:id="21856" w:author="PR Preview" w:date="2026-01-01T00:00:00Z">
        <w:r>
          <w:t xml:space="preserve"> </w:t>
        </w:r>
      </w:ins>
      <w:ins w:id="21857" w:author="PR Preview" w:date="2026-01-01T00:00:00Z">
        <w:r>
          <w:t xml:space="preserve">By the uniqueness in</w:t>
        </w:r>
      </w:ins>
      <w:ins w:id="21858" w:author="PR Preview" w:date="2026-01-01T00:00:00Z">
        <w:r>
          <w:t xml:space="preserve"> </w:t>
        </w:r>
      </w:ins>
      <w:hyperlink w:anchor="thm-orthogonal-direct-sum">
        <w:ins w:id="21859" w:author="PR Preview" w:date="2026-01-01T00:00:00Z">
          <w:r>
            <w:rPr>
              <w:rStyle w:val="Hyperlink"/>
            </w:rPr>
            <w:t xml:space="preserve">Theorem 54</w:t>
          </w:r>
        </w:ins>
      </w:hyperlink>
      <w:ins w:id="21860" w:author="PR Preview" w:date="2026-01-01T00:00:00Z">
        <w:r>
          <w:t xml:space="preserve">,</w:t>
        </w:r>
      </w:ins>
      <w:ins w:id="21861" w:author="PR Preview" w:date="2026-01-01T00:00:00Z">
        <w:r>
          <w:t xml:space="preserve"> </w:t>
        </w:r>
      </w:ins>
      <w:ins w:id="21862" w:author="PR Preview" w:date="2026-01-01T00:00:00Z">
        <w:r>
          <w:t xml:space="preserve">$\mathord{\smash[b]{\underset{\raise.3ex\hbox{$\scriptstyle\sim$}}{u}}\vphantom{u}}$</w:t>
        </w:r>
      </w:ins>
      <w:ins w:id="21863" w:author="PR Preview" w:date="2026-01-01T00:00:00Z">
        <w:r>
          <w:t xml:space="preserve"> </w:t>
        </w:r>
      </w:ins>
      <w:ins w:id="21864" w:author="PR Preview" w:date="2026-01-01T00:00:00Z">
        <w:r>
          <w:t xml:space="preserve">is the orthogonal projection of</w:t>
        </w:r>
      </w:ins>
      <w:ins w:id="21865" w:author="PR Preview" w:date="2026-01-01T00:00:00Z">
        <w:r>
          <w:t xml:space="preserve"> </w:t>
        </w:r>
      </w:ins>
      <w:ins w:id="21866" w:author="PR Preview" w:date="2026-01-01T00:00:00Z">
        <w:r>
          <w:t xml:space="preserve">$\mathord{\smash[b]{\underset{\raise.3ex\hbox{$\scriptstyle\sim$}}{y}}\vphantom{y}}$</w:t>
        </w:r>
      </w:ins>
      <w:ins w:id="21867" w:author="PR Preview" w:date="2026-01-01T00:00:00Z">
        <w:r>
          <w:t xml:space="preserve"> </w:t>
        </w:r>
      </w:ins>
      <w:ins w:id="21868" w:author="PR Preview" w:date="2026-01-01T00:00:00Z">
        <w:r>
          <w:t xml:space="preserve">onto</w:t>
        </w:r>
      </w:ins>
      <w:ins w:id="21869" w:author="PR Preview" w:date="2026-01-01T00:00:00Z">
        <w:r>
          <w:t xml:space="preserve"> </w:t>
        </w:r>
      </w:ins>
      <m:oMath>
        <m:r>
          <m:rPr>
            <m:scr m:val="script"/>
            <m:sty m:val="p"/>
          </m:rPr>
          <m:t>C</m:t>
        </m:r>
        <m:r>
          <m:rPr>
            <m:sty m:val="p"/>
          </m:rPr>
          <m:t>(</m:t>
        </m:r>
        <m:r>
          <m:rPr>
            <m:sty m:val="bi"/>
          </m:rPr>
          <m:t>X</m:t>
        </m:r>
        <m:r>
          <m:rPr>
            <m:sty m:val="p"/>
          </m:rPr>
          <m:t>)</m:t>
        </m:r>
      </m:oMath>
      <w:ins w:id="21870" w:author="PR Preview" w:date="2026-01-01T00:00:00Z">
        <w:r>
          <w:t xml:space="preserve">.</w:t>
        </w:r>
      </w:ins>
    </w:p>
    <w:p>
      <w:pPr>
        <w:pStyle w:val="BodyText"/>
      </w:pPr>
      <w:ins w:id="21871" w:author="PR Preview" w:date="2026-01-01T00:00:00Z">
        <w:r>
          <w:rPr>
            <w:b/>
            <w:bCs/>
          </w:rPr>
          <w:t xml:space="preserve">Same matrix.</w:t>
        </w:r>
      </w:ins>
      <w:ins w:id="21872" w:author="PR Preview" w:date="2026-01-01T00:00:00Z">
        <w:r>
          <w:t xml:space="preserve"> </w:t>
        </w:r>
      </w:ins>
      <w:ins w:id="21873" w:author="PR Preview" w:date="2026-01-01T00:00:00Z">
        <w:r>
          <w:t xml:space="preserve">Every choice of</w:t>
        </w:r>
      </w:ins>
      <w:ins w:id="21874" w:author="PR Preview" w:date="2026-01-01T00:00:00Z">
        <w:r>
          <w:t xml:space="preserve"> </w:t>
        </w:r>
      </w:ins>
      <m:oMath>
        <m:r>
          <m:rPr>
            <m:sty m:val="bi"/>
          </m:rPr>
          <m:t>G</m:t>
        </m:r>
      </m:oMath>
      <w:ins w:id="21875" w:author="PR Preview" w:date="2026-01-01T00:00:00Z">
        <w:r>
          <w:t xml:space="preserve"> </w:t>
        </w:r>
      </w:ins>
      <w:ins w:id="21876" w:author="PR Preview" w:date="2026-01-01T00:00:00Z">
        <w:r>
          <w:t xml:space="preserve">gives a matrix that projects every</w:t>
        </w:r>
      </w:ins>
      <w:ins w:id="21877" w:author="PR Preview" w:date="2026-01-01T00:00:00Z">
        <w:r>
          <w:t xml:space="preserve"> </w:t>
        </w:r>
      </w:ins>
      <w:ins w:id="21878" w:author="PR Preview" w:date="2026-01-01T00:00:00Z">
        <w:r>
          <w:t xml:space="preserve">$\mathord{\smash[b]{\underset{\raise.3ex\hbox{$\scriptstyle\sim$}}{y}}\vphantom{y}}$</w:t>
        </w:r>
      </w:ins>
      <w:ins w:id="21879" w:author="PR Preview" w:date="2026-01-01T00:00:00Z">
        <w:r>
          <w:t xml:space="preserve"> </w:t>
        </w:r>
      </w:ins>
      <w:ins w:id="21880" w:author="PR Preview" w:date="2026-01-01T00:00:00Z">
        <w:r>
          <w:t xml:space="preserve">onto</w:t>
        </w:r>
      </w:ins>
      <w:ins w:id="21881" w:author="PR Preview" w:date="2026-01-01T00:00:00Z">
        <w:r>
          <w:t xml:space="preserve"> </w:t>
        </w:r>
      </w:ins>
      <m:oMath>
        <m:r>
          <m:rPr>
            <m:scr m:val="script"/>
            <m:sty m:val="p"/>
          </m:rPr>
          <m:t>C</m:t>
        </m:r>
        <m:r>
          <m:rPr>
            <m:sty m:val="p"/>
          </m:rPr>
          <m:t>(</m:t>
        </m:r>
        <m:r>
          <m:rPr>
            <m:sty m:val="bi"/>
          </m:rPr>
          <m:t>X</m:t>
        </m:r>
        <m:r>
          <m:rPr>
            <m:sty m:val="p"/>
          </m:rPr>
          <m:t>)</m:t>
        </m:r>
      </m:oMath>
      <w:ins w:id="21882" w:author="PR Preview" w:date="2026-01-01T00:00:00Z">
        <w:r>
          <w:t xml:space="preserve">,</w:t>
        </w:r>
      </w:ins>
      <w:ins w:id="21883" w:author="PR Preview" w:date="2026-01-01T00:00:00Z">
        <w:r>
          <w:t xml:space="preserve"> </w:t>
        </w:r>
      </w:ins>
      <w:ins w:id="21884" w:author="PR Preview" w:date="2026-01-01T00:00:00Z">
        <w:r>
          <w:t xml:space="preserve">so all choices give the same matrix (</w:t>
        </w:r>
      </w:ins>
      <w:hyperlink w:anchor="thm-projection-matrix-projects">
        <w:ins w:id="21885" w:author="PR Preview" w:date="2026-01-01T00:00:00Z">
          <w:r>
            <w:rPr>
              <w:rStyle w:val="Hyperlink"/>
            </w:rPr>
            <w:t xml:space="preserve">Theorem 93</w:t>
          </w:r>
        </w:ins>
      </w:hyperlink>
      <w:ins w:id="21886" w:author="PR Preview" w:date="2026-01-01T00:00:00Z">
        <w:r>
          <w:t xml:space="preserve">, part 2).</w:t>
        </w:r>
      </w:ins>
      <w:ins w:id="21887" w:author="PR Preview" w:date="2026-01-01T00:00:00Z">
        <w:r>
          <w:t xml:space="preserve"> </w:t>
        </w:r>
      </w:ins>
      <w:ins w:id="21888" w:author="PR Preview" w:date="2026-01-01T00:00:00Z">
        <w:r>
          <w:t xml:space="preserve">When</w:t>
        </w:r>
      </w:ins>
      <w:ins w:id="21889" w:author="PR Preview" w:date="2026-01-01T00:00:00Z">
        <w:r>
          <w:t xml:space="preserve"> </w:t>
        </w:r>
      </w:ins>
      <m:oMath>
        <m:r>
          <m:rPr>
            <m:sty m:val="p"/>
          </m:rPr>
          <m:t>rank</m:t>
        </m:r>
        <m:r>
          <m:rPr>
            <m:sty m:val="p"/>
          </m:rPr>
          <m:t>(</m:t>
        </m:r>
        <m:r>
          <m:rPr>
            <m:sty m:val="bi"/>
          </m:rPr>
          <m:t>X</m:t>
        </m:r>
        <m:r>
          <m:rPr>
            <m:sty m:val="p"/>
          </m:rPr>
          <m:t>)</m:t>
        </m:r>
        <m:r>
          <m:rPr>
            <m:sty m:val="p"/>
          </m:rPr>
          <m:t>=</m:t>
        </m:r>
        <m:r>
          <m:t>p</m:t>
        </m:r>
      </m:oMath>
      <w:ins w:id="21890" w:author="PR Preview" w:date="2026-01-01T00:00:00Z">
        <w:r>
          <w:t xml:space="preserve">,</w:t>
        </w:r>
      </w:ins>
      <w:ins w:id="21891"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21892" w:author="PR Preview" w:date="2026-01-01T00:00:00Z">
        <w:r>
          <w:t xml:space="preserve"> </w:t>
        </w:r>
      </w:ins>
      <w:ins w:id="21893" w:author="PR Preview" w:date="2026-01-01T00:00:00Z">
        <w:r>
          <w:t xml:space="preserve">is one choice (</w:t>
        </w:r>
      </w:ins>
      <w:hyperlink w:anchor="thm-gram-invertible">
        <w:ins w:id="21894" w:author="PR Preview" w:date="2026-01-01T00:00:00Z">
          <w:r>
            <w:rPr>
              <w:rStyle w:val="Hyperlink"/>
            </w:rPr>
            <w:t xml:space="preserve">Theorem 89</w:t>
          </w:r>
        </w:ins>
      </w:hyperlink>
      <w:ins w:id="21895" w:author="PR Preview" w:date="2026-01-01T00:00:00Z">
        <w:r>
          <w:t xml:space="preserve">,</w:t>
        </w:r>
      </w:ins>
      <w:ins w:id="21896" w:author="PR Preview" w:date="2026-01-01T00:00:00Z">
        <w:r>
          <w:t xml:space="preserve"> </w:t>
        </w:r>
      </w:ins>
      <w:hyperlink w:anchor="thm-generalized-inverse-invertible">
        <w:ins w:id="21897" w:author="PR Preview" w:date="2026-01-01T00:00:00Z">
          <w:r>
            <w:rPr>
              <w:rStyle w:val="Hyperlink"/>
            </w:rPr>
            <w:t xml:space="preserve">Theorem 96</w:t>
          </w:r>
        </w:ins>
      </w:hyperlink>
      <w:ins w:id="21898" w:author="PR Preview" w:date="2026-01-01T00:00:00Z">
        <w:r>
          <w:t xml:space="preserve">),</w:t>
        </w:r>
      </w:ins>
      <w:ins w:id="21899" w:author="PR Preview" w:date="2026-01-01T00:00:00Z">
        <w:r>
          <w:t xml:space="preserve"> </w:t>
        </w:r>
      </w:ins>
      <w:ins w:id="21900" w:author="PR Preview" w:date="2026-01-01T00:00:00Z">
        <w:r>
          <w:t xml:space="preserve">and it gives</w:t>
        </w:r>
      </w:ins>
      <w:ins w:id="21901" w:author="PR Preview" w:date="2026-01-01T00:00:00Z">
        <w:r>
          <w:t xml:space="preserve"> </w:t>
        </w:r>
      </w:ins>
      <m:oMath>
        <m:r>
          <m:rPr>
            <m:sty m:val="bi"/>
          </m:rPr>
          <m:t>H</m:t>
        </m:r>
      </m:oMath>
      <w:ins w:id="21902" w:author="PR Preview" w:date="2026-01-01T00:00:00Z">
        <w:r>
          <w:t xml:space="preserve">.</w:t>
        </w:r>
      </w:ins>
    </w:p>
    <w:bookmarkStart w:id="596" w:name="exm-projector-generalized-inverse"/>
    <w:p>
      <w:pPr>
        <w:pStyle w:val="BodyText"/>
      </w:pPr>
      <w:ins w:id="21903" w:author="PR Preview" w:date="2026-01-01T00:00:00Z">
        <w:r>
          <w:rPr>
            <w:b/>
            <w:bCs/>
          </w:rPr>
          <w:t xml:space="preserve">Example 185 (A design matrix with a repeated column)</w:t>
        </w:r>
      </w:ins>
      <w:ins w:id="21904" w:author="PR Preview" w:date="2026-01-01T00:00:00Z">
        <w:r>
          <w:t xml:space="preserve"> </w:t>
        </w:r>
      </w:ins>
      <w:ins w:id="21905" w:author="PR Preview" w:date="2026-01-01T00:00:00Z">
        <w:r>
          <w:t xml:space="preserve">Let</w:t>
        </w:r>
      </w:ins>
      <w:ins w:id="2190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1907" w:author="PR Preview" w:date="2026-01-01T00:00:00Z">
        <w:r>
          <w:t xml:space="preserve">,</w:t>
        </w:r>
      </w:ins>
      <w:ins w:id="21908" w:author="PR Preview" w:date="2026-01-01T00:00:00Z">
        <w:r>
          <w:t xml:space="preserve"> </w:t>
        </w:r>
      </w:ins>
      <w:ins w:id="21909" w:author="PR Preview" w:date="2026-01-01T00:00:00Z">
        <w:r>
          <w:t xml:space="preserve">an intercept column entered twice, so</w:t>
        </w:r>
      </w:ins>
      <w:ins w:id="21910"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1911" w:author="PR Preview" w:date="2026-01-01T00:00:00Z">
        <w:r>
          <w:t xml:space="preserve"> </w:t>
        </w:r>
      </w:ins>
      <w:ins w:id="21912" w:author="PR Preview" w:date="2026-01-01T00:00:00Z">
        <w:r>
          <w:t xml:space="preserve">and</w:t>
        </w:r>
      </w:ins>
      <w:ins w:id="21913"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1914" w:author="PR Preview" w:date="2026-01-01T00:00:00Z">
        <w:r>
          <w:t xml:space="preserve"> </w:t>
        </w:r>
      </w:ins>
      <w:ins w:id="21915" w:author="PR Preview" w:date="2026-01-01T00:00:00Z">
        <w:r>
          <w:t xml:space="preserve">is not invertible:</w:t>
        </w:r>
      </w:ins>
      <w:ins w:id="21916" w:author="PR Preview" w:date="2026-01-01T00:00:00Z">
        <w:r>
          <w:t xml:space="preserve"> </w:t>
        </w:r>
      </w:ins>
      <w:ins w:id="21917" w:author="PR Preview" w:date="2026-01-01T00:00:00Z">
        <w:r>
          <w:t xml:space="preserve">its rank is</w:t>
        </w:r>
      </w:ins>
      <w:ins w:id="21918"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1919" w:author="PR Preview" w:date="2026-01-01T00:00:00Z">
        <w:r>
          <w:t xml:space="preserve"> </w:t>
        </w:r>
      </w:ins>
      <w:ins w:id="21920" w:author="PR Preview" w:date="2026-01-01T00:00:00Z">
        <w:r>
          <w:t xml:space="preserve">(</w:t>
        </w:r>
      </w:ins>
      <w:hyperlink w:anchor="thm-rank-transpose">
        <w:ins w:id="21921" w:author="PR Preview" w:date="2026-01-01T00:00:00Z">
          <w:r>
            <w:rPr>
              <w:rStyle w:val="Hyperlink"/>
            </w:rPr>
            <w:t xml:space="preserve">Theorem 41</w:t>
          </w:r>
        </w:ins>
      </w:hyperlink>
      <w:ins w:id="21922" w:author="PR Preview" w:date="2026-01-01T00:00:00Z">
        <w:r>
          <w:t xml:space="preserve">),</w:t>
        </w:r>
      </w:ins>
      <w:ins w:id="21923" w:author="PR Preview" w:date="2026-01-01T00:00:00Z">
        <w:r>
          <w:t xml:space="preserve"> </w:t>
        </w:r>
      </w:ins>
      <w:ins w:id="21924" w:author="PR Preview" w:date="2026-01-01T00:00:00Z">
        <w:r>
          <w:t xml:space="preserve">while an invertible</w:t>
        </w:r>
      </w:ins>
      <w:ins w:id="21925" w:author="PR Preview" w:date="2026-01-01T00:00:00Z">
        <w:r>
          <w:t xml:space="preserve"> </w:t>
        </w:r>
      </w:ins>
      <m:oMath>
        <m:r>
          <m:t>2</m:t>
        </m:r>
        <m:r>
          <m:rPr>
            <m:sty m:val="p"/>
          </m:rPr>
          <m:t>×</m:t>
        </m:r>
        <m:r>
          <m:t>2</m:t>
        </m:r>
      </m:oMath>
      <w:ins w:id="21926" w:author="PR Preview" w:date="2026-01-01T00:00:00Z">
        <w:r>
          <w:t xml:space="preserve"> </w:t>
        </w:r>
      </w:ins>
      <w:ins w:id="21927" w:author="PR Preview" w:date="2026-01-01T00:00:00Z">
        <w:r>
          <w:t xml:space="preserve">matrix has rank</w:t>
        </w:r>
      </w:ins>
      <w:ins w:id="21928" w:author="PR Preview" w:date="2026-01-01T00:00:00Z">
        <w:r>
          <w:t xml:space="preserve"> </w:t>
        </w:r>
      </w:ins>
      <m:oMath>
        <m:r>
          <m:t>2</m:t>
        </m:r>
      </m:oMath>
      <w:ins w:id="21929" w:author="PR Preview" w:date="2026-01-01T00:00:00Z">
        <w:r>
          <w:t xml:space="preserve"> </w:t>
        </w:r>
      </w:ins>
      <w:ins w:id="21930" w:author="PR Preview" w:date="2026-01-01T00:00:00Z">
        <w:r>
          <w:t xml:space="preserve">(</w:t>
        </w:r>
      </w:ins>
      <w:hyperlink w:anchor="exm-solution-unique">
        <w:ins w:id="21931" w:author="PR Preview" w:date="2026-01-01T00:00:00Z">
          <w:r>
            <w:rPr>
              <w:rStyle w:val="Hyperlink"/>
            </w:rPr>
            <w:t xml:space="preserve">Example 184</w:t>
          </w:r>
        </w:ins>
      </w:hyperlink>
      <w:ins w:id="21932" w:author="PR Preview" w:date="2026-01-01T00:00:00Z">
        <w:r>
          <w:t xml:space="preserve">).</w:t>
        </w:r>
      </w:ins>
      <w:ins w:id="21933" w:author="PR Preview" w:date="2026-01-01T00:00:00Z">
        <w:r>
          <w:t xml:space="preserve"> </w:t>
        </w:r>
      </w:ins>
      <w:ins w:id="21934" w:author="PR Preview" w:date="2026-01-01T00:00:00Z">
        <w:r>
          <w:t xml:space="preserve">The matrix</w:t>
        </w:r>
      </w:ins>
      <w:ins w:id="2193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21936" w:author="PR Preview" w:date="2026-01-01T00:00:00Z">
        <w:r>
          <w:t xml:space="preserve"> </w:t>
        </w:r>
      </w:ins>
      <w:ins w:id="21937"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1938" w:author="PR Preview" w:date="2026-01-01T00:00:00Z">
        <w:r>
          <w:delText xml:space="preserve">the hat matrix of the intercept-only model (</w:delText>
        </w:r>
      </w:del>
      <w:hyperlink w:anchor="exm-hat-matrix">
        <w:del w:id="21939" w:author="PR Preview" w:date="2026-01-01T00:00:00Z">
          <w:r>
            <w:rPr>
              <w:rStyle w:val="Hyperlink"/>
            </w:rPr>
            <w:delText xml:space="preserve">Example 166</w:delText>
          </w:r>
        </w:del>
      </w:hyperlink>
      <w:del w:id="21940" w:author="PR Preview" w:date="2026-01-01T00:00:00Z">
        <w:r>
          <w:delText xml:space="preserve">).</w:delText>
        </w:r>
      </w:del>
      <w:del w:id="21941" w:author="PR Preview" w:date="2026-01-01T00:00:00Z">
        <w:r>
          <w:delText xml:space="preserve"> </w:delText>
        </w:r>
      </w:del>
      <w:del w:id="21942" w:author="PR Preview" w:date="2026-01-01T00:00:00Z">
        <w:r>
          <w:delText xml:space="preserve">Another generalized inverse,</w:delText>
        </w:r>
      </w:del>
      <w:del w:id="21943"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21944" w:author="PR Preview" w:date="2026-01-01T00:00:00Z">
        <w:r>
          <w:delText xml:space="preserve">,</w:delText>
        </w:r>
      </w:del>
      <w:del w:id="21945" w:author="PR Preview" w:date="2026-01-01T00:00:00Z">
        <w:r>
          <w:delText xml:space="preserve"> </w:delText>
        </w:r>
      </w:del>
      <w:del w:id="21946" w:author="PR Preview" w:date="2026-01-01T00:00:00Z">
        <w:r>
          <w:delText xml:space="preserve">which is one because</w:delText>
        </w:r>
      </w:del>
      <w:del w:id="21947"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21948" w:author="PR Preview" w:date="2026-01-01T00:00:00Z">
        <w:r>
          <w:delText xml:space="preserve"> </w:delText>
        </w:r>
      </w:del>
      <w:del w:id="21949" w:author="PR Preview" w:date="2026-01-01T00:00:00Z">
        <w:r>
          <w:delText xml:space="preserve">and that times</w:delText>
        </w:r>
      </w:del>
      <w:del w:id="21950" w:author="PR Preview" w:date="2026-01-01T00:00:00Z">
        <w:r>
          <w:delText xml:space="preserve"> </w:delText>
        </w:r>
      </w:del>
      <m:oMath>
        <m:sSup>
          <m:e>
            <m:r>
              <m:rPr>
                <m:sty m:val="bi"/>
              </m:rPr>
              <m:t>X</m:t>
            </m:r>
          </m:e>
          <m:sup>
            <m:r>
              <m:rPr>
                <m:sty m:val="p"/>
              </m:rPr>
              <m:t>⊤</m:t>
            </m:r>
          </m:sup>
        </m:sSup>
        <m:r>
          <m:rPr>
            <m:sty m:val="bi"/>
          </m:rPr>
          <m:t>X</m:t>
        </m:r>
      </m:oMath>
      <w:del w:id="21951" w:author="PR Preview" w:date="2026-01-01T00:00:00Z">
        <w:r>
          <w:delText xml:space="preserve"> </w:delText>
        </w:r>
      </w:del>
      <w:del w:id="21952" w:author="PR Preview" w:date="2026-01-01T00:00:00Z">
        <w:r>
          <w:delText xml:space="preserve">is again</w:delText>
        </w:r>
      </w:del>
      <w:del w:id="2195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1954" w:author="PR Preview" w:date="2026-01-01T00:00:00Z">
        <w:r>
          <w:delText xml:space="preserve">,</w:delText>
        </w:r>
      </w:del>
      <w:del w:id="21955" w:author="PR Preview" w:date="2026-01-01T00:00:00Z">
        <w:r>
          <w:delText xml:space="preserve"> </w:delText>
        </w:r>
      </w:del>
      <w:del w:id="21956" w:author="PR Preview" w:date="2026-01-01T00:00:00Z">
        <w:r>
          <w:delText xml:space="preserve">gives</w:delText>
        </w:r>
      </w:del>
      <w:del w:id="21957"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21958" w:author="PR Preview" w:date="2026-01-01T00:00:00Z">
        <w:r>
          <w:delText xml:space="preserve"> </w:delText>
        </w:r>
      </w:del>
      <w:del w:id="21959" w:author="PR Preview" w:date="2026-01-01T00:00:00Z">
        <w:r>
          <w:delText xml:space="preserve">and the same</w:delText>
        </w:r>
      </w:del>
      <w:del w:id="21960"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21961" w:author="PR Preview" w:date="2026-01-01T00:00:00Z">
        <w:r>
          <w:delText xml:space="preserve">,</w:delText>
        </w:r>
      </w:del>
      <w:del w:id="21962" w:author="PR Preview" w:date="2026-01-01T00:00:00Z">
        <w:r>
          <w:delText xml:space="preserve"> </w:delText>
        </w:r>
      </w:del>
      <w:del w:id="21963" w:author="PR Preview" w:date="2026-01-01T00:00:00Z">
        <w:r>
          <w:delText xml:space="preserve">as</w:delText>
        </w:r>
      </w:del>
      <w:del w:id="21964" w:author="PR Preview" w:date="2026-01-01T00:00:00Z">
        <w:r>
          <w:delText xml:space="preserve"> </w:delText>
        </w:r>
      </w:del>
      <w:hyperlink w:anchor="thm-projector-generalized-inverse">
        <w:del w:id="21965" w:author="PR Preview" w:date="2026-01-01T00:00:00Z">
          <w:r>
            <w:rPr>
              <w:rStyle w:val="Hyperlink"/>
            </w:rPr>
            <w:delText xml:space="preserve">Theorem 104</w:delText>
          </w:r>
        </w:del>
      </w:hyperlink>
      <w:del w:id="21966" w:author="PR Preview" w:date="2026-01-01T00:00:00Z">
        <w:r>
          <w:delText xml:space="preserve"> </w:delText>
        </w:r>
      </w:del>
      <w:del w:id="21967" w:author="PR Preview" w:date="2026-01-01T00:00:00Z">
        <w:r>
          <w:delText xml:space="preserve">says it must.</w:delText>
        </w:r>
      </w:del>
      <w:del w:id="21968" w:author="PR Preview" w:date="2026-01-01T00:00:00Z">
        <w:r>
          <w:delText xml:space="preserve"> </w:delText>
        </w:r>
      </w:del>
      <w:del w:id="21969" w:author="PR Preview" w:date="2026-01-01T00:00:00Z">
        <w:r>
          <w:delText xml:space="preserve">Both project onto</w:delText>
        </w:r>
      </w:del>
      <w:del w:id="21970"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1971" w:author="PR Preview" w:date="2026-01-01T00:00:00Z">
        <w:r>
          <w:delText xml:space="preserve">, the column space of the intercept-only design.</w:delText>
        </w:r>
      </w:del>
    </w:p>
    <w:p>
      <w:pPr>
        <w:pStyle w:val="FirstParagraph"/>
      </w:pPr>
      <w:ins w:id="21972" w:author="PR Preview" w:date="2026-01-01T00:00:00Z">
        <w:r>
          <w:t xml:space="preserve">the hat matrix of the intercept-only model (</w:t>
        </w:r>
      </w:ins>
      <w:hyperlink w:anchor="exm-hat-matrix">
        <w:ins w:id="21973" w:author="PR Preview" w:date="2026-01-01T00:00:00Z">
          <w:r>
            <w:rPr>
              <w:rStyle w:val="Hyperlink"/>
            </w:rPr>
            <w:t xml:space="preserve">Example 165</w:t>
          </w:r>
        </w:ins>
      </w:hyperlink>
      <w:ins w:id="21974" w:author="PR Preview" w:date="2026-01-01T00:00:00Z">
        <w:r>
          <w:t xml:space="preserve">).</w:t>
        </w:r>
      </w:ins>
      <w:ins w:id="21975" w:author="PR Preview" w:date="2026-01-01T00:00:00Z">
        <w:r>
          <w:t xml:space="preserve"> </w:t>
        </w:r>
      </w:ins>
      <w:ins w:id="21976" w:author="PR Preview" w:date="2026-01-01T00:00:00Z">
        <w:r>
          <w:t xml:space="preserve">Another generalized inverse,</w:t>
        </w:r>
      </w:ins>
      <w:ins w:id="21977"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21978" w:author="PR Preview" w:date="2026-01-01T00:00:00Z">
        <w:r>
          <w:t xml:space="preserve">,</w:t>
        </w:r>
      </w:ins>
      <w:ins w:id="21979" w:author="PR Preview" w:date="2026-01-01T00:00:00Z">
        <w:r>
          <w:t xml:space="preserve"> </w:t>
        </w:r>
      </w:ins>
      <w:ins w:id="21980" w:author="PR Preview" w:date="2026-01-01T00:00:00Z">
        <w:r>
          <w:t xml:space="preserve">which is one because</w:t>
        </w:r>
      </w:ins>
      <w:ins w:id="21981"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21982" w:author="PR Preview" w:date="2026-01-01T00:00:00Z">
        <w:r>
          <w:t xml:space="preserve"> </w:t>
        </w:r>
      </w:ins>
      <w:ins w:id="21983" w:author="PR Preview" w:date="2026-01-01T00:00:00Z">
        <w:r>
          <w:t xml:space="preserve">and that times</w:t>
        </w:r>
      </w:ins>
      <w:ins w:id="21984" w:author="PR Preview" w:date="2026-01-01T00:00:00Z">
        <w:r>
          <w:t xml:space="preserve"> </w:t>
        </w:r>
      </w:ins>
      <m:oMath>
        <m:sSup>
          <m:e>
            <m:r>
              <m:rPr>
                <m:sty m:val="bi"/>
              </m:rPr>
              <m:t>X</m:t>
            </m:r>
          </m:e>
          <m:sup>
            <m:r>
              <m:rPr>
                <m:sty m:val="p"/>
              </m:rPr>
              <m:t>⊤</m:t>
            </m:r>
          </m:sup>
        </m:sSup>
        <m:r>
          <m:rPr>
            <m:sty m:val="bi"/>
          </m:rPr>
          <m:t>X</m:t>
        </m:r>
      </m:oMath>
      <w:ins w:id="21985" w:author="PR Preview" w:date="2026-01-01T00:00:00Z">
        <w:r>
          <w:t xml:space="preserve"> </w:t>
        </w:r>
      </w:ins>
      <w:ins w:id="21986" w:author="PR Preview" w:date="2026-01-01T00:00:00Z">
        <w:r>
          <w:t xml:space="preserve">is again</w:t>
        </w:r>
      </w:ins>
      <w:ins w:id="2198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1988" w:author="PR Preview" w:date="2026-01-01T00:00:00Z">
        <w:r>
          <w:t xml:space="preserve">,</w:t>
        </w:r>
      </w:ins>
      <w:ins w:id="21989" w:author="PR Preview" w:date="2026-01-01T00:00:00Z">
        <w:r>
          <w:t xml:space="preserve"> </w:t>
        </w:r>
      </w:ins>
      <w:ins w:id="21990" w:author="PR Preview" w:date="2026-01-01T00:00:00Z">
        <w:r>
          <w:t xml:space="preserve">gives</w:t>
        </w:r>
      </w:ins>
      <w:ins w:id="21991"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21992" w:author="PR Preview" w:date="2026-01-01T00:00:00Z">
        <w:r>
          <w:t xml:space="preserve"> </w:t>
        </w:r>
      </w:ins>
      <w:ins w:id="21993" w:author="PR Preview" w:date="2026-01-01T00:00:00Z">
        <w:r>
          <w:t xml:space="preserve">and the same</w:t>
        </w:r>
      </w:ins>
      <w:ins w:id="21994"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21995" w:author="PR Preview" w:date="2026-01-01T00:00:00Z">
        <w:r>
          <w:t xml:space="preserve">,</w:t>
        </w:r>
      </w:ins>
      <w:ins w:id="21996" w:author="PR Preview" w:date="2026-01-01T00:00:00Z">
        <w:r>
          <w:t xml:space="preserve"> </w:t>
        </w:r>
      </w:ins>
      <w:ins w:id="21997" w:author="PR Preview" w:date="2026-01-01T00:00:00Z">
        <w:r>
          <w:t xml:space="preserve">as</w:t>
        </w:r>
      </w:ins>
      <w:ins w:id="21998" w:author="PR Preview" w:date="2026-01-01T00:00:00Z">
        <w:r>
          <w:t xml:space="preserve"> </w:t>
        </w:r>
      </w:ins>
      <w:hyperlink w:anchor="thm-projector-generalized-inverse">
        <w:ins w:id="21999" w:author="PR Preview" w:date="2026-01-01T00:00:00Z">
          <w:r>
            <w:rPr>
              <w:rStyle w:val="Hyperlink"/>
            </w:rPr>
            <w:t xml:space="preserve">Theorem 103</w:t>
          </w:r>
        </w:ins>
      </w:hyperlink>
      <w:ins w:id="22000" w:author="PR Preview" w:date="2026-01-01T00:00:00Z">
        <w:r>
          <w:t xml:space="preserve"> </w:t>
        </w:r>
      </w:ins>
      <w:ins w:id="22001" w:author="PR Preview" w:date="2026-01-01T00:00:00Z">
        <w:r>
          <w:t xml:space="preserve">says it must.</w:t>
        </w:r>
      </w:ins>
      <w:ins w:id="22002" w:author="PR Preview" w:date="2026-01-01T00:00:00Z">
        <w:r>
          <w:t xml:space="preserve"> </w:t>
        </w:r>
      </w:ins>
      <w:ins w:id="22003" w:author="PR Preview" w:date="2026-01-01T00:00:00Z">
        <w:r>
          <w:t xml:space="preserve">Both project onto</w:t>
        </w:r>
      </w:ins>
      <w:ins w:id="22004"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2005" w:author="PR Preview" w:date="2026-01-01T00:00:00Z">
        <w:r>
          <w:t xml:space="preserve">, the column space of the intercept-only design.</w:t>
        </w:r>
      </w:ins>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del w:id="22006" w:author="PR Preview" w:date="2026-01-01T00:00:00Z">
        <w:r>
          <w:rPr>
            <w:b/>
            <w:bCs/>
          </w:rPr>
          <w:delText xml:space="preserve">Definition 112 (Upper triangular matrix)</w:delText>
        </w:r>
      </w:del>
      <w:del w:id="22007" w:author="PR Preview" w:date="2026-01-01T00:00:00Z">
        <w:r>
          <w:delText xml:space="preserve"> </w:delText>
        </w:r>
      </w:del>
      <w:del w:id="22008" w:author="PR Preview" w:date="2026-01-01T00:00:00Z">
        <w:r>
          <w:delText xml:space="preserve">A square matrix</w:delText>
        </w:r>
      </w:del>
      <w:del w:id="22009" w:author="PR Preview" w:date="2026-01-01T00:00:00Z">
        <w:r>
          <w:delText xml:space="preserve"> </w:delText>
        </w:r>
      </w:del>
      <m:oMath>
        <m:r>
          <m:rPr>
            <m:sty m:val="bi"/>
          </m:rPr>
          <m:t>U</m:t>
        </m:r>
      </m:oMath>
      <w:del w:id="22010" w:author="PR Preview" w:date="2026-01-01T00:00:00Z">
        <w:r>
          <w:delText xml:space="preserve"> </w:delText>
        </w:r>
      </w:del>
      <w:del w:id="22011" w:author="PR Preview" w:date="2026-01-01T00:00:00Z">
        <w:r>
          <w:delText xml:space="preserve">is</w:delText>
        </w:r>
      </w:del>
      <w:del w:id="22012" w:author="PR Preview" w:date="2026-01-01T00:00:00Z">
        <w:r>
          <w:delText xml:space="preserve"> </w:delText>
        </w:r>
      </w:del>
      <w:del w:id="22013" w:author="PR Preview" w:date="2026-01-01T00:00:00Z">
        <w:r>
          <w:rPr>
            <w:b/>
            <w:bCs/>
          </w:rPr>
          <w:delText xml:space="preserve">upper triangular</w:delText>
        </w:r>
      </w:del>
      <w:del w:id="22014" w:author="PR Preview" w:date="2026-01-01T00:00:00Z">
        <w:r>
          <w:delText xml:space="preserve"> </w:delText>
        </w:r>
      </w:del>
      <w:del w:id="22015" w:author="PR Preview" w:date="2026-01-01T00:00:00Z">
        <w:r>
          <w:delText xml:space="preserve">[83]</w:delText>
        </w:r>
      </w:del>
      <w:del w:id="22016" w:author="PR Preview" w:date="2026-01-01T00:00:00Z">
        <w:r>
          <w:delText xml:space="preserve"> </w:delText>
        </w:r>
      </w:del>
      <w:del w:id="22017" w:author="PR Preview" w:date="2026-01-01T00:00:00Z">
        <w:r>
          <w:delText xml:space="preserve">if every entry below the diagonal is</w:delText>
        </w:r>
      </w:del>
      <w:del w:id="22018" w:author="PR Preview" w:date="2026-01-01T00:00:00Z">
        <w:r>
          <w:delText xml:space="preserve"> </w:delText>
        </w:r>
      </w:del>
      <m:oMath>
        <m:r>
          <m:t>0</m:t>
        </m:r>
      </m:oMath>
      <w:del w:id="22019" w:author="PR Preview" w:date="2026-01-01T00:00:00Z">
        <w:r>
          <w:delText xml:space="preserve">:</w:delText>
        </w:r>
      </w:del>
      <w:del w:id="22020" w:author="PR Preview" w:date="2026-01-01T00:00:00Z">
        <w:r>
          <w:delText xml:space="preserve"> </w:delText>
        </w:r>
      </w:del>
      <m:oMath>
        <m:sSub>
          <m:e>
            <m:r>
              <m:t>u</m:t>
            </m:r>
          </m:e>
          <m:sub>
            <m:r>
              <m:t>i</m:t>
            </m:r>
            <m:r>
              <m:t>j</m:t>
            </m:r>
          </m:sub>
        </m:sSub>
        <m:r>
          <m:rPr>
            <m:sty m:val="p"/>
          </m:rPr>
          <m:t>=</m:t>
        </m:r>
        <m:r>
          <m:t>0</m:t>
        </m:r>
      </m:oMath>
      <w:del w:id="22021" w:author="PR Preview" w:date="2026-01-01T00:00:00Z">
        <w:r>
          <w:delText xml:space="preserve"> </w:delText>
        </w:r>
      </w:del>
      <w:del w:id="22022" w:author="PR Preview" w:date="2026-01-01T00:00:00Z">
        <w:r>
          <w:delText xml:space="preserve">whenever</w:delText>
        </w:r>
      </w:del>
      <w:del w:id="22023" w:author="PR Preview" w:date="2026-01-01T00:00:00Z">
        <w:r>
          <w:delText xml:space="preserve"> </w:delText>
        </w:r>
      </w:del>
      <m:oMath>
        <m:r>
          <m:t>i</m:t>
        </m:r>
        <m:r>
          <m:rPr>
            <m:sty m:val="p"/>
          </m:rPr>
          <m:t>&gt;</m:t>
        </m:r>
        <m:r>
          <m:t>j</m:t>
        </m:r>
      </m:oMath>
      <w:del w:id="22024" w:author="PR Preview" w:date="2026-01-01T00:00:00Z">
        <w:r>
          <w:delText xml:space="preserve">.</w:delText>
        </w:r>
      </w:del>
    </w:p>
    <w:p>
      <w:pPr>
        <w:pStyle w:val="BodyText"/>
      </w:pPr>
      <w:ins w:id="22025" w:author="PR Preview" w:date="2026-01-01T00:00:00Z">
        <w:r>
          <w:rPr>
            <w:b/>
            <w:bCs/>
          </w:rPr>
          <w:t xml:space="preserve">Definition 112 (Upper triangular matrix)</w:t>
        </w:r>
      </w:ins>
      <w:ins w:id="22026" w:author="PR Preview" w:date="2026-01-01T00:00:00Z">
        <w:r>
          <w:t xml:space="preserve"> </w:t>
        </w:r>
      </w:ins>
      <w:ins w:id="22027" w:author="PR Preview" w:date="2026-01-01T00:00:00Z">
        <w:r>
          <w:t xml:space="preserve">A square matrix</w:t>
        </w:r>
      </w:ins>
      <w:ins w:id="22028" w:author="PR Preview" w:date="2026-01-01T00:00:00Z">
        <w:r>
          <w:t xml:space="preserve"> </w:t>
        </w:r>
      </w:ins>
      <m:oMath>
        <m:r>
          <m:rPr>
            <m:sty m:val="bi"/>
          </m:rPr>
          <m:t>U</m:t>
        </m:r>
      </m:oMath>
      <w:ins w:id="22029" w:author="PR Preview" w:date="2026-01-01T00:00:00Z">
        <w:r>
          <w:t xml:space="preserve"> </w:t>
        </w:r>
      </w:ins>
      <w:ins w:id="22030" w:author="PR Preview" w:date="2026-01-01T00:00:00Z">
        <w:r>
          <w:t xml:space="preserve">is</w:t>
        </w:r>
      </w:ins>
      <w:ins w:id="22031" w:author="PR Preview" w:date="2026-01-01T00:00:00Z">
        <w:r>
          <w:t xml:space="preserve"> </w:t>
        </w:r>
      </w:ins>
      <w:ins w:id="22032" w:author="PR Preview" w:date="2026-01-01T00:00:00Z">
        <w:r>
          <w:rPr>
            <w:b/>
            <w:bCs/>
          </w:rPr>
          <w:t xml:space="preserve">upper triangular</w:t>
        </w:r>
      </w:ins>
      <w:ins w:id="22033" w:author="PR Preview" w:date="2026-01-01T00:00:00Z">
        <w:r>
          <w:t xml:space="preserve"> </w:t>
        </w:r>
      </w:ins>
      <w:ins w:id="22034" w:author="PR Preview" w:date="2026-01-01T00:00:00Z">
        <w:r>
          <w:t xml:space="preserve">[80]</w:t>
        </w:r>
      </w:ins>
      <w:ins w:id="22035" w:author="PR Preview" w:date="2026-01-01T00:00:00Z">
        <w:r>
          <w:t xml:space="preserve"> </w:t>
        </w:r>
      </w:ins>
      <w:ins w:id="22036" w:author="PR Preview" w:date="2026-01-01T00:00:00Z">
        <w:r>
          <w:t xml:space="preserve">if every entry below the diagonal is</w:t>
        </w:r>
      </w:ins>
      <w:ins w:id="22037" w:author="PR Preview" w:date="2026-01-01T00:00:00Z">
        <w:r>
          <w:t xml:space="preserve"> </w:t>
        </w:r>
      </w:ins>
      <m:oMath>
        <m:r>
          <m:t>0</m:t>
        </m:r>
      </m:oMath>
      <w:ins w:id="22038" w:author="PR Preview" w:date="2026-01-01T00:00:00Z">
        <w:r>
          <w:t xml:space="preserve">:</w:t>
        </w:r>
      </w:ins>
      <w:ins w:id="22039" w:author="PR Preview" w:date="2026-01-01T00:00:00Z">
        <w:r>
          <w:t xml:space="preserve"> </w:t>
        </w:r>
      </w:ins>
      <m:oMath>
        <m:sSub>
          <m:e>
            <m:r>
              <m:t>u</m:t>
            </m:r>
          </m:e>
          <m:sub>
            <m:r>
              <m:t>i</m:t>
            </m:r>
            <m:r>
              <m:t>j</m:t>
            </m:r>
          </m:sub>
        </m:sSub>
        <m:r>
          <m:rPr>
            <m:sty m:val="p"/>
          </m:rPr>
          <m:t>=</m:t>
        </m:r>
        <m:r>
          <m:t>0</m:t>
        </m:r>
      </m:oMath>
      <w:ins w:id="22040" w:author="PR Preview" w:date="2026-01-01T00:00:00Z">
        <w:r>
          <w:t xml:space="preserve"> </w:t>
        </w:r>
      </w:ins>
      <w:ins w:id="22041" w:author="PR Preview" w:date="2026-01-01T00:00:00Z">
        <w:r>
          <w:t xml:space="preserve">whenever</w:t>
        </w:r>
      </w:ins>
      <w:ins w:id="22042" w:author="PR Preview" w:date="2026-01-01T00:00:00Z">
        <w:r>
          <w:t xml:space="preserve"> </w:t>
        </w:r>
      </w:ins>
      <m:oMath>
        <m:r>
          <m:t>i</m:t>
        </m:r>
        <m:r>
          <m:rPr>
            <m:sty m:val="p"/>
          </m:rPr>
          <m:t>&gt;</m:t>
        </m:r>
        <m:r>
          <m:t>j</m:t>
        </m:r>
      </m:oMath>
      <w:ins w:id="22043" w:author="PR Preview" w:date="2026-01-01T00:00:00Z">
        <w:r>
          <w:t xml:space="preserve">.</w:t>
        </w:r>
      </w:ins>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del w:id="22044" w:author="PR Preview" w:date="2026-01-01T00:00:00Z">
        <w:r>
          <w:rPr>
            <w:b/>
            <w:bCs/>
          </w:rPr>
          <w:delText xml:space="preserve">Example 187 (Triangular and not)</w:delText>
        </w:r>
      </w:del>
      <w:del w:id="22045" w:author="PR Preview" w:date="2026-01-01T00:00:00Z">
        <w:r>
          <w:delText xml:space="preserve"> </w:delText>
        </w:r>
      </w:del>
      <w:del w:id="22046" w:author="PR Preview" w:date="2026-01-01T00:00:00Z">
        <w:r>
          <w:delText xml:space="preserve"> </w:delText>
        </w:r>
      </w:del>
    </w:p>
    <w:p>
      <w:pPr>
        <w:pStyle w:val="BodyText"/>
      </w:pPr>
      <w:ins w:id="22047" w:author="PR Preview" w:date="2026-01-01T00:00:00Z">
        <w:r>
          <w:rPr>
            <w:b/>
            <w:bCs/>
          </w:rPr>
          <w:t xml:space="preserve">Example 186 (Triangular and not)</w:t>
        </w:r>
      </w:ins>
      <w:ins w:id="22048" w:author="PR Preview" w:date="2026-01-01T00:00:00Z">
        <w:r>
          <w:t xml:space="preserve"> </w:t>
        </w:r>
      </w:ins>
      <w:ins w:id="22049"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del w:id="22050" w:author="PR Preview" w:date="2026-01-01T00:00:00Z">
        <w:r>
          <w:rPr>
            <w:b/>
            <w:bCs/>
          </w:rPr>
          <w:delText xml:space="preserve">Theorem 105 (Solving a triangular system by substitution)</w:delText>
        </w:r>
      </w:del>
      <w:del w:id="22051" w:author="PR Preview" w:date="2026-01-01T00:00:00Z">
        <w:r>
          <w:delText xml:space="preserve"> </w:delText>
        </w:r>
      </w:del>
      <w:del w:id="22052" w:author="PR Preview" w:date="2026-01-01T00:00:00Z">
        <w:r>
          <w:delText xml:space="preserve">Let</w:delText>
        </w:r>
      </w:del>
      <w:del w:id="22053" w:author="PR Preview" w:date="2026-01-01T00:00:00Z">
        <w:r>
          <w:delText xml:space="preserve"> </w:delText>
        </w:r>
      </w:del>
      <m:oMath>
        <m:r>
          <m:rPr>
            <m:sty m:val="bi"/>
          </m:rPr>
          <m:t>U</m:t>
        </m:r>
      </m:oMath>
      <w:del w:id="22054" w:author="PR Preview" w:date="2026-01-01T00:00:00Z">
        <w:r>
          <w:delText xml:space="preserve"> </w:delText>
        </w:r>
      </w:del>
      <w:del w:id="22055" w:author="PR Preview" w:date="2026-01-01T00:00:00Z">
        <w:r>
          <w:delText xml:space="preserve">be an</w:delText>
        </w:r>
      </w:del>
      <w:del w:id="22056" w:author="PR Preview" w:date="2026-01-01T00:00:00Z">
        <w:r>
          <w:delText xml:space="preserve"> </w:delText>
        </w:r>
      </w:del>
      <m:oMath>
        <m:r>
          <m:t>n</m:t>
        </m:r>
        <m:r>
          <m:rPr>
            <m:sty m:val="p"/>
          </m:rPr>
          <m:t>×</m:t>
        </m:r>
        <m:r>
          <m:t>n</m:t>
        </m:r>
      </m:oMath>
      <w:del w:id="22057" w:author="PR Preview" w:date="2026-01-01T00:00:00Z">
        <w:r>
          <w:delText xml:space="preserve"> </w:delText>
        </w:r>
      </w:del>
      <w:del w:id="22058" w:author="PR Preview" w:date="2026-01-01T00:00:00Z">
        <w:r>
          <w:delText xml:space="preserve">upper triangular matrix (</w:delText>
        </w:r>
      </w:del>
      <w:hyperlink w:anchor="def-triangular-matrix">
        <w:del w:id="22059" w:author="PR Preview" w:date="2026-01-01T00:00:00Z">
          <w:r>
            <w:rPr>
              <w:rStyle w:val="Hyperlink"/>
            </w:rPr>
            <w:delText xml:space="preserve">Definition 112</w:delText>
          </w:r>
        </w:del>
      </w:hyperlink>
      <w:del w:id="22060" w:author="PR Preview" w:date="2026-01-01T00:00:00Z">
        <w:r>
          <w:delText xml:space="preserve">)</w:delText>
        </w:r>
      </w:del>
      <w:del w:id="22061" w:author="PR Preview" w:date="2026-01-01T00:00:00Z">
        <w:r>
          <w:delText xml:space="preserve"> </w:delText>
        </w:r>
      </w:del>
      <w:del w:id="22062" w:author="PR Preview" w:date="2026-01-01T00:00:00Z">
        <w:r>
          <w:delText xml:space="preserve">whose diagonal entries</w:delText>
        </w:r>
      </w:del>
      <w:del w:id="22063"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22064" w:author="PR Preview" w:date="2026-01-01T00:00:00Z">
        <w:r>
          <w:delText xml:space="preserve"> </w:delText>
        </w:r>
      </w:del>
      <w:del w:id="22065" w:author="PR Preview" w:date="2026-01-01T00:00:00Z">
        <w:r>
          <w:delText xml:space="preserve">are all nonzero.</w:delText>
        </w:r>
      </w:del>
      <w:del w:id="22066" w:author="PR Preview" w:date="2026-01-01T00:00:00Z">
        <w:r>
          <w:delText xml:space="preserve"> </w:delText>
        </w:r>
      </w:del>
      <w:del w:id="22067" w:author="PR Preview" w:date="2026-01-01T00:00:00Z">
        <w:r>
          <w:delText xml:space="preserve">For every</w:delText>
        </w:r>
      </w:del>
      <w:del w:id="22068" w:author="PR Preview" w:date="2026-01-01T00:00:00Z">
        <w:r>
          <w:delText xml:space="preserve"> </w:delText>
        </w:r>
      </w:del>
      <w:del w:id="22069" w:author="PR Preview" w:date="2026-01-01T00:00:00Z">
        <w:r>
          <w:delText xml:space="preserve">$\mathord{\smash[b]{\underset{\raise.3ex\hbox{$\scriptstyle\sim$}}{b}}\vphantom{b}} \in \mathbb{R}^n$</w:delText>
        </w:r>
      </w:del>
      <w:del w:id="22070" w:author="PR Preview" w:date="2026-01-01T00:00:00Z">
        <w:r>
          <w:delText xml:space="preserve">, the system</w:delText>
        </w:r>
      </w:del>
      <w:del w:id="22071" w:author="PR Preview" w:date="2026-01-01T00:00:00Z">
        <w:r>
          <w:delText xml:space="preserve"> </w:delText>
        </w:r>
      </w:del>
      <w:del w:id="22072" w:author="PR Preview" w:date="2026-01-01T00:00:00Z">
        <w:r>
          <w:delText xml:space="preserve">$\mathbf{U} \mathord{\smash[b]{\underset{\raise.3ex\hbox{$\scriptstyle\sim$}}{x}}\vphantom{x}} = \mathord{\smash[b]{\underset{\raise.3ex\hbox{$\scriptstyle\sim$}}{b}}\vphantom{b}}$</w:delText>
        </w:r>
      </w:del>
      <w:del w:id="22073" w:author="PR Preview" w:date="2026-01-01T00:00:00Z">
        <w:r>
          <w:delText xml:space="preserve"> </w:delText>
        </w:r>
      </w:del>
      <w:del w:id="22074" w:author="PR Preview" w:date="2026-01-01T00:00:00Z">
        <w:r>
          <w:delText xml:space="preserve">has exactly one solution, given for</w:delText>
        </w:r>
      </w:del>
      <w:del w:id="22075"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22076" w:author="PR Preview" w:date="2026-01-01T00:00:00Z">
        <w:r>
          <w:delText xml:space="preserve"> </w:delText>
        </w:r>
      </w:del>
      <w:del w:id="22077" w:author="PR Preview" w:date="2026-01-01T00:00:00Z">
        <w:r>
          <w:delText xml:space="preserve">in turn by</w:delText>
        </w:r>
      </w:del>
    </w:p>
    <w:p>
      <w:pPr>
        <w:pStyle w:val="FirstParagraph"/>
      </w:pPr>
      <w:ins w:id="22078" w:author="PR Preview" w:date="2026-01-01T00:00:00Z">
        <w:r>
          <w:rPr>
            <w:b/>
            <w:bCs/>
          </w:rPr>
          <w:t xml:space="preserve">Theorem 104 (Solving a triangular system by substitution)</w:t>
        </w:r>
      </w:ins>
      <w:ins w:id="22079" w:author="PR Preview" w:date="2026-01-01T00:00:00Z">
        <w:r>
          <w:t xml:space="preserve"> </w:t>
        </w:r>
      </w:ins>
      <w:ins w:id="22080" w:author="PR Preview" w:date="2026-01-01T00:00:00Z">
        <w:r>
          <w:t xml:space="preserve">Let</w:t>
        </w:r>
      </w:ins>
      <w:ins w:id="22081" w:author="PR Preview" w:date="2026-01-01T00:00:00Z">
        <w:r>
          <w:t xml:space="preserve"> </w:t>
        </w:r>
      </w:ins>
      <m:oMath>
        <m:r>
          <m:rPr>
            <m:sty m:val="bi"/>
          </m:rPr>
          <m:t>U</m:t>
        </m:r>
      </m:oMath>
      <w:ins w:id="22082" w:author="PR Preview" w:date="2026-01-01T00:00:00Z">
        <w:r>
          <w:t xml:space="preserve"> </w:t>
        </w:r>
      </w:ins>
      <w:ins w:id="22083" w:author="PR Preview" w:date="2026-01-01T00:00:00Z">
        <w:r>
          <w:t xml:space="preserve">be an</w:t>
        </w:r>
      </w:ins>
      <w:ins w:id="22084" w:author="PR Preview" w:date="2026-01-01T00:00:00Z">
        <w:r>
          <w:t xml:space="preserve"> </w:t>
        </w:r>
      </w:ins>
      <m:oMath>
        <m:r>
          <m:t>n</m:t>
        </m:r>
        <m:r>
          <m:rPr>
            <m:sty m:val="p"/>
          </m:rPr>
          <m:t>×</m:t>
        </m:r>
        <m:r>
          <m:t>n</m:t>
        </m:r>
      </m:oMath>
      <w:ins w:id="22085" w:author="PR Preview" w:date="2026-01-01T00:00:00Z">
        <w:r>
          <w:t xml:space="preserve"> </w:t>
        </w:r>
      </w:ins>
      <w:ins w:id="22086" w:author="PR Preview" w:date="2026-01-01T00:00:00Z">
        <w:r>
          <w:t xml:space="preserve">upper triangular matrix (</w:t>
        </w:r>
      </w:ins>
      <w:hyperlink w:anchor="def-triangular-matrix">
        <w:ins w:id="22087" w:author="PR Preview" w:date="2026-01-01T00:00:00Z">
          <w:r>
            <w:rPr>
              <w:rStyle w:val="Hyperlink"/>
            </w:rPr>
            <w:t xml:space="preserve">Definition 112</w:t>
          </w:r>
        </w:ins>
      </w:hyperlink>
      <w:ins w:id="22088" w:author="PR Preview" w:date="2026-01-01T00:00:00Z">
        <w:r>
          <w:t xml:space="preserve">)</w:t>
        </w:r>
      </w:ins>
      <w:ins w:id="22089" w:author="PR Preview" w:date="2026-01-01T00:00:00Z">
        <w:r>
          <w:t xml:space="preserve"> </w:t>
        </w:r>
      </w:ins>
      <w:ins w:id="22090" w:author="PR Preview" w:date="2026-01-01T00:00:00Z">
        <w:r>
          <w:t xml:space="preserve">whose diagonal entries</w:t>
        </w:r>
      </w:ins>
      <w:ins w:id="22091"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22092" w:author="PR Preview" w:date="2026-01-01T00:00:00Z">
        <w:r>
          <w:t xml:space="preserve"> </w:t>
        </w:r>
      </w:ins>
      <w:ins w:id="22093" w:author="PR Preview" w:date="2026-01-01T00:00:00Z">
        <w:r>
          <w:t xml:space="preserve">are all nonzero.</w:t>
        </w:r>
      </w:ins>
      <w:ins w:id="22094" w:author="PR Preview" w:date="2026-01-01T00:00:00Z">
        <w:r>
          <w:t xml:space="preserve"> </w:t>
        </w:r>
      </w:ins>
      <w:ins w:id="22095" w:author="PR Preview" w:date="2026-01-01T00:00:00Z">
        <w:r>
          <w:t xml:space="preserve">For every</w:t>
        </w:r>
      </w:ins>
      <w:ins w:id="22096" w:author="PR Preview" w:date="2026-01-01T00:00:00Z">
        <w:r>
          <w:t xml:space="preserve"> </w:t>
        </w:r>
      </w:ins>
      <w:ins w:id="22097" w:author="PR Preview" w:date="2026-01-01T00:00:00Z">
        <w:r>
          <w:t xml:space="preserve">$\mathord{\smash[b]{\underset{\raise.3ex\hbox{$\scriptstyle\sim$}}{b}}\vphantom{b}} \in \mathbb{R}^n$</w:t>
        </w:r>
      </w:ins>
      <w:ins w:id="22098" w:author="PR Preview" w:date="2026-01-01T00:00:00Z">
        <w:r>
          <w:t xml:space="preserve">, the system</w:t>
        </w:r>
      </w:ins>
      <w:ins w:id="22099" w:author="PR Preview" w:date="2026-01-01T00:00:00Z">
        <w:r>
          <w:t xml:space="preserve"> </w:t>
        </w:r>
      </w:ins>
      <w:ins w:id="22100" w:author="PR Preview" w:date="2026-01-01T00:00:00Z">
        <w:r>
          <w:t xml:space="preserve">$\mathbf{U} \mathord{\smash[b]{\underset{\raise.3ex\hbox{$\scriptstyle\sim$}}{x}}\vphantom{x}} = \mathord{\smash[b]{\underset{\raise.3ex\hbox{$\scriptstyle\sim$}}{b}}\vphantom{b}}$</w:t>
        </w:r>
      </w:ins>
      <w:ins w:id="22101" w:author="PR Preview" w:date="2026-01-01T00:00:00Z">
        <w:r>
          <w:t xml:space="preserve"> </w:t>
        </w:r>
      </w:ins>
      <w:ins w:id="22102" w:author="PR Preview" w:date="2026-01-01T00:00:00Z">
        <w:r>
          <w:t xml:space="preserve">has exactly one solution, given for</w:t>
        </w:r>
      </w:ins>
      <w:ins w:id="22103"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22104" w:author="PR Preview" w:date="2026-01-01T00:00:00Z">
        <w:r>
          <w:t xml:space="preserve"> </w:t>
        </w:r>
      </w:ins>
      <w:ins w:id="22105"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del w:id="22106" w:author="PR Preview" w:date="2026-01-01T00:00:00Z">
        <w:r>
          <w:rPr>
            <w:b/>
            <w:bCs/>
          </w:rPr>
          <w:delText xml:space="preserve">Example 188 (Back substitution on a</w:delText>
        </w:r>
      </w:del>
      <w:del w:id="22107" w:author="PR Preview" w:date="2026-01-01T00:00:00Z">
        <w:r>
          <w:rPr>
            <w:b/>
            <w:bCs/>
          </w:rPr>
          <w:delText xml:space="preserve"> </w:delText>
        </w:r>
      </w:del>
      <m:oMath>
        <m:r>
          <m:t>3</m:t>
        </m:r>
        <m:r>
          <m:rPr>
            <m:sty m:val="p"/>
          </m:rPr>
          <m:t>×</m:t>
        </m:r>
        <m:r>
          <m:t>3</m:t>
        </m:r>
      </m:oMath>
      <w:del w:id="22108" w:author="PR Preview" w:date="2026-01-01T00:00:00Z">
        <w:r>
          <w:rPr>
            <w:b/>
            <w:bCs/>
          </w:rPr>
          <w:delText xml:space="preserve"> </w:delText>
        </w:r>
      </w:del>
      <w:del w:id="22109" w:author="PR Preview" w:date="2026-01-01T00:00:00Z">
        <w:r>
          <w:rPr>
            <w:b/>
            <w:bCs/>
          </w:rPr>
          <w:delText xml:space="preserve">system)</w:delText>
        </w:r>
      </w:del>
      <w:del w:id="22110" w:author="PR Preview" w:date="2026-01-01T00:00:00Z">
        <w:r>
          <w:delText xml:space="preserve"> </w:delText>
        </w:r>
      </w:del>
      <w:del w:id="22111" w:author="PR Preview" w:date="2026-01-01T00:00:00Z">
        <w:r>
          <w:delText xml:space="preserve">Solve</w:delText>
        </w:r>
      </w:del>
      <w:del w:id="22112" w:author="PR Preview" w:date="2026-01-01T00:00:00Z">
        <w:r>
          <w:delText xml:space="preserve"> </w:delText>
        </w:r>
      </w:del>
      <w:del w:id="22113" w:author="PR Preview" w:date="2026-01-01T00:00:00Z">
        <w:r>
          <w:delText xml:space="preserve">$\begin{bmatrix} 2 &amp; 1 &amp; -1 \\ 0 &amp; \frac{1}{2} &amp; \frac{1}{2} \\ 0 &amp; 0 &amp; -1 \end{bmatrix} \mathord{\smash[b]{\underset{\raise.3ex\hbox{$\scriptstyle\sim$}}{x}}\vphantom{x}}
    = \begin{bmatrix} 8 \\ 1 \\ 1 \end{bmatrix}$</w:delText>
        </w:r>
      </w:del>
      <w:del w:id="22114" w:author="PR Preview" w:date="2026-01-01T00:00:00Z">
        <w:r>
          <w:delText xml:space="preserve">:</w:delText>
        </w:r>
      </w:del>
    </w:p>
    <w:p>
      <w:pPr>
        <w:pStyle w:val="BodyText"/>
      </w:pPr>
      <w:ins w:id="22115" w:author="PR Preview" w:date="2026-01-01T00:00:00Z">
        <w:r>
          <w:rPr>
            <w:b/>
            <w:bCs/>
          </w:rPr>
          <w:t xml:space="preserve">Example 187 (Back substitution on a</w:t>
        </w:r>
      </w:ins>
      <w:ins w:id="22116" w:author="PR Preview" w:date="2026-01-01T00:00:00Z">
        <w:r>
          <w:rPr>
            <w:b/>
            <w:bCs/>
          </w:rPr>
          <w:t xml:space="preserve"> </w:t>
        </w:r>
      </w:ins>
      <m:oMath>
        <m:r>
          <m:t>3</m:t>
        </m:r>
        <m:r>
          <m:rPr>
            <m:sty m:val="p"/>
          </m:rPr>
          <m:t>×</m:t>
        </m:r>
        <m:r>
          <m:t>3</m:t>
        </m:r>
      </m:oMath>
      <w:ins w:id="22117" w:author="PR Preview" w:date="2026-01-01T00:00:00Z">
        <w:r>
          <w:rPr>
            <w:b/>
            <w:bCs/>
          </w:rPr>
          <w:t xml:space="preserve"> </w:t>
        </w:r>
      </w:ins>
      <w:ins w:id="22118" w:author="PR Preview" w:date="2026-01-01T00:00:00Z">
        <w:r>
          <w:rPr>
            <w:b/>
            <w:bCs/>
          </w:rPr>
          <w:t xml:space="preserve">system)</w:t>
        </w:r>
      </w:ins>
      <w:ins w:id="22119" w:author="PR Preview" w:date="2026-01-01T00:00:00Z">
        <w:r>
          <w:t xml:space="preserve"> </w:t>
        </w:r>
      </w:ins>
      <w:ins w:id="22120" w:author="PR Preview" w:date="2026-01-01T00:00:00Z">
        <w:r>
          <w:t xml:space="preserve">Solve</w:t>
        </w:r>
      </w:ins>
      <w:ins w:id="22121" w:author="PR Preview" w:date="2026-01-01T00:00:00Z">
        <w:r>
          <w:t xml:space="preserve"> </w:t>
        </w:r>
      </w:ins>
      <w:ins w:id="22122" w:author="PR Preview" w:date="2026-01-01T00:00:00Z">
        <w:r>
          <w:t xml:space="preserve">$\begin{bmatrix} 2 &amp; 1 &amp; -1 \\ 0 &amp; \frac{1}{2} &amp; \frac{1}{2} \\ 0 &amp; 0 &amp; -1 \end{bmatrix} \mathord{\smash[b]{\underset{\raise.3ex\hbox{$\scriptstyle\sim$}}{x}}\vphantom{x}}
    = \begin{bmatrix} 8 \\ 1 \\ 1 \end{bmatrix}$</w:t>
        </w:r>
      </w:ins>
      <w:ins w:id="22123"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del w:id="22124" w:author="PR Preview" w:date="2026-01-01T00:00:00Z">
        <w:r>
          <w:rPr>
            <w:b/>
            <w:bCs/>
          </w:rPr>
          <w:delText xml:space="preserve">Theorem 106 (QR factorization)</w:delText>
        </w:r>
      </w:del>
      <w:del w:id="22125" w:author="PR Preview" w:date="2026-01-01T00:00:00Z">
        <w:r>
          <w:delText xml:space="preserve"> </w:delText>
        </w:r>
      </w:del>
      <w:del w:id="22126" w:author="PR Preview" w:date="2026-01-01T00:00:00Z">
        <w:r>
          <w:delText xml:space="preserve">Let</w:delText>
        </w:r>
      </w:del>
      <w:del w:id="22127" w:author="PR Preview" w:date="2026-01-01T00:00:00Z">
        <w:r>
          <w:delText xml:space="preserve"> </w:delText>
        </w:r>
      </w:del>
      <m:oMath>
        <m:r>
          <m:rPr>
            <m:sty m:val="bi"/>
          </m:rPr>
          <m:t>A</m:t>
        </m:r>
      </m:oMath>
      <w:del w:id="22128" w:author="PR Preview" w:date="2026-01-01T00:00:00Z">
        <w:r>
          <w:delText xml:space="preserve"> </w:delText>
        </w:r>
      </w:del>
      <w:del w:id="22129" w:author="PR Preview" w:date="2026-01-01T00:00:00Z">
        <w:r>
          <w:delText xml:space="preserve">be an</w:delText>
        </w:r>
      </w:del>
      <w:del w:id="22130" w:author="PR Preview" w:date="2026-01-01T00:00:00Z">
        <w:r>
          <w:delText xml:space="preserve"> </w:delText>
        </w:r>
      </w:del>
      <m:oMath>
        <m:r>
          <m:t>m</m:t>
        </m:r>
        <m:r>
          <m:rPr>
            <m:sty m:val="p"/>
          </m:rPr>
          <m:t>×</m:t>
        </m:r>
        <m:r>
          <m:t>n</m:t>
        </m:r>
      </m:oMath>
      <w:del w:id="22131" w:author="PR Preview" w:date="2026-01-01T00:00:00Z">
        <w:r>
          <w:delText xml:space="preserve"> </w:delText>
        </w:r>
      </w:del>
      <w:del w:id="22132" w:author="PR Preview" w:date="2026-01-01T00:00:00Z">
        <w:r>
          <w:delText xml:space="preserve">matrix with</w:delText>
        </w:r>
      </w:del>
      <w:del w:id="2213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134" w:author="PR Preview" w:date="2026-01-01T00:00:00Z">
        <w:r>
          <w:delText xml:space="preserve">.</w:delText>
        </w:r>
      </w:del>
      <w:del w:id="22135" w:author="PR Preview" w:date="2026-01-01T00:00:00Z">
        <w:r>
          <w:delText xml:space="preserve"> </w:delText>
        </w:r>
      </w:del>
      <w:del w:id="22136" w:author="PR Preview" w:date="2026-01-01T00:00:00Z">
        <w:r>
          <w:delText xml:space="preserve">Then</w:delText>
        </w:r>
      </w:del>
    </w:p>
    <w:p>
      <w:pPr>
        <w:pStyle w:val="BodyText"/>
      </w:pPr>
      <w:ins w:id="22137" w:author="PR Preview" w:date="2026-01-01T00:00:00Z">
        <w:r>
          <w:rPr>
            <w:b/>
            <w:bCs/>
          </w:rPr>
          <w:t xml:space="preserve">Theorem 105 (QR factorization)</w:t>
        </w:r>
      </w:ins>
      <w:ins w:id="22138" w:author="PR Preview" w:date="2026-01-01T00:00:00Z">
        <w:r>
          <w:t xml:space="preserve"> </w:t>
        </w:r>
      </w:ins>
      <w:ins w:id="22139" w:author="PR Preview" w:date="2026-01-01T00:00:00Z">
        <w:r>
          <w:t xml:space="preserve">Let</w:t>
        </w:r>
      </w:ins>
      <w:ins w:id="22140" w:author="PR Preview" w:date="2026-01-01T00:00:00Z">
        <w:r>
          <w:t xml:space="preserve"> </w:t>
        </w:r>
      </w:ins>
      <m:oMath>
        <m:r>
          <m:rPr>
            <m:sty m:val="bi"/>
          </m:rPr>
          <m:t>A</m:t>
        </m:r>
      </m:oMath>
      <w:ins w:id="22141" w:author="PR Preview" w:date="2026-01-01T00:00:00Z">
        <w:r>
          <w:t xml:space="preserve"> </w:t>
        </w:r>
      </w:ins>
      <w:ins w:id="22142" w:author="PR Preview" w:date="2026-01-01T00:00:00Z">
        <w:r>
          <w:t xml:space="preserve">be an</w:t>
        </w:r>
      </w:ins>
      <w:ins w:id="22143" w:author="PR Preview" w:date="2026-01-01T00:00:00Z">
        <w:r>
          <w:t xml:space="preserve"> </w:t>
        </w:r>
      </w:ins>
      <m:oMath>
        <m:r>
          <m:t>m</m:t>
        </m:r>
        <m:r>
          <m:rPr>
            <m:sty m:val="p"/>
          </m:rPr>
          <m:t>×</m:t>
        </m:r>
        <m:r>
          <m:t>n</m:t>
        </m:r>
      </m:oMath>
      <w:ins w:id="22144" w:author="PR Preview" w:date="2026-01-01T00:00:00Z">
        <w:r>
          <w:t xml:space="preserve"> </w:t>
        </w:r>
      </w:ins>
      <w:ins w:id="22145" w:author="PR Preview" w:date="2026-01-01T00:00:00Z">
        <w:r>
          <w:t xml:space="preserve">matrix with</w:t>
        </w:r>
      </w:ins>
      <w:ins w:id="22146" w:author="PR Preview" w:date="2026-01-01T00:00:00Z">
        <w:r>
          <w:t xml:space="preserve"> </w:t>
        </w:r>
      </w:ins>
      <m:oMath>
        <m:r>
          <m:rPr>
            <m:sty m:val="p"/>
          </m:rPr>
          <m:t>rank</m:t>
        </m:r>
        <m:r>
          <m:rPr>
            <m:sty m:val="p"/>
          </m:rPr>
          <m:t>(</m:t>
        </m:r>
        <m:r>
          <m:rPr>
            <m:sty m:val="bi"/>
          </m:rPr>
          <m:t>A</m:t>
        </m:r>
        <m:r>
          <m:rPr>
            <m:sty m:val="p"/>
          </m:rPr>
          <m:t>)</m:t>
        </m:r>
        <m:r>
          <m:rPr>
            <m:sty m:val="p"/>
          </m:rPr>
          <m:t>=</m:t>
        </m:r>
        <m:r>
          <m:t>n</m:t>
        </m:r>
      </m:oMath>
      <w:ins w:id="22147" w:author="PR Preview" w:date="2026-01-01T00:00:00Z">
        <w:r>
          <w:t xml:space="preserve">.</w:t>
        </w:r>
      </w:ins>
      <w:ins w:id="22148" w:author="PR Preview" w:date="2026-01-01T00:00:00Z">
        <w:r>
          <w:t xml:space="preserve"> </w:t>
        </w:r>
      </w:ins>
      <w:ins w:id="22149"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del w:id="22150" w:author="PR Preview" w:date="2026-01-01T00:00:00Z">
        <w:r>
          <w:rPr>
            <w:i/>
            <w:iCs/>
          </w:rPr>
          <w:delText xml:space="preserve">Proof</w:delText>
        </w:r>
      </w:del>
      <w:del w:id="22151" w:author="PR Preview" w:date="2026-01-01T00:00:00Z">
        <w:r>
          <w:delText xml:space="preserve">. </w:delText>
        </w:r>
      </w:del>
      <w:del w:id="22152" w:author="PR Preview" w:date="2026-01-01T00:00:00Z">
        <w:r>
          <w:delText xml:space="preserve">The</w:delText>
        </w:r>
      </w:del>
      <w:del w:id="22153" w:author="PR Preview" w:date="2026-01-01T00:00:00Z">
        <w:r>
          <w:delText xml:space="preserve"> </w:delText>
        </w:r>
      </w:del>
      <m:oMath>
        <m:r>
          <m:t>n</m:t>
        </m:r>
      </m:oMath>
      <w:del w:id="22154" w:author="PR Preview" w:date="2026-01-01T00:00:00Z">
        <w:r>
          <w:delText xml:space="preserve"> </w:delText>
        </w:r>
      </w:del>
      <w:del w:id="22155" w:author="PR Preview" w:date="2026-01-01T00:00:00Z">
        <w:r>
          <w:delText xml:space="preserve">columns</w:delText>
        </w:r>
      </w:del>
      <w:del w:id="22156" w:author="PR Preview" w:date="2026-01-01T00:00:00Z">
        <w:r>
          <w:delText xml:space="preserve"> </w:delText>
        </w:r>
      </w:del>
      <w:del w:id="22157" w:author="PR Preview" w:date="2026-01-01T00:00:00Z">
        <w:r>
          <w:delText xml:space="preserve">$\mathord{\smash[b]{\underset{\raise.3ex\hbox{$\scriptstyle\sim$}}{a}}\vphantom{a}}_1, \ldots, \mathord{\smash[b]{\underset{\raise.3ex\hbox{$\scriptstyle\sim$}}{a}}\vphantom{a}}_n$</w:delText>
        </w:r>
      </w:del>
      <w:del w:id="22158" w:author="PR Preview" w:date="2026-01-01T00:00:00Z">
        <w:r>
          <w:delText xml:space="preserve"> </w:delText>
        </w:r>
      </w:del>
      <w:del w:id="22159" w:author="PR Preview" w:date="2026-01-01T00:00:00Z">
        <w:r>
          <w:delText xml:space="preserve">of</w:delText>
        </w:r>
      </w:del>
      <w:del w:id="22160" w:author="PR Preview" w:date="2026-01-01T00:00:00Z">
        <w:r>
          <w:delText xml:space="preserve"> </w:delText>
        </w:r>
      </w:del>
      <m:oMath>
        <m:r>
          <m:rPr>
            <m:sty m:val="bi"/>
          </m:rPr>
          <m:t>A</m:t>
        </m:r>
      </m:oMath>
      <w:del w:id="22161" w:author="PR Preview" w:date="2026-01-01T00:00:00Z">
        <w:r>
          <w:delText xml:space="preserve"> </w:delText>
        </w:r>
      </w:del>
      <w:del w:id="22162" w:author="PR Preview" w:date="2026-01-01T00:00:00Z">
        <w:r>
          <w:delText xml:space="preserve">are linearly independent</w:delText>
        </w:r>
      </w:del>
      <w:del w:id="22163" w:author="PR Preview" w:date="2026-01-01T00:00:00Z">
        <w:r>
          <w:delText xml:space="preserve"> </w:delText>
        </w:r>
      </w:del>
      <w:del w:id="22164" w:author="PR Preview" w:date="2026-01-01T00:00:00Z">
        <w:r>
          <w:delText xml:space="preserve">(</w:delText>
        </w:r>
      </w:del>
      <w:hyperlink w:anchor="def-full-column-rank">
        <w:del w:id="22165" w:author="PR Preview" w:date="2026-01-01T00:00:00Z">
          <w:r>
            <w:rPr>
              <w:rStyle w:val="Hyperlink"/>
            </w:rPr>
            <w:delText xml:space="preserve">Definition 45</w:delText>
          </w:r>
        </w:del>
      </w:hyperlink>
      <w:del w:id="22166" w:author="PR Preview" w:date="2026-01-01T00:00:00Z">
        <w:r>
          <w:delText xml:space="preserve">),</w:delText>
        </w:r>
      </w:del>
      <w:del w:id="22167" w:author="PR Preview" w:date="2026-01-01T00:00:00Z">
        <w:r>
          <w:delText xml:space="preserve"> </w:delText>
        </w:r>
      </w:del>
      <w:del w:id="22168" w:author="PR Preview" w:date="2026-01-01T00:00:00Z">
        <w:r>
          <w:delText xml:space="preserve">so the Gram-Schmidt process (</w:delText>
        </w:r>
      </w:del>
      <w:hyperlink w:anchor="def-gram-schmidt">
        <w:del w:id="22169" w:author="PR Preview" w:date="2026-01-01T00:00:00Z">
          <w:r>
            <w:rPr>
              <w:rStyle w:val="Hyperlink"/>
            </w:rPr>
            <w:delText xml:space="preserve">Definition 78</w:delText>
          </w:r>
        </w:del>
      </w:hyperlink>
      <w:del w:id="22170" w:author="PR Preview" w:date="2026-01-01T00:00:00Z">
        <w:r>
          <w:delText xml:space="preserve">) runs all</w:delText>
        </w:r>
      </w:del>
      <w:del w:id="22171" w:author="PR Preview" w:date="2026-01-01T00:00:00Z">
        <w:r>
          <w:delText xml:space="preserve"> </w:delText>
        </w:r>
      </w:del>
      <m:oMath>
        <m:r>
          <m:t>n</m:t>
        </m:r>
      </m:oMath>
      <w:del w:id="22172" w:author="PR Preview" w:date="2026-01-01T00:00:00Z">
        <w:r>
          <w:delText xml:space="preserve"> </w:delText>
        </w:r>
      </w:del>
      <w:del w:id="22173" w:author="PR Preview" w:date="2026-01-01T00:00:00Z">
        <w:r>
          <w:delText xml:space="preserve">steps</w:delText>
        </w:r>
      </w:del>
      <w:del w:id="22174" w:author="PR Preview" w:date="2026-01-01T00:00:00Z">
        <w:r>
          <w:delText xml:space="preserve"> </w:delText>
        </w:r>
      </w:del>
      <w:del w:id="22175" w:author="PR Preview" w:date="2026-01-01T00:00:00Z">
        <w:r>
          <w:delText xml:space="preserve">and gives orthonormal</w:delText>
        </w:r>
      </w:del>
      <w:del w:id="22176" w:author="PR Preview" w:date="2026-01-01T00:00:00Z">
        <w:r>
          <w:delText xml:space="preserve"> </w:delText>
        </w:r>
      </w:del>
      <w:del w:id="22177" w:author="PR Preview" w:date="2026-01-01T00:00:00Z">
        <w:r>
          <w:delText xml:space="preserve">$\mathord{\smash[b]{\underset{\raise.3ex\hbox{$\scriptstyle\sim$}}{q}}\vphantom{q}}_1, \ldots, \mathord{\smash[b]{\underset{\raise.3ex\hbox{$\scriptstyle\sim$}}{q}}\vphantom{q}}_n$</w:delText>
        </w:r>
      </w:del>
      <w:del w:id="22178" w:author="PR Preview" w:date="2026-01-01T00:00:00Z">
        <w:r>
          <w:delText xml:space="preserve"> </w:delText>
        </w:r>
      </w:del>
      <w:del w:id="22179" w:author="PR Preview" w:date="2026-01-01T00:00:00Z">
        <w:r>
          <w:delText xml:space="preserve">(</w:delText>
        </w:r>
      </w:del>
      <w:hyperlink w:anchor="thm-gram-schmidt">
        <w:del w:id="22180" w:author="PR Preview" w:date="2026-01-01T00:00:00Z">
          <w:r>
            <w:rPr>
              <w:rStyle w:val="Hyperlink"/>
            </w:rPr>
            <w:delText xml:space="preserve">Theorem 67</w:delText>
          </w:r>
        </w:del>
      </w:hyperlink>
      <w:del w:id="22181" w:author="PR Preview" w:date="2026-01-01T00:00:00Z">
        <w:r>
          <w:delText xml:space="preserve">, parts 1 and 3);</w:delText>
        </w:r>
      </w:del>
      <w:del w:id="22182" w:author="PR Preview" w:date="2026-01-01T00:00:00Z">
        <w:r>
          <w:delText xml:space="preserve"> </w:delText>
        </w:r>
      </w:del>
      <w:del w:id="22183" w:author="PR Preview" w:date="2026-01-01T00:00:00Z">
        <w:r>
          <w:delText xml:space="preserve">let</w:delText>
        </w:r>
      </w:del>
      <w:del w:id="22184" w:author="PR Preview" w:date="2026-01-01T00:00:00Z">
        <w:r>
          <w:delText xml:space="preserve"> </w:delText>
        </w:r>
      </w:del>
      <m:oMath>
        <m:r>
          <m:rPr>
            <m:sty m:val="bi"/>
          </m:rPr>
          <m:t>Q</m:t>
        </m:r>
      </m:oMath>
      <w:del w:id="22185" w:author="PR Preview" w:date="2026-01-01T00:00:00Z">
        <w:r>
          <w:delText xml:space="preserve"> </w:delText>
        </w:r>
      </w:del>
      <w:del w:id="22186" w:author="PR Preview" w:date="2026-01-01T00:00:00Z">
        <w:r>
          <w:delText xml:space="preserve">have these columns.</w:delText>
        </w:r>
      </w:del>
      <w:del w:id="22187" w:author="PR Preview" w:date="2026-01-01T00:00:00Z">
        <w:r>
          <w:delText xml:space="preserve"> </w:delText>
        </w:r>
      </w:del>
      <w:del w:id="22188" w:author="PR Preview" w:date="2026-01-01T00:00:00Z">
        <w:r>
          <w:delText xml:space="preserve">At step</w:delText>
        </w:r>
      </w:del>
      <w:del w:id="22189" w:author="PR Preview" w:date="2026-01-01T00:00:00Z">
        <w:r>
          <w:delText xml:space="preserve"> </w:delText>
        </w:r>
      </w:del>
      <m:oMath>
        <m:r>
          <m:t>i</m:t>
        </m:r>
      </m:oMath>
      <w:del w:id="22190" w:author="PR Preview" w:date="2026-01-01T00:00:00Z">
        <w:r>
          <w:delText xml:space="preserve">,</w:delText>
        </w:r>
      </w:del>
      <w:del w:id="22191" w:author="PR Preview" w:date="2026-01-01T00:00:00Z">
        <w:r>
          <w:delText xml:space="preserve"> </w:delText>
        </w:r>
      </w:del>
      <w:del w:id="22192" w:author="PR Preview" w:date="2026-01-01T00:00:00Z">
        <w:r>
          <w:delText xml:space="preserve">$\mathord{\smash[b]{\underset{\raise.3ex\hbox{$\scriptstyle\sim$}}{q}}\vphantom{q}}'_i \ne \mathord{\smash[b]{\underset{\raise.3ex\hbox{$\scriptstyle\sim$}}{0}}\vphantom{0}}$</w:delText>
        </w:r>
      </w:del>
      <w:del w:id="22193" w:author="PR Preview" w:date="2026-01-01T00:00:00Z">
        <w:r>
          <w:delText xml:space="preserve">, and rearranging the orthogonalize step,</w:delText>
        </w:r>
      </w:del>
    </w:p>
    <w:p>
      <w:pPr>
        <w:pStyle w:val="BodyText"/>
      </w:pPr>
      <w:ins w:id="22194" w:author="PR Preview" w:date="2026-01-01T00:00:00Z">
        <w:r>
          <w:rPr>
            <w:i/>
            <w:iCs/>
          </w:rPr>
          <w:t xml:space="preserve">Proof</w:t>
        </w:r>
      </w:ins>
      <w:ins w:id="22195" w:author="PR Preview" w:date="2026-01-01T00:00:00Z">
        <w:r>
          <w:t xml:space="preserve">. </w:t>
        </w:r>
      </w:ins>
      <w:ins w:id="22196" w:author="PR Preview" w:date="2026-01-01T00:00:00Z">
        <w:r>
          <w:t xml:space="preserve">The</w:t>
        </w:r>
      </w:ins>
      <w:ins w:id="22197" w:author="PR Preview" w:date="2026-01-01T00:00:00Z">
        <w:r>
          <w:t xml:space="preserve"> </w:t>
        </w:r>
      </w:ins>
      <m:oMath>
        <m:r>
          <m:t>n</m:t>
        </m:r>
      </m:oMath>
      <w:ins w:id="22198" w:author="PR Preview" w:date="2026-01-01T00:00:00Z">
        <w:r>
          <w:t xml:space="preserve"> </w:t>
        </w:r>
      </w:ins>
      <w:ins w:id="22199" w:author="PR Preview" w:date="2026-01-01T00:00:00Z">
        <w:r>
          <w:t xml:space="preserve">columns</w:t>
        </w:r>
      </w:ins>
      <w:ins w:id="22200" w:author="PR Preview" w:date="2026-01-01T00:00:00Z">
        <w:r>
          <w:t xml:space="preserve"> </w:t>
        </w:r>
      </w:ins>
      <w:ins w:id="22201" w:author="PR Preview" w:date="2026-01-01T00:00:00Z">
        <w:r>
          <w:t xml:space="preserve">$\mathord{\smash[b]{\underset{\raise.3ex\hbox{$\scriptstyle\sim$}}{a}}\vphantom{a}}_1, \ldots, \mathord{\smash[b]{\underset{\raise.3ex\hbox{$\scriptstyle\sim$}}{a}}\vphantom{a}}_n$</w:t>
        </w:r>
      </w:ins>
      <w:ins w:id="22202" w:author="PR Preview" w:date="2026-01-01T00:00:00Z">
        <w:r>
          <w:t xml:space="preserve"> </w:t>
        </w:r>
      </w:ins>
      <w:ins w:id="22203" w:author="PR Preview" w:date="2026-01-01T00:00:00Z">
        <w:r>
          <w:t xml:space="preserve">of</w:t>
        </w:r>
      </w:ins>
      <w:ins w:id="22204" w:author="PR Preview" w:date="2026-01-01T00:00:00Z">
        <w:r>
          <w:t xml:space="preserve"> </w:t>
        </w:r>
      </w:ins>
      <m:oMath>
        <m:r>
          <m:rPr>
            <m:sty m:val="bi"/>
          </m:rPr>
          <m:t>A</m:t>
        </m:r>
      </m:oMath>
      <w:ins w:id="22205" w:author="PR Preview" w:date="2026-01-01T00:00:00Z">
        <w:r>
          <w:t xml:space="preserve"> </w:t>
        </w:r>
      </w:ins>
      <w:ins w:id="22206" w:author="PR Preview" w:date="2026-01-01T00:00:00Z">
        <w:r>
          <w:t xml:space="preserve">are linearly independent</w:t>
        </w:r>
      </w:ins>
      <w:ins w:id="22207" w:author="PR Preview" w:date="2026-01-01T00:00:00Z">
        <w:r>
          <w:t xml:space="preserve"> </w:t>
        </w:r>
      </w:ins>
      <w:ins w:id="22208" w:author="PR Preview" w:date="2026-01-01T00:00:00Z">
        <w:r>
          <w:t xml:space="preserve">(</w:t>
        </w:r>
      </w:ins>
      <w:hyperlink w:anchor="def-full-column-rank">
        <w:ins w:id="22209" w:author="PR Preview" w:date="2026-01-01T00:00:00Z">
          <w:r>
            <w:rPr>
              <w:rStyle w:val="Hyperlink"/>
            </w:rPr>
            <w:t xml:space="preserve">Definition 45</w:t>
          </w:r>
        </w:ins>
      </w:hyperlink>
      <w:ins w:id="22210" w:author="PR Preview" w:date="2026-01-01T00:00:00Z">
        <w:r>
          <w:t xml:space="preserve">),</w:t>
        </w:r>
      </w:ins>
      <w:ins w:id="22211" w:author="PR Preview" w:date="2026-01-01T00:00:00Z">
        <w:r>
          <w:t xml:space="preserve"> </w:t>
        </w:r>
      </w:ins>
      <w:ins w:id="22212" w:author="PR Preview" w:date="2026-01-01T00:00:00Z">
        <w:r>
          <w:t xml:space="preserve">so the Gram-Schmidt process (</w:t>
        </w:r>
      </w:ins>
      <w:hyperlink w:anchor="def-gram-schmidt">
        <w:ins w:id="22213" w:author="PR Preview" w:date="2026-01-01T00:00:00Z">
          <w:r>
            <w:rPr>
              <w:rStyle w:val="Hyperlink"/>
            </w:rPr>
            <w:t xml:space="preserve">Definition 78</w:t>
          </w:r>
        </w:ins>
      </w:hyperlink>
      <w:ins w:id="22214" w:author="PR Preview" w:date="2026-01-01T00:00:00Z">
        <w:r>
          <w:t xml:space="preserve">) runs all</w:t>
        </w:r>
      </w:ins>
      <w:ins w:id="22215" w:author="PR Preview" w:date="2026-01-01T00:00:00Z">
        <w:r>
          <w:t xml:space="preserve"> </w:t>
        </w:r>
      </w:ins>
      <m:oMath>
        <m:r>
          <m:t>n</m:t>
        </m:r>
      </m:oMath>
      <w:ins w:id="22216" w:author="PR Preview" w:date="2026-01-01T00:00:00Z">
        <w:r>
          <w:t xml:space="preserve"> </w:t>
        </w:r>
      </w:ins>
      <w:ins w:id="22217" w:author="PR Preview" w:date="2026-01-01T00:00:00Z">
        <w:r>
          <w:t xml:space="preserve">steps</w:t>
        </w:r>
      </w:ins>
      <w:ins w:id="22218" w:author="PR Preview" w:date="2026-01-01T00:00:00Z">
        <w:r>
          <w:t xml:space="preserve"> </w:t>
        </w:r>
      </w:ins>
      <w:ins w:id="22219" w:author="PR Preview" w:date="2026-01-01T00:00:00Z">
        <w:r>
          <w:t xml:space="preserve">and gives orthonormal</w:t>
        </w:r>
      </w:ins>
      <w:ins w:id="22220" w:author="PR Preview" w:date="2026-01-01T00:00:00Z">
        <w:r>
          <w:t xml:space="preserve"> </w:t>
        </w:r>
      </w:ins>
      <w:ins w:id="22221" w:author="PR Preview" w:date="2026-01-01T00:00:00Z">
        <w:r>
          <w:t xml:space="preserve">$\mathord{\smash[b]{\underset{\raise.3ex\hbox{$\scriptstyle\sim$}}{q}}\vphantom{q}}_1, \ldots, \mathord{\smash[b]{\underset{\raise.3ex\hbox{$\scriptstyle\sim$}}{q}}\vphantom{q}}_n$</w:t>
        </w:r>
      </w:ins>
      <w:ins w:id="22222" w:author="PR Preview" w:date="2026-01-01T00:00:00Z">
        <w:r>
          <w:t xml:space="preserve"> </w:t>
        </w:r>
      </w:ins>
      <w:ins w:id="22223" w:author="PR Preview" w:date="2026-01-01T00:00:00Z">
        <w:r>
          <w:t xml:space="preserve">(</w:t>
        </w:r>
      </w:ins>
      <w:hyperlink w:anchor="thm-gram-schmidt">
        <w:ins w:id="22224" w:author="PR Preview" w:date="2026-01-01T00:00:00Z">
          <w:r>
            <w:rPr>
              <w:rStyle w:val="Hyperlink"/>
            </w:rPr>
            <w:t xml:space="preserve">Theorem 66</w:t>
          </w:r>
        </w:ins>
      </w:hyperlink>
      <w:ins w:id="22225" w:author="PR Preview" w:date="2026-01-01T00:00:00Z">
        <w:r>
          <w:t xml:space="preserve">, parts 1 and 3);</w:t>
        </w:r>
      </w:ins>
      <w:ins w:id="22226" w:author="PR Preview" w:date="2026-01-01T00:00:00Z">
        <w:r>
          <w:t xml:space="preserve"> </w:t>
        </w:r>
      </w:ins>
      <w:ins w:id="22227" w:author="PR Preview" w:date="2026-01-01T00:00:00Z">
        <w:r>
          <w:t xml:space="preserve">let</w:t>
        </w:r>
      </w:ins>
      <w:ins w:id="22228" w:author="PR Preview" w:date="2026-01-01T00:00:00Z">
        <w:r>
          <w:t xml:space="preserve"> </w:t>
        </w:r>
      </w:ins>
      <m:oMath>
        <m:r>
          <m:rPr>
            <m:sty m:val="bi"/>
          </m:rPr>
          <m:t>Q</m:t>
        </m:r>
      </m:oMath>
      <w:ins w:id="22229" w:author="PR Preview" w:date="2026-01-01T00:00:00Z">
        <w:r>
          <w:t xml:space="preserve"> </w:t>
        </w:r>
      </w:ins>
      <w:ins w:id="22230" w:author="PR Preview" w:date="2026-01-01T00:00:00Z">
        <w:r>
          <w:t xml:space="preserve">have these columns.</w:t>
        </w:r>
      </w:ins>
      <w:ins w:id="22231" w:author="PR Preview" w:date="2026-01-01T00:00:00Z">
        <w:r>
          <w:t xml:space="preserve"> </w:t>
        </w:r>
      </w:ins>
      <w:ins w:id="22232" w:author="PR Preview" w:date="2026-01-01T00:00:00Z">
        <w:r>
          <w:t xml:space="preserve">At step</w:t>
        </w:r>
      </w:ins>
      <w:ins w:id="22233" w:author="PR Preview" w:date="2026-01-01T00:00:00Z">
        <w:r>
          <w:t xml:space="preserve"> </w:t>
        </w:r>
      </w:ins>
      <m:oMath>
        <m:r>
          <m:t>i</m:t>
        </m:r>
      </m:oMath>
      <w:ins w:id="22234" w:author="PR Preview" w:date="2026-01-01T00:00:00Z">
        <w:r>
          <w:t xml:space="preserve">,</w:t>
        </w:r>
      </w:ins>
      <w:ins w:id="22235" w:author="PR Preview" w:date="2026-01-01T00:00:00Z">
        <w:r>
          <w:t xml:space="preserve"> </w:t>
        </w:r>
      </w:ins>
      <w:ins w:id="22236" w:author="PR Preview" w:date="2026-01-01T00:00:00Z">
        <w:r>
          <w:t xml:space="preserve">$\mathord{\smash[b]{\underset{\raise.3ex\hbox{$\scriptstyle\sim$}}{q}}\vphantom{q}}'_i \ne \mathord{\smash[b]{\underset{\raise.3ex\hbox{$\scriptstyle\sim$}}{0}}\vphantom{0}}$</w:t>
        </w:r>
      </w:ins>
      <w:ins w:id="22237" w:author="PR Preview" w:date="2026-01-01T00:00:00Z">
        <w:r>
          <w:t xml:space="preserve">, and rearranging the orthogonalize step,</w:t>
        </w:r>
      </w:ins>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del w:id="22238" w:author="PR Preview" w:date="2026-01-01T00:00:00Z">
        <w:r>
          <w:delTex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delText>
        </w:r>
      </w:del>
    </w:p>
    <w:p>
      <w:pPr>
        <w:pStyle w:val="BodyText"/>
      </w:pPr>
      <w:ins w:id="22239" w:author="PR Preview" w:date="2026-01-01T00:00:00Z">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del w:id="22240" w:author="PR Preview" w:date="2026-01-01T00:00:00Z">
        <w:r>
          <w:rPr>
            <w:b/>
            <w:bCs/>
          </w:rPr>
          <w:delText xml:space="preserve">Example 189 (A QR factorization from Gram-Schmidt)</w:delText>
        </w:r>
      </w:del>
      <w:del w:id="22241" w:author="PR Preview" w:date="2026-01-01T00:00:00Z">
        <w:r>
          <w:delText xml:space="preserve"> </w:delText>
        </w:r>
      </w:del>
      <w:del w:id="22242" w:author="PR Preview" w:date="2026-01-01T00:00:00Z">
        <w:r>
          <w:delText xml:space="preserve">For</w:delText>
        </w:r>
      </w:del>
      <w:del w:id="22243" w:author="PR Preview" w:date="2026-01-01T00:00:00Z">
        <w:r>
          <w:delText xml:space="preserve"> </w:delText>
        </w:r>
      </w:del>
      <m:oMath>
        <m:r>
          <m:rPr>
            <m:sty m:val="bi"/>
          </m:rPr>
          <m:t>A</m:t>
        </m:r>
      </m:oMath>
      <w:del w:id="22244" w:author="PR Preview" w:date="2026-01-01T00:00:00Z">
        <w:r>
          <w:delText xml:space="preserve"> </w:delText>
        </w:r>
      </w:del>
      <w:del w:id="22245" w:author="PR Preview" w:date="2026-01-01T00:00:00Z">
        <w:r>
          <w:delText xml:space="preserve">with columns</w:delText>
        </w:r>
      </w:del>
      <w:del w:id="22246" w:author="PR Preview" w:date="2026-01-01T00:00:00Z">
        <w:r>
          <w:delText xml:space="preserve"> </w:delText>
        </w:r>
      </w:del>
      <w:del w:id="22247" w:author="PR Preview" w:date="2026-01-01T00:00:00Z">
        <w:r>
          <w:delText xml:space="preserve">$\mathord{\smash[b]{\underset{\raise.3ex\hbox{$\scriptstyle\sim$}}{a}}\vphantom{a}}_1 = (1, 1, 0)$</w:delText>
        </w:r>
      </w:del>
      <w:del w:id="22248" w:author="PR Preview" w:date="2026-01-01T00:00:00Z">
        <w:r>
          <w:delText xml:space="preserve">,</w:delText>
        </w:r>
      </w:del>
      <w:del w:id="22249" w:author="PR Preview" w:date="2026-01-01T00:00:00Z">
        <w:r>
          <w:delText xml:space="preserve"> </w:delText>
        </w:r>
      </w:del>
      <w:del w:id="22250" w:author="PR Preview" w:date="2026-01-01T00:00:00Z">
        <w:r>
          <w:delText xml:space="preserve">$\mathord{\smash[b]{\underset{\raise.3ex\hbox{$\scriptstyle\sim$}}{a}}\vphantom{a}}_2 = (1, 0, 1)$</w:delText>
        </w:r>
      </w:del>
      <w:del w:id="22251" w:author="PR Preview" w:date="2026-01-01T00:00:00Z">
        <w:r>
          <w:delText xml:space="preserve">,</w:delText>
        </w:r>
      </w:del>
      <w:del w:id="22252" w:author="PR Preview" w:date="2026-01-01T00:00:00Z">
        <w:r>
          <w:delText xml:space="preserve"> </w:delText>
        </w:r>
      </w:del>
      <w:del w:id="22253" w:author="PR Preview" w:date="2026-01-01T00:00:00Z">
        <w:r>
          <w:delText xml:space="preserve">$\mathord{\smash[b]{\underset{\raise.3ex\hbox{$\scriptstyle\sim$}}{a}}\vphantom{a}}_3 = (0, 1, 1)$</w:delText>
        </w:r>
      </w:del>
      <w:del w:id="22254" w:author="PR Preview" w:date="2026-01-01T00:00:00Z">
        <w:r>
          <w:delText xml:space="preserve">,</w:delText>
        </w:r>
      </w:del>
      <w:del w:id="22255" w:author="PR Preview" w:date="2026-01-01T00:00:00Z">
        <w:r>
          <w:delText xml:space="preserve"> </w:delText>
        </w:r>
      </w:del>
      <w:hyperlink w:anchor="exm-gram-schmidt">
        <w:del w:id="22256" w:author="PR Preview" w:date="2026-01-01T00:00:00Z">
          <w:r>
            <w:rPr>
              <w:rStyle w:val="Hyperlink"/>
            </w:rPr>
            <w:delText xml:space="preserve">Example 120</w:delText>
          </w:r>
        </w:del>
      </w:hyperlink>
      <w:del w:id="22257" w:author="PR Preview" w:date="2026-01-01T00:00:00Z">
        <w:r>
          <w:delText xml:space="preserve"> </w:delText>
        </w:r>
      </w:del>
      <w:del w:id="22258" w:author="PR Preview" w:date="2026-01-01T00:00:00Z">
        <w:r>
          <w:delText xml:space="preserve">and</w:delText>
        </w:r>
      </w:del>
      <w:del w:id="22259" w:author="PR Preview" w:date="2026-01-01T00:00:00Z">
        <w:r>
          <w:delText xml:space="preserve"> </w:delText>
        </w:r>
      </w:del>
      <w:hyperlink w:anchor="exm-thm-gram-schmidt">
        <w:del w:id="22260" w:author="PR Preview" w:date="2026-01-01T00:00:00Z">
          <w:r>
            <w:rPr>
              <w:rStyle w:val="Hyperlink"/>
            </w:rPr>
            <w:delText xml:space="preserve">Example 122</w:delText>
          </w:r>
        </w:del>
      </w:hyperlink>
      <w:del w:id="22261" w:author="PR Preview" w:date="2026-01-01T00:00:00Z">
        <w:r>
          <w:delText xml:space="preserve"> </w:delText>
        </w:r>
      </w:del>
      <w:del w:id="22262" w:author="PR Preview" w:date="2026-01-01T00:00:00Z">
        <w:r>
          <w:delText xml:space="preserve">found</w:delText>
        </w:r>
      </w:del>
      <w:del w:id="22263" w:author="PR Preview" w:date="2026-01-01T00:00:00Z">
        <w:r>
          <w:delText xml:space="preserve"> </w:delText>
        </w:r>
      </w:del>
      <w:del w:id="22264" w:author="PR Preview" w:date="2026-01-01T00:00:00Z">
        <w:r>
          <w:delText xml:space="preserve">$\mathord{\smash[b]{\underset{\raise.3ex\hbox{$\scriptstyle\sim$}}{q}}\vphantom{q}}_1 = \tfrac{1}{\sqrt{2}}\,(1, 1, 0)$</w:delText>
        </w:r>
      </w:del>
      <w:del w:id="22265" w:author="PR Preview" w:date="2026-01-01T00:00:00Z">
        <w:r>
          <w:delText xml:space="preserve">,</w:delText>
        </w:r>
      </w:del>
      <w:del w:id="22266" w:author="PR Preview" w:date="2026-01-01T00:00:00Z">
        <w:r>
          <w:delText xml:space="preserve"> </w:delText>
        </w:r>
      </w:del>
      <w:del w:id="22267" w:author="PR Preview" w:date="2026-01-01T00:00:00Z">
        <w:r>
          <w:delText xml:space="preserve">$\mathord{\smash[b]{\underset{\raise.3ex\hbox{$\scriptstyle\sim$}}{q}}\vphantom{q}}_2 = \tfrac{1}{\sqrt{6}}\,(1, -1, 2)$</w:delText>
        </w:r>
      </w:del>
      <w:del w:id="22268" w:author="PR Preview" w:date="2026-01-01T00:00:00Z">
        <w:r>
          <w:delText xml:space="preserve">,</w:delText>
        </w:r>
      </w:del>
      <w:del w:id="22269" w:author="PR Preview" w:date="2026-01-01T00:00:00Z">
        <w:r>
          <w:delText xml:space="preserve"> </w:delText>
        </w:r>
      </w:del>
      <w:del w:id="22270" w:author="PR Preview" w:date="2026-01-01T00:00:00Z">
        <w:r>
          <w:delText xml:space="preserve">$\mathord{\smash[b]{\underset{\raise.3ex\hbox{$\scriptstyle\sim$}}{q}}\vphantom{q}}_3 = \tfrac{1}{\sqrt{3}}\,(-1, 1, 1)$</w:delText>
        </w:r>
      </w:del>
      <w:del w:id="22271" w:author="PR Preview" w:date="2026-01-01T00:00:00Z">
        <w:r>
          <w:delText xml:space="preserve">,</w:delText>
        </w:r>
      </w:del>
      <w:del w:id="22272" w:author="PR Preview" w:date="2026-01-01T00:00:00Z">
        <w:r>
          <w:delText xml:space="preserve"> </w:delText>
        </w:r>
      </w:del>
      <w:del w:id="22273" w:author="PR Preview" w:date="2026-01-01T00:00:00Z">
        <w:r>
          <w:delText xml:space="preserve">with</w:delText>
        </w:r>
      </w:del>
      <w:del w:id="22274" w:author="PR Preview" w:date="2026-01-01T00:00:00Z">
        <w:r>
          <w:delText xml:space="preserve"> </w:delText>
        </w:r>
      </w:del>
      <w:del w:id="22275" w:author="PR Preview" w:date="2026-01-01T00:00:00Z">
        <w:r>
          <w:delText xml:space="preserve">$\mathopen{}\left\lVert\mathord{\smash[b]{\underset{\raise.3ex\hbox{$\scriptstyle\sim$}}{q}}\vphantom{q}}'_1\right\rVert\mathclose{} = \sqrt{2}$</w:delText>
        </w:r>
      </w:del>
      <w:del w:id="22276" w:author="PR Preview" w:date="2026-01-01T00:00:00Z">
        <w:r>
          <w:delText xml:space="preserve">,</w:delText>
        </w:r>
      </w:del>
      <w:del w:id="22277" w:author="PR Preview" w:date="2026-01-01T00:00:00Z">
        <w:r>
          <w:delText xml:space="preserve"> </w:delText>
        </w:r>
      </w:del>
      <w:del w:id="22278" w:author="PR Preview" w:date="2026-01-01T00:00:00Z">
        <w:r>
          <w:delText xml:space="preserve">$\mathopen{}\left\lVert\mathord{\smash[b]{\underset{\raise.3ex\hbox{$\scriptstyle\sim$}}{q}}\vphantom{q}}'_2\right\rVert\mathclose{} = \sqrt{3/2}$</w:delText>
        </w:r>
      </w:del>
      <w:del w:id="22279" w:author="PR Preview" w:date="2026-01-01T00:00:00Z">
        <w:r>
          <w:delText xml:space="preserve">,</w:delText>
        </w:r>
      </w:del>
      <w:del w:id="22280" w:author="PR Preview" w:date="2026-01-01T00:00:00Z">
        <w:r>
          <w:delText xml:space="preserve"> </w:delText>
        </w:r>
      </w:del>
      <w:del w:id="22281" w:author="PR Preview" w:date="2026-01-01T00:00:00Z">
        <w:r>
          <w:delText xml:space="preserve">$\mathopen{}\left\lVert\mathord{\smash[b]{\underset{\raise.3ex\hbox{$\scriptstyle\sim$}}{q}}\vphantom{q}}'_3\right\rVert\mathclose{} = 2/\sqrt{3}$</w:delText>
        </w:r>
      </w:del>
      <w:del w:id="22282" w:author="PR Preview" w:date="2026-01-01T00:00:00Z">
        <w:r>
          <w:delText xml:space="preserve">,</w:delText>
        </w:r>
      </w:del>
    </w:p>
    <w:p>
      <w:pPr>
        <w:pStyle w:val="BodyText"/>
      </w:pPr>
      <w:ins w:id="22283" w:author="PR Preview" w:date="2026-01-01T00:00:00Z">
        <w:r>
          <w:rPr>
            <w:b/>
            <w:bCs/>
          </w:rPr>
          <w:t xml:space="preserve">Example 188 (A QR factorization from Gram-Schmidt)</w:t>
        </w:r>
      </w:ins>
      <w:ins w:id="22284" w:author="PR Preview" w:date="2026-01-01T00:00:00Z">
        <w:r>
          <w:t xml:space="preserve"> </w:t>
        </w:r>
      </w:ins>
      <w:ins w:id="22285" w:author="PR Preview" w:date="2026-01-01T00:00:00Z">
        <w:r>
          <w:t xml:space="preserve">For</w:t>
        </w:r>
      </w:ins>
      <w:ins w:id="22286" w:author="PR Preview" w:date="2026-01-01T00:00:00Z">
        <w:r>
          <w:t xml:space="preserve"> </w:t>
        </w:r>
      </w:ins>
      <m:oMath>
        <m:r>
          <m:rPr>
            <m:sty m:val="bi"/>
          </m:rPr>
          <m:t>A</m:t>
        </m:r>
      </m:oMath>
      <w:ins w:id="22287" w:author="PR Preview" w:date="2026-01-01T00:00:00Z">
        <w:r>
          <w:t xml:space="preserve"> </w:t>
        </w:r>
      </w:ins>
      <w:ins w:id="22288" w:author="PR Preview" w:date="2026-01-01T00:00:00Z">
        <w:r>
          <w:t xml:space="preserve">with columns</w:t>
        </w:r>
      </w:ins>
      <w:ins w:id="22289" w:author="PR Preview" w:date="2026-01-01T00:00:00Z">
        <w:r>
          <w:t xml:space="preserve"> </w:t>
        </w:r>
      </w:ins>
      <w:ins w:id="22290" w:author="PR Preview" w:date="2026-01-01T00:00:00Z">
        <w:r>
          <w:t xml:space="preserve">$\mathord{\smash[b]{\underset{\raise.3ex\hbox{$\scriptstyle\sim$}}{a}}\vphantom{a}}_1 = (1, 1, 0)$</w:t>
        </w:r>
      </w:ins>
      <w:ins w:id="22291" w:author="PR Preview" w:date="2026-01-01T00:00:00Z">
        <w:r>
          <w:t xml:space="preserve">,</w:t>
        </w:r>
      </w:ins>
      <w:ins w:id="22292" w:author="PR Preview" w:date="2026-01-01T00:00:00Z">
        <w:r>
          <w:t xml:space="preserve"> </w:t>
        </w:r>
      </w:ins>
      <w:ins w:id="22293" w:author="PR Preview" w:date="2026-01-01T00:00:00Z">
        <w:r>
          <w:t xml:space="preserve">$\mathord{\smash[b]{\underset{\raise.3ex\hbox{$\scriptstyle\sim$}}{a}}\vphantom{a}}_2 = (1, 0, 1)$</w:t>
        </w:r>
      </w:ins>
      <w:ins w:id="22294" w:author="PR Preview" w:date="2026-01-01T00:00:00Z">
        <w:r>
          <w:t xml:space="preserve">,</w:t>
        </w:r>
      </w:ins>
      <w:ins w:id="22295" w:author="PR Preview" w:date="2026-01-01T00:00:00Z">
        <w:r>
          <w:t xml:space="preserve"> </w:t>
        </w:r>
      </w:ins>
      <w:ins w:id="22296" w:author="PR Preview" w:date="2026-01-01T00:00:00Z">
        <w:r>
          <w:t xml:space="preserve">$\mathord{\smash[b]{\underset{\raise.3ex\hbox{$\scriptstyle\sim$}}{a}}\vphantom{a}}_3 = (0, 1, 1)$</w:t>
        </w:r>
      </w:ins>
      <w:ins w:id="22297" w:author="PR Preview" w:date="2026-01-01T00:00:00Z">
        <w:r>
          <w:t xml:space="preserve">,</w:t>
        </w:r>
      </w:ins>
      <w:ins w:id="22298" w:author="PR Preview" w:date="2026-01-01T00:00:00Z">
        <w:r>
          <w:t xml:space="preserve"> </w:t>
        </w:r>
      </w:ins>
      <w:hyperlink w:anchor="exm-gram-schmidt">
        <w:ins w:id="22299" w:author="PR Preview" w:date="2026-01-01T00:00:00Z">
          <w:r>
            <w:rPr>
              <w:rStyle w:val="Hyperlink"/>
            </w:rPr>
            <w:t xml:space="preserve">Example 119</w:t>
          </w:r>
        </w:ins>
      </w:hyperlink>
      <w:ins w:id="22300" w:author="PR Preview" w:date="2026-01-01T00:00:00Z">
        <w:r>
          <w:t xml:space="preserve"> </w:t>
        </w:r>
      </w:ins>
      <w:ins w:id="22301" w:author="PR Preview" w:date="2026-01-01T00:00:00Z">
        <w:r>
          <w:t xml:space="preserve">and</w:t>
        </w:r>
      </w:ins>
      <w:ins w:id="22302" w:author="PR Preview" w:date="2026-01-01T00:00:00Z">
        <w:r>
          <w:t xml:space="preserve"> </w:t>
        </w:r>
      </w:ins>
      <w:hyperlink w:anchor="exm-thm-gram-schmidt">
        <w:ins w:id="22303" w:author="PR Preview" w:date="2026-01-01T00:00:00Z">
          <w:r>
            <w:rPr>
              <w:rStyle w:val="Hyperlink"/>
            </w:rPr>
            <w:t xml:space="preserve">Example 121</w:t>
          </w:r>
        </w:ins>
      </w:hyperlink>
      <w:ins w:id="22304" w:author="PR Preview" w:date="2026-01-01T00:00:00Z">
        <w:r>
          <w:t xml:space="preserve"> </w:t>
        </w:r>
      </w:ins>
      <w:ins w:id="22305" w:author="PR Preview" w:date="2026-01-01T00:00:00Z">
        <w:r>
          <w:t xml:space="preserve">found</w:t>
        </w:r>
      </w:ins>
      <w:ins w:id="22306" w:author="PR Preview" w:date="2026-01-01T00:00:00Z">
        <w:r>
          <w:t xml:space="preserve"> </w:t>
        </w:r>
      </w:ins>
      <w:ins w:id="22307" w:author="PR Preview" w:date="2026-01-01T00:00:00Z">
        <w:r>
          <w:t xml:space="preserve">$\mathord{\smash[b]{\underset{\raise.3ex\hbox{$\scriptstyle\sim$}}{q}}\vphantom{q}}_1 = \tfrac{1}{\sqrt{2}}\,(1, 1, 0)$</w:t>
        </w:r>
      </w:ins>
      <w:ins w:id="22308" w:author="PR Preview" w:date="2026-01-01T00:00:00Z">
        <w:r>
          <w:t xml:space="preserve">,</w:t>
        </w:r>
      </w:ins>
      <w:ins w:id="22309" w:author="PR Preview" w:date="2026-01-01T00:00:00Z">
        <w:r>
          <w:t xml:space="preserve"> </w:t>
        </w:r>
      </w:ins>
      <w:ins w:id="22310" w:author="PR Preview" w:date="2026-01-01T00:00:00Z">
        <w:r>
          <w:t xml:space="preserve">$\mathord{\smash[b]{\underset{\raise.3ex\hbox{$\scriptstyle\sim$}}{q}}\vphantom{q}}_2 = \tfrac{1}{\sqrt{6}}\,(1, -1, 2)$</w:t>
        </w:r>
      </w:ins>
      <w:ins w:id="22311" w:author="PR Preview" w:date="2026-01-01T00:00:00Z">
        <w:r>
          <w:t xml:space="preserve">,</w:t>
        </w:r>
      </w:ins>
      <w:ins w:id="22312" w:author="PR Preview" w:date="2026-01-01T00:00:00Z">
        <w:r>
          <w:t xml:space="preserve"> </w:t>
        </w:r>
      </w:ins>
      <w:ins w:id="22313" w:author="PR Preview" w:date="2026-01-01T00:00:00Z">
        <w:r>
          <w:t xml:space="preserve">$\mathord{\smash[b]{\underset{\raise.3ex\hbox{$\scriptstyle\sim$}}{q}}\vphantom{q}}_3 = \tfrac{1}{\sqrt{3}}\,(-1, 1, 1)$</w:t>
        </w:r>
      </w:ins>
      <w:ins w:id="22314" w:author="PR Preview" w:date="2026-01-01T00:00:00Z">
        <w:r>
          <w:t xml:space="preserve">,</w:t>
        </w:r>
      </w:ins>
      <w:ins w:id="22315" w:author="PR Preview" w:date="2026-01-01T00:00:00Z">
        <w:r>
          <w:t xml:space="preserve"> </w:t>
        </w:r>
      </w:ins>
      <w:ins w:id="22316" w:author="PR Preview" w:date="2026-01-01T00:00:00Z">
        <w:r>
          <w:t xml:space="preserve">with</w:t>
        </w:r>
      </w:ins>
      <w:ins w:id="22317" w:author="PR Preview" w:date="2026-01-01T00:00:00Z">
        <w:r>
          <w:t xml:space="preserve"> </w:t>
        </w:r>
      </w:ins>
      <w:ins w:id="22318" w:author="PR Preview" w:date="2026-01-01T00:00:00Z">
        <w:r>
          <w:t xml:space="preserve">$\mathopen{}\left\lVert\mathord{\smash[b]{\underset{\raise.3ex\hbox{$\scriptstyle\sim$}}{q}}\vphantom{q}}'_1\right\rVert\mathclose{} = \sqrt{2}$</w:t>
        </w:r>
      </w:ins>
      <w:ins w:id="22319" w:author="PR Preview" w:date="2026-01-01T00:00:00Z">
        <w:r>
          <w:t xml:space="preserve">,</w:t>
        </w:r>
      </w:ins>
      <w:ins w:id="22320" w:author="PR Preview" w:date="2026-01-01T00:00:00Z">
        <w:r>
          <w:t xml:space="preserve"> </w:t>
        </w:r>
      </w:ins>
      <w:ins w:id="22321" w:author="PR Preview" w:date="2026-01-01T00:00:00Z">
        <w:r>
          <w:t xml:space="preserve">$\mathopen{}\left\lVert\mathord{\smash[b]{\underset{\raise.3ex\hbox{$\scriptstyle\sim$}}{q}}\vphantom{q}}'_2\right\rVert\mathclose{} = \sqrt{3/2}$</w:t>
        </w:r>
      </w:ins>
      <w:ins w:id="22322" w:author="PR Preview" w:date="2026-01-01T00:00:00Z">
        <w:r>
          <w:t xml:space="preserve">,</w:t>
        </w:r>
      </w:ins>
      <w:ins w:id="22323" w:author="PR Preview" w:date="2026-01-01T00:00:00Z">
        <w:r>
          <w:t xml:space="preserve"> </w:t>
        </w:r>
      </w:ins>
      <w:ins w:id="22324" w:author="PR Preview" w:date="2026-01-01T00:00:00Z">
        <w:r>
          <w:t xml:space="preserve">$\mathopen{}\left\lVert\mathord{\smash[b]{\underset{\raise.3ex\hbox{$\scriptstyle\sim$}}{q}}\vphantom{q}}'_3\right\rVert\mathclose{} = 2/\sqrt{3}$</w:t>
        </w:r>
      </w:ins>
      <w:ins w:id="22325" w:author="PR Preview" w:date="2026-01-01T00:00:00Z">
        <w:r>
          <w:t xml:space="preserve">,</w:t>
        </w:r>
      </w:ins>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del w:id="22326" w:author="PR Preview" w:date="2026-01-01T00:00:00Z">
        <w:r>
          <w:rPr>
            <w:b/>
            <w:bCs/>
          </w:rPr>
          <w:delText xml:space="preserve">Definition 115 (Least squares solution)</w:delText>
        </w:r>
      </w:del>
      <w:del w:id="22327" w:author="PR Preview" w:date="2026-01-01T00:00:00Z">
        <w:r>
          <w:delText xml:space="preserve"> </w:delText>
        </w:r>
      </w:del>
      <w:del w:id="22328" w:author="PR Preview" w:date="2026-01-01T00:00:00Z">
        <w:r>
          <w:delText xml:space="preserve">Let</w:delText>
        </w:r>
      </w:del>
      <w:del w:id="22329" w:author="PR Preview" w:date="2026-01-01T00:00:00Z">
        <w:r>
          <w:delText xml:space="preserve"> </w:delText>
        </w:r>
      </w:del>
      <m:oMath>
        <m:r>
          <m:rPr>
            <m:sty m:val="bi"/>
          </m:rPr>
          <m:t>A</m:t>
        </m:r>
      </m:oMath>
      <w:del w:id="22330" w:author="PR Preview" w:date="2026-01-01T00:00:00Z">
        <w:r>
          <w:delText xml:space="preserve"> </w:delText>
        </w:r>
      </w:del>
      <w:del w:id="22331" w:author="PR Preview" w:date="2026-01-01T00:00:00Z">
        <w:r>
          <w:delText xml:space="preserve">be</w:delText>
        </w:r>
      </w:del>
      <w:del w:id="22332" w:author="PR Preview" w:date="2026-01-01T00:00:00Z">
        <w:r>
          <w:delText xml:space="preserve"> </w:delText>
        </w:r>
      </w:del>
      <m:oMath>
        <m:r>
          <m:t>m</m:t>
        </m:r>
        <m:r>
          <m:rPr>
            <m:sty m:val="p"/>
          </m:rPr>
          <m:t>×</m:t>
        </m:r>
        <m:r>
          <m:t>n</m:t>
        </m:r>
      </m:oMath>
      <w:del w:id="22333" w:author="PR Preview" w:date="2026-01-01T00:00:00Z">
        <w:r>
          <w:delText xml:space="preserve"> </w:delText>
        </w:r>
      </w:del>
      <w:del w:id="22334" w:author="PR Preview" w:date="2026-01-01T00:00:00Z">
        <w:r>
          <w:delText xml:space="preserve">and</w:delText>
        </w:r>
      </w:del>
      <w:del w:id="22335" w:author="PR Preview" w:date="2026-01-01T00:00:00Z">
        <w:r>
          <w:delText xml:space="preserve"> </w:delText>
        </w:r>
      </w:del>
      <w:del w:id="22336" w:author="PR Preview" w:date="2026-01-01T00:00:00Z">
        <w:r>
          <w:delText xml:space="preserve">$\mathord{\smash[b]{\underset{\raise.3ex\hbox{$\scriptstyle\sim$}}{b}}\vphantom{b}} \in \mathbb{R}^m$</w:delText>
        </w:r>
      </w:del>
      <w:del w:id="22337" w:author="PR Preview" w:date="2026-01-01T00:00:00Z">
        <w:r>
          <w:delText xml:space="preserve">.</w:delText>
        </w:r>
      </w:del>
      <w:del w:id="22338" w:author="PR Preview" w:date="2026-01-01T00:00:00Z">
        <w:r>
          <w:delText xml:space="preserve"> </w:delText>
        </w:r>
      </w:del>
      <w:del w:id="22339" w:author="PR Preview" w:date="2026-01-01T00:00:00Z">
        <w:r>
          <w:delText xml:space="preserve">A</w:delText>
        </w:r>
      </w:del>
      <w:del w:id="22340" w:author="PR Preview" w:date="2026-01-01T00:00:00Z">
        <w:r>
          <w:delText xml:space="preserve"> </w:delText>
        </w:r>
      </w:del>
      <w:del w:id="22341" w:author="PR Preview" w:date="2026-01-01T00:00:00Z">
        <w:r>
          <w:rPr>
            <w:b/>
            <w:bCs/>
          </w:rPr>
          <w:delText xml:space="preserve">least squares solution</w:delText>
        </w:r>
      </w:del>
      <w:del w:id="22342" w:author="PR Preview" w:date="2026-01-01T00:00:00Z">
        <w:r>
          <w:delText xml:space="preserve"> </w:delText>
        </w:r>
      </w:del>
      <w:del w:id="22343" w:author="PR Preview" w:date="2026-01-01T00:00:00Z">
        <w:r>
          <w:delText xml:space="preserve">[84]</w:delText>
        </w:r>
      </w:del>
      <w:del w:id="22344" w:author="PR Preview" w:date="2026-01-01T00:00:00Z">
        <w:r>
          <w:delText xml:space="preserve"> </w:delText>
        </w:r>
      </w:del>
      <w:del w:id="22345" w:author="PR Preview" w:date="2026-01-01T00:00:00Z">
        <w:r>
          <w:delText xml:space="preserve">of</w:delText>
        </w:r>
      </w:del>
      <w:del w:id="22346" w:author="PR Preview" w:date="2026-01-01T00:00:00Z">
        <w:r>
          <w:delText xml:space="preserve"> </w:delText>
        </w:r>
      </w:del>
      <w:del w:id="22347" w:author="PR Preview" w:date="2026-01-01T00:00:00Z">
        <w:r>
          <w:delText xml:space="preserve">$\mathbf{A} \mathord{\smash[b]{\underset{\raise.3ex\hbox{$\scriptstyle\sim$}}{x}}\vphantom{x}} = \mathord{\smash[b]{\underset{\raise.3ex\hbox{$\scriptstyle\sim$}}{b}}\vphantom{b}}$</w:delText>
        </w:r>
      </w:del>
      <w:del w:id="22348" w:author="PR Preview" w:date="2026-01-01T00:00:00Z">
        <w:r>
          <w:delText xml:space="preserve"> </w:delText>
        </w:r>
      </w:del>
      <w:del w:id="22349" w:author="PR Preview" w:date="2026-01-01T00:00:00Z">
        <w:r>
          <w:delText xml:space="preserve">is a vector</w:delText>
        </w:r>
      </w:del>
      <w:del w:id="22350" w:author="PR Preview" w:date="2026-01-01T00:00:00Z">
        <w:r>
          <w:delText xml:space="preserve"> </w:delText>
        </w:r>
      </w:del>
      <w:del w:id="22351" w:author="PR Preview" w:date="2026-01-01T00:00:00Z">
        <w:r>
          <w:delText xml:space="preserve">$\hat{\mathord{\smash[b]{\underset{\raise.3ex\hbox{$\scriptstyle\sim$}}{x}}\vphantom{x}}} \in \mathbb{R}^n$</w:delText>
        </w:r>
      </w:del>
      <w:del w:id="22352" w:author="PR Preview" w:date="2026-01-01T00:00:00Z">
        <w:r>
          <w:delText xml:space="preserve"> </w:delText>
        </w:r>
      </w:del>
      <w:del w:id="22353" w:author="PR Preview" w:date="2026-01-01T00:00:00Z">
        <w:r>
          <w:delText xml:space="preserve">such that</w:delText>
        </w:r>
      </w:del>
    </w:p>
    <w:p>
      <w:pPr>
        <w:pStyle w:val="FirstParagraph"/>
      </w:pPr>
      <w:ins w:id="22354" w:author="PR Preview" w:date="2026-01-01T00:00:00Z">
        <w:r>
          <w:rPr>
            <w:b/>
            <w:bCs/>
          </w:rPr>
          <w:t xml:space="preserve">Definition 115 (Least squares solution)</w:t>
        </w:r>
      </w:ins>
      <w:ins w:id="22355" w:author="PR Preview" w:date="2026-01-01T00:00:00Z">
        <w:r>
          <w:t xml:space="preserve"> </w:t>
        </w:r>
      </w:ins>
      <w:ins w:id="22356" w:author="PR Preview" w:date="2026-01-01T00:00:00Z">
        <w:r>
          <w:t xml:space="preserve">Let</w:t>
        </w:r>
      </w:ins>
      <w:ins w:id="22357" w:author="PR Preview" w:date="2026-01-01T00:00:00Z">
        <w:r>
          <w:t xml:space="preserve"> </w:t>
        </w:r>
      </w:ins>
      <m:oMath>
        <m:r>
          <m:rPr>
            <m:sty m:val="bi"/>
          </m:rPr>
          <m:t>A</m:t>
        </m:r>
      </m:oMath>
      <w:ins w:id="22358" w:author="PR Preview" w:date="2026-01-01T00:00:00Z">
        <w:r>
          <w:t xml:space="preserve"> </w:t>
        </w:r>
      </w:ins>
      <w:ins w:id="22359" w:author="PR Preview" w:date="2026-01-01T00:00:00Z">
        <w:r>
          <w:t xml:space="preserve">be</w:t>
        </w:r>
      </w:ins>
      <w:ins w:id="22360" w:author="PR Preview" w:date="2026-01-01T00:00:00Z">
        <w:r>
          <w:t xml:space="preserve"> </w:t>
        </w:r>
      </w:ins>
      <m:oMath>
        <m:r>
          <m:t>m</m:t>
        </m:r>
        <m:r>
          <m:rPr>
            <m:sty m:val="p"/>
          </m:rPr>
          <m:t>×</m:t>
        </m:r>
        <m:r>
          <m:t>n</m:t>
        </m:r>
      </m:oMath>
      <w:ins w:id="22361" w:author="PR Preview" w:date="2026-01-01T00:00:00Z">
        <w:r>
          <w:t xml:space="preserve"> </w:t>
        </w:r>
      </w:ins>
      <w:ins w:id="22362" w:author="PR Preview" w:date="2026-01-01T00:00:00Z">
        <w:r>
          <w:t xml:space="preserve">and</w:t>
        </w:r>
      </w:ins>
      <w:ins w:id="22363" w:author="PR Preview" w:date="2026-01-01T00:00:00Z">
        <w:r>
          <w:t xml:space="preserve"> </w:t>
        </w:r>
      </w:ins>
      <w:ins w:id="22364" w:author="PR Preview" w:date="2026-01-01T00:00:00Z">
        <w:r>
          <w:t xml:space="preserve">$\mathord{\smash[b]{\underset{\raise.3ex\hbox{$\scriptstyle\sim$}}{b}}\vphantom{b}} \in \mathbb{R}^m$</w:t>
        </w:r>
      </w:ins>
      <w:ins w:id="22365" w:author="PR Preview" w:date="2026-01-01T00:00:00Z">
        <w:r>
          <w:t xml:space="preserve">.</w:t>
        </w:r>
      </w:ins>
      <w:ins w:id="22366" w:author="PR Preview" w:date="2026-01-01T00:00:00Z">
        <w:r>
          <w:t xml:space="preserve"> </w:t>
        </w:r>
      </w:ins>
      <w:ins w:id="22367" w:author="PR Preview" w:date="2026-01-01T00:00:00Z">
        <w:r>
          <w:t xml:space="preserve">A</w:t>
        </w:r>
      </w:ins>
      <w:ins w:id="22368" w:author="PR Preview" w:date="2026-01-01T00:00:00Z">
        <w:r>
          <w:t xml:space="preserve"> </w:t>
        </w:r>
      </w:ins>
      <w:ins w:id="22369" w:author="PR Preview" w:date="2026-01-01T00:00:00Z">
        <w:r>
          <w:rPr>
            <w:b/>
            <w:bCs/>
          </w:rPr>
          <w:t xml:space="preserve">least squares solution</w:t>
        </w:r>
      </w:ins>
      <w:ins w:id="22370" w:author="PR Preview" w:date="2026-01-01T00:00:00Z">
        <w:r>
          <w:t xml:space="preserve"> </w:t>
        </w:r>
      </w:ins>
      <w:ins w:id="22371" w:author="PR Preview" w:date="2026-01-01T00:00:00Z">
        <w:r>
          <w:t xml:space="preserve">[81]</w:t>
        </w:r>
      </w:ins>
      <w:ins w:id="22372" w:author="PR Preview" w:date="2026-01-01T00:00:00Z">
        <w:r>
          <w:t xml:space="preserve"> </w:t>
        </w:r>
      </w:ins>
      <w:ins w:id="22373" w:author="PR Preview" w:date="2026-01-01T00:00:00Z">
        <w:r>
          <w:t xml:space="preserve">of</w:t>
        </w:r>
      </w:ins>
      <w:ins w:id="22374" w:author="PR Preview" w:date="2026-01-01T00:00:00Z">
        <w:r>
          <w:t xml:space="preserve"> </w:t>
        </w:r>
      </w:ins>
      <w:ins w:id="22375" w:author="PR Preview" w:date="2026-01-01T00:00:00Z">
        <w:r>
          <w:t xml:space="preserve">$\mathbf{A} \mathord{\smash[b]{\underset{\raise.3ex\hbox{$\scriptstyle\sim$}}{x}}\vphantom{x}} = \mathord{\smash[b]{\underset{\raise.3ex\hbox{$\scriptstyle\sim$}}{b}}\vphantom{b}}$</w:t>
        </w:r>
      </w:ins>
      <w:ins w:id="22376" w:author="PR Preview" w:date="2026-01-01T00:00:00Z">
        <w:r>
          <w:t xml:space="preserve"> </w:t>
        </w:r>
      </w:ins>
      <w:ins w:id="22377" w:author="PR Preview" w:date="2026-01-01T00:00:00Z">
        <w:r>
          <w:t xml:space="preserve">is a vector</w:t>
        </w:r>
      </w:ins>
      <w:ins w:id="22378" w:author="PR Preview" w:date="2026-01-01T00:00:00Z">
        <w:r>
          <w:t xml:space="preserve"> </w:t>
        </w:r>
      </w:ins>
      <w:ins w:id="22379" w:author="PR Preview" w:date="2026-01-01T00:00:00Z">
        <w:r>
          <w:t xml:space="preserve">$\hat{\mathord{\smash[b]{\underset{\raise.3ex\hbox{$\scriptstyle\sim$}}{x}}\vphantom{x}}} \in \mathbb{R}^n$</w:t>
        </w:r>
      </w:ins>
      <w:ins w:id="22380" w:author="PR Preview" w:date="2026-01-01T00:00:00Z">
        <w:r>
          <w:t xml:space="preserve"> </w:t>
        </w:r>
      </w:ins>
      <w:ins w:id="22381" w:author="PR Preview" w:date="2026-01-01T00:00:00Z">
        <w:r>
          <w:t xml:space="preserve">such that</w:t>
        </w:r>
      </w:ins>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del w:id="22382" w:author="PR Preview" w:date="2026-01-01T00:00:00Z">
        <w:r>
          <w:rPr>
            <w:b/>
            <w:bCs/>
          </w:rPr>
          <w:delText xml:space="preserve">Example 190 (Fitting a constant)</w:delText>
        </w:r>
      </w:del>
      <w:del w:id="22383" w:author="PR Preview" w:date="2026-01-01T00:00:00Z">
        <w:r>
          <w:delText xml:space="preserve"> </w:delText>
        </w:r>
      </w:del>
      <w:del w:id="22384" w:author="PR Preview" w:date="2026-01-01T00:00:00Z">
        <w:r>
          <w:delText xml:space="preserve">Let</w:delText>
        </w:r>
      </w:del>
      <w:del w:id="2238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2386" w:author="PR Preview" w:date="2026-01-01T00:00:00Z">
        <w:r>
          <w:delText xml:space="preserve"> </w:delText>
        </w:r>
      </w:del>
      <w:del w:id="22387" w:author="PR Preview" w:date="2026-01-01T00:00:00Z">
        <w:r>
          <w:delText xml:space="preserve">and</w:delText>
        </w:r>
      </w:del>
      <w:del w:id="22388" w:author="PR Preview" w:date="2026-01-01T00:00:00Z">
        <w:r>
          <w:delText xml:space="preserve"> </w:delText>
        </w:r>
      </w:del>
      <w:del w:id="22389" w:author="PR Preview" w:date="2026-01-01T00:00:00Z">
        <w:r>
          <w:delText xml:space="preserve">$\mathord{\smash[b]{\underset{\raise.3ex\hbox{$\scriptstyle\sim$}}{b}}\vphantom{b}} = (1, 3)$</w:delText>
        </w:r>
      </w:del>
      <w:del w:id="22390" w:author="PR Preview" w:date="2026-01-01T00:00:00Z">
        <w:r>
          <w:delText xml:space="preserve">.</w:delText>
        </w:r>
      </w:del>
      <w:del w:id="22391" w:author="PR Preview" w:date="2026-01-01T00:00:00Z">
        <w:r>
          <w:delText xml:space="preserve"> </w:delText>
        </w:r>
      </w:del>
      <w:del w:id="22392" w:author="PR Preview" w:date="2026-01-01T00:00:00Z">
        <w:r>
          <w:delText xml:space="preserve">The system</w:delText>
        </w:r>
      </w:del>
      <w:del w:id="22393"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22394" w:author="PR Preview" w:date="2026-01-01T00:00:00Z">
        <w:r>
          <w:delText xml:space="preserve"> </w:delText>
        </w:r>
      </w:del>
      <w:del w:id="22395" w:author="PR Preview" w:date="2026-01-01T00:00:00Z">
        <w:r>
          <w:delText xml:space="preserve">is inconsistent (</w:delText>
        </w:r>
      </w:del>
      <w:hyperlink w:anchor="def-consistent-system">
        <w:del w:id="22396" w:author="PR Preview" w:date="2026-01-01T00:00:00Z">
          <w:r>
            <w:rPr>
              <w:rStyle w:val="Hyperlink"/>
            </w:rPr>
            <w:delText xml:space="preserve">Definition 111</w:delText>
          </w:r>
        </w:del>
      </w:hyperlink>
      <w:del w:id="22397" w:author="PR Preview" w:date="2026-01-01T00:00:00Z">
        <w:r>
          <w:delText xml:space="preserve">):</w:delText>
        </w:r>
      </w:del>
      <w:del w:id="22398" w:author="PR Preview" w:date="2026-01-01T00:00:00Z">
        <w:r>
          <w:delText xml:space="preserve"> </w:delText>
        </w:r>
      </w:del>
      <w:del w:id="22399" w:author="PR Preview" w:date="2026-01-01T00:00:00Z">
        <w:r>
          <w:delText xml:space="preserve">its first entry needs</w:delText>
        </w:r>
      </w:del>
      <w:del w:id="22400" w:author="PR Preview" w:date="2026-01-01T00:00:00Z">
        <w:r>
          <w:delText xml:space="preserve"> </w:delText>
        </w:r>
      </w:del>
      <m:oMath>
        <m:r>
          <m:t>x</m:t>
        </m:r>
        <m:r>
          <m:rPr>
            <m:sty m:val="p"/>
          </m:rPr>
          <m:t>=</m:t>
        </m:r>
        <m:r>
          <m:t>1</m:t>
        </m:r>
      </m:oMath>
      <w:del w:id="22401" w:author="PR Preview" w:date="2026-01-01T00:00:00Z">
        <w:r>
          <w:delText xml:space="preserve"> </w:delText>
        </w:r>
      </w:del>
      <w:del w:id="22402" w:author="PR Preview" w:date="2026-01-01T00:00:00Z">
        <w:r>
          <w:delText xml:space="preserve">and its second needs</w:delText>
        </w:r>
      </w:del>
      <w:del w:id="22403" w:author="PR Preview" w:date="2026-01-01T00:00:00Z">
        <w:r>
          <w:delText xml:space="preserve"> </w:delText>
        </w:r>
      </w:del>
      <m:oMath>
        <m:r>
          <m:t>x</m:t>
        </m:r>
        <m:r>
          <m:rPr>
            <m:sty m:val="p"/>
          </m:rPr>
          <m:t>=</m:t>
        </m:r>
        <m:r>
          <m:t>3</m:t>
        </m:r>
      </m:oMath>
      <w:del w:id="22404" w:author="PR Preview" w:date="2026-01-01T00:00:00Z">
        <w:r>
          <w:delText xml:space="preserve">.</w:delText>
        </w:r>
      </w:del>
      <w:del w:id="22405" w:author="PR Preview" w:date="2026-01-01T00:00:00Z">
        <w:r>
          <w:delText xml:space="preserve"> </w:delText>
        </w:r>
      </w:del>
      <w:del w:id="22406" w:author="PR Preview" w:date="2026-01-01T00:00:00Z">
        <w:r>
          <w:delText xml:space="preserve">For any number</w:delText>
        </w:r>
      </w:del>
      <w:del w:id="22407" w:author="PR Preview" w:date="2026-01-01T00:00:00Z">
        <w:r>
          <w:delText xml:space="preserve"> </w:delText>
        </w:r>
      </w:del>
      <m:oMath>
        <m:r>
          <m:t>x</m:t>
        </m:r>
      </m:oMath>
      <w:del w:id="22408" w:author="PR Preview" w:date="2026-01-01T00:00:00Z">
        <w:r>
          <w:delText xml:space="preserve">,</w:delText>
        </w:r>
      </w:del>
    </w:p>
    <w:p>
      <w:pPr>
        <w:pStyle w:val="FirstParagraph"/>
      </w:pPr>
      <w:ins w:id="22409" w:author="PR Preview" w:date="2026-01-01T00:00:00Z">
        <w:r>
          <w:rPr>
            <w:b/>
            <w:bCs/>
          </w:rPr>
          <w:t xml:space="preserve">Example 189 (Fitting a constant)</w:t>
        </w:r>
      </w:ins>
      <w:ins w:id="22410" w:author="PR Preview" w:date="2026-01-01T00:00:00Z">
        <w:r>
          <w:t xml:space="preserve"> </w:t>
        </w:r>
      </w:ins>
      <w:ins w:id="22411" w:author="PR Preview" w:date="2026-01-01T00:00:00Z">
        <w:r>
          <w:t xml:space="preserve">Let</w:t>
        </w:r>
      </w:ins>
      <w:ins w:id="224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2413" w:author="PR Preview" w:date="2026-01-01T00:00:00Z">
        <w:r>
          <w:t xml:space="preserve"> </w:t>
        </w:r>
      </w:ins>
      <w:ins w:id="22414" w:author="PR Preview" w:date="2026-01-01T00:00:00Z">
        <w:r>
          <w:t xml:space="preserve">and</w:t>
        </w:r>
      </w:ins>
      <w:ins w:id="22415" w:author="PR Preview" w:date="2026-01-01T00:00:00Z">
        <w:r>
          <w:t xml:space="preserve"> </w:t>
        </w:r>
      </w:ins>
      <w:ins w:id="22416" w:author="PR Preview" w:date="2026-01-01T00:00:00Z">
        <w:r>
          <w:t xml:space="preserve">$\mathord{\smash[b]{\underset{\raise.3ex\hbox{$\scriptstyle\sim$}}{b}}\vphantom{b}} = (1, 3)$</w:t>
        </w:r>
      </w:ins>
      <w:ins w:id="22417" w:author="PR Preview" w:date="2026-01-01T00:00:00Z">
        <w:r>
          <w:t xml:space="preserve">.</w:t>
        </w:r>
      </w:ins>
      <w:ins w:id="22418" w:author="PR Preview" w:date="2026-01-01T00:00:00Z">
        <w:r>
          <w:t xml:space="preserve"> </w:t>
        </w:r>
      </w:ins>
      <w:ins w:id="22419" w:author="PR Preview" w:date="2026-01-01T00:00:00Z">
        <w:r>
          <w:t xml:space="preserve">The system</w:t>
        </w:r>
      </w:ins>
      <w:ins w:id="22420"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22421" w:author="PR Preview" w:date="2026-01-01T00:00:00Z">
        <w:r>
          <w:t xml:space="preserve"> </w:t>
        </w:r>
      </w:ins>
      <w:ins w:id="22422" w:author="PR Preview" w:date="2026-01-01T00:00:00Z">
        <w:r>
          <w:t xml:space="preserve">is inconsistent (</w:t>
        </w:r>
      </w:ins>
      <w:hyperlink w:anchor="def-consistent-system">
        <w:ins w:id="22423" w:author="PR Preview" w:date="2026-01-01T00:00:00Z">
          <w:r>
            <w:rPr>
              <w:rStyle w:val="Hyperlink"/>
            </w:rPr>
            <w:t xml:space="preserve">Definition 111</w:t>
          </w:r>
        </w:ins>
      </w:hyperlink>
      <w:ins w:id="22424" w:author="PR Preview" w:date="2026-01-01T00:00:00Z">
        <w:r>
          <w:t xml:space="preserve">):</w:t>
        </w:r>
      </w:ins>
      <w:ins w:id="22425" w:author="PR Preview" w:date="2026-01-01T00:00:00Z">
        <w:r>
          <w:t xml:space="preserve"> </w:t>
        </w:r>
      </w:ins>
      <w:ins w:id="22426" w:author="PR Preview" w:date="2026-01-01T00:00:00Z">
        <w:r>
          <w:t xml:space="preserve">its first entry needs</w:t>
        </w:r>
      </w:ins>
      <w:ins w:id="22427" w:author="PR Preview" w:date="2026-01-01T00:00:00Z">
        <w:r>
          <w:t xml:space="preserve"> </w:t>
        </w:r>
      </w:ins>
      <m:oMath>
        <m:r>
          <m:t>x</m:t>
        </m:r>
        <m:r>
          <m:rPr>
            <m:sty m:val="p"/>
          </m:rPr>
          <m:t>=</m:t>
        </m:r>
        <m:r>
          <m:t>1</m:t>
        </m:r>
      </m:oMath>
      <w:ins w:id="22428" w:author="PR Preview" w:date="2026-01-01T00:00:00Z">
        <w:r>
          <w:t xml:space="preserve"> </w:t>
        </w:r>
      </w:ins>
      <w:ins w:id="22429" w:author="PR Preview" w:date="2026-01-01T00:00:00Z">
        <w:r>
          <w:t xml:space="preserve">and its second needs</w:t>
        </w:r>
      </w:ins>
      <w:ins w:id="22430" w:author="PR Preview" w:date="2026-01-01T00:00:00Z">
        <w:r>
          <w:t xml:space="preserve"> </w:t>
        </w:r>
      </w:ins>
      <m:oMath>
        <m:r>
          <m:t>x</m:t>
        </m:r>
        <m:r>
          <m:rPr>
            <m:sty m:val="p"/>
          </m:rPr>
          <m:t>=</m:t>
        </m:r>
        <m:r>
          <m:t>3</m:t>
        </m:r>
      </m:oMath>
      <w:ins w:id="22431" w:author="PR Preview" w:date="2026-01-01T00:00:00Z">
        <w:r>
          <w:t xml:space="preserve">.</w:t>
        </w:r>
      </w:ins>
      <w:ins w:id="22432" w:author="PR Preview" w:date="2026-01-01T00:00:00Z">
        <w:r>
          <w:t xml:space="preserve"> </w:t>
        </w:r>
      </w:ins>
      <w:ins w:id="22433" w:author="PR Preview" w:date="2026-01-01T00:00:00Z">
        <w:r>
          <w:t xml:space="preserve">For any number</w:t>
        </w:r>
      </w:ins>
      <w:ins w:id="22434" w:author="PR Preview" w:date="2026-01-01T00:00:00Z">
        <w:r>
          <w:t xml:space="preserve"> </w:t>
        </w:r>
      </w:ins>
      <m:oMath>
        <m:r>
          <m:t>x</m:t>
        </m:r>
      </m:oMath>
      <w:ins w:id="22435" w:author="PR Preview" w:date="2026-01-01T00:00:00Z">
        <w:r>
          <w:t xml:space="preserve">,</w:t>
        </w:r>
      </w:ins>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del w:id="22436" w:author="PR Preview" w:date="2026-01-01T00:00:00Z">
        <w:r>
          <w:rPr>
            <w:b/>
            <w:bCs/>
          </w:rPr>
          <w:delText xml:space="preserve">Definition 116 (Normal equations)</w:delText>
        </w:r>
      </w:del>
      <w:del w:id="22437" w:author="PR Preview" w:date="2026-01-01T00:00:00Z">
        <w:r>
          <w:delText xml:space="preserve"> </w:delText>
        </w:r>
      </w:del>
      <w:del w:id="22438" w:author="PR Preview" w:date="2026-01-01T00:00:00Z">
        <w:r>
          <w:delText xml:space="preserve">For</w:delText>
        </w:r>
      </w:del>
      <w:del w:id="22439" w:author="PR Preview" w:date="2026-01-01T00:00:00Z">
        <w:r>
          <w:delText xml:space="preserve"> </w:delText>
        </w:r>
      </w:del>
      <m:oMath>
        <m:r>
          <m:rPr>
            <m:sty m:val="bi"/>
          </m:rPr>
          <m:t>A</m:t>
        </m:r>
      </m:oMath>
      <w:del w:id="22440" w:author="PR Preview" w:date="2026-01-01T00:00:00Z">
        <w:r>
          <w:delText xml:space="preserve"> </w:delText>
        </w:r>
      </w:del>
      <w:del w:id="22441" w:author="PR Preview" w:date="2026-01-01T00:00:00Z">
        <w:r>
          <w:delText xml:space="preserve">and</w:delText>
        </w:r>
      </w:del>
      <w:del w:id="22442" w:author="PR Preview" w:date="2026-01-01T00:00:00Z">
        <w:r>
          <w:delText xml:space="preserve"> </w:delText>
        </w:r>
      </w:del>
      <w:del w:id="22443" w:author="PR Preview" w:date="2026-01-01T00:00:00Z">
        <w:r>
          <w:delText xml:space="preserve">$\mathord{\smash[b]{\underset{\raise.3ex\hbox{$\scriptstyle\sim$}}{b}}\vphantom{b}}$</w:delText>
        </w:r>
      </w:del>
      <w:del w:id="22444" w:author="PR Preview" w:date="2026-01-01T00:00:00Z">
        <w:r>
          <w:delText xml:space="preserve"> </w:delText>
        </w:r>
      </w:del>
      <w:del w:id="22445" w:author="PR Preview" w:date="2026-01-01T00:00:00Z">
        <w:r>
          <w:delText xml:space="preserve">as in</w:delText>
        </w:r>
      </w:del>
      <w:del w:id="22446" w:author="PR Preview" w:date="2026-01-01T00:00:00Z">
        <w:r>
          <w:delText xml:space="preserve"> </w:delText>
        </w:r>
      </w:del>
      <w:hyperlink w:anchor="def-least-squares">
        <w:del w:id="22447" w:author="PR Preview" w:date="2026-01-01T00:00:00Z">
          <w:r>
            <w:rPr>
              <w:rStyle w:val="Hyperlink"/>
            </w:rPr>
            <w:delText xml:space="preserve">Definition 115</w:delText>
          </w:r>
        </w:del>
      </w:hyperlink>
      <w:del w:id="22448" w:author="PR Preview" w:date="2026-01-01T00:00:00Z">
        <w:r>
          <w:delText xml:space="preserve">,</w:delText>
        </w:r>
      </w:del>
      <w:del w:id="22449" w:author="PR Preview" w:date="2026-01-01T00:00:00Z">
        <w:r>
          <w:delText xml:space="preserve"> </w:delText>
        </w:r>
      </w:del>
      <w:del w:id="22450" w:author="PR Preview" w:date="2026-01-01T00:00:00Z">
        <w:r>
          <w:delText xml:space="preserve">the equations</w:delText>
        </w:r>
      </w:del>
      <w:del w:id="22451" w:author="PR Preview" w:date="2026-01-01T00:00:00Z">
        <w:r>
          <w:delText xml:space="preserve"> </w:delText>
        </w:r>
      </w:del>
      <w:del w:id="22452" w:author="PR Preview" w:date="2026-01-01T00:00:00Z">
        <w:r>
          <w:delText xml:space="preserve">${\mathbf{A}}^{\top} \mathbf{A} \mathord{\smash[b]{\underset{\raise.3ex\hbox{$\scriptstyle\sim$}}{x}}\vphantom{x}} = {\mathbf{A}}^{\top} \mathord{\smash[b]{\underset{\raise.3ex\hbox{$\scriptstyle\sim$}}{b}}\vphantom{b}}$</w:delText>
        </w:r>
      </w:del>
      <w:del w:id="22453" w:author="PR Preview" w:date="2026-01-01T00:00:00Z">
        <w:r>
          <w:delText xml:space="preserve"> </w:delText>
        </w:r>
      </w:del>
      <w:del w:id="22454" w:author="PR Preview" w:date="2026-01-01T00:00:00Z">
        <w:r>
          <w:delText xml:space="preserve">are the</w:delText>
        </w:r>
      </w:del>
      <w:del w:id="22455" w:author="PR Preview" w:date="2026-01-01T00:00:00Z">
        <w:r>
          <w:delText xml:space="preserve"> </w:delText>
        </w:r>
      </w:del>
      <w:del w:id="22456" w:author="PR Preview" w:date="2026-01-01T00:00:00Z">
        <w:r>
          <w:rPr>
            <w:b/>
            <w:bCs/>
          </w:rPr>
          <w:delText xml:space="preserve">normal equations</w:delText>
        </w:r>
      </w:del>
      <w:del w:id="22457" w:author="PR Preview" w:date="2026-01-01T00:00:00Z">
        <w:r>
          <w:delText xml:space="preserve"> </w:delText>
        </w:r>
      </w:del>
      <w:del w:id="22458" w:author="PR Preview" w:date="2026-01-01T00:00:00Z">
        <w:r>
          <w:delText xml:space="preserve">[85]</w:delText>
        </w:r>
      </w:del>
      <w:del w:id="22459" w:author="PR Preview" w:date="2026-01-01T00:00:00Z">
        <w:r>
          <w:delText xml:space="preserve">.</w:delText>
        </w:r>
      </w:del>
    </w:p>
    <w:p>
      <w:pPr>
        <w:pStyle w:val="BodyText"/>
      </w:pPr>
      <w:del w:id="22460" w:author="PR Preview" w:date="2026-01-01T00:00:00Z">
        <w:r>
          <w:rPr>
            <w:b/>
            <w:bCs/>
          </w:rPr>
          <w:delText xml:space="preserve">Theorem 107 (Least squares solutions solve the normal equations)</w:delText>
        </w:r>
      </w:del>
      <w:del w:id="22461" w:author="PR Preview" w:date="2026-01-01T00:00:00Z">
        <w:r>
          <w:delText xml:space="preserve"> </w:delText>
        </w:r>
      </w:del>
      <w:del w:id="22462" w:author="PR Preview" w:date="2026-01-01T00:00:00Z">
        <w:r>
          <w:delText xml:space="preserve">Let</w:delText>
        </w:r>
      </w:del>
      <w:del w:id="22463" w:author="PR Preview" w:date="2026-01-01T00:00:00Z">
        <w:r>
          <w:delText xml:space="preserve"> </w:delText>
        </w:r>
      </w:del>
      <m:oMath>
        <m:r>
          <m:rPr>
            <m:sty m:val="bi"/>
          </m:rPr>
          <m:t>A</m:t>
        </m:r>
      </m:oMath>
      <w:del w:id="22464" w:author="PR Preview" w:date="2026-01-01T00:00:00Z">
        <w:r>
          <w:delText xml:space="preserve"> </w:delText>
        </w:r>
      </w:del>
      <w:del w:id="22465" w:author="PR Preview" w:date="2026-01-01T00:00:00Z">
        <w:r>
          <w:delText xml:space="preserve">be</w:delText>
        </w:r>
      </w:del>
      <w:del w:id="22466" w:author="PR Preview" w:date="2026-01-01T00:00:00Z">
        <w:r>
          <w:delText xml:space="preserve"> </w:delText>
        </w:r>
      </w:del>
      <m:oMath>
        <m:r>
          <m:t>m</m:t>
        </m:r>
        <m:r>
          <m:rPr>
            <m:sty m:val="p"/>
          </m:rPr>
          <m:t>×</m:t>
        </m:r>
        <m:r>
          <m:t>n</m:t>
        </m:r>
      </m:oMath>
      <w:del w:id="22467" w:author="PR Preview" w:date="2026-01-01T00:00:00Z">
        <w:r>
          <w:delText xml:space="preserve"> </w:delText>
        </w:r>
      </w:del>
      <w:del w:id="22468" w:author="PR Preview" w:date="2026-01-01T00:00:00Z">
        <w:r>
          <w:delText xml:space="preserve">and</w:delText>
        </w:r>
      </w:del>
      <w:del w:id="22469" w:author="PR Preview" w:date="2026-01-01T00:00:00Z">
        <w:r>
          <w:delText xml:space="preserve"> </w:delText>
        </w:r>
      </w:del>
      <w:del w:id="22470" w:author="PR Preview" w:date="2026-01-01T00:00:00Z">
        <w:r>
          <w:delText xml:space="preserve">$\mathord{\smash[b]{\underset{\raise.3ex\hbox{$\scriptstyle\sim$}}{b}}\vphantom{b}} \in \mathbb{R}^m$</w:delText>
        </w:r>
      </w:del>
      <w:del w:id="22471" w:author="PR Preview" w:date="2026-01-01T00:00:00Z">
        <w:r>
          <w:delText xml:space="preserve">.</w:delText>
        </w:r>
      </w:del>
    </w:p>
    <w:p>
      <w:pPr>
        <w:pStyle w:val="BodyText"/>
      </w:pPr>
      <w:ins w:id="22472" w:author="PR Preview" w:date="2026-01-01T00:00:00Z">
        <w:r>
          <w:rPr>
            <w:b/>
            <w:bCs/>
          </w:rPr>
          <w:t xml:space="preserve">Definition 116 (Normal equations)</w:t>
        </w:r>
      </w:ins>
      <w:ins w:id="22473" w:author="PR Preview" w:date="2026-01-01T00:00:00Z">
        <w:r>
          <w:t xml:space="preserve"> </w:t>
        </w:r>
      </w:ins>
      <w:ins w:id="22474" w:author="PR Preview" w:date="2026-01-01T00:00:00Z">
        <w:r>
          <w:t xml:space="preserve">For</w:t>
        </w:r>
      </w:ins>
      <w:ins w:id="22475" w:author="PR Preview" w:date="2026-01-01T00:00:00Z">
        <w:r>
          <w:t xml:space="preserve"> </w:t>
        </w:r>
      </w:ins>
      <m:oMath>
        <m:r>
          <m:rPr>
            <m:sty m:val="bi"/>
          </m:rPr>
          <m:t>A</m:t>
        </m:r>
      </m:oMath>
      <w:ins w:id="22476" w:author="PR Preview" w:date="2026-01-01T00:00:00Z">
        <w:r>
          <w:t xml:space="preserve"> </w:t>
        </w:r>
      </w:ins>
      <w:ins w:id="22477" w:author="PR Preview" w:date="2026-01-01T00:00:00Z">
        <w:r>
          <w:t xml:space="preserve">and</w:t>
        </w:r>
      </w:ins>
      <w:ins w:id="22478" w:author="PR Preview" w:date="2026-01-01T00:00:00Z">
        <w:r>
          <w:t xml:space="preserve"> </w:t>
        </w:r>
      </w:ins>
      <w:ins w:id="22479" w:author="PR Preview" w:date="2026-01-01T00:00:00Z">
        <w:r>
          <w:t xml:space="preserve">$\mathord{\smash[b]{\underset{\raise.3ex\hbox{$\scriptstyle\sim$}}{b}}\vphantom{b}}$</w:t>
        </w:r>
      </w:ins>
      <w:ins w:id="22480" w:author="PR Preview" w:date="2026-01-01T00:00:00Z">
        <w:r>
          <w:t xml:space="preserve"> </w:t>
        </w:r>
      </w:ins>
      <w:ins w:id="22481" w:author="PR Preview" w:date="2026-01-01T00:00:00Z">
        <w:r>
          <w:t xml:space="preserve">as in</w:t>
        </w:r>
      </w:ins>
      <w:ins w:id="22482" w:author="PR Preview" w:date="2026-01-01T00:00:00Z">
        <w:r>
          <w:t xml:space="preserve"> </w:t>
        </w:r>
      </w:ins>
      <w:hyperlink w:anchor="def-least-squares">
        <w:ins w:id="22483" w:author="PR Preview" w:date="2026-01-01T00:00:00Z">
          <w:r>
            <w:rPr>
              <w:rStyle w:val="Hyperlink"/>
            </w:rPr>
            <w:t xml:space="preserve">Definition 115</w:t>
          </w:r>
        </w:ins>
      </w:hyperlink>
      <w:ins w:id="22484" w:author="PR Preview" w:date="2026-01-01T00:00:00Z">
        <w:r>
          <w:t xml:space="preserve">,</w:t>
        </w:r>
      </w:ins>
      <w:ins w:id="22485" w:author="PR Preview" w:date="2026-01-01T00:00:00Z">
        <w:r>
          <w:t xml:space="preserve"> </w:t>
        </w:r>
      </w:ins>
      <w:ins w:id="22486" w:author="PR Preview" w:date="2026-01-01T00:00:00Z">
        <w:r>
          <w:t xml:space="preserve">the equations</w:t>
        </w:r>
      </w:ins>
      <w:ins w:id="22487" w:author="PR Preview" w:date="2026-01-01T00:00:00Z">
        <w:r>
          <w:t xml:space="preserve"> </w:t>
        </w:r>
      </w:ins>
      <w:ins w:id="22488" w:author="PR Preview" w:date="2026-01-01T00:00:00Z">
        <w:r>
          <w:t xml:space="preserve">${\mathbf{A}}^{\top} \mathbf{A} \mathord{\smash[b]{\underset{\raise.3ex\hbox{$\scriptstyle\sim$}}{x}}\vphantom{x}} = {\mathbf{A}}^{\top} \mathord{\smash[b]{\underset{\raise.3ex\hbox{$\scriptstyle\sim$}}{b}}\vphantom{b}}$</w:t>
        </w:r>
      </w:ins>
      <w:ins w:id="22489" w:author="PR Preview" w:date="2026-01-01T00:00:00Z">
        <w:r>
          <w:t xml:space="preserve"> </w:t>
        </w:r>
      </w:ins>
      <w:ins w:id="22490" w:author="PR Preview" w:date="2026-01-01T00:00:00Z">
        <w:r>
          <w:t xml:space="preserve">are the</w:t>
        </w:r>
      </w:ins>
      <w:ins w:id="22491" w:author="PR Preview" w:date="2026-01-01T00:00:00Z">
        <w:r>
          <w:t xml:space="preserve"> </w:t>
        </w:r>
      </w:ins>
      <w:ins w:id="22492" w:author="PR Preview" w:date="2026-01-01T00:00:00Z">
        <w:r>
          <w:rPr>
            <w:b/>
            <w:bCs/>
          </w:rPr>
          <w:t xml:space="preserve">normal equations</w:t>
        </w:r>
      </w:ins>
      <w:ins w:id="22493" w:author="PR Preview" w:date="2026-01-01T00:00:00Z">
        <w:r>
          <w:t xml:space="preserve"> </w:t>
        </w:r>
      </w:ins>
      <w:ins w:id="22494" w:author="PR Preview" w:date="2026-01-01T00:00:00Z">
        <w:r>
          <w:t xml:space="preserve">[82]</w:t>
        </w:r>
      </w:ins>
      <w:ins w:id="22495" w:author="PR Preview" w:date="2026-01-01T00:00:00Z">
        <w:r>
          <w:t xml:space="preserve">.</w:t>
        </w:r>
      </w:ins>
    </w:p>
    <w:bookmarkEnd w:id="610"/>
    <w:bookmarkStart w:id="611" w:name="thm-normal-equations"/>
    <w:p>
      <w:pPr>
        <w:pStyle w:val="BodyText"/>
      </w:pPr>
      <w:ins w:id="22496" w:author="PR Preview" w:date="2026-01-01T00:00:00Z">
        <w:r>
          <w:rPr>
            <w:b/>
            <w:bCs/>
          </w:rPr>
          <w:t xml:space="preserve">Theorem 106 (Least squares solutions solve the normal equations)</w:t>
        </w:r>
      </w:ins>
      <w:ins w:id="22497" w:author="PR Preview" w:date="2026-01-01T00:00:00Z">
        <w:r>
          <w:t xml:space="preserve"> </w:t>
        </w:r>
      </w:ins>
      <w:ins w:id="22498" w:author="PR Preview" w:date="2026-01-01T00:00:00Z">
        <w:r>
          <w:t xml:space="preserve">Let</w:t>
        </w:r>
      </w:ins>
      <w:ins w:id="22499" w:author="PR Preview" w:date="2026-01-01T00:00:00Z">
        <w:r>
          <w:t xml:space="preserve"> </w:t>
        </w:r>
      </w:ins>
      <m:oMath>
        <m:r>
          <m:rPr>
            <m:sty m:val="bi"/>
          </m:rPr>
          <m:t>A</m:t>
        </m:r>
      </m:oMath>
      <w:ins w:id="22500" w:author="PR Preview" w:date="2026-01-01T00:00:00Z">
        <w:r>
          <w:t xml:space="preserve"> </w:t>
        </w:r>
      </w:ins>
      <w:ins w:id="22501" w:author="PR Preview" w:date="2026-01-01T00:00:00Z">
        <w:r>
          <w:t xml:space="preserve">be</w:t>
        </w:r>
      </w:ins>
      <w:ins w:id="22502" w:author="PR Preview" w:date="2026-01-01T00:00:00Z">
        <w:r>
          <w:t xml:space="preserve"> </w:t>
        </w:r>
      </w:ins>
      <m:oMath>
        <m:r>
          <m:t>m</m:t>
        </m:r>
        <m:r>
          <m:rPr>
            <m:sty m:val="p"/>
          </m:rPr>
          <m:t>×</m:t>
        </m:r>
        <m:r>
          <m:t>n</m:t>
        </m:r>
      </m:oMath>
      <w:ins w:id="22503" w:author="PR Preview" w:date="2026-01-01T00:00:00Z">
        <w:r>
          <w:t xml:space="preserve"> </w:t>
        </w:r>
      </w:ins>
      <w:ins w:id="22504" w:author="PR Preview" w:date="2026-01-01T00:00:00Z">
        <w:r>
          <w:t xml:space="preserve">and</w:t>
        </w:r>
      </w:ins>
      <w:ins w:id="22505" w:author="PR Preview" w:date="2026-01-01T00:00:00Z">
        <w:r>
          <w:t xml:space="preserve"> </w:t>
        </w:r>
      </w:ins>
      <w:ins w:id="22506" w:author="PR Preview" w:date="2026-01-01T00:00:00Z">
        <w:r>
          <w:t xml:space="preserve">$\mathord{\smash[b]{\underset{\raise.3ex\hbox{$\scriptstyle\sim$}}{b}}\vphantom{b}} \in \mathbb{R}^m$</w:t>
        </w:r>
      </w:ins>
      <w:ins w:id="22507" w:author="PR Preview" w:date="2026-01-01T00:00:00Z">
        <w:r>
          <w:t xml:space="preserve">.</w:t>
        </w:r>
      </w:ins>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del w:id="22508" w:author="PR Preview" w:date="2026-01-01T00:00:00Z">
        <w:r>
          <w:rPr>
            <w:i/>
            <w:iCs/>
          </w:rPr>
          <w:delText xml:space="preserve">Proof</w:delText>
        </w:r>
      </w:del>
      <w:del w:id="22509" w:author="PR Preview" w:date="2026-01-01T00:00:00Z">
        <w:r>
          <w:delText xml:space="preserve">. </w:delText>
        </w:r>
      </w:del>
      <w:del w:id="22510" w:author="PR Preview" w:date="2026-01-01T00:00:00Z">
        <w:r>
          <w:delText xml:space="preserve">Let</w:delText>
        </w:r>
      </w:del>
      <w:del w:id="22511" w:author="PR Preview" w:date="2026-01-01T00:00:00Z">
        <w:r>
          <w:delText xml:space="preserve"> </w:delText>
        </w:r>
      </w:del>
      <w:del w:id="22512" w:author="PR Preview" w:date="2026-01-01T00:00:00Z">
        <w:r>
          <w:delText xml:space="preserve">$\mathord{\smash[b]{\underset{\raise.3ex\hbox{$\scriptstyle\sim$}}{u}}\vphantom{u}}$</w:delText>
        </w:r>
      </w:del>
      <w:del w:id="22513" w:author="PR Preview" w:date="2026-01-01T00:00:00Z">
        <w:r>
          <w:delText xml:space="preserve"> </w:delText>
        </w:r>
      </w:del>
      <w:del w:id="22514" w:author="PR Preview" w:date="2026-01-01T00:00:00Z">
        <w:r>
          <w:delText xml:space="preserve">be the orthogonal projection of</w:delText>
        </w:r>
      </w:del>
      <w:del w:id="22515" w:author="PR Preview" w:date="2026-01-01T00:00:00Z">
        <w:r>
          <w:delText xml:space="preserve"> </w:delText>
        </w:r>
      </w:del>
      <w:del w:id="22516" w:author="PR Preview" w:date="2026-01-01T00:00:00Z">
        <w:r>
          <w:delText xml:space="preserve">$\mathord{\smash[b]{\underset{\raise.3ex\hbox{$\scriptstyle\sim$}}{b}}\vphantom{b}}$</w:delText>
        </w:r>
      </w:del>
      <w:del w:id="22517" w:author="PR Preview" w:date="2026-01-01T00:00:00Z">
        <w:r>
          <w:delText xml:space="preserve"> </w:delText>
        </w:r>
      </w:del>
      <w:del w:id="22518" w:author="PR Preview" w:date="2026-01-01T00:00:00Z">
        <w:r>
          <w:delText xml:space="preserve">onto</w:delText>
        </w:r>
      </w:del>
      <w:del w:id="22519" w:author="PR Preview" w:date="2026-01-01T00:00:00Z">
        <w:r>
          <w:delText xml:space="preserve"> </w:delText>
        </w:r>
      </w:del>
      <m:oMath>
        <m:r>
          <m:rPr>
            <m:scr m:val="script"/>
            <m:sty m:val="p"/>
          </m:rPr>
          <m:t>C</m:t>
        </m:r>
        <m:r>
          <m:rPr>
            <m:sty m:val="p"/>
          </m:rPr>
          <m:t>(</m:t>
        </m:r>
        <m:r>
          <m:rPr>
            <m:sty m:val="bi"/>
          </m:rPr>
          <m:t>A</m:t>
        </m:r>
        <m:r>
          <m:rPr>
            <m:sty m:val="p"/>
          </m:rPr>
          <m:t>)</m:t>
        </m:r>
      </m:oMath>
      <w:del w:id="22520" w:author="PR Preview" w:date="2026-01-01T00:00:00Z">
        <w:r>
          <w:delText xml:space="preserve">.</w:delText>
        </w:r>
      </w:del>
      <w:del w:id="22521" w:author="PR Preview" w:date="2026-01-01T00:00:00Z">
        <w:r>
          <w:delText xml:space="preserve"> </w:delText>
        </w:r>
      </w:del>
      <w:del w:id="22522" w:author="PR Preview" w:date="2026-01-01T00:00:00Z">
        <w:r>
          <w:delText xml:space="preserve">The vectors</w:delText>
        </w:r>
      </w:del>
      <w:del w:id="22523" w:author="PR Preview" w:date="2026-01-01T00:00:00Z">
        <w:r>
          <w:delText xml:space="preserve"> </w:delText>
        </w:r>
      </w:del>
      <w:del w:id="22524" w:author="PR Preview" w:date="2026-01-01T00:00:00Z">
        <w:r>
          <w:delText xml:space="preserve">$\mathbf{A} \mathord{\smash[b]{\underset{\raise.3ex\hbox{$\scriptstyle\sim$}}{x}}\vphantom{x}}$</w:delText>
        </w:r>
      </w:del>
      <w:del w:id="22525" w:author="PR Preview" w:date="2026-01-01T00:00:00Z">
        <w:r>
          <w:delText xml:space="preserve">, as</w:delText>
        </w:r>
      </w:del>
      <w:del w:id="22526" w:author="PR Preview" w:date="2026-01-01T00:00:00Z">
        <w:r>
          <w:delText xml:space="preserve"> </w:delText>
        </w:r>
      </w:del>
      <w:del w:id="22527" w:author="PR Preview" w:date="2026-01-01T00:00:00Z">
        <w:r>
          <w:delText xml:space="preserve">$\mathord{\smash[b]{\underset{\raise.3ex\hbox{$\scriptstyle\sim$}}{x}}\vphantom{x}}$</w:delText>
        </w:r>
      </w:del>
      <w:del w:id="22528" w:author="PR Preview" w:date="2026-01-01T00:00:00Z">
        <w:r>
          <w:delText xml:space="preserve"> </w:delText>
        </w:r>
      </w:del>
      <w:del w:id="22529" w:author="PR Preview" w:date="2026-01-01T00:00:00Z">
        <w:r>
          <w:delText xml:space="preserve">ranges over</w:delText>
        </w:r>
      </w:del>
      <w:del w:id="22530" w:author="PR Preview" w:date="2026-01-01T00:00:00Z">
        <w:r>
          <w:delText xml:space="preserve"> </w:delText>
        </w:r>
      </w:del>
      <m:oMath>
        <m:sSup>
          <m:e>
            <m:r>
              <m:rPr>
                <m:scr m:val="double-struck"/>
                <m:sty m:val="p"/>
              </m:rPr>
              <m:t>R</m:t>
            </m:r>
          </m:e>
          <m:sup>
            <m:r>
              <m:t>n</m:t>
            </m:r>
          </m:sup>
        </m:sSup>
      </m:oMath>
      <w:del w:id="22531" w:author="PR Preview" w:date="2026-01-01T00:00:00Z">
        <w:r>
          <w:delText xml:space="preserve">,</w:delText>
        </w:r>
      </w:del>
      <w:del w:id="22532" w:author="PR Preview" w:date="2026-01-01T00:00:00Z">
        <w:r>
          <w:delText xml:space="preserve"> </w:delText>
        </w:r>
      </w:del>
      <w:del w:id="22533" w:author="PR Preview" w:date="2026-01-01T00:00:00Z">
        <w:r>
          <w:delText xml:space="preserve">are exactly the points of</w:delText>
        </w:r>
      </w:del>
      <w:del w:id="22534" w:author="PR Preview" w:date="2026-01-01T00:00:00Z">
        <w:r>
          <w:delText xml:space="preserve"> </w:delText>
        </w:r>
      </w:del>
      <m:oMath>
        <m:r>
          <m:rPr>
            <m:scr m:val="script"/>
            <m:sty m:val="p"/>
          </m:rPr>
          <m:t>C</m:t>
        </m:r>
        <m:r>
          <m:rPr>
            <m:sty m:val="p"/>
          </m:rPr>
          <m:t>(</m:t>
        </m:r>
        <m:r>
          <m:rPr>
            <m:sty m:val="bi"/>
          </m:rPr>
          <m:t>A</m:t>
        </m:r>
        <m:r>
          <m:rPr>
            <m:sty m:val="p"/>
          </m:rPr>
          <m:t>)</m:t>
        </m:r>
      </m:oMath>
      <w:del w:id="22535" w:author="PR Preview" w:date="2026-01-01T00:00:00Z">
        <w:r>
          <w:delText xml:space="preserve"> </w:delText>
        </w:r>
      </w:del>
      <w:del w:id="22536" w:author="PR Preview" w:date="2026-01-01T00:00:00Z">
        <w:r>
          <w:delText xml:space="preserve">(</w:delText>
        </w:r>
      </w:del>
      <w:hyperlink w:anchor="def-column-space">
        <w:del w:id="22537" w:author="PR Preview" w:date="2026-01-01T00:00:00Z">
          <w:r>
            <w:rPr>
              <w:rStyle w:val="Hyperlink"/>
            </w:rPr>
            <w:delText xml:space="preserve">Definition 52</w:delText>
          </w:r>
        </w:del>
      </w:hyperlink>
      <w:del w:id="22538" w:author="PR Preview" w:date="2026-01-01T00:00:00Z">
        <w:r>
          <w:delText xml:space="preserve">).</w:delText>
        </w:r>
      </w:del>
      <w:del w:id="22539" w:author="PR Preview" w:date="2026-01-01T00:00:00Z">
        <w:r>
          <w:delText xml:space="preserve"> </w:delText>
        </w:r>
      </w:del>
      <w:del w:id="22540" w:author="PR Preview" w:date="2026-01-01T00:00:00Z">
        <w:r>
          <w:rPr>
            <w:b/>
            <w:bCs/>
          </w:rPr>
          <w:delText xml:space="preserve">Least squares solutions are the solutions of</w:delText>
        </w:r>
      </w:del>
      <w:del w:id="22541" w:author="PR Preview" w:date="2026-01-01T00:00:00Z">
        <w:r>
          <w:rPr>
            <w:b/>
            <w:bCs/>
          </w:rPr>
          <w:delText xml:space="preserve"> </w:delText>
        </w:r>
      </w:del>
      <w:del w:id="22542" w:author="PR Preview" w:date="2026-01-01T00:00:00Z">
        <w:r>
          <w:rPr>
            <w:b/>
            <w:bCs/>
          </w:rPr>
          <w:delText xml:space="preserve">$\mathbf{A} \mathord{\smash[b]{\underset{\raise.3ex\hbox{$\scriptstyle\sim$}}{x}}\vphantom{x}} = \mathord{\smash[b]{\underset{\raise.3ex\hbox{$\scriptstyle\sim$}}{u}}\vphantom{u}}$</w:delText>
        </w:r>
      </w:del>
      <w:del w:id="22543" w:author="PR Preview" w:date="2026-01-01T00:00:00Z">
        <w:r>
          <w:rPr>
            <w:b/>
            <w:bCs/>
          </w:rPr>
          <w:delText xml:space="preserve">.</w:delText>
        </w:r>
      </w:del>
      <w:del w:id="22544" w:author="PR Preview" w:date="2026-01-01T00:00:00Z">
        <w:r>
          <w:delText xml:space="preserve"> </w:delText>
        </w:r>
      </w:del>
      <w:del w:id="22545" w:author="PR Preview" w:date="2026-01-01T00:00:00Z">
        <w:r>
          <w:delText xml:space="preserve">If</w:delText>
        </w:r>
      </w:del>
      <w:del w:id="22546" w:author="PR Preview" w:date="2026-01-01T00:00:00Z">
        <w:r>
          <w:delText xml:space="preserve"> </w:delText>
        </w:r>
      </w:del>
      <w:del w:id="22547" w:author="PR Preview" w:date="2026-01-01T00:00:00Z">
        <w:r>
          <w:delText xml:space="preserve">$\mathbf{A} \hat{\mathord{\smash[b]{\underset{\raise.3ex\hbox{$\scriptstyle\sim$}}{x}}\vphantom{x}}} = \mathord{\smash[b]{\underset{\raise.3ex\hbox{$\scriptstyle\sim$}}{u}}\vphantom{u}}$</w:delText>
        </w:r>
      </w:del>
      <w:del w:id="22548" w:author="PR Preview" w:date="2026-01-01T00:00:00Z">
        <w:r>
          <w:delText xml:space="preserve">, then for every</w:delText>
        </w:r>
      </w:del>
      <w:del w:id="22549" w:author="PR Preview" w:date="2026-01-01T00:00:00Z">
        <w:r>
          <w:delText xml:space="preserve"> </w:delText>
        </w:r>
      </w:del>
      <w:del w:id="22550" w:author="PR Preview" w:date="2026-01-01T00:00:00Z">
        <w:r>
          <w:delText xml:space="preserve">$\mathord{\smash[b]{\underset{\raise.3ex\hbox{$\scriptstyle\sim$}}{x}}\vphantom{x}}$</w:delText>
        </w:r>
      </w:del>
      <w:del w:id="22551" w:author="PR Preview" w:date="2026-01-01T00:00:00Z">
        <w:r>
          <w:delText xml:space="preserve">,</w:delText>
        </w:r>
      </w:del>
      <w:del w:id="22552" w:author="PR Preview" w:date="2026-01-01T00:00:00Z">
        <w:r>
          <w:delText xml:space="preserve"> </w:delText>
        </w:r>
      </w:del>
      <w:del w:id="22553" w:author="PR Preview" w:date="2026-01-01T00:00:00Z">
        <w:r>
          <w:delText xml:space="preserve">$\mathbf{A} \mathord{\smash[b]{\underset{\raise.3ex\hbox{$\scriptstyle\sim$}}{x}}\vphantom{x}} \in \mathcal{C}(\mathbf{A})$</w:delText>
        </w:r>
      </w:del>
      <w:del w:id="22554" w:author="PR Preview" w:date="2026-01-01T00:00:00Z">
        <w:r>
          <w:delText xml:space="preserve">, so</w:delText>
        </w:r>
      </w:del>
      <w:del w:id="22555" w:author="PR Preview" w:date="2026-01-01T00:00:00Z">
        <w:r>
          <w:delText xml:space="preserve"> </w:delText>
        </w:r>
      </w:del>
      <w:del w:id="22556" w:author="PR Preview" w:date="2026-01-01T00:00:00Z">
        <w:r>
          <w:delTex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delText>
        </w:r>
      </w:del>
      <w:del w:id="22557" w:author="PR Preview" w:date="2026-01-01T00:00:00Z">
        <w:r>
          <w:delText xml:space="preserve"> </w:delText>
        </w:r>
      </w:del>
      <w:del w:id="22558" w:author="PR Preview" w:date="2026-01-01T00:00:00Z">
        <w:r>
          <w:delText xml:space="preserve">(</w:delText>
        </w:r>
      </w:del>
      <w:hyperlink w:anchor="thm-closest-point">
        <w:del w:id="22559" w:author="PR Preview" w:date="2026-01-01T00:00:00Z">
          <w:r>
            <w:rPr>
              <w:rStyle w:val="Hyperlink"/>
            </w:rPr>
            <w:delText xml:space="preserve">Theorem 92</w:delText>
          </w:r>
        </w:del>
      </w:hyperlink>
      <w:del w:id="22560" w:author="PR Preview" w:date="2026-01-01T00:00:00Z">
        <w:r>
          <w:delText xml:space="preserve">), and</w:delText>
        </w:r>
      </w:del>
      <w:del w:id="22561" w:author="PR Preview" w:date="2026-01-01T00:00:00Z">
        <w:r>
          <w:delText xml:space="preserve"> </w:delText>
        </w:r>
      </w:del>
      <w:del w:id="22562" w:author="PR Preview" w:date="2026-01-01T00:00:00Z">
        <w:r>
          <w:delText xml:space="preserve">$\hat{\mathord{\smash[b]{\underset{\raise.3ex\hbox{$\scriptstyle\sim$}}{x}}\vphantom{x}}}$</w:delText>
        </w:r>
      </w:del>
      <w:del w:id="22563" w:author="PR Preview" w:date="2026-01-01T00:00:00Z">
        <w:r>
          <w:delText xml:space="preserve"> </w:delText>
        </w:r>
      </w:del>
      <w:del w:id="22564" w:author="PR Preview" w:date="2026-01-01T00:00:00Z">
        <w:r>
          <w:delText xml:space="preserve">is a least squares solution.</w:delText>
        </w:r>
      </w:del>
      <w:del w:id="22565" w:author="PR Preview" w:date="2026-01-01T00:00:00Z">
        <w:r>
          <w:delText xml:space="preserve"> </w:delText>
        </w:r>
      </w:del>
      <w:del w:id="22566" w:author="PR Preview" w:date="2026-01-01T00:00:00Z">
        <w:r>
          <w:delText xml:space="preserve">Conversely, let</w:delText>
        </w:r>
      </w:del>
      <w:del w:id="22567" w:author="PR Preview" w:date="2026-01-01T00:00:00Z">
        <w:r>
          <w:delText xml:space="preserve"> </w:delText>
        </w:r>
      </w:del>
      <w:del w:id="22568" w:author="PR Preview" w:date="2026-01-01T00:00:00Z">
        <w:r>
          <w:delText xml:space="preserve">$\hat{\mathord{\smash[b]{\underset{\raise.3ex\hbox{$\scriptstyle\sim$}}{x}}\vphantom{x}}}$</w:delText>
        </w:r>
      </w:del>
      <w:del w:id="22569" w:author="PR Preview" w:date="2026-01-01T00:00:00Z">
        <w:r>
          <w:delText xml:space="preserve"> </w:delText>
        </w:r>
      </w:del>
      <w:del w:id="22570" w:author="PR Preview" w:date="2026-01-01T00:00:00Z">
        <w:r>
          <w:delText xml:space="preserve">be a least squares solution.</w:delText>
        </w:r>
      </w:del>
      <w:del w:id="22571" w:author="PR Preview" w:date="2026-01-01T00:00:00Z">
        <w:r>
          <w:delText xml:space="preserve"> </w:delText>
        </w:r>
      </w:del>
      <w:del w:id="22572" w:author="PR Preview" w:date="2026-01-01T00:00:00Z">
        <w:r>
          <w:delText xml:space="preserve">$\mathord{\smash[b]{\underset{\raise.3ex\hbox{$\scriptstyle\sim$}}{u}}\vphantom{u}} \in \mathcal{C}(\mathbf{A})$</w:delText>
        </w:r>
      </w:del>
      <w:del w:id="22573" w:author="PR Preview" w:date="2026-01-01T00:00:00Z">
        <w:r>
          <w:delText xml:space="preserve">, so</w:delText>
        </w:r>
      </w:del>
      <w:del w:id="22574" w:author="PR Preview" w:date="2026-01-01T00:00:00Z">
        <w:r>
          <w:delText xml:space="preserve"> </w:delText>
        </w:r>
      </w:del>
      <w:del w:id="22575" w:author="PR Preview" w:date="2026-01-01T00:00:00Z">
        <w:r>
          <w:delText xml:space="preserve">$\mathord{\smash[b]{\underset{\raise.3ex\hbox{$\scriptstyle\sim$}}{u}}\vphantom{u}} = \mathbf{A} \mathord{\smash[b]{\underset{\raise.3ex\hbox{$\scriptstyle\sim$}}{x}}\vphantom{x}}_0$</w:delText>
        </w:r>
      </w:del>
      <w:del w:id="22576" w:author="PR Preview" w:date="2026-01-01T00:00:00Z">
        <w:r>
          <w:delText xml:space="preserve"> </w:delText>
        </w:r>
      </w:del>
      <w:del w:id="22577" w:author="PR Preview" w:date="2026-01-01T00:00:00Z">
        <w:r>
          <w:delText xml:space="preserve">for some</w:delText>
        </w:r>
      </w:del>
      <w:del w:id="22578" w:author="PR Preview" w:date="2026-01-01T00:00:00Z">
        <w:r>
          <w:delText xml:space="preserve"> </w:delText>
        </w:r>
      </w:del>
      <w:del w:id="22579" w:author="PR Preview" w:date="2026-01-01T00:00:00Z">
        <w:r>
          <w:delText xml:space="preserve">$\mathord{\smash[b]{\underset{\raise.3ex\hbox{$\scriptstyle\sim$}}{x}}\vphantom{x}}_0$</w:delText>
        </w:r>
      </w:del>
      <w:del w:id="22580" w:author="PR Preview" w:date="2026-01-01T00:00:00Z">
        <w:r>
          <w:delText xml:space="preserve"> </w:delText>
        </w:r>
      </w:del>
      <w:del w:id="22581" w:author="PR Preview" w:date="2026-01-01T00:00:00Z">
        <w:r>
          <w:delText xml:space="preserve">(</w:delText>
        </w:r>
      </w:del>
      <w:hyperlink w:anchor="def-column-space">
        <w:del w:id="22582" w:author="PR Preview" w:date="2026-01-01T00:00:00Z">
          <w:r>
            <w:rPr>
              <w:rStyle w:val="Hyperlink"/>
            </w:rPr>
            <w:delText xml:space="preserve">Definition 52</w:delText>
          </w:r>
        </w:del>
      </w:hyperlink>
      <w:del w:id="22583" w:author="PR Preview" w:date="2026-01-01T00:00:00Z">
        <w:r>
          <w:delText xml:space="preserve">), and</w:delText>
        </w:r>
      </w:del>
    </w:p>
    <w:p>
      <w:pPr>
        <w:pStyle w:val="BodyText"/>
      </w:pPr>
      <w:del w:id="22584" w:author="PR Preview" w:date="2026-01-01T00:00:00Z">
        <w:r>
          <w:delTex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delText>
        </w:r>
      </w:del>
    </w:p>
    <w:p>
      <w:pPr>
        <w:pStyle w:val="FirstParagraph"/>
      </w:pPr>
      <w:del w:id="22585" w:author="PR Preview" w:date="2026-01-01T00:00:00Z">
        <w:r>
          <w:delText xml:space="preserve">so the last inequality is an equality,</w:delText>
        </w:r>
      </w:del>
      <w:del w:id="22586" w:author="PR Preview" w:date="2026-01-01T00:00:00Z">
        <w:r>
          <w:delText xml:space="preserve"> </w:delText>
        </w:r>
      </w:del>
      <w:del w:id="22587" w:author="PR Preview" w:date="2026-01-01T00:00:00Z">
        <w:r>
          <w:delText xml:space="preserve">and the equality case of</w:delText>
        </w:r>
      </w:del>
      <w:del w:id="22588" w:author="PR Preview" w:date="2026-01-01T00:00:00Z">
        <w:r>
          <w:delText xml:space="preserve"> </w:delText>
        </w:r>
      </w:del>
      <w:hyperlink w:anchor="thm-closest-point">
        <w:del w:id="22589" w:author="PR Preview" w:date="2026-01-01T00:00:00Z">
          <w:r>
            <w:rPr>
              <w:rStyle w:val="Hyperlink"/>
            </w:rPr>
            <w:delText xml:space="preserve">Theorem 92</w:delText>
          </w:r>
        </w:del>
      </w:hyperlink>
      <w:del w:id="22590" w:author="PR Preview" w:date="2026-01-01T00:00:00Z">
        <w:r>
          <w:delText xml:space="preserve"> </w:delText>
        </w:r>
      </w:del>
      <w:del w:id="22591" w:author="PR Preview" w:date="2026-01-01T00:00:00Z">
        <w:r>
          <w:delText xml:space="preserve">gives</w:delText>
        </w:r>
      </w:del>
      <w:del w:id="22592" w:author="PR Preview" w:date="2026-01-01T00:00:00Z">
        <w:r>
          <w:delText xml:space="preserve"> </w:delText>
        </w:r>
      </w:del>
      <w:del w:id="22593" w:author="PR Preview" w:date="2026-01-01T00:00:00Z">
        <w:r>
          <w:delText xml:space="preserve">$\mathbf{A} \hat{\mathord{\smash[b]{\underset{\raise.3ex\hbox{$\scriptstyle\sim$}}{x}}\vphantom{x}}} = \mathord{\smash[b]{\underset{\raise.3ex\hbox{$\scriptstyle\sim$}}{u}}\vphantom{u}}$</w:delText>
        </w:r>
      </w:del>
      <w:del w:id="22594" w:author="PR Preview" w:date="2026-01-01T00:00:00Z">
        <w:r>
          <w:delText xml:space="preserve">.</w:delText>
        </w:r>
      </w:del>
    </w:p>
    <w:p>
      <w:pPr>
        <w:pStyle w:val="BodyText"/>
      </w:pPr>
      <w:del w:id="22595" w:author="PR Preview" w:date="2026-01-01T00:00:00Z">
        <w:r>
          <w:rPr>
            <w:b/>
            <w:bCs/>
          </w:rPr>
          <w:delText xml:space="preserve">Parts 1 and 3.</w:delText>
        </w:r>
      </w:del>
      <w:del w:id="22596" w:author="PR Preview" w:date="2026-01-01T00:00:00Z">
        <w:r>
          <w:delText xml:space="preserve"> </w:delText>
        </w:r>
      </w:del>
      <w:del w:id="22597" w:author="PR Preview" w:date="2026-01-01T00:00:00Z">
        <w:r>
          <w:delText xml:space="preserve">$\mathbf{A} \hat{\mathord{\smash[b]{\underset{\raise.3ex\hbox{$\scriptstyle\sim$}}{x}}\vphantom{x}}} = \mathord{\smash[b]{\underset{\raise.3ex\hbox{$\scriptstyle\sim$}}{u}}\vphantom{u}}$</w:delText>
        </w:r>
      </w:del>
      <w:del w:id="22598" w:author="PR Preview" w:date="2026-01-01T00:00:00Z">
        <w:r>
          <w:delText xml:space="preserve"> </w:delText>
        </w:r>
      </w:del>
      <w:del w:id="22599" w:author="PR Preview" w:date="2026-01-01T00:00:00Z">
        <w:r>
          <w:delText xml:space="preserve">holds exactly when</w:delText>
        </w:r>
      </w:del>
      <w:del w:id="22600" w:author="PR Preview" w:date="2026-01-01T00:00:00Z">
        <w:r>
          <w:delText xml:space="preserve"> </w:delText>
        </w:r>
      </w:del>
      <w:del w:id="22601" w:author="PR Preview" w:date="2026-01-01T00:00:00Z">
        <w:r>
          <w:delText xml:space="preserve">$\mathord{\smash[b]{\underset{\raise.3ex\hbox{$\scriptstyle\sim$}}{b}}\vphantom{b}} - \mathbf{A} \hat{\mathord{\smash[b]{\underset{\raise.3ex\hbox{$\scriptstyle\sim$}}{x}}\vphantom{x}}} \in \mathcal{C}(\mathbf{A})^\perp$</w:delText>
        </w:r>
      </w:del>
      <w:del w:id="22602" w:author="PR Preview" w:date="2026-01-01T00:00:00Z">
        <w:r>
          <w:delText xml:space="preserve">:</w:delText>
        </w:r>
      </w:del>
      <w:del w:id="22603" w:author="PR Preview" w:date="2026-01-01T00:00:00Z">
        <w:r>
          <w:delText xml:space="preserve"> </w:delText>
        </w:r>
      </w:del>
      <w:del w:id="22604" w:author="PR Preview" w:date="2026-01-01T00:00:00Z">
        <w:r>
          <w:delText xml:space="preserve">if</w:delText>
        </w:r>
      </w:del>
      <w:del w:id="22605" w:author="PR Preview" w:date="2026-01-01T00:00:00Z">
        <w:r>
          <w:delText xml:space="preserve"> </w:delText>
        </w:r>
      </w:del>
      <w:del w:id="22606" w:author="PR Preview" w:date="2026-01-01T00:00:00Z">
        <w:r>
          <w:delText xml:space="preserve">$\mathbf{A} \hat{\mathord{\smash[b]{\underset{\raise.3ex\hbox{$\scriptstyle\sim$}}{x}}\vphantom{x}}} = \mathord{\smash[b]{\underset{\raise.3ex\hbox{$\scriptstyle\sim$}}{u}}\vphantom{u}}$</w:delText>
        </w:r>
      </w:del>
      <w:del w:id="22607" w:author="PR Preview" w:date="2026-01-01T00:00:00Z">
        <w:r>
          <w:delText xml:space="preserve">, then</w:delText>
        </w:r>
      </w:del>
      <w:del w:id="22608" w:author="PR Preview" w:date="2026-01-01T00:00:00Z">
        <w:r>
          <w:delText xml:space="preserve"> </w:delText>
        </w:r>
      </w:del>
      <w:del w:id="22609" w:author="PR Preview" w:date="2026-01-01T00:00:00Z">
        <w:r>
          <w:delText xml:space="preserve">$\mathord{\smash[b]{\underset{\raise.3ex\hbox{$\scriptstyle\sim$}}{b}}\vphantom{b}} - \mathord{\smash[b]{\underset{\raise.3ex\hbox{$\scriptstyle\sim$}}{u}}\vphantom{u}} \in \mathcal{C}(\mathbf{A})^\perp$</w:delText>
        </w:r>
      </w:del>
      <w:del w:id="22610" w:author="PR Preview" w:date="2026-01-01T00:00:00Z">
        <w:r>
          <w:delText xml:space="preserve"> </w:delText>
        </w:r>
      </w:del>
      <w:del w:id="22611" w:author="PR Preview" w:date="2026-01-01T00:00:00Z">
        <w:r>
          <w:delText xml:space="preserve">(</w:delText>
        </w:r>
      </w:del>
      <w:hyperlink w:anchor="def-orthogonal-projection">
        <w:del w:id="22612" w:author="PR Preview" w:date="2026-01-01T00:00:00Z">
          <w:r>
            <w:rPr>
              <w:rStyle w:val="Hyperlink"/>
            </w:rPr>
            <w:delText xml:space="preserve">Definition 108</w:delText>
          </w:r>
        </w:del>
      </w:hyperlink>
      <w:del w:id="22613" w:author="PR Preview" w:date="2026-01-01T00:00:00Z">
        <w:r>
          <w:delText xml:space="preserve">);</w:delText>
        </w:r>
      </w:del>
      <w:del w:id="22614" w:author="PR Preview" w:date="2026-01-01T00:00:00Z">
        <w:r>
          <w:delText xml:space="preserve"> </w:delText>
        </w:r>
      </w:del>
      <w:del w:id="22615" w:author="PR Preview" w:date="2026-01-01T00:00:00Z">
        <w:r>
          <w:delText xml:space="preserve">conversely, if</w:delText>
        </w:r>
      </w:del>
      <w:del w:id="22616" w:author="PR Preview" w:date="2026-01-01T00:00:00Z">
        <w:r>
          <w:delText xml:space="preserve"> </w:delText>
        </w:r>
      </w:del>
      <w:del w:id="22617" w:author="PR Preview" w:date="2026-01-01T00:00:00Z">
        <w:r>
          <w:delText xml:space="preserve">$\mathord{\smash[b]{\underset{\raise.3ex\hbox{$\scriptstyle\sim$}}{b}}\vphantom{b}} - \mathbf{A} \hat{\mathord{\smash[b]{\underset{\raise.3ex\hbox{$\scriptstyle\sim$}}{x}}\vphantom{x}}} \in \mathcal{C}(\mathbf{A})^\perp$</w:delText>
        </w:r>
      </w:del>
      <w:del w:id="22618" w:author="PR Preview" w:date="2026-01-01T00:00:00Z">
        <w:r>
          <w:delText xml:space="preserve">,</w:delText>
        </w:r>
      </w:del>
      <w:del w:id="22619" w:author="PR Preview" w:date="2026-01-01T00:00:00Z">
        <w:r>
          <w:delText xml:space="preserve"> </w:delText>
        </w:r>
      </w:del>
      <w:del w:id="22620" w:author="PR Preview" w:date="2026-01-01T00:00:00Z">
        <w:r>
          <w:delText xml:space="preserve">then</w:delText>
        </w:r>
      </w:del>
      <w:del w:id="22621" w:author="PR Preview" w:date="2026-01-01T00:00:00Z">
        <w:r>
          <w:delText xml:space="preserve"> </w:delText>
        </w:r>
      </w:del>
      <w:del w:id="22622" w:author="PR Preview" w:date="2026-01-01T00:00:00Z">
        <w:r>
          <w:delText xml:space="preserve">$\mathord{\smash[b]{\underset{\raise.3ex\hbox{$\scriptstyle\sim$}}{b}}\vphantom{b}} = \mathbf{A} \hat{\mathord{\smash[b]{\underset{\raise.3ex\hbox{$\scriptstyle\sim$}}{x}}\vphantom{x}}} + (\mathord{\smash[b]{\underset{\raise.3ex\hbox{$\scriptstyle\sim$}}{b}}\vphantom{b}} - \mathbf{A} \hat{\mathord{\smash[b]{\underset{\raise.3ex\hbox{$\scriptstyle\sim$}}{x}}\vphantom{x}}})$</w:delText>
        </w:r>
      </w:del>
      <w:del w:id="22623" w:author="PR Preview" w:date="2026-01-01T00:00:00Z">
        <w:r>
          <w:delText xml:space="preserve"> </w:delText>
        </w:r>
      </w:del>
      <w:del w:id="22624" w:author="PR Preview" w:date="2026-01-01T00:00:00Z">
        <w:r>
          <w:delText xml:space="preserve">is a split into</w:delText>
        </w:r>
      </w:del>
      <w:del w:id="22625" w:author="PR Preview" w:date="2026-01-01T00:00:00Z">
        <w:r>
          <w:delText xml:space="preserve"> </w:delText>
        </w:r>
      </w:del>
      <m:oMath>
        <m:r>
          <m:rPr>
            <m:scr m:val="script"/>
            <m:sty m:val="p"/>
          </m:rPr>
          <m:t>C</m:t>
        </m:r>
        <m:r>
          <m:rPr>
            <m:sty m:val="p"/>
          </m:rPr>
          <m:t>(</m:t>
        </m:r>
        <m:r>
          <m:rPr>
            <m:sty m:val="bi"/>
          </m:rPr>
          <m:t>A</m:t>
        </m:r>
        <m:r>
          <m:rPr>
            <m:sty m:val="p"/>
          </m:rPr>
          <m:t>)</m:t>
        </m:r>
      </m:oMath>
      <w:del w:id="22626" w:author="PR Preview" w:date="2026-01-01T00:00:00Z">
        <w:r>
          <w:delText xml:space="preserve"> </w:delText>
        </w:r>
      </w:del>
      <w:del w:id="22627" w:author="PR Preview" w:date="2026-01-01T00:00:00Z">
        <w:r>
          <w:delText xml:space="preserve">and</w:delText>
        </w:r>
      </w:del>
      <w:del w:id="22628"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2629" w:author="PR Preview" w:date="2026-01-01T00:00:00Z">
        <w:r>
          <w:delText xml:space="preserve">,</w:delText>
        </w:r>
      </w:del>
      <w:del w:id="22630" w:author="PR Preview" w:date="2026-01-01T00:00:00Z">
        <w:r>
          <w:delText xml:space="preserve"> </w:delText>
        </w:r>
      </w:del>
      <w:del w:id="22631" w:author="PR Preview" w:date="2026-01-01T00:00:00Z">
        <w:r>
          <w:delText xml:space="preserve">so</w:delText>
        </w:r>
      </w:del>
      <w:del w:id="22632" w:author="PR Preview" w:date="2026-01-01T00:00:00Z">
        <w:r>
          <w:delText xml:space="preserve"> </w:delText>
        </w:r>
      </w:del>
      <w:del w:id="22633" w:author="PR Preview" w:date="2026-01-01T00:00:00Z">
        <w:r>
          <w:delText xml:space="preserve">$\mathbf{A} \hat{\mathord{\smash[b]{\underset{\raise.3ex\hbox{$\scriptstyle\sim$}}{x}}\vphantom{x}}} = \mathord{\smash[b]{\underset{\raise.3ex\hbox{$\scriptstyle\sim$}}{u}}\vphantom{u}}$</w:delText>
        </w:r>
      </w:del>
      <w:del w:id="22634" w:author="PR Preview" w:date="2026-01-01T00:00:00Z">
        <w:r>
          <w:delText xml:space="preserve"> </w:delText>
        </w:r>
      </w:del>
      <w:del w:id="22635" w:author="PR Preview" w:date="2026-01-01T00:00:00Z">
        <w:r>
          <w:delText xml:space="preserve">by the uniqueness in</w:delText>
        </w:r>
      </w:del>
      <w:del w:id="22636" w:author="PR Preview" w:date="2026-01-01T00:00:00Z">
        <w:r>
          <w:delText xml:space="preserve"> </w:delText>
        </w:r>
      </w:del>
      <w:hyperlink w:anchor="thm-orthogonal-direct-sum">
        <w:del w:id="22637" w:author="PR Preview" w:date="2026-01-01T00:00:00Z">
          <w:r>
            <w:rPr>
              <w:rStyle w:val="Hyperlink"/>
            </w:rPr>
            <w:delText xml:space="preserve">Theorem 55</w:delText>
          </w:r>
        </w:del>
      </w:hyperlink>
      <w:del w:id="22638" w:author="PR Preview" w:date="2026-01-01T00:00:00Z">
        <w:r>
          <w:delText xml:space="preserve">.</w:delText>
        </w:r>
      </w:del>
      <w:del w:id="22639" w:author="PR Preview" w:date="2026-01-01T00:00:00Z">
        <w:r>
          <w:delText xml:space="preserve"> </w:delText>
        </w:r>
      </w:del>
      <w:del w:id="22640" w:author="PR Preview" w:date="2026-01-01T00:00:00Z">
        <w:r>
          <w:delText xml:space="preserve">And</w:delText>
        </w:r>
      </w:del>
      <w:del w:id="22641"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2642" w:author="PR Preview" w:date="2026-01-01T00:00:00Z">
        <w:r>
          <w:delText xml:space="preserve"> </w:delText>
        </w:r>
      </w:del>
      <w:del w:id="22643" w:author="PR Preview" w:date="2026-01-01T00:00:00Z">
        <w:r>
          <w:delText xml:space="preserve">(</w:delText>
        </w:r>
      </w:del>
      <w:hyperlink w:anchor="thm-complement-null-space">
        <w:del w:id="22644" w:author="PR Preview" w:date="2026-01-01T00:00:00Z">
          <w:r>
            <w:rPr>
              <w:rStyle w:val="Hyperlink"/>
            </w:rPr>
            <w:delText xml:space="preserve">Theorem 54</w:delText>
          </w:r>
        </w:del>
      </w:hyperlink>
      <w:del w:id="22645" w:author="PR Preview" w:date="2026-01-01T00:00:00Z">
        <w:r>
          <w:delText xml:space="preserve">), where</w:delText>
        </w:r>
      </w:del>
    </w:p>
    <w:p>
      <w:pPr>
        <w:pStyle w:val="BodyText"/>
      </w:pPr>
      <w:del w:id="22646" w:author="PR Preview" w:date="2026-01-01T00:00:00Z">
        <w:r>
          <w:delTex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delText>
        </w:r>
      </w:del>
    </w:p>
    <w:p>
      <w:pPr>
        <w:pStyle w:val="FirstParagraph"/>
      </w:pPr>
      <w:ins w:id="22647" w:author="PR Preview" w:date="2026-01-01T00:00:00Z">
        <w:r>
          <w:rPr>
            <w:i/>
            <w:iCs/>
          </w:rPr>
          <w:t xml:space="preserve">Proof</w:t>
        </w:r>
      </w:ins>
      <w:ins w:id="22648" w:author="PR Preview" w:date="2026-01-01T00:00:00Z">
        <w:r>
          <w:t xml:space="preserve">. </w:t>
        </w:r>
      </w:ins>
      <w:ins w:id="22649" w:author="PR Preview" w:date="2026-01-01T00:00:00Z">
        <w:r>
          <w:t xml:space="preserve">Let</w:t>
        </w:r>
      </w:ins>
      <w:ins w:id="22650" w:author="PR Preview" w:date="2026-01-01T00:00:00Z">
        <w:r>
          <w:t xml:space="preserve"> </w:t>
        </w:r>
      </w:ins>
      <w:ins w:id="22651" w:author="PR Preview" w:date="2026-01-01T00:00:00Z">
        <w:r>
          <w:t xml:space="preserve">$\mathord{\smash[b]{\underset{\raise.3ex\hbox{$\scriptstyle\sim$}}{u}}\vphantom{u}}$</w:t>
        </w:r>
      </w:ins>
      <w:ins w:id="22652" w:author="PR Preview" w:date="2026-01-01T00:00:00Z">
        <w:r>
          <w:t xml:space="preserve"> </w:t>
        </w:r>
      </w:ins>
      <w:ins w:id="22653" w:author="PR Preview" w:date="2026-01-01T00:00:00Z">
        <w:r>
          <w:t xml:space="preserve">be the orthogonal projection of</w:t>
        </w:r>
      </w:ins>
      <w:ins w:id="22654" w:author="PR Preview" w:date="2026-01-01T00:00:00Z">
        <w:r>
          <w:t xml:space="preserve"> </w:t>
        </w:r>
      </w:ins>
      <w:ins w:id="22655" w:author="PR Preview" w:date="2026-01-01T00:00:00Z">
        <w:r>
          <w:t xml:space="preserve">$\mathord{\smash[b]{\underset{\raise.3ex\hbox{$\scriptstyle\sim$}}{b}}\vphantom{b}}$</w:t>
        </w:r>
      </w:ins>
      <w:ins w:id="22656" w:author="PR Preview" w:date="2026-01-01T00:00:00Z">
        <w:r>
          <w:t xml:space="preserve"> </w:t>
        </w:r>
      </w:ins>
      <w:ins w:id="22657" w:author="PR Preview" w:date="2026-01-01T00:00:00Z">
        <w:r>
          <w:t xml:space="preserve">onto</w:t>
        </w:r>
      </w:ins>
      <w:ins w:id="22658" w:author="PR Preview" w:date="2026-01-01T00:00:00Z">
        <w:r>
          <w:t xml:space="preserve"> </w:t>
        </w:r>
      </w:ins>
      <m:oMath>
        <m:r>
          <m:rPr>
            <m:scr m:val="script"/>
            <m:sty m:val="p"/>
          </m:rPr>
          <m:t>C</m:t>
        </m:r>
        <m:r>
          <m:rPr>
            <m:sty m:val="p"/>
          </m:rPr>
          <m:t>(</m:t>
        </m:r>
        <m:r>
          <m:rPr>
            <m:sty m:val="bi"/>
          </m:rPr>
          <m:t>A</m:t>
        </m:r>
        <m:r>
          <m:rPr>
            <m:sty m:val="p"/>
          </m:rPr>
          <m:t>)</m:t>
        </m:r>
      </m:oMath>
      <w:ins w:id="22659" w:author="PR Preview" w:date="2026-01-01T00:00:00Z">
        <w:r>
          <w:t xml:space="preserve">.</w:t>
        </w:r>
      </w:ins>
      <w:ins w:id="22660" w:author="PR Preview" w:date="2026-01-01T00:00:00Z">
        <w:r>
          <w:t xml:space="preserve"> </w:t>
        </w:r>
      </w:ins>
      <w:ins w:id="22661" w:author="PR Preview" w:date="2026-01-01T00:00:00Z">
        <w:r>
          <w:t xml:space="preserve">The vectors</w:t>
        </w:r>
      </w:ins>
      <w:ins w:id="22662" w:author="PR Preview" w:date="2026-01-01T00:00:00Z">
        <w:r>
          <w:t xml:space="preserve"> </w:t>
        </w:r>
      </w:ins>
      <w:ins w:id="22663" w:author="PR Preview" w:date="2026-01-01T00:00:00Z">
        <w:r>
          <w:t xml:space="preserve">$\mathbf{A} \mathord{\smash[b]{\underset{\raise.3ex\hbox{$\scriptstyle\sim$}}{x}}\vphantom{x}}$</w:t>
        </w:r>
      </w:ins>
      <w:ins w:id="22664" w:author="PR Preview" w:date="2026-01-01T00:00:00Z">
        <w:r>
          <w:t xml:space="preserve">, as</w:t>
        </w:r>
      </w:ins>
      <w:ins w:id="22665" w:author="PR Preview" w:date="2026-01-01T00:00:00Z">
        <w:r>
          <w:t xml:space="preserve"> </w:t>
        </w:r>
      </w:ins>
      <w:ins w:id="22666" w:author="PR Preview" w:date="2026-01-01T00:00:00Z">
        <w:r>
          <w:t xml:space="preserve">$\mathord{\smash[b]{\underset{\raise.3ex\hbox{$\scriptstyle\sim$}}{x}}\vphantom{x}}$</w:t>
        </w:r>
      </w:ins>
      <w:ins w:id="22667" w:author="PR Preview" w:date="2026-01-01T00:00:00Z">
        <w:r>
          <w:t xml:space="preserve"> </w:t>
        </w:r>
      </w:ins>
      <w:ins w:id="22668" w:author="PR Preview" w:date="2026-01-01T00:00:00Z">
        <w:r>
          <w:t xml:space="preserve">ranges over</w:t>
        </w:r>
      </w:ins>
      <w:ins w:id="22669" w:author="PR Preview" w:date="2026-01-01T00:00:00Z">
        <w:r>
          <w:t xml:space="preserve"> </w:t>
        </w:r>
      </w:ins>
      <m:oMath>
        <m:sSup>
          <m:e>
            <m:r>
              <m:rPr>
                <m:scr m:val="double-struck"/>
                <m:sty m:val="p"/>
              </m:rPr>
              <m:t>R</m:t>
            </m:r>
          </m:e>
          <m:sup>
            <m:r>
              <m:t>n</m:t>
            </m:r>
          </m:sup>
        </m:sSup>
      </m:oMath>
      <w:ins w:id="22670" w:author="PR Preview" w:date="2026-01-01T00:00:00Z">
        <w:r>
          <w:t xml:space="preserve">,</w:t>
        </w:r>
      </w:ins>
      <w:ins w:id="22671" w:author="PR Preview" w:date="2026-01-01T00:00:00Z">
        <w:r>
          <w:t xml:space="preserve"> </w:t>
        </w:r>
      </w:ins>
      <w:ins w:id="22672" w:author="PR Preview" w:date="2026-01-01T00:00:00Z">
        <w:r>
          <w:t xml:space="preserve">are exactly the points of</w:t>
        </w:r>
      </w:ins>
      <w:ins w:id="22673" w:author="PR Preview" w:date="2026-01-01T00:00:00Z">
        <w:r>
          <w:t xml:space="preserve"> </w:t>
        </w:r>
      </w:ins>
      <m:oMath>
        <m:r>
          <m:rPr>
            <m:scr m:val="script"/>
            <m:sty m:val="p"/>
          </m:rPr>
          <m:t>C</m:t>
        </m:r>
        <m:r>
          <m:rPr>
            <m:sty m:val="p"/>
          </m:rPr>
          <m:t>(</m:t>
        </m:r>
        <m:r>
          <m:rPr>
            <m:sty m:val="bi"/>
          </m:rPr>
          <m:t>A</m:t>
        </m:r>
        <m:r>
          <m:rPr>
            <m:sty m:val="p"/>
          </m:rPr>
          <m:t>)</m:t>
        </m:r>
      </m:oMath>
      <w:ins w:id="22674" w:author="PR Preview" w:date="2026-01-01T00:00:00Z">
        <w:r>
          <w:t xml:space="preserve"> </w:t>
        </w:r>
      </w:ins>
      <w:ins w:id="22675" w:author="PR Preview" w:date="2026-01-01T00:00:00Z">
        <w:r>
          <w:t xml:space="preserve">(</w:t>
        </w:r>
      </w:ins>
      <w:hyperlink w:anchor="def-column-space">
        <w:ins w:id="22676" w:author="PR Preview" w:date="2026-01-01T00:00:00Z">
          <w:r>
            <w:rPr>
              <w:rStyle w:val="Hyperlink"/>
            </w:rPr>
            <w:t xml:space="preserve">Definition 52</w:t>
          </w:r>
        </w:ins>
      </w:hyperlink>
      <w:ins w:id="22677" w:author="PR Preview" w:date="2026-01-01T00:00:00Z">
        <w:r>
          <w:t xml:space="preserve">).</w:t>
        </w:r>
      </w:ins>
      <w:ins w:id="22678" w:author="PR Preview" w:date="2026-01-01T00:00:00Z">
        <w:r>
          <w:t xml:space="preserve"> </w:t>
        </w:r>
      </w:ins>
      <w:ins w:id="22679" w:author="PR Preview" w:date="2026-01-01T00:00:00Z">
        <w:r>
          <w:rPr>
            <w:b/>
            <w:bCs/>
          </w:rPr>
          <w:t xml:space="preserve">Least squares solutions are the solutions of</w:t>
        </w:r>
      </w:ins>
      <w:ins w:id="22680" w:author="PR Preview" w:date="2026-01-01T00:00:00Z">
        <w:r>
          <w:rPr>
            <w:b/>
            <w:bCs/>
          </w:rPr>
          <w:t xml:space="preserve"> </w:t>
        </w:r>
      </w:ins>
      <w:ins w:id="22681" w:author="PR Preview" w:date="2026-01-01T00:00:00Z">
        <w:r>
          <w:rPr>
            <w:b/>
            <w:bCs/>
          </w:rPr>
          <w:t xml:space="preserve">$\mathbf{A} \mathord{\smash[b]{\underset{\raise.3ex\hbox{$\scriptstyle\sim$}}{x}}\vphantom{x}} = \mathord{\smash[b]{\underset{\raise.3ex\hbox{$\scriptstyle\sim$}}{u}}\vphantom{u}}$</w:t>
        </w:r>
      </w:ins>
      <w:ins w:id="22682" w:author="PR Preview" w:date="2026-01-01T00:00:00Z">
        <w:r>
          <w:rPr>
            <w:b/>
            <w:bCs/>
          </w:rPr>
          <w:t xml:space="preserve">.</w:t>
        </w:r>
      </w:ins>
      <w:ins w:id="22683" w:author="PR Preview" w:date="2026-01-01T00:00:00Z">
        <w:r>
          <w:t xml:space="preserve"> </w:t>
        </w:r>
      </w:ins>
      <w:ins w:id="22684" w:author="PR Preview" w:date="2026-01-01T00:00:00Z">
        <w:r>
          <w:t xml:space="preserve">If</w:t>
        </w:r>
      </w:ins>
      <w:ins w:id="22685" w:author="PR Preview" w:date="2026-01-01T00:00:00Z">
        <w:r>
          <w:t xml:space="preserve"> </w:t>
        </w:r>
      </w:ins>
      <w:ins w:id="22686" w:author="PR Preview" w:date="2026-01-01T00:00:00Z">
        <w:r>
          <w:t xml:space="preserve">$\mathbf{A} \hat{\mathord{\smash[b]{\underset{\raise.3ex\hbox{$\scriptstyle\sim$}}{x}}\vphantom{x}}} = \mathord{\smash[b]{\underset{\raise.3ex\hbox{$\scriptstyle\sim$}}{u}}\vphantom{u}}$</w:t>
        </w:r>
      </w:ins>
      <w:ins w:id="22687" w:author="PR Preview" w:date="2026-01-01T00:00:00Z">
        <w:r>
          <w:t xml:space="preserve">, then for every</w:t>
        </w:r>
      </w:ins>
      <w:ins w:id="22688" w:author="PR Preview" w:date="2026-01-01T00:00:00Z">
        <w:r>
          <w:t xml:space="preserve"> </w:t>
        </w:r>
      </w:ins>
      <w:ins w:id="22689" w:author="PR Preview" w:date="2026-01-01T00:00:00Z">
        <w:r>
          <w:t xml:space="preserve">$\mathord{\smash[b]{\underset{\raise.3ex\hbox{$\scriptstyle\sim$}}{x}}\vphantom{x}}$</w:t>
        </w:r>
      </w:ins>
      <w:ins w:id="22690" w:author="PR Preview" w:date="2026-01-01T00:00:00Z">
        <w:r>
          <w:t xml:space="preserve">,</w:t>
        </w:r>
      </w:ins>
      <w:ins w:id="22691" w:author="PR Preview" w:date="2026-01-01T00:00:00Z">
        <w:r>
          <w:t xml:space="preserve"> </w:t>
        </w:r>
      </w:ins>
      <w:ins w:id="22692" w:author="PR Preview" w:date="2026-01-01T00:00:00Z">
        <w:r>
          <w:t xml:space="preserve">$\mathbf{A} \mathord{\smash[b]{\underset{\raise.3ex\hbox{$\scriptstyle\sim$}}{x}}\vphantom{x}} \in \mathcal{C}(\mathbf{A})$</w:t>
        </w:r>
      </w:ins>
      <w:ins w:id="22693" w:author="PR Preview" w:date="2026-01-01T00:00:00Z">
        <w:r>
          <w:t xml:space="preserve">, so</w:t>
        </w:r>
      </w:ins>
      <w:ins w:id="22694" w:author="PR Preview" w:date="2026-01-01T00:00:00Z">
        <w:r>
          <w:t xml:space="preserve"> </w:t>
        </w:r>
      </w:ins>
      <w:ins w:id="22695"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22696" w:author="PR Preview" w:date="2026-01-01T00:00:00Z">
        <w:r>
          <w:t xml:space="preserve"> </w:t>
        </w:r>
      </w:ins>
      <w:ins w:id="22697" w:author="PR Preview" w:date="2026-01-01T00:00:00Z">
        <w:r>
          <w:t xml:space="preserve">(</w:t>
        </w:r>
      </w:ins>
      <w:hyperlink w:anchor="thm-closest-point">
        <w:ins w:id="22698" w:author="PR Preview" w:date="2026-01-01T00:00:00Z">
          <w:r>
            <w:rPr>
              <w:rStyle w:val="Hyperlink"/>
            </w:rPr>
            <w:t xml:space="preserve">Theorem 91</w:t>
          </w:r>
        </w:ins>
      </w:hyperlink>
      <w:ins w:id="22699" w:author="PR Preview" w:date="2026-01-01T00:00:00Z">
        <w:r>
          <w:t xml:space="preserve">), and</w:t>
        </w:r>
      </w:ins>
      <w:ins w:id="22700" w:author="PR Preview" w:date="2026-01-01T00:00:00Z">
        <w:r>
          <w:t xml:space="preserve"> </w:t>
        </w:r>
      </w:ins>
      <w:ins w:id="22701" w:author="PR Preview" w:date="2026-01-01T00:00:00Z">
        <w:r>
          <w:t xml:space="preserve">$\hat{\mathord{\smash[b]{\underset{\raise.3ex\hbox{$\scriptstyle\sim$}}{x}}\vphantom{x}}}$</w:t>
        </w:r>
      </w:ins>
      <w:ins w:id="22702" w:author="PR Preview" w:date="2026-01-01T00:00:00Z">
        <w:r>
          <w:t xml:space="preserve"> </w:t>
        </w:r>
      </w:ins>
      <w:ins w:id="22703" w:author="PR Preview" w:date="2026-01-01T00:00:00Z">
        <w:r>
          <w:t xml:space="preserve">is a least squares solution.</w:t>
        </w:r>
      </w:ins>
      <w:ins w:id="22704" w:author="PR Preview" w:date="2026-01-01T00:00:00Z">
        <w:r>
          <w:t xml:space="preserve"> </w:t>
        </w:r>
      </w:ins>
      <w:ins w:id="22705" w:author="PR Preview" w:date="2026-01-01T00:00:00Z">
        <w:r>
          <w:t xml:space="preserve">Conversely, let</w:t>
        </w:r>
      </w:ins>
      <w:ins w:id="22706" w:author="PR Preview" w:date="2026-01-01T00:00:00Z">
        <w:r>
          <w:t xml:space="preserve"> </w:t>
        </w:r>
      </w:ins>
      <w:ins w:id="22707" w:author="PR Preview" w:date="2026-01-01T00:00:00Z">
        <w:r>
          <w:t xml:space="preserve">$\hat{\mathord{\smash[b]{\underset{\raise.3ex\hbox{$\scriptstyle\sim$}}{x}}\vphantom{x}}}$</w:t>
        </w:r>
      </w:ins>
      <w:ins w:id="22708" w:author="PR Preview" w:date="2026-01-01T00:00:00Z">
        <w:r>
          <w:t xml:space="preserve"> </w:t>
        </w:r>
      </w:ins>
      <w:ins w:id="22709" w:author="PR Preview" w:date="2026-01-01T00:00:00Z">
        <w:r>
          <w:t xml:space="preserve">be a least squares solution.</w:t>
        </w:r>
      </w:ins>
      <w:ins w:id="22710" w:author="PR Preview" w:date="2026-01-01T00:00:00Z">
        <w:r>
          <w:t xml:space="preserve"> </w:t>
        </w:r>
      </w:ins>
      <w:ins w:id="22711" w:author="PR Preview" w:date="2026-01-01T00:00:00Z">
        <w:r>
          <w:t xml:space="preserve">$\mathord{\smash[b]{\underset{\raise.3ex\hbox{$\scriptstyle\sim$}}{u}}\vphantom{u}} \in \mathcal{C}(\mathbf{A})$</w:t>
        </w:r>
      </w:ins>
      <w:ins w:id="22712" w:author="PR Preview" w:date="2026-01-01T00:00:00Z">
        <w:r>
          <w:t xml:space="preserve">, so</w:t>
        </w:r>
      </w:ins>
      <w:ins w:id="22713" w:author="PR Preview" w:date="2026-01-01T00:00:00Z">
        <w:r>
          <w:t xml:space="preserve"> </w:t>
        </w:r>
      </w:ins>
      <w:ins w:id="22714" w:author="PR Preview" w:date="2026-01-01T00:00:00Z">
        <w:r>
          <w:t xml:space="preserve">$\mathord{\smash[b]{\underset{\raise.3ex\hbox{$\scriptstyle\sim$}}{u}}\vphantom{u}} = \mathbf{A} \mathord{\smash[b]{\underset{\raise.3ex\hbox{$\scriptstyle\sim$}}{x}}\vphantom{x}}_0$</w:t>
        </w:r>
      </w:ins>
      <w:ins w:id="22715" w:author="PR Preview" w:date="2026-01-01T00:00:00Z">
        <w:r>
          <w:t xml:space="preserve"> </w:t>
        </w:r>
      </w:ins>
      <w:ins w:id="22716" w:author="PR Preview" w:date="2026-01-01T00:00:00Z">
        <w:r>
          <w:t xml:space="preserve">for some</w:t>
        </w:r>
      </w:ins>
      <w:ins w:id="22717" w:author="PR Preview" w:date="2026-01-01T00:00:00Z">
        <w:r>
          <w:t xml:space="preserve"> </w:t>
        </w:r>
      </w:ins>
      <w:ins w:id="22718" w:author="PR Preview" w:date="2026-01-01T00:00:00Z">
        <w:r>
          <w:t xml:space="preserve">$\mathord{\smash[b]{\underset{\raise.3ex\hbox{$\scriptstyle\sim$}}{x}}\vphantom{x}}_0$</w:t>
        </w:r>
      </w:ins>
      <w:ins w:id="22719" w:author="PR Preview" w:date="2026-01-01T00:00:00Z">
        <w:r>
          <w:t xml:space="preserve"> </w:t>
        </w:r>
      </w:ins>
      <w:ins w:id="22720" w:author="PR Preview" w:date="2026-01-01T00:00:00Z">
        <w:r>
          <w:t xml:space="preserve">(</w:t>
        </w:r>
      </w:ins>
      <w:hyperlink w:anchor="def-column-space">
        <w:ins w:id="22721" w:author="PR Preview" w:date="2026-01-01T00:00:00Z">
          <w:r>
            <w:rPr>
              <w:rStyle w:val="Hyperlink"/>
            </w:rPr>
            <w:t xml:space="preserve">Definition 52</w:t>
          </w:r>
        </w:ins>
      </w:hyperlink>
      <w:ins w:id="22722" w:author="PR Preview" w:date="2026-01-01T00:00:00Z">
        <w:r>
          <w:t xml:space="preserve">), and</w:t>
        </w:r>
      </w:ins>
    </w:p>
    <w:p>
      <w:pPr>
        <w:pStyle w:val="BodyText"/>
      </w:pPr>
      <w:ins w:id="22723"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ins>
    </w:p>
    <w:p>
      <w:pPr>
        <w:pStyle w:val="FirstParagraph"/>
      </w:pPr>
      <w:ins w:id="22724" w:author="PR Preview" w:date="2026-01-01T00:00:00Z">
        <w:r>
          <w:t xml:space="preserve">so the last inequality is an equality,</w:t>
        </w:r>
      </w:ins>
      <w:ins w:id="22725" w:author="PR Preview" w:date="2026-01-01T00:00:00Z">
        <w:r>
          <w:t xml:space="preserve"> </w:t>
        </w:r>
      </w:ins>
      <w:ins w:id="22726" w:author="PR Preview" w:date="2026-01-01T00:00:00Z">
        <w:r>
          <w:t xml:space="preserve">and the equality case of</w:t>
        </w:r>
      </w:ins>
      <w:ins w:id="22727" w:author="PR Preview" w:date="2026-01-01T00:00:00Z">
        <w:r>
          <w:t xml:space="preserve"> </w:t>
        </w:r>
      </w:ins>
      <w:hyperlink w:anchor="thm-closest-point">
        <w:ins w:id="22728" w:author="PR Preview" w:date="2026-01-01T00:00:00Z">
          <w:r>
            <w:rPr>
              <w:rStyle w:val="Hyperlink"/>
            </w:rPr>
            <w:t xml:space="preserve">Theorem 91</w:t>
          </w:r>
        </w:ins>
      </w:hyperlink>
      <w:ins w:id="22729" w:author="PR Preview" w:date="2026-01-01T00:00:00Z">
        <w:r>
          <w:t xml:space="preserve"> </w:t>
        </w:r>
      </w:ins>
      <w:ins w:id="22730" w:author="PR Preview" w:date="2026-01-01T00:00:00Z">
        <w:r>
          <w:t xml:space="preserve">gives</w:t>
        </w:r>
      </w:ins>
      <w:ins w:id="22731" w:author="PR Preview" w:date="2026-01-01T00:00:00Z">
        <w:r>
          <w:t xml:space="preserve"> </w:t>
        </w:r>
      </w:ins>
      <w:ins w:id="22732" w:author="PR Preview" w:date="2026-01-01T00:00:00Z">
        <w:r>
          <w:t xml:space="preserve">$\mathbf{A} \hat{\mathord{\smash[b]{\underset{\raise.3ex\hbox{$\scriptstyle\sim$}}{x}}\vphantom{x}}} = \mathord{\smash[b]{\underset{\raise.3ex\hbox{$\scriptstyle\sim$}}{u}}\vphantom{u}}$</w:t>
        </w:r>
      </w:ins>
      <w:ins w:id="22733" w:author="PR Preview" w:date="2026-01-01T00:00:00Z">
        <w:r>
          <w:t xml:space="preserve">.</w:t>
        </w:r>
      </w:ins>
    </w:p>
    <w:p>
      <w:pPr>
        <w:pStyle w:val="BodyText"/>
      </w:pPr>
      <w:ins w:id="22734" w:author="PR Preview" w:date="2026-01-01T00:00:00Z">
        <w:r>
          <w:rPr>
            <w:b/>
            <w:bCs/>
          </w:rPr>
          <w:t xml:space="preserve">Parts 1 and 3.</w:t>
        </w:r>
      </w:ins>
      <w:ins w:id="22735" w:author="PR Preview" w:date="2026-01-01T00:00:00Z">
        <w:r>
          <w:t xml:space="preserve"> </w:t>
        </w:r>
      </w:ins>
      <w:ins w:id="22736" w:author="PR Preview" w:date="2026-01-01T00:00:00Z">
        <w:r>
          <w:t xml:space="preserve">$\mathbf{A} \hat{\mathord{\smash[b]{\underset{\raise.3ex\hbox{$\scriptstyle\sim$}}{x}}\vphantom{x}}} = \mathord{\smash[b]{\underset{\raise.3ex\hbox{$\scriptstyle\sim$}}{u}}\vphantom{u}}$</w:t>
        </w:r>
      </w:ins>
      <w:ins w:id="22737" w:author="PR Preview" w:date="2026-01-01T00:00:00Z">
        <w:r>
          <w:t xml:space="preserve"> </w:t>
        </w:r>
      </w:ins>
      <w:ins w:id="22738" w:author="PR Preview" w:date="2026-01-01T00:00:00Z">
        <w:r>
          <w:t xml:space="preserve">holds exactly when</w:t>
        </w:r>
      </w:ins>
      <w:ins w:id="22739" w:author="PR Preview" w:date="2026-01-01T00:00:00Z">
        <w:r>
          <w:t xml:space="preserve"> </w:t>
        </w:r>
      </w:ins>
      <w:ins w:id="22740" w:author="PR Preview" w:date="2026-01-01T00:00:00Z">
        <w:r>
          <w:t xml:space="preserve">$\mathord{\smash[b]{\underset{\raise.3ex\hbox{$\scriptstyle\sim$}}{b}}\vphantom{b}} - \mathbf{A} \hat{\mathord{\smash[b]{\underset{\raise.3ex\hbox{$\scriptstyle\sim$}}{x}}\vphantom{x}}} \in \mathcal{C}(\mathbf{A})^\perp$</w:t>
        </w:r>
      </w:ins>
      <w:ins w:id="22741" w:author="PR Preview" w:date="2026-01-01T00:00:00Z">
        <w:r>
          <w:t xml:space="preserve">:</w:t>
        </w:r>
      </w:ins>
      <w:ins w:id="22742" w:author="PR Preview" w:date="2026-01-01T00:00:00Z">
        <w:r>
          <w:t xml:space="preserve"> </w:t>
        </w:r>
      </w:ins>
      <w:ins w:id="22743" w:author="PR Preview" w:date="2026-01-01T00:00:00Z">
        <w:r>
          <w:t xml:space="preserve">if</w:t>
        </w:r>
      </w:ins>
      <w:ins w:id="22744" w:author="PR Preview" w:date="2026-01-01T00:00:00Z">
        <w:r>
          <w:t xml:space="preserve"> </w:t>
        </w:r>
      </w:ins>
      <w:ins w:id="22745" w:author="PR Preview" w:date="2026-01-01T00:00:00Z">
        <w:r>
          <w:t xml:space="preserve">$\mathbf{A} \hat{\mathord{\smash[b]{\underset{\raise.3ex\hbox{$\scriptstyle\sim$}}{x}}\vphantom{x}}} = \mathord{\smash[b]{\underset{\raise.3ex\hbox{$\scriptstyle\sim$}}{u}}\vphantom{u}}$</w:t>
        </w:r>
      </w:ins>
      <w:ins w:id="22746" w:author="PR Preview" w:date="2026-01-01T00:00:00Z">
        <w:r>
          <w:t xml:space="preserve">, then</w:t>
        </w:r>
      </w:ins>
      <w:ins w:id="22747" w:author="PR Preview" w:date="2026-01-01T00:00:00Z">
        <w:r>
          <w:t xml:space="preserve"> </w:t>
        </w:r>
      </w:ins>
      <w:ins w:id="22748" w:author="PR Preview" w:date="2026-01-01T00:00:00Z">
        <w:r>
          <w:t xml:space="preserve">$\mathord{\smash[b]{\underset{\raise.3ex\hbox{$\scriptstyle\sim$}}{b}}\vphantom{b}} - \mathord{\smash[b]{\underset{\raise.3ex\hbox{$\scriptstyle\sim$}}{u}}\vphantom{u}} \in \mathcal{C}(\mathbf{A})^\perp$</w:t>
        </w:r>
      </w:ins>
      <w:ins w:id="22749" w:author="PR Preview" w:date="2026-01-01T00:00:00Z">
        <w:r>
          <w:t xml:space="preserve"> </w:t>
        </w:r>
      </w:ins>
      <w:ins w:id="22750" w:author="PR Preview" w:date="2026-01-01T00:00:00Z">
        <w:r>
          <w:t xml:space="preserve">(</w:t>
        </w:r>
      </w:ins>
      <w:hyperlink w:anchor="def-orthogonal-projection">
        <w:ins w:id="22751" w:author="PR Preview" w:date="2026-01-01T00:00:00Z">
          <w:r>
            <w:rPr>
              <w:rStyle w:val="Hyperlink"/>
            </w:rPr>
            <w:t xml:space="preserve">Definition 108</w:t>
          </w:r>
        </w:ins>
      </w:hyperlink>
      <w:ins w:id="22752" w:author="PR Preview" w:date="2026-01-01T00:00:00Z">
        <w:r>
          <w:t xml:space="preserve">);</w:t>
        </w:r>
      </w:ins>
      <w:ins w:id="22753" w:author="PR Preview" w:date="2026-01-01T00:00:00Z">
        <w:r>
          <w:t xml:space="preserve"> </w:t>
        </w:r>
      </w:ins>
      <w:ins w:id="22754" w:author="PR Preview" w:date="2026-01-01T00:00:00Z">
        <w:r>
          <w:t xml:space="preserve">conversely, if</w:t>
        </w:r>
      </w:ins>
      <w:ins w:id="22755" w:author="PR Preview" w:date="2026-01-01T00:00:00Z">
        <w:r>
          <w:t xml:space="preserve"> </w:t>
        </w:r>
      </w:ins>
      <w:ins w:id="22756" w:author="PR Preview" w:date="2026-01-01T00:00:00Z">
        <w:r>
          <w:t xml:space="preserve">$\mathord{\smash[b]{\underset{\raise.3ex\hbox{$\scriptstyle\sim$}}{b}}\vphantom{b}} - \mathbf{A} \hat{\mathord{\smash[b]{\underset{\raise.3ex\hbox{$\scriptstyle\sim$}}{x}}\vphantom{x}}} \in \mathcal{C}(\mathbf{A})^\perp$</w:t>
        </w:r>
      </w:ins>
      <w:ins w:id="22757" w:author="PR Preview" w:date="2026-01-01T00:00:00Z">
        <w:r>
          <w:t xml:space="preserve">,</w:t>
        </w:r>
      </w:ins>
      <w:ins w:id="22758" w:author="PR Preview" w:date="2026-01-01T00:00:00Z">
        <w:r>
          <w:t xml:space="preserve"> </w:t>
        </w:r>
      </w:ins>
      <w:ins w:id="22759" w:author="PR Preview" w:date="2026-01-01T00:00:00Z">
        <w:r>
          <w:t xml:space="preserve">then</w:t>
        </w:r>
      </w:ins>
      <w:ins w:id="22760" w:author="PR Preview" w:date="2026-01-01T00:00:00Z">
        <w:r>
          <w:t xml:space="preserve"> </w:t>
        </w:r>
      </w:ins>
      <w:ins w:id="22761"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22762" w:author="PR Preview" w:date="2026-01-01T00:00:00Z">
        <w:r>
          <w:t xml:space="preserve"> </w:t>
        </w:r>
      </w:ins>
      <w:ins w:id="22763" w:author="PR Preview" w:date="2026-01-01T00:00:00Z">
        <w:r>
          <w:t xml:space="preserve">is a split into</w:t>
        </w:r>
      </w:ins>
      <w:ins w:id="22764" w:author="PR Preview" w:date="2026-01-01T00:00:00Z">
        <w:r>
          <w:t xml:space="preserve"> </w:t>
        </w:r>
      </w:ins>
      <m:oMath>
        <m:r>
          <m:rPr>
            <m:scr m:val="script"/>
            <m:sty m:val="p"/>
          </m:rPr>
          <m:t>C</m:t>
        </m:r>
        <m:r>
          <m:rPr>
            <m:sty m:val="p"/>
          </m:rPr>
          <m:t>(</m:t>
        </m:r>
        <m:r>
          <m:rPr>
            <m:sty m:val="bi"/>
          </m:rPr>
          <m:t>A</m:t>
        </m:r>
        <m:r>
          <m:rPr>
            <m:sty m:val="p"/>
          </m:rPr>
          <m:t>)</m:t>
        </m:r>
      </m:oMath>
      <w:ins w:id="22765" w:author="PR Preview" w:date="2026-01-01T00:00:00Z">
        <w:r>
          <w:t xml:space="preserve"> </w:t>
        </w:r>
      </w:ins>
      <w:ins w:id="22766" w:author="PR Preview" w:date="2026-01-01T00:00:00Z">
        <w:r>
          <w:t xml:space="preserve">and</w:t>
        </w:r>
      </w:ins>
      <w:ins w:id="22767"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2768" w:author="PR Preview" w:date="2026-01-01T00:00:00Z">
        <w:r>
          <w:t xml:space="preserve">,</w:t>
        </w:r>
      </w:ins>
      <w:ins w:id="22769" w:author="PR Preview" w:date="2026-01-01T00:00:00Z">
        <w:r>
          <w:t xml:space="preserve"> </w:t>
        </w:r>
      </w:ins>
      <w:ins w:id="22770" w:author="PR Preview" w:date="2026-01-01T00:00:00Z">
        <w:r>
          <w:t xml:space="preserve">so</w:t>
        </w:r>
      </w:ins>
      <w:ins w:id="22771" w:author="PR Preview" w:date="2026-01-01T00:00:00Z">
        <w:r>
          <w:t xml:space="preserve"> </w:t>
        </w:r>
      </w:ins>
      <w:ins w:id="22772" w:author="PR Preview" w:date="2026-01-01T00:00:00Z">
        <w:r>
          <w:t xml:space="preserve">$\mathbf{A} \hat{\mathord{\smash[b]{\underset{\raise.3ex\hbox{$\scriptstyle\sim$}}{x}}\vphantom{x}}} = \mathord{\smash[b]{\underset{\raise.3ex\hbox{$\scriptstyle\sim$}}{u}}\vphantom{u}}$</w:t>
        </w:r>
      </w:ins>
      <w:ins w:id="22773" w:author="PR Preview" w:date="2026-01-01T00:00:00Z">
        <w:r>
          <w:t xml:space="preserve"> </w:t>
        </w:r>
      </w:ins>
      <w:ins w:id="22774" w:author="PR Preview" w:date="2026-01-01T00:00:00Z">
        <w:r>
          <w:t xml:space="preserve">by the uniqueness in</w:t>
        </w:r>
      </w:ins>
      <w:ins w:id="22775" w:author="PR Preview" w:date="2026-01-01T00:00:00Z">
        <w:r>
          <w:t xml:space="preserve"> </w:t>
        </w:r>
      </w:ins>
      <w:hyperlink w:anchor="thm-orthogonal-direct-sum">
        <w:ins w:id="22776" w:author="PR Preview" w:date="2026-01-01T00:00:00Z">
          <w:r>
            <w:rPr>
              <w:rStyle w:val="Hyperlink"/>
            </w:rPr>
            <w:t xml:space="preserve">Theorem 54</w:t>
          </w:r>
        </w:ins>
      </w:hyperlink>
      <w:ins w:id="22777" w:author="PR Preview" w:date="2026-01-01T00:00:00Z">
        <w:r>
          <w:t xml:space="preserve">.</w:t>
        </w:r>
      </w:ins>
      <w:ins w:id="22778" w:author="PR Preview" w:date="2026-01-01T00:00:00Z">
        <w:r>
          <w:t xml:space="preserve"> </w:t>
        </w:r>
      </w:ins>
      <w:ins w:id="22779" w:author="PR Preview" w:date="2026-01-01T00:00:00Z">
        <w:r>
          <w:t xml:space="preserve">And</w:t>
        </w:r>
      </w:ins>
      <w:ins w:id="22780"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2781" w:author="PR Preview" w:date="2026-01-01T00:00:00Z">
        <w:r>
          <w:t xml:space="preserve"> </w:t>
        </w:r>
      </w:ins>
      <w:ins w:id="22782" w:author="PR Preview" w:date="2026-01-01T00:00:00Z">
        <w:r>
          <w:t xml:space="preserve">(</w:t>
        </w:r>
      </w:ins>
      <w:hyperlink w:anchor="thm-complement-null-space">
        <w:ins w:id="22783" w:author="PR Preview" w:date="2026-01-01T00:00:00Z">
          <w:r>
            <w:rPr>
              <w:rStyle w:val="Hyperlink"/>
            </w:rPr>
            <w:t xml:space="preserve">Theorem 53</w:t>
          </w:r>
        </w:ins>
      </w:hyperlink>
      <w:ins w:id="22784" w:author="PR Preview" w:date="2026-01-01T00:00:00Z">
        <w:r>
          <w:t xml:space="preserve">), where</w:t>
        </w:r>
      </w:ins>
    </w:p>
    <w:p>
      <w:pPr>
        <w:pStyle w:val="BodyText"/>
      </w:pPr>
      <w:ins w:id="22785"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ins>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del w:id="22786" w:author="PR Preview" w:date="2026-01-01T00:00:00Z">
        <w:r>
          <w:rPr>
            <w:b/>
            <w:bCs/>
          </w:rPr>
          <w:delText xml:space="preserve">Part 4.</w:delText>
        </w:r>
      </w:del>
      <w:del w:id="22787" w:author="PR Preview" w:date="2026-01-01T00:00:00Z">
        <w:r>
          <w:delText xml:space="preserve"> </w:delText>
        </w:r>
      </w:del>
      <w:del w:id="22788" w:author="PR Preview" w:date="2026-01-01T00:00:00Z">
        <w:r>
          <w:delText xml:space="preserve">The least squares solutions are exactly the solutions of</w:delText>
        </w:r>
      </w:del>
      <w:del w:id="22789" w:author="PR Preview" w:date="2026-01-01T00:00:00Z">
        <w:r>
          <w:delText xml:space="preserve"> </w:delText>
        </w:r>
      </w:del>
      <w:del w:id="22790" w:author="PR Preview" w:date="2026-01-01T00:00:00Z">
        <w:r>
          <w:delText xml:space="preserve">$\mathbf{A} \mathord{\smash[b]{\underset{\raise.3ex\hbox{$\scriptstyle\sim$}}{x}}\vphantom{x}} = \mathord{\smash[b]{\underset{\raise.3ex\hbox{$\scriptstyle\sim$}}{u}}\vphantom{u}}$</w:delText>
        </w:r>
      </w:del>
      <w:del w:id="22791" w:author="PR Preview" w:date="2026-01-01T00:00:00Z">
        <w:r>
          <w:delText xml:space="preserve">,</w:delText>
        </w:r>
      </w:del>
      <w:del w:id="22792" w:author="PR Preview" w:date="2026-01-01T00:00:00Z">
        <w:r>
          <w:delText xml:space="preserve"> </w:delText>
        </w:r>
      </w:del>
      <w:del w:id="22793" w:author="PR Preview" w:date="2026-01-01T00:00:00Z">
        <w:r>
          <w:delText xml:space="preserve">a consistent system,</w:delText>
        </w:r>
      </w:del>
      <w:del w:id="22794" w:author="PR Preview" w:date="2026-01-01T00:00:00Z">
        <w:r>
          <w:delText xml:space="preserve"> </w:delText>
        </w:r>
      </w:del>
      <w:del w:id="22795" w:author="PR Preview" w:date="2026-01-01T00:00:00Z">
        <w:r>
          <w:delText xml:space="preserve">so there is exactly one when</w:delText>
        </w:r>
      </w:del>
      <w:del w:id="22796"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797" w:author="PR Preview" w:date="2026-01-01T00:00:00Z">
        <w:r>
          <w:delText xml:space="preserve"> </w:delText>
        </w:r>
      </w:del>
      <w:del w:id="22798" w:author="PR Preview" w:date="2026-01-01T00:00:00Z">
        <w:r>
          <w:delText xml:space="preserve">and more than one otherwise (</w:delText>
        </w:r>
      </w:del>
      <w:hyperlink w:anchor="cor-solution-unique">
        <w:del w:id="22799" w:author="PR Preview" w:date="2026-01-01T00:00:00Z">
          <w:r>
            <w:rPr>
              <w:rStyle w:val="Hyperlink"/>
            </w:rPr>
            <w:delText xml:space="preserve">Corollary 14</w:delText>
          </w:r>
        </w:del>
      </w:hyperlink>
      <w:del w:id="22800" w:author="PR Preview" w:date="2026-01-01T00:00:00Z">
        <w:r>
          <w:delText xml:space="preserve">).</w:delText>
        </w:r>
      </w:del>
      <w:del w:id="22801" w:author="PR Preview" w:date="2026-01-01T00:00:00Z">
        <w:r>
          <w:delText xml:space="preserve"> </w:delText>
        </w:r>
      </w:del>
      <w:del w:id="22802" w:author="PR Preview" w:date="2026-01-01T00:00:00Z">
        <w:r>
          <w:delText xml:space="preserve">When</w:delText>
        </w:r>
      </w:del>
      <w:del w:id="2280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804" w:author="PR Preview" w:date="2026-01-01T00:00:00Z">
        <w:r>
          <w:delText xml:space="preserve">,</w:delText>
        </w:r>
      </w:del>
      <w:del w:id="22805" w:author="PR Preview" w:date="2026-01-01T00:00:00Z">
        <w:r>
          <w:delText xml:space="preserve"> </w:delText>
        </w:r>
      </w:del>
      <m:oMath>
        <m:sSup>
          <m:e>
            <m:r>
              <m:rPr>
                <m:sty m:val="bi"/>
              </m:rPr>
              <m:t>A</m:t>
            </m:r>
          </m:e>
          <m:sup>
            <m:r>
              <m:rPr>
                <m:sty m:val="p"/>
              </m:rPr>
              <m:t>⊤</m:t>
            </m:r>
          </m:sup>
        </m:sSup>
        <m:r>
          <m:rPr>
            <m:sty m:val="bi"/>
          </m:rPr>
          <m:t>A</m:t>
        </m:r>
      </m:oMath>
      <w:del w:id="22806" w:author="PR Preview" w:date="2026-01-01T00:00:00Z">
        <w:r>
          <w:delText xml:space="preserve"> </w:delText>
        </w:r>
      </w:del>
      <w:del w:id="22807" w:author="PR Preview" w:date="2026-01-01T00:00:00Z">
        <w:r>
          <w:delText xml:space="preserve">is invertible (</w:delText>
        </w:r>
      </w:del>
      <w:hyperlink w:anchor="thm-gram-invertible">
        <w:del w:id="22808" w:author="PR Preview" w:date="2026-01-01T00:00:00Z">
          <w:r>
            <w:rPr>
              <w:rStyle w:val="Hyperlink"/>
            </w:rPr>
            <w:delText xml:space="preserve">Theorem 90</w:delText>
          </w:r>
        </w:del>
      </w:hyperlink>
      <w:del w:id="22809" w:author="PR Preview" w:date="2026-01-01T00:00:00Z">
        <w:r>
          <w:delText xml:space="preserve">),</w:delText>
        </w:r>
      </w:del>
      <w:del w:id="22810" w:author="PR Preview" w:date="2026-01-01T00:00:00Z">
        <w:r>
          <w:delText xml:space="preserve"> </w:delText>
        </w:r>
      </w:del>
      <w:del w:id="22811" w:author="PR Preview" w:date="2026-01-01T00:00:00Z">
        <w:r>
          <w:delText xml:space="preserve">and with</w:delText>
        </w:r>
      </w:del>
      <w:del w:id="22812"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22813" w:author="PR Preview" w:date="2026-01-01T00:00:00Z">
        <w:r>
          <w:delText xml:space="preserve">,</w:delText>
        </w:r>
      </w:del>
    </w:p>
    <w:p>
      <w:pPr>
        <w:pStyle w:val="BodyText"/>
      </w:pPr>
      <w:del w:id="22814" w:author="PR Preview" w:date="2026-01-01T00:00:00Z">
        <w:r>
          <w:delTex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delText>
        </w:r>
      </w:del>
    </w:p>
    <w:p>
      <w:pPr>
        <w:pStyle w:val="FirstParagraph"/>
      </w:pPr>
      <w:del w:id="22815" w:author="PR Preview" w:date="2026-01-01T00:00:00Z">
        <w:r>
          <w:rPr>
            <w:b/>
            <w:bCs/>
          </w:rPr>
          <w:delText xml:space="preserve">Example 191 (A least squares line)</w:delText>
        </w:r>
      </w:del>
      <w:del w:id="22816" w:author="PR Preview" w:date="2026-01-01T00:00:00Z">
        <w:r>
          <w:delText xml:space="preserve"> </w:delText>
        </w:r>
      </w:del>
      <w:del w:id="22817" w:author="PR Preview" w:date="2026-01-01T00:00:00Z">
        <w:r>
          <w:delText xml:space="preserve">Fit</w:delText>
        </w:r>
      </w:del>
      <w:del w:id="22818"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22819" w:author="PR Preview" w:date="2026-01-01T00:00:00Z">
        <w:r>
          <w:delText xml:space="preserve"> </w:delText>
        </w:r>
      </w:del>
      <w:del w:id="22820" w:author="PR Preview" w:date="2026-01-01T00:00:00Z">
        <w:r>
          <w:delText xml:space="preserve">to the points</w:delText>
        </w:r>
      </w:del>
      <w:del w:id="22821"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22822" w:author="PR Preview" w:date="2026-01-01T00:00:00Z">
        <w:r>
          <w:delText xml:space="preserve">:</w:delText>
        </w:r>
      </w:del>
      <w:del w:id="2282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2824" w:author="PR Preview" w:date="2026-01-01T00:00:00Z">
        <w:r>
          <w:delText xml:space="preserve"> </w:delText>
        </w:r>
      </w:del>
      <w:del w:id="22825" w:author="PR Preview" w:date="2026-01-01T00:00:00Z">
        <w:r>
          <w:delText xml:space="preserve">(the</w:delText>
        </w:r>
      </w:del>
      <w:del w:id="22826" w:author="PR Preview" w:date="2026-01-01T00:00:00Z">
        <w:r>
          <w:delText xml:space="preserve"> </w:delText>
        </w:r>
      </w:del>
      <m:oMath>
        <m:r>
          <m:rPr>
            <m:sty m:val="bi"/>
          </m:rPr>
          <m:t>X</m:t>
        </m:r>
      </m:oMath>
      <w:del w:id="22827" w:author="PR Preview" w:date="2026-01-01T00:00:00Z">
        <w:r>
          <w:delText xml:space="preserve"> </w:delText>
        </w:r>
      </w:del>
      <w:del w:id="22828" w:author="PR Preview" w:date="2026-01-01T00:00:00Z">
        <w:r>
          <w:delText xml:space="preserve">of</w:delText>
        </w:r>
      </w:del>
      <w:del w:id="22829" w:author="PR Preview" w:date="2026-01-01T00:00:00Z">
        <w:r>
          <w:delText xml:space="preserve"> </w:delText>
        </w:r>
      </w:del>
      <w:hyperlink w:anchor="exm-gram-invertible">
        <w:del w:id="22830" w:author="PR Preview" w:date="2026-01-01T00:00:00Z">
          <w:r>
            <w:rPr>
              <w:rStyle w:val="Hyperlink"/>
            </w:rPr>
            <w:delText xml:space="preserve">Example 165</w:delText>
          </w:r>
        </w:del>
      </w:hyperlink>
      <w:del w:id="22831" w:author="PR Preview" w:date="2026-01-01T00:00:00Z">
        <w:r>
          <w:delText xml:space="preserve">)</w:delText>
        </w:r>
      </w:del>
      <w:del w:id="22832" w:author="PR Preview" w:date="2026-01-01T00:00:00Z">
        <w:r>
          <w:delText xml:space="preserve"> </w:delText>
        </w:r>
      </w:del>
      <w:del w:id="22833" w:author="PR Preview" w:date="2026-01-01T00:00:00Z">
        <w:r>
          <w:delText xml:space="preserve">and</w:delText>
        </w:r>
      </w:del>
      <w:del w:id="22834" w:author="PR Preview" w:date="2026-01-01T00:00:00Z">
        <w:r>
          <w:delText xml:space="preserve"> </w:delText>
        </w:r>
      </w:del>
      <w:del w:id="22835" w:author="PR Preview" w:date="2026-01-01T00:00:00Z">
        <w:r>
          <w:delText xml:space="preserve">$\mathord{\smash[b]{\underset{\raise.3ex\hbox{$\scriptstyle\sim$}}{b}}\vphantom{b}} = (1, 2, 2)$</w:delText>
        </w:r>
      </w:del>
      <w:del w:id="22836" w:author="PR Preview" w:date="2026-01-01T00:00:00Z">
        <w:r>
          <w:delText xml:space="preserve">.</w:delText>
        </w:r>
      </w:del>
      <w:del w:id="22837" w:author="PR Preview" w:date="2026-01-01T00:00:00Z">
        <w:r>
          <w:delText xml:space="preserve"> </w:delText>
        </w:r>
      </w:del>
      <m:oMath>
        <m:r>
          <m:rPr>
            <m:sty m:val="bi"/>
          </m:rPr>
          <m:t>A</m:t>
        </m:r>
      </m:oMath>
      <w:del w:id="22838" w:author="PR Preview" w:date="2026-01-01T00:00:00Z">
        <w:r>
          <w:delText xml:space="preserve"> </w:delText>
        </w:r>
      </w:del>
      <w:del w:id="22839" w:author="PR Preview" w:date="2026-01-01T00:00:00Z">
        <w:r>
          <w:delText xml:space="preserve">has rank</w:delText>
        </w:r>
      </w:del>
      <w:del w:id="22840" w:author="PR Preview" w:date="2026-01-01T00:00:00Z">
        <w:r>
          <w:delText xml:space="preserve"> </w:delText>
        </w:r>
      </w:del>
      <m:oMath>
        <m:r>
          <m:t>2</m:t>
        </m:r>
      </m:oMath>
      <w:del w:id="22841" w:author="PR Preview" w:date="2026-01-01T00:00:00Z">
        <w:r>
          <w:delText xml:space="preserve"> </w:delText>
        </w:r>
      </w:del>
      <w:del w:id="22842" w:author="PR Preview" w:date="2026-01-01T00:00:00Z">
        <w:r>
          <w:delText xml:space="preserve">(</w:delText>
        </w:r>
      </w:del>
      <w:hyperlink w:anchor="exm-rank">
        <w:del w:id="22843" w:author="PR Preview" w:date="2026-01-01T00:00:00Z">
          <w:r>
            <w:rPr>
              <w:rStyle w:val="Hyperlink"/>
            </w:rPr>
            <w:delText xml:space="preserve">Example 37</w:delText>
          </w:r>
        </w:del>
      </w:hyperlink>
      <w:del w:id="22844" w:author="PR Preview" w:date="2026-01-01T00:00:00Z">
        <w:r>
          <w:delText xml:space="preserve">), so the solution is unique (part 4).</w:delText>
        </w:r>
      </w:del>
      <w:del w:id="22845"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2846" w:author="PR Preview" w:date="2026-01-01T00:00:00Z">
        <w:r>
          <w:delText xml:space="preserve"> </w:delText>
        </w:r>
      </w:del>
      <w:del w:id="22847" w:author="PR Preview" w:date="2026-01-01T00:00:00Z">
        <w:r>
          <w:delText xml:space="preserve">has inverse</w:delText>
        </w:r>
      </w:del>
      <w:del w:id="22848"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22849" w:author="PR Preview" w:date="2026-01-01T00:00:00Z">
        <w:r>
          <w:delText xml:space="preserve"> </w:delText>
        </w:r>
      </w:del>
      <w:del w:id="22850" w:author="PR Preview" w:date="2026-01-01T00:00:00Z">
        <w:r>
          <w:delText xml:space="preserve">(</w:delText>
        </w:r>
      </w:del>
      <w:hyperlink w:anchor="exm-gram-invertible">
        <w:del w:id="22851" w:author="PR Preview" w:date="2026-01-01T00:00:00Z">
          <w:r>
            <w:rPr>
              <w:rStyle w:val="Hyperlink"/>
            </w:rPr>
            <w:delText xml:space="preserve">Example 165</w:delText>
          </w:r>
        </w:del>
      </w:hyperlink>
      <w:del w:id="22852" w:author="PR Preview" w:date="2026-01-01T00:00:00Z">
        <w:r>
          <w:delText xml:space="preserve">),</w:delText>
        </w:r>
      </w:del>
      <w:del w:id="22853" w:author="PR Preview" w:date="2026-01-01T00:00:00Z">
        <w:r>
          <w:delText xml:space="preserve"> </w:delText>
        </w:r>
      </w:del>
      <w:del w:id="22854" w:author="PR Preview" w:date="2026-01-01T00:00:00Z">
        <w:r>
          <w:delText xml:space="preserve">and</w:delText>
        </w:r>
      </w:del>
    </w:p>
    <w:p>
      <w:pPr>
        <w:pStyle w:val="BodyText"/>
      </w:pPr>
      <w:ins w:id="22855" w:author="PR Preview" w:date="2026-01-01T00:00:00Z">
        <w:r>
          <w:rPr>
            <w:b/>
            <w:bCs/>
          </w:rPr>
          <w:t xml:space="preserve">Part 4.</w:t>
        </w:r>
      </w:ins>
      <w:ins w:id="22856" w:author="PR Preview" w:date="2026-01-01T00:00:00Z">
        <w:r>
          <w:t xml:space="preserve"> </w:t>
        </w:r>
      </w:ins>
      <w:ins w:id="22857" w:author="PR Preview" w:date="2026-01-01T00:00:00Z">
        <w:r>
          <w:t xml:space="preserve">The least squares solutions are exactly the solutions of</w:t>
        </w:r>
      </w:ins>
      <w:ins w:id="22858" w:author="PR Preview" w:date="2026-01-01T00:00:00Z">
        <w:r>
          <w:t xml:space="preserve"> </w:t>
        </w:r>
      </w:ins>
      <w:ins w:id="22859" w:author="PR Preview" w:date="2026-01-01T00:00:00Z">
        <w:r>
          <w:t xml:space="preserve">$\mathbf{A} \mathord{\smash[b]{\underset{\raise.3ex\hbox{$\scriptstyle\sim$}}{x}}\vphantom{x}} = \mathord{\smash[b]{\underset{\raise.3ex\hbox{$\scriptstyle\sim$}}{u}}\vphantom{u}}$</w:t>
        </w:r>
      </w:ins>
      <w:ins w:id="22860" w:author="PR Preview" w:date="2026-01-01T00:00:00Z">
        <w:r>
          <w:t xml:space="preserve">,</w:t>
        </w:r>
      </w:ins>
      <w:ins w:id="22861" w:author="PR Preview" w:date="2026-01-01T00:00:00Z">
        <w:r>
          <w:t xml:space="preserve"> </w:t>
        </w:r>
      </w:ins>
      <w:ins w:id="22862" w:author="PR Preview" w:date="2026-01-01T00:00:00Z">
        <w:r>
          <w:t xml:space="preserve">a consistent system,</w:t>
        </w:r>
      </w:ins>
      <w:ins w:id="22863" w:author="PR Preview" w:date="2026-01-01T00:00:00Z">
        <w:r>
          <w:t xml:space="preserve"> </w:t>
        </w:r>
      </w:ins>
      <w:ins w:id="22864" w:author="PR Preview" w:date="2026-01-01T00:00:00Z">
        <w:r>
          <w:t xml:space="preserve">so there is exactly one when</w:t>
        </w:r>
      </w:ins>
      <w:ins w:id="22865" w:author="PR Preview" w:date="2026-01-01T00:00:00Z">
        <w:r>
          <w:t xml:space="preserve"> </w:t>
        </w:r>
      </w:ins>
      <m:oMath>
        <m:r>
          <m:rPr>
            <m:sty m:val="p"/>
          </m:rPr>
          <m:t>rank</m:t>
        </m:r>
        <m:r>
          <m:rPr>
            <m:sty m:val="p"/>
          </m:rPr>
          <m:t>(</m:t>
        </m:r>
        <m:r>
          <m:rPr>
            <m:sty m:val="bi"/>
          </m:rPr>
          <m:t>A</m:t>
        </m:r>
        <m:r>
          <m:rPr>
            <m:sty m:val="p"/>
          </m:rPr>
          <m:t>)</m:t>
        </m:r>
        <m:r>
          <m:rPr>
            <m:sty m:val="p"/>
          </m:rPr>
          <m:t>=</m:t>
        </m:r>
        <m:r>
          <m:t>n</m:t>
        </m:r>
      </m:oMath>
      <w:ins w:id="22866" w:author="PR Preview" w:date="2026-01-01T00:00:00Z">
        <w:r>
          <w:t xml:space="preserve"> </w:t>
        </w:r>
      </w:ins>
      <w:ins w:id="22867" w:author="PR Preview" w:date="2026-01-01T00:00:00Z">
        <w:r>
          <w:t xml:space="preserve">and more than one otherwise (</w:t>
        </w:r>
      </w:ins>
      <w:hyperlink w:anchor="cor-solution-unique">
        <w:ins w:id="22868" w:author="PR Preview" w:date="2026-01-01T00:00:00Z">
          <w:r>
            <w:rPr>
              <w:rStyle w:val="Hyperlink"/>
            </w:rPr>
            <w:t xml:space="preserve">Corollary 14</w:t>
          </w:r>
        </w:ins>
      </w:hyperlink>
      <w:ins w:id="22869" w:author="PR Preview" w:date="2026-01-01T00:00:00Z">
        <w:r>
          <w:t xml:space="preserve">).</w:t>
        </w:r>
      </w:ins>
      <w:ins w:id="22870" w:author="PR Preview" w:date="2026-01-01T00:00:00Z">
        <w:r>
          <w:t xml:space="preserve"> </w:t>
        </w:r>
      </w:ins>
      <w:ins w:id="22871" w:author="PR Preview" w:date="2026-01-01T00:00:00Z">
        <w:r>
          <w:t xml:space="preserve">When</w:t>
        </w:r>
      </w:ins>
      <w:ins w:id="22872" w:author="PR Preview" w:date="2026-01-01T00:00:00Z">
        <w:r>
          <w:t xml:space="preserve"> </w:t>
        </w:r>
      </w:ins>
      <m:oMath>
        <m:r>
          <m:rPr>
            <m:sty m:val="p"/>
          </m:rPr>
          <m:t>rank</m:t>
        </m:r>
        <m:r>
          <m:rPr>
            <m:sty m:val="p"/>
          </m:rPr>
          <m:t>(</m:t>
        </m:r>
        <m:r>
          <m:rPr>
            <m:sty m:val="bi"/>
          </m:rPr>
          <m:t>A</m:t>
        </m:r>
        <m:r>
          <m:rPr>
            <m:sty m:val="p"/>
          </m:rPr>
          <m:t>)</m:t>
        </m:r>
        <m:r>
          <m:rPr>
            <m:sty m:val="p"/>
          </m:rPr>
          <m:t>=</m:t>
        </m:r>
        <m:r>
          <m:t>n</m:t>
        </m:r>
      </m:oMath>
      <w:ins w:id="22873" w:author="PR Preview" w:date="2026-01-01T00:00:00Z">
        <w:r>
          <w:t xml:space="preserve">,</w:t>
        </w:r>
      </w:ins>
      <w:ins w:id="22874" w:author="PR Preview" w:date="2026-01-01T00:00:00Z">
        <w:r>
          <w:t xml:space="preserve"> </w:t>
        </w:r>
      </w:ins>
      <m:oMath>
        <m:sSup>
          <m:e>
            <m:r>
              <m:rPr>
                <m:sty m:val="bi"/>
              </m:rPr>
              <m:t>A</m:t>
            </m:r>
          </m:e>
          <m:sup>
            <m:r>
              <m:rPr>
                <m:sty m:val="p"/>
              </m:rPr>
              <m:t>⊤</m:t>
            </m:r>
          </m:sup>
        </m:sSup>
        <m:r>
          <m:rPr>
            <m:sty m:val="bi"/>
          </m:rPr>
          <m:t>A</m:t>
        </m:r>
      </m:oMath>
      <w:ins w:id="22875" w:author="PR Preview" w:date="2026-01-01T00:00:00Z">
        <w:r>
          <w:t xml:space="preserve"> </w:t>
        </w:r>
      </w:ins>
      <w:ins w:id="22876" w:author="PR Preview" w:date="2026-01-01T00:00:00Z">
        <w:r>
          <w:t xml:space="preserve">is invertible (</w:t>
        </w:r>
      </w:ins>
      <w:hyperlink w:anchor="thm-gram-invertible">
        <w:ins w:id="22877" w:author="PR Preview" w:date="2026-01-01T00:00:00Z">
          <w:r>
            <w:rPr>
              <w:rStyle w:val="Hyperlink"/>
            </w:rPr>
            <w:t xml:space="preserve">Theorem 89</w:t>
          </w:r>
        </w:ins>
      </w:hyperlink>
      <w:ins w:id="22878" w:author="PR Preview" w:date="2026-01-01T00:00:00Z">
        <w:r>
          <w:t xml:space="preserve">),</w:t>
        </w:r>
      </w:ins>
      <w:ins w:id="22879" w:author="PR Preview" w:date="2026-01-01T00:00:00Z">
        <w:r>
          <w:t xml:space="preserve"> </w:t>
        </w:r>
      </w:ins>
      <w:ins w:id="22880" w:author="PR Preview" w:date="2026-01-01T00:00:00Z">
        <w:r>
          <w:t xml:space="preserve">and with</w:t>
        </w:r>
      </w:ins>
      <w:ins w:id="22881"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22882" w:author="PR Preview" w:date="2026-01-01T00:00:00Z">
        <w:r>
          <w:t xml:space="preserve">,</w:t>
        </w:r>
      </w:ins>
    </w:p>
    <w:p>
      <w:pPr>
        <w:pStyle w:val="BodyText"/>
      </w:pPr>
      <w:ins w:id="22883" w:author="PR Preview" w:date="2026-01-01T00:00:00Z">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ins>
    </w:p>
    <w:bookmarkStart w:id="612" w:name="exm-normal-equations"/>
    <w:p>
      <w:pPr>
        <w:pStyle w:val="FirstParagraph"/>
      </w:pPr>
      <w:ins w:id="22884" w:author="PR Preview" w:date="2026-01-01T00:00:00Z">
        <w:r>
          <w:rPr>
            <w:b/>
            <w:bCs/>
          </w:rPr>
          <w:t xml:space="preserve">Example 190 (A least squares line)</w:t>
        </w:r>
      </w:ins>
      <w:ins w:id="22885" w:author="PR Preview" w:date="2026-01-01T00:00:00Z">
        <w:r>
          <w:t xml:space="preserve"> </w:t>
        </w:r>
      </w:ins>
      <w:ins w:id="22886" w:author="PR Preview" w:date="2026-01-01T00:00:00Z">
        <w:r>
          <w:t xml:space="preserve">Fit</w:t>
        </w:r>
      </w:ins>
      <w:ins w:id="22887"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22888" w:author="PR Preview" w:date="2026-01-01T00:00:00Z">
        <w:r>
          <w:t xml:space="preserve"> </w:t>
        </w:r>
      </w:ins>
      <w:ins w:id="22889" w:author="PR Preview" w:date="2026-01-01T00:00:00Z">
        <w:r>
          <w:t xml:space="preserve">to the points</w:t>
        </w:r>
      </w:ins>
      <w:ins w:id="22890"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22891" w:author="PR Preview" w:date="2026-01-01T00:00:00Z">
        <w:r>
          <w:t xml:space="preserve">:</w:t>
        </w:r>
      </w:ins>
      <w:ins w:id="2289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2893" w:author="PR Preview" w:date="2026-01-01T00:00:00Z">
        <w:r>
          <w:t xml:space="preserve"> </w:t>
        </w:r>
      </w:ins>
      <w:ins w:id="22894" w:author="PR Preview" w:date="2026-01-01T00:00:00Z">
        <w:r>
          <w:t xml:space="preserve">(the</w:t>
        </w:r>
      </w:ins>
      <w:ins w:id="22895" w:author="PR Preview" w:date="2026-01-01T00:00:00Z">
        <w:r>
          <w:t xml:space="preserve"> </w:t>
        </w:r>
      </w:ins>
      <m:oMath>
        <m:r>
          <m:rPr>
            <m:sty m:val="bi"/>
          </m:rPr>
          <m:t>X</m:t>
        </m:r>
      </m:oMath>
      <w:ins w:id="22896" w:author="PR Preview" w:date="2026-01-01T00:00:00Z">
        <w:r>
          <w:t xml:space="preserve"> </w:t>
        </w:r>
      </w:ins>
      <w:ins w:id="22897" w:author="PR Preview" w:date="2026-01-01T00:00:00Z">
        <w:r>
          <w:t xml:space="preserve">of</w:t>
        </w:r>
      </w:ins>
      <w:ins w:id="22898" w:author="PR Preview" w:date="2026-01-01T00:00:00Z">
        <w:r>
          <w:t xml:space="preserve"> </w:t>
        </w:r>
      </w:ins>
      <w:hyperlink w:anchor="exm-gram-invertible">
        <w:ins w:id="22899" w:author="PR Preview" w:date="2026-01-01T00:00:00Z">
          <w:r>
            <w:rPr>
              <w:rStyle w:val="Hyperlink"/>
            </w:rPr>
            <w:t xml:space="preserve">Example 164</w:t>
          </w:r>
        </w:ins>
      </w:hyperlink>
      <w:ins w:id="22900" w:author="PR Preview" w:date="2026-01-01T00:00:00Z">
        <w:r>
          <w:t xml:space="preserve">)</w:t>
        </w:r>
      </w:ins>
      <w:ins w:id="22901" w:author="PR Preview" w:date="2026-01-01T00:00:00Z">
        <w:r>
          <w:t xml:space="preserve"> </w:t>
        </w:r>
      </w:ins>
      <w:ins w:id="22902" w:author="PR Preview" w:date="2026-01-01T00:00:00Z">
        <w:r>
          <w:t xml:space="preserve">and</w:t>
        </w:r>
      </w:ins>
      <w:ins w:id="22903" w:author="PR Preview" w:date="2026-01-01T00:00:00Z">
        <w:r>
          <w:t xml:space="preserve"> </w:t>
        </w:r>
      </w:ins>
      <w:ins w:id="22904" w:author="PR Preview" w:date="2026-01-01T00:00:00Z">
        <w:r>
          <w:t xml:space="preserve">$\mathord{\smash[b]{\underset{\raise.3ex\hbox{$\scriptstyle\sim$}}{b}}\vphantom{b}} = (1, 2, 2)$</w:t>
        </w:r>
      </w:ins>
      <w:ins w:id="22905" w:author="PR Preview" w:date="2026-01-01T00:00:00Z">
        <w:r>
          <w:t xml:space="preserve">.</w:t>
        </w:r>
      </w:ins>
      <w:ins w:id="22906" w:author="PR Preview" w:date="2026-01-01T00:00:00Z">
        <w:r>
          <w:t xml:space="preserve"> </w:t>
        </w:r>
      </w:ins>
      <m:oMath>
        <m:r>
          <m:rPr>
            <m:sty m:val="bi"/>
          </m:rPr>
          <m:t>A</m:t>
        </m:r>
      </m:oMath>
      <w:ins w:id="22907" w:author="PR Preview" w:date="2026-01-01T00:00:00Z">
        <w:r>
          <w:t xml:space="preserve"> </w:t>
        </w:r>
      </w:ins>
      <w:ins w:id="22908" w:author="PR Preview" w:date="2026-01-01T00:00:00Z">
        <w:r>
          <w:t xml:space="preserve">has rank</w:t>
        </w:r>
      </w:ins>
      <w:ins w:id="22909" w:author="PR Preview" w:date="2026-01-01T00:00:00Z">
        <w:r>
          <w:t xml:space="preserve"> </w:t>
        </w:r>
      </w:ins>
      <m:oMath>
        <m:r>
          <m:t>2</m:t>
        </m:r>
      </m:oMath>
      <w:ins w:id="22910" w:author="PR Preview" w:date="2026-01-01T00:00:00Z">
        <w:r>
          <w:t xml:space="preserve"> </w:t>
        </w:r>
      </w:ins>
      <w:ins w:id="22911" w:author="PR Preview" w:date="2026-01-01T00:00:00Z">
        <w:r>
          <w:t xml:space="preserve">(</w:t>
        </w:r>
      </w:ins>
      <w:hyperlink w:anchor="exm-rank">
        <w:ins w:id="22912" w:author="PR Preview" w:date="2026-01-01T00:00:00Z">
          <w:r>
            <w:rPr>
              <w:rStyle w:val="Hyperlink"/>
            </w:rPr>
            <w:t xml:space="preserve">Example 36</w:t>
          </w:r>
        </w:ins>
      </w:hyperlink>
      <w:ins w:id="22913" w:author="PR Preview" w:date="2026-01-01T00:00:00Z">
        <w:r>
          <w:t xml:space="preserve">), so the solution is unique (part 4).</w:t>
        </w:r>
      </w:ins>
      <w:ins w:id="22914"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2915" w:author="PR Preview" w:date="2026-01-01T00:00:00Z">
        <w:r>
          <w:t xml:space="preserve"> </w:t>
        </w:r>
      </w:ins>
      <w:ins w:id="22916" w:author="PR Preview" w:date="2026-01-01T00:00:00Z">
        <w:r>
          <w:t xml:space="preserve">has inverse</w:t>
        </w:r>
      </w:ins>
      <w:ins w:id="22917"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22918" w:author="PR Preview" w:date="2026-01-01T00:00:00Z">
        <w:r>
          <w:t xml:space="preserve"> </w:t>
        </w:r>
      </w:ins>
      <w:ins w:id="22919" w:author="PR Preview" w:date="2026-01-01T00:00:00Z">
        <w:r>
          <w:t xml:space="preserve">(</w:t>
        </w:r>
      </w:ins>
      <w:hyperlink w:anchor="exm-gram-invertible">
        <w:ins w:id="22920" w:author="PR Preview" w:date="2026-01-01T00:00:00Z">
          <w:r>
            <w:rPr>
              <w:rStyle w:val="Hyperlink"/>
            </w:rPr>
            <w:t xml:space="preserve">Example 164</w:t>
          </w:r>
        </w:ins>
      </w:hyperlink>
      <w:ins w:id="22921" w:author="PR Preview" w:date="2026-01-01T00:00:00Z">
        <w:r>
          <w:t xml:space="preserve">),</w:t>
        </w:r>
      </w:ins>
      <w:ins w:id="22922" w:author="PR Preview" w:date="2026-01-01T00:00:00Z">
        <w:r>
          <w:t xml:space="preserve"> </w:t>
        </w:r>
      </w:ins>
      <w:ins w:id="22923" w:author="PR Preview" w:date="2026-01-01T00:00:00Z">
        <w:r>
          <w:t xml:space="preserve">and</w:t>
        </w:r>
      </w:ins>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del w:id="22924" w:author="PR Preview" w:date="2026-01-01T00:00:00Z">
        <w:r>
          <w:rPr>
            <w:b/>
            <w:bCs/>
          </w:rPr>
          <w:delText xml:space="preserve">Example 192 (Many least squares solutions, one fitted vector)</w:delText>
        </w:r>
      </w:del>
      <w:del w:id="22925" w:author="PR Preview" w:date="2026-01-01T00:00:00Z">
        <w:r>
          <w:delText xml:space="preserve"> </w:delText>
        </w:r>
      </w:del>
      <w:del w:id="22926" w:author="PR Preview" w:date="2026-01-01T00:00:00Z">
        <w:r>
          <w:delText xml:space="preserve">With the rank-</w:delText>
        </w:r>
      </w:del>
      <m:oMath>
        <m:r>
          <m:t>1</m:t>
        </m:r>
      </m:oMath>
      <w:del w:id="22927" w:author="PR Preview" w:date="2026-01-01T00:00:00Z">
        <w:r>
          <w:delText xml:space="preserve"> </w:delText>
        </w:r>
      </w:del>
      <w:del w:id="22928" w:author="PR Preview" w:date="2026-01-01T00:00:00Z">
        <w:r>
          <w:delText xml:space="preserve">matrix</w:delText>
        </w:r>
      </w:del>
      <w:del w:id="229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22930" w:author="PR Preview" w:date="2026-01-01T00:00:00Z">
        <w:r>
          <w:delText xml:space="preserve"> </w:delText>
        </w:r>
      </w:del>
      <w:del w:id="22931" w:author="PR Preview" w:date="2026-01-01T00:00:00Z">
        <w:r>
          <w:delText xml:space="preserve">(</w:delText>
        </w:r>
      </w:del>
      <w:hyperlink w:anchor="exm-rank">
        <w:del w:id="22932" w:author="PR Preview" w:date="2026-01-01T00:00:00Z">
          <w:r>
            <w:rPr>
              <w:rStyle w:val="Hyperlink"/>
            </w:rPr>
            <w:delText xml:space="preserve">Example 37</w:delText>
          </w:r>
        </w:del>
      </w:hyperlink>
      <w:del w:id="22933" w:author="PR Preview" w:date="2026-01-01T00:00:00Z">
        <w:r>
          <w:delText xml:space="preserve">)</w:delText>
        </w:r>
      </w:del>
      <w:del w:id="22934" w:author="PR Preview" w:date="2026-01-01T00:00:00Z">
        <w:r>
          <w:delText xml:space="preserve"> </w:delText>
        </w:r>
      </w:del>
      <w:del w:id="22935" w:author="PR Preview" w:date="2026-01-01T00:00:00Z">
        <w:r>
          <w:delText xml:space="preserve">and</w:delText>
        </w:r>
      </w:del>
      <w:del w:id="22936" w:author="PR Preview" w:date="2026-01-01T00:00:00Z">
        <w:r>
          <w:delText xml:space="preserve"> </w:delText>
        </w:r>
      </w:del>
      <w:del w:id="22937" w:author="PR Preview" w:date="2026-01-01T00:00:00Z">
        <w:r>
          <w:delText xml:space="preserve">$\mathord{\smash[b]{\underset{\raise.3ex\hbox{$\scriptstyle\sim$}}{b}}\vphantom{b}} = (1, 2, 2)$</w:delText>
        </w:r>
      </w:del>
      <w:del w:id="22938" w:author="PR Preview" w:date="2026-01-01T00:00:00Z">
        <w:r>
          <w:delText xml:space="preserve">,</w:delText>
        </w:r>
      </w:del>
      <w:del w:id="22939"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22940" w:author="PR Preview" w:date="2026-01-01T00:00:00Z">
        <w:r>
          <w:delText xml:space="preserve"> </w:delText>
        </w:r>
      </w:del>
      <w:del w:id="22941" w:author="PR Preview" w:date="2026-01-01T00:00:00Z">
        <w:r>
          <w:delText xml:space="preserve">and</w:delText>
        </w:r>
      </w:del>
      <w:del w:id="22942" w:author="PR Preview" w:date="2026-01-01T00:00:00Z">
        <w:r>
          <w:delText xml:space="preserve"> </w:delText>
        </w:r>
      </w:del>
      <w:del w:id="22943" w:author="PR Preview" w:date="2026-01-01T00:00:00Z">
        <w:r>
          <w:delText xml:space="preserve">${\mathbf{A}}^{\top} \mathord{\smash[b]{\underset{\raise.3ex\hbox{$\scriptstyle\sim$}}{b}}\vphantom{b}} = (5, 10)$</w:delText>
        </w:r>
      </w:del>
      <w:del w:id="22944" w:author="PR Preview" w:date="2026-01-01T00:00:00Z">
        <w:r>
          <w:delText xml:space="preserve">,</w:delText>
        </w:r>
      </w:del>
      <w:del w:id="22945" w:author="PR Preview" w:date="2026-01-01T00:00:00Z">
        <w:r>
          <w:delText xml:space="preserve"> </w:delText>
        </w:r>
      </w:del>
      <w:del w:id="22946" w:author="PR Preview" w:date="2026-01-01T00:00:00Z">
        <w:r>
          <w:delText xml:space="preserve">so both normal equations say</w:delText>
        </w:r>
      </w:del>
      <w:del w:id="22947"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22948" w:author="PR Preview" w:date="2026-01-01T00:00:00Z">
        <w:r>
          <w:delText xml:space="preserve">, that is,</w:delText>
        </w:r>
      </w:del>
      <w:del w:id="22949"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22950" w:author="PR Preview" w:date="2026-01-01T00:00:00Z">
        <w:r>
          <w:delText xml:space="preserve">.</w:delText>
        </w:r>
      </w:del>
      <w:del w:id="22951" w:author="PR Preview" w:date="2026-01-01T00:00:00Z">
        <w:r>
          <w:delText xml:space="preserve"> </w:delText>
        </w:r>
      </w:del>
      <w:del w:id="22952" w:author="PR Preview" w:date="2026-01-01T00:00:00Z">
        <w:r>
          <w:delText xml:space="preserve">There are infinitely many least squares solutions, such as</w:delText>
        </w:r>
      </w:del>
      <w:del w:id="22953"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22954" w:author="PR Preview" w:date="2026-01-01T00:00:00Z">
        <w:r>
          <w:delText xml:space="preserve"> </w:delText>
        </w:r>
      </w:del>
      <w:del w:id="22955" w:author="PR Preview" w:date="2026-01-01T00:00:00Z">
        <w:r>
          <w:delText xml:space="preserve">and</w:delText>
        </w:r>
      </w:del>
      <w:del w:id="22956"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22957" w:author="PR Preview" w:date="2026-01-01T00:00:00Z">
        <w:r>
          <w:delText xml:space="preserve">,</w:delText>
        </w:r>
      </w:del>
      <w:del w:id="22958" w:author="PR Preview" w:date="2026-01-01T00:00:00Z">
        <w:r>
          <w:delText xml:space="preserve"> </w:delText>
        </w:r>
      </w:del>
      <w:del w:id="22959" w:author="PR Preview" w:date="2026-01-01T00:00:00Z">
        <w:r>
          <w:delText xml:space="preserve">as part 4 predicts for</w:delText>
        </w:r>
      </w:del>
      <w:del w:id="22960"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22961" w:author="PR Preview" w:date="2026-01-01T00:00:00Z">
        <w:r>
          <w:delText xml:space="preserve">;</w:delText>
        </w:r>
      </w:del>
      <w:del w:id="22962" w:author="PR Preview" w:date="2026-01-01T00:00:00Z">
        <w:r>
          <w:delText xml:space="preserve"> </w:delText>
        </w:r>
      </w:del>
      <w:del w:id="22963" w:author="PR Preview" w:date="2026-01-01T00:00:00Z">
        <w:r>
          <w:delText xml:space="preserve">but every one gives the same fitted vector</w:delText>
        </w:r>
      </w:del>
    </w:p>
    <w:p>
      <w:pPr>
        <w:pStyle w:val="BodyText"/>
      </w:pPr>
      <w:ins w:id="22964" w:author="PR Preview" w:date="2026-01-01T00:00:00Z">
        <w:r>
          <w:rPr>
            <w:b/>
            <w:bCs/>
          </w:rPr>
          <w:t xml:space="preserve">Example 191 (Many least squares solutions, one fitted vector)</w:t>
        </w:r>
      </w:ins>
      <w:ins w:id="22965" w:author="PR Preview" w:date="2026-01-01T00:00:00Z">
        <w:r>
          <w:t xml:space="preserve"> </w:t>
        </w:r>
      </w:ins>
      <w:ins w:id="22966" w:author="PR Preview" w:date="2026-01-01T00:00:00Z">
        <w:r>
          <w:t xml:space="preserve">With the rank-</w:t>
        </w:r>
      </w:ins>
      <m:oMath>
        <m:r>
          <m:t>1</m:t>
        </m:r>
      </m:oMath>
      <w:ins w:id="22967" w:author="PR Preview" w:date="2026-01-01T00:00:00Z">
        <w:r>
          <w:t xml:space="preserve"> </w:t>
        </w:r>
      </w:ins>
      <w:ins w:id="22968" w:author="PR Preview" w:date="2026-01-01T00:00:00Z">
        <w:r>
          <w:t xml:space="preserve">matrix</w:t>
        </w:r>
      </w:ins>
      <w:ins w:id="2296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2970" w:author="PR Preview" w:date="2026-01-01T00:00:00Z">
        <w:r>
          <w:t xml:space="preserve"> </w:t>
        </w:r>
      </w:ins>
      <w:ins w:id="22971" w:author="PR Preview" w:date="2026-01-01T00:00:00Z">
        <w:r>
          <w:t xml:space="preserve">(</w:t>
        </w:r>
      </w:ins>
      <w:hyperlink w:anchor="exm-rank">
        <w:ins w:id="22972" w:author="PR Preview" w:date="2026-01-01T00:00:00Z">
          <w:r>
            <w:rPr>
              <w:rStyle w:val="Hyperlink"/>
            </w:rPr>
            <w:t xml:space="preserve">Example 36</w:t>
          </w:r>
        </w:ins>
      </w:hyperlink>
      <w:ins w:id="22973" w:author="PR Preview" w:date="2026-01-01T00:00:00Z">
        <w:r>
          <w:t xml:space="preserve">)</w:t>
        </w:r>
      </w:ins>
      <w:ins w:id="22974" w:author="PR Preview" w:date="2026-01-01T00:00:00Z">
        <w:r>
          <w:t xml:space="preserve"> </w:t>
        </w:r>
      </w:ins>
      <w:ins w:id="22975" w:author="PR Preview" w:date="2026-01-01T00:00:00Z">
        <w:r>
          <w:t xml:space="preserve">and</w:t>
        </w:r>
      </w:ins>
      <w:ins w:id="22976" w:author="PR Preview" w:date="2026-01-01T00:00:00Z">
        <w:r>
          <w:t xml:space="preserve"> </w:t>
        </w:r>
      </w:ins>
      <w:ins w:id="22977" w:author="PR Preview" w:date="2026-01-01T00:00:00Z">
        <w:r>
          <w:t xml:space="preserve">$\mathord{\smash[b]{\underset{\raise.3ex\hbox{$\scriptstyle\sim$}}{b}}\vphantom{b}} = (1, 2, 2)$</w:t>
        </w:r>
      </w:ins>
      <w:ins w:id="22978" w:author="PR Preview" w:date="2026-01-01T00:00:00Z">
        <w:r>
          <w:t xml:space="preserve">,</w:t>
        </w:r>
      </w:ins>
      <w:ins w:id="22979"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22980" w:author="PR Preview" w:date="2026-01-01T00:00:00Z">
        <w:r>
          <w:t xml:space="preserve"> </w:t>
        </w:r>
      </w:ins>
      <w:ins w:id="22981" w:author="PR Preview" w:date="2026-01-01T00:00:00Z">
        <w:r>
          <w:t xml:space="preserve">and</w:t>
        </w:r>
      </w:ins>
      <w:ins w:id="22982" w:author="PR Preview" w:date="2026-01-01T00:00:00Z">
        <w:r>
          <w:t xml:space="preserve"> </w:t>
        </w:r>
      </w:ins>
      <w:ins w:id="22983" w:author="PR Preview" w:date="2026-01-01T00:00:00Z">
        <w:r>
          <w:t xml:space="preserve">${\mathbf{A}}^{\top} \mathord{\smash[b]{\underset{\raise.3ex\hbox{$\scriptstyle\sim$}}{b}}\vphantom{b}} = (5, 10)$</w:t>
        </w:r>
      </w:ins>
      <w:ins w:id="22984" w:author="PR Preview" w:date="2026-01-01T00:00:00Z">
        <w:r>
          <w:t xml:space="preserve">,</w:t>
        </w:r>
      </w:ins>
      <w:ins w:id="22985" w:author="PR Preview" w:date="2026-01-01T00:00:00Z">
        <w:r>
          <w:t xml:space="preserve"> </w:t>
        </w:r>
      </w:ins>
      <w:ins w:id="22986" w:author="PR Preview" w:date="2026-01-01T00:00:00Z">
        <w:r>
          <w:t xml:space="preserve">so both normal equations say</w:t>
        </w:r>
      </w:ins>
      <w:ins w:id="22987"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22988" w:author="PR Preview" w:date="2026-01-01T00:00:00Z">
        <w:r>
          <w:t xml:space="preserve">, that is,</w:t>
        </w:r>
      </w:ins>
      <w:ins w:id="22989"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22990" w:author="PR Preview" w:date="2026-01-01T00:00:00Z">
        <w:r>
          <w:t xml:space="preserve">.</w:t>
        </w:r>
      </w:ins>
      <w:ins w:id="22991" w:author="PR Preview" w:date="2026-01-01T00:00:00Z">
        <w:r>
          <w:t xml:space="preserve"> </w:t>
        </w:r>
      </w:ins>
      <w:ins w:id="22992" w:author="PR Preview" w:date="2026-01-01T00:00:00Z">
        <w:r>
          <w:t xml:space="preserve">There are infinitely many least squares solutions, such as</w:t>
        </w:r>
      </w:ins>
      <w:ins w:id="22993" w:author="PR Preview" w:date="2026-01-01T00:00:00Z">
        <w:r>
          <w:t xml:space="preserve"> </w:t>
        </w:r>
      </w:ins>
      <m:oMath>
        <m:r>
          <m:rPr>
            <m:sty m:val="p"/>
          </m:rPr>
          <m:t>(</m:t>
        </m:r>
        <m:f>
          <m:fPr>
            <m:type m:val="lin"/>
          </m:fPr>
          <m:num>
            <m:r>
              <m:t>5</m:t>
            </m:r>
          </m:num>
          <m:den>
            <m:r>
              <m:t>3</m:t>
            </m:r>
          </m:den>
        </m:f>
        <m:r>
          <m:rPr>
            <m:sty m:val="p"/>
          </m:rPr>
          <m:t>,</m:t>
        </m:r>
        <m:r>
          <m:t>0</m:t>
        </m:r>
        <m:r>
          <m:rPr>
            <m:sty m:val="p"/>
          </m:rPr>
          <m:t>)</m:t>
        </m:r>
      </m:oMath>
      <w:ins w:id="22994" w:author="PR Preview" w:date="2026-01-01T00:00:00Z">
        <w:r>
          <w:t xml:space="preserve"> </w:t>
        </w:r>
      </w:ins>
      <w:ins w:id="22995" w:author="PR Preview" w:date="2026-01-01T00:00:00Z">
        <w:r>
          <w:t xml:space="preserve">and</w:t>
        </w:r>
      </w:ins>
      <w:ins w:id="22996" w:author="PR Preview" w:date="2026-01-01T00:00:00Z">
        <w:r>
          <w:t xml:space="preserve"> </w:t>
        </w:r>
      </w:ins>
      <m:oMath>
        <m:r>
          <m:rPr>
            <m:sty m:val="p"/>
          </m:rPr>
          <m:t>(</m:t>
        </m:r>
        <m:r>
          <m:t>0</m:t>
        </m:r>
        <m:r>
          <m:rPr>
            <m:sty m:val="p"/>
          </m:rPr>
          <m:t>,</m:t>
        </m:r>
        <m:f>
          <m:fPr>
            <m:type m:val="lin"/>
          </m:fPr>
          <m:num>
            <m:r>
              <m:t>5</m:t>
            </m:r>
          </m:num>
          <m:den>
            <m:r>
              <m:t>6</m:t>
            </m:r>
          </m:den>
        </m:f>
        <m:r>
          <m:rPr>
            <m:sty m:val="p"/>
          </m:rPr>
          <m:t>)</m:t>
        </m:r>
      </m:oMath>
      <w:ins w:id="22997" w:author="PR Preview" w:date="2026-01-01T00:00:00Z">
        <w:r>
          <w:t xml:space="preserve">,</w:t>
        </w:r>
      </w:ins>
      <w:ins w:id="22998" w:author="PR Preview" w:date="2026-01-01T00:00:00Z">
        <w:r>
          <w:t xml:space="preserve"> </w:t>
        </w:r>
      </w:ins>
      <w:ins w:id="22999" w:author="PR Preview" w:date="2026-01-01T00:00:00Z">
        <w:r>
          <w:t xml:space="preserve">as part 4 predicts for</w:t>
        </w:r>
      </w:ins>
      <w:ins w:id="23000"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23001" w:author="PR Preview" w:date="2026-01-01T00:00:00Z">
        <w:r>
          <w:t xml:space="preserve">;</w:t>
        </w:r>
      </w:ins>
      <w:ins w:id="23002" w:author="PR Preview" w:date="2026-01-01T00:00:00Z">
        <w:r>
          <w:t xml:space="preserve"> </w:t>
        </w:r>
      </w:ins>
      <w:ins w:id="23003" w:author="PR Preview" w:date="2026-01-01T00:00:00Z">
        <w:r>
          <w:t xml:space="preserve">but every one gives the same fitted vector</w:t>
        </w:r>
      </w:ins>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del w:id="23004" w:author="PR Preview" w:date="2026-01-01T00:00:00Z">
        <w:r>
          <w:rPr>
            <w:b/>
            <w:bCs/>
          </w:rPr>
          <w:delText xml:space="preserve">Theorem 108 (Solving least squares by QR)</w:delText>
        </w:r>
      </w:del>
      <w:del w:id="23005" w:author="PR Preview" w:date="2026-01-01T00:00:00Z">
        <w:r>
          <w:delText xml:space="preserve"> </w:delText>
        </w:r>
      </w:del>
      <w:del w:id="23006" w:author="PR Preview" w:date="2026-01-01T00:00:00Z">
        <w:r>
          <w:delText xml:space="preserve">Let</w:delText>
        </w:r>
      </w:del>
      <w:del w:id="23007" w:author="PR Preview" w:date="2026-01-01T00:00:00Z">
        <w:r>
          <w:delText xml:space="preserve"> </w:delText>
        </w:r>
      </w:del>
      <m:oMath>
        <m:r>
          <m:rPr>
            <m:sty m:val="bi"/>
          </m:rPr>
          <m:t>A</m:t>
        </m:r>
      </m:oMath>
      <w:del w:id="23008" w:author="PR Preview" w:date="2026-01-01T00:00:00Z">
        <w:r>
          <w:delText xml:space="preserve"> </w:delText>
        </w:r>
      </w:del>
      <w:del w:id="23009" w:author="PR Preview" w:date="2026-01-01T00:00:00Z">
        <w:r>
          <w:delText xml:space="preserve">be</w:delText>
        </w:r>
      </w:del>
      <w:del w:id="23010" w:author="PR Preview" w:date="2026-01-01T00:00:00Z">
        <w:r>
          <w:delText xml:space="preserve"> </w:delText>
        </w:r>
      </w:del>
      <m:oMath>
        <m:r>
          <m:t>m</m:t>
        </m:r>
        <m:r>
          <m:rPr>
            <m:sty m:val="p"/>
          </m:rPr>
          <m:t>×</m:t>
        </m:r>
        <m:r>
          <m:t>n</m:t>
        </m:r>
      </m:oMath>
      <w:del w:id="23011" w:author="PR Preview" w:date="2026-01-01T00:00:00Z">
        <w:r>
          <w:delText xml:space="preserve"> </w:delText>
        </w:r>
      </w:del>
      <w:del w:id="23012" w:author="PR Preview" w:date="2026-01-01T00:00:00Z">
        <w:r>
          <w:delText xml:space="preserve">with</w:delText>
        </w:r>
      </w:del>
      <w:del w:id="2301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014" w:author="PR Preview" w:date="2026-01-01T00:00:00Z">
        <w:r>
          <w:delText xml:space="preserve">,</w:delText>
        </w:r>
      </w:del>
      <w:del w:id="23015" w:author="PR Preview" w:date="2026-01-01T00:00:00Z">
        <w:r>
          <w:delText xml:space="preserve"> </w:delText>
        </w:r>
      </w:del>
      <w:del w:id="23016" w:author="PR Preview" w:date="2026-01-01T00:00:00Z">
        <w:r>
          <w:delText xml:space="preserve">with QR factorization</w:delText>
        </w:r>
      </w:del>
      <w:del w:id="23017" w:author="PR Preview" w:date="2026-01-01T00:00:00Z">
        <w:r>
          <w:delText xml:space="preserve"> </w:delText>
        </w:r>
      </w:del>
      <m:oMath>
        <m:r>
          <m:rPr>
            <m:sty m:val="bi"/>
          </m:rPr>
          <m:t>A</m:t>
        </m:r>
        <m:r>
          <m:rPr>
            <m:sty m:val="p"/>
          </m:rPr>
          <m:t>=</m:t>
        </m:r>
        <m:r>
          <m:rPr>
            <m:sty m:val="bi"/>
          </m:rPr>
          <m:t>Q</m:t>
        </m:r>
        <m:r>
          <m:rPr>
            <m:sty m:val="bi"/>
          </m:rPr>
          <m:t>R</m:t>
        </m:r>
      </m:oMath>
      <w:del w:id="23018" w:author="PR Preview" w:date="2026-01-01T00:00:00Z">
        <w:r>
          <w:delText xml:space="preserve"> </w:delText>
        </w:r>
      </w:del>
      <w:del w:id="23019" w:author="PR Preview" w:date="2026-01-01T00:00:00Z">
        <w:r>
          <w:delText xml:space="preserve">(</w:delText>
        </w:r>
      </w:del>
      <w:hyperlink w:anchor="thm-qr">
        <w:del w:id="23020" w:author="PR Preview" w:date="2026-01-01T00:00:00Z">
          <w:r>
            <w:rPr>
              <w:rStyle w:val="Hyperlink"/>
            </w:rPr>
            <w:delText xml:space="preserve">Theorem 106</w:delText>
          </w:r>
        </w:del>
      </w:hyperlink>
      <w:del w:id="23021" w:author="PR Preview" w:date="2026-01-01T00:00:00Z">
        <w:r>
          <w:delText xml:space="preserve">), and let</w:delText>
        </w:r>
      </w:del>
      <w:del w:id="23022" w:author="PR Preview" w:date="2026-01-01T00:00:00Z">
        <w:r>
          <w:delText xml:space="preserve"> </w:delText>
        </w:r>
      </w:del>
      <w:del w:id="23023" w:author="PR Preview" w:date="2026-01-01T00:00:00Z">
        <w:r>
          <w:delText xml:space="preserve">$\mathord{\smash[b]{\underset{\raise.3ex\hbox{$\scriptstyle\sim$}}{b}}\vphantom{b}} \in \mathbb{R}^m$</w:delText>
        </w:r>
      </w:del>
      <w:del w:id="23024" w:author="PR Preview" w:date="2026-01-01T00:00:00Z">
        <w:r>
          <w:delText xml:space="preserve">.</w:delText>
        </w:r>
      </w:del>
      <w:del w:id="23025" w:author="PR Preview" w:date="2026-01-01T00:00:00Z">
        <w:r>
          <w:delText xml:space="preserve"> </w:delText>
        </w:r>
      </w:del>
      <w:del w:id="23026" w:author="PR Preview" w:date="2026-01-01T00:00:00Z">
        <w:r>
          <w:delText xml:space="preserve">The least squares solution (</w:delText>
        </w:r>
      </w:del>
      <w:hyperlink w:anchor="def-least-squares">
        <w:del w:id="23027" w:author="PR Preview" w:date="2026-01-01T00:00:00Z">
          <w:r>
            <w:rPr>
              <w:rStyle w:val="Hyperlink"/>
            </w:rPr>
            <w:delText xml:space="preserve">Definition 115</w:delText>
          </w:r>
        </w:del>
      </w:hyperlink>
      <w:del w:id="23028" w:author="PR Preview" w:date="2026-01-01T00:00:00Z">
        <w:r>
          <w:delText xml:space="preserve">) is the unique solution of</w:delText>
        </w:r>
      </w:del>
    </w:p>
    <w:p>
      <w:pPr>
        <w:pStyle w:val="BodyText"/>
      </w:pPr>
      <w:ins w:id="23029" w:author="PR Preview" w:date="2026-01-01T00:00:00Z">
        <w:r>
          <w:rPr>
            <w:b/>
            <w:bCs/>
          </w:rPr>
          <w:t xml:space="preserve">Theorem 107 (Solving least squares by QR)</w:t>
        </w:r>
      </w:ins>
      <w:ins w:id="23030" w:author="PR Preview" w:date="2026-01-01T00:00:00Z">
        <w:r>
          <w:t xml:space="preserve"> </w:t>
        </w:r>
      </w:ins>
      <w:ins w:id="23031" w:author="PR Preview" w:date="2026-01-01T00:00:00Z">
        <w:r>
          <w:t xml:space="preserve">Let</w:t>
        </w:r>
      </w:ins>
      <w:ins w:id="23032" w:author="PR Preview" w:date="2026-01-01T00:00:00Z">
        <w:r>
          <w:t xml:space="preserve"> </w:t>
        </w:r>
      </w:ins>
      <m:oMath>
        <m:r>
          <m:rPr>
            <m:sty m:val="bi"/>
          </m:rPr>
          <m:t>A</m:t>
        </m:r>
      </m:oMath>
      <w:ins w:id="23033" w:author="PR Preview" w:date="2026-01-01T00:00:00Z">
        <w:r>
          <w:t xml:space="preserve"> </w:t>
        </w:r>
      </w:ins>
      <w:ins w:id="23034" w:author="PR Preview" w:date="2026-01-01T00:00:00Z">
        <w:r>
          <w:t xml:space="preserve">be</w:t>
        </w:r>
      </w:ins>
      <w:ins w:id="23035" w:author="PR Preview" w:date="2026-01-01T00:00:00Z">
        <w:r>
          <w:t xml:space="preserve"> </w:t>
        </w:r>
      </w:ins>
      <m:oMath>
        <m:r>
          <m:t>m</m:t>
        </m:r>
        <m:r>
          <m:rPr>
            <m:sty m:val="p"/>
          </m:rPr>
          <m:t>×</m:t>
        </m:r>
        <m:r>
          <m:t>n</m:t>
        </m:r>
      </m:oMath>
      <w:ins w:id="23036" w:author="PR Preview" w:date="2026-01-01T00:00:00Z">
        <w:r>
          <w:t xml:space="preserve"> </w:t>
        </w:r>
      </w:ins>
      <w:ins w:id="23037" w:author="PR Preview" w:date="2026-01-01T00:00:00Z">
        <w:r>
          <w:t xml:space="preserve">with</w:t>
        </w:r>
      </w:ins>
      <w:ins w:id="23038" w:author="PR Preview" w:date="2026-01-01T00:00:00Z">
        <w:r>
          <w:t xml:space="preserve"> </w:t>
        </w:r>
      </w:ins>
      <m:oMath>
        <m:r>
          <m:rPr>
            <m:sty m:val="p"/>
          </m:rPr>
          <m:t>rank</m:t>
        </m:r>
        <m:r>
          <m:rPr>
            <m:sty m:val="p"/>
          </m:rPr>
          <m:t>(</m:t>
        </m:r>
        <m:r>
          <m:rPr>
            <m:sty m:val="bi"/>
          </m:rPr>
          <m:t>A</m:t>
        </m:r>
        <m:r>
          <m:rPr>
            <m:sty m:val="p"/>
          </m:rPr>
          <m:t>)</m:t>
        </m:r>
        <m:r>
          <m:rPr>
            <m:sty m:val="p"/>
          </m:rPr>
          <m:t>=</m:t>
        </m:r>
        <m:r>
          <m:t>n</m:t>
        </m:r>
      </m:oMath>
      <w:ins w:id="23039" w:author="PR Preview" w:date="2026-01-01T00:00:00Z">
        <w:r>
          <w:t xml:space="preserve">,</w:t>
        </w:r>
      </w:ins>
      <w:ins w:id="23040" w:author="PR Preview" w:date="2026-01-01T00:00:00Z">
        <w:r>
          <w:t xml:space="preserve"> </w:t>
        </w:r>
      </w:ins>
      <w:ins w:id="23041" w:author="PR Preview" w:date="2026-01-01T00:00:00Z">
        <w:r>
          <w:t xml:space="preserve">with QR factorization</w:t>
        </w:r>
      </w:ins>
      <w:ins w:id="23042" w:author="PR Preview" w:date="2026-01-01T00:00:00Z">
        <w:r>
          <w:t xml:space="preserve"> </w:t>
        </w:r>
      </w:ins>
      <m:oMath>
        <m:r>
          <m:rPr>
            <m:sty m:val="bi"/>
          </m:rPr>
          <m:t>A</m:t>
        </m:r>
        <m:r>
          <m:rPr>
            <m:sty m:val="p"/>
          </m:rPr>
          <m:t>=</m:t>
        </m:r>
        <m:r>
          <m:rPr>
            <m:sty m:val="bi"/>
          </m:rPr>
          <m:t>Q</m:t>
        </m:r>
        <m:r>
          <m:rPr>
            <m:sty m:val="bi"/>
          </m:rPr>
          <m:t>R</m:t>
        </m:r>
      </m:oMath>
      <w:ins w:id="23043" w:author="PR Preview" w:date="2026-01-01T00:00:00Z">
        <w:r>
          <w:t xml:space="preserve"> </w:t>
        </w:r>
      </w:ins>
      <w:ins w:id="23044" w:author="PR Preview" w:date="2026-01-01T00:00:00Z">
        <w:r>
          <w:t xml:space="preserve">(</w:t>
        </w:r>
      </w:ins>
      <w:hyperlink w:anchor="thm-qr">
        <w:ins w:id="23045" w:author="PR Preview" w:date="2026-01-01T00:00:00Z">
          <w:r>
            <w:rPr>
              <w:rStyle w:val="Hyperlink"/>
            </w:rPr>
            <w:t xml:space="preserve">Theorem 105</w:t>
          </w:r>
        </w:ins>
      </w:hyperlink>
      <w:ins w:id="23046" w:author="PR Preview" w:date="2026-01-01T00:00:00Z">
        <w:r>
          <w:t xml:space="preserve">), and let</w:t>
        </w:r>
      </w:ins>
      <w:ins w:id="23047" w:author="PR Preview" w:date="2026-01-01T00:00:00Z">
        <w:r>
          <w:t xml:space="preserve"> </w:t>
        </w:r>
      </w:ins>
      <w:ins w:id="23048" w:author="PR Preview" w:date="2026-01-01T00:00:00Z">
        <w:r>
          <w:t xml:space="preserve">$\mathord{\smash[b]{\underset{\raise.3ex\hbox{$\scriptstyle\sim$}}{b}}\vphantom{b}} \in \mathbb{R}^m$</w:t>
        </w:r>
      </w:ins>
      <w:ins w:id="23049" w:author="PR Preview" w:date="2026-01-01T00:00:00Z">
        <w:r>
          <w:t xml:space="preserve">.</w:t>
        </w:r>
      </w:ins>
      <w:ins w:id="23050" w:author="PR Preview" w:date="2026-01-01T00:00:00Z">
        <w:r>
          <w:t xml:space="preserve"> </w:t>
        </w:r>
      </w:ins>
      <w:ins w:id="23051" w:author="PR Preview" w:date="2026-01-01T00:00:00Z">
        <w:r>
          <w:t xml:space="preserve">The least squares solution (</w:t>
        </w:r>
      </w:ins>
      <w:hyperlink w:anchor="def-least-squares">
        <w:ins w:id="23052" w:author="PR Preview" w:date="2026-01-01T00:00:00Z">
          <w:r>
            <w:rPr>
              <w:rStyle w:val="Hyperlink"/>
            </w:rPr>
            <w:t xml:space="preserve">Definition 115</w:t>
          </w:r>
        </w:ins>
      </w:hyperlink>
      <w:ins w:id="23053" w:author="PR Preview" w:date="2026-01-01T00:00:00Z">
        <w:r>
          <w:t xml:space="preserve">) is the unique solution of</w:t>
        </w:r>
      </w:ins>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del w:id="23054" w:author="PR Preview" w:date="2026-01-01T00:00:00Z">
        <w:r>
          <w:delText xml:space="preserve">which back substitution computes (</w:delText>
        </w:r>
      </w:del>
      <w:hyperlink w:anchor="thm-back-substitution">
        <w:del w:id="23055" w:author="PR Preview" w:date="2026-01-01T00:00:00Z">
          <w:r>
            <w:rPr>
              <w:rStyle w:val="Hyperlink"/>
            </w:rPr>
            <w:delText xml:space="preserve">Theorem 105</w:delText>
          </w:r>
        </w:del>
      </w:hyperlink>
      <w:del w:id="23056" w:author="PR Preview" w:date="2026-01-01T00:00:00Z">
        <w:r>
          <w:delText xml:space="preserve">).</w:delText>
        </w:r>
      </w:del>
      <w:del w:id="23057" w:author="PR Preview" w:date="2026-01-01T00:00:00Z">
        <w:r>
          <w:delText xml:space="preserve"> </w:delText>
        </w:r>
      </w:del>
      <w:del w:id="23058" w:author="PR Preview" w:date="2026-01-01T00:00:00Z">
        <w:r>
          <w:delText xml:space="preserve">When</w:delText>
        </w:r>
      </w:del>
      <w:del w:id="23059" w:author="PR Preview" w:date="2026-01-01T00:00:00Z">
        <w:r>
          <w:delText xml:space="preserve"> </w:delText>
        </w:r>
      </w:del>
      <m:oMath>
        <m:r>
          <m:t>m</m:t>
        </m:r>
        <m:r>
          <m:rPr>
            <m:sty m:val="p"/>
          </m:rPr>
          <m:t>=</m:t>
        </m:r>
        <m:r>
          <m:t>n</m:t>
        </m:r>
      </m:oMath>
      <w:del w:id="23060" w:author="PR Preview" w:date="2026-01-01T00:00:00Z">
        <w:r>
          <w:delText xml:space="preserve">, it is the unique solution of</w:delText>
        </w:r>
      </w:del>
      <w:del w:id="23061" w:author="PR Preview" w:date="2026-01-01T00:00:00Z">
        <w:r>
          <w:delText xml:space="preserve"> </w:delText>
        </w:r>
      </w:del>
      <w:del w:id="23062" w:author="PR Preview" w:date="2026-01-01T00:00:00Z">
        <w:r>
          <w:delText xml:space="preserve">$\mathbf{A} \mathord{\smash[b]{\underset{\raise.3ex\hbox{$\scriptstyle\sim$}}{x}}\vphantom{x}} = \mathord{\smash[b]{\underset{\raise.3ex\hbox{$\scriptstyle\sim$}}{b}}\vphantom{b}}$</w:delText>
        </w:r>
      </w:del>
      <w:del w:id="23063" w:author="PR Preview" w:date="2026-01-01T00:00:00Z">
        <w:r>
          <w:delText xml:space="preserve">.</w:delText>
        </w:r>
      </w:del>
    </w:p>
    <w:p>
      <w:pPr>
        <w:pStyle w:val="BodyText"/>
      </w:pPr>
      <w:del w:id="23064" w:author="PR Preview" w:date="2026-01-01T00:00:00Z">
        <w:r>
          <w:rPr>
            <w:i/>
            <w:iCs/>
          </w:rPr>
          <w:delText xml:space="preserve">Proof</w:delText>
        </w:r>
      </w:del>
      <w:del w:id="23065" w:author="PR Preview" w:date="2026-01-01T00:00:00Z">
        <w:r>
          <w:delText xml:space="preserve">. </w:delText>
        </w:r>
      </w:del>
      <m:oMath>
        <m:r>
          <m:rPr>
            <m:sty m:val="bi"/>
          </m:rPr>
          <m:t>R</m:t>
        </m:r>
      </m:oMath>
      <w:del w:id="23066" w:author="PR Preview" w:date="2026-01-01T00:00:00Z">
        <w:r>
          <w:delText xml:space="preserve"> </w:delText>
        </w:r>
      </w:del>
      <w:del w:id="23067" w:author="PR Preview" w:date="2026-01-01T00:00:00Z">
        <w:r>
          <w:delText xml:space="preserve">is upper triangular with positive diagonal,</w:delText>
        </w:r>
      </w:del>
      <w:del w:id="23068" w:author="PR Preview" w:date="2026-01-01T00:00:00Z">
        <w:r>
          <w:delText xml:space="preserve"> </w:delText>
        </w:r>
      </w:del>
      <w:del w:id="23069" w:author="PR Preview" w:date="2026-01-01T00:00:00Z">
        <w:r>
          <w:delText xml:space="preserve">so</w:delText>
        </w:r>
      </w:del>
      <w:del w:id="23070" w:author="PR Preview" w:date="2026-01-01T00:00:00Z">
        <w:r>
          <w:delText xml:space="preserve"> </w:delText>
        </w:r>
      </w:del>
      <w:del w:id="23071" w:author="PR Preview" w:date="2026-01-01T00:00:00Z">
        <w:r>
          <w:delText xml:space="preserve">$\mathbf{R} \mathord{\smash[b]{\underset{\raise.3ex\hbox{$\scriptstyle\sim$}}{x}}\vphantom{x}} = {\mathbf{Q}}^{\top} \mathord{\smash[b]{\underset{\raise.3ex\hbox{$\scriptstyle\sim$}}{b}}\vphantom{b}}$</w:delText>
        </w:r>
      </w:del>
      <w:del w:id="23072" w:author="PR Preview" w:date="2026-01-01T00:00:00Z">
        <w:r>
          <w:delText xml:space="preserve"> </w:delText>
        </w:r>
      </w:del>
      <w:del w:id="23073" w:author="PR Preview" w:date="2026-01-01T00:00:00Z">
        <w:r>
          <w:delText xml:space="preserve">has exactly one solution</w:delText>
        </w:r>
      </w:del>
      <w:del w:id="23074" w:author="PR Preview" w:date="2026-01-01T00:00:00Z">
        <w:r>
          <w:delText xml:space="preserve"> </w:delText>
        </w:r>
      </w:del>
      <w:del w:id="23075" w:author="PR Preview" w:date="2026-01-01T00:00:00Z">
        <w:r>
          <w:delText xml:space="preserve">$\hat{\mathord{\smash[b]{\underset{\raise.3ex\hbox{$\scriptstyle\sim$}}{x}}\vphantom{x}}}$</w:delText>
        </w:r>
      </w:del>
      <w:del w:id="23076" w:author="PR Preview" w:date="2026-01-01T00:00:00Z">
        <w:r>
          <w:delText xml:space="preserve"> </w:delText>
        </w:r>
      </w:del>
      <w:del w:id="23077" w:author="PR Preview" w:date="2026-01-01T00:00:00Z">
        <w:r>
          <w:delText xml:space="preserve">(</w:delText>
        </w:r>
      </w:del>
      <w:hyperlink w:anchor="thm-back-substitution">
        <w:del w:id="23078" w:author="PR Preview" w:date="2026-01-01T00:00:00Z">
          <w:r>
            <w:rPr>
              <w:rStyle w:val="Hyperlink"/>
            </w:rPr>
            <w:delText xml:space="preserve">Theorem 105</w:delText>
          </w:r>
        </w:del>
      </w:hyperlink>
      <w:del w:id="23079" w:author="PR Preview" w:date="2026-01-01T00:00:00Z">
        <w:r>
          <w:delText xml:space="preserve">).</w:delText>
        </w:r>
      </w:del>
      <w:del w:id="23080"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23081" w:author="PR Preview" w:date="2026-01-01T00:00:00Z">
        <w:r>
          <w:delText xml:space="preserve">, as in the proof of</w:delText>
        </w:r>
      </w:del>
      <w:del w:id="23082" w:author="PR Preview" w:date="2026-01-01T00:00:00Z">
        <w:r>
          <w:delText xml:space="preserve"> </w:delText>
        </w:r>
      </w:del>
      <w:hyperlink w:anchor="thm-projector-onb">
        <w:del w:id="23083" w:author="PR Preview" w:date="2026-01-01T00:00:00Z">
          <w:r>
            <w:rPr>
              <w:rStyle w:val="Hyperlink"/>
            </w:rPr>
            <w:delText xml:space="preserve">Theorem 93</w:delText>
          </w:r>
        </w:del>
      </w:hyperlink>
      <w:del w:id="23084" w:author="PR Preview" w:date="2026-01-01T00:00:00Z">
        <w:r>
          <w:delText xml:space="preserve">.</w:delText>
        </w:r>
      </w:del>
      <w:del w:id="23085" w:author="PR Preview" w:date="2026-01-01T00:00:00Z">
        <w:r>
          <w:delText xml:space="preserve"> </w:delText>
        </w:r>
      </w:del>
      <w:del w:id="23086" w:author="PR Preview" w:date="2026-01-01T00:00:00Z">
        <w:r>
          <w:delText xml:space="preserve">Then</w:delText>
        </w:r>
      </w:del>
    </w:p>
    <w:p>
      <w:pPr>
        <w:pStyle w:val="BodyText"/>
      </w:pPr>
      <w:del w:id="23087" w:author="PR Preview" w:date="2026-01-01T00:00:00Z">
        <w:r>
          <w:delTex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delText>
        </w:r>
      </w:del>
    </w:p>
    <w:p>
      <w:pPr>
        <w:pStyle w:val="FirstParagraph"/>
      </w:pPr>
      <w:del w:id="23088" w:author="PR Preview" w:date="2026-01-01T00:00:00Z">
        <w:r>
          <w:delText xml:space="preserve">so</w:delText>
        </w:r>
      </w:del>
      <w:del w:id="23089" w:author="PR Preview" w:date="2026-01-01T00:00:00Z">
        <w:r>
          <w:delText xml:space="preserve"> </w:delText>
        </w:r>
      </w:del>
      <w:del w:id="23090" w:author="PR Preview" w:date="2026-01-01T00:00:00Z">
        <w:r>
          <w:delText xml:space="preserve">$\hat{\mathord{\smash[b]{\underset{\raise.3ex\hbox{$\scriptstyle\sim$}}{x}}\vphantom{x}}}$</w:delText>
        </w:r>
      </w:del>
      <w:del w:id="23091" w:author="PR Preview" w:date="2026-01-01T00:00:00Z">
        <w:r>
          <w:delText xml:space="preserve"> </w:delText>
        </w:r>
      </w:del>
      <w:del w:id="23092" w:author="PR Preview" w:date="2026-01-01T00:00:00Z">
        <w:r>
          <w:delText xml:space="preserve">solves the normal equations and is the least squares solution</w:delText>
        </w:r>
      </w:del>
      <w:del w:id="23093" w:author="PR Preview" w:date="2026-01-01T00:00:00Z">
        <w:r>
          <w:delText xml:space="preserve"> </w:delText>
        </w:r>
      </w:del>
      <w:del w:id="23094" w:author="PR Preview" w:date="2026-01-01T00:00:00Z">
        <w:r>
          <w:delText xml:space="preserve">(</w:delText>
        </w:r>
      </w:del>
      <w:hyperlink w:anchor="thm-normal-equations">
        <w:del w:id="23095" w:author="PR Preview" w:date="2026-01-01T00:00:00Z">
          <w:r>
            <w:rPr>
              <w:rStyle w:val="Hyperlink"/>
            </w:rPr>
            <w:delText xml:space="preserve">Theorem 107</w:delText>
          </w:r>
        </w:del>
      </w:hyperlink>
      <w:del w:id="23096" w:author="PR Preview" w:date="2026-01-01T00:00:00Z">
        <w:r>
          <w:delText xml:space="preserve">), which is unique because</w:delText>
        </w:r>
      </w:del>
      <w:del w:id="2309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098" w:author="PR Preview" w:date="2026-01-01T00:00:00Z">
        <w:r>
          <w:delText xml:space="preserve">.</w:delText>
        </w:r>
      </w:del>
      <w:del w:id="23099" w:author="PR Preview" w:date="2026-01-01T00:00:00Z">
        <w:r>
          <w:delText xml:space="preserve"> </w:delText>
        </w:r>
      </w:del>
      <w:del w:id="23100" w:author="PR Preview" w:date="2026-01-01T00:00:00Z">
        <w:r>
          <w:delText xml:space="preserve">When</w:delText>
        </w:r>
      </w:del>
      <w:del w:id="23101" w:author="PR Preview" w:date="2026-01-01T00:00:00Z">
        <w:r>
          <w:delText xml:space="preserve"> </w:delText>
        </w:r>
      </w:del>
      <m:oMath>
        <m:r>
          <m:t>m</m:t>
        </m:r>
        <m:r>
          <m:rPr>
            <m:sty m:val="p"/>
          </m:rPr>
          <m:t>=</m:t>
        </m:r>
        <m:r>
          <m:t>n</m:t>
        </m:r>
      </m:oMath>
      <w:del w:id="23102" w:author="PR Preview" w:date="2026-01-01T00:00:00Z">
        <w:r>
          <w:delText xml:space="preserve">,</w:delText>
        </w:r>
      </w:del>
    </w:p>
    <w:p>
      <w:pPr>
        <w:pStyle w:val="FirstParagraph"/>
      </w:pPr>
      <w:ins w:id="23103" w:author="PR Preview" w:date="2026-01-01T00:00:00Z">
        <w:r>
          <w:t xml:space="preserve">which back substitution computes (</w:t>
        </w:r>
      </w:ins>
      <w:hyperlink w:anchor="thm-back-substitution">
        <w:ins w:id="23104" w:author="PR Preview" w:date="2026-01-01T00:00:00Z">
          <w:r>
            <w:rPr>
              <w:rStyle w:val="Hyperlink"/>
            </w:rPr>
            <w:t xml:space="preserve">Theorem 104</w:t>
          </w:r>
        </w:ins>
      </w:hyperlink>
      <w:ins w:id="23105" w:author="PR Preview" w:date="2026-01-01T00:00:00Z">
        <w:r>
          <w:t xml:space="preserve">).</w:t>
        </w:r>
      </w:ins>
      <w:ins w:id="23106" w:author="PR Preview" w:date="2026-01-01T00:00:00Z">
        <w:r>
          <w:t xml:space="preserve"> </w:t>
        </w:r>
      </w:ins>
      <w:ins w:id="23107" w:author="PR Preview" w:date="2026-01-01T00:00:00Z">
        <w:r>
          <w:t xml:space="preserve">When</w:t>
        </w:r>
      </w:ins>
      <w:ins w:id="23108" w:author="PR Preview" w:date="2026-01-01T00:00:00Z">
        <w:r>
          <w:t xml:space="preserve"> </w:t>
        </w:r>
      </w:ins>
      <m:oMath>
        <m:r>
          <m:t>m</m:t>
        </m:r>
        <m:r>
          <m:rPr>
            <m:sty m:val="p"/>
          </m:rPr>
          <m:t>=</m:t>
        </m:r>
        <m:r>
          <m:t>n</m:t>
        </m:r>
      </m:oMath>
      <w:ins w:id="23109" w:author="PR Preview" w:date="2026-01-01T00:00:00Z">
        <w:r>
          <w:t xml:space="preserve">, it is the unique solution of</w:t>
        </w:r>
      </w:ins>
      <w:ins w:id="23110" w:author="PR Preview" w:date="2026-01-01T00:00:00Z">
        <w:r>
          <w:t xml:space="preserve"> </w:t>
        </w:r>
      </w:ins>
      <w:ins w:id="23111" w:author="PR Preview" w:date="2026-01-01T00:00:00Z">
        <w:r>
          <w:t xml:space="preserve">$\mathbf{A} \mathord{\smash[b]{\underset{\raise.3ex\hbox{$\scriptstyle\sim$}}{x}}\vphantom{x}} = \mathord{\smash[b]{\underset{\raise.3ex\hbox{$\scriptstyle\sim$}}{b}}\vphantom{b}}$</w:t>
        </w:r>
      </w:ins>
      <w:ins w:id="23112" w:author="PR Preview" w:date="2026-01-01T00:00:00Z">
        <w:r>
          <w:t xml:space="preserve">.</w:t>
        </w:r>
      </w:ins>
    </w:p>
    <w:bookmarkEnd w:id="614"/>
    <w:p>
      <w:pPr>
        <w:pStyle w:val="BodyText"/>
      </w:pPr>
      <w:ins w:id="23113" w:author="PR Preview" w:date="2026-01-01T00:00:00Z">
        <w:r>
          <w:rPr>
            <w:i/>
            <w:iCs/>
          </w:rPr>
          <w:t xml:space="preserve">Proof</w:t>
        </w:r>
      </w:ins>
      <w:ins w:id="23114" w:author="PR Preview" w:date="2026-01-01T00:00:00Z">
        <w:r>
          <w:t xml:space="preserve">. </w:t>
        </w:r>
      </w:ins>
      <m:oMath>
        <m:r>
          <m:rPr>
            <m:sty m:val="bi"/>
          </m:rPr>
          <m:t>R</m:t>
        </m:r>
      </m:oMath>
      <w:ins w:id="23115" w:author="PR Preview" w:date="2026-01-01T00:00:00Z">
        <w:r>
          <w:t xml:space="preserve"> </w:t>
        </w:r>
      </w:ins>
      <w:ins w:id="23116" w:author="PR Preview" w:date="2026-01-01T00:00:00Z">
        <w:r>
          <w:t xml:space="preserve">is upper triangular with positive diagonal,</w:t>
        </w:r>
      </w:ins>
      <w:ins w:id="23117" w:author="PR Preview" w:date="2026-01-01T00:00:00Z">
        <w:r>
          <w:t xml:space="preserve"> </w:t>
        </w:r>
      </w:ins>
      <w:ins w:id="23118" w:author="PR Preview" w:date="2026-01-01T00:00:00Z">
        <w:r>
          <w:t xml:space="preserve">so</w:t>
        </w:r>
      </w:ins>
      <w:ins w:id="23119" w:author="PR Preview" w:date="2026-01-01T00:00:00Z">
        <w:r>
          <w:t xml:space="preserve"> </w:t>
        </w:r>
      </w:ins>
      <w:ins w:id="23120" w:author="PR Preview" w:date="2026-01-01T00:00:00Z">
        <w:r>
          <w:t xml:space="preserve">$\mathbf{R} \mathord{\smash[b]{\underset{\raise.3ex\hbox{$\scriptstyle\sim$}}{x}}\vphantom{x}} = {\mathbf{Q}}^{\top} \mathord{\smash[b]{\underset{\raise.3ex\hbox{$\scriptstyle\sim$}}{b}}\vphantom{b}}$</w:t>
        </w:r>
      </w:ins>
      <w:ins w:id="23121" w:author="PR Preview" w:date="2026-01-01T00:00:00Z">
        <w:r>
          <w:t xml:space="preserve"> </w:t>
        </w:r>
      </w:ins>
      <w:ins w:id="23122" w:author="PR Preview" w:date="2026-01-01T00:00:00Z">
        <w:r>
          <w:t xml:space="preserve">has exactly one solution</w:t>
        </w:r>
      </w:ins>
      <w:ins w:id="23123" w:author="PR Preview" w:date="2026-01-01T00:00:00Z">
        <w:r>
          <w:t xml:space="preserve"> </w:t>
        </w:r>
      </w:ins>
      <w:ins w:id="23124" w:author="PR Preview" w:date="2026-01-01T00:00:00Z">
        <w:r>
          <w:t xml:space="preserve">$\hat{\mathord{\smash[b]{\underset{\raise.3ex\hbox{$\scriptstyle\sim$}}{x}}\vphantom{x}}}$</w:t>
        </w:r>
      </w:ins>
      <w:ins w:id="23125" w:author="PR Preview" w:date="2026-01-01T00:00:00Z">
        <w:r>
          <w:t xml:space="preserve"> </w:t>
        </w:r>
      </w:ins>
      <w:ins w:id="23126" w:author="PR Preview" w:date="2026-01-01T00:00:00Z">
        <w:r>
          <w:t xml:space="preserve">(</w:t>
        </w:r>
      </w:ins>
      <w:hyperlink w:anchor="thm-back-substitution">
        <w:ins w:id="23127" w:author="PR Preview" w:date="2026-01-01T00:00:00Z">
          <w:r>
            <w:rPr>
              <w:rStyle w:val="Hyperlink"/>
            </w:rPr>
            <w:t xml:space="preserve">Theorem 104</w:t>
          </w:r>
        </w:ins>
      </w:hyperlink>
      <w:ins w:id="23128" w:author="PR Preview" w:date="2026-01-01T00:00:00Z">
        <w:r>
          <w:t xml:space="preserve">).</w:t>
        </w:r>
      </w:ins>
      <w:ins w:id="23129"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23130" w:author="PR Preview" w:date="2026-01-01T00:00:00Z">
        <w:r>
          <w:t xml:space="preserve">, as in the proof of</w:t>
        </w:r>
      </w:ins>
      <w:ins w:id="23131" w:author="PR Preview" w:date="2026-01-01T00:00:00Z">
        <w:r>
          <w:t xml:space="preserve"> </w:t>
        </w:r>
      </w:ins>
      <w:hyperlink w:anchor="thm-projector-onb">
        <w:ins w:id="23132" w:author="PR Preview" w:date="2026-01-01T00:00:00Z">
          <w:r>
            <w:rPr>
              <w:rStyle w:val="Hyperlink"/>
            </w:rPr>
            <w:t xml:space="preserve">Theorem 92</w:t>
          </w:r>
        </w:ins>
      </w:hyperlink>
      <w:ins w:id="23133" w:author="PR Preview" w:date="2026-01-01T00:00:00Z">
        <w:r>
          <w:t xml:space="preserve">.</w:t>
        </w:r>
      </w:ins>
      <w:ins w:id="23134" w:author="PR Preview" w:date="2026-01-01T00:00:00Z">
        <w:r>
          <w:t xml:space="preserve"> </w:t>
        </w:r>
      </w:ins>
      <w:ins w:id="23135" w:author="PR Preview" w:date="2026-01-01T00:00:00Z">
        <w:r>
          <w:t xml:space="preserve">Then</w:t>
        </w:r>
      </w:ins>
    </w:p>
    <w:p>
      <w:pPr>
        <w:pStyle w:val="BodyText"/>
      </w:pPr>
      <w:ins w:id="23136"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ins>
    </w:p>
    <w:p>
      <w:pPr>
        <w:pStyle w:val="FirstParagraph"/>
      </w:pPr>
      <w:ins w:id="23137" w:author="PR Preview" w:date="2026-01-01T00:00:00Z">
        <w:r>
          <w:t xml:space="preserve">so</w:t>
        </w:r>
      </w:ins>
      <w:ins w:id="23138" w:author="PR Preview" w:date="2026-01-01T00:00:00Z">
        <w:r>
          <w:t xml:space="preserve"> </w:t>
        </w:r>
      </w:ins>
      <w:ins w:id="23139" w:author="PR Preview" w:date="2026-01-01T00:00:00Z">
        <w:r>
          <w:t xml:space="preserve">$\hat{\mathord{\smash[b]{\underset{\raise.3ex\hbox{$\scriptstyle\sim$}}{x}}\vphantom{x}}}$</w:t>
        </w:r>
      </w:ins>
      <w:ins w:id="23140" w:author="PR Preview" w:date="2026-01-01T00:00:00Z">
        <w:r>
          <w:t xml:space="preserve"> </w:t>
        </w:r>
      </w:ins>
      <w:ins w:id="23141" w:author="PR Preview" w:date="2026-01-01T00:00:00Z">
        <w:r>
          <w:t xml:space="preserve">solves the normal equations and is the least squares solution</w:t>
        </w:r>
      </w:ins>
      <w:ins w:id="23142" w:author="PR Preview" w:date="2026-01-01T00:00:00Z">
        <w:r>
          <w:t xml:space="preserve"> </w:t>
        </w:r>
      </w:ins>
      <w:ins w:id="23143" w:author="PR Preview" w:date="2026-01-01T00:00:00Z">
        <w:r>
          <w:t xml:space="preserve">(</w:t>
        </w:r>
      </w:ins>
      <w:hyperlink w:anchor="thm-normal-equations">
        <w:ins w:id="23144" w:author="PR Preview" w:date="2026-01-01T00:00:00Z">
          <w:r>
            <w:rPr>
              <w:rStyle w:val="Hyperlink"/>
            </w:rPr>
            <w:t xml:space="preserve">Theorem 106</w:t>
          </w:r>
        </w:ins>
      </w:hyperlink>
      <w:ins w:id="23145" w:author="PR Preview" w:date="2026-01-01T00:00:00Z">
        <w:r>
          <w:t xml:space="preserve">), which is unique because</w:t>
        </w:r>
      </w:ins>
      <w:ins w:id="23146" w:author="PR Preview" w:date="2026-01-01T00:00:00Z">
        <w:r>
          <w:t xml:space="preserve"> </w:t>
        </w:r>
      </w:ins>
      <m:oMath>
        <m:r>
          <m:rPr>
            <m:sty m:val="p"/>
          </m:rPr>
          <m:t>rank</m:t>
        </m:r>
        <m:r>
          <m:rPr>
            <m:sty m:val="p"/>
          </m:rPr>
          <m:t>(</m:t>
        </m:r>
        <m:r>
          <m:rPr>
            <m:sty m:val="bi"/>
          </m:rPr>
          <m:t>A</m:t>
        </m:r>
        <m:r>
          <m:rPr>
            <m:sty m:val="p"/>
          </m:rPr>
          <m:t>)</m:t>
        </m:r>
        <m:r>
          <m:rPr>
            <m:sty m:val="p"/>
          </m:rPr>
          <m:t>=</m:t>
        </m:r>
        <m:r>
          <m:t>n</m:t>
        </m:r>
      </m:oMath>
      <w:ins w:id="23147" w:author="PR Preview" w:date="2026-01-01T00:00:00Z">
        <w:r>
          <w:t xml:space="preserve">.</w:t>
        </w:r>
      </w:ins>
      <w:ins w:id="23148" w:author="PR Preview" w:date="2026-01-01T00:00:00Z">
        <w:r>
          <w:t xml:space="preserve"> </w:t>
        </w:r>
      </w:ins>
      <w:ins w:id="23149" w:author="PR Preview" w:date="2026-01-01T00:00:00Z">
        <w:r>
          <w:t xml:space="preserve">When</w:t>
        </w:r>
      </w:ins>
      <w:ins w:id="23150" w:author="PR Preview" w:date="2026-01-01T00:00:00Z">
        <w:r>
          <w:t xml:space="preserve"> </w:t>
        </w:r>
      </w:ins>
      <m:oMath>
        <m:r>
          <m:t>m</m:t>
        </m:r>
        <m:r>
          <m:rPr>
            <m:sty m:val="p"/>
          </m:rPr>
          <m:t>=</m:t>
        </m:r>
        <m:r>
          <m:t>n</m:t>
        </m:r>
      </m:oMath>
      <w:ins w:id="23151"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del w:id="23152" w:author="PR Preview" w:date="2026-01-01T00:00:00Z">
        <w:r>
          <w:rPr>
            <w:b/>
            <w:bCs/>
          </w:rPr>
          <w:delText xml:space="preserve">Example 193 (The least squares line by QR)</w:delText>
        </w:r>
      </w:del>
      <w:del w:id="23153" w:author="PR Preview" w:date="2026-01-01T00:00:00Z">
        <w:r>
          <w:delText xml:space="preserve"> </w:delText>
        </w:r>
      </w:del>
      <w:del w:id="23154" w:author="PR Preview" w:date="2026-01-01T00:00:00Z">
        <w:r>
          <w:delText xml:space="preserve">For</w:delText>
        </w:r>
      </w:del>
      <w:del w:id="23155" w:author="PR Preview" w:date="2026-01-01T00:00:00Z">
        <w:r>
          <w:delText xml:space="preserve"> </w:delText>
        </w:r>
      </w:del>
      <m:oMath>
        <m:r>
          <m:rPr>
            <m:sty m:val="bi"/>
          </m:rPr>
          <m:t>A</m:t>
        </m:r>
      </m:oMath>
      <w:del w:id="23156" w:author="PR Preview" w:date="2026-01-01T00:00:00Z">
        <w:r>
          <w:delText xml:space="preserve"> </w:delText>
        </w:r>
      </w:del>
      <w:del w:id="23157" w:author="PR Preview" w:date="2026-01-01T00:00:00Z">
        <w:r>
          <w:delText xml:space="preserve">and</w:delText>
        </w:r>
      </w:del>
      <w:del w:id="23158" w:author="PR Preview" w:date="2026-01-01T00:00:00Z">
        <w:r>
          <w:delText xml:space="preserve"> </w:delText>
        </w:r>
      </w:del>
      <w:del w:id="23159" w:author="PR Preview" w:date="2026-01-01T00:00:00Z">
        <w:r>
          <w:delText xml:space="preserve">$\mathord{\smash[b]{\underset{\raise.3ex\hbox{$\scriptstyle\sim$}}{b}}\vphantom{b}}$</w:delText>
        </w:r>
      </w:del>
      <w:del w:id="23160" w:author="PR Preview" w:date="2026-01-01T00:00:00Z">
        <w:r>
          <w:delText xml:space="preserve"> </w:delText>
        </w:r>
      </w:del>
      <w:del w:id="23161" w:author="PR Preview" w:date="2026-01-01T00:00:00Z">
        <w:r>
          <w:delText xml:space="preserve">of</w:delText>
        </w:r>
      </w:del>
      <w:del w:id="23162" w:author="PR Preview" w:date="2026-01-01T00:00:00Z">
        <w:r>
          <w:delText xml:space="preserve"> </w:delText>
        </w:r>
      </w:del>
      <w:hyperlink w:anchor="exm-normal-equations">
        <w:del w:id="23163" w:author="PR Preview" w:date="2026-01-01T00:00:00Z">
          <w:r>
            <w:rPr>
              <w:rStyle w:val="Hyperlink"/>
            </w:rPr>
            <w:delText xml:space="preserve">Example 191</w:delText>
          </w:r>
        </w:del>
      </w:hyperlink>
      <w:del w:id="23164" w:author="PR Preview" w:date="2026-01-01T00:00:00Z">
        <w:r>
          <w:delText xml:space="preserve">,</w:delText>
        </w:r>
      </w:del>
      <w:del w:id="23165" w:author="PR Preview" w:date="2026-01-01T00:00:00Z">
        <w:r>
          <w:delText xml:space="preserve"> </w:delText>
        </w:r>
      </w:del>
      <w:del w:id="23166" w:author="PR Preview" w:date="2026-01-01T00:00:00Z">
        <w:r>
          <w:delText xml:space="preserve">Gram-Schmidt gives</w:delText>
        </w:r>
      </w:del>
      <w:del w:id="23167" w:author="PR Preview" w:date="2026-01-01T00:00:00Z">
        <w:r>
          <w:delText xml:space="preserve"> </w:delText>
        </w:r>
      </w:del>
      <w:del w:id="23168" w:author="PR Preview" w:date="2026-01-01T00:00:00Z">
        <w:r>
          <w:delText xml:space="preserve">$\mathord{\smash[b]{\underset{\raise.3ex\hbox{$\scriptstyle\sim$}}{q}}\vphantom{q}}_1 = \tfrac{1}{\sqrt{3}}\,(1, 1, 1)$</w:delText>
        </w:r>
      </w:del>
      <w:del w:id="23169" w:author="PR Preview" w:date="2026-01-01T00:00:00Z">
        <w:r>
          <w:delText xml:space="preserve">;</w:delText>
        </w:r>
      </w:del>
      <w:del w:id="23170" w:author="PR Preview" w:date="2026-01-01T00:00:00Z">
        <w:r>
          <w:delText xml:space="preserve"> </w:delText>
        </w:r>
      </w:del>
      <w:del w:id="23171" w:author="PR Preview" w:date="2026-01-01T00:00:00Z">
        <w:r>
          <w:delText xml:space="preserve">then</w:delText>
        </w:r>
      </w:del>
    </w:p>
    <w:p>
      <w:pPr>
        <w:pStyle w:val="BodyText"/>
      </w:pPr>
      <w:ins w:id="23172" w:author="PR Preview" w:date="2026-01-01T00:00:00Z">
        <w:r>
          <w:rPr>
            <w:b/>
            <w:bCs/>
          </w:rPr>
          <w:t xml:space="preserve">Example 192 (The least squares line by QR)</w:t>
        </w:r>
      </w:ins>
      <w:ins w:id="23173" w:author="PR Preview" w:date="2026-01-01T00:00:00Z">
        <w:r>
          <w:t xml:space="preserve"> </w:t>
        </w:r>
      </w:ins>
      <w:ins w:id="23174" w:author="PR Preview" w:date="2026-01-01T00:00:00Z">
        <w:r>
          <w:t xml:space="preserve">For</w:t>
        </w:r>
      </w:ins>
      <w:ins w:id="23175" w:author="PR Preview" w:date="2026-01-01T00:00:00Z">
        <w:r>
          <w:t xml:space="preserve"> </w:t>
        </w:r>
      </w:ins>
      <m:oMath>
        <m:r>
          <m:rPr>
            <m:sty m:val="bi"/>
          </m:rPr>
          <m:t>A</m:t>
        </m:r>
      </m:oMath>
      <w:ins w:id="23176" w:author="PR Preview" w:date="2026-01-01T00:00:00Z">
        <w:r>
          <w:t xml:space="preserve"> </w:t>
        </w:r>
      </w:ins>
      <w:ins w:id="23177" w:author="PR Preview" w:date="2026-01-01T00:00:00Z">
        <w:r>
          <w:t xml:space="preserve">and</w:t>
        </w:r>
      </w:ins>
      <w:ins w:id="23178" w:author="PR Preview" w:date="2026-01-01T00:00:00Z">
        <w:r>
          <w:t xml:space="preserve"> </w:t>
        </w:r>
      </w:ins>
      <w:ins w:id="23179" w:author="PR Preview" w:date="2026-01-01T00:00:00Z">
        <w:r>
          <w:t xml:space="preserve">$\mathord{\smash[b]{\underset{\raise.3ex\hbox{$\scriptstyle\sim$}}{b}}\vphantom{b}}$</w:t>
        </w:r>
      </w:ins>
      <w:ins w:id="23180" w:author="PR Preview" w:date="2026-01-01T00:00:00Z">
        <w:r>
          <w:t xml:space="preserve"> </w:t>
        </w:r>
      </w:ins>
      <w:ins w:id="23181" w:author="PR Preview" w:date="2026-01-01T00:00:00Z">
        <w:r>
          <w:t xml:space="preserve">of</w:t>
        </w:r>
      </w:ins>
      <w:ins w:id="23182" w:author="PR Preview" w:date="2026-01-01T00:00:00Z">
        <w:r>
          <w:t xml:space="preserve"> </w:t>
        </w:r>
      </w:ins>
      <w:hyperlink w:anchor="exm-normal-equations">
        <w:ins w:id="23183" w:author="PR Preview" w:date="2026-01-01T00:00:00Z">
          <w:r>
            <w:rPr>
              <w:rStyle w:val="Hyperlink"/>
            </w:rPr>
            <w:t xml:space="preserve">Example 190</w:t>
          </w:r>
        </w:ins>
      </w:hyperlink>
      <w:ins w:id="23184" w:author="PR Preview" w:date="2026-01-01T00:00:00Z">
        <w:r>
          <w:t xml:space="preserve">,</w:t>
        </w:r>
      </w:ins>
      <w:ins w:id="23185" w:author="PR Preview" w:date="2026-01-01T00:00:00Z">
        <w:r>
          <w:t xml:space="preserve"> </w:t>
        </w:r>
      </w:ins>
      <w:ins w:id="23186" w:author="PR Preview" w:date="2026-01-01T00:00:00Z">
        <w:r>
          <w:t xml:space="preserve">Gram-Schmidt gives</w:t>
        </w:r>
      </w:ins>
      <w:ins w:id="23187" w:author="PR Preview" w:date="2026-01-01T00:00:00Z">
        <w:r>
          <w:t xml:space="preserve"> </w:t>
        </w:r>
      </w:ins>
      <w:ins w:id="23188" w:author="PR Preview" w:date="2026-01-01T00:00:00Z">
        <w:r>
          <w:t xml:space="preserve">$\mathord{\smash[b]{\underset{\raise.3ex\hbox{$\scriptstyle\sim$}}{q}}\vphantom{q}}_1 = \tfrac{1}{\sqrt{3}}\,(1, 1, 1)$</w:t>
        </w:r>
      </w:ins>
      <w:ins w:id="23189" w:author="PR Preview" w:date="2026-01-01T00:00:00Z">
        <w:r>
          <w:t xml:space="preserve">;</w:t>
        </w:r>
      </w:ins>
      <w:ins w:id="23190" w:author="PR Preview" w:date="2026-01-01T00:00:00Z">
        <w:r>
          <w:t xml:space="preserve"> </w:t>
        </w:r>
      </w:ins>
      <w:ins w:id="23191" w:author="PR Preview" w:date="2026-01-01T00:00:00Z">
        <w:r>
          <w:t xml:space="preserve">then</w:t>
        </w:r>
      </w:ins>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23192" w:author="PR Preview" w:date="2026-01-01T00:00:00Z">
        <w:r>
          <w:delText xml:space="preserve">the solution found in</w:delText>
        </w:r>
      </w:del>
      <w:del w:id="23193" w:author="PR Preview" w:date="2026-01-01T00:00:00Z">
        <w:r>
          <w:delText xml:space="preserve"> </w:delText>
        </w:r>
      </w:del>
      <w:hyperlink w:anchor="exm-normal-equations">
        <w:del w:id="23194" w:author="PR Preview" w:date="2026-01-01T00:00:00Z">
          <w:r>
            <w:rPr>
              <w:rStyle w:val="Hyperlink"/>
            </w:rPr>
            <w:delText xml:space="preserve">Example 191</w:delText>
          </w:r>
        </w:del>
      </w:hyperlink>
      <w:del w:id="23195" w:author="PR Preview" w:date="2026-01-01T00:00:00Z">
        <w:r>
          <w:delText xml:space="preserve">.</w:delText>
        </w:r>
      </w:del>
    </w:p>
    <w:p>
      <w:pPr>
        <w:pStyle w:val="BodyText"/>
      </w:pPr>
      <w:del w:id="23196" w:author="PR Preview" w:date="2026-01-01T00:00:00Z">
        <w:r>
          <w:rPr>
            <w:b/>
            <w:bCs/>
          </w:rPr>
          <w:delText xml:space="preserve">Definition 117 (LU factorization)</w:delText>
        </w:r>
      </w:del>
      <w:del w:id="23197" w:author="PR Preview" w:date="2026-01-01T00:00:00Z">
        <w:r>
          <w:delText xml:space="preserve"> </w:delText>
        </w:r>
      </w:del>
      <w:del w:id="23198" w:author="PR Preview" w:date="2026-01-01T00:00:00Z">
        <w:r>
          <w:delText xml:space="preserve">An</w:delText>
        </w:r>
      </w:del>
      <w:del w:id="23199" w:author="PR Preview" w:date="2026-01-01T00:00:00Z">
        <w:r>
          <w:delText xml:space="preserve"> </w:delText>
        </w:r>
      </w:del>
      <w:del w:id="23200" w:author="PR Preview" w:date="2026-01-01T00:00:00Z">
        <w:r>
          <w:rPr>
            <w:b/>
            <w:bCs/>
          </w:rPr>
          <w:delText xml:space="preserve">LU factorization</w:delText>
        </w:r>
      </w:del>
      <w:del w:id="23201" w:author="PR Preview" w:date="2026-01-01T00:00:00Z">
        <w:r>
          <w:delText xml:space="preserve"> </w:delText>
        </w:r>
      </w:del>
      <w:del w:id="23202" w:author="PR Preview" w:date="2026-01-01T00:00:00Z">
        <w:r>
          <w:delText xml:space="preserve">[86]</w:delText>
        </w:r>
      </w:del>
      <w:del w:id="23203" w:author="PR Preview" w:date="2026-01-01T00:00:00Z">
        <w:r>
          <w:delText xml:space="preserve"> </w:delText>
        </w:r>
      </w:del>
      <w:del w:id="23204" w:author="PR Preview" w:date="2026-01-01T00:00:00Z">
        <w:r>
          <w:delText xml:space="preserve">of an</w:delText>
        </w:r>
      </w:del>
      <w:del w:id="23205" w:author="PR Preview" w:date="2026-01-01T00:00:00Z">
        <w:r>
          <w:delText xml:space="preserve"> </w:delText>
        </w:r>
      </w:del>
      <m:oMath>
        <m:r>
          <m:t>n</m:t>
        </m:r>
        <m:r>
          <m:rPr>
            <m:sty m:val="p"/>
          </m:rPr>
          <m:t>×</m:t>
        </m:r>
        <m:r>
          <m:t>n</m:t>
        </m:r>
      </m:oMath>
      <w:del w:id="23206" w:author="PR Preview" w:date="2026-01-01T00:00:00Z">
        <w:r>
          <w:delText xml:space="preserve"> </w:delText>
        </w:r>
      </w:del>
      <w:del w:id="23207" w:author="PR Preview" w:date="2026-01-01T00:00:00Z">
        <w:r>
          <w:delText xml:space="preserve">matrix</w:delText>
        </w:r>
      </w:del>
      <w:del w:id="23208" w:author="PR Preview" w:date="2026-01-01T00:00:00Z">
        <w:r>
          <w:delText xml:space="preserve"> </w:delText>
        </w:r>
      </w:del>
      <m:oMath>
        <m:r>
          <m:rPr>
            <m:sty m:val="bi"/>
          </m:rPr>
          <m:t>A</m:t>
        </m:r>
      </m:oMath>
      <w:del w:id="23209" w:author="PR Preview" w:date="2026-01-01T00:00:00Z">
        <w:r>
          <w:delText xml:space="preserve"> </w:delText>
        </w:r>
      </w:del>
      <w:del w:id="23210" w:author="PR Preview" w:date="2026-01-01T00:00:00Z">
        <w:r>
          <w:delText xml:space="preserve">is a product</w:delText>
        </w:r>
      </w:del>
      <w:del w:id="23211" w:author="PR Preview" w:date="2026-01-01T00:00:00Z">
        <w:r>
          <w:delText xml:space="preserve"> </w:delText>
        </w:r>
      </w:del>
      <m:oMath>
        <m:r>
          <m:rPr>
            <m:sty m:val="bi"/>
          </m:rPr>
          <m:t>A</m:t>
        </m:r>
        <m:r>
          <m:rPr>
            <m:sty m:val="p"/>
          </m:rPr>
          <m:t>=</m:t>
        </m:r>
        <m:r>
          <m:rPr>
            <m:sty m:val="bi"/>
          </m:rPr>
          <m:t>L</m:t>
        </m:r>
        <m:r>
          <m:rPr>
            <m:sty m:val="bi"/>
          </m:rPr>
          <m:t>U</m:t>
        </m:r>
      </m:oMath>
      <w:del w:id="23212" w:author="PR Preview" w:date="2026-01-01T00:00:00Z">
        <w:r>
          <w:delText xml:space="preserve"> </w:delText>
        </w:r>
      </w:del>
      <w:del w:id="23213" w:author="PR Preview" w:date="2026-01-01T00:00:00Z">
        <w:r>
          <w:delText xml:space="preserve">with</w:delText>
        </w:r>
      </w:del>
      <w:del w:id="23214" w:author="PR Preview" w:date="2026-01-01T00:00:00Z">
        <w:r>
          <w:delText xml:space="preserve"> </w:delText>
        </w:r>
      </w:del>
      <m:oMath>
        <m:r>
          <m:rPr>
            <m:sty m:val="bi"/>
          </m:rPr>
          <m:t>L</m:t>
        </m:r>
      </m:oMath>
      <w:del w:id="23215" w:author="PR Preview" w:date="2026-01-01T00:00:00Z">
        <w:r>
          <w:delText xml:space="preserve"> </w:delText>
        </w:r>
      </w:del>
      <w:del w:id="23216" w:author="PR Preview" w:date="2026-01-01T00:00:00Z">
        <w:r>
          <w:delText xml:space="preserve">unit lower triangular (</w:delText>
        </w:r>
      </w:del>
      <w:hyperlink w:anchor="def-unit-lower-triangular-matrix">
        <w:del w:id="23217" w:author="PR Preview" w:date="2026-01-01T00:00:00Z">
          <w:r>
            <w:rPr>
              <w:rStyle w:val="Hyperlink"/>
            </w:rPr>
            <w:delText xml:space="preserve">Definition 114</w:delText>
          </w:r>
        </w:del>
      </w:hyperlink>
      <w:del w:id="23218" w:author="PR Preview" w:date="2026-01-01T00:00:00Z">
        <w:r>
          <w:delText xml:space="preserve">) and</w:delText>
        </w:r>
      </w:del>
      <w:del w:id="23219" w:author="PR Preview" w:date="2026-01-01T00:00:00Z">
        <w:r>
          <w:delText xml:space="preserve"> </w:delText>
        </w:r>
      </w:del>
      <m:oMath>
        <m:r>
          <m:rPr>
            <m:sty m:val="bi"/>
          </m:rPr>
          <m:t>U</m:t>
        </m:r>
      </m:oMath>
      <w:del w:id="23220" w:author="PR Preview" w:date="2026-01-01T00:00:00Z">
        <w:r>
          <w:delText xml:space="preserve"> </w:delText>
        </w:r>
      </w:del>
      <w:del w:id="23221" w:author="PR Preview" w:date="2026-01-01T00:00:00Z">
        <w:r>
          <w:delText xml:space="preserve">upper triangular (</w:delText>
        </w:r>
      </w:del>
      <w:hyperlink w:anchor="def-triangular-matrix">
        <w:del w:id="23222" w:author="PR Preview" w:date="2026-01-01T00:00:00Z">
          <w:r>
            <w:rPr>
              <w:rStyle w:val="Hyperlink"/>
            </w:rPr>
            <w:delText xml:space="preserve">Definition 112</w:delText>
          </w:r>
        </w:del>
      </w:hyperlink>
      <w:del w:id="23223" w:author="PR Preview" w:date="2026-01-01T00:00:00Z">
        <w:r>
          <w:delText xml:space="preserve">).</w:delText>
        </w:r>
      </w:del>
    </w:p>
    <w:p>
      <w:pPr>
        <w:pStyle w:val="BodyText"/>
      </w:pPr>
      <w:del w:id="23224" w:author="PR Preview" w:date="2026-01-01T00:00:00Z">
        <w:r>
          <w:rPr>
            <w:b/>
            <w:bCs/>
          </w:rPr>
          <w:delText xml:space="preserve">Example 194 (An LU factorization of a</w:delText>
        </w:r>
      </w:del>
      <w:del w:id="23225" w:author="PR Preview" w:date="2026-01-01T00:00:00Z">
        <w:r>
          <w:rPr>
            <w:b/>
            <w:bCs/>
          </w:rPr>
          <w:delText xml:space="preserve"> </w:delText>
        </w:r>
      </w:del>
      <m:oMath>
        <m:r>
          <m:t>3</m:t>
        </m:r>
        <m:r>
          <m:rPr>
            <m:sty m:val="p"/>
          </m:rPr>
          <m:t>×</m:t>
        </m:r>
        <m:r>
          <m:t>3</m:t>
        </m:r>
      </m:oMath>
      <w:del w:id="23226" w:author="PR Preview" w:date="2026-01-01T00:00:00Z">
        <w:r>
          <w:rPr>
            <w:b/>
            <w:bCs/>
          </w:rPr>
          <w:delText xml:space="preserve"> </w:delText>
        </w:r>
      </w:del>
      <w:del w:id="23227" w:author="PR Preview" w:date="2026-01-01T00:00:00Z">
        <w:r>
          <w:rPr>
            <w:b/>
            <w:bCs/>
          </w:rPr>
          <w:delText xml:space="preserve">matrix)</w:delText>
        </w:r>
      </w:del>
      <w:del w:id="23228" w:author="PR Preview" w:date="2026-01-01T00:00:00Z">
        <w:r>
          <w:delText xml:space="preserve"> </w:delText>
        </w:r>
      </w:del>
      <w:del w:id="23229" w:author="PR Preview" w:date="2026-01-01T00:00:00Z">
        <w:r>
          <w:delText xml:space="preserve">Let</w:delText>
        </w:r>
      </w:del>
      <w:del w:id="2323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23231" w:author="PR Preview" w:date="2026-01-01T00:00:00Z">
        <w:r>
          <w:delText xml:space="preserve">,</w:delText>
        </w:r>
      </w:del>
      <w:del w:id="23232"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23233" w:author="PR Preview" w:date="2026-01-01T00:00:00Z">
        <w:r>
          <w:delText xml:space="preserve"> </w:delText>
        </w:r>
      </w:del>
      <w:del w:id="23234" w:author="PR Preview" w:date="2026-01-01T00:00:00Z">
        <w:r>
          <w:delText xml:space="preserve">(unit lower triangular) and</w:delText>
        </w:r>
      </w:del>
      <w:del w:id="2323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3236" w:author="PR Preview" w:date="2026-01-01T00:00:00Z">
        <w:r>
          <w:delText xml:space="preserve"> </w:delText>
        </w:r>
      </w:del>
      <w:del w:id="23237" w:author="PR Preview" w:date="2026-01-01T00:00:00Z">
        <w:r>
          <w:delText xml:space="preserve">(upper triangular).</w:delText>
        </w:r>
      </w:del>
      <w:del w:id="23238" w:author="PR Preview" w:date="2026-01-01T00:00:00Z">
        <w:r>
          <w:delText xml:space="preserve"> </w:delText>
        </w:r>
      </w:del>
      <w:del w:id="23239" w:author="PR Preview" w:date="2026-01-01T00:00:00Z">
        <w:r>
          <w:delText xml:space="preserve">By 4, entry</w:delText>
        </w:r>
      </w:del>
      <w:del w:id="23240" w:author="PR Preview" w:date="2026-01-01T00:00:00Z">
        <w:r>
          <w:delText xml:space="preserve"> </w:delText>
        </w:r>
      </w:del>
      <m:oMath>
        <m:r>
          <m:rPr>
            <m:sty m:val="p"/>
          </m:rPr>
          <m:t>(</m:t>
        </m:r>
        <m:r>
          <m:t>i</m:t>
        </m:r>
        <m:r>
          <m:rPr>
            <m:sty m:val="p"/>
          </m:rPr>
          <m:t>,</m:t>
        </m:r>
        <m:r>
          <m:t>j</m:t>
        </m:r>
        <m:r>
          <m:rPr>
            <m:sty m:val="p"/>
          </m:rPr>
          <m:t>)</m:t>
        </m:r>
      </m:oMath>
      <w:del w:id="23241" w:author="PR Preview" w:date="2026-01-01T00:00:00Z">
        <w:r>
          <w:delText xml:space="preserve"> </w:delText>
        </w:r>
      </w:del>
      <w:del w:id="23242" w:author="PR Preview" w:date="2026-01-01T00:00:00Z">
        <w:r>
          <w:delText xml:space="preserve">of</w:delText>
        </w:r>
      </w:del>
      <w:del w:id="23243" w:author="PR Preview" w:date="2026-01-01T00:00:00Z">
        <w:r>
          <w:delText xml:space="preserve"> </w:delText>
        </w:r>
      </w:del>
      <m:oMath>
        <m:r>
          <m:rPr>
            <m:sty m:val="bi"/>
          </m:rPr>
          <m:t>L</m:t>
        </m:r>
        <m:r>
          <m:rPr>
            <m:sty m:val="bi"/>
          </m:rPr>
          <m:t>U</m:t>
        </m:r>
      </m:oMath>
      <w:del w:id="23244" w:author="PR Preview" w:date="2026-01-01T00:00:00Z">
        <w:r>
          <w:delText xml:space="preserve"> </w:delText>
        </w:r>
      </w:del>
      <w:del w:id="23245" w:author="PR Preview" w:date="2026-01-01T00:00:00Z">
        <w:r>
          <w:delText xml:space="preserve">is</w:delText>
        </w:r>
      </w:del>
      <w:del w:id="23246"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23247" w:author="PR Preview" w:date="2026-01-01T00:00:00Z">
        <w:r>
          <w:delText xml:space="preserve">,</w:delText>
        </w:r>
      </w:del>
      <w:del w:id="23248" w:author="PR Preview" w:date="2026-01-01T00:00:00Z">
        <w:r>
          <w:delText xml:space="preserve"> </w:delText>
        </w:r>
      </w:del>
      <w:del w:id="23249" w:author="PR Preview" w:date="2026-01-01T00:00:00Z">
        <w:r>
          <w:delText xml:space="preserve">so row</w:delText>
        </w:r>
      </w:del>
      <w:del w:id="23250" w:author="PR Preview" w:date="2026-01-01T00:00:00Z">
        <w:r>
          <w:delText xml:space="preserve"> </w:delText>
        </w:r>
      </w:del>
      <m:oMath>
        <m:r>
          <m:t>i</m:t>
        </m:r>
      </m:oMath>
      <w:del w:id="23251" w:author="PR Preview" w:date="2026-01-01T00:00:00Z">
        <w:r>
          <w:delText xml:space="preserve"> </w:delText>
        </w:r>
      </w:del>
      <w:del w:id="23252" w:author="PR Preview" w:date="2026-01-01T00:00:00Z">
        <w:r>
          <w:delText xml:space="preserve">of</w:delText>
        </w:r>
      </w:del>
      <w:del w:id="23253" w:author="PR Preview" w:date="2026-01-01T00:00:00Z">
        <w:r>
          <w:delText xml:space="preserve"> </w:delText>
        </w:r>
      </w:del>
      <m:oMath>
        <m:r>
          <m:rPr>
            <m:sty m:val="bi"/>
          </m:rPr>
          <m:t>L</m:t>
        </m:r>
        <m:r>
          <m:rPr>
            <m:sty m:val="bi"/>
          </m:rPr>
          <m:t>U</m:t>
        </m:r>
      </m:oMath>
      <w:del w:id="23254" w:author="PR Preview" w:date="2026-01-01T00:00:00Z">
        <w:r>
          <w:delText xml:space="preserve"> </w:delText>
        </w:r>
      </w:del>
      <w:del w:id="23255" w:author="PR Preview" w:date="2026-01-01T00:00:00Z">
        <w:r>
          <w:delText xml:space="preserve">is</w:delText>
        </w:r>
      </w:del>
      <w:del w:id="23256"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23257" w:author="PR Preview" w:date="2026-01-01T00:00:00Z">
        <w:r>
          <w:delText xml:space="preserve"> </w:delText>
        </w:r>
      </w:del>
      <w:del w:id="23258" w:author="PR Preview" w:date="2026-01-01T00:00:00Z">
        <w:r>
          <w:delText xml:space="preserve">times row</w:delText>
        </w:r>
      </w:del>
      <w:del w:id="23259" w:author="PR Preview" w:date="2026-01-01T00:00:00Z">
        <w:r>
          <w:delText xml:space="preserve"> </w:delText>
        </w:r>
      </w:del>
      <m:oMath>
        <m:r>
          <m:t>k</m:t>
        </m:r>
      </m:oMath>
      <w:del w:id="23260" w:author="PR Preview" w:date="2026-01-01T00:00:00Z">
        <w:r>
          <w:delText xml:space="preserve"> </w:delText>
        </w:r>
      </w:del>
      <w:del w:id="23261" w:author="PR Preview" w:date="2026-01-01T00:00:00Z">
        <w:r>
          <w:delText xml:space="preserve">of</w:delText>
        </w:r>
      </w:del>
      <w:del w:id="23262" w:author="PR Preview" w:date="2026-01-01T00:00:00Z">
        <w:r>
          <w:delText xml:space="preserve"> </w:delText>
        </w:r>
      </w:del>
      <m:oMath>
        <m:r>
          <m:rPr>
            <m:sty m:val="bi"/>
          </m:rPr>
          <m:t>U</m:t>
        </m:r>
      </m:oMath>
      <w:del w:id="23263" w:author="PR Preview" w:date="2026-01-01T00:00:00Z">
        <w:r>
          <w:delText xml:space="preserve">.</w:delText>
        </w:r>
      </w:del>
      <w:del w:id="23264" w:author="PR Preview" w:date="2026-01-01T00:00:00Z">
        <w:r>
          <w:delText xml:space="preserve"> </w:delText>
        </w:r>
      </w:del>
      <w:del w:id="23265" w:author="PR Preview" w:date="2026-01-01T00:00:00Z">
        <w:r>
          <w:delText xml:space="preserve">Row 1 is</w:delText>
        </w:r>
      </w:del>
      <w:del w:id="23266"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23267" w:author="PR Preview" w:date="2026-01-01T00:00:00Z">
        <w:r>
          <w:delText xml:space="preserve">;</w:delText>
        </w:r>
      </w:del>
      <w:del w:id="23268" w:author="PR Preview" w:date="2026-01-01T00:00:00Z">
        <w:r>
          <w:delText xml:space="preserve"> </w:delText>
        </w:r>
      </w:del>
      <w:del w:id="23269" w:author="PR Preview" w:date="2026-01-01T00:00:00Z">
        <w:r>
          <w:delText xml:space="preserve">row 2 is</w:delText>
        </w:r>
      </w:del>
      <w:del w:id="23270"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23271" w:author="PR Preview" w:date="2026-01-01T00:00:00Z">
        <w:r>
          <w:delText xml:space="preserve">,</w:delText>
        </w:r>
      </w:del>
      <w:del w:id="23272" w:author="PR Preview" w:date="2026-01-01T00:00:00Z">
        <w:r>
          <w:delText xml:space="preserve"> </w:delText>
        </w:r>
      </w:del>
      <w:del w:id="23273" w:author="PR Preview" w:date="2026-01-01T00:00:00Z">
        <w:r>
          <w:delText xml:space="preserve">and row 3 is</w:delText>
        </w:r>
      </w:del>
      <w:del w:id="23274"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23275" w:author="PR Preview" w:date="2026-01-01T00:00:00Z">
        <w:r>
          <w:delText xml:space="preserve">.</w:delText>
        </w:r>
      </w:del>
      <w:del w:id="23276" w:author="PR Preview" w:date="2026-01-01T00:00:00Z">
        <w:r>
          <w:delText xml:space="preserve"> </w:delText>
        </w:r>
      </w:del>
      <w:del w:id="23277" w:author="PR Preview" w:date="2026-01-01T00:00:00Z">
        <w:r>
          <w:delText xml:space="preserve">These are the rows of</w:delText>
        </w:r>
      </w:del>
      <w:del w:id="23278" w:author="PR Preview" w:date="2026-01-01T00:00:00Z">
        <w:r>
          <w:delText xml:space="preserve"> </w:delText>
        </w:r>
      </w:del>
      <m:oMath>
        <m:r>
          <m:rPr>
            <m:sty m:val="bi"/>
          </m:rPr>
          <m:t>A</m:t>
        </m:r>
      </m:oMath>
      <w:del w:id="23279" w:author="PR Preview" w:date="2026-01-01T00:00:00Z">
        <w:r>
          <w:delText xml:space="preserve">, so</w:delText>
        </w:r>
      </w:del>
      <w:del w:id="23280" w:author="PR Preview" w:date="2026-01-01T00:00:00Z">
        <w:r>
          <w:delText xml:space="preserve"> </w:delText>
        </w:r>
      </w:del>
      <m:oMath>
        <m:r>
          <m:rPr>
            <m:sty m:val="bi"/>
          </m:rPr>
          <m:t>L</m:t>
        </m:r>
        <m:r>
          <m:rPr>
            <m:sty m:val="bi"/>
          </m:rPr>
          <m:t>U</m:t>
        </m:r>
        <m:r>
          <m:rPr>
            <m:sty m:val="p"/>
          </m:rPr>
          <m:t>=</m:t>
        </m:r>
        <m:r>
          <m:rPr>
            <m:sty m:val="bi"/>
          </m:rPr>
          <m:t>A</m:t>
        </m:r>
      </m:oMath>
      <w:del w:id="23281" w:author="PR Preview" w:date="2026-01-01T00:00:00Z">
        <w:r>
          <w:delText xml:space="preserve"> </w:delText>
        </w:r>
      </w:del>
      <w:del w:id="23282" w:author="PR Preview" w:date="2026-01-01T00:00:00Z">
        <w:r>
          <w:delText xml:space="preserve">is an LU factorization.</w:delText>
        </w:r>
      </w:del>
      <w:del w:id="23283" w:author="PR Preview" w:date="2026-01-01T00:00:00Z">
        <w:r>
          <w:delText xml:space="preserve"> </w:delText>
        </w:r>
      </w:del>
      <w:del w:id="23284" w:author="PR Preview" w:date="2026-01-01T00:00:00Z">
        <w:r>
          <w:delText xml:space="preserve">The below-diagonal entries of</w:delText>
        </w:r>
      </w:del>
      <w:del w:id="23285" w:author="PR Preview" w:date="2026-01-01T00:00:00Z">
        <w:r>
          <w:delText xml:space="preserve"> </w:delText>
        </w:r>
      </w:del>
      <m:oMath>
        <m:r>
          <m:rPr>
            <m:sty m:val="bi"/>
          </m:rPr>
          <m:t>L</m:t>
        </m:r>
      </m:oMath>
      <w:del w:id="23286" w:author="PR Preview" w:date="2026-01-01T00:00:00Z">
        <w:r>
          <w:delText xml:space="preserve"> </w:delText>
        </w:r>
      </w:del>
      <w:del w:id="23287" w:author="PR Preview" w:date="2026-01-01T00:00:00Z">
        <w:r>
          <w:delText xml:space="preserve">are the negatives of the multiples of earlier rows</w:delText>
        </w:r>
      </w:del>
      <w:del w:id="23288" w:author="PR Preview" w:date="2026-01-01T00:00:00Z">
        <w:r>
          <w:delText xml:space="preserve"> </w:delText>
        </w:r>
      </w:del>
      <w:del w:id="23289" w:author="PR Preview" w:date="2026-01-01T00:00:00Z">
        <w:r>
          <w:delText xml:space="preserve">that Gaussian elimination adds to reduce</w:delText>
        </w:r>
      </w:del>
      <w:del w:id="23290" w:author="PR Preview" w:date="2026-01-01T00:00:00Z">
        <w:r>
          <w:delText xml:space="preserve"> </w:delText>
        </w:r>
      </w:del>
      <m:oMath>
        <m:r>
          <m:rPr>
            <m:sty m:val="bi"/>
          </m:rPr>
          <m:t>A</m:t>
        </m:r>
      </m:oMath>
      <w:del w:id="23291" w:author="PR Preview" w:date="2026-01-01T00:00:00Z">
        <w:r>
          <w:delText xml:space="preserve"> </w:delText>
        </w:r>
      </w:del>
      <w:del w:id="23292" w:author="PR Preview" w:date="2026-01-01T00:00:00Z">
        <w:r>
          <w:delText xml:space="preserve">to</w:delText>
        </w:r>
      </w:del>
      <w:del w:id="23293" w:author="PR Preview" w:date="2026-01-01T00:00:00Z">
        <w:r>
          <w:delText xml:space="preserve"> </w:delText>
        </w:r>
      </w:del>
      <m:oMath>
        <m:r>
          <m:rPr>
            <m:sty m:val="bi"/>
          </m:rPr>
          <m:t>U</m:t>
        </m:r>
      </m:oMath>
      <w:del w:id="23294" w:author="PR Preview" w:date="2026-01-01T00:00:00Z">
        <w:r>
          <w:delText xml:space="preserve">.</w:delText>
        </w:r>
      </w:del>
    </w:p>
    <w:p>
      <w:pPr>
        <w:pStyle w:val="BodyText"/>
      </w:pPr>
      <w:del w:id="23295" w:author="PR Preview" w:date="2026-01-01T00:00:00Z">
        <w:r>
          <w:rPr>
            <w:b/>
            <w:bCs/>
          </w:rPr>
          <w:delText xml:space="preserve">Example 195 (An invertible matrix with no LU factorization)</w:delText>
        </w:r>
      </w:del>
      <w:del w:id="2329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3297" w:author="PR Preview" w:date="2026-01-01T00:00:00Z">
        <w:r>
          <w:delText xml:space="preserve"> </w:delText>
        </w:r>
      </w:del>
      <w:del w:id="23298" w:author="PR Preview" w:date="2026-01-01T00:00:00Z">
        <w:r>
          <w:delText xml:space="preserve">is invertible:</w:delText>
        </w:r>
      </w:del>
      <w:del w:id="23299"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23300" w:author="PR Preview" w:date="2026-01-01T00:00:00Z">
        <w:r>
          <w:delText xml:space="preserve">, so</w:delText>
        </w:r>
      </w:del>
      <w:del w:id="23301"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23302" w:author="PR Preview" w:date="2026-01-01T00:00:00Z">
        <w:r>
          <w:delText xml:space="preserve"> </w:delText>
        </w:r>
      </w:del>
      <w:del w:id="23303" w:author="PR Preview" w:date="2026-01-01T00:00:00Z">
        <w:r>
          <w:delText xml:space="preserve">(5);</w:delText>
        </w:r>
      </w:del>
      <w:del w:id="23304" w:author="PR Preview" w:date="2026-01-01T00:00:00Z">
        <w:r>
          <w:delText xml:space="preserve"> </w:delText>
        </w:r>
      </w:del>
      <w:del w:id="23305" w:author="PR Preview" w:date="2026-01-01T00:00:00Z">
        <w:r>
          <w:delText xml:space="preserve">but it has no LU factorization.</w:delText>
        </w:r>
      </w:del>
      <w:del w:id="23306" w:author="PR Preview" w:date="2026-01-01T00:00:00Z">
        <w:r>
          <w:delText xml:space="preserve"> </w:delText>
        </w:r>
      </w:del>
      <w:del w:id="23307" w:author="PR Preview" w:date="2026-01-01T00:00:00Z">
        <w:r>
          <w:delText xml:space="preserve">If</w:delText>
        </w:r>
      </w:del>
      <w:del w:id="23308" w:author="PR Preview" w:date="2026-01-01T00:00:00Z">
        <w:r>
          <w:delText xml:space="preserve"> </w:delText>
        </w:r>
      </w:del>
      <m:oMath>
        <m:r>
          <m:rPr>
            <m:sty m:val="bi"/>
          </m:rPr>
          <m:t>P</m:t>
        </m:r>
        <m:r>
          <m:rPr>
            <m:sty m:val="p"/>
          </m:rPr>
          <m:t>=</m:t>
        </m:r>
        <m:r>
          <m:rPr>
            <m:sty m:val="bi"/>
          </m:rPr>
          <m:t>L</m:t>
        </m:r>
        <m:r>
          <m:rPr>
            <m:sty m:val="bi"/>
          </m:rPr>
          <m:t>U</m:t>
        </m:r>
      </m:oMath>
      <w:del w:id="23309" w:author="PR Preview" w:date="2026-01-01T00:00:00Z">
        <w:r>
          <w:delText xml:space="preserve">, the</w:delText>
        </w:r>
      </w:del>
      <w:del w:id="23310" w:author="PR Preview" w:date="2026-01-01T00:00:00Z">
        <w:r>
          <w:delText xml:space="preserve"> </w:delText>
        </w:r>
      </w:del>
      <m:oMath>
        <m:r>
          <m:rPr>
            <m:sty m:val="p"/>
          </m:rPr>
          <m:t>(</m:t>
        </m:r>
        <m:r>
          <m:t>1</m:t>
        </m:r>
        <m:r>
          <m:rPr>
            <m:sty m:val="p"/>
          </m:rPr>
          <m:t>,</m:t>
        </m:r>
        <m:r>
          <m:t>1</m:t>
        </m:r>
        <m:r>
          <m:rPr>
            <m:sty m:val="p"/>
          </m:rPr>
          <m:t>)</m:t>
        </m:r>
      </m:oMath>
      <w:del w:id="23311" w:author="PR Preview" w:date="2026-01-01T00:00:00Z">
        <w:r>
          <w:delText xml:space="preserve"> </w:delText>
        </w:r>
      </w:del>
      <w:del w:id="23312" w:author="PR Preview" w:date="2026-01-01T00:00:00Z">
        <w:r>
          <w:delText xml:space="preserve">entry gives</w:delText>
        </w:r>
      </w:del>
      <w:del w:id="23313" w:author="PR Preview" w:date="2026-01-01T00:00:00Z">
        <w:r>
          <w:delText xml:space="preserve"> </w:delText>
        </w:r>
      </w:del>
      <m:oMath>
        <m:r>
          <m:t>0</m:t>
        </m:r>
        <m:r>
          <m:rPr>
            <m:sty m:val="p"/>
          </m:rPr>
          <m:t>=</m:t>
        </m:r>
        <m:r>
          <m:t>1</m:t>
        </m:r>
        <m:r>
          <m:rPr>
            <m:sty m:val="p"/>
          </m:rPr>
          <m:t>⋅</m:t>
        </m:r>
        <m:sSub>
          <m:e>
            <m:r>
              <m:t>u</m:t>
            </m:r>
          </m:e>
          <m:sub>
            <m:r>
              <m:t>11</m:t>
            </m:r>
          </m:sub>
        </m:sSub>
      </m:oMath>
      <w:del w:id="23314" w:author="PR Preview" w:date="2026-01-01T00:00:00Z">
        <w:r>
          <w:delText xml:space="preserve">, so</w:delText>
        </w:r>
      </w:del>
      <w:del w:id="23315" w:author="PR Preview" w:date="2026-01-01T00:00:00Z">
        <w:r>
          <w:delText xml:space="preserve"> </w:delText>
        </w:r>
      </w:del>
      <m:oMath>
        <m:sSub>
          <m:e>
            <m:r>
              <m:t>u</m:t>
            </m:r>
          </m:e>
          <m:sub>
            <m:r>
              <m:t>11</m:t>
            </m:r>
          </m:sub>
        </m:sSub>
        <m:r>
          <m:rPr>
            <m:sty m:val="p"/>
          </m:rPr>
          <m:t>=</m:t>
        </m:r>
        <m:r>
          <m:t>0</m:t>
        </m:r>
      </m:oMath>
      <w:del w:id="23316" w:author="PR Preview" w:date="2026-01-01T00:00:00Z">
        <w:r>
          <w:delText xml:space="preserve">,</w:delText>
        </w:r>
      </w:del>
      <w:del w:id="23317" w:author="PR Preview" w:date="2026-01-01T00:00:00Z">
        <w:r>
          <w:delText xml:space="preserve"> </w:delText>
        </w:r>
      </w:del>
      <w:del w:id="23318" w:author="PR Preview" w:date="2026-01-01T00:00:00Z">
        <w:r>
          <w:delText xml:space="preserve">and then the</w:delText>
        </w:r>
      </w:del>
      <w:del w:id="23319" w:author="PR Preview" w:date="2026-01-01T00:00:00Z">
        <w:r>
          <w:delText xml:space="preserve"> </w:delText>
        </w:r>
      </w:del>
      <m:oMath>
        <m:r>
          <m:rPr>
            <m:sty m:val="p"/>
          </m:rPr>
          <m:t>(</m:t>
        </m:r>
        <m:r>
          <m:t>2</m:t>
        </m:r>
        <m:r>
          <m:rPr>
            <m:sty m:val="p"/>
          </m:rPr>
          <m:t>,</m:t>
        </m:r>
        <m:r>
          <m:t>1</m:t>
        </m:r>
        <m:r>
          <m:rPr>
            <m:sty m:val="p"/>
          </m:rPr>
          <m:t>)</m:t>
        </m:r>
      </m:oMath>
      <w:del w:id="23320" w:author="PR Preview" w:date="2026-01-01T00:00:00Z">
        <w:r>
          <w:delText xml:space="preserve"> </w:delText>
        </w:r>
      </w:del>
      <w:del w:id="23321" w:author="PR Preview" w:date="2026-01-01T00:00:00Z">
        <w:r>
          <w:delText xml:space="preserve">entry gives</w:delText>
        </w:r>
      </w:del>
    </w:p>
    <w:p>
      <w:pPr>
        <w:pStyle w:val="FirstParagraph"/>
      </w:pPr>
      <w:ins w:id="23322" w:author="PR Preview" w:date="2026-01-01T00:00:00Z">
        <w:r>
          <w:t xml:space="preserve">the solution found in</w:t>
        </w:r>
      </w:ins>
      <w:ins w:id="23323" w:author="PR Preview" w:date="2026-01-01T00:00:00Z">
        <w:r>
          <w:t xml:space="preserve"> </w:t>
        </w:r>
      </w:ins>
      <w:hyperlink w:anchor="exm-normal-equations">
        <w:ins w:id="23324" w:author="PR Preview" w:date="2026-01-01T00:00:00Z">
          <w:r>
            <w:rPr>
              <w:rStyle w:val="Hyperlink"/>
            </w:rPr>
            <w:t xml:space="preserve">Example 190</w:t>
          </w:r>
        </w:ins>
      </w:hyperlink>
      <w:ins w:id="23325" w:author="PR Preview" w:date="2026-01-01T00:00:00Z">
        <w:r>
          <w:t xml:space="preserve">.</w:t>
        </w:r>
      </w:ins>
    </w:p>
    <w:bookmarkEnd w:id="615"/>
    <w:bookmarkStart w:id="616" w:name="def-lu"/>
    <w:p>
      <w:pPr>
        <w:pStyle w:val="BodyText"/>
      </w:pPr>
      <w:ins w:id="23326" w:author="PR Preview" w:date="2026-01-01T00:00:00Z">
        <w:r>
          <w:rPr>
            <w:b/>
            <w:bCs/>
          </w:rPr>
          <w:t xml:space="preserve">Definition 117 (LU factorization)</w:t>
        </w:r>
      </w:ins>
      <w:ins w:id="23327" w:author="PR Preview" w:date="2026-01-01T00:00:00Z">
        <w:r>
          <w:t xml:space="preserve"> </w:t>
        </w:r>
      </w:ins>
      <w:ins w:id="23328" w:author="PR Preview" w:date="2026-01-01T00:00:00Z">
        <w:r>
          <w:t xml:space="preserve">An</w:t>
        </w:r>
      </w:ins>
      <w:ins w:id="23329" w:author="PR Preview" w:date="2026-01-01T00:00:00Z">
        <w:r>
          <w:t xml:space="preserve"> </w:t>
        </w:r>
      </w:ins>
      <w:ins w:id="23330" w:author="PR Preview" w:date="2026-01-01T00:00:00Z">
        <w:r>
          <w:rPr>
            <w:b/>
            <w:bCs/>
          </w:rPr>
          <w:t xml:space="preserve">LU factorization</w:t>
        </w:r>
      </w:ins>
      <w:ins w:id="23331" w:author="PR Preview" w:date="2026-01-01T00:00:00Z">
        <w:r>
          <w:t xml:space="preserve"> </w:t>
        </w:r>
      </w:ins>
      <w:ins w:id="23332" w:author="PR Preview" w:date="2026-01-01T00:00:00Z">
        <w:r>
          <w:t xml:space="preserve">[83]</w:t>
        </w:r>
      </w:ins>
      <w:ins w:id="23333" w:author="PR Preview" w:date="2026-01-01T00:00:00Z">
        <w:r>
          <w:t xml:space="preserve"> </w:t>
        </w:r>
      </w:ins>
      <w:ins w:id="23334" w:author="PR Preview" w:date="2026-01-01T00:00:00Z">
        <w:r>
          <w:t xml:space="preserve">of an</w:t>
        </w:r>
      </w:ins>
      <w:ins w:id="23335" w:author="PR Preview" w:date="2026-01-01T00:00:00Z">
        <w:r>
          <w:t xml:space="preserve"> </w:t>
        </w:r>
      </w:ins>
      <m:oMath>
        <m:r>
          <m:t>n</m:t>
        </m:r>
        <m:r>
          <m:rPr>
            <m:sty m:val="p"/>
          </m:rPr>
          <m:t>×</m:t>
        </m:r>
        <m:r>
          <m:t>n</m:t>
        </m:r>
      </m:oMath>
      <w:ins w:id="23336" w:author="PR Preview" w:date="2026-01-01T00:00:00Z">
        <w:r>
          <w:t xml:space="preserve"> </w:t>
        </w:r>
      </w:ins>
      <w:ins w:id="23337" w:author="PR Preview" w:date="2026-01-01T00:00:00Z">
        <w:r>
          <w:t xml:space="preserve">matrix</w:t>
        </w:r>
      </w:ins>
      <w:ins w:id="23338" w:author="PR Preview" w:date="2026-01-01T00:00:00Z">
        <w:r>
          <w:t xml:space="preserve"> </w:t>
        </w:r>
      </w:ins>
      <m:oMath>
        <m:r>
          <m:rPr>
            <m:sty m:val="bi"/>
          </m:rPr>
          <m:t>A</m:t>
        </m:r>
      </m:oMath>
      <w:ins w:id="23339" w:author="PR Preview" w:date="2026-01-01T00:00:00Z">
        <w:r>
          <w:t xml:space="preserve"> </w:t>
        </w:r>
      </w:ins>
      <w:ins w:id="23340" w:author="PR Preview" w:date="2026-01-01T00:00:00Z">
        <w:r>
          <w:t xml:space="preserve">is a product</w:t>
        </w:r>
      </w:ins>
      <w:ins w:id="23341" w:author="PR Preview" w:date="2026-01-01T00:00:00Z">
        <w:r>
          <w:t xml:space="preserve"> </w:t>
        </w:r>
      </w:ins>
      <m:oMath>
        <m:r>
          <m:rPr>
            <m:sty m:val="bi"/>
          </m:rPr>
          <m:t>A</m:t>
        </m:r>
        <m:r>
          <m:rPr>
            <m:sty m:val="p"/>
          </m:rPr>
          <m:t>=</m:t>
        </m:r>
        <m:r>
          <m:rPr>
            <m:sty m:val="bi"/>
          </m:rPr>
          <m:t>L</m:t>
        </m:r>
        <m:r>
          <m:rPr>
            <m:sty m:val="bi"/>
          </m:rPr>
          <m:t>U</m:t>
        </m:r>
      </m:oMath>
      <w:ins w:id="23342" w:author="PR Preview" w:date="2026-01-01T00:00:00Z">
        <w:r>
          <w:t xml:space="preserve"> </w:t>
        </w:r>
      </w:ins>
      <w:ins w:id="23343" w:author="PR Preview" w:date="2026-01-01T00:00:00Z">
        <w:r>
          <w:t xml:space="preserve">with</w:t>
        </w:r>
      </w:ins>
      <w:ins w:id="23344" w:author="PR Preview" w:date="2026-01-01T00:00:00Z">
        <w:r>
          <w:t xml:space="preserve"> </w:t>
        </w:r>
      </w:ins>
      <m:oMath>
        <m:r>
          <m:rPr>
            <m:sty m:val="bi"/>
          </m:rPr>
          <m:t>L</m:t>
        </m:r>
      </m:oMath>
      <w:ins w:id="23345" w:author="PR Preview" w:date="2026-01-01T00:00:00Z">
        <w:r>
          <w:t xml:space="preserve"> </w:t>
        </w:r>
      </w:ins>
      <w:ins w:id="23346" w:author="PR Preview" w:date="2026-01-01T00:00:00Z">
        <w:r>
          <w:t xml:space="preserve">unit lower triangular (</w:t>
        </w:r>
      </w:ins>
      <w:hyperlink w:anchor="def-unit-lower-triangular-matrix">
        <w:ins w:id="23347" w:author="PR Preview" w:date="2026-01-01T00:00:00Z">
          <w:r>
            <w:rPr>
              <w:rStyle w:val="Hyperlink"/>
            </w:rPr>
            <w:t xml:space="preserve">Definition 114</w:t>
          </w:r>
        </w:ins>
      </w:hyperlink>
      <w:ins w:id="23348" w:author="PR Preview" w:date="2026-01-01T00:00:00Z">
        <w:r>
          <w:t xml:space="preserve">) and</w:t>
        </w:r>
      </w:ins>
      <w:ins w:id="23349" w:author="PR Preview" w:date="2026-01-01T00:00:00Z">
        <w:r>
          <w:t xml:space="preserve"> </w:t>
        </w:r>
      </w:ins>
      <m:oMath>
        <m:r>
          <m:rPr>
            <m:sty m:val="bi"/>
          </m:rPr>
          <m:t>U</m:t>
        </m:r>
      </m:oMath>
      <w:ins w:id="23350" w:author="PR Preview" w:date="2026-01-01T00:00:00Z">
        <w:r>
          <w:t xml:space="preserve"> </w:t>
        </w:r>
      </w:ins>
      <w:ins w:id="23351" w:author="PR Preview" w:date="2026-01-01T00:00:00Z">
        <w:r>
          <w:t xml:space="preserve">upper triangular (</w:t>
        </w:r>
      </w:ins>
      <w:hyperlink w:anchor="def-triangular-matrix">
        <w:ins w:id="23352" w:author="PR Preview" w:date="2026-01-01T00:00:00Z">
          <w:r>
            <w:rPr>
              <w:rStyle w:val="Hyperlink"/>
            </w:rPr>
            <w:t xml:space="preserve">Definition 112</w:t>
          </w:r>
        </w:ins>
      </w:hyperlink>
      <w:ins w:id="23353" w:author="PR Preview" w:date="2026-01-01T00:00:00Z">
        <w:r>
          <w:t xml:space="preserve">).</w:t>
        </w:r>
      </w:ins>
    </w:p>
    <w:bookmarkEnd w:id="616"/>
    <w:bookmarkStart w:id="617" w:name="exm-lu"/>
    <w:p>
      <w:pPr>
        <w:pStyle w:val="BodyText"/>
      </w:pPr>
      <w:ins w:id="23354" w:author="PR Preview" w:date="2026-01-01T00:00:00Z">
        <w:r>
          <w:rPr>
            <w:b/>
            <w:bCs/>
          </w:rPr>
          <w:t xml:space="preserve">Example 193 (An LU factorization of a</w:t>
        </w:r>
      </w:ins>
      <w:ins w:id="23355" w:author="PR Preview" w:date="2026-01-01T00:00:00Z">
        <w:r>
          <w:rPr>
            <w:b/>
            <w:bCs/>
          </w:rPr>
          <w:t xml:space="preserve"> </w:t>
        </w:r>
      </w:ins>
      <m:oMath>
        <m:r>
          <m:t>3</m:t>
        </m:r>
        <m:r>
          <m:rPr>
            <m:sty m:val="p"/>
          </m:rPr>
          <m:t>×</m:t>
        </m:r>
        <m:r>
          <m:t>3</m:t>
        </m:r>
      </m:oMath>
      <w:ins w:id="23356" w:author="PR Preview" w:date="2026-01-01T00:00:00Z">
        <w:r>
          <w:rPr>
            <w:b/>
            <w:bCs/>
          </w:rPr>
          <w:t xml:space="preserve"> </w:t>
        </w:r>
      </w:ins>
      <w:ins w:id="23357" w:author="PR Preview" w:date="2026-01-01T00:00:00Z">
        <w:r>
          <w:rPr>
            <w:b/>
            <w:bCs/>
          </w:rPr>
          <w:t xml:space="preserve">matrix)</w:t>
        </w:r>
      </w:ins>
      <w:ins w:id="23358" w:author="PR Preview" w:date="2026-01-01T00:00:00Z">
        <w:r>
          <w:t xml:space="preserve"> </w:t>
        </w:r>
      </w:ins>
      <w:ins w:id="23359" w:author="PR Preview" w:date="2026-01-01T00:00:00Z">
        <w:r>
          <w:t xml:space="preserve">Let</w:t>
        </w:r>
      </w:ins>
      <w:ins w:id="2336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23361" w:author="PR Preview" w:date="2026-01-01T00:00:00Z">
        <w:r>
          <w:t xml:space="preserve">,</w:t>
        </w:r>
      </w:ins>
      <w:ins w:id="23362"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23363" w:author="PR Preview" w:date="2026-01-01T00:00:00Z">
        <w:r>
          <w:t xml:space="preserve"> </w:t>
        </w:r>
      </w:ins>
      <w:ins w:id="23364" w:author="PR Preview" w:date="2026-01-01T00:00:00Z">
        <w:r>
          <w:t xml:space="preserve">(unit lower triangular) and</w:t>
        </w:r>
      </w:ins>
      <w:ins w:id="2336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3366" w:author="PR Preview" w:date="2026-01-01T00:00:00Z">
        <w:r>
          <w:t xml:space="preserve"> </w:t>
        </w:r>
      </w:ins>
      <w:ins w:id="23367" w:author="PR Preview" w:date="2026-01-01T00:00:00Z">
        <w:r>
          <w:t xml:space="preserve">(upper triangular).</w:t>
        </w:r>
      </w:ins>
      <w:ins w:id="23368" w:author="PR Preview" w:date="2026-01-01T00:00:00Z">
        <w:r>
          <w:t xml:space="preserve"> </w:t>
        </w:r>
      </w:ins>
      <w:ins w:id="23369" w:author="PR Preview" w:date="2026-01-01T00:00:00Z">
        <w:r>
          <w:t xml:space="preserve">By 4, entry</w:t>
        </w:r>
      </w:ins>
      <w:ins w:id="23370" w:author="PR Preview" w:date="2026-01-01T00:00:00Z">
        <w:r>
          <w:t xml:space="preserve"> </w:t>
        </w:r>
      </w:ins>
      <m:oMath>
        <m:r>
          <m:rPr>
            <m:sty m:val="p"/>
          </m:rPr>
          <m:t>(</m:t>
        </m:r>
        <m:r>
          <m:t>i</m:t>
        </m:r>
        <m:r>
          <m:rPr>
            <m:sty m:val="p"/>
          </m:rPr>
          <m:t>,</m:t>
        </m:r>
        <m:r>
          <m:t>j</m:t>
        </m:r>
        <m:r>
          <m:rPr>
            <m:sty m:val="p"/>
          </m:rPr>
          <m:t>)</m:t>
        </m:r>
      </m:oMath>
      <w:ins w:id="23371" w:author="PR Preview" w:date="2026-01-01T00:00:00Z">
        <w:r>
          <w:t xml:space="preserve"> </w:t>
        </w:r>
      </w:ins>
      <w:ins w:id="23372" w:author="PR Preview" w:date="2026-01-01T00:00:00Z">
        <w:r>
          <w:t xml:space="preserve">of</w:t>
        </w:r>
      </w:ins>
      <w:ins w:id="23373" w:author="PR Preview" w:date="2026-01-01T00:00:00Z">
        <w:r>
          <w:t xml:space="preserve"> </w:t>
        </w:r>
      </w:ins>
      <m:oMath>
        <m:r>
          <m:rPr>
            <m:sty m:val="bi"/>
          </m:rPr>
          <m:t>L</m:t>
        </m:r>
        <m:r>
          <m:rPr>
            <m:sty m:val="bi"/>
          </m:rPr>
          <m:t>U</m:t>
        </m:r>
      </m:oMath>
      <w:ins w:id="23374" w:author="PR Preview" w:date="2026-01-01T00:00:00Z">
        <w:r>
          <w:t xml:space="preserve"> </w:t>
        </w:r>
      </w:ins>
      <w:ins w:id="23375" w:author="PR Preview" w:date="2026-01-01T00:00:00Z">
        <w:r>
          <w:t xml:space="preserve">is</w:t>
        </w:r>
      </w:ins>
      <w:ins w:id="23376"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23377" w:author="PR Preview" w:date="2026-01-01T00:00:00Z">
        <w:r>
          <w:t xml:space="preserve">,</w:t>
        </w:r>
      </w:ins>
      <w:ins w:id="23378" w:author="PR Preview" w:date="2026-01-01T00:00:00Z">
        <w:r>
          <w:t xml:space="preserve"> </w:t>
        </w:r>
      </w:ins>
      <w:ins w:id="23379" w:author="PR Preview" w:date="2026-01-01T00:00:00Z">
        <w:r>
          <w:t xml:space="preserve">so row</w:t>
        </w:r>
      </w:ins>
      <w:ins w:id="23380" w:author="PR Preview" w:date="2026-01-01T00:00:00Z">
        <w:r>
          <w:t xml:space="preserve"> </w:t>
        </w:r>
      </w:ins>
      <m:oMath>
        <m:r>
          <m:t>i</m:t>
        </m:r>
      </m:oMath>
      <w:ins w:id="23381" w:author="PR Preview" w:date="2026-01-01T00:00:00Z">
        <w:r>
          <w:t xml:space="preserve"> </w:t>
        </w:r>
      </w:ins>
      <w:ins w:id="23382" w:author="PR Preview" w:date="2026-01-01T00:00:00Z">
        <w:r>
          <w:t xml:space="preserve">of</w:t>
        </w:r>
      </w:ins>
      <w:ins w:id="23383" w:author="PR Preview" w:date="2026-01-01T00:00:00Z">
        <w:r>
          <w:t xml:space="preserve"> </w:t>
        </w:r>
      </w:ins>
      <m:oMath>
        <m:r>
          <m:rPr>
            <m:sty m:val="bi"/>
          </m:rPr>
          <m:t>L</m:t>
        </m:r>
        <m:r>
          <m:rPr>
            <m:sty m:val="bi"/>
          </m:rPr>
          <m:t>U</m:t>
        </m:r>
      </m:oMath>
      <w:ins w:id="23384" w:author="PR Preview" w:date="2026-01-01T00:00:00Z">
        <w:r>
          <w:t xml:space="preserve"> </w:t>
        </w:r>
      </w:ins>
      <w:ins w:id="23385" w:author="PR Preview" w:date="2026-01-01T00:00:00Z">
        <w:r>
          <w:t xml:space="preserve">is</w:t>
        </w:r>
      </w:ins>
      <w:ins w:id="23386"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23387" w:author="PR Preview" w:date="2026-01-01T00:00:00Z">
        <w:r>
          <w:t xml:space="preserve"> </w:t>
        </w:r>
      </w:ins>
      <w:ins w:id="23388" w:author="PR Preview" w:date="2026-01-01T00:00:00Z">
        <w:r>
          <w:t xml:space="preserve">times row</w:t>
        </w:r>
      </w:ins>
      <w:ins w:id="23389" w:author="PR Preview" w:date="2026-01-01T00:00:00Z">
        <w:r>
          <w:t xml:space="preserve"> </w:t>
        </w:r>
      </w:ins>
      <m:oMath>
        <m:r>
          <m:t>k</m:t>
        </m:r>
      </m:oMath>
      <w:ins w:id="23390" w:author="PR Preview" w:date="2026-01-01T00:00:00Z">
        <w:r>
          <w:t xml:space="preserve"> </w:t>
        </w:r>
      </w:ins>
      <w:ins w:id="23391" w:author="PR Preview" w:date="2026-01-01T00:00:00Z">
        <w:r>
          <w:t xml:space="preserve">of</w:t>
        </w:r>
      </w:ins>
      <w:ins w:id="23392" w:author="PR Preview" w:date="2026-01-01T00:00:00Z">
        <w:r>
          <w:t xml:space="preserve"> </w:t>
        </w:r>
      </w:ins>
      <m:oMath>
        <m:r>
          <m:rPr>
            <m:sty m:val="bi"/>
          </m:rPr>
          <m:t>U</m:t>
        </m:r>
      </m:oMath>
      <w:ins w:id="23393" w:author="PR Preview" w:date="2026-01-01T00:00:00Z">
        <w:r>
          <w:t xml:space="preserve">.</w:t>
        </w:r>
      </w:ins>
      <w:ins w:id="23394" w:author="PR Preview" w:date="2026-01-01T00:00:00Z">
        <w:r>
          <w:t xml:space="preserve"> </w:t>
        </w:r>
      </w:ins>
      <w:ins w:id="23395" w:author="PR Preview" w:date="2026-01-01T00:00:00Z">
        <w:r>
          <w:t xml:space="preserve">Row 1 is</w:t>
        </w:r>
      </w:ins>
      <w:ins w:id="23396"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23397" w:author="PR Preview" w:date="2026-01-01T00:00:00Z">
        <w:r>
          <w:t xml:space="preserve">;</w:t>
        </w:r>
      </w:ins>
      <w:ins w:id="23398" w:author="PR Preview" w:date="2026-01-01T00:00:00Z">
        <w:r>
          <w:t xml:space="preserve"> </w:t>
        </w:r>
      </w:ins>
      <w:ins w:id="23399" w:author="PR Preview" w:date="2026-01-01T00:00:00Z">
        <w:r>
          <w:t xml:space="preserve">row 2 is</w:t>
        </w:r>
      </w:ins>
      <w:ins w:id="23400"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23401" w:author="PR Preview" w:date="2026-01-01T00:00:00Z">
        <w:r>
          <w:t xml:space="preserve">,</w:t>
        </w:r>
      </w:ins>
      <w:ins w:id="23402" w:author="PR Preview" w:date="2026-01-01T00:00:00Z">
        <w:r>
          <w:t xml:space="preserve"> </w:t>
        </w:r>
      </w:ins>
      <w:ins w:id="23403" w:author="PR Preview" w:date="2026-01-01T00:00:00Z">
        <w:r>
          <w:t xml:space="preserve">and row 3 is</w:t>
        </w:r>
      </w:ins>
      <w:ins w:id="23404"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23405" w:author="PR Preview" w:date="2026-01-01T00:00:00Z">
        <w:r>
          <w:t xml:space="preserve">.</w:t>
        </w:r>
      </w:ins>
      <w:ins w:id="23406" w:author="PR Preview" w:date="2026-01-01T00:00:00Z">
        <w:r>
          <w:t xml:space="preserve"> </w:t>
        </w:r>
      </w:ins>
      <w:ins w:id="23407" w:author="PR Preview" w:date="2026-01-01T00:00:00Z">
        <w:r>
          <w:t xml:space="preserve">These are the rows of</w:t>
        </w:r>
      </w:ins>
      <w:ins w:id="23408" w:author="PR Preview" w:date="2026-01-01T00:00:00Z">
        <w:r>
          <w:t xml:space="preserve"> </w:t>
        </w:r>
      </w:ins>
      <m:oMath>
        <m:r>
          <m:rPr>
            <m:sty m:val="bi"/>
          </m:rPr>
          <m:t>A</m:t>
        </m:r>
      </m:oMath>
      <w:ins w:id="23409" w:author="PR Preview" w:date="2026-01-01T00:00:00Z">
        <w:r>
          <w:t xml:space="preserve">, so</w:t>
        </w:r>
      </w:ins>
      <w:ins w:id="23410" w:author="PR Preview" w:date="2026-01-01T00:00:00Z">
        <w:r>
          <w:t xml:space="preserve"> </w:t>
        </w:r>
      </w:ins>
      <m:oMath>
        <m:r>
          <m:rPr>
            <m:sty m:val="bi"/>
          </m:rPr>
          <m:t>L</m:t>
        </m:r>
        <m:r>
          <m:rPr>
            <m:sty m:val="bi"/>
          </m:rPr>
          <m:t>U</m:t>
        </m:r>
        <m:r>
          <m:rPr>
            <m:sty m:val="p"/>
          </m:rPr>
          <m:t>=</m:t>
        </m:r>
        <m:r>
          <m:rPr>
            <m:sty m:val="bi"/>
          </m:rPr>
          <m:t>A</m:t>
        </m:r>
      </m:oMath>
      <w:ins w:id="23411" w:author="PR Preview" w:date="2026-01-01T00:00:00Z">
        <w:r>
          <w:t xml:space="preserve"> </w:t>
        </w:r>
      </w:ins>
      <w:ins w:id="23412" w:author="PR Preview" w:date="2026-01-01T00:00:00Z">
        <w:r>
          <w:t xml:space="preserve">is an LU factorization.</w:t>
        </w:r>
      </w:ins>
      <w:ins w:id="23413" w:author="PR Preview" w:date="2026-01-01T00:00:00Z">
        <w:r>
          <w:t xml:space="preserve"> </w:t>
        </w:r>
      </w:ins>
      <w:ins w:id="23414" w:author="PR Preview" w:date="2026-01-01T00:00:00Z">
        <w:r>
          <w:t xml:space="preserve">The below-diagonal entries of</w:t>
        </w:r>
      </w:ins>
      <w:ins w:id="23415" w:author="PR Preview" w:date="2026-01-01T00:00:00Z">
        <w:r>
          <w:t xml:space="preserve"> </w:t>
        </w:r>
      </w:ins>
      <m:oMath>
        <m:r>
          <m:rPr>
            <m:sty m:val="bi"/>
          </m:rPr>
          <m:t>L</m:t>
        </m:r>
      </m:oMath>
      <w:ins w:id="23416" w:author="PR Preview" w:date="2026-01-01T00:00:00Z">
        <w:r>
          <w:t xml:space="preserve"> </w:t>
        </w:r>
      </w:ins>
      <w:ins w:id="23417" w:author="PR Preview" w:date="2026-01-01T00:00:00Z">
        <w:r>
          <w:t xml:space="preserve">are the negatives of the multiples of earlier rows</w:t>
        </w:r>
      </w:ins>
      <w:ins w:id="23418" w:author="PR Preview" w:date="2026-01-01T00:00:00Z">
        <w:r>
          <w:t xml:space="preserve"> </w:t>
        </w:r>
      </w:ins>
      <w:ins w:id="23419" w:author="PR Preview" w:date="2026-01-01T00:00:00Z">
        <w:r>
          <w:t xml:space="preserve">that Gaussian elimination adds to reduce</w:t>
        </w:r>
      </w:ins>
      <w:ins w:id="23420" w:author="PR Preview" w:date="2026-01-01T00:00:00Z">
        <w:r>
          <w:t xml:space="preserve"> </w:t>
        </w:r>
      </w:ins>
      <m:oMath>
        <m:r>
          <m:rPr>
            <m:sty m:val="bi"/>
          </m:rPr>
          <m:t>A</m:t>
        </m:r>
      </m:oMath>
      <w:ins w:id="23421" w:author="PR Preview" w:date="2026-01-01T00:00:00Z">
        <w:r>
          <w:t xml:space="preserve"> </w:t>
        </w:r>
      </w:ins>
      <w:ins w:id="23422" w:author="PR Preview" w:date="2026-01-01T00:00:00Z">
        <w:r>
          <w:t xml:space="preserve">to</w:t>
        </w:r>
      </w:ins>
      <w:ins w:id="23423" w:author="PR Preview" w:date="2026-01-01T00:00:00Z">
        <w:r>
          <w:t xml:space="preserve"> </w:t>
        </w:r>
      </w:ins>
      <m:oMath>
        <m:r>
          <m:rPr>
            <m:sty m:val="bi"/>
          </m:rPr>
          <m:t>U</m:t>
        </m:r>
      </m:oMath>
      <w:ins w:id="23424" w:author="PR Preview" w:date="2026-01-01T00:00:00Z">
        <w:r>
          <w:t xml:space="preserve">.</w:t>
        </w:r>
      </w:ins>
    </w:p>
    <w:bookmarkEnd w:id="617"/>
    <w:bookmarkStart w:id="618" w:name="exm-not-lu"/>
    <w:p>
      <w:pPr>
        <w:pStyle w:val="BodyText"/>
      </w:pPr>
      <w:ins w:id="23425" w:author="PR Preview" w:date="2026-01-01T00:00:00Z">
        <w:r>
          <w:rPr>
            <w:b/>
            <w:bCs/>
          </w:rPr>
          <w:t xml:space="preserve">Example 194 (An invertible matrix with no LU factorization)</w:t>
        </w:r>
      </w:ins>
      <w:ins w:id="2342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3427" w:author="PR Preview" w:date="2026-01-01T00:00:00Z">
        <w:r>
          <w:t xml:space="preserve"> </w:t>
        </w:r>
      </w:ins>
      <w:ins w:id="23428" w:author="PR Preview" w:date="2026-01-01T00:00:00Z">
        <w:r>
          <w:t xml:space="preserve">is invertible:</w:t>
        </w:r>
      </w:ins>
      <w:ins w:id="23429" w:author="PR Preview" w:date="2026-01-01T00:00:00Z">
        <w:r>
          <w:t xml:space="preserve"> </w:t>
        </w:r>
      </w:ins>
      <m:oMath>
        <m:sSup>
          <m:e>
            <m:r>
              <m:rPr>
                <m:sty m:val="bi"/>
              </m:rPr>
              <m:t>P</m:t>
            </m:r>
          </m:e>
          <m:sup>
            <m:r>
              <m:t>2</m:t>
            </m:r>
          </m:sup>
        </m:sSup>
        <m:r>
          <m:rPr>
            <m:sty m:val="p"/>
          </m:rPr>
          <m:t>=</m:t>
        </m:r>
        <m:sSub>
          <m:e>
            <m:r>
              <m:rPr>
                <m:sty m:val="bi"/>
              </m:rPr>
              <m:t>I</m:t>
            </m:r>
          </m:e>
          <m:sub>
            <m:r>
              <m:t>2</m:t>
            </m:r>
          </m:sub>
        </m:sSub>
      </m:oMath>
      <w:ins w:id="23430" w:author="PR Preview" w:date="2026-01-01T00:00:00Z">
        <w:r>
          <w:t xml:space="preserve">, so</w:t>
        </w:r>
      </w:ins>
      <w:ins w:id="23431" w:author="PR Preview" w:date="2026-01-01T00:00:00Z">
        <w:r>
          <w:t xml:space="preserve"> </w:t>
        </w:r>
      </w:ins>
      <m:oMath>
        <m:sSup>
          <m:e>
            <m:r>
              <m:rPr>
                <m:sty m:val="bi"/>
              </m:rPr>
              <m:t>P</m:t>
            </m:r>
          </m:e>
          <m:sup>
            <m:r>
              <m:rPr>
                <m:sty m:val="p"/>
              </m:rPr>
              <m:t>−</m:t>
            </m:r>
            <m:r>
              <m:t>1</m:t>
            </m:r>
          </m:sup>
        </m:sSup>
        <m:r>
          <m:rPr>
            <m:sty m:val="p"/>
          </m:rPr>
          <m:t>=</m:t>
        </m:r>
        <m:r>
          <m:rPr>
            <m:sty m:val="bi"/>
          </m:rPr>
          <m:t>P</m:t>
        </m:r>
      </m:oMath>
      <w:ins w:id="23432" w:author="PR Preview" w:date="2026-01-01T00:00:00Z">
        <w:r>
          <w:t xml:space="preserve"> </w:t>
        </w:r>
      </w:ins>
      <w:ins w:id="23433" w:author="PR Preview" w:date="2026-01-01T00:00:00Z">
        <w:r>
          <w:t xml:space="preserve">(5);</w:t>
        </w:r>
      </w:ins>
      <w:ins w:id="23434" w:author="PR Preview" w:date="2026-01-01T00:00:00Z">
        <w:r>
          <w:t xml:space="preserve"> </w:t>
        </w:r>
      </w:ins>
      <w:ins w:id="23435" w:author="PR Preview" w:date="2026-01-01T00:00:00Z">
        <w:r>
          <w:t xml:space="preserve">but it has no LU factorization.</w:t>
        </w:r>
      </w:ins>
      <w:ins w:id="23436" w:author="PR Preview" w:date="2026-01-01T00:00:00Z">
        <w:r>
          <w:t xml:space="preserve"> </w:t>
        </w:r>
      </w:ins>
      <w:ins w:id="23437" w:author="PR Preview" w:date="2026-01-01T00:00:00Z">
        <w:r>
          <w:t xml:space="preserve">If</w:t>
        </w:r>
      </w:ins>
      <w:ins w:id="23438" w:author="PR Preview" w:date="2026-01-01T00:00:00Z">
        <w:r>
          <w:t xml:space="preserve"> </w:t>
        </w:r>
      </w:ins>
      <m:oMath>
        <m:r>
          <m:rPr>
            <m:sty m:val="bi"/>
          </m:rPr>
          <m:t>P</m:t>
        </m:r>
        <m:r>
          <m:rPr>
            <m:sty m:val="p"/>
          </m:rPr>
          <m:t>=</m:t>
        </m:r>
        <m:r>
          <m:rPr>
            <m:sty m:val="bi"/>
          </m:rPr>
          <m:t>L</m:t>
        </m:r>
        <m:r>
          <m:rPr>
            <m:sty m:val="bi"/>
          </m:rPr>
          <m:t>U</m:t>
        </m:r>
      </m:oMath>
      <w:ins w:id="23439" w:author="PR Preview" w:date="2026-01-01T00:00:00Z">
        <w:r>
          <w:t xml:space="preserve">, the</w:t>
        </w:r>
      </w:ins>
      <w:ins w:id="23440" w:author="PR Preview" w:date="2026-01-01T00:00:00Z">
        <w:r>
          <w:t xml:space="preserve"> </w:t>
        </w:r>
      </w:ins>
      <m:oMath>
        <m:r>
          <m:rPr>
            <m:sty m:val="p"/>
          </m:rPr>
          <m:t>(</m:t>
        </m:r>
        <m:r>
          <m:t>1</m:t>
        </m:r>
        <m:r>
          <m:rPr>
            <m:sty m:val="p"/>
          </m:rPr>
          <m:t>,</m:t>
        </m:r>
        <m:r>
          <m:t>1</m:t>
        </m:r>
        <m:r>
          <m:rPr>
            <m:sty m:val="p"/>
          </m:rPr>
          <m:t>)</m:t>
        </m:r>
      </m:oMath>
      <w:ins w:id="23441" w:author="PR Preview" w:date="2026-01-01T00:00:00Z">
        <w:r>
          <w:t xml:space="preserve"> </w:t>
        </w:r>
      </w:ins>
      <w:ins w:id="23442" w:author="PR Preview" w:date="2026-01-01T00:00:00Z">
        <w:r>
          <w:t xml:space="preserve">entry gives</w:t>
        </w:r>
      </w:ins>
      <w:ins w:id="23443" w:author="PR Preview" w:date="2026-01-01T00:00:00Z">
        <w:r>
          <w:t xml:space="preserve"> </w:t>
        </w:r>
      </w:ins>
      <m:oMath>
        <m:r>
          <m:t>0</m:t>
        </m:r>
        <m:r>
          <m:rPr>
            <m:sty m:val="p"/>
          </m:rPr>
          <m:t>=</m:t>
        </m:r>
        <m:r>
          <m:t>1</m:t>
        </m:r>
        <m:r>
          <m:rPr>
            <m:sty m:val="p"/>
          </m:rPr>
          <m:t>⋅</m:t>
        </m:r>
        <m:sSub>
          <m:e>
            <m:r>
              <m:t>u</m:t>
            </m:r>
          </m:e>
          <m:sub>
            <m:r>
              <m:t>11</m:t>
            </m:r>
          </m:sub>
        </m:sSub>
      </m:oMath>
      <w:ins w:id="23444" w:author="PR Preview" w:date="2026-01-01T00:00:00Z">
        <w:r>
          <w:t xml:space="preserve">, so</w:t>
        </w:r>
      </w:ins>
      <w:ins w:id="23445" w:author="PR Preview" w:date="2026-01-01T00:00:00Z">
        <w:r>
          <w:t xml:space="preserve"> </w:t>
        </w:r>
      </w:ins>
      <m:oMath>
        <m:sSub>
          <m:e>
            <m:r>
              <m:t>u</m:t>
            </m:r>
          </m:e>
          <m:sub>
            <m:r>
              <m:t>11</m:t>
            </m:r>
          </m:sub>
        </m:sSub>
        <m:r>
          <m:rPr>
            <m:sty m:val="p"/>
          </m:rPr>
          <m:t>=</m:t>
        </m:r>
        <m:r>
          <m:t>0</m:t>
        </m:r>
      </m:oMath>
      <w:ins w:id="23446" w:author="PR Preview" w:date="2026-01-01T00:00:00Z">
        <w:r>
          <w:t xml:space="preserve">,</w:t>
        </w:r>
      </w:ins>
      <w:ins w:id="23447" w:author="PR Preview" w:date="2026-01-01T00:00:00Z">
        <w:r>
          <w:t xml:space="preserve"> </w:t>
        </w:r>
      </w:ins>
      <w:ins w:id="23448" w:author="PR Preview" w:date="2026-01-01T00:00:00Z">
        <w:r>
          <w:t xml:space="preserve">and then the</w:t>
        </w:r>
      </w:ins>
      <w:ins w:id="23449" w:author="PR Preview" w:date="2026-01-01T00:00:00Z">
        <w:r>
          <w:t xml:space="preserve"> </w:t>
        </w:r>
      </w:ins>
      <m:oMath>
        <m:r>
          <m:rPr>
            <m:sty m:val="p"/>
          </m:rPr>
          <m:t>(</m:t>
        </m:r>
        <m:r>
          <m:t>2</m:t>
        </m:r>
        <m:r>
          <m:rPr>
            <m:sty m:val="p"/>
          </m:rPr>
          <m:t>,</m:t>
        </m:r>
        <m:r>
          <m:t>1</m:t>
        </m:r>
        <m:r>
          <m:rPr>
            <m:sty m:val="p"/>
          </m:rPr>
          <m:t>)</m:t>
        </m:r>
      </m:oMath>
      <w:ins w:id="23450" w:author="PR Preview" w:date="2026-01-01T00:00:00Z">
        <w:r>
          <w:t xml:space="preserve"> </w:t>
        </w:r>
      </w:ins>
      <w:ins w:id="23451"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del w:id="23452" w:author="PR Preview" w:date="2026-01-01T00:00:00Z">
        <w:r>
          <w:rPr>
            <w:b/>
            <w:bCs/>
          </w:rPr>
          <w:delText xml:space="preserve">Theorem 109 (Solving a system with an LU factorization)</w:delText>
        </w:r>
      </w:del>
      <w:del w:id="23453" w:author="PR Preview" w:date="2026-01-01T00:00:00Z">
        <w:r>
          <w:delText xml:space="preserve"> </w:delText>
        </w:r>
      </w:del>
      <w:del w:id="23454" w:author="PR Preview" w:date="2026-01-01T00:00:00Z">
        <w:r>
          <w:delText xml:space="preserve">If</w:delText>
        </w:r>
      </w:del>
      <w:del w:id="23455" w:author="PR Preview" w:date="2026-01-01T00:00:00Z">
        <w:r>
          <w:delText xml:space="preserve"> </w:delText>
        </w:r>
      </w:del>
      <m:oMath>
        <m:r>
          <m:rPr>
            <m:sty m:val="bi"/>
          </m:rPr>
          <m:t>A</m:t>
        </m:r>
        <m:r>
          <m:rPr>
            <m:sty m:val="p"/>
          </m:rPr>
          <m:t>=</m:t>
        </m:r>
        <m:r>
          <m:rPr>
            <m:sty m:val="bi"/>
          </m:rPr>
          <m:t>L</m:t>
        </m:r>
        <m:r>
          <m:rPr>
            <m:sty m:val="bi"/>
          </m:rPr>
          <m:t>U</m:t>
        </m:r>
      </m:oMath>
      <w:del w:id="23456" w:author="PR Preview" w:date="2026-01-01T00:00:00Z">
        <w:r>
          <w:delText xml:space="preserve"> </w:delText>
        </w:r>
      </w:del>
      <w:del w:id="23457" w:author="PR Preview" w:date="2026-01-01T00:00:00Z">
        <w:r>
          <w:delText xml:space="preserve">is an LU factorization (</w:delText>
        </w:r>
      </w:del>
      <w:hyperlink w:anchor="def-lu">
        <w:del w:id="23458" w:author="PR Preview" w:date="2026-01-01T00:00:00Z">
          <w:r>
            <w:rPr>
              <w:rStyle w:val="Hyperlink"/>
            </w:rPr>
            <w:delText xml:space="preserve">Definition 117</w:delText>
          </w:r>
        </w:del>
      </w:hyperlink>
      <w:del w:id="23459" w:author="PR Preview" w:date="2026-01-01T00:00:00Z">
        <w:r>
          <w:delText xml:space="preserve">)</w:delText>
        </w:r>
      </w:del>
      <w:del w:id="23460" w:author="PR Preview" w:date="2026-01-01T00:00:00Z">
        <w:r>
          <w:delText xml:space="preserve"> </w:delText>
        </w:r>
      </w:del>
      <w:del w:id="23461" w:author="PR Preview" w:date="2026-01-01T00:00:00Z">
        <w:r>
          <w:delText xml:space="preserve">and the diagonal entries of</w:delText>
        </w:r>
      </w:del>
      <w:del w:id="23462" w:author="PR Preview" w:date="2026-01-01T00:00:00Z">
        <w:r>
          <w:delText xml:space="preserve"> </w:delText>
        </w:r>
      </w:del>
      <m:oMath>
        <m:r>
          <m:rPr>
            <m:sty m:val="bi"/>
          </m:rPr>
          <m:t>U</m:t>
        </m:r>
      </m:oMath>
      <w:del w:id="23463" w:author="PR Preview" w:date="2026-01-01T00:00:00Z">
        <w:r>
          <w:delText xml:space="preserve"> </w:delText>
        </w:r>
      </w:del>
      <w:del w:id="23464" w:author="PR Preview" w:date="2026-01-01T00:00:00Z">
        <w:r>
          <w:delText xml:space="preserve">are all nonzero,</w:delText>
        </w:r>
      </w:del>
      <w:del w:id="23465" w:author="PR Preview" w:date="2026-01-01T00:00:00Z">
        <w:r>
          <w:delText xml:space="preserve"> </w:delText>
        </w:r>
      </w:del>
      <w:del w:id="23466" w:author="PR Preview" w:date="2026-01-01T00:00:00Z">
        <w:r>
          <w:delText xml:space="preserve">then for every</w:delText>
        </w:r>
      </w:del>
      <w:del w:id="23467" w:author="PR Preview" w:date="2026-01-01T00:00:00Z">
        <w:r>
          <w:delText xml:space="preserve"> </w:delText>
        </w:r>
      </w:del>
      <w:del w:id="23468" w:author="PR Preview" w:date="2026-01-01T00:00:00Z">
        <w:r>
          <w:delText xml:space="preserve">$\mathord{\smash[b]{\underset{\raise.3ex\hbox{$\scriptstyle\sim$}}{b}}\vphantom{b}} \in \mathbb{R}^n$</w:delText>
        </w:r>
      </w:del>
      <w:del w:id="23469" w:author="PR Preview" w:date="2026-01-01T00:00:00Z">
        <w:r>
          <w:delText xml:space="preserve"> </w:delText>
        </w:r>
      </w:del>
      <w:del w:id="23470" w:author="PR Preview" w:date="2026-01-01T00:00:00Z">
        <w:r>
          <w:delText xml:space="preserve">the system</w:delText>
        </w:r>
      </w:del>
      <w:del w:id="23471" w:author="PR Preview" w:date="2026-01-01T00:00:00Z">
        <w:r>
          <w:delText xml:space="preserve"> </w:delText>
        </w:r>
      </w:del>
      <w:del w:id="23472" w:author="PR Preview" w:date="2026-01-01T00:00:00Z">
        <w:r>
          <w:delText xml:space="preserve">$\mathbf{A} \mathord{\smash[b]{\underset{\raise.3ex\hbox{$\scriptstyle\sim$}}{x}}\vphantom{x}} = \mathord{\smash[b]{\underset{\raise.3ex\hbox{$\scriptstyle\sim$}}{b}}\vphantom{b}}$</w:delText>
        </w:r>
      </w:del>
      <w:del w:id="23473" w:author="PR Preview" w:date="2026-01-01T00:00:00Z">
        <w:r>
          <w:delText xml:space="preserve"> </w:delText>
        </w:r>
      </w:del>
      <w:del w:id="23474" w:author="PR Preview" w:date="2026-01-01T00:00:00Z">
        <w:r>
          <w:delText xml:space="preserve">has exactly one solution:</w:delText>
        </w:r>
      </w:del>
      <w:del w:id="23475" w:author="PR Preview" w:date="2026-01-01T00:00:00Z">
        <w:r>
          <w:delText xml:space="preserve"> </w:delText>
        </w:r>
      </w:del>
      <w:del w:id="23476" w:author="PR Preview" w:date="2026-01-01T00:00:00Z">
        <w:r>
          <w:delText xml:space="preserve">solve</w:delText>
        </w:r>
      </w:del>
      <w:del w:id="23477" w:author="PR Preview" w:date="2026-01-01T00:00:00Z">
        <w:r>
          <w:delText xml:space="preserve"> </w:delText>
        </w:r>
      </w:del>
      <w:del w:id="23478" w:author="PR Preview" w:date="2026-01-01T00:00:00Z">
        <w:r>
          <w:delText xml:space="preserve">$\mathbf{L} \mathord{\smash[b]{\underset{\raise.3ex\hbox{$\scriptstyle\sim$}}{y}}\vphantom{y}} = \mathord{\smash[b]{\underset{\raise.3ex\hbox{$\scriptstyle\sim$}}{b}}\vphantom{b}}$</w:delText>
        </w:r>
      </w:del>
      <w:del w:id="23479" w:author="PR Preview" w:date="2026-01-01T00:00:00Z">
        <w:r>
          <w:delText xml:space="preserve"> </w:delText>
        </w:r>
      </w:del>
      <w:del w:id="23480" w:author="PR Preview" w:date="2026-01-01T00:00:00Z">
        <w:r>
          <w:delText xml:space="preserve">by forward substitution,</w:delText>
        </w:r>
      </w:del>
      <w:del w:id="23481" w:author="PR Preview" w:date="2026-01-01T00:00:00Z">
        <w:r>
          <w:delText xml:space="preserve"> </w:delText>
        </w:r>
      </w:del>
      <w:del w:id="23482" w:author="PR Preview" w:date="2026-01-01T00:00:00Z">
        <w:r>
          <w:delText xml:space="preserve">then</w:delText>
        </w:r>
      </w:del>
      <w:del w:id="23483" w:author="PR Preview" w:date="2026-01-01T00:00:00Z">
        <w:r>
          <w:delText xml:space="preserve"> </w:delText>
        </w:r>
      </w:del>
      <w:del w:id="23484" w:author="PR Preview" w:date="2026-01-01T00:00:00Z">
        <w:r>
          <w:delText xml:space="preserve">$\mathbf{U} \mathord{\smash[b]{\underset{\raise.3ex\hbox{$\scriptstyle\sim$}}{x}}\vphantom{x}} = \mathord{\smash[b]{\underset{\raise.3ex\hbox{$\scriptstyle\sim$}}{y}}\vphantom{y}}$</w:delText>
        </w:r>
      </w:del>
      <w:del w:id="23485" w:author="PR Preview" w:date="2026-01-01T00:00:00Z">
        <w:r>
          <w:delText xml:space="preserve"> </w:delText>
        </w:r>
      </w:del>
      <w:del w:id="23486" w:author="PR Preview" w:date="2026-01-01T00:00:00Z">
        <w:r>
          <w:delText xml:space="preserve">by back substitution (</w:delText>
        </w:r>
      </w:del>
      <w:hyperlink w:anchor="thm-back-substitution">
        <w:del w:id="23487" w:author="PR Preview" w:date="2026-01-01T00:00:00Z">
          <w:r>
            <w:rPr>
              <w:rStyle w:val="Hyperlink"/>
            </w:rPr>
            <w:delText xml:space="preserve">Theorem 105</w:delText>
          </w:r>
        </w:del>
      </w:hyperlink>
      <w:del w:id="23488" w:author="PR Preview" w:date="2026-01-01T00:00:00Z">
        <w:r>
          <w:delText xml:space="preserve">).</w:delText>
        </w:r>
      </w:del>
    </w:p>
    <w:p>
      <w:pPr>
        <w:pStyle w:val="BodyText"/>
      </w:pPr>
      <w:del w:id="23489" w:author="PR Preview" w:date="2026-01-01T00:00:00Z">
        <w:r>
          <w:rPr>
            <w:i/>
            <w:iCs/>
          </w:rPr>
          <w:delText xml:space="preserve">Proof</w:delText>
        </w:r>
      </w:del>
      <w:del w:id="23490" w:author="PR Preview" w:date="2026-01-01T00:00:00Z">
        <w:r>
          <w:delText xml:space="preserve">. </w:delText>
        </w:r>
      </w:del>
      <m:oMath>
        <m:r>
          <m:rPr>
            <m:sty m:val="bi"/>
          </m:rPr>
          <m:t>L</m:t>
        </m:r>
      </m:oMath>
      <w:del w:id="23491" w:author="PR Preview" w:date="2026-01-01T00:00:00Z">
        <w:r>
          <w:delText xml:space="preserve"> </w:delText>
        </w:r>
      </w:del>
      <w:del w:id="23492" w:author="PR Preview" w:date="2026-01-01T00:00:00Z">
        <w:r>
          <w:delText xml:space="preserve">has diagonal entries</w:delText>
        </w:r>
      </w:del>
      <w:del w:id="23493" w:author="PR Preview" w:date="2026-01-01T00:00:00Z">
        <w:r>
          <w:delText xml:space="preserve"> </w:delText>
        </w:r>
      </w:del>
      <m:oMath>
        <m:r>
          <m:t>1</m:t>
        </m:r>
      </m:oMath>
      <w:del w:id="23494" w:author="PR Preview" w:date="2026-01-01T00:00:00Z">
        <w:r>
          <w:delText xml:space="preserve"> </w:delText>
        </w:r>
      </w:del>
      <w:del w:id="23495" w:author="PR Preview" w:date="2026-01-01T00:00:00Z">
        <w:r>
          <w:delText xml:space="preserve">and</w:delText>
        </w:r>
      </w:del>
      <w:del w:id="23496" w:author="PR Preview" w:date="2026-01-01T00:00:00Z">
        <w:r>
          <w:delText xml:space="preserve"> </w:delText>
        </w:r>
      </w:del>
      <m:oMath>
        <m:r>
          <m:rPr>
            <m:sty m:val="bi"/>
          </m:rPr>
          <m:t>U</m:t>
        </m:r>
      </m:oMath>
      <w:del w:id="23497" w:author="PR Preview" w:date="2026-01-01T00:00:00Z">
        <w:r>
          <w:delText xml:space="preserve"> </w:delText>
        </w:r>
      </w:del>
      <w:del w:id="23498" w:author="PR Preview" w:date="2026-01-01T00:00:00Z">
        <w:r>
          <w:delText xml:space="preserve">has nonzero ones,</w:delText>
        </w:r>
      </w:del>
      <w:del w:id="23499" w:author="PR Preview" w:date="2026-01-01T00:00:00Z">
        <w:r>
          <w:delText xml:space="preserve"> </w:delText>
        </w:r>
      </w:del>
      <w:del w:id="23500" w:author="PR Preview" w:date="2026-01-01T00:00:00Z">
        <w:r>
          <w:delText xml:space="preserve">so each of the two triangular systems has exactly one solution (</w:delText>
        </w:r>
      </w:del>
      <w:hyperlink w:anchor="thm-back-substitution">
        <w:del w:id="23501" w:author="PR Preview" w:date="2026-01-01T00:00:00Z">
          <w:r>
            <w:rPr>
              <w:rStyle w:val="Hyperlink"/>
            </w:rPr>
            <w:delText xml:space="preserve">Theorem 105</w:delText>
          </w:r>
        </w:del>
      </w:hyperlink>
      <w:del w:id="23502" w:author="PR Preview" w:date="2026-01-01T00:00:00Z">
        <w:r>
          <w:delText xml:space="preserve">).</w:delText>
        </w:r>
      </w:del>
      <w:del w:id="23503" w:author="PR Preview" w:date="2026-01-01T00:00:00Z">
        <w:r>
          <w:delText xml:space="preserve"> </w:delText>
        </w:r>
      </w:del>
      <w:del w:id="23504" w:author="PR Preview" w:date="2026-01-01T00:00:00Z">
        <w:r>
          <w:delText xml:space="preserve">If</w:delText>
        </w:r>
      </w:del>
      <w:del w:id="23505" w:author="PR Preview" w:date="2026-01-01T00:00:00Z">
        <w:r>
          <w:delText xml:space="preserve"> </w:delText>
        </w:r>
      </w:del>
      <w:del w:id="23506" w:author="PR Preview" w:date="2026-01-01T00:00:00Z">
        <w:r>
          <w:delText xml:space="preserve">$\mathord{\smash[b]{\underset{\raise.3ex\hbox{$\scriptstyle\sim$}}{y}}\vphantom{y}}$</w:delText>
        </w:r>
      </w:del>
      <w:del w:id="23507" w:author="PR Preview" w:date="2026-01-01T00:00:00Z">
        <w:r>
          <w:delText xml:space="preserve"> </w:delText>
        </w:r>
      </w:del>
      <w:del w:id="23508" w:author="PR Preview" w:date="2026-01-01T00:00:00Z">
        <w:r>
          <w:delText xml:space="preserve">and</w:delText>
        </w:r>
      </w:del>
      <w:del w:id="23509" w:author="PR Preview" w:date="2026-01-01T00:00:00Z">
        <w:r>
          <w:delText xml:space="preserve"> </w:delText>
        </w:r>
      </w:del>
      <w:del w:id="23510" w:author="PR Preview" w:date="2026-01-01T00:00:00Z">
        <w:r>
          <w:delText xml:space="preserve">$\mathord{\smash[b]{\underset{\raise.3ex\hbox{$\scriptstyle\sim$}}{x}}\vphantom{x}}$</w:delText>
        </w:r>
      </w:del>
      <w:del w:id="23511" w:author="PR Preview" w:date="2026-01-01T00:00:00Z">
        <w:r>
          <w:delText xml:space="preserve"> </w:delText>
        </w:r>
      </w:del>
      <w:del w:id="23512" w:author="PR Preview" w:date="2026-01-01T00:00:00Z">
        <w:r>
          <w:delText xml:space="preserve">are those solutions, then</w:delText>
        </w:r>
      </w:del>
    </w:p>
    <w:p>
      <w:pPr>
        <w:pStyle w:val="BodyText"/>
      </w:pPr>
      <w:ins w:id="23513" w:author="PR Preview" w:date="2026-01-01T00:00:00Z">
        <w:r>
          <w:rPr>
            <w:b/>
            <w:bCs/>
          </w:rPr>
          <w:t xml:space="preserve">Theorem 108 (Solving a system with an LU factorization)</w:t>
        </w:r>
      </w:ins>
      <w:ins w:id="23514" w:author="PR Preview" w:date="2026-01-01T00:00:00Z">
        <w:r>
          <w:t xml:space="preserve"> </w:t>
        </w:r>
      </w:ins>
      <w:ins w:id="23515" w:author="PR Preview" w:date="2026-01-01T00:00:00Z">
        <w:r>
          <w:t xml:space="preserve">If</w:t>
        </w:r>
      </w:ins>
      <w:ins w:id="23516" w:author="PR Preview" w:date="2026-01-01T00:00:00Z">
        <w:r>
          <w:t xml:space="preserve"> </w:t>
        </w:r>
      </w:ins>
      <m:oMath>
        <m:r>
          <m:rPr>
            <m:sty m:val="bi"/>
          </m:rPr>
          <m:t>A</m:t>
        </m:r>
        <m:r>
          <m:rPr>
            <m:sty m:val="p"/>
          </m:rPr>
          <m:t>=</m:t>
        </m:r>
        <m:r>
          <m:rPr>
            <m:sty m:val="bi"/>
          </m:rPr>
          <m:t>L</m:t>
        </m:r>
        <m:r>
          <m:rPr>
            <m:sty m:val="bi"/>
          </m:rPr>
          <m:t>U</m:t>
        </m:r>
      </m:oMath>
      <w:ins w:id="23517" w:author="PR Preview" w:date="2026-01-01T00:00:00Z">
        <w:r>
          <w:t xml:space="preserve"> </w:t>
        </w:r>
      </w:ins>
      <w:ins w:id="23518" w:author="PR Preview" w:date="2026-01-01T00:00:00Z">
        <w:r>
          <w:t xml:space="preserve">is an LU factorization (</w:t>
        </w:r>
      </w:ins>
      <w:hyperlink w:anchor="def-lu">
        <w:ins w:id="23519" w:author="PR Preview" w:date="2026-01-01T00:00:00Z">
          <w:r>
            <w:rPr>
              <w:rStyle w:val="Hyperlink"/>
            </w:rPr>
            <w:t xml:space="preserve">Definition 117</w:t>
          </w:r>
        </w:ins>
      </w:hyperlink>
      <w:ins w:id="23520" w:author="PR Preview" w:date="2026-01-01T00:00:00Z">
        <w:r>
          <w:t xml:space="preserve">)</w:t>
        </w:r>
      </w:ins>
      <w:ins w:id="23521" w:author="PR Preview" w:date="2026-01-01T00:00:00Z">
        <w:r>
          <w:t xml:space="preserve"> </w:t>
        </w:r>
      </w:ins>
      <w:ins w:id="23522" w:author="PR Preview" w:date="2026-01-01T00:00:00Z">
        <w:r>
          <w:t xml:space="preserve">and the diagonal entries of</w:t>
        </w:r>
      </w:ins>
      <w:ins w:id="23523" w:author="PR Preview" w:date="2026-01-01T00:00:00Z">
        <w:r>
          <w:t xml:space="preserve"> </w:t>
        </w:r>
      </w:ins>
      <m:oMath>
        <m:r>
          <m:rPr>
            <m:sty m:val="bi"/>
          </m:rPr>
          <m:t>U</m:t>
        </m:r>
      </m:oMath>
      <w:ins w:id="23524" w:author="PR Preview" w:date="2026-01-01T00:00:00Z">
        <w:r>
          <w:t xml:space="preserve"> </w:t>
        </w:r>
      </w:ins>
      <w:ins w:id="23525" w:author="PR Preview" w:date="2026-01-01T00:00:00Z">
        <w:r>
          <w:t xml:space="preserve">are all nonzero,</w:t>
        </w:r>
      </w:ins>
      <w:ins w:id="23526" w:author="PR Preview" w:date="2026-01-01T00:00:00Z">
        <w:r>
          <w:t xml:space="preserve"> </w:t>
        </w:r>
      </w:ins>
      <w:ins w:id="23527" w:author="PR Preview" w:date="2026-01-01T00:00:00Z">
        <w:r>
          <w:t xml:space="preserve">then for every</w:t>
        </w:r>
      </w:ins>
      <w:ins w:id="23528" w:author="PR Preview" w:date="2026-01-01T00:00:00Z">
        <w:r>
          <w:t xml:space="preserve"> </w:t>
        </w:r>
      </w:ins>
      <w:ins w:id="23529" w:author="PR Preview" w:date="2026-01-01T00:00:00Z">
        <w:r>
          <w:t xml:space="preserve">$\mathord{\smash[b]{\underset{\raise.3ex\hbox{$\scriptstyle\sim$}}{b}}\vphantom{b}} \in \mathbb{R}^n$</w:t>
        </w:r>
      </w:ins>
      <w:ins w:id="23530" w:author="PR Preview" w:date="2026-01-01T00:00:00Z">
        <w:r>
          <w:t xml:space="preserve"> </w:t>
        </w:r>
      </w:ins>
      <w:ins w:id="23531" w:author="PR Preview" w:date="2026-01-01T00:00:00Z">
        <w:r>
          <w:t xml:space="preserve">the system</w:t>
        </w:r>
      </w:ins>
      <w:ins w:id="23532" w:author="PR Preview" w:date="2026-01-01T00:00:00Z">
        <w:r>
          <w:t xml:space="preserve"> </w:t>
        </w:r>
      </w:ins>
      <w:ins w:id="23533" w:author="PR Preview" w:date="2026-01-01T00:00:00Z">
        <w:r>
          <w:t xml:space="preserve">$\mathbf{A} \mathord{\smash[b]{\underset{\raise.3ex\hbox{$\scriptstyle\sim$}}{x}}\vphantom{x}} = \mathord{\smash[b]{\underset{\raise.3ex\hbox{$\scriptstyle\sim$}}{b}}\vphantom{b}}$</w:t>
        </w:r>
      </w:ins>
      <w:ins w:id="23534" w:author="PR Preview" w:date="2026-01-01T00:00:00Z">
        <w:r>
          <w:t xml:space="preserve"> </w:t>
        </w:r>
      </w:ins>
      <w:ins w:id="23535" w:author="PR Preview" w:date="2026-01-01T00:00:00Z">
        <w:r>
          <w:t xml:space="preserve">has exactly one solution:</w:t>
        </w:r>
      </w:ins>
      <w:ins w:id="23536" w:author="PR Preview" w:date="2026-01-01T00:00:00Z">
        <w:r>
          <w:t xml:space="preserve"> </w:t>
        </w:r>
      </w:ins>
      <w:ins w:id="23537" w:author="PR Preview" w:date="2026-01-01T00:00:00Z">
        <w:r>
          <w:t xml:space="preserve">solve</w:t>
        </w:r>
      </w:ins>
      <w:ins w:id="23538" w:author="PR Preview" w:date="2026-01-01T00:00:00Z">
        <w:r>
          <w:t xml:space="preserve"> </w:t>
        </w:r>
      </w:ins>
      <w:ins w:id="23539" w:author="PR Preview" w:date="2026-01-01T00:00:00Z">
        <w:r>
          <w:t xml:space="preserve">$\mathbf{L} \mathord{\smash[b]{\underset{\raise.3ex\hbox{$\scriptstyle\sim$}}{y}}\vphantom{y}} = \mathord{\smash[b]{\underset{\raise.3ex\hbox{$\scriptstyle\sim$}}{b}}\vphantom{b}}$</w:t>
        </w:r>
      </w:ins>
      <w:ins w:id="23540" w:author="PR Preview" w:date="2026-01-01T00:00:00Z">
        <w:r>
          <w:t xml:space="preserve"> </w:t>
        </w:r>
      </w:ins>
      <w:ins w:id="23541" w:author="PR Preview" w:date="2026-01-01T00:00:00Z">
        <w:r>
          <w:t xml:space="preserve">by forward substitution,</w:t>
        </w:r>
      </w:ins>
      <w:ins w:id="23542" w:author="PR Preview" w:date="2026-01-01T00:00:00Z">
        <w:r>
          <w:t xml:space="preserve"> </w:t>
        </w:r>
      </w:ins>
      <w:ins w:id="23543" w:author="PR Preview" w:date="2026-01-01T00:00:00Z">
        <w:r>
          <w:t xml:space="preserve">then</w:t>
        </w:r>
      </w:ins>
      <w:ins w:id="23544" w:author="PR Preview" w:date="2026-01-01T00:00:00Z">
        <w:r>
          <w:t xml:space="preserve"> </w:t>
        </w:r>
      </w:ins>
      <w:ins w:id="23545" w:author="PR Preview" w:date="2026-01-01T00:00:00Z">
        <w:r>
          <w:t xml:space="preserve">$\mathbf{U} \mathord{\smash[b]{\underset{\raise.3ex\hbox{$\scriptstyle\sim$}}{x}}\vphantom{x}} = \mathord{\smash[b]{\underset{\raise.3ex\hbox{$\scriptstyle\sim$}}{y}}\vphantom{y}}$</w:t>
        </w:r>
      </w:ins>
      <w:ins w:id="23546" w:author="PR Preview" w:date="2026-01-01T00:00:00Z">
        <w:r>
          <w:t xml:space="preserve"> </w:t>
        </w:r>
      </w:ins>
      <w:ins w:id="23547" w:author="PR Preview" w:date="2026-01-01T00:00:00Z">
        <w:r>
          <w:t xml:space="preserve">by back substitution (</w:t>
        </w:r>
      </w:ins>
      <w:hyperlink w:anchor="thm-back-substitution">
        <w:ins w:id="23548" w:author="PR Preview" w:date="2026-01-01T00:00:00Z">
          <w:r>
            <w:rPr>
              <w:rStyle w:val="Hyperlink"/>
            </w:rPr>
            <w:t xml:space="preserve">Theorem 104</w:t>
          </w:r>
        </w:ins>
      </w:hyperlink>
      <w:ins w:id="23549" w:author="PR Preview" w:date="2026-01-01T00:00:00Z">
        <w:r>
          <w:t xml:space="preserve">).</w:t>
        </w:r>
      </w:ins>
    </w:p>
    <w:bookmarkEnd w:id="619"/>
    <w:p>
      <w:pPr>
        <w:pStyle w:val="BodyText"/>
      </w:pPr>
      <w:ins w:id="23550" w:author="PR Preview" w:date="2026-01-01T00:00:00Z">
        <w:r>
          <w:rPr>
            <w:i/>
            <w:iCs/>
          </w:rPr>
          <w:t xml:space="preserve">Proof</w:t>
        </w:r>
      </w:ins>
      <w:ins w:id="23551" w:author="PR Preview" w:date="2026-01-01T00:00:00Z">
        <w:r>
          <w:t xml:space="preserve">. </w:t>
        </w:r>
      </w:ins>
      <m:oMath>
        <m:r>
          <m:rPr>
            <m:sty m:val="bi"/>
          </m:rPr>
          <m:t>L</m:t>
        </m:r>
      </m:oMath>
      <w:ins w:id="23552" w:author="PR Preview" w:date="2026-01-01T00:00:00Z">
        <w:r>
          <w:t xml:space="preserve"> </w:t>
        </w:r>
      </w:ins>
      <w:ins w:id="23553" w:author="PR Preview" w:date="2026-01-01T00:00:00Z">
        <w:r>
          <w:t xml:space="preserve">has diagonal entries</w:t>
        </w:r>
      </w:ins>
      <w:ins w:id="23554" w:author="PR Preview" w:date="2026-01-01T00:00:00Z">
        <w:r>
          <w:t xml:space="preserve"> </w:t>
        </w:r>
      </w:ins>
      <m:oMath>
        <m:r>
          <m:t>1</m:t>
        </m:r>
      </m:oMath>
      <w:ins w:id="23555" w:author="PR Preview" w:date="2026-01-01T00:00:00Z">
        <w:r>
          <w:t xml:space="preserve"> </w:t>
        </w:r>
      </w:ins>
      <w:ins w:id="23556" w:author="PR Preview" w:date="2026-01-01T00:00:00Z">
        <w:r>
          <w:t xml:space="preserve">and</w:t>
        </w:r>
      </w:ins>
      <w:ins w:id="23557" w:author="PR Preview" w:date="2026-01-01T00:00:00Z">
        <w:r>
          <w:t xml:space="preserve"> </w:t>
        </w:r>
      </w:ins>
      <m:oMath>
        <m:r>
          <m:rPr>
            <m:sty m:val="bi"/>
          </m:rPr>
          <m:t>U</m:t>
        </m:r>
      </m:oMath>
      <w:ins w:id="23558" w:author="PR Preview" w:date="2026-01-01T00:00:00Z">
        <w:r>
          <w:t xml:space="preserve"> </w:t>
        </w:r>
      </w:ins>
      <w:ins w:id="23559" w:author="PR Preview" w:date="2026-01-01T00:00:00Z">
        <w:r>
          <w:t xml:space="preserve">has nonzero ones,</w:t>
        </w:r>
      </w:ins>
      <w:ins w:id="23560" w:author="PR Preview" w:date="2026-01-01T00:00:00Z">
        <w:r>
          <w:t xml:space="preserve"> </w:t>
        </w:r>
      </w:ins>
      <w:ins w:id="23561" w:author="PR Preview" w:date="2026-01-01T00:00:00Z">
        <w:r>
          <w:t xml:space="preserve">so each of the two triangular systems has exactly one solution (</w:t>
        </w:r>
      </w:ins>
      <w:hyperlink w:anchor="thm-back-substitution">
        <w:ins w:id="23562" w:author="PR Preview" w:date="2026-01-01T00:00:00Z">
          <w:r>
            <w:rPr>
              <w:rStyle w:val="Hyperlink"/>
            </w:rPr>
            <w:t xml:space="preserve">Theorem 104</w:t>
          </w:r>
        </w:ins>
      </w:hyperlink>
      <w:ins w:id="23563" w:author="PR Preview" w:date="2026-01-01T00:00:00Z">
        <w:r>
          <w:t xml:space="preserve">).</w:t>
        </w:r>
      </w:ins>
      <w:ins w:id="23564" w:author="PR Preview" w:date="2026-01-01T00:00:00Z">
        <w:r>
          <w:t xml:space="preserve"> </w:t>
        </w:r>
      </w:ins>
      <w:ins w:id="23565" w:author="PR Preview" w:date="2026-01-01T00:00:00Z">
        <w:r>
          <w:t xml:space="preserve">If</w:t>
        </w:r>
      </w:ins>
      <w:ins w:id="23566" w:author="PR Preview" w:date="2026-01-01T00:00:00Z">
        <w:r>
          <w:t xml:space="preserve"> </w:t>
        </w:r>
      </w:ins>
      <w:ins w:id="23567" w:author="PR Preview" w:date="2026-01-01T00:00:00Z">
        <w:r>
          <w:t xml:space="preserve">$\mathord{\smash[b]{\underset{\raise.3ex\hbox{$\scriptstyle\sim$}}{y}}\vphantom{y}}$</w:t>
        </w:r>
      </w:ins>
      <w:ins w:id="23568" w:author="PR Preview" w:date="2026-01-01T00:00:00Z">
        <w:r>
          <w:t xml:space="preserve"> </w:t>
        </w:r>
      </w:ins>
      <w:ins w:id="23569" w:author="PR Preview" w:date="2026-01-01T00:00:00Z">
        <w:r>
          <w:t xml:space="preserve">and</w:t>
        </w:r>
      </w:ins>
      <w:ins w:id="23570" w:author="PR Preview" w:date="2026-01-01T00:00:00Z">
        <w:r>
          <w:t xml:space="preserve"> </w:t>
        </w:r>
      </w:ins>
      <w:ins w:id="23571" w:author="PR Preview" w:date="2026-01-01T00:00:00Z">
        <w:r>
          <w:t xml:space="preserve">$\mathord{\smash[b]{\underset{\raise.3ex\hbox{$\scriptstyle\sim$}}{x}}\vphantom{x}}$</w:t>
        </w:r>
      </w:ins>
      <w:ins w:id="23572" w:author="PR Preview" w:date="2026-01-01T00:00:00Z">
        <w:r>
          <w:t xml:space="preserve"> </w:t>
        </w:r>
      </w:ins>
      <w:ins w:id="23573" w:author="PR Preview" w:date="2026-01-01T00:00:00Z">
        <w:r>
          <w:t xml:space="preserve">are those solutions, then</w:t>
        </w:r>
      </w:ins>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del w:id="23574" w:author="PR Preview" w:date="2026-01-01T00:00:00Z">
        <w:r>
          <w:rPr>
            <w:b/>
            <w:bCs/>
          </w:rPr>
          <w:delText xml:space="preserve">Example 196 (Two triangular solves)</w:delText>
        </w:r>
      </w:del>
      <w:del w:id="23575" w:author="PR Preview" w:date="2026-01-01T00:00:00Z">
        <w:r>
          <w:delText xml:space="preserve"> </w:delText>
        </w:r>
      </w:del>
      <w:del w:id="23576" w:author="PR Preview" w:date="2026-01-01T00:00:00Z">
        <w:r>
          <w:delText xml:space="preserve">With</w:delText>
        </w:r>
      </w:del>
      <w:del w:id="23577" w:author="PR Preview" w:date="2026-01-01T00:00:00Z">
        <w:r>
          <w:delText xml:space="preserve"> </w:delText>
        </w:r>
      </w:del>
      <m:oMath>
        <m:r>
          <m:rPr>
            <m:sty m:val="bi"/>
          </m:rPr>
          <m:t>L</m:t>
        </m:r>
      </m:oMath>
      <w:del w:id="23578" w:author="PR Preview" w:date="2026-01-01T00:00:00Z">
        <w:r>
          <w:delText xml:space="preserve"> </w:delText>
        </w:r>
      </w:del>
      <w:del w:id="23579" w:author="PR Preview" w:date="2026-01-01T00:00:00Z">
        <w:r>
          <w:delText xml:space="preserve">and</w:delText>
        </w:r>
      </w:del>
      <w:del w:id="23580" w:author="PR Preview" w:date="2026-01-01T00:00:00Z">
        <w:r>
          <w:delText xml:space="preserve"> </w:delText>
        </w:r>
      </w:del>
      <m:oMath>
        <m:r>
          <m:rPr>
            <m:sty m:val="bi"/>
          </m:rPr>
          <m:t>U</m:t>
        </m:r>
      </m:oMath>
      <w:del w:id="23581" w:author="PR Preview" w:date="2026-01-01T00:00:00Z">
        <w:r>
          <w:delText xml:space="preserve"> </w:delText>
        </w:r>
      </w:del>
      <w:del w:id="23582" w:author="PR Preview" w:date="2026-01-01T00:00:00Z">
        <w:r>
          <w:delText xml:space="preserve">of</w:delText>
        </w:r>
      </w:del>
      <w:del w:id="23583" w:author="PR Preview" w:date="2026-01-01T00:00:00Z">
        <w:r>
          <w:delText xml:space="preserve"> </w:delText>
        </w:r>
      </w:del>
      <w:hyperlink w:anchor="exm-lu">
        <w:del w:id="23584" w:author="PR Preview" w:date="2026-01-01T00:00:00Z">
          <w:r>
            <w:rPr>
              <w:rStyle w:val="Hyperlink"/>
            </w:rPr>
            <w:delText xml:space="preserve">Example 194</w:delText>
          </w:r>
        </w:del>
      </w:hyperlink>
      <w:del w:id="23585" w:author="PR Preview" w:date="2026-01-01T00:00:00Z">
        <w:r>
          <w:delText xml:space="preserve">, solve</w:delText>
        </w:r>
      </w:del>
      <w:del w:id="23586" w:author="PR Preview" w:date="2026-01-01T00:00:00Z">
        <w:r>
          <w:delText xml:space="preserve"> </w:delText>
        </w:r>
      </w:del>
      <w:del w:id="23587" w:author="PR Preview" w:date="2026-01-01T00:00:00Z">
        <w:r>
          <w:delText xml:space="preserve">$\mathbf{A} \mathord{\smash[b]{\underset{\raise.3ex\hbox{$\scriptstyle\sim$}}{x}}\vphantom{x}} = (8, -11, -3)$</w:delText>
        </w:r>
      </w:del>
      <w:del w:id="23588" w:author="PR Preview" w:date="2026-01-01T00:00:00Z">
        <w:r>
          <w:delText xml:space="preserve">.</w:delText>
        </w:r>
      </w:del>
      <w:del w:id="23589" w:author="PR Preview" w:date="2026-01-01T00:00:00Z">
        <w:r>
          <w:delText xml:space="preserve"> </w:delText>
        </w:r>
      </w:del>
      <w:del w:id="23590" w:author="PR Preview" w:date="2026-01-01T00:00:00Z">
        <w:r>
          <w:delText xml:space="preserve">Forward substitution on</w:delText>
        </w:r>
      </w:del>
      <w:del w:id="23591" w:author="PR Preview" w:date="2026-01-01T00:00:00Z">
        <w:r>
          <w:delText xml:space="preserve"> </w:delText>
        </w:r>
      </w:del>
      <w:del w:id="23592" w:author="PR Preview" w:date="2026-01-01T00:00:00Z">
        <w:r>
          <w:delText xml:space="preserve">$\mathbf{L} \mathord{\smash[b]{\underset{\raise.3ex\hbox{$\scriptstyle\sim$}}{y}}\vphantom{y}} = (8, -11, -3)$</w:delText>
        </w:r>
      </w:del>
      <w:del w:id="23593" w:author="PR Preview" w:date="2026-01-01T00:00:00Z">
        <w:r>
          <w:delText xml:space="preserve"> </w:delText>
        </w:r>
      </w:del>
      <w:del w:id="23594" w:author="PR Preview" w:date="2026-01-01T00:00:00Z">
        <w:r>
          <w:delText xml:space="preserve">gives</w:delText>
        </w:r>
      </w:del>
      <w:del w:id="23595" w:author="PR Preview" w:date="2026-01-01T00:00:00Z">
        <w:r>
          <w:delText xml:space="preserve"> </w:delText>
        </w:r>
      </w:del>
      <m:oMath>
        <m:sSub>
          <m:e>
            <m:r>
              <m:t>y</m:t>
            </m:r>
          </m:e>
          <m:sub>
            <m:r>
              <m:t>1</m:t>
            </m:r>
          </m:sub>
        </m:sSub>
        <m:r>
          <m:rPr>
            <m:sty m:val="p"/>
          </m:rPr>
          <m:t>=</m:t>
        </m:r>
        <m:r>
          <m:t>8</m:t>
        </m:r>
      </m:oMath>
      <w:del w:id="23596"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23597" w:author="PR Preview" w:date="2026-01-01T00:00:00Z">
        <w:r>
          <w:delText xml:space="preserve">Back substitution on</w:delText>
        </w:r>
      </w:del>
      <w:del w:id="23598" w:author="PR Preview" w:date="2026-01-01T00:00:00Z">
        <w:r>
          <w:delText xml:space="preserve"> </w:delText>
        </w:r>
      </w:del>
      <w:del w:id="23599" w:author="PR Preview" w:date="2026-01-01T00:00:00Z">
        <w:r>
          <w:delText xml:space="preserve">$\mathbf{U} \mathord{\smash[b]{\underset{\raise.3ex\hbox{$\scriptstyle\sim$}}{x}}\vphantom{x}} = (8, 1, 1)$</w:delText>
        </w:r>
      </w:del>
      <w:del w:id="23600" w:author="PR Preview" w:date="2026-01-01T00:00:00Z">
        <w:r>
          <w:delText xml:space="preserve"> </w:delText>
        </w:r>
      </w:del>
      <w:del w:id="23601" w:author="PR Preview" w:date="2026-01-01T00:00:00Z">
        <w:r>
          <w:delText xml:space="preserve">is</w:delText>
        </w:r>
      </w:del>
      <w:del w:id="23602" w:author="PR Preview" w:date="2026-01-01T00:00:00Z">
        <w:r>
          <w:delText xml:space="preserve"> </w:delText>
        </w:r>
      </w:del>
      <w:hyperlink w:anchor="exm-back-substitution">
        <w:del w:id="23603" w:author="PR Preview" w:date="2026-01-01T00:00:00Z">
          <w:r>
            <w:rPr>
              <w:rStyle w:val="Hyperlink"/>
            </w:rPr>
            <w:delText xml:space="preserve">Example 188</w:delText>
          </w:r>
        </w:del>
      </w:hyperlink>
      <w:del w:id="23604" w:author="PR Preview" w:date="2026-01-01T00:00:00Z">
        <w:r>
          <w:delText xml:space="preserve">,</w:delText>
        </w:r>
      </w:del>
      <w:del w:id="23605" w:author="PR Preview" w:date="2026-01-01T00:00:00Z">
        <w:r>
          <w:delText xml:space="preserve"> </w:delText>
        </w:r>
      </w:del>
      <w:del w:id="23606" w:author="PR Preview" w:date="2026-01-01T00:00:00Z">
        <w:r>
          <w:delText xml:space="preserve">which gives</w:delText>
        </w:r>
      </w:del>
      <w:del w:id="23607" w:author="PR Preview" w:date="2026-01-01T00:00:00Z">
        <w:r>
          <w:delText xml:space="preserve"> </w:delText>
        </w:r>
      </w:del>
      <w:del w:id="23608" w:author="PR Preview" w:date="2026-01-01T00:00:00Z">
        <w:r>
          <w:delText xml:space="preserve">$\mathord{\smash[b]{\underset{\raise.3ex\hbox{$\scriptstyle\sim$}}{x}}\vphantom{x}} = (2, 3, -1)$</w:delText>
        </w:r>
      </w:del>
      <w:del w:id="23609" w:author="PR Preview" w:date="2026-01-01T00:00:00Z">
        <w:r>
          <w:delText xml:space="preserve">.</w:delText>
        </w:r>
      </w:del>
      <w:del w:id="23610" w:author="PR Preview" w:date="2026-01-01T00:00:00Z">
        <w:r>
          <w:delText xml:space="preserve"> </w:delText>
        </w:r>
      </w:del>
      <w:del w:id="23611" w:author="PR Preview" w:date="2026-01-01T00:00:00Z">
        <w:r>
          <w:delText xml:space="preserve">As a check,</w:delText>
        </w:r>
      </w:del>
    </w:p>
    <w:p>
      <w:pPr>
        <w:pStyle w:val="BodyText"/>
      </w:pPr>
      <w:ins w:id="23612" w:author="PR Preview" w:date="2026-01-01T00:00:00Z">
        <w:r>
          <w:rPr>
            <w:b/>
            <w:bCs/>
          </w:rPr>
          <w:t xml:space="preserve">Example 195 (Two triangular solves)</w:t>
        </w:r>
      </w:ins>
      <w:ins w:id="23613" w:author="PR Preview" w:date="2026-01-01T00:00:00Z">
        <w:r>
          <w:t xml:space="preserve"> </w:t>
        </w:r>
      </w:ins>
      <w:ins w:id="23614" w:author="PR Preview" w:date="2026-01-01T00:00:00Z">
        <w:r>
          <w:t xml:space="preserve">With</w:t>
        </w:r>
      </w:ins>
      <w:ins w:id="23615" w:author="PR Preview" w:date="2026-01-01T00:00:00Z">
        <w:r>
          <w:t xml:space="preserve"> </w:t>
        </w:r>
      </w:ins>
      <m:oMath>
        <m:r>
          <m:rPr>
            <m:sty m:val="bi"/>
          </m:rPr>
          <m:t>L</m:t>
        </m:r>
      </m:oMath>
      <w:ins w:id="23616" w:author="PR Preview" w:date="2026-01-01T00:00:00Z">
        <w:r>
          <w:t xml:space="preserve"> </w:t>
        </w:r>
      </w:ins>
      <w:ins w:id="23617" w:author="PR Preview" w:date="2026-01-01T00:00:00Z">
        <w:r>
          <w:t xml:space="preserve">and</w:t>
        </w:r>
      </w:ins>
      <w:ins w:id="23618" w:author="PR Preview" w:date="2026-01-01T00:00:00Z">
        <w:r>
          <w:t xml:space="preserve"> </w:t>
        </w:r>
      </w:ins>
      <m:oMath>
        <m:r>
          <m:rPr>
            <m:sty m:val="bi"/>
          </m:rPr>
          <m:t>U</m:t>
        </m:r>
      </m:oMath>
      <w:ins w:id="23619" w:author="PR Preview" w:date="2026-01-01T00:00:00Z">
        <w:r>
          <w:t xml:space="preserve"> </w:t>
        </w:r>
      </w:ins>
      <w:ins w:id="23620" w:author="PR Preview" w:date="2026-01-01T00:00:00Z">
        <w:r>
          <w:t xml:space="preserve">of</w:t>
        </w:r>
      </w:ins>
      <w:ins w:id="23621" w:author="PR Preview" w:date="2026-01-01T00:00:00Z">
        <w:r>
          <w:t xml:space="preserve"> </w:t>
        </w:r>
      </w:ins>
      <w:hyperlink w:anchor="exm-lu">
        <w:ins w:id="23622" w:author="PR Preview" w:date="2026-01-01T00:00:00Z">
          <w:r>
            <w:rPr>
              <w:rStyle w:val="Hyperlink"/>
            </w:rPr>
            <w:t xml:space="preserve">Example 193</w:t>
          </w:r>
        </w:ins>
      </w:hyperlink>
      <w:ins w:id="23623" w:author="PR Preview" w:date="2026-01-01T00:00:00Z">
        <w:r>
          <w:t xml:space="preserve">, solve</w:t>
        </w:r>
      </w:ins>
      <w:ins w:id="23624" w:author="PR Preview" w:date="2026-01-01T00:00:00Z">
        <w:r>
          <w:t xml:space="preserve"> </w:t>
        </w:r>
      </w:ins>
      <w:ins w:id="23625" w:author="PR Preview" w:date="2026-01-01T00:00:00Z">
        <w:r>
          <w:t xml:space="preserve">$\mathbf{A} \mathord{\smash[b]{\underset{\raise.3ex\hbox{$\scriptstyle\sim$}}{x}}\vphantom{x}} = (8, -11, -3)$</w:t>
        </w:r>
      </w:ins>
      <w:ins w:id="23626" w:author="PR Preview" w:date="2026-01-01T00:00:00Z">
        <w:r>
          <w:t xml:space="preserve">.</w:t>
        </w:r>
      </w:ins>
      <w:ins w:id="23627" w:author="PR Preview" w:date="2026-01-01T00:00:00Z">
        <w:r>
          <w:t xml:space="preserve"> </w:t>
        </w:r>
      </w:ins>
      <w:ins w:id="23628" w:author="PR Preview" w:date="2026-01-01T00:00:00Z">
        <w:r>
          <w:t xml:space="preserve">Forward substitution on</w:t>
        </w:r>
      </w:ins>
      <w:ins w:id="23629" w:author="PR Preview" w:date="2026-01-01T00:00:00Z">
        <w:r>
          <w:t xml:space="preserve"> </w:t>
        </w:r>
      </w:ins>
      <w:ins w:id="23630" w:author="PR Preview" w:date="2026-01-01T00:00:00Z">
        <w:r>
          <w:t xml:space="preserve">$\mathbf{L} \mathord{\smash[b]{\underset{\raise.3ex\hbox{$\scriptstyle\sim$}}{y}}\vphantom{y}} = (8, -11, -3)$</w:t>
        </w:r>
      </w:ins>
      <w:ins w:id="23631" w:author="PR Preview" w:date="2026-01-01T00:00:00Z">
        <w:r>
          <w:t xml:space="preserve"> </w:t>
        </w:r>
      </w:ins>
      <w:ins w:id="23632" w:author="PR Preview" w:date="2026-01-01T00:00:00Z">
        <w:r>
          <w:t xml:space="preserve">gives</w:t>
        </w:r>
      </w:ins>
      <w:ins w:id="23633" w:author="PR Preview" w:date="2026-01-01T00:00:00Z">
        <w:r>
          <w:t xml:space="preserve"> </w:t>
        </w:r>
      </w:ins>
      <m:oMath>
        <m:sSub>
          <m:e>
            <m:r>
              <m:t>y</m:t>
            </m:r>
          </m:e>
          <m:sub>
            <m:r>
              <m:t>1</m:t>
            </m:r>
          </m:sub>
        </m:sSub>
        <m:r>
          <m:rPr>
            <m:sty m:val="p"/>
          </m:rPr>
          <m:t>=</m:t>
        </m:r>
        <m:r>
          <m:t>8</m:t>
        </m:r>
      </m:oMath>
      <w:ins w:id="23634"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23635" w:author="PR Preview" w:date="2026-01-01T00:00:00Z">
        <w:r>
          <w:t xml:space="preserve">Back substitution on</w:t>
        </w:r>
      </w:ins>
      <w:ins w:id="23636" w:author="PR Preview" w:date="2026-01-01T00:00:00Z">
        <w:r>
          <w:t xml:space="preserve"> </w:t>
        </w:r>
      </w:ins>
      <w:ins w:id="23637" w:author="PR Preview" w:date="2026-01-01T00:00:00Z">
        <w:r>
          <w:t xml:space="preserve">$\mathbf{U} \mathord{\smash[b]{\underset{\raise.3ex\hbox{$\scriptstyle\sim$}}{x}}\vphantom{x}} = (8, 1, 1)$</w:t>
        </w:r>
      </w:ins>
      <w:ins w:id="23638" w:author="PR Preview" w:date="2026-01-01T00:00:00Z">
        <w:r>
          <w:t xml:space="preserve"> </w:t>
        </w:r>
      </w:ins>
      <w:ins w:id="23639" w:author="PR Preview" w:date="2026-01-01T00:00:00Z">
        <w:r>
          <w:t xml:space="preserve">is</w:t>
        </w:r>
      </w:ins>
      <w:ins w:id="23640" w:author="PR Preview" w:date="2026-01-01T00:00:00Z">
        <w:r>
          <w:t xml:space="preserve"> </w:t>
        </w:r>
      </w:ins>
      <w:hyperlink w:anchor="exm-back-substitution">
        <w:ins w:id="23641" w:author="PR Preview" w:date="2026-01-01T00:00:00Z">
          <w:r>
            <w:rPr>
              <w:rStyle w:val="Hyperlink"/>
            </w:rPr>
            <w:t xml:space="preserve">Example 187</w:t>
          </w:r>
        </w:ins>
      </w:hyperlink>
      <w:ins w:id="23642" w:author="PR Preview" w:date="2026-01-01T00:00:00Z">
        <w:r>
          <w:t xml:space="preserve">,</w:t>
        </w:r>
      </w:ins>
      <w:ins w:id="23643" w:author="PR Preview" w:date="2026-01-01T00:00:00Z">
        <w:r>
          <w:t xml:space="preserve"> </w:t>
        </w:r>
      </w:ins>
      <w:ins w:id="23644" w:author="PR Preview" w:date="2026-01-01T00:00:00Z">
        <w:r>
          <w:t xml:space="preserve">which gives</w:t>
        </w:r>
      </w:ins>
      <w:ins w:id="23645" w:author="PR Preview" w:date="2026-01-01T00:00:00Z">
        <w:r>
          <w:t xml:space="preserve"> </w:t>
        </w:r>
      </w:ins>
      <w:ins w:id="23646" w:author="PR Preview" w:date="2026-01-01T00:00:00Z">
        <w:r>
          <w:t xml:space="preserve">$\mathord{\smash[b]{\underset{\raise.3ex\hbox{$\scriptstyle\sim$}}{x}}\vphantom{x}} = (2, 3, -1)$</w:t>
        </w:r>
      </w:ins>
      <w:ins w:id="23647" w:author="PR Preview" w:date="2026-01-01T00:00:00Z">
        <w:r>
          <w:t xml:space="preserve">.</w:t>
        </w:r>
      </w:ins>
      <w:ins w:id="23648" w:author="PR Preview" w:date="2026-01-01T00:00:00Z">
        <w:r>
          <w:t xml:space="preserve"> </w:t>
        </w:r>
      </w:ins>
      <w:ins w:id="23649"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del w:id="23650" w:author="PR Preview" w:date="2026-01-01T00:00:00Z">
        <w:r>
          <w:rPr>
            <w:b/>
            <w:bCs/>
          </w:rPr>
          <w:delText xml:space="preserve">Theorem 110 (A square matrix is invertible exactly when it has full column rank)</w:delText>
        </w:r>
      </w:del>
      <w:del w:id="23651" w:author="PR Preview" w:date="2026-01-01T00:00:00Z">
        <w:r>
          <w:delText xml:space="preserve"> </w:delText>
        </w:r>
      </w:del>
      <w:del w:id="23652" w:author="PR Preview" w:date="2026-01-01T00:00:00Z">
        <w:r>
          <w:delText xml:space="preserve">An</w:delText>
        </w:r>
      </w:del>
      <w:del w:id="23653" w:author="PR Preview" w:date="2026-01-01T00:00:00Z">
        <w:r>
          <w:delText xml:space="preserve"> </w:delText>
        </w:r>
      </w:del>
      <m:oMath>
        <m:r>
          <m:t>n</m:t>
        </m:r>
        <m:r>
          <m:rPr>
            <m:sty m:val="p"/>
          </m:rPr>
          <m:t>×</m:t>
        </m:r>
        <m:r>
          <m:t>n</m:t>
        </m:r>
      </m:oMath>
      <w:del w:id="23654" w:author="PR Preview" w:date="2026-01-01T00:00:00Z">
        <w:r>
          <w:delText xml:space="preserve"> </w:delText>
        </w:r>
      </w:del>
      <w:del w:id="23655" w:author="PR Preview" w:date="2026-01-01T00:00:00Z">
        <w:r>
          <w:delText xml:space="preserve">matrix</w:delText>
        </w:r>
      </w:del>
      <w:del w:id="23656" w:author="PR Preview" w:date="2026-01-01T00:00:00Z">
        <w:r>
          <w:delText xml:space="preserve"> </w:delText>
        </w:r>
      </w:del>
      <m:oMath>
        <m:r>
          <m:rPr>
            <m:sty m:val="bi"/>
          </m:rPr>
          <m:t>A</m:t>
        </m:r>
      </m:oMath>
      <w:del w:id="23657" w:author="PR Preview" w:date="2026-01-01T00:00:00Z">
        <w:r>
          <w:delText xml:space="preserve"> </w:delText>
        </w:r>
      </w:del>
      <w:del w:id="23658" w:author="PR Preview" w:date="2026-01-01T00:00:00Z">
        <w:r>
          <w:delText xml:space="preserve">is invertible (</w:delText>
        </w:r>
      </w:del>
      <w:hyperlink w:anchor="def-invertible-matrix">
        <w:del w:id="23659" w:author="PR Preview" w:date="2026-01-01T00:00:00Z">
          <w:r>
            <w:rPr>
              <w:rStyle w:val="Hyperlink"/>
            </w:rPr>
            <w:delText xml:space="preserve">Definition 85</w:delText>
          </w:r>
        </w:del>
      </w:hyperlink>
      <w:del w:id="23660" w:author="PR Preview" w:date="2026-01-01T00:00:00Z">
        <w:r>
          <w:delText xml:space="preserve">)</w:delText>
        </w:r>
      </w:del>
      <w:del w:id="23661" w:author="PR Preview" w:date="2026-01-01T00:00:00Z">
        <w:r>
          <w:delText xml:space="preserve"> </w:delText>
        </w:r>
      </w:del>
      <w:del w:id="23662" w:author="PR Preview" w:date="2026-01-01T00:00:00Z">
        <w:r>
          <w:delText xml:space="preserve">exactly when</w:delText>
        </w:r>
      </w:del>
      <w:del w:id="2366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664" w:author="PR Preview" w:date="2026-01-01T00:00:00Z">
        <w:r>
          <w:delText xml:space="preserve"> </w:delText>
        </w:r>
      </w:del>
      <w:del w:id="23665" w:author="PR Preview" w:date="2026-01-01T00:00:00Z">
        <w:r>
          <w:delText xml:space="preserve">(full column rank,</w:delText>
        </w:r>
      </w:del>
      <w:del w:id="23666" w:author="PR Preview" w:date="2026-01-01T00:00:00Z">
        <w:r>
          <w:delText xml:space="preserve"> </w:delText>
        </w:r>
      </w:del>
      <w:hyperlink w:anchor="def-full-column-rank">
        <w:del w:id="23667" w:author="PR Preview" w:date="2026-01-01T00:00:00Z">
          <w:r>
            <w:rPr>
              <w:rStyle w:val="Hyperlink"/>
            </w:rPr>
            <w:delText xml:space="preserve">Definition 45</w:delText>
          </w:r>
        </w:del>
      </w:hyperlink>
      <w:del w:id="23668" w:author="PR Preview" w:date="2026-01-01T00:00:00Z">
        <w:r>
          <w:delText xml:space="preserve">),</w:delText>
        </w:r>
      </w:del>
      <w:del w:id="23669" w:author="PR Preview" w:date="2026-01-01T00:00:00Z">
        <w:r>
          <w:delText xml:space="preserve"> </w:delText>
        </w:r>
      </w:del>
      <w:del w:id="23670" w:author="PR Preview" w:date="2026-01-01T00:00:00Z">
        <w:r>
          <w:delText xml:space="preserve">that is, exactly when</w:delText>
        </w:r>
      </w:del>
      <w:del w:id="23671" w:author="PR Preview" w:date="2026-01-01T00:00:00Z">
        <w:r>
          <w:delText xml:space="preserve"> </w:delText>
        </w:r>
      </w:del>
      <w:del w:id="23672" w:author="PR Preview" w:date="2026-01-01T00:00:00Z">
        <w:r>
          <w:delText xml:space="preserve">$\mathcal{N}(\mathbf{A}) = \mathopen{}\left\{\mathord{\smash[b]{\underset{\raise.3ex\hbox{$\scriptstyle\sim$}}{0}}\vphantom{0}}_n\right\}\mathclose{}$</w:delText>
        </w:r>
      </w:del>
      <w:del w:id="23673" w:author="PR Preview" w:date="2026-01-01T00:00:00Z">
        <w:r>
          <w:delText xml:space="preserve">.</w:delText>
        </w:r>
      </w:del>
    </w:p>
    <w:p>
      <w:pPr>
        <w:pStyle w:val="BodyText"/>
      </w:pPr>
      <w:ins w:id="23674" w:author="PR Preview" w:date="2026-01-01T00:00:00Z">
        <w:r>
          <w:rPr>
            <w:b/>
            <w:bCs/>
          </w:rPr>
          <w:t xml:space="preserve">Theorem 109 (A square matrix is invertible exactly when it has full column rank)</w:t>
        </w:r>
      </w:ins>
      <w:ins w:id="23675" w:author="PR Preview" w:date="2026-01-01T00:00:00Z">
        <w:r>
          <w:t xml:space="preserve"> </w:t>
        </w:r>
      </w:ins>
      <w:ins w:id="23676" w:author="PR Preview" w:date="2026-01-01T00:00:00Z">
        <w:r>
          <w:t xml:space="preserve">An</w:t>
        </w:r>
      </w:ins>
      <w:ins w:id="23677" w:author="PR Preview" w:date="2026-01-01T00:00:00Z">
        <w:r>
          <w:t xml:space="preserve"> </w:t>
        </w:r>
      </w:ins>
      <m:oMath>
        <m:r>
          <m:t>n</m:t>
        </m:r>
        <m:r>
          <m:rPr>
            <m:sty m:val="p"/>
          </m:rPr>
          <m:t>×</m:t>
        </m:r>
        <m:r>
          <m:t>n</m:t>
        </m:r>
      </m:oMath>
      <w:ins w:id="23678" w:author="PR Preview" w:date="2026-01-01T00:00:00Z">
        <w:r>
          <w:t xml:space="preserve"> </w:t>
        </w:r>
      </w:ins>
      <w:ins w:id="23679" w:author="PR Preview" w:date="2026-01-01T00:00:00Z">
        <w:r>
          <w:t xml:space="preserve">matrix</w:t>
        </w:r>
      </w:ins>
      <w:ins w:id="23680" w:author="PR Preview" w:date="2026-01-01T00:00:00Z">
        <w:r>
          <w:t xml:space="preserve"> </w:t>
        </w:r>
      </w:ins>
      <m:oMath>
        <m:r>
          <m:rPr>
            <m:sty m:val="bi"/>
          </m:rPr>
          <m:t>A</m:t>
        </m:r>
      </m:oMath>
      <w:ins w:id="23681" w:author="PR Preview" w:date="2026-01-01T00:00:00Z">
        <w:r>
          <w:t xml:space="preserve"> </w:t>
        </w:r>
      </w:ins>
      <w:ins w:id="23682" w:author="PR Preview" w:date="2026-01-01T00:00:00Z">
        <w:r>
          <w:t xml:space="preserve">is invertible (</w:t>
        </w:r>
      </w:ins>
      <w:hyperlink w:anchor="def-invertible-matrix">
        <w:ins w:id="23683" w:author="PR Preview" w:date="2026-01-01T00:00:00Z">
          <w:r>
            <w:rPr>
              <w:rStyle w:val="Hyperlink"/>
            </w:rPr>
            <w:t xml:space="preserve">Definition 85</w:t>
          </w:r>
        </w:ins>
      </w:hyperlink>
      <w:ins w:id="23684" w:author="PR Preview" w:date="2026-01-01T00:00:00Z">
        <w:r>
          <w:t xml:space="preserve">)</w:t>
        </w:r>
      </w:ins>
      <w:ins w:id="23685" w:author="PR Preview" w:date="2026-01-01T00:00:00Z">
        <w:r>
          <w:t xml:space="preserve"> </w:t>
        </w:r>
      </w:ins>
      <w:ins w:id="23686" w:author="PR Preview" w:date="2026-01-01T00:00:00Z">
        <w:r>
          <w:t xml:space="preserve">exactly when</w:t>
        </w:r>
      </w:ins>
      <w:ins w:id="23687" w:author="PR Preview" w:date="2026-01-01T00:00:00Z">
        <w:r>
          <w:t xml:space="preserve"> </w:t>
        </w:r>
      </w:ins>
      <m:oMath>
        <m:r>
          <m:rPr>
            <m:sty m:val="p"/>
          </m:rPr>
          <m:t>rank</m:t>
        </m:r>
        <m:r>
          <m:rPr>
            <m:sty m:val="p"/>
          </m:rPr>
          <m:t>(</m:t>
        </m:r>
        <m:r>
          <m:rPr>
            <m:sty m:val="bi"/>
          </m:rPr>
          <m:t>A</m:t>
        </m:r>
        <m:r>
          <m:rPr>
            <m:sty m:val="p"/>
          </m:rPr>
          <m:t>)</m:t>
        </m:r>
        <m:r>
          <m:rPr>
            <m:sty m:val="p"/>
          </m:rPr>
          <m:t>=</m:t>
        </m:r>
        <m:r>
          <m:t>n</m:t>
        </m:r>
      </m:oMath>
      <w:ins w:id="23688" w:author="PR Preview" w:date="2026-01-01T00:00:00Z">
        <w:r>
          <w:t xml:space="preserve"> </w:t>
        </w:r>
      </w:ins>
      <w:ins w:id="23689" w:author="PR Preview" w:date="2026-01-01T00:00:00Z">
        <w:r>
          <w:t xml:space="preserve">(full column rank,</w:t>
        </w:r>
      </w:ins>
      <w:ins w:id="23690" w:author="PR Preview" w:date="2026-01-01T00:00:00Z">
        <w:r>
          <w:t xml:space="preserve"> </w:t>
        </w:r>
      </w:ins>
      <w:hyperlink w:anchor="def-full-column-rank">
        <w:ins w:id="23691" w:author="PR Preview" w:date="2026-01-01T00:00:00Z">
          <w:r>
            <w:rPr>
              <w:rStyle w:val="Hyperlink"/>
            </w:rPr>
            <w:t xml:space="preserve">Definition 45</w:t>
          </w:r>
        </w:ins>
      </w:hyperlink>
      <w:ins w:id="23692" w:author="PR Preview" w:date="2026-01-01T00:00:00Z">
        <w:r>
          <w:t xml:space="preserve">),</w:t>
        </w:r>
      </w:ins>
      <w:ins w:id="23693" w:author="PR Preview" w:date="2026-01-01T00:00:00Z">
        <w:r>
          <w:t xml:space="preserve"> </w:t>
        </w:r>
      </w:ins>
      <w:ins w:id="23694" w:author="PR Preview" w:date="2026-01-01T00:00:00Z">
        <w:r>
          <w:t xml:space="preserve">that is, exactly when</w:t>
        </w:r>
      </w:ins>
      <w:ins w:id="23695" w:author="PR Preview" w:date="2026-01-01T00:00:00Z">
        <w:r>
          <w:t xml:space="preserve"> </w:t>
        </w:r>
      </w:ins>
      <w:ins w:id="23696" w:author="PR Preview" w:date="2026-01-01T00:00:00Z">
        <w:r>
          <w:t xml:space="preserve">$\mathcal{N}(\mathbf{A}) = \mathopen{}\left\{\mathord{\smash[b]{\underset{\raise.3ex\hbox{$\scriptstyle\sim$}}{0}}\vphantom{0}}_n\right\}\mathclose{}$</w:t>
        </w:r>
      </w:ins>
      <w:ins w:id="23697" w:author="PR Preview" w:date="2026-01-01T00:00:00Z">
        <w:r>
          <w:t xml:space="preserve">.</w:t>
        </w:r>
      </w:ins>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del w:id="23698" w:author="PR Preview" w:date="2026-01-01T00:00:00Z">
        <w:r>
          <w:delTex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delText>
        </w:r>
      </w:del>
    </w:p>
    <w:p>
      <w:pPr>
        <w:pStyle w:val="FirstParagraph"/>
      </w:pPr>
      <w:del w:id="23699" w:author="PR Preview" w:date="2026-01-01T00:00:00Z">
        <w:r>
          <w:delText xml:space="preserve">so</w:delText>
        </w:r>
      </w:del>
      <w:del w:id="23700" w:author="PR Preview" w:date="2026-01-01T00:00:00Z">
        <w:r>
          <w:delText xml:space="preserve"> </w:delText>
        </w:r>
      </w:del>
      <w:del w:id="23701" w:author="PR Preview" w:date="2026-01-01T00:00:00Z">
        <w:r>
          <w:delText xml:space="preserve">$\mathcal{N}(\mathbf{A}) = \mathopen{}\left\{\mathord{\smash[b]{\underset{\raise.3ex\hbox{$\scriptstyle\sim$}}{0}}\vphantom{0}}_n\right\}\mathclose{}$</w:delText>
        </w:r>
      </w:del>
      <w:del w:id="23702" w:author="PR Preview" w:date="2026-01-01T00:00:00Z">
        <w:r>
          <w:delText xml:space="preserve">, the nullity is</w:delText>
        </w:r>
      </w:del>
      <w:del w:id="23703" w:author="PR Preview" w:date="2026-01-01T00:00:00Z">
        <w:r>
          <w:delText xml:space="preserve"> </w:delText>
        </w:r>
      </w:del>
      <m:oMath>
        <m:r>
          <m:t>0</m:t>
        </m:r>
      </m:oMath>
      <w:del w:id="23704" w:author="PR Preview" w:date="2026-01-01T00:00:00Z">
        <w:r>
          <w:delText xml:space="preserve">,</w:delText>
        </w:r>
      </w:del>
      <w:del w:id="23705" w:author="PR Preview" w:date="2026-01-01T00:00:00Z">
        <w:r>
          <w:delText xml:space="preserve"> </w:delText>
        </w:r>
      </w:del>
      <w:del w:id="23706" w:author="PR Preview" w:date="2026-01-01T00:00:00Z">
        <w:r>
          <w:delText xml:space="preserve">and</w:delText>
        </w:r>
      </w:del>
      <w:del w:id="2370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708" w:author="PR Preview" w:date="2026-01-01T00:00:00Z">
        <w:r>
          <w:delText xml:space="preserve"> </w:delText>
        </w:r>
      </w:del>
      <w:del w:id="23709" w:author="PR Preview" w:date="2026-01-01T00:00:00Z">
        <w:r>
          <w:delText xml:space="preserve">(</w:delText>
        </w:r>
      </w:del>
      <w:hyperlink w:anchor="thm-rank-nullity">
        <w:del w:id="23710" w:author="PR Preview" w:date="2026-01-01T00:00:00Z">
          <w:r>
            <w:rPr>
              <w:rStyle w:val="Hyperlink"/>
            </w:rPr>
            <w:delText xml:space="preserve">Theorem 40</w:delText>
          </w:r>
        </w:del>
      </w:hyperlink>
      <w:del w:id="23711" w:author="PR Preview" w:date="2026-01-01T00:00:00Z">
        <w:r>
          <w:delText xml:space="preserve">).</w:delText>
        </w:r>
      </w:del>
    </w:p>
    <w:p>
      <w:pPr>
        <w:pStyle w:val="BodyText"/>
      </w:pPr>
      <w:ins w:id="23712" w:author="PR Preview" w:date="2026-01-01T00:00:00Z">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ins>
    </w:p>
    <w:p>
      <w:pPr>
        <w:pStyle w:val="FirstParagraph"/>
      </w:pPr>
      <w:ins w:id="23713" w:author="PR Preview" w:date="2026-01-01T00:00:00Z">
        <w:r>
          <w:t xml:space="preserve">so</w:t>
        </w:r>
      </w:ins>
      <w:ins w:id="23714" w:author="PR Preview" w:date="2026-01-01T00:00:00Z">
        <w:r>
          <w:t xml:space="preserve"> </w:t>
        </w:r>
      </w:ins>
      <w:ins w:id="23715" w:author="PR Preview" w:date="2026-01-01T00:00:00Z">
        <w:r>
          <w:t xml:space="preserve">$\mathcal{N}(\mathbf{A}) = \mathopen{}\left\{\mathord{\smash[b]{\underset{\raise.3ex\hbox{$\scriptstyle\sim$}}{0}}\vphantom{0}}_n\right\}\mathclose{}$</w:t>
        </w:r>
      </w:ins>
      <w:ins w:id="23716" w:author="PR Preview" w:date="2026-01-01T00:00:00Z">
        <w:r>
          <w:t xml:space="preserve">, the nullity is</w:t>
        </w:r>
      </w:ins>
      <w:ins w:id="23717" w:author="PR Preview" w:date="2026-01-01T00:00:00Z">
        <w:r>
          <w:t xml:space="preserve"> </w:t>
        </w:r>
      </w:ins>
      <m:oMath>
        <m:r>
          <m:t>0</m:t>
        </m:r>
      </m:oMath>
      <w:ins w:id="23718" w:author="PR Preview" w:date="2026-01-01T00:00:00Z">
        <w:r>
          <w:t xml:space="preserve">,</w:t>
        </w:r>
      </w:ins>
      <w:ins w:id="23719" w:author="PR Preview" w:date="2026-01-01T00:00:00Z">
        <w:r>
          <w:t xml:space="preserve"> </w:t>
        </w:r>
      </w:ins>
      <w:ins w:id="23720" w:author="PR Preview" w:date="2026-01-01T00:00:00Z">
        <w:r>
          <w:t xml:space="preserve">and</w:t>
        </w:r>
      </w:ins>
      <w:ins w:id="23721" w:author="PR Preview" w:date="2026-01-01T00:00:00Z">
        <w:r>
          <w:t xml:space="preserve"> </w:t>
        </w:r>
      </w:ins>
      <m:oMath>
        <m:r>
          <m:rPr>
            <m:sty m:val="p"/>
          </m:rPr>
          <m:t>rank</m:t>
        </m:r>
        <m:r>
          <m:rPr>
            <m:sty m:val="p"/>
          </m:rPr>
          <m:t>(</m:t>
        </m:r>
        <m:r>
          <m:rPr>
            <m:sty m:val="bi"/>
          </m:rPr>
          <m:t>A</m:t>
        </m:r>
        <m:r>
          <m:rPr>
            <m:sty m:val="p"/>
          </m:rPr>
          <m:t>)</m:t>
        </m:r>
        <m:r>
          <m:rPr>
            <m:sty m:val="p"/>
          </m:rPr>
          <m:t>=</m:t>
        </m:r>
        <m:r>
          <m:t>n</m:t>
        </m:r>
      </m:oMath>
      <w:ins w:id="23722" w:author="PR Preview" w:date="2026-01-01T00:00:00Z">
        <w:r>
          <w:t xml:space="preserve"> </w:t>
        </w:r>
      </w:ins>
      <w:ins w:id="23723" w:author="PR Preview" w:date="2026-01-01T00:00:00Z">
        <w:r>
          <w:t xml:space="preserve">(</w:t>
        </w:r>
      </w:ins>
      <w:hyperlink w:anchor="thm-rank-nullity">
        <w:ins w:id="23724" w:author="PR Preview" w:date="2026-01-01T00:00:00Z">
          <w:r>
            <w:rPr>
              <w:rStyle w:val="Hyperlink"/>
            </w:rPr>
            <w:t xml:space="preserve">Theorem 39</w:t>
          </w:r>
        </w:ins>
      </w:hyperlink>
      <w:ins w:id="23725" w:author="PR Preview" w:date="2026-01-01T00:00:00Z">
        <w:r>
          <w:t xml:space="preserve">).</w:t>
        </w:r>
      </w:ins>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23726" w:author="PR Preview" w:date="2026-01-01T00:00:00Z">
        <w:r>
          <w:delText xml:space="preserve">so every column of</w:delText>
        </w:r>
      </w:del>
      <w:del w:id="23727"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3728" w:author="PR Preview" w:date="2026-01-01T00:00:00Z">
        <w:r>
          <w:delText xml:space="preserve"> </w:delText>
        </w:r>
      </w:del>
      <w:del w:id="23729" w:author="PR Preview" w:date="2026-01-01T00:00:00Z">
        <w:r>
          <w:delText xml:space="preserve">is in</w:delText>
        </w:r>
      </w:del>
      <w:del w:id="23730" w:author="PR Preview" w:date="2026-01-01T00:00:00Z">
        <w:r>
          <w:delText xml:space="preserve"> </w:delText>
        </w:r>
      </w:del>
      <w:del w:id="23731" w:author="PR Preview" w:date="2026-01-01T00:00:00Z">
        <w:r>
          <w:delText xml:space="preserve">$\mathcal{N}(\mathbf{A}) = \mathopen{}\left\{\mathord{\smash[b]{\underset{\raise.3ex\hbox{$\scriptstyle\sim$}}{0}}\vphantom{0}}_n\right\}\mathclose{}$</w:delText>
        </w:r>
      </w:del>
      <w:del w:id="23732" w:author="PR Preview" w:date="2026-01-01T00:00:00Z">
        <w:r>
          <w:delText xml:space="preserve"> </w:delText>
        </w:r>
      </w:del>
      <w:del w:id="23733" w:author="PR Preview" w:date="2026-01-01T00:00:00Z">
        <w:r>
          <w:delText xml:space="preserve">(4),</w:delText>
        </w:r>
      </w:del>
      <w:del w:id="23734" w:author="PR Preview" w:date="2026-01-01T00:00:00Z">
        <w:r>
          <w:delText xml:space="preserve"> </w:delText>
        </w:r>
      </w:del>
      <w:del w:id="23735" w:author="PR Preview" w:date="2026-01-01T00:00:00Z">
        <w:r>
          <w:delText xml:space="preserve">and</w:delText>
        </w:r>
      </w:del>
      <w:del w:id="23736"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3737" w:author="PR Preview" w:date="2026-01-01T00:00:00Z">
        <w:r>
          <w:delText xml:space="preserve">.</w:delText>
        </w:r>
      </w:del>
      <w:del w:id="23738" w:author="PR Preview" w:date="2026-01-01T00:00:00Z">
        <w:r>
          <w:delText xml:space="preserve"> </w:delText>
        </w:r>
      </w:del>
      <w:del w:id="23739" w:author="PR Preview" w:date="2026-01-01T00:00:00Z">
        <w:r>
          <w:delText xml:space="preserve">So</w:delText>
        </w:r>
      </w:del>
      <w:del w:id="23740" w:author="PR Preview" w:date="2026-01-01T00:00:00Z">
        <w:r>
          <w:delText xml:space="preserve"> </w:delText>
        </w:r>
      </w:del>
      <m:oMath>
        <m:r>
          <m:rPr>
            <m:sty m:val="bi"/>
          </m:rPr>
          <m:t>B</m:t>
        </m:r>
      </m:oMath>
      <w:del w:id="23741" w:author="PR Preview" w:date="2026-01-01T00:00:00Z">
        <w:r>
          <w:delText xml:space="preserve"> </w:delText>
        </w:r>
      </w:del>
      <w:del w:id="23742" w:author="PR Preview" w:date="2026-01-01T00:00:00Z">
        <w:r>
          <w:delText xml:space="preserve">satisfies</w:delText>
        </w:r>
      </w:del>
      <w:del w:id="23743" w:author="PR Preview" w:date="2026-01-01T00:00:00Z">
        <w:r>
          <w:delText xml:space="preserve"> </w:delText>
        </w:r>
      </w:del>
      <w:hyperlink w:anchor="def-invertible-matrix">
        <w:del w:id="23744" w:author="PR Preview" w:date="2026-01-01T00:00:00Z">
          <w:r>
            <w:rPr>
              <w:rStyle w:val="Hyperlink"/>
            </w:rPr>
            <w:delText xml:space="preserve">Definition 85</w:delText>
          </w:r>
        </w:del>
      </w:hyperlink>
      <w:del w:id="23745" w:author="PR Preview" w:date="2026-01-01T00:00:00Z">
        <w:r>
          <w:delText xml:space="preserve">.</w:delText>
        </w:r>
      </w:del>
      <w:del w:id="23746" w:author="PR Preview" w:date="2026-01-01T00:00:00Z">
        <w:r>
          <w:delText xml:space="preserve"> </w:delText>
        </w:r>
      </w:del>
      <w:del w:id="23747" w:author="PR Preview" w:date="2026-01-01T00:00:00Z">
        <w:r>
          <w:delText xml:space="preserve">The two conditions in the statement are equivalent by</w:delText>
        </w:r>
      </w:del>
      <w:del w:id="23748" w:author="PR Preview" w:date="2026-01-01T00:00:00Z">
        <w:r>
          <w:delText xml:space="preserve"> </w:delText>
        </w:r>
      </w:del>
      <w:hyperlink w:anchor="thm-rank-nullity">
        <w:del w:id="23749" w:author="PR Preview" w:date="2026-01-01T00:00:00Z">
          <w:r>
            <w:rPr>
              <w:rStyle w:val="Hyperlink"/>
            </w:rPr>
            <w:delText xml:space="preserve">Theorem 40</w:delText>
          </w:r>
        </w:del>
      </w:hyperlink>
      <w:del w:id="23750" w:author="PR Preview" w:date="2026-01-01T00:00:00Z">
        <w:r>
          <w:delText xml:space="preserve">:</w:delText>
        </w:r>
      </w:del>
      <w:del w:id="23751" w:author="PR Preview" w:date="2026-01-01T00:00:00Z">
        <w:r>
          <w:delText xml:space="preserve"> </w:delText>
        </w:r>
      </w:del>
      <w:del w:id="23752" w:author="PR Preview" w:date="2026-01-01T00:00:00Z">
        <w:r>
          <w:delText xml:space="preserve">the nullity is</w:delText>
        </w:r>
      </w:del>
      <w:del w:id="23753" w:author="PR Preview" w:date="2026-01-01T00:00:00Z">
        <w:r>
          <w:delText xml:space="preserve"> </w:delText>
        </w:r>
      </w:del>
      <m:oMath>
        <m:r>
          <m:t>0</m:t>
        </m:r>
      </m:oMath>
      <w:del w:id="23754" w:author="PR Preview" w:date="2026-01-01T00:00:00Z">
        <w:r>
          <w:delText xml:space="preserve"> </w:delText>
        </w:r>
      </w:del>
      <w:del w:id="23755" w:author="PR Preview" w:date="2026-01-01T00:00:00Z">
        <w:r>
          <w:delText xml:space="preserve">exactly when</w:delText>
        </w:r>
      </w:del>
      <w:del w:id="23756" w:author="PR Preview" w:date="2026-01-01T00:00:00Z">
        <w:r>
          <w:delText xml:space="preserve"> </w:delText>
        </w:r>
      </w:del>
      <w:del w:id="23757" w:author="PR Preview" w:date="2026-01-01T00:00:00Z">
        <w:r>
          <w:delText xml:space="preserve">$\mathcal{N}(\mathbf{A}) = \mathopen{}\left\{\mathord{\smash[b]{\underset{\raise.3ex\hbox{$\scriptstyle\sim$}}{0}}\vphantom{0}}_n\right\}\mathclose{}$</w:delText>
        </w:r>
      </w:del>
      <w:del w:id="23758" w:author="PR Preview" w:date="2026-01-01T00:00:00Z">
        <w:r>
          <w:delText xml:space="preserve">,</w:delText>
        </w:r>
      </w:del>
      <w:del w:id="23759" w:author="PR Preview" w:date="2026-01-01T00:00:00Z">
        <w:r>
          <w:delText xml:space="preserve"> </w:delText>
        </w:r>
      </w:del>
      <w:del w:id="23760" w:author="PR Preview" w:date="2026-01-01T00:00:00Z">
        <w:r>
          <w:delText xml:space="preserve">because a subspace of dimension</w:delText>
        </w:r>
      </w:del>
      <w:del w:id="23761" w:author="PR Preview" w:date="2026-01-01T00:00:00Z">
        <w:r>
          <w:delText xml:space="preserve"> </w:delText>
        </w:r>
      </w:del>
      <m:oMath>
        <m:r>
          <m:t>0</m:t>
        </m:r>
      </m:oMath>
      <w:del w:id="23762" w:author="PR Preview" w:date="2026-01-01T00:00:00Z">
        <w:r>
          <w:delText xml:space="preserve"> </w:delText>
        </w:r>
      </w:del>
      <w:del w:id="23763" w:author="PR Preview" w:date="2026-01-01T00:00:00Z">
        <w:r>
          <w:delText xml:space="preserve">has the empty list as a basis, whose span is</w:delText>
        </w:r>
      </w:del>
      <w:del w:id="23764" w:author="PR Preview" w:date="2026-01-01T00:00:00Z">
        <w:r>
          <w:delText xml:space="preserve"> </w:delText>
        </w:r>
      </w:del>
      <w:del w:id="23765" w:author="PR Preview" w:date="2026-01-01T00:00:00Z">
        <w:r>
          <w:delText xml:space="preserve">$\mathopen{}\left\{\mathord{\smash[b]{\underset{\raise.3ex\hbox{$\scriptstyle\sim$}}{0}}\vphantom{0}}\right\}\mathclose{}$</w:delText>
        </w:r>
      </w:del>
      <w:del w:id="23766" w:author="PR Preview" w:date="2026-01-01T00:00:00Z">
        <w:r>
          <w:delText xml:space="preserve"> </w:delText>
        </w:r>
      </w:del>
      <w:del w:id="23767" w:author="PR Preview" w:date="2026-01-01T00:00:00Z">
        <w:r>
          <w:delText xml:space="preserve">(</w:delText>
        </w:r>
      </w:del>
      <w:hyperlink w:anchor="def-dimension">
        <w:del w:id="23768" w:author="PR Preview" w:date="2026-01-01T00:00:00Z">
          <w:r>
            <w:rPr>
              <w:rStyle w:val="Hyperlink"/>
            </w:rPr>
            <w:delText xml:space="preserve">Definition 51</w:delText>
          </w:r>
        </w:del>
      </w:hyperlink>
      <w:del w:id="23769" w:author="PR Preview" w:date="2026-01-01T00:00:00Z">
        <w:r>
          <w:delText xml:space="preserve">,</w:delText>
        </w:r>
      </w:del>
      <w:del w:id="23770" w:author="PR Preview" w:date="2026-01-01T00:00:00Z">
        <w:r>
          <w:delText xml:space="preserve"> </w:delText>
        </w:r>
      </w:del>
      <w:hyperlink w:anchor="def-span">
        <w:del w:id="23771" w:author="PR Preview" w:date="2026-01-01T00:00:00Z">
          <w:r>
            <w:rPr>
              <w:rStyle w:val="Hyperlink"/>
            </w:rPr>
            <w:delText xml:space="preserve">Definition 47</w:delText>
          </w:r>
        </w:del>
      </w:hyperlink>
      <w:del w:id="23772" w:author="PR Preview" w:date="2026-01-01T00:00:00Z">
        <w:r>
          <w:delText xml:space="preserve">), and</w:delText>
        </w:r>
      </w:del>
      <w:del w:id="23773" w:author="PR Preview" w:date="2026-01-01T00:00:00Z">
        <w:r>
          <w:delText xml:space="preserve"> </w:delText>
        </w:r>
      </w:del>
      <w:del w:id="23774" w:author="PR Preview" w:date="2026-01-01T00:00:00Z">
        <w:r>
          <w:delText xml:space="preserve">$\mathopen{}\left\{\mathord{\smash[b]{\underset{\raise.3ex\hbox{$\scriptstyle\sim$}}{0}}\vphantom{0}}\right\}\mathclose{}$</w:delText>
        </w:r>
      </w:del>
      <w:del w:id="23775" w:author="PR Preview" w:date="2026-01-01T00:00:00Z">
        <w:r>
          <w:delText xml:space="preserve"> </w:delText>
        </w:r>
      </w:del>
      <w:del w:id="23776" w:author="PR Preview" w:date="2026-01-01T00:00:00Z">
        <w:r>
          <w:delText xml:space="preserve">has dimension</w:delText>
        </w:r>
      </w:del>
      <w:del w:id="23777" w:author="PR Preview" w:date="2026-01-01T00:00:00Z">
        <w:r>
          <w:delText xml:space="preserve"> </w:delText>
        </w:r>
      </w:del>
      <m:oMath>
        <m:r>
          <m:t>0</m:t>
        </m:r>
      </m:oMath>
      <w:del w:id="23778" w:author="PR Preview" w:date="2026-01-01T00:00:00Z">
        <w:r>
          <w:delText xml:space="preserve"> </w:delText>
        </w:r>
      </w:del>
      <w:del w:id="23779" w:author="PR Preview" w:date="2026-01-01T00:00:00Z">
        <w:r>
          <w:delText xml:space="preserve">(</w:delText>
        </w:r>
      </w:del>
      <w:hyperlink w:anchor="exm-dimension">
        <w:del w:id="23780" w:author="PR Preview" w:date="2026-01-01T00:00:00Z">
          <w:r>
            <w:rPr>
              <w:rStyle w:val="Hyperlink"/>
            </w:rPr>
            <w:delText xml:space="preserve">Example 51</w:delText>
          </w:r>
        </w:del>
      </w:hyperlink>
      <w:del w:id="23781" w:author="PR Preview" w:date="2026-01-01T00:00:00Z">
        <w:r>
          <w:delText xml:space="preserve">).</w:delText>
        </w:r>
      </w:del>
    </w:p>
    <w:p>
      <w:pPr>
        <w:pStyle w:val="BodyText"/>
      </w:pPr>
      <w:del w:id="23782" w:author="PR Preview" w:date="2026-01-01T00:00:00Z">
        <w:r>
          <w:rPr>
            <w:b/>
            <w:bCs/>
          </w:rPr>
          <w:delText xml:space="preserve">Example 197 (Rank decides invertibility)</w:delText>
        </w:r>
      </w:del>
      <w:del w:id="23783" w:author="PR Preview" w:date="2026-01-01T00:00:00Z">
        <w:r>
          <w:delText xml:space="preserve"> </w:delText>
        </w:r>
      </w:del>
      <w:del w:id="23784" w:author="PR Preview" w:date="2026-01-01T00:00:00Z">
        <w:r>
          <w:delText xml:space="preserve"> </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3785" w:author="PR Preview" w:date="2026-01-01T00:00:00Z">
        <w:r>
          <w:delText xml:space="preserve"> </w:delText>
        </w:r>
      </w:del>
      <w:del w:id="23786" w:author="PR Preview" w:date="2026-01-01T00:00:00Z">
        <w:r>
          <w:delText xml:space="preserve">of</w:delText>
        </w:r>
      </w:del>
      <w:del w:id="23787" w:author="PR Preview" w:date="2026-01-01T00:00:00Z">
        <w:r>
          <w:delText xml:space="preserve"> </w:delText>
        </w:r>
      </w:del>
      <w:hyperlink w:anchor="exm-invertible-matrix">
        <w:del w:id="23788" w:author="PR Preview" w:date="2026-01-01T00:00:00Z">
          <w:r>
            <w:rPr>
              <w:rStyle w:val="Hyperlink"/>
            </w:rPr>
            <w:delText xml:space="preserve">Example 130</w:delText>
          </w:r>
        </w:del>
      </w:hyperlink>
      <w:del w:id="23789" w:author="PR Preview" w:date="2026-01-01T00:00:00Z">
        <w:r>
          <w:delText xml:space="preserve"> </w:delText>
        </w:r>
      </w:del>
      <w:del w:id="23790" w:author="PR Preview" w:date="2026-01-01T00:00:00Z">
        <w:r>
          <w:delText xml:space="preserve">has rank</w:delText>
        </w:r>
      </w:del>
      <w:del w:id="23791" w:author="PR Preview" w:date="2026-01-01T00:00:00Z">
        <w:r>
          <w:delText xml:space="preserve"> </w:delText>
        </w:r>
      </w:del>
      <m:oMath>
        <m:r>
          <m:t>2</m:t>
        </m:r>
      </m:oMath>
      <w:del w:id="23792" w:author="PR Preview" w:date="2026-01-01T00:00:00Z">
        <w:r>
          <w:delText xml:space="preserve">:</w:delText>
        </w:r>
      </w:del>
      <w:del w:id="23793"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23794" w:author="PR Preview" w:date="2026-01-01T00:00:00Z">
        <w:r>
          <w:delText xml:space="preserve"> </w:delText>
        </w:r>
      </w:del>
      <w:del w:id="23795" w:author="PR Preview" w:date="2026-01-01T00:00:00Z">
        <w:r>
          <w:delText xml:space="preserve">is</w:delText>
        </w:r>
      </w:del>
      <w:del w:id="23796" w:author="PR Preview" w:date="2026-01-01T00:00:00Z">
        <w:r>
          <w:delText xml:space="preserve"> </w:delText>
        </w:r>
      </w:del>
      <w:del w:id="23797" w:author="PR Preview" w:date="2026-01-01T00:00:00Z">
        <w:r>
          <w:delText xml:space="preserve">$\mathord{\smash[b]{\underset{\raise.3ex\hbox{$\scriptstyle\sim$}}{0}}\vphantom{0}}$</w:delText>
        </w:r>
      </w:del>
      <w:del w:id="23798" w:author="PR Preview" w:date="2026-01-01T00:00:00Z">
        <w:r>
          <w:delText xml:space="preserve"> </w:delText>
        </w:r>
      </w:del>
      <w:del w:id="23799" w:author="PR Preview" w:date="2026-01-01T00:00:00Z">
        <w:r>
          <w:delText xml:space="preserve">only if</w:delText>
        </w:r>
      </w:del>
      <w:del w:id="23800" w:author="PR Preview" w:date="2026-01-01T00:00:00Z">
        <w:r>
          <w:delText xml:space="preserve"> </w:delText>
        </w:r>
      </w:del>
      <m:oMath>
        <m:sSub>
          <m:e>
            <m:r>
              <m:t>c</m:t>
            </m:r>
          </m:e>
          <m:sub>
            <m:r>
              <m:t>2</m:t>
            </m:r>
          </m:sub>
        </m:sSub>
        <m:r>
          <m:rPr>
            <m:sty m:val="p"/>
          </m:rPr>
          <m:t>=</m:t>
        </m:r>
        <m:r>
          <m:t>0</m:t>
        </m:r>
      </m:oMath>
      <w:del w:id="23801" w:author="PR Preview" w:date="2026-01-01T00:00:00Z">
        <w:r>
          <w:delText xml:space="preserve"> </w:delText>
        </w:r>
      </w:del>
      <w:del w:id="23802" w:author="PR Preview" w:date="2026-01-01T00:00:00Z">
        <w:r>
          <w:delText xml:space="preserve">and then</w:delText>
        </w:r>
      </w:del>
      <w:del w:id="23803" w:author="PR Preview" w:date="2026-01-01T00:00:00Z">
        <w:r>
          <w:delText xml:space="preserve"> </w:delText>
        </w:r>
      </w:del>
      <m:oMath>
        <m:sSub>
          <m:e>
            <m:r>
              <m:t>c</m:t>
            </m:r>
          </m:e>
          <m:sub>
            <m:r>
              <m:t>1</m:t>
            </m:r>
          </m:sub>
        </m:sSub>
        <m:r>
          <m:rPr>
            <m:sty m:val="p"/>
          </m:rPr>
          <m:t>=</m:t>
        </m:r>
        <m:r>
          <m:t>0</m:t>
        </m:r>
      </m:oMath>
      <w:del w:id="23804" w:author="PR Preview" w:date="2026-01-01T00:00:00Z">
        <w:r>
          <w:delText xml:space="preserve">.</w:delText>
        </w:r>
      </w:del>
      <w:del w:id="23805" w:author="PR Preview" w:date="2026-01-01T00:00:00Z">
        <w:r>
          <w:delText xml:space="preserve"> </w:delText>
        </w:r>
      </w:del>
      <w:del w:id="23806" w:author="PR Preview" w:date="2026-01-01T00:00:00Z">
        <w:r>
          <w:delText xml:space="preserve">So it is invertible, as that example found by exhibiting the inverse.</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3807" w:author="PR Preview" w:date="2026-01-01T00:00:00Z">
        <w:r>
          <w:delText xml:space="preserve"> </w:delText>
        </w:r>
      </w:del>
      <w:del w:id="23808" w:author="PR Preview" w:date="2026-01-01T00:00:00Z">
        <w:r>
          <w:delText xml:space="preserve">has rank less than</w:delText>
        </w:r>
      </w:del>
      <w:del w:id="23809" w:author="PR Preview" w:date="2026-01-01T00:00:00Z">
        <w:r>
          <w:delText xml:space="preserve"> </w:delText>
        </w:r>
      </w:del>
      <m:oMath>
        <m:r>
          <m:t>2</m:t>
        </m:r>
      </m:oMath>
      <w:del w:id="23810" w:author="PR Preview" w:date="2026-01-01T00:00:00Z">
        <w:r>
          <w:delText xml:space="preserve">:</w:delText>
        </w:r>
      </w:del>
      <w:del w:id="23811" w:author="PR Preview" w:date="2026-01-01T00:00:00Z">
        <w:r>
          <w:delText xml:space="preserve"> </w:delText>
        </w:r>
      </w:del>
      <m:oMath>
        <m:r>
          <m:rPr>
            <m:sty m:val="p"/>
          </m:rPr>
          <m:t>(</m:t>
        </m:r>
        <m:r>
          <m:t>1</m:t>
        </m:r>
        <m:r>
          <m:rPr>
            <m:sty m:val="p"/>
          </m:rPr>
          <m:t>,</m:t>
        </m:r>
        <m:r>
          <m:rPr>
            <m:sty m:val="p"/>
          </m:rPr>
          <m:t>−</m:t>
        </m:r>
        <m:r>
          <m:t>1</m:t>
        </m:r>
        <m:r>
          <m:rPr>
            <m:sty m:val="p"/>
          </m:rPr>
          <m:t>)</m:t>
        </m:r>
      </m:oMath>
      <w:del w:id="23812" w:author="PR Preview" w:date="2026-01-01T00:00:00Z">
        <w:r>
          <w:delText xml:space="preserve"> </w:delText>
        </w:r>
      </w:del>
      <w:del w:id="23813" w:author="PR Preview" w:date="2026-01-01T00:00:00Z">
        <w:r>
          <w:delText xml:space="preserve">is a nonzero vector in its null space.</w:delText>
        </w:r>
      </w:del>
      <w:del w:id="23814" w:author="PR Preview" w:date="2026-01-01T00:00:00Z">
        <w:r>
          <w:delText xml:space="preserve"> </w:delText>
        </w:r>
      </w:del>
      <w:del w:id="23815" w:author="PR Preview" w:date="2026-01-01T00:00:00Z">
        <w:r>
          <w:delText xml:space="preserve">So it is singular, as</w:delText>
        </w:r>
      </w:del>
      <w:del w:id="23816" w:author="PR Preview" w:date="2026-01-01T00:00:00Z">
        <w:r>
          <w:delText xml:space="preserve"> </w:delText>
        </w:r>
      </w:del>
      <w:hyperlink w:anchor="exm-invertible-matrix">
        <w:del w:id="23817" w:author="PR Preview" w:date="2026-01-01T00:00:00Z">
          <w:r>
            <w:rPr>
              <w:rStyle w:val="Hyperlink"/>
            </w:rPr>
            <w:delText xml:space="preserve">Example 130</w:delText>
          </w:r>
        </w:del>
      </w:hyperlink>
      <w:del w:id="23818" w:author="PR Preview" w:date="2026-01-01T00:00:00Z">
        <w:r>
          <w:delText xml:space="preserve"> </w:delText>
        </w:r>
      </w:del>
      <w:del w:id="23819" w:author="PR Preview" w:date="2026-01-01T00:00:00Z">
        <w:r>
          <w:delText xml:space="preserve">found.</w:delText>
        </w:r>
      </w:del>
    </w:p>
    <w:p>
      <w:pPr>
        <w:pStyle w:val="FirstParagraph"/>
      </w:pPr>
      <w:del w:id="23820" w:author="PR Preview" w:date="2026-01-01T00:00:00Z">
        <w:r>
          <w:rPr>
            <w:b/>
            <w:bCs/>
          </w:rPr>
          <w:delText xml:space="preserve">Definition 118 (Eigenspace)</w:delText>
        </w:r>
      </w:del>
      <w:del w:id="23821" w:author="PR Preview" w:date="2026-01-01T00:00:00Z">
        <w:r>
          <w:delText xml:space="preserve"> </w:delText>
        </w:r>
      </w:del>
      <w:del w:id="23822" w:author="PR Preview" w:date="2026-01-01T00:00:00Z">
        <w:r>
          <w:delText xml:space="preserve">Let</w:delText>
        </w:r>
      </w:del>
      <w:del w:id="23823" w:author="PR Preview" w:date="2026-01-01T00:00:00Z">
        <w:r>
          <w:delText xml:space="preserve"> </w:delText>
        </w:r>
      </w:del>
      <m:oMath>
        <m:r>
          <m:t>λ</m:t>
        </m:r>
      </m:oMath>
      <w:del w:id="23824" w:author="PR Preview" w:date="2026-01-01T00:00:00Z">
        <w:r>
          <w:delText xml:space="preserve"> </w:delText>
        </w:r>
      </w:del>
      <w:del w:id="23825" w:author="PR Preview" w:date="2026-01-01T00:00:00Z">
        <w:r>
          <w:delText xml:space="preserve">be an eigenvalue of a</w:delText>
        </w:r>
      </w:del>
      <w:del w:id="23826" w:author="PR Preview" w:date="2026-01-01T00:00:00Z">
        <w:r>
          <w:delText xml:space="preserve"> </w:delText>
        </w:r>
      </w:del>
      <m:oMath>
        <m:r>
          <m:t>p</m:t>
        </m:r>
        <m:r>
          <m:rPr>
            <m:sty m:val="p"/>
          </m:rPr>
          <m:t>×</m:t>
        </m:r>
        <m:r>
          <m:t>p</m:t>
        </m:r>
      </m:oMath>
      <w:del w:id="23827" w:author="PR Preview" w:date="2026-01-01T00:00:00Z">
        <w:r>
          <w:delText xml:space="preserve"> </w:delText>
        </w:r>
      </w:del>
      <w:del w:id="23828" w:author="PR Preview" w:date="2026-01-01T00:00:00Z">
        <w:r>
          <w:delText xml:space="preserve">matrix</w:delText>
        </w:r>
      </w:del>
      <w:del w:id="23829" w:author="PR Preview" w:date="2026-01-01T00:00:00Z">
        <w:r>
          <w:delText xml:space="preserve"> </w:delText>
        </w:r>
      </w:del>
      <m:oMath>
        <m:r>
          <m:rPr>
            <m:sty m:val="bi"/>
          </m:rPr>
          <m:t>A</m:t>
        </m:r>
      </m:oMath>
      <w:del w:id="23830" w:author="PR Preview" w:date="2026-01-01T00:00:00Z">
        <w:r>
          <w:delText xml:space="preserve"> </w:delText>
        </w:r>
      </w:del>
      <w:del w:id="23831" w:author="PR Preview" w:date="2026-01-01T00:00:00Z">
        <w:r>
          <w:delText xml:space="preserve">(</w:delText>
        </w:r>
      </w:del>
      <w:hyperlink w:anchor="def-eigenvalue">
        <w:del w:id="23832" w:author="PR Preview" w:date="2026-01-01T00:00:00Z">
          <w:r>
            <w:rPr>
              <w:rStyle w:val="Hyperlink"/>
            </w:rPr>
            <w:delText xml:space="preserve">Definition 95</w:delText>
          </w:r>
        </w:del>
      </w:hyperlink>
      <w:del w:id="23833" w:author="PR Preview" w:date="2026-01-01T00:00:00Z">
        <w:r>
          <w:delText xml:space="preserve">).</w:delText>
        </w:r>
      </w:del>
      <w:del w:id="23834" w:author="PR Preview" w:date="2026-01-01T00:00:00Z">
        <w:r>
          <w:delText xml:space="preserve"> </w:delText>
        </w:r>
      </w:del>
      <w:del w:id="23835" w:author="PR Preview" w:date="2026-01-01T00:00:00Z">
        <w:r>
          <w:delText xml:space="preserve">The</w:delText>
        </w:r>
      </w:del>
      <w:del w:id="23836" w:author="PR Preview" w:date="2026-01-01T00:00:00Z">
        <w:r>
          <w:delText xml:space="preserve"> </w:delText>
        </w:r>
      </w:del>
      <w:del w:id="23837" w:author="PR Preview" w:date="2026-01-01T00:00:00Z">
        <w:r>
          <w:rPr>
            <w:b/>
            <w:bCs/>
          </w:rPr>
          <w:delText xml:space="preserve">eigenspace</w:delText>
        </w:r>
      </w:del>
      <w:del w:id="23838" w:author="PR Preview" w:date="2026-01-01T00:00:00Z">
        <w:r>
          <w:delText xml:space="preserve"> </w:delText>
        </w:r>
      </w:del>
      <w:del w:id="23839" w:author="PR Preview" w:date="2026-01-01T00:00:00Z">
        <w:r>
          <w:delText xml:space="preserve">[88]</w:delText>
        </w:r>
      </w:del>
      <w:del w:id="23840" w:author="PR Preview" w:date="2026-01-01T00:00:00Z">
        <w:r>
          <w:delText xml:space="preserve"> </w:delText>
        </w:r>
      </w:del>
      <w:del w:id="23841" w:author="PR Preview" w:date="2026-01-01T00:00:00Z">
        <w:r>
          <w:delText xml:space="preserve">of</w:delText>
        </w:r>
      </w:del>
      <w:del w:id="23842" w:author="PR Preview" w:date="2026-01-01T00:00:00Z">
        <w:r>
          <w:delText xml:space="preserve"> </w:delText>
        </w:r>
      </w:del>
      <m:oMath>
        <m:r>
          <m:t>λ</m:t>
        </m:r>
      </m:oMath>
      <w:del w:id="23843" w:author="PR Preview" w:date="2026-01-01T00:00:00Z">
        <w:r>
          <w:delText xml:space="preserve"> </w:delText>
        </w:r>
      </w:del>
      <w:del w:id="23844" w:author="PR Preview" w:date="2026-01-01T00:00:00Z">
        <w:r>
          <w:delText xml:space="preserve">is</w:delText>
        </w:r>
      </w:del>
      <w:del w:id="23845"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23846" w:author="PR Preview" w:date="2026-01-01T00:00:00Z">
        <w:r>
          <w:delText xml:space="preserve">.</w:delText>
        </w:r>
      </w:del>
      <w:del w:id="23847" w:author="PR Preview" w:date="2026-01-01T00:00:00Z">
        <w:r>
          <w:delText xml:space="preserve"> </w:delText>
        </w:r>
      </w:del>
      <w:del w:id="23848" w:author="PR Preview" w:date="2026-01-01T00:00:00Z">
        <w:r>
          <w:delText xml:space="preserve">It is a subspace of</w:delText>
        </w:r>
      </w:del>
      <w:del w:id="23849" w:author="PR Preview" w:date="2026-01-01T00:00:00Z">
        <w:r>
          <w:delText xml:space="preserve"> </w:delText>
        </w:r>
      </w:del>
      <m:oMath>
        <m:sSup>
          <m:e>
            <m:r>
              <m:rPr>
                <m:scr m:val="double-struck"/>
                <m:sty m:val="p"/>
              </m:rPr>
              <m:t>R</m:t>
            </m:r>
          </m:e>
          <m:sup>
            <m:r>
              <m:t>p</m:t>
            </m:r>
          </m:sup>
        </m:sSup>
      </m:oMath>
      <w:del w:id="23850" w:author="PR Preview" w:date="2026-01-01T00:00:00Z">
        <w:r>
          <w:delText xml:space="preserve"> </w:delText>
        </w:r>
      </w:del>
      <w:del w:id="23851" w:author="PR Preview" w:date="2026-01-01T00:00:00Z">
        <w:r>
          <w:delText xml:space="preserve">(</w:delText>
        </w:r>
      </w:del>
      <w:hyperlink w:anchor="thm-null-space-subspace">
        <w:del w:id="23852" w:author="PR Preview" w:date="2026-01-01T00:00:00Z">
          <w:r>
            <w:rPr>
              <w:rStyle w:val="Hyperlink"/>
            </w:rPr>
            <w:delText xml:space="preserve">Theorem 34</w:delText>
          </w:r>
        </w:del>
      </w:hyperlink>
      <w:del w:id="23853" w:author="PR Preview" w:date="2026-01-01T00:00:00Z">
        <w:r>
          <w:delText xml:space="preserve">).</w:delText>
        </w:r>
      </w:del>
    </w:p>
    <w:p>
      <w:pPr>
        <w:pStyle w:val="FirstParagraph"/>
      </w:pPr>
      <w:ins w:id="23854" w:author="PR Preview" w:date="2026-01-01T00:00:00Z">
        <w:r>
          <w:t xml:space="preserve">so every column of</w:t>
        </w:r>
      </w:ins>
      <w:ins w:id="23855" w:author="PR Preview" w:date="2026-01-01T00:00:00Z">
        <w:r>
          <w:t xml:space="preserve"> </w:t>
        </w:r>
      </w:ins>
      <m:oMath>
        <m:r>
          <m:rPr>
            <m:sty m:val="bi"/>
          </m:rPr>
          <m:t>B</m:t>
        </m:r>
        <m:r>
          <m:rPr>
            <m:sty m:val="bi"/>
          </m:rPr>
          <m:t>A</m:t>
        </m:r>
        <m:r>
          <m:rPr>
            <m:sty m:val="p"/>
          </m:rPr>
          <m:t>−</m:t>
        </m:r>
        <m:sSub>
          <m:e>
            <m:r>
              <m:rPr>
                <m:sty m:val="bi"/>
              </m:rPr>
              <m:t>I</m:t>
            </m:r>
          </m:e>
          <m:sub>
            <m:r>
              <m:t>n</m:t>
            </m:r>
          </m:sub>
        </m:sSub>
      </m:oMath>
      <w:ins w:id="23856" w:author="PR Preview" w:date="2026-01-01T00:00:00Z">
        <w:r>
          <w:t xml:space="preserve"> </w:t>
        </w:r>
      </w:ins>
      <w:ins w:id="23857" w:author="PR Preview" w:date="2026-01-01T00:00:00Z">
        <w:r>
          <w:t xml:space="preserve">is in</w:t>
        </w:r>
      </w:ins>
      <w:ins w:id="23858" w:author="PR Preview" w:date="2026-01-01T00:00:00Z">
        <w:r>
          <w:t xml:space="preserve"> </w:t>
        </w:r>
      </w:ins>
      <w:ins w:id="23859" w:author="PR Preview" w:date="2026-01-01T00:00:00Z">
        <w:r>
          <w:t xml:space="preserve">$\mathcal{N}(\mathbf{A}) = \mathopen{}\left\{\mathord{\smash[b]{\underset{\raise.3ex\hbox{$\scriptstyle\sim$}}{0}}\vphantom{0}}_n\right\}\mathclose{}$</w:t>
        </w:r>
      </w:ins>
      <w:ins w:id="23860" w:author="PR Preview" w:date="2026-01-01T00:00:00Z">
        <w:r>
          <w:t xml:space="preserve"> </w:t>
        </w:r>
      </w:ins>
      <w:ins w:id="23861" w:author="PR Preview" w:date="2026-01-01T00:00:00Z">
        <w:r>
          <w:t xml:space="preserve">(4),</w:t>
        </w:r>
      </w:ins>
      <w:ins w:id="23862" w:author="PR Preview" w:date="2026-01-01T00:00:00Z">
        <w:r>
          <w:t xml:space="preserve"> </w:t>
        </w:r>
      </w:ins>
      <w:ins w:id="23863" w:author="PR Preview" w:date="2026-01-01T00:00:00Z">
        <w:r>
          <w:t xml:space="preserve">and</w:t>
        </w:r>
      </w:ins>
      <w:ins w:id="23864" w:author="PR Preview" w:date="2026-01-01T00:00:00Z">
        <w:r>
          <w:t xml:space="preserve"> </w:t>
        </w:r>
      </w:ins>
      <m:oMath>
        <m:r>
          <m:rPr>
            <m:sty m:val="bi"/>
          </m:rPr>
          <m:t>B</m:t>
        </m:r>
        <m:r>
          <m:rPr>
            <m:sty m:val="bi"/>
          </m:rPr>
          <m:t>A</m:t>
        </m:r>
        <m:r>
          <m:rPr>
            <m:sty m:val="p"/>
          </m:rPr>
          <m:t>=</m:t>
        </m:r>
        <m:sSub>
          <m:e>
            <m:r>
              <m:rPr>
                <m:sty m:val="bi"/>
              </m:rPr>
              <m:t>I</m:t>
            </m:r>
          </m:e>
          <m:sub>
            <m:r>
              <m:t>n</m:t>
            </m:r>
          </m:sub>
        </m:sSub>
      </m:oMath>
      <w:ins w:id="23865" w:author="PR Preview" w:date="2026-01-01T00:00:00Z">
        <w:r>
          <w:t xml:space="preserve">.</w:t>
        </w:r>
      </w:ins>
      <w:ins w:id="23866" w:author="PR Preview" w:date="2026-01-01T00:00:00Z">
        <w:r>
          <w:t xml:space="preserve"> </w:t>
        </w:r>
      </w:ins>
      <w:ins w:id="23867" w:author="PR Preview" w:date="2026-01-01T00:00:00Z">
        <w:r>
          <w:t xml:space="preserve">So</w:t>
        </w:r>
      </w:ins>
      <w:ins w:id="23868" w:author="PR Preview" w:date="2026-01-01T00:00:00Z">
        <w:r>
          <w:t xml:space="preserve"> </w:t>
        </w:r>
      </w:ins>
      <m:oMath>
        <m:r>
          <m:rPr>
            <m:sty m:val="bi"/>
          </m:rPr>
          <m:t>B</m:t>
        </m:r>
      </m:oMath>
      <w:ins w:id="23869" w:author="PR Preview" w:date="2026-01-01T00:00:00Z">
        <w:r>
          <w:t xml:space="preserve"> </w:t>
        </w:r>
      </w:ins>
      <w:ins w:id="23870" w:author="PR Preview" w:date="2026-01-01T00:00:00Z">
        <w:r>
          <w:t xml:space="preserve">satisfies</w:t>
        </w:r>
      </w:ins>
      <w:ins w:id="23871" w:author="PR Preview" w:date="2026-01-01T00:00:00Z">
        <w:r>
          <w:t xml:space="preserve"> </w:t>
        </w:r>
      </w:ins>
      <w:hyperlink w:anchor="def-invertible-matrix">
        <w:ins w:id="23872" w:author="PR Preview" w:date="2026-01-01T00:00:00Z">
          <w:r>
            <w:rPr>
              <w:rStyle w:val="Hyperlink"/>
            </w:rPr>
            <w:t xml:space="preserve">Definition 85</w:t>
          </w:r>
        </w:ins>
      </w:hyperlink>
      <w:ins w:id="23873" w:author="PR Preview" w:date="2026-01-01T00:00:00Z">
        <w:r>
          <w:t xml:space="preserve">.</w:t>
        </w:r>
      </w:ins>
      <w:ins w:id="23874" w:author="PR Preview" w:date="2026-01-01T00:00:00Z">
        <w:r>
          <w:t xml:space="preserve"> </w:t>
        </w:r>
      </w:ins>
      <w:ins w:id="23875" w:author="PR Preview" w:date="2026-01-01T00:00:00Z">
        <w:r>
          <w:t xml:space="preserve">The two conditions in the statement are equivalent by</w:t>
        </w:r>
      </w:ins>
      <w:ins w:id="23876" w:author="PR Preview" w:date="2026-01-01T00:00:00Z">
        <w:r>
          <w:t xml:space="preserve"> </w:t>
        </w:r>
      </w:ins>
      <w:hyperlink w:anchor="thm-rank-nullity">
        <w:ins w:id="23877" w:author="PR Preview" w:date="2026-01-01T00:00:00Z">
          <w:r>
            <w:rPr>
              <w:rStyle w:val="Hyperlink"/>
            </w:rPr>
            <w:t xml:space="preserve">Theorem 39</w:t>
          </w:r>
        </w:ins>
      </w:hyperlink>
      <w:ins w:id="23878" w:author="PR Preview" w:date="2026-01-01T00:00:00Z">
        <w:r>
          <w:t xml:space="preserve">:</w:t>
        </w:r>
      </w:ins>
      <w:ins w:id="23879" w:author="PR Preview" w:date="2026-01-01T00:00:00Z">
        <w:r>
          <w:t xml:space="preserve"> </w:t>
        </w:r>
      </w:ins>
      <w:ins w:id="23880" w:author="PR Preview" w:date="2026-01-01T00:00:00Z">
        <w:r>
          <w:t xml:space="preserve">the nullity is</w:t>
        </w:r>
      </w:ins>
      <w:ins w:id="23881" w:author="PR Preview" w:date="2026-01-01T00:00:00Z">
        <w:r>
          <w:t xml:space="preserve"> </w:t>
        </w:r>
      </w:ins>
      <m:oMath>
        <m:r>
          <m:t>0</m:t>
        </m:r>
      </m:oMath>
      <w:ins w:id="23882" w:author="PR Preview" w:date="2026-01-01T00:00:00Z">
        <w:r>
          <w:t xml:space="preserve"> </w:t>
        </w:r>
      </w:ins>
      <w:ins w:id="23883" w:author="PR Preview" w:date="2026-01-01T00:00:00Z">
        <w:r>
          <w:t xml:space="preserve">exactly when</w:t>
        </w:r>
      </w:ins>
      <w:ins w:id="23884" w:author="PR Preview" w:date="2026-01-01T00:00:00Z">
        <w:r>
          <w:t xml:space="preserve"> </w:t>
        </w:r>
      </w:ins>
      <w:ins w:id="23885" w:author="PR Preview" w:date="2026-01-01T00:00:00Z">
        <w:r>
          <w:t xml:space="preserve">$\mathcal{N}(\mathbf{A}) = \mathopen{}\left\{\mathord{\smash[b]{\underset{\raise.3ex\hbox{$\scriptstyle\sim$}}{0}}\vphantom{0}}_n\right\}\mathclose{}$</w:t>
        </w:r>
      </w:ins>
      <w:ins w:id="23886" w:author="PR Preview" w:date="2026-01-01T00:00:00Z">
        <w:r>
          <w:t xml:space="preserve">,</w:t>
        </w:r>
      </w:ins>
      <w:ins w:id="23887" w:author="PR Preview" w:date="2026-01-01T00:00:00Z">
        <w:r>
          <w:t xml:space="preserve"> </w:t>
        </w:r>
      </w:ins>
      <w:ins w:id="23888" w:author="PR Preview" w:date="2026-01-01T00:00:00Z">
        <w:r>
          <w:t xml:space="preserve">because a subspace of dimension</w:t>
        </w:r>
      </w:ins>
      <w:ins w:id="23889" w:author="PR Preview" w:date="2026-01-01T00:00:00Z">
        <w:r>
          <w:t xml:space="preserve"> </w:t>
        </w:r>
      </w:ins>
      <m:oMath>
        <m:r>
          <m:t>0</m:t>
        </m:r>
      </m:oMath>
      <w:ins w:id="23890" w:author="PR Preview" w:date="2026-01-01T00:00:00Z">
        <w:r>
          <w:t xml:space="preserve"> </w:t>
        </w:r>
      </w:ins>
      <w:ins w:id="23891" w:author="PR Preview" w:date="2026-01-01T00:00:00Z">
        <w:r>
          <w:t xml:space="preserve">has the empty list as a basis, whose span is</w:t>
        </w:r>
      </w:ins>
      <w:ins w:id="23892" w:author="PR Preview" w:date="2026-01-01T00:00:00Z">
        <w:r>
          <w:t xml:space="preserve"> </w:t>
        </w:r>
      </w:ins>
      <w:ins w:id="23893" w:author="PR Preview" w:date="2026-01-01T00:00:00Z">
        <w:r>
          <w:t xml:space="preserve">$\mathopen{}\left\{\mathord{\smash[b]{\underset{\raise.3ex\hbox{$\scriptstyle\sim$}}{0}}\vphantom{0}}\right\}\mathclose{}$</w:t>
        </w:r>
      </w:ins>
      <w:ins w:id="23894" w:author="PR Preview" w:date="2026-01-01T00:00:00Z">
        <w:r>
          <w:t xml:space="preserve"> </w:t>
        </w:r>
      </w:ins>
      <w:ins w:id="23895" w:author="PR Preview" w:date="2026-01-01T00:00:00Z">
        <w:r>
          <w:t xml:space="preserve">(</w:t>
        </w:r>
      </w:ins>
      <w:hyperlink w:anchor="def-dimension">
        <w:ins w:id="23896" w:author="PR Preview" w:date="2026-01-01T00:00:00Z">
          <w:r>
            <w:rPr>
              <w:rStyle w:val="Hyperlink"/>
            </w:rPr>
            <w:t xml:space="preserve">Definition 51</w:t>
          </w:r>
        </w:ins>
      </w:hyperlink>
      <w:ins w:id="23897" w:author="PR Preview" w:date="2026-01-01T00:00:00Z">
        <w:r>
          <w:t xml:space="preserve">,</w:t>
        </w:r>
      </w:ins>
      <w:ins w:id="23898" w:author="PR Preview" w:date="2026-01-01T00:00:00Z">
        <w:r>
          <w:t xml:space="preserve"> </w:t>
        </w:r>
      </w:ins>
      <w:hyperlink w:anchor="def-span">
        <w:ins w:id="23899" w:author="PR Preview" w:date="2026-01-01T00:00:00Z">
          <w:r>
            <w:rPr>
              <w:rStyle w:val="Hyperlink"/>
            </w:rPr>
            <w:t xml:space="preserve">Definition 47</w:t>
          </w:r>
        </w:ins>
      </w:hyperlink>
      <w:ins w:id="23900" w:author="PR Preview" w:date="2026-01-01T00:00:00Z">
        <w:r>
          <w:t xml:space="preserve">), and</w:t>
        </w:r>
      </w:ins>
      <w:ins w:id="23901" w:author="PR Preview" w:date="2026-01-01T00:00:00Z">
        <w:r>
          <w:t xml:space="preserve"> </w:t>
        </w:r>
      </w:ins>
      <w:ins w:id="23902" w:author="PR Preview" w:date="2026-01-01T00:00:00Z">
        <w:r>
          <w:t xml:space="preserve">$\mathopen{}\left\{\mathord{\smash[b]{\underset{\raise.3ex\hbox{$\scriptstyle\sim$}}{0}}\vphantom{0}}\right\}\mathclose{}$</w:t>
        </w:r>
      </w:ins>
      <w:ins w:id="23903" w:author="PR Preview" w:date="2026-01-01T00:00:00Z">
        <w:r>
          <w:t xml:space="preserve"> </w:t>
        </w:r>
      </w:ins>
      <w:ins w:id="23904" w:author="PR Preview" w:date="2026-01-01T00:00:00Z">
        <w:r>
          <w:t xml:space="preserve">has dimension</w:t>
        </w:r>
      </w:ins>
      <w:ins w:id="23905" w:author="PR Preview" w:date="2026-01-01T00:00:00Z">
        <w:r>
          <w:t xml:space="preserve"> </w:t>
        </w:r>
      </w:ins>
      <m:oMath>
        <m:r>
          <m:t>0</m:t>
        </m:r>
      </m:oMath>
      <w:ins w:id="23906" w:author="PR Preview" w:date="2026-01-01T00:00:00Z">
        <w:r>
          <w:t xml:space="preserve"> </w:t>
        </w:r>
      </w:ins>
      <w:ins w:id="23907" w:author="PR Preview" w:date="2026-01-01T00:00:00Z">
        <w:r>
          <w:t xml:space="preserve">(</w:t>
        </w:r>
      </w:ins>
      <w:hyperlink w:anchor="exm-dimension">
        <w:ins w:id="23908" w:author="PR Preview" w:date="2026-01-01T00:00:00Z">
          <w:r>
            <w:rPr>
              <w:rStyle w:val="Hyperlink"/>
            </w:rPr>
            <w:t xml:space="preserve">Example 50</w:t>
          </w:r>
        </w:ins>
      </w:hyperlink>
      <w:ins w:id="23909" w:author="PR Preview" w:date="2026-01-01T00:00:00Z">
        <w:r>
          <w:t xml:space="preserve">).</w:t>
        </w:r>
      </w:ins>
    </w:p>
    <w:bookmarkStart w:id="626" w:name="exm-invertible-rank"/>
    <w:p>
      <w:pPr>
        <w:pStyle w:val="BodyText"/>
      </w:pPr>
      <w:ins w:id="23910" w:author="PR Preview" w:date="2026-01-01T00:00:00Z">
        <w:r>
          <w:rPr>
            <w:b/>
            <w:bCs/>
          </w:rPr>
          <w:t xml:space="preserve">Example 196 (Rank decides invertibility)</w:t>
        </w:r>
      </w:ins>
      <w:ins w:id="23911" w:author="PR Preview" w:date="2026-01-01T00:00:00Z">
        <w:r>
          <w:t xml:space="preserve"> </w:t>
        </w:r>
      </w:ins>
      <w:ins w:id="23912" w:author="PR Preview" w:date="2026-01-01T00:00:00Z">
        <w:r>
          <w:t xml:space="preserve"> </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3913" w:author="PR Preview" w:date="2026-01-01T00:00:00Z">
        <w:r>
          <w:t xml:space="preserve"> </w:t>
        </w:r>
      </w:ins>
      <w:ins w:id="23914" w:author="PR Preview" w:date="2026-01-01T00:00:00Z">
        <w:r>
          <w:t xml:space="preserve">of</w:t>
        </w:r>
      </w:ins>
      <w:ins w:id="23915" w:author="PR Preview" w:date="2026-01-01T00:00:00Z">
        <w:r>
          <w:t xml:space="preserve"> </w:t>
        </w:r>
      </w:ins>
      <w:hyperlink w:anchor="exm-invertible-matrix">
        <w:ins w:id="23916" w:author="PR Preview" w:date="2026-01-01T00:00:00Z">
          <w:r>
            <w:rPr>
              <w:rStyle w:val="Hyperlink"/>
            </w:rPr>
            <w:t xml:space="preserve">Example 129</w:t>
          </w:r>
        </w:ins>
      </w:hyperlink>
      <w:ins w:id="23917" w:author="PR Preview" w:date="2026-01-01T00:00:00Z">
        <w:r>
          <w:t xml:space="preserve"> </w:t>
        </w:r>
      </w:ins>
      <w:ins w:id="23918" w:author="PR Preview" w:date="2026-01-01T00:00:00Z">
        <w:r>
          <w:t xml:space="preserve">has rank</w:t>
        </w:r>
      </w:ins>
      <w:ins w:id="23919" w:author="PR Preview" w:date="2026-01-01T00:00:00Z">
        <w:r>
          <w:t xml:space="preserve"> </w:t>
        </w:r>
      </w:ins>
      <m:oMath>
        <m:r>
          <m:t>2</m:t>
        </m:r>
      </m:oMath>
      <w:ins w:id="23920" w:author="PR Preview" w:date="2026-01-01T00:00:00Z">
        <w:r>
          <w:t xml:space="preserve">:</w:t>
        </w:r>
      </w:ins>
      <w:ins w:id="23921"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23922" w:author="PR Preview" w:date="2026-01-01T00:00:00Z">
        <w:r>
          <w:t xml:space="preserve"> </w:t>
        </w:r>
      </w:ins>
      <w:ins w:id="23923" w:author="PR Preview" w:date="2026-01-01T00:00:00Z">
        <w:r>
          <w:t xml:space="preserve">is</w:t>
        </w:r>
      </w:ins>
      <w:ins w:id="23924" w:author="PR Preview" w:date="2026-01-01T00:00:00Z">
        <w:r>
          <w:t xml:space="preserve"> </w:t>
        </w:r>
      </w:ins>
      <w:ins w:id="23925" w:author="PR Preview" w:date="2026-01-01T00:00:00Z">
        <w:r>
          <w:t xml:space="preserve">$\mathord{\smash[b]{\underset{\raise.3ex\hbox{$\scriptstyle\sim$}}{0}}\vphantom{0}}$</w:t>
        </w:r>
      </w:ins>
      <w:ins w:id="23926" w:author="PR Preview" w:date="2026-01-01T00:00:00Z">
        <w:r>
          <w:t xml:space="preserve"> </w:t>
        </w:r>
      </w:ins>
      <w:ins w:id="23927" w:author="PR Preview" w:date="2026-01-01T00:00:00Z">
        <w:r>
          <w:t xml:space="preserve">only if</w:t>
        </w:r>
      </w:ins>
      <w:ins w:id="23928" w:author="PR Preview" w:date="2026-01-01T00:00:00Z">
        <w:r>
          <w:t xml:space="preserve"> </w:t>
        </w:r>
      </w:ins>
      <m:oMath>
        <m:sSub>
          <m:e>
            <m:r>
              <m:t>c</m:t>
            </m:r>
          </m:e>
          <m:sub>
            <m:r>
              <m:t>2</m:t>
            </m:r>
          </m:sub>
        </m:sSub>
        <m:r>
          <m:rPr>
            <m:sty m:val="p"/>
          </m:rPr>
          <m:t>=</m:t>
        </m:r>
        <m:r>
          <m:t>0</m:t>
        </m:r>
      </m:oMath>
      <w:ins w:id="23929" w:author="PR Preview" w:date="2026-01-01T00:00:00Z">
        <w:r>
          <w:t xml:space="preserve"> </w:t>
        </w:r>
      </w:ins>
      <w:ins w:id="23930" w:author="PR Preview" w:date="2026-01-01T00:00:00Z">
        <w:r>
          <w:t xml:space="preserve">and then</w:t>
        </w:r>
      </w:ins>
      <w:ins w:id="23931" w:author="PR Preview" w:date="2026-01-01T00:00:00Z">
        <w:r>
          <w:t xml:space="preserve"> </w:t>
        </w:r>
      </w:ins>
      <m:oMath>
        <m:sSub>
          <m:e>
            <m:r>
              <m:t>c</m:t>
            </m:r>
          </m:e>
          <m:sub>
            <m:r>
              <m:t>1</m:t>
            </m:r>
          </m:sub>
        </m:sSub>
        <m:r>
          <m:rPr>
            <m:sty m:val="p"/>
          </m:rPr>
          <m:t>=</m:t>
        </m:r>
        <m:r>
          <m:t>0</m:t>
        </m:r>
      </m:oMath>
      <w:ins w:id="23932" w:author="PR Preview" w:date="2026-01-01T00:00:00Z">
        <w:r>
          <w:t xml:space="preserve">.</w:t>
        </w:r>
      </w:ins>
      <w:ins w:id="23933" w:author="PR Preview" w:date="2026-01-01T00:00:00Z">
        <w:r>
          <w:t xml:space="preserve"> </w:t>
        </w:r>
      </w:ins>
      <w:ins w:id="23934" w:author="PR Preview" w:date="2026-01-01T00:00:00Z">
        <w:r>
          <w:t xml:space="preserve">So it is invertible, as that example found by exhibiting the inverse.</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3935" w:author="PR Preview" w:date="2026-01-01T00:00:00Z">
        <w:r>
          <w:t xml:space="preserve"> </w:t>
        </w:r>
      </w:ins>
      <w:ins w:id="23936" w:author="PR Preview" w:date="2026-01-01T00:00:00Z">
        <w:r>
          <w:t xml:space="preserve">has rank less than</w:t>
        </w:r>
      </w:ins>
      <w:ins w:id="23937" w:author="PR Preview" w:date="2026-01-01T00:00:00Z">
        <w:r>
          <w:t xml:space="preserve"> </w:t>
        </w:r>
      </w:ins>
      <m:oMath>
        <m:r>
          <m:t>2</m:t>
        </m:r>
      </m:oMath>
      <w:ins w:id="23938" w:author="PR Preview" w:date="2026-01-01T00:00:00Z">
        <w:r>
          <w:t xml:space="preserve">:</w:t>
        </w:r>
      </w:ins>
      <w:ins w:id="23939" w:author="PR Preview" w:date="2026-01-01T00:00:00Z">
        <w:r>
          <w:t xml:space="preserve"> </w:t>
        </w:r>
      </w:ins>
      <m:oMath>
        <m:r>
          <m:rPr>
            <m:sty m:val="p"/>
          </m:rPr>
          <m:t>(</m:t>
        </m:r>
        <m:r>
          <m:t>1</m:t>
        </m:r>
        <m:r>
          <m:rPr>
            <m:sty m:val="p"/>
          </m:rPr>
          <m:t>,</m:t>
        </m:r>
        <m:r>
          <m:rPr>
            <m:sty m:val="p"/>
          </m:rPr>
          <m:t>−</m:t>
        </m:r>
        <m:r>
          <m:t>1</m:t>
        </m:r>
        <m:r>
          <m:rPr>
            <m:sty m:val="p"/>
          </m:rPr>
          <m:t>)</m:t>
        </m:r>
      </m:oMath>
      <w:ins w:id="23940" w:author="PR Preview" w:date="2026-01-01T00:00:00Z">
        <w:r>
          <w:t xml:space="preserve"> </w:t>
        </w:r>
      </w:ins>
      <w:ins w:id="23941" w:author="PR Preview" w:date="2026-01-01T00:00:00Z">
        <w:r>
          <w:t xml:space="preserve">is a nonzero vector in its null space.</w:t>
        </w:r>
      </w:ins>
      <w:ins w:id="23942" w:author="PR Preview" w:date="2026-01-01T00:00:00Z">
        <w:r>
          <w:t xml:space="preserve"> </w:t>
        </w:r>
      </w:ins>
      <w:ins w:id="23943" w:author="PR Preview" w:date="2026-01-01T00:00:00Z">
        <w:r>
          <w:t xml:space="preserve">So it is singular, as</w:t>
        </w:r>
      </w:ins>
      <w:ins w:id="23944" w:author="PR Preview" w:date="2026-01-01T00:00:00Z">
        <w:r>
          <w:t xml:space="preserve"> </w:t>
        </w:r>
      </w:ins>
      <w:hyperlink w:anchor="exm-invertible-matrix">
        <w:ins w:id="23945" w:author="PR Preview" w:date="2026-01-01T00:00:00Z">
          <w:r>
            <w:rPr>
              <w:rStyle w:val="Hyperlink"/>
            </w:rPr>
            <w:t xml:space="preserve">Example 129</w:t>
          </w:r>
        </w:ins>
      </w:hyperlink>
      <w:ins w:id="23946" w:author="PR Preview" w:date="2026-01-01T00:00:00Z">
        <w:r>
          <w:t xml:space="preserve"> </w:t>
        </w:r>
      </w:ins>
      <w:ins w:id="23947" w:author="PR Preview" w:date="2026-01-01T00:00:00Z">
        <w:r>
          <w:t xml:space="preserve">found.</w:t>
        </w:r>
      </w:ins>
    </w:p>
    <w:bookmarkEnd w:id="626"/>
    <w:bookmarkStart w:id="627" w:name="def-eigenspace"/>
    <w:p>
      <w:pPr>
        <w:pStyle w:val="FirstParagraph"/>
      </w:pPr>
      <w:ins w:id="23948" w:author="PR Preview" w:date="2026-01-01T00:00:00Z">
        <w:r>
          <w:rPr>
            <w:b/>
            <w:bCs/>
          </w:rPr>
          <w:t xml:space="preserve">Definition 118 (Eigenspace)</w:t>
        </w:r>
      </w:ins>
      <w:ins w:id="23949" w:author="PR Preview" w:date="2026-01-01T00:00:00Z">
        <w:r>
          <w:t xml:space="preserve"> </w:t>
        </w:r>
      </w:ins>
      <w:ins w:id="23950" w:author="PR Preview" w:date="2026-01-01T00:00:00Z">
        <w:r>
          <w:t xml:space="preserve">Let</w:t>
        </w:r>
      </w:ins>
      <w:ins w:id="23951" w:author="PR Preview" w:date="2026-01-01T00:00:00Z">
        <w:r>
          <w:t xml:space="preserve"> </w:t>
        </w:r>
      </w:ins>
      <m:oMath>
        <m:r>
          <m:t>λ</m:t>
        </m:r>
      </m:oMath>
      <w:ins w:id="23952" w:author="PR Preview" w:date="2026-01-01T00:00:00Z">
        <w:r>
          <w:t xml:space="preserve"> </w:t>
        </w:r>
      </w:ins>
      <w:ins w:id="23953" w:author="PR Preview" w:date="2026-01-01T00:00:00Z">
        <w:r>
          <w:t xml:space="preserve">be an eigenvalue of a</w:t>
        </w:r>
      </w:ins>
      <w:ins w:id="23954" w:author="PR Preview" w:date="2026-01-01T00:00:00Z">
        <w:r>
          <w:t xml:space="preserve"> </w:t>
        </w:r>
      </w:ins>
      <m:oMath>
        <m:r>
          <m:t>p</m:t>
        </m:r>
        <m:r>
          <m:rPr>
            <m:sty m:val="p"/>
          </m:rPr>
          <m:t>×</m:t>
        </m:r>
        <m:r>
          <m:t>p</m:t>
        </m:r>
      </m:oMath>
      <w:ins w:id="23955" w:author="PR Preview" w:date="2026-01-01T00:00:00Z">
        <w:r>
          <w:t xml:space="preserve"> </w:t>
        </w:r>
      </w:ins>
      <w:ins w:id="23956" w:author="PR Preview" w:date="2026-01-01T00:00:00Z">
        <w:r>
          <w:t xml:space="preserve">matrix</w:t>
        </w:r>
      </w:ins>
      <w:ins w:id="23957" w:author="PR Preview" w:date="2026-01-01T00:00:00Z">
        <w:r>
          <w:t xml:space="preserve"> </w:t>
        </w:r>
      </w:ins>
      <m:oMath>
        <m:r>
          <m:rPr>
            <m:sty m:val="bi"/>
          </m:rPr>
          <m:t>A</m:t>
        </m:r>
      </m:oMath>
      <w:ins w:id="23958" w:author="PR Preview" w:date="2026-01-01T00:00:00Z">
        <w:r>
          <w:t xml:space="preserve"> </w:t>
        </w:r>
      </w:ins>
      <w:ins w:id="23959" w:author="PR Preview" w:date="2026-01-01T00:00:00Z">
        <w:r>
          <w:t xml:space="preserve">(</w:t>
        </w:r>
      </w:ins>
      <w:hyperlink w:anchor="def-eigenvalue">
        <w:ins w:id="23960" w:author="PR Preview" w:date="2026-01-01T00:00:00Z">
          <w:r>
            <w:rPr>
              <w:rStyle w:val="Hyperlink"/>
            </w:rPr>
            <w:t xml:space="preserve">Definition 95</w:t>
          </w:r>
        </w:ins>
      </w:hyperlink>
      <w:ins w:id="23961" w:author="PR Preview" w:date="2026-01-01T00:00:00Z">
        <w:r>
          <w:t xml:space="preserve">).</w:t>
        </w:r>
      </w:ins>
      <w:ins w:id="23962" w:author="PR Preview" w:date="2026-01-01T00:00:00Z">
        <w:r>
          <w:t xml:space="preserve"> </w:t>
        </w:r>
      </w:ins>
      <w:ins w:id="23963" w:author="PR Preview" w:date="2026-01-01T00:00:00Z">
        <w:r>
          <w:t xml:space="preserve">The</w:t>
        </w:r>
      </w:ins>
      <w:ins w:id="23964" w:author="PR Preview" w:date="2026-01-01T00:00:00Z">
        <w:r>
          <w:t xml:space="preserve"> </w:t>
        </w:r>
      </w:ins>
      <w:ins w:id="23965" w:author="PR Preview" w:date="2026-01-01T00:00:00Z">
        <w:r>
          <w:rPr>
            <w:b/>
            <w:bCs/>
          </w:rPr>
          <w:t xml:space="preserve">eigenspace</w:t>
        </w:r>
      </w:ins>
      <w:ins w:id="23966" w:author="PR Preview" w:date="2026-01-01T00:00:00Z">
        <w:r>
          <w:t xml:space="preserve"> </w:t>
        </w:r>
      </w:ins>
      <w:ins w:id="23967" w:author="PR Preview" w:date="2026-01-01T00:00:00Z">
        <w:r>
          <w:t xml:space="preserve">[85]</w:t>
        </w:r>
      </w:ins>
      <w:ins w:id="23968" w:author="PR Preview" w:date="2026-01-01T00:00:00Z">
        <w:r>
          <w:t xml:space="preserve"> </w:t>
        </w:r>
      </w:ins>
      <w:ins w:id="23969" w:author="PR Preview" w:date="2026-01-01T00:00:00Z">
        <w:r>
          <w:t xml:space="preserve">of</w:t>
        </w:r>
      </w:ins>
      <w:ins w:id="23970" w:author="PR Preview" w:date="2026-01-01T00:00:00Z">
        <w:r>
          <w:t xml:space="preserve"> </w:t>
        </w:r>
      </w:ins>
      <m:oMath>
        <m:r>
          <m:t>λ</m:t>
        </m:r>
      </m:oMath>
      <w:ins w:id="23971" w:author="PR Preview" w:date="2026-01-01T00:00:00Z">
        <w:r>
          <w:t xml:space="preserve"> </w:t>
        </w:r>
      </w:ins>
      <w:ins w:id="23972" w:author="PR Preview" w:date="2026-01-01T00:00:00Z">
        <w:r>
          <w:t xml:space="preserve">is</w:t>
        </w:r>
      </w:ins>
      <w:ins w:id="23973"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23974" w:author="PR Preview" w:date="2026-01-01T00:00:00Z">
        <w:r>
          <w:t xml:space="preserve">.</w:t>
        </w:r>
      </w:ins>
      <w:ins w:id="23975" w:author="PR Preview" w:date="2026-01-01T00:00:00Z">
        <w:r>
          <w:t xml:space="preserve"> </w:t>
        </w:r>
      </w:ins>
      <w:ins w:id="23976" w:author="PR Preview" w:date="2026-01-01T00:00:00Z">
        <w:r>
          <w:t xml:space="preserve">It is a subspace of</w:t>
        </w:r>
      </w:ins>
      <w:ins w:id="23977" w:author="PR Preview" w:date="2026-01-01T00:00:00Z">
        <w:r>
          <w:t xml:space="preserve"> </w:t>
        </w:r>
      </w:ins>
      <m:oMath>
        <m:sSup>
          <m:e>
            <m:r>
              <m:rPr>
                <m:scr m:val="double-struck"/>
                <m:sty m:val="p"/>
              </m:rPr>
              <m:t>R</m:t>
            </m:r>
          </m:e>
          <m:sup>
            <m:r>
              <m:t>p</m:t>
            </m:r>
          </m:sup>
        </m:sSup>
      </m:oMath>
      <w:ins w:id="23978" w:author="PR Preview" w:date="2026-01-01T00:00:00Z">
        <w:r>
          <w:t xml:space="preserve"> </w:t>
        </w:r>
      </w:ins>
      <w:ins w:id="23979" w:author="PR Preview" w:date="2026-01-01T00:00:00Z">
        <w:r>
          <w:t xml:space="preserve">(</w:t>
        </w:r>
      </w:ins>
      <w:hyperlink w:anchor="thm-null-space-subspace">
        <w:ins w:id="23980" w:author="PR Preview" w:date="2026-01-01T00:00:00Z">
          <w:r>
            <w:rPr>
              <w:rStyle w:val="Hyperlink"/>
            </w:rPr>
            <w:t xml:space="preserve">Theorem 33</w:t>
          </w:r>
        </w:ins>
      </w:hyperlink>
      <w:ins w:id="23981" w:author="PR Preview" w:date="2026-01-01T00:00:00Z">
        <w:r>
          <w:t xml:space="preserve">).</w:t>
        </w:r>
      </w:ins>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del w:id="23982" w:author="PR Preview" w:date="2026-01-01T00:00:00Z">
        <w:r>
          <w:rPr>
            <w:b/>
            <w:bCs/>
          </w:rPr>
          <w:delText xml:space="preserve">Example 198 (Eigenspaces of two matrices)</w:delText>
        </w:r>
      </w:del>
      <w:del w:id="23983" w:author="PR Preview" w:date="2026-01-01T00:00:00Z">
        <w:r>
          <w:delText xml:space="preserve"> </w:delText>
        </w:r>
      </w:del>
      <w:del w:id="23984" w:author="PR Preview" w:date="2026-01-01T00:00:00Z">
        <w:r>
          <w:delText xml:space="preserve"> </w:delText>
        </w:r>
      </w:del>
    </w:p>
    <w:p>
      <w:pPr>
        <w:numPr>
          <w:ilvl w:val="0"/>
          <w:numId w:val="1097"/>
        </w:numPr>
      </w:pPr>
      <w:del w:id="23985" w:author="PR Preview" w:date="2026-01-01T00:00:00Z">
        <w:r>
          <w:delText xml:space="preserve">For</w:delText>
        </w:r>
      </w:del>
      <w:del w:id="239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987" w:author="PR Preview" w:date="2026-01-01T00:00:00Z">
        <w:r>
          <w:delText xml:space="preserve"> </w:delText>
        </w:r>
      </w:del>
      <w:del w:id="23988" w:author="PR Preview" w:date="2026-01-01T00:00:00Z">
        <w:r>
          <w:delText xml:space="preserve">of</w:delText>
        </w:r>
      </w:del>
      <w:del w:id="23989" w:author="PR Preview" w:date="2026-01-01T00:00:00Z">
        <w:r>
          <w:delText xml:space="preserve"> </w:delText>
        </w:r>
      </w:del>
      <w:hyperlink w:anchor="exm-eigenvalue">
        <w:del w:id="23990" w:author="PR Preview" w:date="2026-01-01T00:00:00Z">
          <w:r>
            <w:rPr>
              <w:rStyle w:val="Hyperlink"/>
            </w:rPr>
            <w:delText xml:space="preserve">Example 149</w:delText>
          </w:r>
        </w:del>
      </w:hyperlink>
      <w:del w:id="23991" w:author="PR Preview" w:date="2026-01-01T00:00:00Z">
        <w:r>
          <w:delText xml:space="preserve">,</w:delText>
        </w:r>
      </w:del>
      <w:del w:id="23992"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3993" w:author="PR Preview" w:date="2026-01-01T00:00:00Z">
        <w:r>
          <w:delText xml:space="preserve"> </w:delText>
        </w:r>
      </w:del>
      <w:del w:id="23994" w:author="PR Preview" w:date="2026-01-01T00:00:00Z">
        <w:r>
          <w:delText xml:space="preserve">sends</w:delText>
        </w:r>
      </w:del>
      <w:del w:id="23995" w:author="PR Preview" w:date="2026-01-01T00:00:00Z">
        <w:r>
          <w:delText xml:space="preserve"> </w:delText>
        </w:r>
      </w:del>
      <w:del w:id="23996" w:author="PR Preview" w:date="2026-01-01T00:00:00Z">
        <w:r>
          <w:delText xml:space="preserve">$\mathord{\smash[b]{\underset{\raise.3ex\hbox{$\scriptstyle\sim$}}{v}}\vphantom{v}}$</w:delText>
        </w:r>
      </w:del>
      <w:del w:id="23997" w:author="PR Preview" w:date="2026-01-01T00:00:00Z">
        <w:r>
          <w:delText xml:space="preserve"> </w:delText>
        </w:r>
      </w:del>
      <w:del w:id="23998" w:author="PR Preview" w:date="2026-01-01T00:00:00Z">
        <w:r>
          <w:delText xml:space="preserve">to</w:delText>
        </w:r>
      </w:del>
      <w:del w:id="23999"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24000" w:author="PR Preview" w:date="2026-01-01T00:00:00Z">
        <w:r>
          <w:delText xml:space="preserve">,</w:delText>
        </w:r>
      </w:del>
      <w:del w:id="24001" w:author="PR Preview" w:date="2026-01-01T00:00:00Z">
        <w:r>
          <w:delText xml:space="preserve"> </w:delText>
        </w:r>
      </w:del>
      <w:del w:id="24002" w:author="PR Preview" w:date="2026-01-01T00:00:00Z">
        <w:r>
          <w:delText xml:space="preserve">so</w:delText>
        </w:r>
      </w:del>
      <w:del w:id="24003"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4004" w:author="PR Preview" w:date="2026-01-01T00:00:00Z">
        <w:r>
          <w:delText xml:space="preserve">, with geometric multiplicity</w:delText>
        </w:r>
      </w:del>
      <w:del w:id="24005" w:author="PR Preview" w:date="2026-01-01T00:00:00Z">
        <w:r>
          <w:delText xml:space="preserve"> </w:delText>
        </w:r>
      </w:del>
      <m:oMath>
        <m:r>
          <m:t>1</m:t>
        </m:r>
      </m:oMath>
      <w:del w:id="24006" w:author="PR Preview" w:date="2026-01-01T00:00:00Z">
        <w:r>
          <w:delText xml:space="preserve">.</w:delText>
        </w:r>
      </w:del>
    </w:p>
    <w:p>
      <w:pPr>
        <w:pStyle w:val="BodyText"/>
      </w:pPr>
      <w:ins w:id="24007" w:author="PR Preview" w:date="2026-01-01T00:00:00Z">
        <w:r>
          <w:rPr>
            <w:b/>
            <w:bCs/>
          </w:rPr>
          <w:t xml:space="preserve">Example 197 (Eigenspaces of two matrices)</w:t>
        </w:r>
      </w:ins>
      <w:ins w:id="24008" w:author="PR Preview" w:date="2026-01-01T00:00:00Z">
        <w:r>
          <w:t xml:space="preserve"> </w:t>
        </w:r>
      </w:ins>
      <w:ins w:id="24009" w:author="PR Preview" w:date="2026-01-01T00:00:00Z">
        <w:r>
          <w:t xml:space="preserve"> </w:t>
        </w:r>
      </w:ins>
    </w:p>
    <w:p>
      <w:pPr>
        <w:numPr>
          <w:ilvl w:val="0"/>
          <w:numId w:val="1097"/>
        </w:numPr>
      </w:pPr>
      <w:ins w:id="24010" w:author="PR Preview" w:date="2026-01-01T00:00:00Z">
        <w:r>
          <w:t xml:space="preserve">For</w:t>
        </w:r>
      </w:ins>
      <w:ins w:id="240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012" w:author="PR Preview" w:date="2026-01-01T00:00:00Z">
        <w:r>
          <w:t xml:space="preserve"> </w:t>
        </w:r>
      </w:ins>
      <w:ins w:id="24013" w:author="PR Preview" w:date="2026-01-01T00:00:00Z">
        <w:r>
          <w:t xml:space="preserve">of</w:t>
        </w:r>
      </w:ins>
      <w:ins w:id="24014" w:author="PR Preview" w:date="2026-01-01T00:00:00Z">
        <w:r>
          <w:t xml:space="preserve"> </w:t>
        </w:r>
      </w:ins>
      <w:hyperlink w:anchor="exm-eigenvalue">
        <w:ins w:id="24015" w:author="PR Preview" w:date="2026-01-01T00:00:00Z">
          <w:r>
            <w:rPr>
              <w:rStyle w:val="Hyperlink"/>
            </w:rPr>
            <w:t xml:space="preserve">Example 148</w:t>
          </w:r>
        </w:ins>
      </w:hyperlink>
      <w:ins w:id="24016" w:author="PR Preview" w:date="2026-01-01T00:00:00Z">
        <w:r>
          <w:t xml:space="preserve">,</w:t>
        </w:r>
      </w:ins>
      <w:ins w:id="24017"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4018" w:author="PR Preview" w:date="2026-01-01T00:00:00Z">
        <w:r>
          <w:t xml:space="preserve"> </w:t>
        </w:r>
      </w:ins>
      <w:ins w:id="24019" w:author="PR Preview" w:date="2026-01-01T00:00:00Z">
        <w:r>
          <w:t xml:space="preserve">sends</w:t>
        </w:r>
      </w:ins>
      <w:ins w:id="24020" w:author="PR Preview" w:date="2026-01-01T00:00:00Z">
        <w:r>
          <w:t xml:space="preserve"> </w:t>
        </w:r>
      </w:ins>
      <w:ins w:id="24021" w:author="PR Preview" w:date="2026-01-01T00:00:00Z">
        <w:r>
          <w:t xml:space="preserve">$\mathord{\smash[b]{\underset{\raise.3ex\hbox{$\scriptstyle\sim$}}{v}}\vphantom{v}}$</w:t>
        </w:r>
      </w:ins>
      <w:ins w:id="24022" w:author="PR Preview" w:date="2026-01-01T00:00:00Z">
        <w:r>
          <w:t xml:space="preserve"> </w:t>
        </w:r>
      </w:ins>
      <w:ins w:id="24023" w:author="PR Preview" w:date="2026-01-01T00:00:00Z">
        <w:r>
          <w:t xml:space="preserve">to</w:t>
        </w:r>
      </w:ins>
      <w:ins w:id="24024"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24025" w:author="PR Preview" w:date="2026-01-01T00:00:00Z">
        <w:r>
          <w:t xml:space="preserve">,</w:t>
        </w:r>
      </w:ins>
      <w:ins w:id="24026" w:author="PR Preview" w:date="2026-01-01T00:00:00Z">
        <w:r>
          <w:t xml:space="preserve"> </w:t>
        </w:r>
      </w:ins>
      <w:ins w:id="24027" w:author="PR Preview" w:date="2026-01-01T00:00:00Z">
        <w:r>
          <w:t xml:space="preserve">so</w:t>
        </w:r>
      </w:ins>
      <w:ins w:id="24028"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4029" w:author="PR Preview" w:date="2026-01-01T00:00:00Z">
        <w:r>
          <w:t xml:space="preserve">, with geometric multiplicity</w:t>
        </w:r>
      </w:ins>
      <w:ins w:id="24030" w:author="PR Preview" w:date="2026-01-01T00:00:00Z">
        <w:r>
          <w:t xml:space="preserve"> </w:t>
        </w:r>
      </w:ins>
      <m:oMath>
        <m:r>
          <m:t>1</m:t>
        </m:r>
      </m:oMath>
      <w:ins w:id="24031" w:author="PR Preview" w:date="2026-01-01T00:00:00Z">
        <w:r>
          <w:t xml:space="preserve">.</w:t>
        </w:r>
      </w:ins>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del w:id="24032" w:author="PR Preview" w:date="2026-01-01T00:00:00Z">
        <w:r>
          <w:rPr>
            <w:b/>
            <w:bCs/>
          </w:rPr>
          <w:delText xml:space="preserve">Example 199 (A number that is not an eigenvalue has no eigenspace)</w:delText>
        </w:r>
      </w:del>
      <w:del w:id="24033" w:author="PR Preview" w:date="2026-01-01T00:00:00Z">
        <w:r>
          <w:delText xml:space="preserve"> </w:delText>
        </w:r>
      </w:del>
      <w:del w:id="24034" w:author="PR Preview" w:date="2026-01-01T00:00:00Z">
        <w:r>
          <w:delText xml:space="preserve">For</w:delText>
        </w:r>
      </w:del>
      <w:del w:id="2403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036" w:author="PR Preview" w:date="2026-01-01T00:00:00Z">
        <w:r>
          <w:delText xml:space="preserve"> </w:delText>
        </w:r>
      </w:del>
      <w:del w:id="24037" w:author="PR Preview" w:date="2026-01-01T00:00:00Z">
        <w:r>
          <w:delText xml:space="preserve">and</w:delText>
        </w:r>
      </w:del>
      <w:del w:id="24038" w:author="PR Preview" w:date="2026-01-01T00:00:00Z">
        <w:r>
          <w:delText xml:space="preserve"> </w:delText>
        </w:r>
      </w:del>
      <m:oMath>
        <m:r>
          <m:t>λ</m:t>
        </m:r>
        <m:r>
          <m:rPr>
            <m:sty m:val="p"/>
          </m:rPr>
          <m:t>=</m:t>
        </m:r>
        <m:r>
          <m:t>2</m:t>
        </m:r>
      </m:oMath>
      <w:del w:id="24039" w:author="PR Preview" w:date="2026-01-01T00:00:00Z">
        <w:r>
          <w:delText xml:space="preserve">,</w:delText>
        </w:r>
      </w:del>
      <w:del w:id="24040"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4041" w:author="PR Preview" w:date="2026-01-01T00:00:00Z">
        <w:r>
          <w:delText xml:space="preserve"> </w:delText>
        </w:r>
      </w:del>
      <w:del w:id="24042" w:author="PR Preview" w:date="2026-01-01T00:00:00Z">
        <w:r>
          <w:delText xml:space="preserve">sends</w:delText>
        </w:r>
      </w:del>
      <w:del w:id="24043" w:author="PR Preview" w:date="2026-01-01T00:00:00Z">
        <w:r>
          <w:delText xml:space="preserve"> </w:delText>
        </w:r>
      </w:del>
      <w:del w:id="24044" w:author="PR Preview" w:date="2026-01-01T00:00:00Z">
        <w:r>
          <w:delText xml:space="preserve">$\mathord{\smash[b]{\underset{\raise.3ex\hbox{$\scriptstyle\sim$}}{v}}\vphantom{v}}$</w:delText>
        </w:r>
      </w:del>
      <w:del w:id="24045" w:author="PR Preview" w:date="2026-01-01T00:00:00Z">
        <w:r>
          <w:delText xml:space="preserve"> </w:delText>
        </w:r>
      </w:del>
      <w:del w:id="24046" w:author="PR Preview" w:date="2026-01-01T00:00:00Z">
        <w:r>
          <w:delText xml:space="preserve">to</w:delText>
        </w:r>
      </w:del>
      <w:del w:id="24047"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24048" w:author="PR Preview" w:date="2026-01-01T00:00:00Z">
        <w:r>
          <w:delText xml:space="preserve">, which is</w:delText>
        </w:r>
      </w:del>
      <w:del w:id="24049" w:author="PR Preview" w:date="2026-01-01T00:00:00Z">
        <w:r>
          <w:delText xml:space="preserve"> </w:delText>
        </w:r>
      </w:del>
      <w:del w:id="24050" w:author="PR Preview" w:date="2026-01-01T00:00:00Z">
        <w:r>
          <w:delText xml:space="preserve">$\mathord{\smash[b]{\underset{\raise.3ex\hbox{$\scriptstyle\sim$}}{0}}\vphantom{0}}$</w:delText>
        </w:r>
      </w:del>
      <w:del w:id="24051" w:author="PR Preview" w:date="2026-01-01T00:00:00Z">
        <w:r>
          <w:delText xml:space="preserve"> </w:delText>
        </w:r>
      </w:del>
      <w:del w:id="24052" w:author="PR Preview" w:date="2026-01-01T00:00:00Z">
        <w:r>
          <w:delText xml:space="preserve">only for</w:delText>
        </w:r>
      </w:del>
      <w:del w:id="24053" w:author="PR Preview" w:date="2026-01-01T00:00:00Z">
        <w:r>
          <w:delText xml:space="preserve"> </w:delText>
        </w:r>
      </w:del>
      <w:del w:id="24054" w:author="PR Preview" w:date="2026-01-01T00:00:00Z">
        <w:r>
          <w:delText xml:space="preserve">$\mathord{\smash[b]{\underset{\raise.3ex\hbox{$\scriptstyle\sim$}}{v}}\vphantom{v}} = \mathord{\smash[b]{\underset{\raise.3ex\hbox{$\scriptstyle\sim$}}{0}}\vphantom{0}}$</w:delText>
        </w:r>
      </w:del>
      <w:del w:id="24055" w:author="PR Preview" w:date="2026-01-01T00:00:00Z">
        <w:r>
          <w:delText xml:space="preserve">,</w:delText>
        </w:r>
      </w:del>
      <w:del w:id="24056" w:author="PR Preview" w:date="2026-01-01T00:00:00Z">
        <w:r>
          <w:delText xml:space="preserve"> </w:delText>
        </w:r>
      </w:del>
      <w:del w:id="24057" w:author="PR Preview" w:date="2026-01-01T00:00:00Z">
        <w:r>
          <w:delText xml:space="preserve">so</w:delText>
        </w:r>
      </w:del>
      <w:del w:id="24058" w:author="PR Preview" w:date="2026-01-01T00:00:00Z">
        <w:r>
          <w:delText xml:space="preserve"> </w:delText>
        </w:r>
      </w:del>
      <w:del w:id="24059" w:author="PR Preview" w:date="2026-01-01T00:00:00Z">
        <w:r>
          <w:delText xml:space="preserve">$\mathcal{N}(\mathbf{A} - 2\,\mathbf{I}_2) = \mathopen{}\left\{\mathord{\smash[b]{\underset{\raise.3ex\hbox{$\scriptstyle\sim$}}{0}}\vphantom{0}}\right\}\mathclose{}$</w:delText>
        </w:r>
      </w:del>
      <w:del w:id="24060" w:author="PR Preview" w:date="2026-01-01T00:00:00Z">
        <w:r>
          <w:delText xml:space="preserve">.</w:delText>
        </w:r>
      </w:del>
      <w:del w:id="24061" w:author="PR Preview" w:date="2026-01-01T00:00:00Z">
        <w:r>
          <w:delText xml:space="preserve"> </w:delText>
        </w:r>
      </w:del>
      <w:del w:id="24062" w:author="PR Preview" w:date="2026-01-01T00:00:00Z">
        <w:r>
          <w:delText xml:space="preserve">And</w:delText>
        </w:r>
      </w:del>
      <w:del w:id="24063" w:author="PR Preview" w:date="2026-01-01T00:00:00Z">
        <w:r>
          <w:delText xml:space="preserve"> </w:delText>
        </w:r>
      </w:del>
      <m:oMath>
        <m:r>
          <m:t>2</m:t>
        </m:r>
      </m:oMath>
      <w:del w:id="24064" w:author="PR Preview" w:date="2026-01-01T00:00:00Z">
        <w:r>
          <w:delText xml:space="preserve"> </w:delText>
        </w:r>
      </w:del>
      <w:del w:id="24065" w:author="PR Preview" w:date="2026-01-01T00:00:00Z">
        <w:r>
          <w:delText xml:space="preserve">is not an eigenvalue (</w:delText>
        </w:r>
      </w:del>
      <w:hyperlink w:anchor="def-eigenvalue">
        <w:del w:id="24066" w:author="PR Preview" w:date="2026-01-01T00:00:00Z">
          <w:r>
            <w:rPr>
              <w:rStyle w:val="Hyperlink"/>
            </w:rPr>
            <w:delText xml:space="preserve">Definition 95</w:delText>
          </w:r>
        </w:del>
      </w:hyperlink>
      <w:del w:id="24067" w:author="PR Preview" w:date="2026-01-01T00:00:00Z">
        <w:r>
          <w:delText xml:space="preserve">):</w:delText>
        </w:r>
      </w:del>
      <w:del w:id="24068" w:author="PR Preview" w:date="2026-01-01T00:00:00Z">
        <w:r>
          <w:delText xml:space="preserve"> </w:delText>
        </w:r>
      </w:del>
      <w:del w:id="24069" w:author="PR Preview" w:date="2026-01-01T00:00:00Z">
        <w:r>
          <w:delText xml:space="preserve">$\mathbf{A} \mathord{\smash[b]{\underset{\raise.3ex\hbox{$\scriptstyle\sim$}}{v}}\vphantom{v}} = 2\mathord{\smash[b]{\underset{\raise.3ex\hbox{$\scriptstyle\sim$}}{v}}\vphantom{v}}$</w:delText>
        </w:r>
      </w:del>
      <w:del w:id="24070" w:author="PR Preview" w:date="2026-01-01T00:00:00Z">
        <w:r>
          <w:delText xml:space="preserve"> </w:delText>
        </w:r>
      </w:del>
      <w:del w:id="24071" w:author="PR Preview" w:date="2026-01-01T00:00:00Z">
        <w:r>
          <w:delText xml:space="preserve">reads</w:delText>
        </w:r>
      </w:del>
      <w:del w:id="24072"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24073" w:author="PR Preview" w:date="2026-01-01T00:00:00Z">
        <w:r>
          <w:delText xml:space="preserve">,</w:delText>
        </w:r>
      </w:del>
      <w:del w:id="24074" w:author="PR Preview" w:date="2026-01-01T00:00:00Z">
        <w:r>
          <w:delText xml:space="preserve"> </w:delText>
        </w:r>
      </w:del>
      <w:del w:id="24075" w:author="PR Preview" w:date="2026-01-01T00:00:00Z">
        <w:r>
          <w:delText xml:space="preserve">so</w:delText>
        </w:r>
      </w:del>
      <w:del w:id="24076" w:author="PR Preview" w:date="2026-01-01T00:00:00Z">
        <w:r>
          <w:delText xml:space="preserve"> </w:delText>
        </w:r>
      </w:del>
      <m:oMath>
        <m:sSub>
          <m:e>
            <m:r>
              <m:t>v</m:t>
            </m:r>
          </m:e>
          <m:sub>
            <m:r>
              <m:t>2</m:t>
            </m:r>
          </m:sub>
        </m:sSub>
        <m:r>
          <m:rPr>
            <m:sty m:val="p"/>
          </m:rPr>
          <m:t>=</m:t>
        </m:r>
        <m:r>
          <m:t>0</m:t>
        </m:r>
      </m:oMath>
      <w:del w:id="24077" w:author="PR Preview" w:date="2026-01-01T00:00:00Z">
        <w:r>
          <w:delText xml:space="preserve"> </w:delText>
        </w:r>
      </w:del>
      <w:del w:id="24078" w:author="PR Preview" w:date="2026-01-01T00:00:00Z">
        <w:r>
          <w:delText xml:space="preserve">and</w:delText>
        </w:r>
      </w:del>
      <w:del w:id="24079" w:author="PR Preview" w:date="2026-01-01T00:00:00Z">
        <w:r>
          <w:delText xml:space="preserve"> </w:delText>
        </w:r>
      </w:del>
      <m:oMath>
        <m:sSub>
          <m:e>
            <m:r>
              <m:t>v</m:t>
            </m:r>
          </m:e>
          <m:sub>
            <m:r>
              <m:t>1</m:t>
            </m:r>
          </m:sub>
        </m:sSub>
        <m:r>
          <m:rPr>
            <m:sty m:val="p"/>
          </m:rPr>
          <m:t>=</m:t>
        </m:r>
        <m:r>
          <m:t>0</m:t>
        </m:r>
      </m:oMath>
      <w:del w:id="24080" w:author="PR Preview" w:date="2026-01-01T00:00:00Z">
        <w:r>
          <w:delText xml:space="preserve">.</w:delText>
        </w:r>
      </w:del>
      <w:del w:id="24081" w:author="PR Preview" w:date="2026-01-01T00:00:00Z">
        <w:r>
          <w:delText xml:space="preserve"> </w:delText>
        </w:r>
      </w:del>
      <w:del w:id="24082" w:author="PR Preview" w:date="2026-01-01T00:00:00Z">
        <w:r>
          <w:delText xml:space="preserve">So</w:delText>
        </w:r>
      </w:del>
      <w:del w:id="24083" w:author="PR Preview" w:date="2026-01-01T00:00:00Z">
        <w:r>
          <w:delText xml:space="preserve"> </w:delText>
        </w:r>
      </w:del>
      <w:hyperlink w:anchor="def-eigenspace">
        <w:del w:id="24084" w:author="PR Preview" w:date="2026-01-01T00:00:00Z">
          <w:r>
            <w:rPr>
              <w:rStyle w:val="Hyperlink"/>
            </w:rPr>
            <w:delText xml:space="preserve">Definition 118</w:delText>
          </w:r>
        </w:del>
      </w:hyperlink>
      <w:del w:id="24085" w:author="PR Preview" w:date="2026-01-01T00:00:00Z">
        <w:r>
          <w:delText xml:space="preserve"> </w:delText>
        </w:r>
      </w:del>
      <w:del w:id="24086" w:author="PR Preview" w:date="2026-01-01T00:00:00Z">
        <w:r>
          <w:delText xml:space="preserve">does not apply to</w:delText>
        </w:r>
      </w:del>
      <w:del w:id="24087" w:author="PR Preview" w:date="2026-01-01T00:00:00Z">
        <w:r>
          <w:delText xml:space="preserve"> </w:delText>
        </w:r>
      </w:del>
      <m:oMath>
        <m:r>
          <m:t>2</m:t>
        </m:r>
      </m:oMath>
      <w:del w:id="24088" w:author="PR Preview" w:date="2026-01-01T00:00:00Z">
        <w:r>
          <w:delText xml:space="preserve">.</w:delText>
        </w:r>
      </w:del>
    </w:p>
    <w:p>
      <w:pPr>
        <w:pStyle w:val="BodyText"/>
      </w:pPr>
      <w:del w:id="24089" w:author="PR Preview" w:date="2026-01-01T00:00:00Z">
        <w:r>
          <w:rPr>
            <w:b/>
            <w:bCs/>
          </w:rPr>
          <w:delText xml:space="preserve">Theorem 111 (Eigenvalues are where</w:delText>
        </w:r>
      </w:del>
      <w:del w:id="24090" w:author="PR Preview" w:date="2026-01-01T00:00:00Z">
        <w:r>
          <w:rPr>
            <w:b/>
            <w:bCs/>
          </w:rPr>
          <w:delText xml:space="preserve"> </w:delText>
        </w:r>
      </w:del>
      <m:oMath>
        <m:r>
          <m:rPr>
            <m:sty m:val="bi"/>
          </m:rPr>
          <m:t>A</m:t>
        </m:r>
        <m:r>
          <m:rPr>
            <m:sty m:val="p"/>
          </m:rPr>
          <m:t>−</m:t>
        </m:r>
        <m:r>
          <m:t>λ</m:t>
        </m:r>
        <m:r>
          <m:rPr>
            <m:sty m:val="bi"/>
          </m:rPr>
          <m:t>I</m:t>
        </m:r>
      </m:oMath>
      <w:del w:id="24091" w:author="PR Preview" w:date="2026-01-01T00:00:00Z">
        <w:r>
          <w:rPr>
            <w:b/>
            <w:bCs/>
          </w:rPr>
          <w:delText xml:space="preserve"> </w:delText>
        </w:r>
      </w:del>
      <w:del w:id="24092" w:author="PR Preview" w:date="2026-01-01T00:00:00Z">
        <w:r>
          <w:rPr>
            <w:b/>
            <w:bCs/>
          </w:rPr>
          <w:delText xml:space="preserve">is singular)</w:delText>
        </w:r>
      </w:del>
      <w:del w:id="24093" w:author="PR Preview" w:date="2026-01-01T00:00:00Z">
        <w:r>
          <w:delText xml:space="preserve"> </w:delText>
        </w:r>
      </w:del>
      <w:del w:id="24094" w:author="PR Preview" w:date="2026-01-01T00:00:00Z">
        <w:r>
          <w:delText xml:space="preserve">Let</w:delText>
        </w:r>
      </w:del>
      <w:del w:id="24095" w:author="PR Preview" w:date="2026-01-01T00:00:00Z">
        <w:r>
          <w:delText xml:space="preserve"> </w:delText>
        </w:r>
      </w:del>
      <m:oMath>
        <m:r>
          <m:rPr>
            <m:sty m:val="bi"/>
          </m:rPr>
          <m:t>A</m:t>
        </m:r>
      </m:oMath>
      <w:del w:id="24096" w:author="PR Preview" w:date="2026-01-01T00:00:00Z">
        <w:r>
          <w:delText xml:space="preserve"> </w:delText>
        </w:r>
      </w:del>
      <w:del w:id="24097" w:author="PR Preview" w:date="2026-01-01T00:00:00Z">
        <w:r>
          <w:delText xml:space="preserve">be a</w:delText>
        </w:r>
      </w:del>
      <w:del w:id="24098" w:author="PR Preview" w:date="2026-01-01T00:00:00Z">
        <w:r>
          <w:delText xml:space="preserve"> </w:delText>
        </w:r>
      </w:del>
      <m:oMath>
        <m:r>
          <m:t>p</m:t>
        </m:r>
        <m:r>
          <m:rPr>
            <m:sty m:val="p"/>
          </m:rPr>
          <m:t>×</m:t>
        </m:r>
        <m:r>
          <m:t>p</m:t>
        </m:r>
      </m:oMath>
      <w:del w:id="24099" w:author="PR Preview" w:date="2026-01-01T00:00:00Z">
        <w:r>
          <w:delText xml:space="preserve"> </w:delText>
        </w:r>
      </w:del>
      <w:del w:id="24100" w:author="PR Preview" w:date="2026-01-01T00:00:00Z">
        <w:r>
          <w:delText xml:space="preserve">matrix and</w:delText>
        </w:r>
      </w:del>
      <w:del w:id="24101" w:author="PR Preview" w:date="2026-01-01T00:00:00Z">
        <w:r>
          <w:delText xml:space="preserve"> </w:delText>
        </w:r>
      </w:del>
      <m:oMath>
        <m:r>
          <m:t>λ</m:t>
        </m:r>
      </m:oMath>
      <w:del w:id="24102" w:author="PR Preview" w:date="2026-01-01T00:00:00Z">
        <w:r>
          <w:delText xml:space="preserve"> </w:delText>
        </w:r>
      </w:del>
      <w:del w:id="24103" w:author="PR Preview" w:date="2026-01-01T00:00:00Z">
        <w:r>
          <w:delText xml:space="preserve">a real number.</w:delText>
        </w:r>
      </w:del>
      <w:del w:id="24104" w:author="PR Preview" w:date="2026-01-01T00:00:00Z">
        <w:r>
          <w:delText xml:space="preserve"> </w:delText>
        </w:r>
      </w:del>
      <w:del w:id="24105" w:author="PR Preview" w:date="2026-01-01T00:00:00Z">
        <w:r>
          <w:delText xml:space="preserve">Then</w:delText>
        </w:r>
      </w:del>
      <w:del w:id="24106" w:author="PR Preview" w:date="2026-01-01T00:00:00Z">
        <w:r>
          <w:delText xml:space="preserve"> </w:delText>
        </w:r>
      </w:del>
      <m:oMath>
        <m:r>
          <m:t>λ</m:t>
        </m:r>
      </m:oMath>
      <w:del w:id="24107" w:author="PR Preview" w:date="2026-01-01T00:00:00Z">
        <w:r>
          <w:delText xml:space="preserve"> </w:delText>
        </w:r>
      </w:del>
      <w:del w:id="24108" w:author="PR Preview" w:date="2026-01-01T00:00:00Z">
        <w:r>
          <w:delText xml:space="preserve">is an eigenvalue of</w:delText>
        </w:r>
      </w:del>
      <w:del w:id="24109" w:author="PR Preview" w:date="2026-01-01T00:00:00Z">
        <w:r>
          <w:delText xml:space="preserve"> </w:delText>
        </w:r>
      </w:del>
      <m:oMath>
        <m:r>
          <m:rPr>
            <m:sty m:val="bi"/>
          </m:rPr>
          <m:t>A</m:t>
        </m:r>
      </m:oMath>
      <w:del w:id="24110" w:author="PR Preview" w:date="2026-01-01T00:00:00Z">
        <w:r>
          <w:delText xml:space="preserve"> </w:delText>
        </w:r>
      </w:del>
      <w:del w:id="24111" w:author="PR Preview" w:date="2026-01-01T00:00:00Z">
        <w:r>
          <w:delText xml:space="preserve">(</w:delText>
        </w:r>
      </w:del>
      <w:hyperlink w:anchor="def-eigenvalue">
        <w:del w:id="24112" w:author="PR Preview" w:date="2026-01-01T00:00:00Z">
          <w:r>
            <w:rPr>
              <w:rStyle w:val="Hyperlink"/>
            </w:rPr>
            <w:delText xml:space="preserve">Definition 95</w:delText>
          </w:r>
        </w:del>
      </w:hyperlink>
      <w:del w:id="24113" w:author="PR Preview" w:date="2026-01-01T00:00:00Z">
        <w:r>
          <w:delText xml:space="preserve">)</w:delText>
        </w:r>
      </w:del>
      <w:del w:id="24114" w:author="PR Preview" w:date="2026-01-01T00:00:00Z">
        <w:r>
          <w:delText xml:space="preserve"> </w:delText>
        </w:r>
      </w:del>
      <w:del w:id="24115" w:author="PR Preview" w:date="2026-01-01T00:00:00Z">
        <w:r>
          <w:delText xml:space="preserve">exactly when</w:delText>
        </w:r>
      </w:del>
      <w:del w:id="24116" w:author="PR Preview" w:date="2026-01-01T00:00:00Z">
        <w:r>
          <w:delText xml:space="preserve"> </w:delText>
        </w:r>
      </w:del>
      <m:oMath>
        <m:r>
          <m:rPr>
            <m:sty m:val="bi"/>
          </m:rPr>
          <m:t>A</m:t>
        </m:r>
        <m:r>
          <m:rPr>
            <m:sty m:val="p"/>
          </m:rPr>
          <m:t>−</m:t>
        </m:r>
        <m:r>
          <m:t>λ</m:t>
        </m:r>
        <m:r>
          <m:t> </m:t>
        </m:r>
        <m:sSub>
          <m:e>
            <m:r>
              <m:rPr>
                <m:sty m:val="bi"/>
              </m:rPr>
              <m:t>I</m:t>
            </m:r>
          </m:e>
          <m:sub>
            <m:r>
              <m:t>p</m:t>
            </m:r>
          </m:sub>
        </m:sSub>
      </m:oMath>
      <w:del w:id="24117" w:author="PR Preview" w:date="2026-01-01T00:00:00Z">
        <w:r>
          <w:delText xml:space="preserve"> </w:delText>
        </w:r>
      </w:del>
      <w:del w:id="24118" w:author="PR Preview" w:date="2026-01-01T00:00:00Z">
        <w:r>
          <w:delText xml:space="preserve">is singular (</w:delText>
        </w:r>
      </w:del>
      <w:hyperlink w:anchor="def-invertible-matrix">
        <w:del w:id="24119" w:author="PR Preview" w:date="2026-01-01T00:00:00Z">
          <w:r>
            <w:rPr>
              <w:rStyle w:val="Hyperlink"/>
            </w:rPr>
            <w:delText xml:space="preserve">Definition 85</w:delText>
          </w:r>
        </w:del>
      </w:hyperlink>
      <w:del w:id="24120" w:author="PR Preview" w:date="2026-01-01T00:00:00Z">
        <w:r>
          <w:delText xml:space="preserve">).</w:delText>
        </w:r>
      </w:del>
      <w:del w:id="24121" w:author="PR Preview" w:date="2026-01-01T00:00:00Z">
        <w:r>
          <w:delText xml:space="preserve"> </w:delText>
        </w:r>
      </w:del>
      <w:del w:id="24122" w:author="PR Preview" w:date="2026-01-01T00:00:00Z">
        <w:r>
          <w:delText xml:space="preserve">In particular,</w:delText>
        </w:r>
      </w:del>
      <w:del w:id="24123" w:author="PR Preview" w:date="2026-01-01T00:00:00Z">
        <w:r>
          <w:delText xml:space="preserve"> </w:delText>
        </w:r>
      </w:del>
      <m:oMath>
        <m:r>
          <m:rPr>
            <m:sty m:val="bi"/>
          </m:rPr>
          <m:t>A</m:t>
        </m:r>
      </m:oMath>
      <w:del w:id="24124" w:author="PR Preview" w:date="2026-01-01T00:00:00Z">
        <w:r>
          <w:delText xml:space="preserve"> </w:delText>
        </w:r>
      </w:del>
      <w:del w:id="24125" w:author="PR Preview" w:date="2026-01-01T00:00:00Z">
        <w:r>
          <w:delText xml:space="preserve">is singular exactly when</w:delText>
        </w:r>
      </w:del>
      <w:del w:id="24126" w:author="PR Preview" w:date="2026-01-01T00:00:00Z">
        <w:r>
          <w:delText xml:space="preserve"> </w:delText>
        </w:r>
      </w:del>
      <m:oMath>
        <m:r>
          <m:t>0</m:t>
        </m:r>
      </m:oMath>
      <w:del w:id="24127" w:author="PR Preview" w:date="2026-01-01T00:00:00Z">
        <w:r>
          <w:delText xml:space="preserve"> </w:delText>
        </w:r>
      </w:del>
      <w:del w:id="24128" w:author="PR Preview" w:date="2026-01-01T00:00:00Z">
        <w:r>
          <w:delText xml:space="preserve">is one of its eigenvalues;</w:delText>
        </w:r>
      </w:del>
      <w:del w:id="24129" w:author="PR Preview" w:date="2026-01-01T00:00:00Z">
        <w:r>
          <w:delText xml:space="preserve"> </w:delText>
        </w:r>
      </w:del>
      <w:del w:id="24130" w:author="PR Preview" w:date="2026-01-01T00:00:00Z">
        <w:r>
          <w:delText xml:space="preserve">and each eigenspace</w:delText>
        </w:r>
      </w:del>
      <w:del w:id="24131" w:author="PR Preview" w:date="2026-01-01T00:00:00Z">
        <w:r>
          <w:delText xml:space="preserve"> </w:delText>
        </w:r>
      </w:del>
      <m:oMath>
        <m:sSub>
          <m:e>
            <m:r>
              <m:rPr>
                <m:scr m:val="script"/>
                <m:sty m:val="p"/>
              </m:rPr>
              <m:t>E</m:t>
            </m:r>
          </m:e>
          <m:sub>
            <m:r>
              <m:t>λ</m:t>
            </m:r>
          </m:sub>
        </m:sSub>
      </m:oMath>
      <w:del w:id="24132" w:author="PR Preview" w:date="2026-01-01T00:00:00Z">
        <w:r>
          <w:delText xml:space="preserve"> </w:delText>
        </w:r>
      </w:del>
      <w:del w:id="24133" w:author="PR Preview" w:date="2026-01-01T00:00:00Z">
        <w:r>
          <w:delText xml:space="preserve">(</w:delText>
        </w:r>
      </w:del>
      <w:hyperlink w:anchor="def-eigenspace">
        <w:del w:id="24134" w:author="PR Preview" w:date="2026-01-01T00:00:00Z">
          <w:r>
            <w:rPr>
              <w:rStyle w:val="Hyperlink"/>
            </w:rPr>
            <w:delText xml:space="preserve">Definition 118</w:delText>
          </w:r>
        </w:del>
      </w:hyperlink>
      <w:del w:id="24135" w:author="PR Preview" w:date="2026-01-01T00:00:00Z">
        <w:r>
          <w:delText xml:space="preserve">) is a subspace of</w:delText>
        </w:r>
      </w:del>
      <w:del w:id="24136" w:author="PR Preview" w:date="2026-01-01T00:00:00Z">
        <w:r>
          <w:delText xml:space="preserve"> </w:delText>
        </w:r>
      </w:del>
      <m:oMath>
        <m:sSup>
          <m:e>
            <m:r>
              <m:rPr>
                <m:scr m:val="double-struck"/>
                <m:sty m:val="p"/>
              </m:rPr>
              <m:t>R</m:t>
            </m:r>
          </m:e>
          <m:sup>
            <m:r>
              <m:t>p</m:t>
            </m:r>
          </m:sup>
        </m:sSup>
      </m:oMath>
      <w:del w:id="24137" w:author="PR Preview" w:date="2026-01-01T00:00:00Z">
        <w:r>
          <w:delText xml:space="preserve"> </w:delText>
        </w:r>
      </w:del>
      <w:del w:id="24138" w:author="PR Preview" w:date="2026-01-01T00:00:00Z">
        <w:r>
          <w:delText xml:space="preserve">consisting of</w:delText>
        </w:r>
      </w:del>
      <w:del w:id="24139" w:author="PR Preview" w:date="2026-01-01T00:00:00Z">
        <w:r>
          <w:delText xml:space="preserve"> </w:delText>
        </w:r>
      </w:del>
      <w:del w:id="24140" w:author="PR Preview" w:date="2026-01-01T00:00:00Z">
        <w:r>
          <w:delText xml:space="preserve">$\mathord{\smash[b]{\underset{\raise.3ex\hbox{$\scriptstyle\sim$}}{0}}\vphantom{0}}$</w:delText>
        </w:r>
      </w:del>
      <w:del w:id="24141" w:author="PR Preview" w:date="2026-01-01T00:00:00Z">
        <w:r>
          <w:delText xml:space="preserve"> </w:delText>
        </w:r>
      </w:del>
      <w:del w:id="24142" w:author="PR Preview" w:date="2026-01-01T00:00:00Z">
        <w:r>
          <w:delText xml:space="preserve">and the eigenvectors for</w:delText>
        </w:r>
      </w:del>
      <w:del w:id="24143" w:author="PR Preview" w:date="2026-01-01T00:00:00Z">
        <w:r>
          <w:delText xml:space="preserve"> </w:delText>
        </w:r>
      </w:del>
      <m:oMath>
        <m:r>
          <m:t>λ</m:t>
        </m:r>
      </m:oMath>
      <w:del w:id="24144" w:author="PR Preview" w:date="2026-01-01T00:00:00Z">
        <w:r>
          <w:delText xml:space="preserve">.</w:delText>
        </w:r>
      </w:del>
    </w:p>
    <w:p>
      <w:pPr>
        <w:pStyle w:val="FirstParagraph"/>
      </w:pPr>
      <w:ins w:id="24145" w:author="PR Preview" w:date="2026-01-01T00:00:00Z">
        <w:r>
          <w:rPr>
            <w:b/>
            <w:bCs/>
          </w:rPr>
          <w:t xml:space="preserve">Example 198 (A number that is not an eigenvalue has no eigenspace)</w:t>
        </w:r>
      </w:ins>
      <w:ins w:id="24146" w:author="PR Preview" w:date="2026-01-01T00:00:00Z">
        <w:r>
          <w:t xml:space="preserve"> </w:t>
        </w:r>
      </w:ins>
      <w:ins w:id="24147" w:author="PR Preview" w:date="2026-01-01T00:00:00Z">
        <w:r>
          <w:t xml:space="preserve">For</w:t>
        </w:r>
      </w:ins>
      <w:ins w:id="2414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149" w:author="PR Preview" w:date="2026-01-01T00:00:00Z">
        <w:r>
          <w:t xml:space="preserve"> </w:t>
        </w:r>
      </w:ins>
      <w:ins w:id="24150" w:author="PR Preview" w:date="2026-01-01T00:00:00Z">
        <w:r>
          <w:t xml:space="preserve">and</w:t>
        </w:r>
      </w:ins>
      <w:ins w:id="24151" w:author="PR Preview" w:date="2026-01-01T00:00:00Z">
        <w:r>
          <w:t xml:space="preserve"> </w:t>
        </w:r>
      </w:ins>
      <m:oMath>
        <m:r>
          <m:t>λ</m:t>
        </m:r>
        <m:r>
          <m:rPr>
            <m:sty m:val="p"/>
          </m:rPr>
          <m:t>=</m:t>
        </m:r>
        <m:r>
          <m:t>2</m:t>
        </m:r>
      </m:oMath>
      <w:ins w:id="24152" w:author="PR Preview" w:date="2026-01-01T00:00:00Z">
        <w:r>
          <w:t xml:space="preserve">,</w:t>
        </w:r>
      </w:ins>
      <w:ins w:id="24153"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4154" w:author="PR Preview" w:date="2026-01-01T00:00:00Z">
        <w:r>
          <w:t xml:space="preserve"> </w:t>
        </w:r>
      </w:ins>
      <w:ins w:id="24155" w:author="PR Preview" w:date="2026-01-01T00:00:00Z">
        <w:r>
          <w:t xml:space="preserve">sends</w:t>
        </w:r>
      </w:ins>
      <w:ins w:id="24156" w:author="PR Preview" w:date="2026-01-01T00:00:00Z">
        <w:r>
          <w:t xml:space="preserve"> </w:t>
        </w:r>
      </w:ins>
      <w:ins w:id="24157" w:author="PR Preview" w:date="2026-01-01T00:00:00Z">
        <w:r>
          <w:t xml:space="preserve">$\mathord{\smash[b]{\underset{\raise.3ex\hbox{$\scriptstyle\sim$}}{v}}\vphantom{v}}$</w:t>
        </w:r>
      </w:ins>
      <w:ins w:id="24158" w:author="PR Preview" w:date="2026-01-01T00:00:00Z">
        <w:r>
          <w:t xml:space="preserve"> </w:t>
        </w:r>
      </w:ins>
      <w:ins w:id="24159" w:author="PR Preview" w:date="2026-01-01T00:00:00Z">
        <w:r>
          <w:t xml:space="preserve">to</w:t>
        </w:r>
      </w:ins>
      <w:ins w:id="24160"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24161" w:author="PR Preview" w:date="2026-01-01T00:00:00Z">
        <w:r>
          <w:t xml:space="preserve">, which is</w:t>
        </w:r>
      </w:ins>
      <w:ins w:id="24162" w:author="PR Preview" w:date="2026-01-01T00:00:00Z">
        <w:r>
          <w:t xml:space="preserve"> </w:t>
        </w:r>
      </w:ins>
      <w:ins w:id="24163" w:author="PR Preview" w:date="2026-01-01T00:00:00Z">
        <w:r>
          <w:t xml:space="preserve">$\mathord{\smash[b]{\underset{\raise.3ex\hbox{$\scriptstyle\sim$}}{0}}\vphantom{0}}$</w:t>
        </w:r>
      </w:ins>
      <w:ins w:id="24164" w:author="PR Preview" w:date="2026-01-01T00:00:00Z">
        <w:r>
          <w:t xml:space="preserve"> </w:t>
        </w:r>
      </w:ins>
      <w:ins w:id="24165" w:author="PR Preview" w:date="2026-01-01T00:00:00Z">
        <w:r>
          <w:t xml:space="preserve">only for</w:t>
        </w:r>
      </w:ins>
      <w:ins w:id="24166" w:author="PR Preview" w:date="2026-01-01T00:00:00Z">
        <w:r>
          <w:t xml:space="preserve"> </w:t>
        </w:r>
      </w:ins>
      <w:ins w:id="24167" w:author="PR Preview" w:date="2026-01-01T00:00:00Z">
        <w:r>
          <w:t xml:space="preserve">$\mathord{\smash[b]{\underset{\raise.3ex\hbox{$\scriptstyle\sim$}}{v}}\vphantom{v}} = \mathord{\smash[b]{\underset{\raise.3ex\hbox{$\scriptstyle\sim$}}{0}}\vphantom{0}}$</w:t>
        </w:r>
      </w:ins>
      <w:ins w:id="24168" w:author="PR Preview" w:date="2026-01-01T00:00:00Z">
        <w:r>
          <w:t xml:space="preserve">,</w:t>
        </w:r>
      </w:ins>
      <w:ins w:id="24169" w:author="PR Preview" w:date="2026-01-01T00:00:00Z">
        <w:r>
          <w:t xml:space="preserve"> </w:t>
        </w:r>
      </w:ins>
      <w:ins w:id="24170" w:author="PR Preview" w:date="2026-01-01T00:00:00Z">
        <w:r>
          <w:t xml:space="preserve">so</w:t>
        </w:r>
      </w:ins>
      <w:ins w:id="24171" w:author="PR Preview" w:date="2026-01-01T00:00:00Z">
        <w:r>
          <w:t xml:space="preserve"> </w:t>
        </w:r>
      </w:ins>
      <w:ins w:id="24172" w:author="PR Preview" w:date="2026-01-01T00:00:00Z">
        <w:r>
          <w:t xml:space="preserve">$\mathcal{N}(\mathbf{A} - 2\,\mathbf{I}_2) = \mathopen{}\left\{\mathord{\smash[b]{\underset{\raise.3ex\hbox{$\scriptstyle\sim$}}{0}}\vphantom{0}}\right\}\mathclose{}$</w:t>
        </w:r>
      </w:ins>
      <w:ins w:id="24173" w:author="PR Preview" w:date="2026-01-01T00:00:00Z">
        <w:r>
          <w:t xml:space="preserve">.</w:t>
        </w:r>
      </w:ins>
      <w:ins w:id="24174" w:author="PR Preview" w:date="2026-01-01T00:00:00Z">
        <w:r>
          <w:t xml:space="preserve"> </w:t>
        </w:r>
      </w:ins>
      <w:ins w:id="24175" w:author="PR Preview" w:date="2026-01-01T00:00:00Z">
        <w:r>
          <w:t xml:space="preserve">And</w:t>
        </w:r>
      </w:ins>
      <w:ins w:id="24176" w:author="PR Preview" w:date="2026-01-01T00:00:00Z">
        <w:r>
          <w:t xml:space="preserve"> </w:t>
        </w:r>
      </w:ins>
      <m:oMath>
        <m:r>
          <m:t>2</m:t>
        </m:r>
      </m:oMath>
      <w:ins w:id="24177" w:author="PR Preview" w:date="2026-01-01T00:00:00Z">
        <w:r>
          <w:t xml:space="preserve"> </w:t>
        </w:r>
      </w:ins>
      <w:ins w:id="24178" w:author="PR Preview" w:date="2026-01-01T00:00:00Z">
        <w:r>
          <w:t xml:space="preserve">is not an eigenvalue (</w:t>
        </w:r>
      </w:ins>
      <w:hyperlink w:anchor="def-eigenvalue">
        <w:ins w:id="24179" w:author="PR Preview" w:date="2026-01-01T00:00:00Z">
          <w:r>
            <w:rPr>
              <w:rStyle w:val="Hyperlink"/>
            </w:rPr>
            <w:t xml:space="preserve">Definition 95</w:t>
          </w:r>
        </w:ins>
      </w:hyperlink>
      <w:ins w:id="24180" w:author="PR Preview" w:date="2026-01-01T00:00:00Z">
        <w:r>
          <w:t xml:space="preserve">):</w:t>
        </w:r>
      </w:ins>
      <w:ins w:id="24181" w:author="PR Preview" w:date="2026-01-01T00:00:00Z">
        <w:r>
          <w:t xml:space="preserve"> </w:t>
        </w:r>
      </w:ins>
      <w:ins w:id="24182" w:author="PR Preview" w:date="2026-01-01T00:00:00Z">
        <w:r>
          <w:t xml:space="preserve">$\mathbf{A} \mathord{\smash[b]{\underset{\raise.3ex\hbox{$\scriptstyle\sim$}}{v}}\vphantom{v}} = 2\mathord{\smash[b]{\underset{\raise.3ex\hbox{$\scriptstyle\sim$}}{v}}\vphantom{v}}$</w:t>
        </w:r>
      </w:ins>
      <w:ins w:id="24183" w:author="PR Preview" w:date="2026-01-01T00:00:00Z">
        <w:r>
          <w:t xml:space="preserve"> </w:t>
        </w:r>
      </w:ins>
      <w:ins w:id="24184" w:author="PR Preview" w:date="2026-01-01T00:00:00Z">
        <w:r>
          <w:t xml:space="preserve">reads</w:t>
        </w:r>
      </w:ins>
      <w:ins w:id="24185"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24186" w:author="PR Preview" w:date="2026-01-01T00:00:00Z">
        <w:r>
          <w:t xml:space="preserve">,</w:t>
        </w:r>
      </w:ins>
      <w:ins w:id="24187" w:author="PR Preview" w:date="2026-01-01T00:00:00Z">
        <w:r>
          <w:t xml:space="preserve"> </w:t>
        </w:r>
      </w:ins>
      <w:ins w:id="24188" w:author="PR Preview" w:date="2026-01-01T00:00:00Z">
        <w:r>
          <w:t xml:space="preserve">so</w:t>
        </w:r>
      </w:ins>
      <w:ins w:id="24189" w:author="PR Preview" w:date="2026-01-01T00:00:00Z">
        <w:r>
          <w:t xml:space="preserve"> </w:t>
        </w:r>
      </w:ins>
      <m:oMath>
        <m:sSub>
          <m:e>
            <m:r>
              <m:t>v</m:t>
            </m:r>
          </m:e>
          <m:sub>
            <m:r>
              <m:t>2</m:t>
            </m:r>
          </m:sub>
        </m:sSub>
        <m:r>
          <m:rPr>
            <m:sty m:val="p"/>
          </m:rPr>
          <m:t>=</m:t>
        </m:r>
        <m:r>
          <m:t>0</m:t>
        </m:r>
      </m:oMath>
      <w:ins w:id="24190" w:author="PR Preview" w:date="2026-01-01T00:00:00Z">
        <w:r>
          <w:t xml:space="preserve"> </w:t>
        </w:r>
      </w:ins>
      <w:ins w:id="24191" w:author="PR Preview" w:date="2026-01-01T00:00:00Z">
        <w:r>
          <w:t xml:space="preserve">and</w:t>
        </w:r>
      </w:ins>
      <w:ins w:id="24192" w:author="PR Preview" w:date="2026-01-01T00:00:00Z">
        <w:r>
          <w:t xml:space="preserve"> </w:t>
        </w:r>
      </w:ins>
      <m:oMath>
        <m:sSub>
          <m:e>
            <m:r>
              <m:t>v</m:t>
            </m:r>
          </m:e>
          <m:sub>
            <m:r>
              <m:t>1</m:t>
            </m:r>
          </m:sub>
        </m:sSub>
        <m:r>
          <m:rPr>
            <m:sty m:val="p"/>
          </m:rPr>
          <m:t>=</m:t>
        </m:r>
        <m:r>
          <m:t>0</m:t>
        </m:r>
      </m:oMath>
      <w:ins w:id="24193" w:author="PR Preview" w:date="2026-01-01T00:00:00Z">
        <w:r>
          <w:t xml:space="preserve">.</w:t>
        </w:r>
      </w:ins>
      <w:ins w:id="24194" w:author="PR Preview" w:date="2026-01-01T00:00:00Z">
        <w:r>
          <w:t xml:space="preserve"> </w:t>
        </w:r>
      </w:ins>
      <w:ins w:id="24195" w:author="PR Preview" w:date="2026-01-01T00:00:00Z">
        <w:r>
          <w:t xml:space="preserve">So</w:t>
        </w:r>
      </w:ins>
      <w:ins w:id="24196" w:author="PR Preview" w:date="2026-01-01T00:00:00Z">
        <w:r>
          <w:t xml:space="preserve"> </w:t>
        </w:r>
      </w:ins>
      <w:hyperlink w:anchor="def-eigenspace">
        <w:ins w:id="24197" w:author="PR Preview" w:date="2026-01-01T00:00:00Z">
          <w:r>
            <w:rPr>
              <w:rStyle w:val="Hyperlink"/>
            </w:rPr>
            <w:t xml:space="preserve">Definition 118</w:t>
          </w:r>
        </w:ins>
      </w:hyperlink>
      <w:ins w:id="24198" w:author="PR Preview" w:date="2026-01-01T00:00:00Z">
        <w:r>
          <w:t xml:space="preserve"> </w:t>
        </w:r>
      </w:ins>
      <w:ins w:id="24199" w:author="PR Preview" w:date="2026-01-01T00:00:00Z">
        <w:r>
          <w:t xml:space="preserve">does not apply to</w:t>
        </w:r>
      </w:ins>
      <w:ins w:id="24200" w:author="PR Preview" w:date="2026-01-01T00:00:00Z">
        <w:r>
          <w:t xml:space="preserve"> </w:t>
        </w:r>
      </w:ins>
      <m:oMath>
        <m:r>
          <m:t>2</m:t>
        </m:r>
      </m:oMath>
      <w:ins w:id="24201" w:author="PR Preview" w:date="2026-01-01T00:00:00Z">
        <w:r>
          <w:t xml:space="preserve">.</w:t>
        </w:r>
      </w:ins>
    </w:p>
    <w:bookmarkEnd w:id="630"/>
    <w:bookmarkStart w:id="631" w:name="thm-eigenvalue-singular"/>
    <w:p>
      <w:pPr>
        <w:pStyle w:val="BodyText"/>
      </w:pPr>
      <w:ins w:id="24202" w:author="PR Preview" w:date="2026-01-01T00:00:00Z">
        <w:r>
          <w:rPr>
            <w:b/>
            <w:bCs/>
          </w:rPr>
          <w:t xml:space="preserve">Theorem 110 (Eigenvalues are where</w:t>
        </w:r>
      </w:ins>
      <w:ins w:id="24203" w:author="PR Preview" w:date="2026-01-01T00:00:00Z">
        <w:r>
          <w:rPr>
            <w:b/>
            <w:bCs/>
          </w:rPr>
          <w:t xml:space="preserve"> </w:t>
        </w:r>
      </w:ins>
      <m:oMath>
        <m:r>
          <m:rPr>
            <m:sty m:val="bi"/>
          </m:rPr>
          <m:t>A</m:t>
        </m:r>
        <m:r>
          <m:rPr>
            <m:sty m:val="p"/>
          </m:rPr>
          <m:t>−</m:t>
        </m:r>
        <m:r>
          <m:t>λ</m:t>
        </m:r>
        <m:r>
          <m:rPr>
            <m:sty m:val="bi"/>
          </m:rPr>
          <m:t>I</m:t>
        </m:r>
      </m:oMath>
      <w:ins w:id="24204" w:author="PR Preview" w:date="2026-01-01T00:00:00Z">
        <w:r>
          <w:rPr>
            <w:b/>
            <w:bCs/>
          </w:rPr>
          <w:t xml:space="preserve"> </w:t>
        </w:r>
      </w:ins>
      <w:ins w:id="24205" w:author="PR Preview" w:date="2026-01-01T00:00:00Z">
        <w:r>
          <w:rPr>
            <w:b/>
            <w:bCs/>
          </w:rPr>
          <w:t xml:space="preserve">is singular)</w:t>
        </w:r>
      </w:ins>
      <w:ins w:id="24206" w:author="PR Preview" w:date="2026-01-01T00:00:00Z">
        <w:r>
          <w:t xml:space="preserve"> </w:t>
        </w:r>
      </w:ins>
      <w:ins w:id="24207" w:author="PR Preview" w:date="2026-01-01T00:00:00Z">
        <w:r>
          <w:t xml:space="preserve">Let</w:t>
        </w:r>
      </w:ins>
      <w:ins w:id="24208" w:author="PR Preview" w:date="2026-01-01T00:00:00Z">
        <w:r>
          <w:t xml:space="preserve"> </w:t>
        </w:r>
      </w:ins>
      <m:oMath>
        <m:r>
          <m:rPr>
            <m:sty m:val="bi"/>
          </m:rPr>
          <m:t>A</m:t>
        </m:r>
      </m:oMath>
      <w:ins w:id="24209" w:author="PR Preview" w:date="2026-01-01T00:00:00Z">
        <w:r>
          <w:t xml:space="preserve"> </w:t>
        </w:r>
      </w:ins>
      <w:ins w:id="24210" w:author="PR Preview" w:date="2026-01-01T00:00:00Z">
        <w:r>
          <w:t xml:space="preserve">be a</w:t>
        </w:r>
      </w:ins>
      <w:ins w:id="24211" w:author="PR Preview" w:date="2026-01-01T00:00:00Z">
        <w:r>
          <w:t xml:space="preserve"> </w:t>
        </w:r>
      </w:ins>
      <m:oMath>
        <m:r>
          <m:t>p</m:t>
        </m:r>
        <m:r>
          <m:rPr>
            <m:sty m:val="p"/>
          </m:rPr>
          <m:t>×</m:t>
        </m:r>
        <m:r>
          <m:t>p</m:t>
        </m:r>
      </m:oMath>
      <w:ins w:id="24212" w:author="PR Preview" w:date="2026-01-01T00:00:00Z">
        <w:r>
          <w:t xml:space="preserve"> </w:t>
        </w:r>
      </w:ins>
      <w:ins w:id="24213" w:author="PR Preview" w:date="2026-01-01T00:00:00Z">
        <w:r>
          <w:t xml:space="preserve">matrix and</w:t>
        </w:r>
      </w:ins>
      <w:ins w:id="24214" w:author="PR Preview" w:date="2026-01-01T00:00:00Z">
        <w:r>
          <w:t xml:space="preserve"> </w:t>
        </w:r>
      </w:ins>
      <m:oMath>
        <m:r>
          <m:t>λ</m:t>
        </m:r>
      </m:oMath>
      <w:ins w:id="24215" w:author="PR Preview" w:date="2026-01-01T00:00:00Z">
        <w:r>
          <w:t xml:space="preserve"> </w:t>
        </w:r>
      </w:ins>
      <w:ins w:id="24216" w:author="PR Preview" w:date="2026-01-01T00:00:00Z">
        <w:r>
          <w:t xml:space="preserve">a real number.</w:t>
        </w:r>
      </w:ins>
      <w:ins w:id="24217" w:author="PR Preview" w:date="2026-01-01T00:00:00Z">
        <w:r>
          <w:t xml:space="preserve"> </w:t>
        </w:r>
      </w:ins>
      <w:ins w:id="24218" w:author="PR Preview" w:date="2026-01-01T00:00:00Z">
        <w:r>
          <w:t xml:space="preserve">Then</w:t>
        </w:r>
      </w:ins>
      <w:ins w:id="24219" w:author="PR Preview" w:date="2026-01-01T00:00:00Z">
        <w:r>
          <w:t xml:space="preserve"> </w:t>
        </w:r>
      </w:ins>
      <m:oMath>
        <m:r>
          <m:t>λ</m:t>
        </m:r>
      </m:oMath>
      <w:ins w:id="24220" w:author="PR Preview" w:date="2026-01-01T00:00:00Z">
        <w:r>
          <w:t xml:space="preserve"> </w:t>
        </w:r>
      </w:ins>
      <w:ins w:id="24221" w:author="PR Preview" w:date="2026-01-01T00:00:00Z">
        <w:r>
          <w:t xml:space="preserve">is an eigenvalue of</w:t>
        </w:r>
      </w:ins>
      <w:ins w:id="24222" w:author="PR Preview" w:date="2026-01-01T00:00:00Z">
        <w:r>
          <w:t xml:space="preserve"> </w:t>
        </w:r>
      </w:ins>
      <m:oMath>
        <m:r>
          <m:rPr>
            <m:sty m:val="bi"/>
          </m:rPr>
          <m:t>A</m:t>
        </m:r>
      </m:oMath>
      <w:ins w:id="24223" w:author="PR Preview" w:date="2026-01-01T00:00:00Z">
        <w:r>
          <w:t xml:space="preserve"> </w:t>
        </w:r>
      </w:ins>
      <w:ins w:id="24224" w:author="PR Preview" w:date="2026-01-01T00:00:00Z">
        <w:r>
          <w:t xml:space="preserve">(</w:t>
        </w:r>
      </w:ins>
      <w:hyperlink w:anchor="def-eigenvalue">
        <w:ins w:id="24225" w:author="PR Preview" w:date="2026-01-01T00:00:00Z">
          <w:r>
            <w:rPr>
              <w:rStyle w:val="Hyperlink"/>
            </w:rPr>
            <w:t xml:space="preserve">Definition 95</w:t>
          </w:r>
        </w:ins>
      </w:hyperlink>
      <w:ins w:id="24226" w:author="PR Preview" w:date="2026-01-01T00:00:00Z">
        <w:r>
          <w:t xml:space="preserve">)</w:t>
        </w:r>
      </w:ins>
      <w:ins w:id="24227" w:author="PR Preview" w:date="2026-01-01T00:00:00Z">
        <w:r>
          <w:t xml:space="preserve"> </w:t>
        </w:r>
      </w:ins>
      <w:ins w:id="24228" w:author="PR Preview" w:date="2026-01-01T00:00:00Z">
        <w:r>
          <w:t xml:space="preserve">exactly when</w:t>
        </w:r>
      </w:ins>
      <w:ins w:id="24229" w:author="PR Preview" w:date="2026-01-01T00:00:00Z">
        <w:r>
          <w:t xml:space="preserve"> </w:t>
        </w:r>
      </w:ins>
      <m:oMath>
        <m:r>
          <m:rPr>
            <m:sty m:val="bi"/>
          </m:rPr>
          <m:t>A</m:t>
        </m:r>
        <m:r>
          <m:rPr>
            <m:sty m:val="p"/>
          </m:rPr>
          <m:t>−</m:t>
        </m:r>
        <m:r>
          <m:t>λ</m:t>
        </m:r>
        <m:r>
          <m:t> </m:t>
        </m:r>
        <m:sSub>
          <m:e>
            <m:r>
              <m:rPr>
                <m:sty m:val="bi"/>
              </m:rPr>
              <m:t>I</m:t>
            </m:r>
          </m:e>
          <m:sub>
            <m:r>
              <m:t>p</m:t>
            </m:r>
          </m:sub>
        </m:sSub>
      </m:oMath>
      <w:ins w:id="24230" w:author="PR Preview" w:date="2026-01-01T00:00:00Z">
        <w:r>
          <w:t xml:space="preserve"> </w:t>
        </w:r>
      </w:ins>
      <w:ins w:id="24231" w:author="PR Preview" w:date="2026-01-01T00:00:00Z">
        <w:r>
          <w:t xml:space="preserve">is singular (</w:t>
        </w:r>
      </w:ins>
      <w:hyperlink w:anchor="def-invertible-matrix">
        <w:ins w:id="24232" w:author="PR Preview" w:date="2026-01-01T00:00:00Z">
          <w:r>
            <w:rPr>
              <w:rStyle w:val="Hyperlink"/>
            </w:rPr>
            <w:t xml:space="preserve">Definition 85</w:t>
          </w:r>
        </w:ins>
      </w:hyperlink>
      <w:ins w:id="24233" w:author="PR Preview" w:date="2026-01-01T00:00:00Z">
        <w:r>
          <w:t xml:space="preserve">).</w:t>
        </w:r>
      </w:ins>
      <w:ins w:id="24234" w:author="PR Preview" w:date="2026-01-01T00:00:00Z">
        <w:r>
          <w:t xml:space="preserve"> </w:t>
        </w:r>
      </w:ins>
      <w:ins w:id="24235" w:author="PR Preview" w:date="2026-01-01T00:00:00Z">
        <w:r>
          <w:t xml:space="preserve">In particular,</w:t>
        </w:r>
      </w:ins>
      <w:ins w:id="24236" w:author="PR Preview" w:date="2026-01-01T00:00:00Z">
        <w:r>
          <w:t xml:space="preserve"> </w:t>
        </w:r>
      </w:ins>
      <m:oMath>
        <m:r>
          <m:rPr>
            <m:sty m:val="bi"/>
          </m:rPr>
          <m:t>A</m:t>
        </m:r>
      </m:oMath>
      <w:ins w:id="24237" w:author="PR Preview" w:date="2026-01-01T00:00:00Z">
        <w:r>
          <w:t xml:space="preserve"> </w:t>
        </w:r>
      </w:ins>
      <w:ins w:id="24238" w:author="PR Preview" w:date="2026-01-01T00:00:00Z">
        <w:r>
          <w:t xml:space="preserve">is singular exactly when</w:t>
        </w:r>
      </w:ins>
      <w:ins w:id="24239" w:author="PR Preview" w:date="2026-01-01T00:00:00Z">
        <w:r>
          <w:t xml:space="preserve"> </w:t>
        </w:r>
      </w:ins>
      <m:oMath>
        <m:r>
          <m:t>0</m:t>
        </m:r>
      </m:oMath>
      <w:ins w:id="24240" w:author="PR Preview" w:date="2026-01-01T00:00:00Z">
        <w:r>
          <w:t xml:space="preserve"> </w:t>
        </w:r>
      </w:ins>
      <w:ins w:id="24241" w:author="PR Preview" w:date="2026-01-01T00:00:00Z">
        <w:r>
          <w:t xml:space="preserve">is one of its eigenvalues;</w:t>
        </w:r>
      </w:ins>
      <w:ins w:id="24242" w:author="PR Preview" w:date="2026-01-01T00:00:00Z">
        <w:r>
          <w:t xml:space="preserve"> </w:t>
        </w:r>
      </w:ins>
      <w:ins w:id="24243" w:author="PR Preview" w:date="2026-01-01T00:00:00Z">
        <w:r>
          <w:t xml:space="preserve">and each eigenspace</w:t>
        </w:r>
      </w:ins>
      <w:ins w:id="24244" w:author="PR Preview" w:date="2026-01-01T00:00:00Z">
        <w:r>
          <w:t xml:space="preserve"> </w:t>
        </w:r>
      </w:ins>
      <m:oMath>
        <m:sSub>
          <m:e>
            <m:r>
              <m:rPr>
                <m:scr m:val="script"/>
                <m:sty m:val="p"/>
              </m:rPr>
              <m:t>E</m:t>
            </m:r>
          </m:e>
          <m:sub>
            <m:r>
              <m:t>λ</m:t>
            </m:r>
          </m:sub>
        </m:sSub>
      </m:oMath>
      <w:ins w:id="24245" w:author="PR Preview" w:date="2026-01-01T00:00:00Z">
        <w:r>
          <w:t xml:space="preserve"> </w:t>
        </w:r>
      </w:ins>
      <w:ins w:id="24246" w:author="PR Preview" w:date="2026-01-01T00:00:00Z">
        <w:r>
          <w:t xml:space="preserve">(</w:t>
        </w:r>
      </w:ins>
      <w:hyperlink w:anchor="def-eigenspace">
        <w:ins w:id="24247" w:author="PR Preview" w:date="2026-01-01T00:00:00Z">
          <w:r>
            <w:rPr>
              <w:rStyle w:val="Hyperlink"/>
            </w:rPr>
            <w:t xml:space="preserve">Definition 118</w:t>
          </w:r>
        </w:ins>
      </w:hyperlink>
      <w:ins w:id="24248" w:author="PR Preview" w:date="2026-01-01T00:00:00Z">
        <w:r>
          <w:t xml:space="preserve">) is a subspace of</w:t>
        </w:r>
      </w:ins>
      <w:ins w:id="24249" w:author="PR Preview" w:date="2026-01-01T00:00:00Z">
        <w:r>
          <w:t xml:space="preserve"> </w:t>
        </w:r>
      </w:ins>
      <m:oMath>
        <m:sSup>
          <m:e>
            <m:r>
              <m:rPr>
                <m:scr m:val="double-struck"/>
                <m:sty m:val="p"/>
              </m:rPr>
              <m:t>R</m:t>
            </m:r>
          </m:e>
          <m:sup>
            <m:r>
              <m:t>p</m:t>
            </m:r>
          </m:sup>
        </m:sSup>
      </m:oMath>
      <w:ins w:id="24250" w:author="PR Preview" w:date="2026-01-01T00:00:00Z">
        <w:r>
          <w:t xml:space="preserve"> </w:t>
        </w:r>
      </w:ins>
      <w:ins w:id="24251" w:author="PR Preview" w:date="2026-01-01T00:00:00Z">
        <w:r>
          <w:t xml:space="preserve">consisting of</w:t>
        </w:r>
      </w:ins>
      <w:ins w:id="24252" w:author="PR Preview" w:date="2026-01-01T00:00:00Z">
        <w:r>
          <w:t xml:space="preserve"> </w:t>
        </w:r>
      </w:ins>
      <w:ins w:id="24253" w:author="PR Preview" w:date="2026-01-01T00:00:00Z">
        <w:r>
          <w:t xml:space="preserve">$\mathord{\smash[b]{\underset{\raise.3ex\hbox{$\scriptstyle\sim$}}{0}}\vphantom{0}}$</w:t>
        </w:r>
      </w:ins>
      <w:ins w:id="24254" w:author="PR Preview" w:date="2026-01-01T00:00:00Z">
        <w:r>
          <w:t xml:space="preserve"> </w:t>
        </w:r>
      </w:ins>
      <w:ins w:id="24255" w:author="PR Preview" w:date="2026-01-01T00:00:00Z">
        <w:r>
          <w:t xml:space="preserve">and the eigenvectors for</w:t>
        </w:r>
      </w:ins>
      <w:ins w:id="24256" w:author="PR Preview" w:date="2026-01-01T00:00:00Z">
        <w:r>
          <w:t xml:space="preserve"> </w:t>
        </w:r>
      </w:ins>
      <m:oMath>
        <m:r>
          <m:t>λ</m:t>
        </m:r>
      </m:oMath>
      <w:ins w:id="24257" w:author="PR Preview" w:date="2026-01-01T00:00:00Z">
        <w:r>
          <w:t xml:space="preserve">.</w:t>
        </w:r>
      </w:ins>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del w:id="24258" w:author="PR Preview" w:date="2026-01-01T00:00:00Z">
        <w:r>
          <w:delTex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delText>
        </w:r>
      </w:del>
    </w:p>
    <w:p>
      <w:pPr>
        <w:pStyle w:val="FirstParagraph"/>
      </w:pPr>
      <w:del w:id="24259" w:author="PR Preview" w:date="2026-01-01T00:00:00Z">
        <w:r>
          <w:delText xml:space="preserve">so</w:delText>
        </w:r>
      </w:del>
      <w:del w:id="24260" w:author="PR Preview" w:date="2026-01-01T00:00:00Z">
        <w:r>
          <w:delText xml:space="preserve"> </w:delText>
        </w:r>
      </w:del>
      <w:del w:id="24261" w:author="PR Preview" w:date="2026-01-01T00:00:00Z">
        <w:r>
          <w:delText xml:space="preserve">$\mathbf{A} \mathord{\smash[b]{\underset{\raise.3ex\hbox{$\scriptstyle\sim$}}{v}}\vphantom{v}} = \lambda\mathord{\smash[b]{\underset{\raise.3ex\hbox{$\scriptstyle\sim$}}{v}}\vphantom{v}}$</w:delText>
        </w:r>
      </w:del>
      <w:del w:id="24262" w:author="PR Preview" w:date="2026-01-01T00:00:00Z">
        <w:r>
          <w:delText xml:space="preserve"> </w:delText>
        </w:r>
      </w:del>
      <w:del w:id="24263" w:author="PR Preview" w:date="2026-01-01T00:00:00Z">
        <w:r>
          <w:delText xml:space="preserve">exactly when</w:delText>
        </w:r>
      </w:del>
      <w:del w:id="24264" w:author="PR Preview" w:date="2026-01-01T00:00:00Z">
        <w:r>
          <w:delText xml:space="preserve"> </w:delText>
        </w:r>
      </w:del>
      <w:del w:id="24265" w:author="PR Preview" w:date="2026-01-01T00:00:00Z">
        <w:r>
          <w:delText xml:space="preserve">$\mathord{\smash[b]{\underset{\raise.3ex\hbox{$\scriptstyle\sim$}}{v}}\vphantom{v}} \in \mathcal{N}(\mathbf{A} - \lambda\,\mathbf{I}_p)$</w:delText>
        </w:r>
      </w:del>
      <w:del w:id="24266" w:author="PR Preview" w:date="2026-01-01T00:00:00Z">
        <w:r>
          <w:delText xml:space="preserve">;</w:delText>
        </w:r>
      </w:del>
      <w:del w:id="24267" w:author="PR Preview" w:date="2026-01-01T00:00:00Z">
        <w:r>
          <w:delText xml:space="preserve"> </w:delText>
        </w:r>
      </w:del>
      <w:del w:id="24268" w:author="PR Preview" w:date="2026-01-01T00:00:00Z">
        <w:r>
          <w:delText xml:space="preserve">the nonzero such</w:delText>
        </w:r>
      </w:del>
      <w:del w:id="24269" w:author="PR Preview" w:date="2026-01-01T00:00:00Z">
        <w:r>
          <w:delText xml:space="preserve"> </w:delText>
        </w:r>
      </w:del>
      <w:del w:id="24270" w:author="PR Preview" w:date="2026-01-01T00:00:00Z">
        <w:r>
          <w:delText xml:space="preserve">$\mathord{\smash[b]{\underset{\raise.3ex\hbox{$\scriptstyle\sim$}}{v}}\vphantom{v}}$</w:delText>
        </w:r>
      </w:del>
      <w:del w:id="24271" w:author="PR Preview" w:date="2026-01-01T00:00:00Z">
        <w:r>
          <w:delText xml:space="preserve"> </w:delText>
        </w:r>
      </w:del>
      <w:del w:id="24272" w:author="PR Preview" w:date="2026-01-01T00:00:00Z">
        <w:r>
          <w:delText xml:space="preserve">are the eigenvectors for</w:delText>
        </w:r>
      </w:del>
      <w:del w:id="24273" w:author="PR Preview" w:date="2026-01-01T00:00:00Z">
        <w:r>
          <w:delText xml:space="preserve"> </w:delText>
        </w:r>
      </w:del>
      <m:oMath>
        <m:r>
          <m:t>λ</m:t>
        </m:r>
      </m:oMath>
      <w:del w:id="24274" w:author="PR Preview" w:date="2026-01-01T00:00:00Z">
        <w:r>
          <w:delText xml:space="preserve">.</w:delText>
        </w:r>
      </w:del>
      <w:del w:id="24275" w:author="PR Preview" w:date="2026-01-01T00:00:00Z">
        <w:r>
          <w:delText xml:space="preserve"> </w:delText>
        </w:r>
      </w:del>
      <w:del w:id="24276" w:author="PR Preview" w:date="2026-01-01T00:00:00Z">
        <w:r>
          <w:delText xml:space="preserve">So</w:delText>
        </w:r>
      </w:del>
      <w:del w:id="24277" w:author="PR Preview" w:date="2026-01-01T00:00:00Z">
        <w:r>
          <w:delText xml:space="preserve"> </w:delText>
        </w:r>
      </w:del>
      <m:oMath>
        <m:r>
          <m:t>λ</m:t>
        </m:r>
      </m:oMath>
      <w:del w:id="24278" w:author="PR Preview" w:date="2026-01-01T00:00:00Z">
        <w:r>
          <w:delText xml:space="preserve"> </w:delText>
        </w:r>
      </w:del>
      <w:del w:id="24279" w:author="PR Preview" w:date="2026-01-01T00:00:00Z">
        <w:r>
          <w:delText xml:space="preserve">is an eigenvalue exactly when that null space contains a nonzero vector,</w:delText>
        </w:r>
      </w:del>
      <w:del w:id="24280" w:author="PR Preview" w:date="2026-01-01T00:00:00Z">
        <w:r>
          <w:delText xml:space="preserve"> </w:delText>
        </w:r>
      </w:del>
      <w:del w:id="24281" w:author="PR Preview" w:date="2026-01-01T00:00:00Z">
        <w:r>
          <w:delText xml:space="preserve">which by</w:delText>
        </w:r>
      </w:del>
      <w:del w:id="24282" w:author="PR Preview" w:date="2026-01-01T00:00:00Z">
        <w:r>
          <w:delText xml:space="preserve"> </w:delText>
        </w:r>
      </w:del>
      <w:hyperlink w:anchor="thm-invertible-rank">
        <w:del w:id="24283" w:author="PR Preview" w:date="2026-01-01T00:00:00Z">
          <w:r>
            <w:rPr>
              <w:rStyle w:val="Hyperlink"/>
            </w:rPr>
            <w:delText xml:space="preserve">Theorem 110</w:delText>
          </w:r>
        </w:del>
      </w:hyperlink>
      <w:del w:id="24284" w:author="PR Preview" w:date="2026-01-01T00:00:00Z">
        <w:r>
          <w:delText xml:space="preserve"> </w:delText>
        </w:r>
      </w:del>
      <w:del w:id="24285" w:author="PR Preview" w:date="2026-01-01T00:00:00Z">
        <w:r>
          <w:delText xml:space="preserve">is exactly when</w:delText>
        </w:r>
      </w:del>
      <w:del w:id="24286" w:author="PR Preview" w:date="2026-01-01T00:00:00Z">
        <w:r>
          <w:delText xml:space="preserve"> </w:delText>
        </w:r>
      </w:del>
      <m:oMath>
        <m:r>
          <m:rPr>
            <m:sty m:val="bi"/>
          </m:rPr>
          <m:t>A</m:t>
        </m:r>
        <m:r>
          <m:rPr>
            <m:sty m:val="p"/>
          </m:rPr>
          <m:t>−</m:t>
        </m:r>
        <m:r>
          <m:t>λ</m:t>
        </m:r>
        <m:r>
          <m:t> </m:t>
        </m:r>
        <m:sSub>
          <m:e>
            <m:r>
              <m:rPr>
                <m:sty m:val="bi"/>
              </m:rPr>
              <m:t>I</m:t>
            </m:r>
          </m:e>
          <m:sub>
            <m:r>
              <m:t>p</m:t>
            </m:r>
          </m:sub>
        </m:sSub>
      </m:oMath>
      <w:del w:id="24287" w:author="PR Preview" w:date="2026-01-01T00:00:00Z">
        <w:r>
          <w:delText xml:space="preserve"> </w:delText>
        </w:r>
      </w:del>
      <w:del w:id="24288" w:author="PR Preview" w:date="2026-01-01T00:00:00Z">
        <w:r>
          <w:delText xml:space="preserve">is singular.</w:delText>
        </w:r>
      </w:del>
      <w:del w:id="24289" w:author="PR Preview" w:date="2026-01-01T00:00:00Z">
        <w:r>
          <w:delText xml:space="preserve"> </w:delText>
        </w:r>
      </w:del>
      <w:del w:id="24290" w:author="PR Preview" w:date="2026-01-01T00:00:00Z">
        <w:r>
          <w:delText xml:space="preserve">With</w:delText>
        </w:r>
      </w:del>
      <w:del w:id="24291" w:author="PR Preview" w:date="2026-01-01T00:00:00Z">
        <w:r>
          <w:delText xml:space="preserve"> </w:delText>
        </w:r>
      </w:del>
      <m:oMath>
        <m:r>
          <m:t>λ</m:t>
        </m:r>
        <m:r>
          <m:rPr>
            <m:sty m:val="p"/>
          </m:rPr>
          <m:t>=</m:t>
        </m:r>
        <m:r>
          <m:t>0</m:t>
        </m:r>
      </m:oMath>
      <w:del w:id="24292" w:author="PR Preview" w:date="2026-01-01T00:00:00Z">
        <w:r>
          <w:delText xml:space="preserve">,</w:delText>
        </w:r>
      </w:del>
      <w:del w:id="24293"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24294" w:author="PR Preview" w:date="2026-01-01T00:00:00Z">
        <w:r>
          <w:delText xml:space="preserve">.</w:delText>
        </w:r>
      </w:del>
      <w:del w:id="24295" w:author="PR Preview" w:date="2026-01-01T00:00:00Z">
        <w:r>
          <w:delText xml:space="preserve"> </w:delText>
        </w:r>
      </w:del>
      <w:del w:id="24296" w:author="PR Preview" w:date="2026-01-01T00:00:00Z">
        <w:r>
          <w:delText xml:space="preserve">An eigenspace is a null space, so it is a subspace (</w:delText>
        </w:r>
      </w:del>
      <w:hyperlink w:anchor="thm-null-space-subspace">
        <w:del w:id="24297" w:author="PR Preview" w:date="2026-01-01T00:00:00Z">
          <w:r>
            <w:rPr>
              <w:rStyle w:val="Hyperlink"/>
            </w:rPr>
            <w:delText xml:space="preserve">Theorem 34</w:delText>
          </w:r>
        </w:del>
      </w:hyperlink>
      <w:del w:id="24298" w:author="PR Preview" w:date="2026-01-01T00:00:00Z">
        <w:r>
          <w:delText xml:space="preserve">).</w:delText>
        </w:r>
      </w:del>
    </w:p>
    <w:p>
      <w:pPr>
        <w:pStyle w:val="BodyText"/>
      </w:pPr>
      <w:del w:id="24299" w:author="PR Preview" w:date="2026-01-01T00:00:00Z">
        <w:r>
          <w:rPr>
            <w:b/>
            <w:bCs/>
          </w:rPr>
          <w:delText xml:space="preserve">Example 200 (Eigenvalues and singular matrices)</w:delText>
        </w:r>
      </w:del>
      <w:del w:id="24300" w:author="PR Preview" w:date="2026-01-01T00:00:00Z">
        <w:r>
          <w:delText xml:space="preserve"> </w:delText>
        </w:r>
      </w:del>
      <w:del w:id="24301" w:author="PR Preview" w:date="2026-01-01T00:00:00Z">
        <w:r>
          <w:delText xml:space="preserve">For</w:delText>
        </w:r>
      </w:del>
      <w:del w:id="2430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303" w:author="PR Preview" w:date="2026-01-01T00:00:00Z">
        <w:r>
          <w:delText xml:space="preserve">,</w:delText>
        </w:r>
      </w:del>
      <w:del w:id="24304"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4305" w:author="PR Preview" w:date="2026-01-01T00:00:00Z">
        <w:r>
          <w:delText xml:space="preserve"> </w:delText>
        </w:r>
      </w:del>
      <w:del w:id="24306" w:author="PR Preview" w:date="2026-01-01T00:00:00Z">
        <w:r>
          <w:delText xml:space="preserve">is singular</w:delText>
        </w:r>
      </w:del>
      <w:del w:id="24307" w:author="PR Preview" w:date="2026-01-01T00:00:00Z">
        <w:r>
          <w:delText xml:space="preserve"> </w:delText>
        </w:r>
      </w:del>
      <w:del w:id="24308" w:author="PR Preview" w:date="2026-01-01T00:00:00Z">
        <w:r>
          <w:delText xml:space="preserve">(its columns are negatives of each other, so its rank is</w:delText>
        </w:r>
      </w:del>
      <w:del w:id="24309" w:author="PR Preview" w:date="2026-01-01T00:00:00Z">
        <w:r>
          <w:delText xml:space="preserve"> </w:delText>
        </w:r>
      </w:del>
      <m:oMath>
        <m:r>
          <m:t>1</m:t>
        </m:r>
      </m:oMath>
      <w:del w:id="24310" w:author="PR Preview" w:date="2026-01-01T00:00:00Z">
        <w:r>
          <w:delText xml:space="preserve">),</w:delText>
        </w:r>
      </w:del>
      <w:del w:id="24311" w:author="PR Preview" w:date="2026-01-01T00:00:00Z">
        <w:r>
          <w:delText xml:space="preserve"> </w:delText>
        </w:r>
      </w:del>
      <w:del w:id="24312" w:author="PR Preview" w:date="2026-01-01T00:00:00Z">
        <w:r>
          <w:delText xml:space="preserve">matching the eigenvalue</w:delText>
        </w:r>
      </w:del>
      <w:del w:id="24313" w:author="PR Preview" w:date="2026-01-01T00:00:00Z">
        <w:r>
          <w:delText xml:space="preserve"> </w:delText>
        </w:r>
      </w:del>
      <m:oMath>
        <m:r>
          <m:t>3</m:t>
        </m:r>
      </m:oMath>
      <w:del w:id="24314" w:author="PR Preview" w:date="2026-01-01T00:00:00Z">
        <w:r>
          <w:delText xml:space="preserve"> </w:delText>
        </w:r>
      </w:del>
      <w:del w:id="24315" w:author="PR Preview" w:date="2026-01-01T00:00:00Z">
        <w:r>
          <w:delText xml:space="preserve">of</w:delText>
        </w:r>
      </w:del>
      <w:del w:id="24316" w:author="PR Preview" w:date="2026-01-01T00:00:00Z">
        <w:r>
          <w:delText xml:space="preserve"> </w:delText>
        </w:r>
      </w:del>
      <w:hyperlink w:anchor="exm-eigenvalue">
        <w:del w:id="24317" w:author="PR Preview" w:date="2026-01-01T00:00:00Z">
          <w:r>
            <w:rPr>
              <w:rStyle w:val="Hyperlink"/>
            </w:rPr>
            <w:delText xml:space="preserve">Example 149</w:delText>
          </w:r>
        </w:del>
      </w:hyperlink>
      <w:del w:id="24318" w:author="PR Preview" w:date="2026-01-01T00:00:00Z">
        <w:r>
          <w:delText xml:space="preserve">.</w:delText>
        </w:r>
      </w:del>
      <w:del w:id="24319" w:author="PR Preview" w:date="2026-01-01T00:00:00Z">
        <w:r>
          <w:delText xml:space="preserve"> </w:delText>
        </w:r>
      </w:del>
      <m:oMath>
        <m:r>
          <m:rPr>
            <m:sty m:val="bi"/>
          </m:rPr>
          <m:t>A</m:t>
        </m:r>
      </m:oMath>
      <w:del w:id="24320" w:author="PR Preview" w:date="2026-01-01T00:00:00Z">
        <w:r>
          <w:delText xml:space="preserve"> </w:delText>
        </w:r>
      </w:del>
      <w:del w:id="24321" w:author="PR Preview" w:date="2026-01-01T00:00:00Z">
        <w:r>
          <w:delText xml:space="preserve">itself has rank</w:delText>
        </w:r>
      </w:del>
      <w:del w:id="24322" w:author="PR Preview" w:date="2026-01-01T00:00:00Z">
        <w:r>
          <w:delText xml:space="preserve"> </w:delText>
        </w:r>
      </w:del>
      <m:oMath>
        <m:r>
          <m:t>2</m:t>
        </m:r>
      </m:oMath>
      <w:del w:id="24323" w:author="PR Preview" w:date="2026-01-01T00:00:00Z">
        <w:r>
          <w:delText xml:space="preserve">, since</w:delText>
        </w:r>
      </w:del>
      <w:del w:id="24324"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24325" w:author="PR Preview" w:date="2026-01-01T00:00:00Z">
        <w:r>
          <w:delText xml:space="preserve"> </w:delText>
        </w:r>
      </w:del>
      <w:del w:id="24326" w:author="PR Preview" w:date="2026-01-01T00:00:00Z">
        <w:r>
          <w:delText xml:space="preserve">is</w:delText>
        </w:r>
      </w:del>
      <w:del w:id="24327" w:author="PR Preview" w:date="2026-01-01T00:00:00Z">
        <w:r>
          <w:delText xml:space="preserve"> </w:delText>
        </w:r>
      </w:del>
      <w:del w:id="24328" w:author="PR Preview" w:date="2026-01-01T00:00:00Z">
        <w:r>
          <w:delText xml:space="preserve">$\mathord{\smash[b]{\underset{\raise.3ex\hbox{$\scriptstyle\sim$}}{0}}\vphantom{0}}$</w:delText>
        </w:r>
      </w:del>
      <w:del w:id="24329" w:author="PR Preview" w:date="2026-01-01T00:00:00Z">
        <w:r>
          <w:delText xml:space="preserve"> </w:delText>
        </w:r>
      </w:del>
      <w:del w:id="24330"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24331" w:author="PR Preview" w:date="2026-01-01T00:00:00Z">
        <w:r>
          <w:delText xml:space="preserve">(subtract twice the second entry from the first:</w:delText>
        </w:r>
      </w:del>
      <w:del w:id="24332" w:author="PR Preview" w:date="2026-01-01T00:00:00Z">
        <w:r>
          <w:delText xml:space="preserve"> </w:delText>
        </w:r>
      </w:del>
      <m:oMath>
        <m:r>
          <m:rPr>
            <m:sty m:val="p"/>
          </m:rPr>
          <m:t>−</m:t>
        </m:r>
        <m:r>
          <m:t>3</m:t>
        </m:r>
        <m:sSub>
          <m:e>
            <m:r>
              <m:t>c</m:t>
            </m:r>
          </m:e>
          <m:sub>
            <m:r>
              <m:t>2</m:t>
            </m:r>
          </m:sub>
        </m:sSub>
        <m:r>
          <m:rPr>
            <m:sty m:val="p"/>
          </m:rPr>
          <m:t>=</m:t>
        </m:r>
        <m:r>
          <m:t>0</m:t>
        </m:r>
      </m:oMath>
      <w:del w:id="24333" w:author="PR Preview" w:date="2026-01-01T00:00:00Z">
        <w:r>
          <w:delText xml:space="preserve">, and then the second entry gives</w:delText>
        </w:r>
      </w:del>
      <w:del w:id="24334" w:author="PR Preview" w:date="2026-01-01T00:00:00Z">
        <w:r>
          <w:delText xml:space="preserve"> </w:delText>
        </w:r>
      </w:del>
      <m:oMath>
        <m:sSub>
          <m:e>
            <m:r>
              <m:t>c</m:t>
            </m:r>
          </m:e>
          <m:sub>
            <m:r>
              <m:t>1</m:t>
            </m:r>
          </m:sub>
        </m:sSub>
        <m:r>
          <m:rPr>
            <m:sty m:val="p"/>
          </m:rPr>
          <m:t>=</m:t>
        </m:r>
        <m:r>
          <m:t>0</m:t>
        </m:r>
      </m:oMath>
      <w:del w:id="24335" w:author="PR Preview" w:date="2026-01-01T00:00:00Z">
        <w:r>
          <w:delText xml:space="preserve">);</w:delText>
        </w:r>
      </w:del>
      <w:del w:id="24336" w:author="PR Preview" w:date="2026-01-01T00:00:00Z">
        <w:r>
          <w:delText xml:space="preserve"> </w:delText>
        </w:r>
      </w:del>
      <w:del w:id="24337" w:author="PR Preview" w:date="2026-01-01T00:00:00Z">
        <w:r>
          <w:delText xml:space="preserve">so it is invertible (</w:delText>
        </w:r>
      </w:del>
      <w:hyperlink w:anchor="thm-invertible-rank">
        <w:del w:id="24338" w:author="PR Preview" w:date="2026-01-01T00:00:00Z">
          <w:r>
            <w:rPr>
              <w:rStyle w:val="Hyperlink"/>
            </w:rPr>
            <w:delText xml:space="preserve">Theorem 110</w:delText>
          </w:r>
        </w:del>
      </w:hyperlink>
      <w:del w:id="24339" w:author="PR Preview" w:date="2026-01-01T00:00:00Z">
        <w:r>
          <w:delText xml:space="preserve">),</w:delText>
        </w:r>
      </w:del>
      <w:del w:id="24340" w:author="PR Preview" w:date="2026-01-01T00:00:00Z">
        <w:r>
          <w:delText xml:space="preserve"> </w:delText>
        </w:r>
      </w:del>
      <w:del w:id="24341" w:author="PR Preview" w:date="2026-01-01T00:00:00Z">
        <w:r>
          <w:delText xml:space="preserve">and</w:delText>
        </w:r>
      </w:del>
      <w:del w:id="24342" w:author="PR Preview" w:date="2026-01-01T00:00:00Z">
        <w:r>
          <w:delText xml:space="preserve"> </w:delText>
        </w:r>
      </w:del>
      <m:oMath>
        <m:r>
          <m:t>0</m:t>
        </m:r>
      </m:oMath>
      <w:del w:id="24343" w:author="PR Preview" w:date="2026-01-01T00:00:00Z">
        <w:r>
          <w:delText xml:space="preserve"> </w:delText>
        </w:r>
      </w:del>
      <w:del w:id="24344" w:author="PR Preview" w:date="2026-01-01T00:00:00Z">
        <w:r>
          <w:delText xml:space="preserve">is not an eigenvalue.</w:delText>
        </w:r>
      </w:del>
      <w:del w:id="24345" w:author="PR Preview" w:date="2026-01-01T00:00:00Z">
        <w:r>
          <w:delText xml:space="preserve"> </w:delText>
        </w:r>
      </w:del>
      <w:del w:id="24346" w:author="PR Preview" w:date="2026-01-01T00:00:00Z">
        <w:r>
          <w:delText xml:space="preserve">The singular matrix</w:delText>
        </w:r>
      </w:del>
      <w:del w:id="2434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348" w:author="PR Preview" w:date="2026-01-01T00:00:00Z">
        <w:r>
          <w:delText xml:space="preserve"> </w:delText>
        </w:r>
      </w:del>
      <w:del w:id="24349" w:author="PR Preview" w:date="2026-01-01T00:00:00Z">
        <w:r>
          <w:delText xml:space="preserve">has eigenvalue</w:delText>
        </w:r>
      </w:del>
      <w:del w:id="24350" w:author="PR Preview" w:date="2026-01-01T00:00:00Z">
        <w:r>
          <w:delText xml:space="preserve"> </w:delText>
        </w:r>
      </w:del>
      <m:oMath>
        <m:r>
          <m:t>0</m:t>
        </m:r>
      </m:oMath>
      <w:del w:id="24351" w:author="PR Preview" w:date="2026-01-01T00:00:00Z">
        <w:r>
          <w:delText xml:space="preserve">,</w:delText>
        </w:r>
      </w:del>
      <w:del w:id="24352" w:author="PR Preview" w:date="2026-01-01T00:00:00Z">
        <w:r>
          <w:delText xml:space="preserve"> </w:delText>
        </w:r>
      </w:del>
      <w:del w:id="24353" w:author="PR Preview" w:date="2026-01-01T00:00:00Z">
        <w:r>
          <w:delText xml:space="preserve">with eigenvector</w:delText>
        </w:r>
      </w:del>
      <w:del w:id="24354" w:author="PR Preview" w:date="2026-01-01T00:00:00Z">
        <w:r>
          <w:delText xml:space="preserve"> </w:delText>
        </w:r>
      </w:del>
      <m:oMath>
        <m:r>
          <m:rPr>
            <m:sty m:val="p"/>
          </m:rPr>
          <m:t>(</m:t>
        </m:r>
        <m:r>
          <m:t>1</m:t>
        </m:r>
        <m:r>
          <m:rPr>
            <m:sty m:val="p"/>
          </m:rPr>
          <m:t>,</m:t>
        </m:r>
        <m:r>
          <m:rPr>
            <m:sty m:val="p"/>
          </m:rPr>
          <m:t>−</m:t>
        </m:r>
        <m:r>
          <m:t>1</m:t>
        </m:r>
        <m:r>
          <m:rPr>
            <m:sty m:val="p"/>
          </m:rPr>
          <m:t>)</m:t>
        </m:r>
      </m:oMath>
      <w:del w:id="24355" w:author="PR Preview" w:date="2026-01-01T00:00:00Z">
        <w:r>
          <w:delText xml:space="preserve">.</w:delText>
        </w:r>
      </w:del>
    </w:p>
    <w:p>
      <w:pPr>
        <w:pStyle w:val="BodyText"/>
      </w:pPr>
      <w:del w:id="24356" w:author="PR Preview" w:date="2026-01-01T00:00:00Z">
        <w:r>
          <w:rPr>
            <w:b/>
            <w:bCs/>
          </w:rPr>
          <w:delText xml:space="preserve">Theorem 112 (Eigenvalues of shifts and powers)</w:delText>
        </w:r>
      </w:del>
      <w:del w:id="24357" w:author="PR Preview" w:date="2026-01-01T00:00:00Z">
        <w:r>
          <w:delText xml:space="preserve"> </w:delText>
        </w:r>
      </w:del>
      <w:del w:id="24358" w:author="PR Preview" w:date="2026-01-01T00:00:00Z">
        <w:r>
          <w:delText xml:space="preserve">Let</w:delText>
        </w:r>
      </w:del>
      <w:del w:id="24359" w:author="PR Preview" w:date="2026-01-01T00:00:00Z">
        <w:r>
          <w:delText xml:space="preserve"> </w:delText>
        </w:r>
      </w:del>
      <w:del w:id="24360" w:author="PR Preview" w:date="2026-01-01T00:00:00Z">
        <w:r>
          <w:delText xml:space="preserve">$\mathord{\smash[b]{\underset{\raise.3ex\hbox{$\scriptstyle\sim$}}{v}}\vphantom{v}}$</w:delText>
        </w:r>
      </w:del>
      <w:del w:id="24361" w:author="PR Preview" w:date="2026-01-01T00:00:00Z">
        <w:r>
          <w:delText xml:space="preserve"> </w:delText>
        </w:r>
      </w:del>
      <w:del w:id="24362" w:author="PR Preview" w:date="2026-01-01T00:00:00Z">
        <w:r>
          <w:delText xml:space="preserve">be an eigenvector of a</w:delText>
        </w:r>
      </w:del>
      <w:del w:id="24363" w:author="PR Preview" w:date="2026-01-01T00:00:00Z">
        <w:r>
          <w:delText xml:space="preserve"> </w:delText>
        </w:r>
      </w:del>
      <m:oMath>
        <m:r>
          <m:t>p</m:t>
        </m:r>
        <m:r>
          <m:rPr>
            <m:sty m:val="p"/>
          </m:rPr>
          <m:t>×</m:t>
        </m:r>
        <m:r>
          <m:t>p</m:t>
        </m:r>
      </m:oMath>
      <w:del w:id="24364" w:author="PR Preview" w:date="2026-01-01T00:00:00Z">
        <w:r>
          <w:delText xml:space="preserve"> </w:delText>
        </w:r>
      </w:del>
      <w:del w:id="24365" w:author="PR Preview" w:date="2026-01-01T00:00:00Z">
        <w:r>
          <w:delText xml:space="preserve">matrix</w:delText>
        </w:r>
      </w:del>
      <w:del w:id="24366" w:author="PR Preview" w:date="2026-01-01T00:00:00Z">
        <w:r>
          <w:delText xml:space="preserve"> </w:delText>
        </w:r>
      </w:del>
      <m:oMath>
        <m:r>
          <m:rPr>
            <m:sty m:val="bi"/>
          </m:rPr>
          <m:t>A</m:t>
        </m:r>
      </m:oMath>
      <w:del w:id="24367" w:author="PR Preview" w:date="2026-01-01T00:00:00Z">
        <w:r>
          <w:delText xml:space="preserve"> </w:delText>
        </w:r>
      </w:del>
      <w:del w:id="24368" w:author="PR Preview" w:date="2026-01-01T00:00:00Z">
        <w:r>
          <w:delText xml:space="preserve">for the eigenvalue</w:delText>
        </w:r>
      </w:del>
      <w:del w:id="24369" w:author="PR Preview" w:date="2026-01-01T00:00:00Z">
        <w:r>
          <w:delText xml:space="preserve"> </w:delText>
        </w:r>
      </w:del>
      <m:oMath>
        <m:r>
          <m:t>λ</m:t>
        </m:r>
      </m:oMath>
      <w:del w:id="24370" w:author="PR Preview" w:date="2026-01-01T00:00:00Z">
        <w:r>
          <w:delText xml:space="preserve"> </w:delText>
        </w:r>
      </w:del>
      <w:del w:id="24371" w:author="PR Preview" w:date="2026-01-01T00:00:00Z">
        <w:r>
          <w:delText xml:space="preserve">(</w:delText>
        </w:r>
      </w:del>
      <w:hyperlink w:anchor="def-eigenvalue">
        <w:del w:id="24372" w:author="PR Preview" w:date="2026-01-01T00:00:00Z">
          <w:r>
            <w:rPr>
              <w:rStyle w:val="Hyperlink"/>
            </w:rPr>
            <w:delText xml:space="preserve">Definition 95</w:delText>
          </w:r>
        </w:del>
      </w:hyperlink>
      <w:del w:id="24373" w:author="PR Preview" w:date="2026-01-01T00:00:00Z">
        <w:r>
          <w:delText xml:space="preserve">). Then</w:delText>
        </w:r>
      </w:del>
    </w:p>
    <w:p>
      <w:pPr>
        <w:pStyle w:val="BodyText"/>
      </w:pPr>
      <w:ins w:id="24374"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ins>
    </w:p>
    <w:p>
      <w:pPr>
        <w:pStyle w:val="FirstParagraph"/>
      </w:pPr>
      <w:ins w:id="24375" w:author="PR Preview" w:date="2026-01-01T00:00:00Z">
        <w:r>
          <w:t xml:space="preserve">so</w:t>
        </w:r>
      </w:ins>
      <w:ins w:id="24376" w:author="PR Preview" w:date="2026-01-01T00:00:00Z">
        <w:r>
          <w:t xml:space="preserve"> </w:t>
        </w:r>
      </w:ins>
      <w:ins w:id="24377" w:author="PR Preview" w:date="2026-01-01T00:00:00Z">
        <w:r>
          <w:t xml:space="preserve">$\mathbf{A} \mathord{\smash[b]{\underset{\raise.3ex\hbox{$\scriptstyle\sim$}}{v}}\vphantom{v}} = \lambda\mathord{\smash[b]{\underset{\raise.3ex\hbox{$\scriptstyle\sim$}}{v}}\vphantom{v}}$</w:t>
        </w:r>
      </w:ins>
      <w:ins w:id="24378" w:author="PR Preview" w:date="2026-01-01T00:00:00Z">
        <w:r>
          <w:t xml:space="preserve"> </w:t>
        </w:r>
      </w:ins>
      <w:ins w:id="24379" w:author="PR Preview" w:date="2026-01-01T00:00:00Z">
        <w:r>
          <w:t xml:space="preserve">exactly when</w:t>
        </w:r>
      </w:ins>
      <w:ins w:id="24380" w:author="PR Preview" w:date="2026-01-01T00:00:00Z">
        <w:r>
          <w:t xml:space="preserve"> </w:t>
        </w:r>
      </w:ins>
      <w:ins w:id="24381" w:author="PR Preview" w:date="2026-01-01T00:00:00Z">
        <w:r>
          <w:t xml:space="preserve">$\mathord{\smash[b]{\underset{\raise.3ex\hbox{$\scriptstyle\sim$}}{v}}\vphantom{v}} \in \mathcal{N}(\mathbf{A} - \lambda\,\mathbf{I}_p)$</w:t>
        </w:r>
      </w:ins>
      <w:ins w:id="24382" w:author="PR Preview" w:date="2026-01-01T00:00:00Z">
        <w:r>
          <w:t xml:space="preserve">;</w:t>
        </w:r>
      </w:ins>
      <w:ins w:id="24383" w:author="PR Preview" w:date="2026-01-01T00:00:00Z">
        <w:r>
          <w:t xml:space="preserve"> </w:t>
        </w:r>
      </w:ins>
      <w:ins w:id="24384" w:author="PR Preview" w:date="2026-01-01T00:00:00Z">
        <w:r>
          <w:t xml:space="preserve">the nonzero such</w:t>
        </w:r>
      </w:ins>
      <w:ins w:id="24385" w:author="PR Preview" w:date="2026-01-01T00:00:00Z">
        <w:r>
          <w:t xml:space="preserve"> </w:t>
        </w:r>
      </w:ins>
      <w:ins w:id="24386" w:author="PR Preview" w:date="2026-01-01T00:00:00Z">
        <w:r>
          <w:t xml:space="preserve">$\mathord{\smash[b]{\underset{\raise.3ex\hbox{$\scriptstyle\sim$}}{v}}\vphantom{v}}$</w:t>
        </w:r>
      </w:ins>
      <w:ins w:id="24387" w:author="PR Preview" w:date="2026-01-01T00:00:00Z">
        <w:r>
          <w:t xml:space="preserve"> </w:t>
        </w:r>
      </w:ins>
      <w:ins w:id="24388" w:author="PR Preview" w:date="2026-01-01T00:00:00Z">
        <w:r>
          <w:t xml:space="preserve">are the eigenvectors for</w:t>
        </w:r>
      </w:ins>
      <w:ins w:id="24389" w:author="PR Preview" w:date="2026-01-01T00:00:00Z">
        <w:r>
          <w:t xml:space="preserve"> </w:t>
        </w:r>
      </w:ins>
      <m:oMath>
        <m:r>
          <m:t>λ</m:t>
        </m:r>
      </m:oMath>
      <w:ins w:id="24390" w:author="PR Preview" w:date="2026-01-01T00:00:00Z">
        <w:r>
          <w:t xml:space="preserve">.</w:t>
        </w:r>
      </w:ins>
      <w:ins w:id="24391" w:author="PR Preview" w:date="2026-01-01T00:00:00Z">
        <w:r>
          <w:t xml:space="preserve"> </w:t>
        </w:r>
      </w:ins>
      <w:ins w:id="24392" w:author="PR Preview" w:date="2026-01-01T00:00:00Z">
        <w:r>
          <w:t xml:space="preserve">So</w:t>
        </w:r>
      </w:ins>
      <w:ins w:id="24393" w:author="PR Preview" w:date="2026-01-01T00:00:00Z">
        <w:r>
          <w:t xml:space="preserve"> </w:t>
        </w:r>
      </w:ins>
      <m:oMath>
        <m:r>
          <m:t>λ</m:t>
        </m:r>
      </m:oMath>
      <w:ins w:id="24394" w:author="PR Preview" w:date="2026-01-01T00:00:00Z">
        <w:r>
          <w:t xml:space="preserve"> </w:t>
        </w:r>
      </w:ins>
      <w:ins w:id="24395" w:author="PR Preview" w:date="2026-01-01T00:00:00Z">
        <w:r>
          <w:t xml:space="preserve">is an eigenvalue exactly when that null space contains a nonzero vector,</w:t>
        </w:r>
      </w:ins>
      <w:ins w:id="24396" w:author="PR Preview" w:date="2026-01-01T00:00:00Z">
        <w:r>
          <w:t xml:space="preserve"> </w:t>
        </w:r>
      </w:ins>
      <w:ins w:id="24397" w:author="PR Preview" w:date="2026-01-01T00:00:00Z">
        <w:r>
          <w:t xml:space="preserve">which by</w:t>
        </w:r>
      </w:ins>
      <w:ins w:id="24398" w:author="PR Preview" w:date="2026-01-01T00:00:00Z">
        <w:r>
          <w:t xml:space="preserve"> </w:t>
        </w:r>
      </w:ins>
      <w:hyperlink w:anchor="thm-invertible-rank">
        <w:ins w:id="24399" w:author="PR Preview" w:date="2026-01-01T00:00:00Z">
          <w:r>
            <w:rPr>
              <w:rStyle w:val="Hyperlink"/>
            </w:rPr>
            <w:t xml:space="preserve">Theorem 109</w:t>
          </w:r>
        </w:ins>
      </w:hyperlink>
      <w:ins w:id="24400" w:author="PR Preview" w:date="2026-01-01T00:00:00Z">
        <w:r>
          <w:t xml:space="preserve"> </w:t>
        </w:r>
      </w:ins>
      <w:ins w:id="24401" w:author="PR Preview" w:date="2026-01-01T00:00:00Z">
        <w:r>
          <w:t xml:space="preserve">is exactly when</w:t>
        </w:r>
      </w:ins>
      <w:ins w:id="24402" w:author="PR Preview" w:date="2026-01-01T00:00:00Z">
        <w:r>
          <w:t xml:space="preserve"> </w:t>
        </w:r>
      </w:ins>
      <m:oMath>
        <m:r>
          <m:rPr>
            <m:sty m:val="bi"/>
          </m:rPr>
          <m:t>A</m:t>
        </m:r>
        <m:r>
          <m:rPr>
            <m:sty m:val="p"/>
          </m:rPr>
          <m:t>−</m:t>
        </m:r>
        <m:r>
          <m:t>λ</m:t>
        </m:r>
        <m:r>
          <m:t> </m:t>
        </m:r>
        <m:sSub>
          <m:e>
            <m:r>
              <m:rPr>
                <m:sty m:val="bi"/>
              </m:rPr>
              <m:t>I</m:t>
            </m:r>
          </m:e>
          <m:sub>
            <m:r>
              <m:t>p</m:t>
            </m:r>
          </m:sub>
        </m:sSub>
      </m:oMath>
      <w:ins w:id="24403" w:author="PR Preview" w:date="2026-01-01T00:00:00Z">
        <w:r>
          <w:t xml:space="preserve"> </w:t>
        </w:r>
      </w:ins>
      <w:ins w:id="24404" w:author="PR Preview" w:date="2026-01-01T00:00:00Z">
        <w:r>
          <w:t xml:space="preserve">is singular.</w:t>
        </w:r>
      </w:ins>
      <w:ins w:id="24405" w:author="PR Preview" w:date="2026-01-01T00:00:00Z">
        <w:r>
          <w:t xml:space="preserve"> </w:t>
        </w:r>
      </w:ins>
      <w:ins w:id="24406" w:author="PR Preview" w:date="2026-01-01T00:00:00Z">
        <w:r>
          <w:t xml:space="preserve">With</w:t>
        </w:r>
      </w:ins>
      <w:ins w:id="24407" w:author="PR Preview" w:date="2026-01-01T00:00:00Z">
        <w:r>
          <w:t xml:space="preserve"> </w:t>
        </w:r>
      </w:ins>
      <m:oMath>
        <m:r>
          <m:t>λ</m:t>
        </m:r>
        <m:r>
          <m:rPr>
            <m:sty m:val="p"/>
          </m:rPr>
          <m:t>=</m:t>
        </m:r>
        <m:r>
          <m:t>0</m:t>
        </m:r>
      </m:oMath>
      <w:ins w:id="24408" w:author="PR Preview" w:date="2026-01-01T00:00:00Z">
        <w:r>
          <w:t xml:space="preserve">,</w:t>
        </w:r>
      </w:ins>
      <w:ins w:id="24409"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24410" w:author="PR Preview" w:date="2026-01-01T00:00:00Z">
        <w:r>
          <w:t xml:space="preserve">.</w:t>
        </w:r>
      </w:ins>
      <w:ins w:id="24411" w:author="PR Preview" w:date="2026-01-01T00:00:00Z">
        <w:r>
          <w:t xml:space="preserve"> </w:t>
        </w:r>
      </w:ins>
      <w:ins w:id="24412" w:author="PR Preview" w:date="2026-01-01T00:00:00Z">
        <w:r>
          <w:t xml:space="preserve">An eigenspace is a null space, so it is a subspace (</w:t>
        </w:r>
      </w:ins>
      <w:hyperlink w:anchor="thm-null-space-subspace">
        <w:ins w:id="24413" w:author="PR Preview" w:date="2026-01-01T00:00:00Z">
          <w:r>
            <w:rPr>
              <w:rStyle w:val="Hyperlink"/>
            </w:rPr>
            <w:t xml:space="preserve">Theorem 33</w:t>
          </w:r>
        </w:ins>
      </w:hyperlink>
      <w:ins w:id="24414" w:author="PR Preview" w:date="2026-01-01T00:00:00Z">
        <w:r>
          <w:t xml:space="preserve">).</w:t>
        </w:r>
      </w:ins>
    </w:p>
    <w:bookmarkStart w:id="632" w:name="exm-eigenvalue-singular"/>
    <w:p>
      <w:pPr>
        <w:pStyle w:val="BodyText"/>
      </w:pPr>
      <w:ins w:id="24415" w:author="PR Preview" w:date="2026-01-01T00:00:00Z">
        <w:r>
          <w:rPr>
            <w:b/>
            <w:bCs/>
          </w:rPr>
          <w:t xml:space="preserve">Example 199 (Eigenvalues and singular matrices)</w:t>
        </w:r>
      </w:ins>
      <w:ins w:id="24416" w:author="PR Preview" w:date="2026-01-01T00:00:00Z">
        <w:r>
          <w:t xml:space="preserve"> </w:t>
        </w:r>
      </w:ins>
      <w:ins w:id="24417" w:author="PR Preview" w:date="2026-01-01T00:00:00Z">
        <w:r>
          <w:t xml:space="preserve">For</w:t>
        </w:r>
      </w:ins>
      <w:ins w:id="244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419" w:author="PR Preview" w:date="2026-01-01T00:00:00Z">
        <w:r>
          <w:t xml:space="preserve">,</w:t>
        </w:r>
      </w:ins>
      <w:ins w:id="24420"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4421" w:author="PR Preview" w:date="2026-01-01T00:00:00Z">
        <w:r>
          <w:t xml:space="preserve"> </w:t>
        </w:r>
      </w:ins>
      <w:ins w:id="24422" w:author="PR Preview" w:date="2026-01-01T00:00:00Z">
        <w:r>
          <w:t xml:space="preserve">is singular</w:t>
        </w:r>
      </w:ins>
      <w:ins w:id="24423" w:author="PR Preview" w:date="2026-01-01T00:00:00Z">
        <w:r>
          <w:t xml:space="preserve"> </w:t>
        </w:r>
      </w:ins>
      <w:ins w:id="24424" w:author="PR Preview" w:date="2026-01-01T00:00:00Z">
        <w:r>
          <w:t xml:space="preserve">(its columns are negatives of each other, so its rank is</w:t>
        </w:r>
      </w:ins>
      <w:ins w:id="24425" w:author="PR Preview" w:date="2026-01-01T00:00:00Z">
        <w:r>
          <w:t xml:space="preserve"> </w:t>
        </w:r>
      </w:ins>
      <m:oMath>
        <m:r>
          <m:t>1</m:t>
        </m:r>
      </m:oMath>
      <w:ins w:id="24426" w:author="PR Preview" w:date="2026-01-01T00:00:00Z">
        <w:r>
          <w:t xml:space="preserve">),</w:t>
        </w:r>
      </w:ins>
      <w:ins w:id="24427" w:author="PR Preview" w:date="2026-01-01T00:00:00Z">
        <w:r>
          <w:t xml:space="preserve"> </w:t>
        </w:r>
      </w:ins>
      <w:ins w:id="24428" w:author="PR Preview" w:date="2026-01-01T00:00:00Z">
        <w:r>
          <w:t xml:space="preserve">matching the eigenvalue</w:t>
        </w:r>
      </w:ins>
      <w:ins w:id="24429" w:author="PR Preview" w:date="2026-01-01T00:00:00Z">
        <w:r>
          <w:t xml:space="preserve"> </w:t>
        </w:r>
      </w:ins>
      <m:oMath>
        <m:r>
          <m:t>3</m:t>
        </m:r>
      </m:oMath>
      <w:ins w:id="24430" w:author="PR Preview" w:date="2026-01-01T00:00:00Z">
        <w:r>
          <w:t xml:space="preserve"> </w:t>
        </w:r>
      </w:ins>
      <w:ins w:id="24431" w:author="PR Preview" w:date="2026-01-01T00:00:00Z">
        <w:r>
          <w:t xml:space="preserve">of</w:t>
        </w:r>
      </w:ins>
      <w:ins w:id="24432" w:author="PR Preview" w:date="2026-01-01T00:00:00Z">
        <w:r>
          <w:t xml:space="preserve"> </w:t>
        </w:r>
      </w:ins>
      <w:hyperlink w:anchor="exm-eigenvalue">
        <w:ins w:id="24433" w:author="PR Preview" w:date="2026-01-01T00:00:00Z">
          <w:r>
            <w:rPr>
              <w:rStyle w:val="Hyperlink"/>
            </w:rPr>
            <w:t xml:space="preserve">Example 148</w:t>
          </w:r>
        </w:ins>
      </w:hyperlink>
      <w:ins w:id="24434" w:author="PR Preview" w:date="2026-01-01T00:00:00Z">
        <w:r>
          <w:t xml:space="preserve">.</w:t>
        </w:r>
      </w:ins>
      <w:ins w:id="24435" w:author="PR Preview" w:date="2026-01-01T00:00:00Z">
        <w:r>
          <w:t xml:space="preserve"> </w:t>
        </w:r>
      </w:ins>
      <m:oMath>
        <m:r>
          <m:rPr>
            <m:sty m:val="bi"/>
          </m:rPr>
          <m:t>A</m:t>
        </m:r>
      </m:oMath>
      <w:ins w:id="24436" w:author="PR Preview" w:date="2026-01-01T00:00:00Z">
        <w:r>
          <w:t xml:space="preserve"> </w:t>
        </w:r>
      </w:ins>
      <w:ins w:id="24437" w:author="PR Preview" w:date="2026-01-01T00:00:00Z">
        <w:r>
          <w:t xml:space="preserve">itself has rank</w:t>
        </w:r>
      </w:ins>
      <w:ins w:id="24438" w:author="PR Preview" w:date="2026-01-01T00:00:00Z">
        <w:r>
          <w:t xml:space="preserve"> </w:t>
        </w:r>
      </w:ins>
      <m:oMath>
        <m:r>
          <m:t>2</m:t>
        </m:r>
      </m:oMath>
      <w:ins w:id="24439" w:author="PR Preview" w:date="2026-01-01T00:00:00Z">
        <w:r>
          <w:t xml:space="preserve">, since</w:t>
        </w:r>
      </w:ins>
      <w:ins w:id="24440"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24441" w:author="PR Preview" w:date="2026-01-01T00:00:00Z">
        <w:r>
          <w:t xml:space="preserve"> </w:t>
        </w:r>
      </w:ins>
      <w:ins w:id="24442" w:author="PR Preview" w:date="2026-01-01T00:00:00Z">
        <w:r>
          <w:t xml:space="preserve">is</w:t>
        </w:r>
      </w:ins>
      <w:ins w:id="24443" w:author="PR Preview" w:date="2026-01-01T00:00:00Z">
        <w:r>
          <w:t xml:space="preserve"> </w:t>
        </w:r>
      </w:ins>
      <w:ins w:id="24444" w:author="PR Preview" w:date="2026-01-01T00:00:00Z">
        <w:r>
          <w:t xml:space="preserve">$\mathord{\smash[b]{\underset{\raise.3ex\hbox{$\scriptstyle\sim$}}{0}}\vphantom{0}}$</w:t>
        </w:r>
      </w:ins>
      <w:ins w:id="24445" w:author="PR Preview" w:date="2026-01-01T00:00:00Z">
        <w:r>
          <w:t xml:space="preserve"> </w:t>
        </w:r>
      </w:ins>
      <w:ins w:id="24446"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24447" w:author="PR Preview" w:date="2026-01-01T00:00:00Z">
        <w:r>
          <w:t xml:space="preserve">(subtract twice the second entry from the first:</w:t>
        </w:r>
      </w:ins>
      <w:ins w:id="24448" w:author="PR Preview" w:date="2026-01-01T00:00:00Z">
        <w:r>
          <w:t xml:space="preserve"> </w:t>
        </w:r>
      </w:ins>
      <m:oMath>
        <m:r>
          <m:rPr>
            <m:sty m:val="p"/>
          </m:rPr>
          <m:t>−</m:t>
        </m:r>
        <m:r>
          <m:t>3</m:t>
        </m:r>
        <m:sSub>
          <m:e>
            <m:r>
              <m:t>c</m:t>
            </m:r>
          </m:e>
          <m:sub>
            <m:r>
              <m:t>2</m:t>
            </m:r>
          </m:sub>
        </m:sSub>
        <m:r>
          <m:rPr>
            <m:sty m:val="p"/>
          </m:rPr>
          <m:t>=</m:t>
        </m:r>
        <m:r>
          <m:t>0</m:t>
        </m:r>
      </m:oMath>
      <w:ins w:id="24449" w:author="PR Preview" w:date="2026-01-01T00:00:00Z">
        <w:r>
          <w:t xml:space="preserve">, and then the second entry gives</w:t>
        </w:r>
      </w:ins>
      <w:ins w:id="24450" w:author="PR Preview" w:date="2026-01-01T00:00:00Z">
        <w:r>
          <w:t xml:space="preserve"> </w:t>
        </w:r>
      </w:ins>
      <m:oMath>
        <m:sSub>
          <m:e>
            <m:r>
              <m:t>c</m:t>
            </m:r>
          </m:e>
          <m:sub>
            <m:r>
              <m:t>1</m:t>
            </m:r>
          </m:sub>
        </m:sSub>
        <m:r>
          <m:rPr>
            <m:sty m:val="p"/>
          </m:rPr>
          <m:t>=</m:t>
        </m:r>
        <m:r>
          <m:t>0</m:t>
        </m:r>
      </m:oMath>
      <w:ins w:id="24451" w:author="PR Preview" w:date="2026-01-01T00:00:00Z">
        <w:r>
          <w:t xml:space="preserve">);</w:t>
        </w:r>
      </w:ins>
      <w:ins w:id="24452" w:author="PR Preview" w:date="2026-01-01T00:00:00Z">
        <w:r>
          <w:t xml:space="preserve"> </w:t>
        </w:r>
      </w:ins>
      <w:ins w:id="24453" w:author="PR Preview" w:date="2026-01-01T00:00:00Z">
        <w:r>
          <w:t xml:space="preserve">so it is invertible (</w:t>
        </w:r>
      </w:ins>
      <w:hyperlink w:anchor="thm-invertible-rank">
        <w:ins w:id="24454" w:author="PR Preview" w:date="2026-01-01T00:00:00Z">
          <w:r>
            <w:rPr>
              <w:rStyle w:val="Hyperlink"/>
            </w:rPr>
            <w:t xml:space="preserve">Theorem 109</w:t>
          </w:r>
        </w:ins>
      </w:hyperlink>
      <w:ins w:id="24455" w:author="PR Preview" w:date="2026-01-01T00:00:00Z">
        <w:r>
          <w:t xml:space="preserve">),</w:t>
        </w:r>
      </w:ins>
      <w:ins w:id="24456" w:author="PR Preview" w:date="2026-01-01T00:00:00Z">
        <w:r>
          <w:t xml:space="preserve"> </w:t>
        </w:r>
      </w:ins>
      <w:ins w:id="24457" w:author="PR Preview" w:date="2026-01-01T00:00:00Z">
        <w:r>
          <w:t xml:space="preserve">and</w:t>
        </w:r>
      </w:ins>
      <w:ins w:id="24458" w:author="PR Preview" w:date="2026-01-01T00:00:00Z">
        <w:r>
          <w:t xml:space="preserve"> </w:t>
        </w:r>
      </w:ins>
      <m:oMath>
        <m:r>
          <m:t>0</m:t>
        </m:r>
      </m:oMath>
      <w:ins w:id="24459" w:author="PR Preview" w:date="2026-01-01T00:00:00Z">
        <w:r>
          <w:t xml:space="preserve"> </w:t>
        </w:r>
      </w:ins>
      <w:ins w:id="24460" w:author="PR Preview" w:date="2026-01-01T00:00:00Z">
        <w:r>
          <w:t xml:space="preserve">is not an eigenvalue.</w:t>
        </w:r>
      </w:ins>
      <w:ins w:id="24461" w:author="PR Preview" w:date="2026-01-01T00:00:00Z">
        <w:r>
          <w:t xml:space="preserve"> </w:t>
        </w:r>
      </w:ins>
      <w:ins w:id="24462" w:author="PR Preview" w:date="2026-01-01T00:00:00Z">
        <w:r>
          <w:t xml:space="preserve">The singular matrix</w:t>
        </w:r>
      </w:ins>
      <w:ins w:id="2446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464" w:author="PR Preview" w:date="2026-01-01T00:00:00Z">
        <w:r>
          <w:t xml:space="preserve"> </w:t>
        </w:r>
      </w:ins>
      <w:ins w:id="24465" w:author="PR Preview" w:date="2026-01-01T00:00:00Z">
        <w:r>
          <w:t xml:space="preserve">has eigenvalue</w:t>
        </w:r>
      </w:ins>
      <w:ins w:id="24466" w:author="PR Preview" w:date="2026-01-01T00:00:00Z">
        <w:r>
          <w:t xml:space="preserve"> </w:t>
        </w:r>
      </w:ins>
      <m:oMath>
        <m:r>
          <m:t>0</m:t>
        </m:r>
      </m:oMath>
      <w:ins w:id="24467" w:author="PR Preview" w:date="2026-01-01T00:00:00Z">
        <w:r>
          <w:t xml:space="preserve">,</w:t>
        </w:r>
      </w:ins>
      <w:ins w:id="24468" w:author="PR Preview" w:date="2026-01-01T00:00:00Z">
        <w:r>
          <w:t xml:space="preserve"> </w:t>
        </w:r>
      </w:ins>
      <w:ins w:id="24469" w:author="PR Preview" w:date="2026-01-01T00:00:00Z">
        <w:r>
          <w:t xml:space="preserve">with eigenvector</w:t>
        </w:r>
      </w:ins>
      <w:ins w:id="24470" w:author="PR Preview" w:date="2026-01-01T00:00:00Z">
        <w:r>
          <w:t xml:space="preserve"> </w:t>
        </w:r>
      </w:ins>
      <m:oMath>
        <m:r>
          <m:rPr>
            <m:sty m:val="p"/>
          </m:rPr>
          <m:t>(</m:t>
        </m:r>
        <m:r>
          <m:t>1</m:t>
        </m:r>
        <m:r>
          <m:rPr>
            <m:sty m:val="p"/>
          </m:rPr>
          <m:t>,</m:t>
        </m:r>
        <m:r>
          <m:rPr>
            <m:sty m:val="p"/>
          </m:rPr>
          <m:t>−</m:t>
        </m:r>
        <m:r>
          <m:t>1</m:t>
        </m:r>
        <m:r>
          <m:rPr>
            <m:sty m:val="p"/>
          </m:rPr>
          <m:t>)</m:t>
        </m:r>
      </m:oMath>
      <w:ins w:id="24471" w:author="PR Preview" w:date="2026-01-01T00:00:00Z">
        <w:r>
          <w:t xml:space="preserve">.</w:t>
        </w:r>
      </w:ins>
    </w:p>
    <w:bookmarkEnd w:id="632"/>
    <w:bookmarkStart w:id="633" w:name="thm-eigen-shift-power"/>
    <w:p>
      <w:pPr>
        <w:pStyle w:val="BodyText"/>
      </w:pPr>
      <w:ins w:id="24472" w:author="PR Preview" w:date="2026-01-01T00:00:00Z">
        <w:r>
          <w:rPr>
            <w:b/>
            <w:bCs/>
          </w:rPr>
          <w:t xml:space="preserve">Theorem 111 (Eigenvalues of shifts and powers)</w:t>
        </w:r>
      </w:ins>
      <w:ins w:id="24473" w:author="PR Preview" w:date="2026-01-01T00:00:00Z">
        <w:r>
          <w:t xml:space="preserve"> </w:t>
        </w:r>
      </w:ins>
      <w:ins w:id="24474" w:author="PR Preview" w:date="2026-01-01T00:00:00Z">
        <w:r>
          <w:t xml:space="preserve">Let</w:t>
        </w:r>
      </w:ins>
      <w:ins w:id="24475" w:author="PR Preview" w:date="2026-01-01T00:00:00Z">
        <w:r>
          <w:t xml:space="preserve"> </w:t>
        </w:r>
      </w:ins>
      <w:ins w:id="24476" w:author="PR Preview" w:date="2026-01-01T00:00:00Z">
        <w:r>
          <w:t xml:space="preserve">$\mathord{\smash[b]{\underset{\raise.3ex\hbox{$\scriptstyle\sim$}}{v}}\vphantom{v}}$</w:t>
        </w:r>
      </w:ins>
      <w:ins w:id="24477" w:author="PR Preview" w:date="2026-01-01T00:00:00Z">
        <w:r>
          <w:t xml:space="preserve"> </w:t>
        </w:r>
      </w:ins>
      <w:ins w:id="24478" w:author="PR Preview" w:date="2026-01-01T00:00:00Z">
        <w:r>
          <w:t xml:space="preserve">be an eigenvector of a</w:t>
        </w:r>
      </w:ins>
      <w:ins w:id="24479" w:author="PR Preview" w:date="2026-01-01T00:00:00Z">
        <w:r>
          <w:t xml:space="preserve"> </w:t>
        </w:r>
      </w:ins>
      <m:oMath>
        <m:r>
          <m:t>p</m:t>
        </m:r>
        <m:r>
          <m:rPr>
            <m:sty m:val="p"/>
          </m:rPr>
          <m:t>×</m:t>
        </m:r>
        <m:r>
          <m:t>p</m:t>
        </m:r>
      </m:oMath>
      <w:ins w:id="24480" w:author="PR Preview" w:date="2026-01-01T00:00:00Z">
        <w:r>
          <w:t xml:space="preserve"> </w:t>
        </w:r>
      </w:ins>
      <w:ins w:id="24481" w:author="PR Preview" w:date="2026-01-01T00:00:00Z">
        <w:r>
          <w:t xml:space="preserve">matrix</w:t>
        </w:r>
      </w:ins>
      <w:ins w:id="24482" w:author="PR Preview" w:date="2026-01-01T00:00:00Z">
        <w:r>
          <w:t xml:space="preserve"> </w:t>
        </w:r>
      </w:ins>
      <m:oMath>
        <m:r>
          <m:rPr>
            <m:sty m:val="bi"/>
          </m:rPr>
          <m:t>A</m:t>
        </m:r>
      </m:oMath>
      <w:ins w:id="24483" w:author="PR Preview" w:date="2026-01-01T00:00:00Z">
        <w:r>
          <w:t xml:space="preserve"> </w:t>
        </w:r>
      </w:ins>
      <w:ins w:id="24484" w:author="PR Preview" w:date="2026-01-01T00:00:00Z">
        <w:r>
          <w:t xml:space="preserve">for the eigenvalue</w:t>
        </w:r>
      </w:ins>
      <w:ins w:id="24485" w:author="PR Preview" w:date="2026-01-01T00:00:00Z">
        <w:r>
          <w:t xml:space="preserve"> </w:t>
        </w:r>
      </w:ins>
      <m:oMath>
        <m:r>
          <m:t>λ</m:t>
        </m:r>
      </m:oMath>
      <w:ins w:id="24486" w:author="PR Preview" w:date="2026-01-01T00:00:00Z">
        <w:r>
          <w:t xml:space="preserve"> </w:t>
        </w:r>
      </w:ins>
      <w:ins w:id="24487" w:author="PR Preview" w:date="2026-01-01T00:00:00Z">
        <w:r>
          <w:t xml:space="preserve">(</w:t>
        </w:r>
      </w:ins>
      <w:hyperlink w:anchor="def-eigenvalue">
        <w:ins w:id="24488" w:author="PR Preview" w:date="2026-01-01T00:00:00Z">
          <w:r>
            <w:rPr>
              <w:rStyle w:val="Hyperlink"/>
            </w:rPr>
            <w:t xml:space="preserve">Definition 95</w:t>
          </w:r>
        </w:ins>
      </w:hyperlink>
      <w:ins w:id="24489" w:author="PR Preview" w:date="2026-01-01T00:00:00Z">
        <w:r>
          <w:t xml:space="preserve">). Then</w:t>
        </w:r>
      </w:ins>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del w:id="24490" w:author="PR Preview" w:date="2026-01-01T00:00:00Z">
        <w:r>
          <w:delTex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delText>
        </w:r>
      </w:del>
    </w:p>
    <w:p>
      <w:pPr>
        <w:pStyle w:val="BodyText"/>
      </w:pPr>
      <w:ins w:id="24491"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ins>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del w:id="24492" w:author="PR Preview" w:date="2026-01-01T00:00:00Z">
        <w:r>
          <w:delTex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delText>
        </w:r>
      </w:del>
    </w:p>
    <w:p>
      <w:pPr>
        <w:pStyle w:val="BodyText"/>
      </w:pPr>
      <w:ins w:id="24493" w:author="PR Preview" w:date="2026-01-01T00:00:00Z">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ins>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del w:id="24494" w:author="PR Preview" w:date="2026-01-01T00:00:00Z">
        <w:r>
          <w:rPr>
            <w:b/>
            <w:bCs/>
          </w:rPr>
          <w:delText xml:space="preserve">Example 201 (Shifting and squaring)</w:delText>
        </w:r>
      </w:del>
      <w:del w:id="24495" w:author="PR Preview" w:date="2026-01-01T00:00:00Z">
        <w:r>
          <w:delText xml:space="preserve"> </w:delText>
        </w:r>
      </w:del>
      <w:del w:id="24496" w:author="PR Preview" w:date="2026-01-01T00:00:00Z">
        <w:r>
          <w:delText xml:space="preserve">For</w:delText>
        </w:r>
      </w:del>
      <w:del w:id="2449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498" w:author="PR Preview" w:date="2026-01-01T00:00:00Z">
        <w:r>
          <w:delText xml:space="preserve"> </w:delText>
        </w:r>
      </w:del>
      <w:del w:id="24499" w:author="PR Preview" w:date="2026-01-01T00:00:00Z">
        <w:r>
          <w:delText xml:space="preserve">with eigenvector</w:delText>
        </w:r>
      </w:del>
      <w:del w:id="24500" w:author="PR Preview" w:date="2026-01-01T00:00:00Z">
        <w:r>
          <w:delText xml:space="preserve"> </w:delText>
        </w:r>
      </w:del>
      <m:oMath>
        <m:r>
          <m:rPr>
            <m:sty m:val="p"/>
          </m:rPr>
          <m:t>(</m:t>
        </m:r>
        <m:r>
          <m:t>1</m:t>
        </m:r>
        <m:r>
          <m:rPr>
            <m:sty m:val="p"/>
          </m:rPr>
          <m:t>,</m:t>
        </m:r>
        <m:r>
          <m:t>1</m:t>
        </m:r>
        <m:r>
          <m:rPr>
            <m:sty m:val="p"/>
          </m:rPr>
          <m:t>)</m:t>
        </m:r>
      </m:oMath>
      <w:del w:id="24501" w:author="PR Preview" w:date="2026-01-01T00:00:00Z">
        <w:r>
          <w:delText xml:space="preserve"> </w:delText>
        </w:r>
      </w:del>
      <w:del w:id="24502" w:author="PR Preview" w:date="2026-01-01T00:00:00Z">
        <w:r>
          <w:delText xml:space="preserve">for</w:delText>
        </w:r>
      </w:del>
      <w:del w:id="24503" w:author="PR Preview" w:date="2026-01-01T00:00:00Z">
        <w:r>
          <w:delText xml:space="preserve"> </w:delText>
        </w:r>
      </w:del>
      <m:oMath>
        <m:r>
          <m:t>3</m:t>
        </m:r>
      </m:oMath>
      <w:del w:id="24504" w:author="PR Preview" w:date="2026-01-01T00:00:00Z">
        <w:r>
          <w:delText xml:space="preserve"> </w:delText>
        </w:r>
      </w:del>
      <w:del w:id="24505" w:author="PR Preview" w:date="2026-01-01T00:00:00Z">
        <w:r>
          <w:delText xml:space="preserve">(</w:delText>
        </w:r>
      </w:del>
      <w:hyperlink w:anchor="exm-eigenvalue">
        <w:del w:id="24506" w:author="PR Preview" w:date="2026-01-01T00:00:00Z">
          <w:r>
            <w:rPr>
              <w:rStyle w:val="Hyperlink"/>
            </w:rPr>
            <w:delText xml:space="preserve">Example 149</w:delText>
          </w:r>
        </w:del>
      </w:hyperlink>
      <w:del w:id="24507" w:author="PR Preview" w:date="2026-01-01T00:00:00Z">
        <w:r>
          <w:delText xml:space="preserve">):</w:delText>
        </w:r>
      </w:del>
    </w:p>
    <w:p>
      <w:pPr>
        <w:pStyle w:val="BodyText"/>
      </w:pPr>
      <w:ins w:id="24508" w:author="PR Preview" w:date="2026-01-01T00:00:00Z">
        <w:r>
          <w:rPr>
            <w:b/>
            <w:bCs/>
          </w:rPr>
          <w:t xml:space="preserve">Example 200 (Shifting and squaring)</w:t>
        </w:r>
      </w:ins>
      <w:ins w:id="24509" w:author="PR Preview" w:date="2026-01-01T00:00:00Z">
        <w:r>
          <w:t xml:space="preserve"> </w:t>
        </w:r>
      </w:ins>
      <w:ins w:id="24510" w:author="PR Preview" w:date="2026-01-01T00:00:00Z">
        <w:r>
          <w:t xml:space="preserve">For</w:t>
        </w:r>
      </w:ins>
      <w:ins w:id="245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512" w:author="PR Preview" w:date="2026-01-01T00:00:00Z">
        <w:r>
          <w:t xml:space="preserve"> </w:t>
        </w:r>
      </w:ins>
      <w:ins w:id="24513" w:author="PR Preview" w:date="2026-01-01T00:00:00Z">
        <w:r>
          <w:t xml:space="preserve">with eigenvector</w:t>
        </w:r>
      </w:ins>
      <w:ins w:id="24514" w:author="PR Preview" w:date="2026-01-01T00:00:00Z">
        <w:r>
          <w:t xml:space="preserve"> </w:t>
        </w:r>
      </w:ins>
      <m:oMath>
        <m:r>
          <m:rPr>
            <m:sty m:val="p"/>
          </m:rPr>
          <m:t>(</m:t>
        </m:r>
        <m:r>
          <m:t>1</m:t>
        </m:r>
        <m:r>
          <m:rPr>
            <m:sty m:val="p"/>
          </m:rPr>
          <m:t>,</m:t>
        </m:r>
        <m:r>
          <m:t>1</m:t>
        </m:r>
        <m:r>
          <m:rPr>
            <m:sty m:val="p"/>
          </m:rPr>
          <m:t>)</m:t>
        </m:r>
      </m:oMath>
      <w:ins w:id="24515" w:author="PR Preview" w:date="2026-01-01T00:00:00Z">
        <w:r>
          <w:t xml:space="preserve"> </w:t>
        </w:r>
      </w:ins>
      <w:ins w:id="24516" w:author="PR Preview" w:date="2026-01-01T00:00:00Z">
        <w:r>
          <w:t xml:space="preserve">for</w:t>
        </w:r>
      </w:ins>
      <w:ins w:id="24517" w:author="PR Preview" w:date="2026-01-01T00:00:00Z">
        <w:r>
          <w:t xml:space="preserve"> </w:t>
        </w:r>
      </w:ins>
      <m:oMath>
        <m:r>
          <m:t>3</m:t>
        </m:r>
      </m:oMath>
      <w:ins w:id="24518" w:author="PR Preview" w:date="2026-01-01T00:00:00Z">
        <w:r>
          <w:t xml:space="preserve"> </w:t>
        </w:r>
      </w:ins>
      <w:ins w:id="24519" w:author="PR Preview" w:date="2026-01-01T00:00:00Z">
        <w:r>
          <w:t xml:space="preserve">(</w:t>
        </w:r>
      </w:ins>
      <w:hyperlink w:anchor="exm-eigenvalue">
        <w:ins w:id="24520" w:author="PR Preview" w:date="2026-01-01T00:00:00Z">
          <w:r>
            <w:rPr>
              <w:rStyle w:val="Hyperlink"/>
            </w:rPr>
            <w:t xml:space="preserve">Example 148</w:t>
          </w:r>
        </w:ins>
      </w:hyperlink>
      <w:ins w:id="24521" w:author="PR Preview" w:date="2026-01-01T00:00:00Z">
        <w:r>
          <w:t xml:space="preserve">):</w:t>
        </w:r>
      </w:ins>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del w:id="24522" w:author="PR Preview" w:date="2026-01-01T00:00:00Z">
        <w:r>
          <w:rPr>
            <w:b/>
            <w:bCs/>
          </w:rPr>
          <w:delText xml:space="preserve">Theorem 113 (The eigenvalues of an upper triangular matrix are its diagonal entries)</w:delText>
        </w:r>
      </w:del>
      <w:del w:id="24523" w:author="PR Preview" w:date="2026-01-01T00:00:00Z">
        <w:r>
          <w:delText xml:space="preserve"> </w:delText>
        </w:r>
      </w:del>
      <w:del w:id="24524" w:author="PR Preview" w:date="2026-01-01T00:00:00Z">
        <w:r>
          <w:delText xml:space="preserve">The eigenvalues (</w:delText>
        </w:r>
      </w:del>
      <w:hyperlink w:anchor="def-eigenvalue">
        <w:del w:id="24525" w:author="PR Preview" w:date="2026-01-01T00:00:00Z">
          <w:r>
            <w:rPr>
              <w:rStyle w:val="Hyperlink"/>
            </w:rPr>
            <w:delText xml:space="preserve">Definition 95</w:delText>
          </w:r>
        </w:del>
      </w:hyperlink>
      <w:del w:id="24526" w:author="PR Preview" w:date="2026-01-01T00:00:00Z">
        <w:r>
          <w:delText xml:space="preserve">) of an upper triangular</w:delText>
        </w:r>
      </w:del>
      <w:del w:id="24527" w:author="PR Preview" w:date="2026-01-01T00:00:00Z">
        <w:r>
          <w:delText xml:space="preserve"> </w:delText>
        </w:r>
      </w:del>
      <m:oMath>
        <m:r>
          <m:t>p</m:t>
        </m:r>
        <m:r>
          <m:rPr>
            <m:sty m:val="p"/>
          </m:rPr>
          <m:t>×</m:t>
        </m:r>
        <m:r>
          <m:t>p</m:t>
        </m:r>
      </m:oMath>
      <w:del w:id="24528" w:author="PR Preview" w:date="2026-01-01T00:00:00Z">
        <w:r>
          <w:delText xml:space="preserve"> </w:delText>
        </w:r>
      </w:del>
      <w:del w:id="24529" w:author="PR Preview" w:date="2026-01-01T00:00:00Z">
        <w:r>
          <w:delText xml:space="preserve">matrix</w:delText>
        </w:r>
      </w:del>
      <w:del w:id="24530" w:author="PR Preview" w:date="2026-01-01T00:00:00Z">
        <w:r>
          <w:delText xml:space="preserve"> </w:delText>
        </w:r>
      </w:del>
      <m:oMath>
        <m:r>
          <m:rPr>
            <m:sty m:val="bi"/>
          </m:rPr>
          <m:t>U</m:t>
        </m:r>
      </m:oMath>
      <w:del w:id="24531" w:author="PR Preview" w:date="2026-01-01T00:00:00Z">
        <w:r>
          <w:delText xml:space="preserve"> </w:delText>
        </w:r>
      </w:del>
      <w:del w:id="24532" w:author="PR Preview" w:date="2026-01-01T00:00:00Z">
        <w:r>
          <w:delText xml:space="preserve">(</w:delText>
        </w:r>
      </w:del>
      <w:hyperlink w:anchor="def-triangular-matrix">
        <w:del w:id="24533" w:author="PR Preview" w:date="2026-01-01T00:00:00Z">
          <w:r>
            <w:rPr>
              <w:rStyle w:val="Hyperlink"/>
            </w:rPr>
            <w:delText xml:space="preserve">Definition 112</w:delText>
          </w:r>
        </w:del>
      </w:hyperlink>
      <w:del w:id="24534" w:author="PR Preview" w:date="2026-01-01T00:00:00Z">
        <w:r>
          <w:delText xml:space="preserve">) are exactly its diagonal entries</w:delText>
        </w:r>
      </w:del>
      <w:del w:id="24535"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24536" w:author="PR Preview" w:date="2026-01-01T00:00:00Z">
        <w:r>
          <w:delText xml:space="preserve">.</w:delText>
        </w:r>
      </w:del>
    </w:p>
    <w:p>
      <w:pPr>
        <w:pStyle w:val="FirstParagraph"/>
      </w:pPr>
      <w:ins w:id="24537" w:author="PR Preview" w:date="2026-01-01T00:00:00Z">
        <w:r>
          <w:rPr>
            <w:b/>
            <w:bCs/>
          </w:rPr>
          <w:t xml:space="preserve">Theorem 112 (The eigenvalues of an upper triangular matrix are its diagonal entries)</w:t>
        </w:r>
      </w:ins>
      <w:ins w:id="24538" w:author="PR Preview" w:date="2026-01-01T00:00:00Z">
        <w:r>
          <w:t xml:space="preserve"> </w:t>
        </w:r>
      </w:ins>
      <w:ins w:id="24539" w:author="PR Preview" w:date="2026-01-01T00:00:00Z">
        <w:r>
          <w:t xml:space="preserve">The eigenvalues (</w:t>
        </w:r>
      </w:ins>
      <w:hyperlink w:anchor="def-eigenvalue">
        <w:ins w:id="24540" w:author="PR Preview" w:date="2026-01-01T00:00:00Z">
          <w:r>
            <w:rPr>
              <w:rStyle w:val="Hyperlink"/>
            </w:rPr>
            <w:t xml:space="preserve">Definition 95</w:t>
          </w:r>
        </w:ins>
      </w:hyperlink>
      <w:ins w:id="24541" w:author="PR Preview" w:date="2026-01-01T00:00:00Z">
        <w:r>
          <w:t xml:space="preserve">) of an upper triangular</w:t>
        </w:r>
      </w:ins>
      <w:ins w:id="24542" w:author="PR Preview" w:date="2026-01-01T00:00:00Z">
        <w:r>
          <w:t xml:space="preserve"> </w:t>
        </w:r>
      </w:ins>
      <m:oMath>
        <m:r>
          <m:t>p</m:t>
        </m:r>
        <m:r>
          <m:rPr>
            <m:sty m:val="p"/>
          </m:rPr>
          <m:t>×</m:t>
        </m:r>
        <m:r>
          <m:t>p</m:t>
        </m:r>
      </m:oMath>
      <w:ins w:id="24543" w:author="PR Preview" w:date="2026-01-01T00:00:00Z">
        <w:r>
          <w:t xml:space="preserve"> </w:t>
        </w:r>
      </w:ins>
      <w:ins w:id="24544" w:author="PR Preview" w:date="2026-01-01T00:00:00Z">
        <w:r>
          <w:t xml:space="preserve">matrix</w:t>
        </w:r>
      </w:ins>
      <w:ins w:id="24545" w:author="PR Preview" w:date="2026-01-01T00:00:00Z">
        <w:r>
          <w:t xml:space="preserve"> </w:t>
        </w:r>
      </w:ins>
      <m:oMath>
        <m:r>
          <m:rPr>
            <m:sty m:val="bi"/>
          </m:rPr>
          <m:t>U</m:t>
        </m:r>
      </m:oMath>
      <w:ins w:id="24546" w:author="PR Preview" w:date="2026-01-01T00:00:00Z">
        <w:r>
          <w:t xml:space="preserve"> </w:t>
        </w:r>
      </w:ins>
      <w:ins w:id="24547" w:author="PR Preview" w:date="2026-01-01T00:00:00Z">
        <w:r>
          <w:t xml:space="preserve">(</w:t>
        </w:r>
      </w:ins>
      <w:hyperlink w:anchor="def-triangular-matrix">
        <w:ins w:id="24548" w:author="PR Preview" w:date="2026-01-01T00:00:00Z">
          <w:r>
            <w:rPr>
              <w:rStyle w:val="Hyperlink"/>
            </w:rPr>
            <w:t xml:space="preserve">Definition 112</w:t>
          </w:r>
        </w:ins>
      </w:hyperlink>
      <w:ins w:id="24549" w:author="PR Preview" w:date="2026-01-01T00:00:00Z">
        <w:r>
          <w:t xml:space="preserve">) are exactly its diagonal entries</w:t>
        </w:r>
      </w:ins>
      <w:ins w:id="24550"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24551" w:author="PR Preview" w:date="2026-01-01T00:00:00Z">
        <w:r>
          <w:t xml:space="preserve">.</w:t>
        </w:r>
      </w:ins>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del w:id="24552" w:author="PR Preview" w:date="2026-01-01T00:00:00Z">
        <w:r>
          <w:rPr>
            <w:b/>
            <w:bCs/>
          </w:rPr>
          <w:delText xml:space="preserve">If</w:delText>
        </w:r>
      </w:del>
      <w:del w:id="24553" w:author="PR Preview" w:date="2026-01-01T00:00:00Z">
        <w:r>
          <w:rPr>
            <w:b/>
            <w:bCs/>
          </w:rPr>
          <w:delText xml:space="preserve"> </w:delText>
        </w:r>
      </w:del>
      <m:oMath>
        <m:r>
          <m:t>λ</m:t>
        </m:r>
      </m:oMath>
      <w:del w:id="24554" w:author="PR Preview" w:date="2026-01-01T00:00:00Z">
        <w:r>
          <w:rPr>
            <w:b/>
            <w:bCs/>
          </w:rPr>
          <w:delText xml:space="preserve"> </w:delText>
        </w:r>
      </w:del>
      <w:del w:id="24555" w:author="PR Preview" w:date="2026-01-01T00:00:00Z">
        <w:r>
          <w:rPr>
            <w:b/>
            <w:bCs/>
          </w:rPr>
          <w:delText xml:space="preserve">is not a diagonal entry,</w:delText>
        </w:r>
      </w:del>
      <w:del w:id="24556" w:author="PR Preview" w:date="2026-01-01T00:00:00Z">
        <w:r>
          <w:delText xml:space="preserve"> </w:delText>
        </w:r>
      </w:del>
      <w:del w:id="24557" w:author="PR Preview" w:date="2026-01-01T00:00:00Z">
        <w:r>
          <w:delText xml:space="preserve">every</w:delText>
        </w:r>
      </w:del>
      <w:del w:id="24558" w:author="PR Preview" w:date="2026-01-01T00:00:00Z">
        <w:r>
          <w:delText xml:space="preserve"> </w:delText>
        </w:r>
      </w:del>
      <m:oMath>
        <m:sSub>
          <m:e>
            <m:r>
              <m:t>u</m:t>
            </m:r>
          </m:e>
          <m:sub>
            <m:r>
              <m:t>i</m:t>
            </m:r>
            <m:r>
              <m:t>i</m:t>
            </m:r>
          </m:sub>
        </m:sSub>
        <m:r>
          <m:rPr>
            <m:sty m:val="p"/>
          </m:rPr>
          <m:t>−</m:t>
        </m:r>
        <m:r>
          <m:t>λ</m:t>
        </m:r>
        <m:r>
          <m:rPr>
            <m:sty m:val="p"/>
          </m:rPr>
          <m:t>≠</m:t>
        </m:r>
        <m:r>
          <m:t>0</m:t>
        </m:r>
      </m:oMath>
      <w:del w:id="24559" w:author="PR Preview" w:date="2026-01-01T00:00:00Z">
        <w:r>
          <w:delText xml:space="preserve">, so</w:delText>
        </w:r>
      </w:del>
      <w:del w:id="24560" w:author="PR Preview" w:date="2026-01-01T00:00:00Z">
        <w:r>
          <w:delText xml:space="preserve"> </w:delText>
        </w:r>
      </w:del>
      <w:del w:id="24561" w:author="PR Preview" w:date="2026-01-01T00:00:00Z">
        <w:r>
          <w:delText xml:space="preserve">$(\mathbf{U} - \lambda\,\mathbf{I}_p)\,\mathord{\smash[b]{\underset{\raise.3ex\hbox{$\scriptstyle\sim$}}{v}}\vphantom{v}} = \mathord{\smash[b]{\underset{\raise.3ex\hbox{$\scriptstyle\sim$}}{0}}\vphantom{0}}$</w:delText>
        </w:r>
      </w:del>
      <w:del w:id="24562" w:author="PR Preview" w:date="2026-01-01T00:00:00Z">
        <w:r>
          <w:delText xml:space="preserve"> </w:delText>
        </w:r>
      </w:del>
      <w:del w:id="24563" w:author="PR Preview" w:date="2026-01-01T00:00:00Z">
        <w:r>
          <w:delText xml:space="preserve">has exactly one solution,</w:delText>
        </w:r>
      </w:del>
      <w:del w:id="24564" w:author="PR Preview" w:date="2026-01-01T00:00:00Z">
        <w:r>
          <w:delText xml:space="preserve"> </w:delText>
        </w:r>
      </w:del>
      <w:del w:id="24565" w:author="PR Preview" w:date="2026-01-01T00:00:00Z">
        <w:r>
          <w:delText xml:space="preserve">$\mathord{\smash[b]{\underset{\raise.3ex\hbox{$\scriptstyle\sim$}}{v}}\vphantom{v}} = \mathord{\smash[b]{\underset{\raise.3ex\hbox{$\scriptstyle\sim$}}{0}}\vphantom{0}}$</w:delText>
        </w:r>
      </w:del>
      <w:del w:id="24566" w:author="PR Preview" w:date="2026-01-01T00:00:00Z">
        <w:r>
          <w:delText xml:space="preserve"> </w:delText>
        </w:r>
      </w:del>
      <w:del w:id="24567" w:author="PR Preview" w:date="2026-01-01T00:00:00Z">
        <w:r>
          <w:delText xml:space="preserve">(</w:delText>
        </w:r>
      </w:del>
      <w:hyperlink w:anchor="thm-back-substitution">
        <w:del w:id="24568" w:author="PR Preview" w:date="2026-01-01T00:00:00Z">
          <w:r>
            <w:rPr>
              <w:rStyle w:val="Hyperlink"/>
            </w:rPr>
            <w:delText xml:space="preserve">Theorem 105</w:delText>
          </w:r>
        </w:del>
      </w:hyperlink>
      <w:del w:id="24569" w:author="PR Preview" w:date="2026-01-01T00:00:00Z">
        <w:r>
          <w:delText xml:space="preserve">),</w:delText>
        </w:r>
      </w:del>
      <w:del w:id="24570" w:author="PR Preview" w:date="2026-01-01T00:00:00Z">
        <w:r>
          <w:delText xml:space="preserve"> </w:delText>
        </w:r>
      </w:del>
      <w:del w:id="24571" w:author="PR Preview" w:date="2026-01-01T00:00:00Z">
        <w:r>
          <w:delText xml:space="preserve">and</w:delText>
        </w:r>
      </w:del>
      <w:del w:id="24572" w:author="PR Preview" w:date="2026-01-01T00:00:00Z">
        <w:r>
          <w:delText xml:space="preserve"> </w:delText>
        </w:r>
      </w:del>
      <m:oMath>
        <m:r>
          <m:t>λ</m:t>
        </m:r>
      </m:oMath>
      <w:del w:id="24573" w:author="PR Preview" w:date="2026-01-01T00:00:00Z">
        <w:r>
          <w:delText xml:space="preserve"> </w:delText>
        </w:r>
      </w:del>
      <w:del w:id="24574" w:author="PR Preview" w:date="2026-01-01T00:00:00Z">
        <w:r>
          <w:delText xml:space="preserve">is not an eigenvalue (</w:delText>
        </w:r>
      </w:del>
      <w:hyperlink w:anchor="thm-eigenvalue-singular">
        <w:del w:id="24575" w:author="PR Preview" w:date="2026-01-01T00:00:00Z">
          <w:r>
            <w:rPr>
              <w:rStyle w:val="Hyperlink"/>
            </w:rPr>
            <w:delText xml:space="preserve">Theorem 111</w:delText>
          </w:r>
        </w:del>
      </w:hyperlink>
      <w:del w:id="24576" w:author="PR Preview" w:date="2026-01-01T00:00:00Z">
        <w:r>
          <w:delText xml:space="preserve">).</w:delText>
        </w:r>
      </w:del>
    </w:p>
    <w:p>
      <w:pPr>
        <w:pStyle w:val="BodyText"/>
      </w:pPr>
      <w:ins w:id="24577" w:author="PR Preview" w:date="2026-01-01T00:00:00Z">
        <w:r>
          <w:rPr>
            <w:b/>
            <w:bCs/>
          </w:rPr>
          <w:t xml:space="preserve">If</w:t>
        </w:r>
      </w:ins>
      <w:ins w:id="24578" w:author="PR Preview" w:date="2026-01-01T00:00:00Z">
        <w:r>
          <w:rPr>
            <w:b/>
            <w:bCs/>
          </w:rPr>
          <w:t xml:space="preserve"> </w:t>
        </w:r>
      </w:ins>
      <m:oMath>
        <m:r>
          <m:t>λ</m:t>
        </m:r>
      </m:oMath>
      <w:ins w:id="24579" w:author="PR Preview" w:date="2026-01-01T00:00:00Z">
        <w:r>
          <w:rPr>
            <w:b/>
            <w:bCs/>
          </w:rPr>
          <w:t xml:space="preserve"> </w:t>
        </w:r>
      </w:ins>
      <w:ins w:id="24580" w:author="PR Preview" w:date="2026-01-01T00:00:00Z">
        <w:r>
          <w:rPr>
            <w:b/>
            <w:bCs/>
          </w:rPr>
          <w:t xml:space="preserve">is not a diagonal entry,</w:t>
        </w:r>
      </w:ins>
      <w:ins w:id="24581" w:author="PR Preview" w:date="2026-01-01T00:00:00Z">
        <w:r>
          <w:t xml:space="preserve"> </w:t>
        </w:r>
      </w:ins>
      <w:ins w:id="24582" w:author="PR Preview" w:date="2026-01-01T00:00:00Z">
        <w:r>
          <w:t xml:space="preserve">every</w:t>
        </w:r>
      </w:ins>
      <w:ins w:id="24583" w:author="PR Preview" w:date="2026-01-01T00:00:00Z">
        <w:r>
          <w:t xml:space="preserve"> </w:t>
        </w:r>
      </w:ins>
      <m:oMath>
        <m:sSub>
          <m:e>
            <m:r>
              <m:t>u</m:t>
            </m:r>
          </m:e>
          <m:sub>
            <m:r>
              <m:t>i</m:t>
            </m:r>
            <m:r>
              <m:t>i</m:t>
            </m:r>
          </m:sub>
        </m:sSub>
        <m:r>
          <m:rPr>
            <m:sty m:val="p"/>
          </m:rPr>
          <m:t>−</m:t>
        </m:r>
        <m:r>
          <m:t>λ</m:t>
        </m:r>
        <m:r>
          <m:rPr>
            <m:sty m:val="p"/>
          </m:rPr>
          <m:t>≠</m:t>
        </m:r>
        <m:r>
          <m:t>0</m:t>
        </m:r>
      </m:oMath>
      <w:ins w:id="24584" w:author="PR Preview" w:date="2026-01-01T00:00:00Z">
        <w:r>
          <w:t xml:space="preserve">, so</w:t>
        </w:r>
      </w:ins>
      <w:ins w:id="24585" w:author="PR Preview" w:date="2026-01-01T00:00:00Z">
        <w:r>
          <w:t xml:space="preserve"> </w:t>
        </w:r>
      </w:ins>
      <w:ins w:id="24586" w:author="PR Preview" w:date="2026-01-01T00:00:00Z">
        <w:r>
          <w:t xml:space="preserve">$(\mathbf{U} - \lambda\,\mathbf{I}_p)\,\mathord{\smash[b]{\underset{\raise.3ex\hbox{$\scriptstyle\sim$}}{v}}\vphantom{v}} = \mathord{\smash[b]{\underset{\raise.3ex\hbox{$\scriptstyle\sim$}}{0}}\vphantom{0}}$</w:t>
        </w:r>
      </w:ins>
      <w:ins w:id="24587" w:author="PR Preview" w:date="2026-01-01T00:00:00Z">
        <w:r>
          <w:t xml:space="preserve"> </w:t>
        </w:r>
      </w:ins>
      <w:ins w:id="24588" w:author="PR Preview" w:date="2026-01-01T00:00:00Z">
        <w:r>
          <w:t xml:space="preserve">has exactly one solution,</w:t>
        </w:r>
      </w:ins>
      <w:ins w:id="24589" w:author="PR Preview" w:date="2026-01-01T00:00:00Z">
        <w:r>
          <w:t xml:space="preserve"> </w:t>
        </w:r>
      </w:ins>
      <w:ins w:id="24590" w:author="PR Preview" w:date="2026-01-01T00:00:00Z">
        <w:r>
          <w:t xml:space="preserve">$\mathord{\smash[b]{\underset{\raise.3ex\hbox{$\scriptstyle\sim$}}{v}}\vphantom{v}} = \mathord{\smash[b]{\underset{\raise.3ex\hbox{$\scriptstyle\sim$}}{0}}\vphantom{0}}$</w:t>
        </w:r>
      </w:ins>
      <w:ins w:id="24591" w:author="PR Preview" w:date="2026-01-01T00:00:00Z">
        <w:r>
          <w:t xml:space="preserve"> </w:t>
        </w:r>
      </w:ins>
      <w:ins w:id="24592" w:author="PR Preview" w:date="2026-01-01T00:00:00Z">
        <w:r>
          <w:t xml:space="preserve">(</w:t>
        </w:r>
      </w:ins>
      <w:hyperlink w:anchor="thm-back-substitution">
        <w:ins w:id="24593" w:author="PR Preview" w:date="2026-01-01T00:00:00Z">
          <w:r>
            <w:rPr>
              <w:rStyle w:val="Hyperlink"/>
            </w:rPr>
            <w:t xml:space="preserve">Theorem 104</w:t>
          </w:r>
        </w:ins>
      </w:hyperlink>
      <w:ins w:id="24594" w:author="PR Preview" w:date="2026-01-01T00:00:00Z">
        <w:r>
          <w:t xml:space="preserve">),</w:t>
        </w:r>
      </w:ins>
      <w:ins w:id="24595" w:author="PR Preview" w:date="2026-01-01T00:00:00Z">
        <w:r>
          <w:t xml:space="preserve"> </w:t>
        </w:r>
      </w:ins>
      <w:ins w:id="24596" w:author="PR Preview" w:date="2026-01-01T00:00:00Z">
        <w:r>
          <w:t xml:space="preserve">and</w:t>
        </w:r>
      </w:ins>
      <w:ins w:id="24597" w:author="PR Preview" w:date="2026-01-01T00:00:00Z">
        <w:r>
          <w:t xml:space="preserve"> </w:t>
        </w:r>
      </w:ins>
      <m:oMath>
        <m:r>
          <m:t>λ</m:t>
        </m:r>
      </m:oMath>
      <w:ins w:id="24598" w:author="PR Preview" w:date="2026-01-01T00:00:00Z">
        <w:r>
          <w:t xml:space="preserve"> </w:t>
        </w:r>
      </w:ins>
      <w:ins w:id="24599" w:author="PR Preview" w:date="2026-01-01T00:00:00Z">
        <w:r>
          <w:t xml:space="preserve">is not an eigenvalue (</w:t>
        </w:r>
      </w:ins>
      <w:hyperlink w:anchor="thm-eigenvalue-singular">
        <w:ins w:id="24600" w:author="PR Preview" w:date="2026-01-01T00:00:00Z">
          <w:r>
            <w:rPr>
              <w:rStyle w:val="Hyperlink"/>
            </w:rPr>
            <w:t xml:space="preserve">Theorem 110</w:t>
          </w:r>
        </w:ins>
      </w:hyperlink>
      <w:ins w:id="24601"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del w:id="24602" w:author="PR Preview" w:date="2026-01-01T00:00:00Z">
        <w:r>
          <w:delText xml:space="preserve">for</w:delText>
        </w:r>
      </w:del>
      <w:del w:id="24603" w:author="PR Preview" w:date="2026-01-01T00:00:00Z">
        <w:r>
          <w:delText xml:space="preserve"> </w:delText>
        </w:r>
      </w:del>
      <m:oMath>
        <m:r>
          <m:t>i</m:t>
        </m:r>
        <m:r>
          <m:rPr>
            <m:sty m:val="p"/>
          </m:rPr>
          <m:t>&lt;</m:t>
        </m:r>
        <m:r>
          <m:t>k</m:t>
        </m:r>
      </m:oMath>
      <w:del w:id="24604" w:author="PR Preview" w:date="2026-01-01T00:00:00Z">
        <w:r>
          <w:delText xml:space="preserve"> </w:delText>
        </w:r>
      </w:del>
      <w:del w:id="24605" w:author="PR Preview" w:date="2026-01-01T00:00:00Z">
        <w:r>
          <w:delText xml:space="preserve">it is</w:delText>
        </w:r>
      </w:del>
      <w:del w:id="24606" w:author="PR Preview" w:date="2026-01-01T00:00:00Z">
        <w:r>
          <w:delText xml:space="preserve"> </w:delText>
        </w:r>
      </w:del>
      <m:oMath>
        <m:r>
          <m:t>0</m:t>
        </m:r>
      </m:oMath>
      <w:del w:id="24607" w:author="PR Preview" w:date="2026-01-01T00:00:00Z">
        <w:r>
          <w:delText xml:space="preserve"> </w:delText>
        </w:r>
      </w:del>
      <w:del w:id="24608" w:author="PR Preview" w:date="2026-01-01T00:00:00Z">
        <w:r>
          <w:delText xml:space="preserve">exactly when</w:delText>
        </w:r>
      </w:del>
      <w:del w:id="24609"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24610" w:author="PR Preview" w:date="2026-01-01T00:00:00Z">
        <w:r>
          <w:delText xml:space="preserve">,</w:delText>
        </w:r>
      </w:del>
      <w:del w:id="24611" w:author="PR Preview" w:date="2026-01-01T00:00:00Z">
        <w:r>
          <w:delText xml:space="preserve"> </w:delText>
        </w:r>
      </w:del>
      <w:del w:id="24612" w:author="PR Preview" w:date="2026-01-01T00:00:00Z">
        <w:r>
          <w:delText xml:space="preserve">and these equations fix</w:delText>
        </w:r>
      </w:del>
      <w:del w:id="24613"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24614" w:author="PR Preview" w:date="2026-01-01T00:00:00Z">
        <w:r>
          <w:delText xml:space="preserve"> </w:delText>
        </w:r>
      </w:del>
      <w:del w:id="24615" w:author="PR Preview" w:date="2026-01-01T00:00:00Z">
        <w:r>
          <w:delText xml:space="preserve">in turn, as in</w:delText>
        </w:r>
      </w:del>
      <w:del w:id="24616" w:author="PR Preview" w:date="2026-01-01T00:00:00Z">
        <w:r>
          <w:delText xml:space="preserve"> </w:delText>
        </w:r>
      </w:del>
      <w:hyperlink w:anchor="thm-back-substitution">
        <w:del w:id="24617" w:author="PR Preview" w:date="2026-01-01T00:00:00Z">
          <w:r>
            <w:rPr>
              <w:rStyle w:val="Hyperlink"/>
            </w:rPr>
            <w:delText xml:space="preserve">Theorem 105</w:delText>
          </w:r>
        </w:del>
      </w:hyperlink>
      <w:del w:id="24618" w:author="PR Preview" w:date="2026-01-01T00:00:00Z">
        <w:r>
          <w:delText xml:space="preserve">.</w:delText>
        </w:r>
      </w:del>
    </w:p>
    <w:p>
      <w:pPr>
        <w:pStyle w:val="Compact"/>
        <w:numPr>
          <w:ilvl w:val="0"/>
          <w:numId w:val="1100"/>
        </w:numPr>
      </w:pPr>
      <w:ins w:id="24619" w:author="PR Preview" w:date="2026-01-01T00:00:00Z">
        <w:r>
          <w:t xml:space="preserve">for</w:t>
        </w:r>
      </w:ins>
      <w:ins w:id="24620" w:author="PR Preview" w:date="2026-01-01T00:00:00Z">
        <w:r>
          <w:t xml:space="preserve"> </w:t>
        </w:r>
      </w:ins>
      <m:oMath>
        <m:r>
          <m:t>i</m:t>
        </m:r>
        <m:r>
          <m:rPr>
            <m:sty m:val="p"/>
          </m:rPr>
          <m:t>&lt;</m:t>
        </m:r>
        <m:r>
          <m:t>k</m:t>
        </m:r>
      </m:oMath>
      <w:ins w:id="24621" w:author="PR Preview" w:date="2026-01-01T00:00:00Z">
        <w:r>
          <w:t xml:space="preserve"> </w:t>
        </w:r>
      </w:ins>
      <w:ins w:id="24622" w:author="PR Preview" w:date="2026-01-01T00:00:00Z">
        <w:r>
          <w:t xml:space="preserve">it is</w:t>
        </w:r>
      </w:ins>
      <w:ins w:id="24623" w:author="PR Preview" w:date="2026-01-01T00:00:00Z">
        <w:r>
          <w:t xml:space="preserve"> </w:t>
        </w:r>
      </w:ins>
      <m:oMath>
        <m:r>
          <m:t>0</m:t>
        </m:r>
      </m:oMath>
      <w:ins w:id="24624" w:author="PR Preview" w:date="2026-01-01T00:00:00Z">
        <w:r>
          <w:t xml:space="preserve"> </w:t>
        </w:r>
      </w:ins>
      <w:ins w:id="24625" w:author="PR Preview" w:date="2026-01-01T00:00:00Z">
        <w:r>
          <w:t xml:space="preserve">exactly when</w:t>
        </w:r>
      </w:ins>
      <w:ins w:id="24626"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24627" w:author="PR Preview" w:date="2026-01-01T00:00:00Z">
        <w:r>
          <w:t xml:space="preserve">,</w:t>
        </w:r>
      </w:ins>
      <w:ins w:id="24628" w:author="PR Preview" w:date="2026-01-01T00:00:00Z">
        <w:r>
          <w:t xml:space="preserve"> </w:t>
        </w:r>
      </w:ins>
      <w:ins w:id="24629" w:author="PR Preview" w:date="2026-01-01T00:00:00Z">
        <w:r>
          <w:t xml:space="preserve">and these equations fix</w:t>
        </w:r>
      </w:ins>
      <w:ins w:id="24630"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24631" w:author="PR Preview" w:date="2026-01-01T00:00:00Z">
        <w:r>
          <w:t xml:space="preserve"> </w:t>
        </w:r>
      </w:ins>
      <w:ins w:id="24632" w:author="PR Preview" w:date="2026-01-01T00:00:00Z">
        <w:r>
          <w:t xml:space="preserve">in turn, as in</w:t>
        </w:r>
      </w:ins>
      <w:ins w:id="24633" w:author="PR Preview" w:date="2026-01-01T00:00:00Z">
        <w:r>
          <w:t xml:space="preserve"> </w:t>
        </w:r>
      </w:ins>
      <w:hyperlink w:anchor="thm-back-substitution">
        <w:ins w:id="24634" w:author="PR Preview" w:date="2026-01-01T00:00:00Z">
          <w:r>
            <w:rPr>
              <w:rStyle w:val="Hyperlink"/>
            </w:rPr>
            <w:t xml:space="preserve">Theorem 104</w:t>
          </w:r>
        </w:ins>
      </w:hyperlink>
      <w:ins w:id="24635" w:author="PR Preview" w:date="2026-01-01T00:00:00Z">
        <w:r>
          <w:t xml:space="preserve">.</w:t>
        </w:r>
      </w:ins>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del w:id="24636" w:author="PR Preview" w:date="2026-01-01T00:00:00Z">
        <w:r>
          <w:rPr>
            <w:b/>
            <w:bCs/>
          </w:rPr>
          <w:delText xml:space="preserve">Example 202 (Eigenvalues read off the diagonal)</w:delText>
        </w:r>
      </w:del>
      <w:del w:id="2463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4638" w:author="PR Preview" w:date="2026-01-01T00:00:00Z">
        <w:r>
          <w:delText xml:space="preserve"> </w:delText>
        </w:r>
      </w:del>
      <w:del w:id="24639" w:author="PR Preview" w:date="2026-01-01T00:00:00Z">
        <w:r>
          <w:delText xml:space="preserve">of</w:delText>
        </w:r>
      </w:del>
      <w:del w:id="24640" w:author="PR Preview" w:date="2026-01-01T00:00:00Z">
        <w:r>
          <w:delText xml:space="preserve"> </w:delText>
        </w:r>
      </w:del>
      <w:hyperlink w:anchor="exm-triangular-matrix">
        <w:del w:id="24641" w:author="PR Preview" w:date="2026-01-01T00:00:00Z">
          <w:r>
            <w:rPr>
              <w:rStyle w:val="Hyperlink"/>
            </w:rPr>
            <w:delText xml:space="preserve">Example 187</w:delText>
          </w:r>
        </w:del>
      </w:hyperlink>
      <w:del w:id="24642" w:author="PR Preview" w:date="2026-01-01T00:00:00Z">
        <w:r>
          <w:delText xml:space="preserve"> </w:delText>
        </w:r>
      </w:del>
      <w:del w:id="24643" w:author="PR Preview" w:date="2026-01-01T00:00:00Z">
        <w:r>
          <w:delText xml:space="preserve">has eigenvalues</w:delText>
        </w:r>
      </w:del>
      <w:del w:id="24644" w:author="PR Preview" w:date="2026-01-01T00:00:00Z">
        <w:r>
          <w:delText xml:space="preserve"> </w:delText>
        </w:r>
      </w:del>
      <m:oMath>
        <m:r>
          <m:t>2</m:t>
        </m:r>
      </m:oMath>
      <w:del w:id="24645" w:author="PR Preview" w:date="2026-01-01T00:00:00Z">
        <w:r>
          <w:delText xml:space="preserve">,</w:delText>
        </w:r>
      </w:del>
      <w:del w:id="24646" w:author="PR Preview" w:date="2026-01-01T00:00:00Z">
        <w:r>
          <w:delText xml:space="preserve"> </w:delText>
        </w:r>
      </w:del>
      <m:oMath>
        <m:f>
          <m:fPr>
            <m:type m:val="lin"/>
          </m:fPr>
          <m:num>
            <m:r>
              <m:t>1</m:t>
            </m:r>
          </m:num>
          <m:den>
            <m:r>
              <m:t>2</m:t>
            </m:r>
          </m:den>
        </m:f>
      </m:oMath>
      <w:del w:id="24647" w:author="PR Preview" w:date="2026-01-01T00:00:00Z">
        <w:r>
          <w:delText xml:space="preserve"> </w:delText>
        </w:r>
      </w:del>
      <w:del w:id="24648" w:author="PR Preview" w:date="2026-01-01T00:00:00Z">
        <w:r>
          <w:delText xml:space="preserve">and</w:delText>
        </w:r>
      </w:del>
      <w:del w:id="24649" w:author="PR Preview" w:date="2026-01-01T00:00:00Z">
        <w:r>
          <w:delText xml:space="preserve"> </w:delText>
        </w:r>
      </w:del>
      <m:oMath>
        <m:r>
          <m:rPr>
            <m:sty m:val="p"/>
          </m:rPr>
          <m:t>−</m:t>
        </m:r>
        <m:r>
          <m:t>1</m:t>
        </m:r>
      </m:oMath>
      <w:del w:id="24650" w:author="PR Preview" w:date="2026-01-01T00:00:00Z">
        <w:r>
          <w:delText xml:space="preserve">.</w:delText>
        </w:r>
      </w:del>
      <w:del w:id="24651" w:author="PR Preview" w:date="2026-01-01T00:00:00Z">
        <w:r>
          <w:delText xml:space="preserve"> </w:delText>
        </w:r>
      </w:del>
      <w:del w:id="24652" w:author="PR Preview" w:date="2026-01-01T00:00:00Z">
        <w:r>
          <w:delText xml:space="preserve">For</w:delText>
        </w:r>
      </w:del>
      <w:del w:id="24653" w:author="PR Preview" w:date="2026-01-01T00:00:00Z">
        <w:r>
          <w:delText xml:space="preserve"> </w:delText>
        </w:r>
      </w:del>
      <m:oMath>
        <m:r>
          <m:t>λ</m:t>
        </m:r>
        <m:r>
          <m:rPr>
            <m:sty m:val="p"/>
          </m:rPr>
          <m:t>=</m:t>
        </m:r>
        <m:f>
          <m:fPr>
            <m:type m:val="lin"/>
          </m:fPr>
          <m:num>
            <m:r>
              <m:t>1</m:t>
            </m:r>
          </m:num>
          <m:den>
            <m:r>
              <m:t>2</m:t>
            </m:r>
          </m:den>
        </m:f>
      </m:oMath>
      <w:del w:id="24654" w:author="PR Preview" w:date="2026-01-01T00:00:00Z">
        <w:r>
          <w:delText xml:space="preserve"> </w:delText>
        </w:r>
      </w:del>
      <w:del w:id="24655" w:author="PR Preview" w:date="2026-01-01T00:00:00Z">
        <w:r>
          <w:delText xml:space="preserve">(so</w:delText>
        </w:r>
      </w:del>
      <w:del w:id="24656" w:author="PR Preview" w:date="2026-01-01T00:00:00Z">
        <w:r>
          <w:delText xml:space="preserve"> </w:delText>
        </w:r>
      </w:del>
      <m:oMath>
        <m:r>
          <m:t>k</m:t>
        </m:r>
        <m:r>
          <m:rPr>
            <m:sty m:val="p"/>
          </m:rPr>
          <m:t>=</m:t>
        </m:r>
        <m:r>
          <m:t>2</m:t>
        </m:r>
      </m:oMath>
      <w:del w:id="24657" w:author="PR Preview" w:date="2026-01-01T00:00:00Z">
        <w:r>
          <w:delText xml:space="preserve">), take</w:delText>
        </w:r>
      </w:del>
      <w:del w:id="24658" w:author="PR Preview" w:date="2026-01-01T00:00:00Z">
        <w:r>
          <w:delText xml:space="preserve"> </w:delText>
        </w:r>
      </w:del>
      <m:oMath>
        <m:sSub>
          <m:e>
            <m:r>
              <m:t>v</m:t>
            </m:r>
          </m:e>
          <m:sub>
            <m:r>
              <m:t>2</m:t>
            </m:r>
          </m:sub>
        </m:sSub>
        <m:r>
          <m:rPr>
            <m:sty m:val="p"/>
          </m:rPr>
          <m:t>=</m:t>
        </m:r>
        <m:r>
          <m:t>1</m:t>
        </m:r>
      </m:oMath>
      <w:del w:id="24659" w:author="PR Preview" w:date="2026-01-01T00:00:00Z">
        <w:r>
          <w:delText xml:space="preserve">,</w:delText>
        </w:r>
      </w:del>
      <w:del w:id="24660" w:author="PR Preview" w:date="2026-01-01T00:00:00Z">
        <w:r>
          <w:delText xml:space="preserve"> </w:delText>
        </w:r>
      </w:del>
      <m:oMath>
        <m:sSub>
          <m:e>
            <m:r>
              <m:t>v</m:t>
            </m:r>
          </m:e>
          <m:sub>
            <m:r>
              <m:t>3</m:t>
            </m:r>
          </m:sub>
        </m:sSub>
        <m:r>
          <m:rPr>
            <m:sty m:val="p"/>
          </m:rPr>
          <m:t>=</m:t>
        </m:r>
        <m:r>
          <m:t>0</m:t>
        </m:r>
      </m:oMath>
      <w:del w:id="24661" w:author="PR Preview" w:date="2026-01-01T00:00:00Z">
        <w:r>
          <w:delText xml:space="preserve">;</w:delText>
        </w:r>
      </w:del>
      <w:del w:id="24662" w:author="PR Preview" w:date="2026-01-01T00:00:00Z">
        <w:r>
          <w:delText xml:space="preserve"> </w:delText>
        </w:r>
      </w:del>
      <w:del w:id="24663" w:author="PR Preview" w:date="2026-01-01T00:00:00Z">
        <w:r>
          <w:delText xml:space="preserve">row 1 of</w:delText>
        </w:r>
      </w:del>
      <w:del w:id="24664" w:author="PR Preview" w:date="2026-01-01T00:00:00Z">
        <w:r>
          <w:delText xml:space="preserve"> </w:delText>
        </w:r>
      </w:del>
      <w:del w:id="24665" w:author="PR Preview" w:date="2026-01-01T00:00:00Z">
        <w:r>
          <w:delText xml:space="preserve">$(\mathbf{U} - \tfrac{1}{2}\,\mathbf{I}_3)\,\mathord{\smash[b]{\underset{\raise.3ex\hbox{$\scriptstyle\sim$}}{v}}\vphantom{v}}$</w:delText>
        </w:r>
      </w:del>
      <w:del w:id="24666" w:author="PR Preview" w:date="2026-01-01T00:00:00Z">
        <w:r>
          <w:delText xml:space="preserve"> </w:delText>
        </w:r>
      </w:del>
      <w:del w:id="24667" w:author="PR Preview" w:date="2026-01-01T00:00:00Z">
        <w:r>
          <w:delText xml:space="preserve">is</w:delText>
        </w:r>
      </w:del>
      <w:del w:id="24668"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24669" w:author="PR Preview" w:date="2026-01-01T00:00:00Z">
        <w:r>
          <w:delText xml:space="preserve">, so</w:delText>
        </w:r>
      </w:del>
      <w:del w:id="24670"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24671" w:author="PR Preview" w:date="2026-01-01T00:00:00Z">
        <w:r>
          <w:delText xml:space="preserve">.</w:delText>
        </w:r>
      </w:del>
      <w:del w:id="24672" w:author="PR Preview" w:date="2026-01-01T00:00:00Z">
        <w:r>
          <w:delText xml:space="preserve"> </w:delText>
        </w:r>
      </w:del>
      <w:del w:id="24673"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24674" w:author="PR Preview" w:date="2026-01-01T00:00:00Z">
        <w:r>
          <w:delText xml:space="preserve">The matrix</w:delText>
        </w:r>
      </w:del>
      <w:del w:id="24675" w:author="PR Preview" w:date="2026-01-01T00:00:00Z">
        <w:r>
          <w:delText xml:space="preserve"> </w:delText>
        </w:r>
      </w:del>
      <m:oMath>
        <m:r>
          <m:rPr>
            <m:sty m:val="bi"/>
          </m:rPr>
          <m:t>J</m:t>
        </m:r>
      </m:oMath>
      <w:del w:id="24676" w:author="PR Preview" w:date="2026-01-01T00:00:00Z">
        <w:r>
          <w:delText xml:space="preserve"> </w:delText>
        </w:r>
      </w:del>
      <w:del w:id="24677" w:author="PR Preview" w:date="2026-01-01T00:00:00Z">
        <w:r>
          <w:delText xml:space="preserve">of</w:delText>
        </w:r>
      </w:del>
      <w:del w:id="24678" w:author="PR Preview" w:date="2026-01-01T00:00:00Z">
        <w:r>
          <w:delText xml:space="preserve"> </w:delText>
        </w:r>
      </w:del>
      <w:hyperlink w:anchor="exm-eigenspace">
        <w:del w:id="24679" w:author="PR Preview" w:date="2026-01-01T00:00:00Z">
          <w:r>
            <w:rPr>
              <w:rStyle w:val="Hyperlink"/>
            </w:rPr>
            <w:delText xml:space="preserve">Example 198</w:delText>
          </w:r>
        </w:del>
      </w:hyperlink>
      <w:del w:id="24680" w:author="PR Preview" w:date="2026-01-01T00:00:00Z">
        <w:r>
          <w:delText xml:space="preserve"> </w:delText>
        </w:r>
      </w:del>
      <w:del w:id="24681" w:author="PR Preview" w:date="2026-01-01T00:00:00Z">
        <w:r>
          <w:delText xml:space="preserve">is upper triangular with both diagonal entries</w:delText>
        </w:r>
      </w:del>
      <w:del w:id="24682" w:author="PR Preview" w:date="2026-01-01T00:00:00Z">
        <w:r>
          <w:delText xml:space="preserve"> </w:delText>
        </w:r>
      </w:del>
      <m:oMath>
        <m:r>
          <m:t>0</m:t>
        </m:r>
      </m:oMath>
      <w:del w:id="24683" w:author="PR Preview" w:date="2026-01-01T00:00:00Z">
        <w:r>
          <w:delText xml:space="preserve">,</w:delText>
        </w:r>
      </w:del>
      <w:del w:id="24684" w:author="PR Preview" w:date="2026-01-01T00:00:00Z">
        <w:r>
          <w:delText xml:space="preserve"> </w:delText>
        </w:r>
      </w:del>
      <w:del w:id="24685" w:author="PR Preview" w:date="2026-01-01T00:00:00Z">
        <w:r>
          <w:delText xml:space="preserve">and</w:delText>
        </w:r>
      </w:del>
      <w:del w:id="24686" w:author="PR Preview" w:date="2026-01-01T00:00:00Z">
        <w:r>
          <w:delText xml:space="preserve"> </w:delText>
        </w:r>
      </w:del>
      <m:oMath>
        <m:r>
          <m:t>0</m:t>
        </m:r>
      </m:oMath>
      <w:del w:id="24687" w:author="PR Preview" w:date="2026-01-01T00:00:00Z">
        <w:r>
          <w:delText xml:space="preserve"> </w:delText>
        </w:r>
      </w:del>
      <w:del w:id="24688" w:author="PR Preview" w:date="2026-01-01T00:00:00Z">
        <w:r>
          <w:delText xml:space="preserve">is its only eigenvalue.</w:delText>
        </w:r>
      </w:del>
    </w:p>
    <w:p>
      <w:pPr>
        <w:pStyle w:val="BodyText"/>
      </w:pPr>
      <w:del w:id="24689" w:author="PR Preview" w:date="2026-01-01T00:00:00Z">
        <w:r>
          <w:rPr>
            <w:b/>
            <w:bCs/>
          </w:rPr>
          <w:delText xml:space="preserve">Theorem 114 (Eigenvalues of idempotent and orthogonal matrices)</w:delText>
        </w:r>
      </w:del>
      <w:del w:id="24690" w:author="PR Preview" w:date="2026-01-01T00:00:00Z">
        <w:r>
          <w:delText xml:space="preserve"> </w:delText>
        </w:r>
      </w:del>
      <w:del w:id="24691" w:author="PR Preview" w:date="2026-01-01T00:00:00Z">
        <w:r>
          <w:delText xml:space="preserve"> </w:delText>
        </w:r>
      </w:del>
    </w:p>
    <w:p>
      <w:pPr>
        <w:pStyle w:val="BodyText"/>
      </w:pPr>
      <w:ins w:id="24692" w:author="PR Preview" w:date="2026-01-01T00:00:00Z">
        <w:r>
          <w:rPr>
            <w:b/>
            <w:bCs/>
          </w:rPr>
          <w:t xml:space="preserve">Example 201 (Eigenvalues read off the diagonal)</w:t>
        </w:r>
      </w:ins>
      <w:ins w:id="2469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4694" w:author="PR Preview" w:date="2026-01-01T00:00:00Z">
        <w:r>
          <w:t xml:space="preserve"> </w:t>
        </w:r>
      </w:ins>
      <w:ins w:id="24695" w:author="PR Preview" w:date="2026-01-01T00:00:00Z">
        <w:r>
          <w:t xml:space="preserve">of</w:t>
        </w:r>
      </w:ins>
      <w:ins w:id="24696" w:author="PR Preview" w:date="2026-01-01T00:00:00Z">
        <w:r>
          <w:t xml:space="preserve"> </w:t>
        </w:r>
      </w:ins>
      <w:hyperlink w:anchor="exm-triangular-matrix">
        <w:ins w:id="24697" w:author="PR Preview" w:date="2026-01-01T00:00:00Z">
          <w:r>
            <w:rPr>
              <w:rStyle w:val="Hyperlink"/>
            </w:rPr>
            <w:t xml:space="preserve">Example 186</w:t>
          </w:r>
        </w:ins>
      </w:hyperlink>
      <w:ins w:id="24698" w:author="PR Preview" w:date="2026-01-01T00:00:00Z">
        <w:r>
          <w:t xml:space="preserve"> </w:t>
        </w:r>
      </w:ins>
      <w:ins w:id="24699" w:author="PR Preview" w:date="2026-01-01T00:00:00Z">
        <w:r>
          <w:t xml:space="preserve">has eigenvalues</w:t>
        </w:r>
      </w:ins>
      <w:ins w:id="24700" w:author="PR Preview" w:date="2026-01-01T00:00:00Z">
        <w:r>
          <w:t xml:space="preserve"> </w:t>
        </w:r>
      </w:ins>
      <m:oMath>
        <m:r>
          <m:t>2</m:t>
        </m:r>
      </m:oMath>
      <w:ins w:id="24701" w:author="PR Preview" w:date="2026-01-01T00:00:00Z">
        <w:r>
          <w:t xml:space="preserve">,</w:t>
        </w:r>
      </w:ins>
      <w:ins w:id="24702" w:author="PR Preview" w:date="2026-01-01T00:00:00Z">
        <w:r>
          <w:t xml:space="preserve"> </w:t>
        </w:r>
      </w:ins>
      <m:oMath>
        <m:f>
          <m:fPr>
            <m:type m:val="lin"/>
          </m:fPr>
          <m:num>
            <m:r>
              <m:t>1</m:t>
            </m:r>
          </m:num>
          <m:den>
            <m:r>
              <m:t>2</m:t>
            </m:r>
          </m:den>
        </m:f>
      </m:oMath>
      <w:ins w:id="24703" w:author="PR Preview" w:date="2026-01-01T00:00:00Z">
        <w:r>
          <w:t xml:space="preserve"> </w:t>
        </w:r>
      </w:ins>
      <w:ins w:id="24704" w:author="PR Preview" w:date="2026-01-01T00:00:00Z">
        <w:r>
          <w:t xml:space="preserve">and</w:t>
        </w:r>
      </w:ins>
      <w:ins w:id="24705" w:author="PR Preview" w:date="2026-01-01T00:00:00Z">
        <w:r>
          <w:t xml:space="preserve"> </w:t>
        </w:r>
      </w:ins>
      <m:oMath>
        <m:r>
          <m:rPr>
            <m:sty m:val="p"/>
          </m:rPr>
          <m:t>−</m:t>
        </m:r>
        <m:r>
          <m:t>1</m:t>
        </m:r>
      </m:oMath>
      <w:ins w:id="24706" w:author="PR Preview" w:date="2026-01-01T00:00:00Z">
        <w:r>
          <w:t xml:space="preserve">.</w:t>
        </w:r>
      </w:ins>
      <w:ins w:id="24707" w:author="PR Preview" w:date="2026-01-01T00:00:00Z">
        <w:r>
          <w:t xml:space="preserve"> </w:t>
        </w:r>
      </w:ins>
      <w:ins w:id="24708" w:author="PR Preview" w:date="2026-01-01T00:00:00Z">
        <w:r>
          <w:t xml:space="preserve">For</w:t>
        </w:r>
      </w:ins>
      <w:ins w:id="24709" w:author="PR Preview" w:date="2026-01-01T00:00:00Z">
        <w:r>
          <w:t xml:space="preserve"> </w:t>
        </w:r>
      </w:ins>
      <m:oMath>
        <m:r>
          <m:t>λ</m:t>
        </m:r>
        <m:r>
          <m:rPr>
            <m:sty m:val="p"/>
          </m:rPr>
          <m:t>=</m:t>
        </m:r>
        <m:f>
          <m:fPr>
            <m:type m:val="lin"/>
          </m:fPr>
          <m:num>
            <m:r>
              <m:t>1</m:t>
            </m:r>
          </m:num>
          <m:den>
            <m:r>
              <m:t>2</m:t>
            </m:r>
          </m:den>
        </m:f>
      </m:oMath>
      <w:ins w:id="24710" w:author="PR Preview" w:date="2026-01-01T00:00:00Z">
        <w:r>
          <w:t xml:space="preserve"> </w:t>
        </w:r>
      </w:ins>
      <w:ins w:id="24711" w:author="PR Preview" w:date="2026-01-01T00:00:00Z">
        <w:r>
          <w:t xml:space="preserve">(so</w:t>
        </w:r>
      </w:ins>
      <w:ins w:id="24712" w:author="PR Preview" w:date="2026-01-01T00:00:00Z">
        <w:r>
          <w:t xml:space="preserve"> </w:t>
        </w:r>
      </w:ins>
      <m:oMath>
        <m:r>
          <m:t>k</m:t>
        </m:r>
        <m:r>
          <m:rPr>
            <m:sty m:val="p"/>
          </m:rPr>
          <m:t>=</m:t>
        </m:r>
        <m:r>
          <m:t>2</m:t>
        </m:r>
      </m:oMath>
      <w:ins w:id="24713" w:author="PR Preview" w:date="2026-01-01T00:00:00Z">
        <w:r>
          <w:t xml:space="preserve">), take</w:t>
        </w:r>
      </w:ins>
      <w:ins w:id="24714" w:author="PR Preview" w:date="2026-01-01T00:00:00Z">
        <w:r>
          <w:t xml:space="preserve"> </w:t>
        </w:r>
      </w:ins>
      <m:oMath>
        <m:sSub>
          <m:e>
            <m:r>
              <m:t>v</m:t>
            </m:r>
          </m:e>
          <m:sub>
            <m:r>
              <m:t>2</m:t>
            </m:r>
          </m:sub>
        </m:sSub>
        <m:r>
          <m:rPr>
            <m:sty m:val="p"/>
          </m:rPr>
          <m:t>=</m:t>
        </m:r>
        <m:r>
          <m:t>1</m:t>
        </m:r>
      </m:oMath>
      <w:ins w:id="24715" w:author="PR Preview" w:date="2026-01-01T00:00:00Z">
        <w:r>
          <w:t xml:space="preserve">,</w:t>
        </w:r>
      </w:ins>
      <w:ins w:id="24716" w:author="PR Preview" w:date="2026-01-01T00:00:00Z">
        <w:r>
          <w:t xml:space="preserve"> </w:t>
        </w:r>
      </w:ins>
      <m:oMath>
        <m:sSub>
          <m:e>
            <m:r>
              <m:t>v</m:t>
            </m:r>
          </m:e>
          <m:sub>
            <m:r>
              <m:t>3</m:t>
            </m:r>
          </m:sub>
        </m:sSub>
        <m:r>
          <m:rPr>
            <m:sty m:val="p"/>
          </m:rPr>
          <m:t>=</m:t>
        </m:r>
        <m:r>
          <m:t>0</m:t>
        </m:r>
      </m:oMath>
      <w:ins w:id="24717" w:author="PR Preview" w:date="2026-01-01T00:00:00Z">
        <w:r>
          <w:t xml:space="preserve">;</w:t>
        </w:r>
      </w:ins>
      <w:ins w:id="24718" w:author="PR Preview" w:date="2026-01-01T00:00:00Z">
        <w:r>
          <w:t xml:space="preserve"> </w:t>
        </w:r>
      </w:ins>
      <w:ins w:id="24719" w:author="PR Preview" w:date="2026-01-01T00:00:00Z">
        <w:r>
          <w:t xml:space="preserve">row 1 of</w:t>
        </w:r>
      </w:ins>
      <w:ins w:id="24720" w:author="PR Preview" w:date="2026-01-01T00:00:00Z">
        <w:r>
          <w:t xml:space="preserve"> </w:t>
        </w:r>
      </w:ins>
      <w:ins w:id="24721" w:author="PR Preview" w:date="2026-01-01T00:00:00Z">
        <w:r>
          <w:t xml:space="preserve">$(\mathbf{U} - \tfrac{1}{2}\,\mathbf{I}_3)\,\mathord{\smash[b]{\underset{\raise.3ex\hbox{$\scriptstyle\sim$}}{v}}\vphantom{v}}$</w:t>
        </w:r>
      </w:ins>
      <w:ins w:id="24722" w:author="PR Preview" w:date="2026-01-01T00:00:00Z">
        <w:r>
          <w:t xml:space="preserve"> </w:t>
        </w:r>
      </w:ins>
      <w:ins w:id="24723" w:author="PR Preview" w:date="2026-01-01T00:00:00Z">
        <w:r>
          <w:t xml:space="preserve">is</w:t>
        </w:r>
      </w:ins>
      <w:ins w:id="24724"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24725" w:author="PR Preview" w:date="2026-01-01T00:00:00Z">
        <w:r>
          <w:t xml:space="preserve">, so</w:t>
        </w:r>
      </w:ins>
      <w:ins w:id="24726"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24727" w:author="PR Preview" w:date="2026-01-01T00:00:00Z">
        <w:r>
          <w:t xml:space="preserve">.</w:t>
        </w:r>
      </w:ins>
      <w:ins w:id="24728" w:author="PR Preview" w:date="2026-01-01T00:00:00Z">
        <w:r>
          <w:t xml:space="preserve"> </w:t>
        </w:r>
      </w:ins>
      <w:ins w:id="24729"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24730" w:author="PR Preview" w:date="2026-01-01T00:00:00Z">
        <w:r>
          <w:t xml:space="preserve">The matrix</w:t>
        </w:r>
      </w:ins>
      <w:ins w:id="24731" w:author="PR Preview" w:date="2026-01-01T00:00:00Z">
        <w:r>
          <w:t xml:space="preserve"> </w:t>
        </w:r>
      </w:ins>
      <m:oMath>
        <m:r>
          <m:rPr>
            <m:sty m:val="bi"/>
          </m:rPr>
          <m:t>J</m:t>
        </m:r>
      </m:oMath>
      <w:ins w:id="24732" w:author="PR Preview" w:date="2026-01-01T00:00:00Z">
        <w:r>
          <w:t xml:space="preserve"> </w:t>
        </w:r>
      </w:ins>
      <w:ins w:id="24733" w:author="PR Preview" w:date="2026-01-01T00:00:00Z">
        <w:r>
          <w:t xml:space="preserve">of</w:t>
        </w:r>
      </w:ins>
      <w:ins w:id="24734" w:author="PR Preview" w:date="2026-01-01T00:00:00Z">
        <w:r>
          <w:t xml:space="preserve"> </w:t>
        </w:r>
      </w:ins>
      <w:hyperlink w:anchor="exm-eigenspace">
        <w:ins w:id="24735" w:author="PR Preview" w:date="2026-01-01T00:00:00Z">
          <w:r>
            <w:rPr>
              <w:rStyle w:val="Hyperlink"/>
            </w:rPr>
            <w:t xml:space="preserve">Example 197</w:t>
          </w:r>
        </w:ins>
      </w:hyperlink>
      <w:ins w:id="24736" w:author="PR Preview" w:date="2026-01-01T00:00:00Z">
        <w:r>
          <w:t xml:space="preserve"> </w:t>
        </w:r>
      </w:ins>
      <w:ins w:id="24737" w:author="PR Preview" w:date="2026-01-01T00:00:00Z">
        <w:r>
          <w:t xml:space="preserve">is upper triangular with both diagonal entries</w:t>
        </w:r>
      </w:ins>
      <w:ins w:id="24738" w:author="PR Preview" w:date="2026-01-01T00:00:00Z">
        <w:r>
          <w:t xml:space="preserve"> </w:t>
        </w:r>
      </w:ins>
      <m:oMath>
        <m:r>
          <m:t>0</m:t>
        </m:r>
      </m:oMath>
      <w:ins w:id="24739" w:author="PR Preview" w:date="2026-01-01T00:00:00Z">
        <w:r>
          <w:t xml:space="preserve">,</w:t>
        </w:r>
      </w:ins>
      <w:ins w:id="24740" w:author="PR Preview" w:date="2026-01-01T00:00:00Z">
        <w:r>
          <w:t xml:space="preserve"> </w:t>
        </w:r>
      </w:ins>
      <w:ins w:id="24741" w:author="PR Preview" w:date="2026-01-01T00:00:00Z">
        <w:r>
          <w:t xml:space="preserve">and</w:t>
        </w:r>
      </w:ins>
      <w:ins w:id="24742" w:author="PR Preview" w:date="2026-01-01T00:00:00Z">
        <w:r>
          <w:t xml:space="preserve"> </w:t>
        </w:r>
      </w:ins>
      <m:oMath>
        <m:r>
          <m:t>0</m:t>
        </m:r>
      </m:oMath>
      <w:ins w:id="24743" w:author="PR Preview" w:date="2026-01-01T00:00:00Z">
        <w:r>
          <w:t xml:space="preserve"> </w:t>
        </w:r>
      </w:ins>
      <w:ins w:id="24744" w:author="PR Preview" w:date="2026-01-01T00:00:00Z">
        <w:r>
          <w:t xml:space="preserve">is its only eigenvalue.</w:t>
        </w:r>
      </w:ins>
    </w:p>
    <w:bookmarkEnd w:id="636"/>
    <w:bookmarkStart w:id="637" w:name="thm-eigen-idempotent-orthogonal"/>
    <w:p>
      <w:pPr>
        <w:pStyle w:val="BodyText"/>
      </w:pPr>
      <w:ins w:id="24745" w:author="PR Preview" w:date="2026-01-01T00:00:00Z">
        <w:r>
          <w:rPr>
            <w:b/>
            <w:bCs/>
          </w:rPr>
          <w:t xml:space="preserve">Theorem 113 (Eigenvalues of idempotent and orthogonal matrices)</w:t>
        </w:r>
      </w:ins>
      <w:ins w:id="24746" w:author="PR Preview" w:date="2026-01-01T00:00:00Z">
        <w:r>
          <w:t xml:space="preserve"> </w:t>
        </w:r>
      </w:ins>
      <w:ins w:id="24747" w:author="PR Preview" w:date="2026-01-01T00:00:00Z">
        <w:r>
          <w:t xml:space="preserve"> </w:t>
        </w:r>
      </w:ins>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del w:id="24748" w:author="PR Preview" w:date="2026-01-01T00:00:00Z">
        <w:r>
          <w:delTex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delText>
        </w:r>
      </w:del>
    </w:p>
    <w:p>
      <w:pPr>
        <w:pStyle w:val="BodyText"/>
      </w:pPr>
      <w:ins w:id="24749"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ins>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del w:id="24750" w:author="PR Preview" w:date="2026-01-01T00:00:00Z">
        <w:r>
          <w:delTex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delText>
        </w:r>
      </w:del>
    </w:p>
    <w:p>
      <w:pPr>
        <w:pStyle w:val="FirstParagraph"/>
      </w:pPr>
      <w:del w:id="24751" w:author="PR Preview" w:date="2026-01-01T00:00:00Z">
        <w:r>
          <w:delText xml:space="preserve">and</w:delText>
        </w:r>
      </w:del>
      <w:del w:id="24752" w:author="PR Preview" w:date="2026-01-01T00:00:00Z">
        <w:r>
          <w:delText xml:space="preserve"> </w:delText>
        </w:r>
      </w:del>
      <w:del w:id="24753" w:author="PR Preview" w:date="2026-01-01T00:00:00Z">
        <w:r>
          <w:delText xml:space="preserve">$\mathopen{}\left\lVert\mathord{\smash[b]{\underset{\raise.3ex\hbox{$\scriptstyle\sim$}}{v}}\vphantom{v}}\right\rVert\mathclose{} &gt; 0$</w:delText>
        </w:r>
      </w:del>
      <w:del w:id="24754" w:author="PR Preview" w:date="2026-01-01T00:00:00Z">
        <w:r>
          <w:delText xml:space="preserve"> </w:delText>
        </w:r>
      </w:del>
      <w:del w:id="24755" w:author="PR Preview" w:date="2026-01-01T00:00:00Z">
        <w:r>
          <w:delText xml:space="preserve">(</w:delText>
        </w:r>
      </w:del>
      <w:hyperlink w:anchor="thm-norm-properties">
        <w:del w:id="24756" w:author="PR Preview" w:date="2026-01-01T00:00:00Z">
          <w:r>
            <w:rPr>
              <w:rStyle w:val="Hyperlink"/>
            </w:rPr>
            <w:delText xml:space="preserve">Theorem 58</w:delText>
          </w:r>
        </w:del>
      </w:hyperlink>
      <w:del w:id="24757" w:author="PR Preview" w:date="2026-01-01T00:00:00Z">
        <w:r>
          <w:delText xml:space="preserve">, part 1),</w:delText>
        </w:r>
      </w:del>
      <w:del w:id="24758" w:author="PR Preview" w:date="2026-01-01T00:00:00Z">
        <w:r>
          <w:delText xml:space="preserve"> </w:delText>
        </w:r>
      </w:del>
      <w:del w:id="24759" w:author="PR Preview" w:date="2026-01-01T00:00:00Z">
        <w:r>
          <w:delText xml:space="preserve">so dividing by</w:delText>
        </w:r>
      </w:del>
      <w:del w:id="24760" w:author="PR Preview" w:date="2026-01-01T00:00:00Z">
        <w:r>
          <w:delText xml:space="preserve"> </w:delText>
        </w:r>
      </w:del>
      <w:del w:id="24761" w:author="PR Preview" w:date="2026-01-01T00:00:00Z">
        <w:r>
          <w:delText xml:space="preserve">$\mathopen{}\left\lVert\mathord{\smash[b]{\underset{\raise.3ex\hbox{$\scriptstyle\sim$}}{v}}\vphantom{v}}\right\rVert\mathclose{}$</w:delText>
        </w:r>
      </w:del>
      <w:del w:id="24762" w:author="PR Preview" w:date="2026-01-01T00:00:00Z">
        <w:r>
          <w:delText xml:space="preserve"> </w:delText>
        </w:r>
      </w:del>
      <w:del w:id="24763" w:author="PR Preview" w:date="2026-01-01T00:00:00Z">
        <w:r>
          <w:delText xml:space="preserve">gives</w:delText>
        </w:r>
      </w:del>
      <w:del w:id="24764" w:author="PR Preview" w:date="2026-01-01T00:00:00Z">
        <w:r>
          <w:delText xml:space="preserve"> </w:delText>
        </w:r>
      </w:del>
      <m:oMath>
        <m:r>
          <m:t>​</m:t>
        </m:r>
        <m:d>
          <m:dPr>
            <m:begChr m:val="|"/>
            <m:sepChr m:val=""/>
            <m:endChr m:val="|"/>
            <m:grow/>
          </m:dPr>
          <m:e>
            <m:r>
              <m:t>λ</m:t>
            </m:r>
          </m:e>
        </m:d>
        <m:r>
          <m:t>​</m:t>
        </m:r>
        <m:r>
          <m:rPr>
            <m:sty m:val="p"/>
          </m:rPr>
          <m:t>=</m:t>
        </m:r>
        <m:r>
          <m:t>1</m:t>
        </m:r>
      </m:oMath>
      <w:del w:id="24765" w:author="PR Preview" w:date="2026-01-01T00:00:00Z">
        <w:r>
          <w:delText xml:space="preserve">;</w:delText>
        </w:r>
      </w:del>
      <w:del w:id="24766" w:author="PR Preview" w:date="2026-01-01T00:00:00Z">
        <w:r>
          <w:delText xml:space="preserve"> </w:delText>
        </w:r>
      </w:del>
      <w:del w:id="24767" w:author="PR Preview" w:date="2026-01-01T00:00:00Z">
        <w:r>
          <w:delText xml:space="preserve">since</w:delText>
        </w:r>
      </w:del>
      <w:del w:id="24768" w:author="PR Preview" w:date="2026-01-01T00:00:00Z">
        <w:r>
          <w:delText xml:space="preserve"> </w:delText>
        </w:r>
      </w:del>
      <m:oMath>
        <m:r>
          <m:t>λ</m:t>
        </m:r>
      </m:oMath>
      <w:del w:id="24769" w:author="PR Preview" w:date="2026-01-01T00:00:00Z">
        <w:r>
          <w:delText xml:space="preserve"> </w:delText>
        </w:r>
      </w:del>
      <w:del w:id="24770" w:author="PR Preview" w:date="2026-01-01T00:00:00Z">
        <w:r>
          <w:delText xml:space="preserve">is real (</w:delText>
        </w:r>
      </w:del>
      <w:hyperlink w:anchor="def-eigenvalue">
        <w:del w:id="24771" w:author="PR Preview" w:date="2026-01-01T00:00:00Z">
          <w:r>
            <w:rPr>
              <w:rStyle w:val="Hyperlink"/>
            </w:rPr>
            <w:delText xml:space="preserve">Definition 95</w:delText>
          </w:r>
        </w:del>
      </w:hyperlink>
      <w:del w:id="24772" w:author="PR Preview" w:date="2026-01-01T00:00:00Z">
        <w:r>
          <w:delText xml:space="preserve">),</w:delText>
        </w:r>
      </w:del>
      <w:del w:id="24773" w:author="PR Preview" w:date="2026-01-01T00:00:00Z">
        <w:r>
          <w:delText xml:space="preserve"> </w:delText>
        </w:r>
      </w:del>
      <m:oMath>
        <m:r>
          <m:t>λ</m:t>
        </m:r>
        <m:r>
          <m:rPr>
            <m:sty m:val="p"/>
          </m:rPr>
          <m:t>=</m:t>
        </m:r>
        <m:r>
          <m:t>1</m:t>
        </m:r>
      </m:oMath>
      <w:del w:id="24774" w:author="PR Preview" w:date="2026-01-01T00:00:00Z">
        <w:r>
          <w:delText xml:space="preserve"> </w:delText>
        </w:r>
      </w:del>
      <w:del w:id="24775" w:author="PR Preview" w:date="2026-01-01T00:00:00Z">
        <w:r>
          <w:delText xml:space="preserve">or</w:delText>
        </w:r>
      </w:del>
      <w:del w:id="24776" w:author="PR Preview" w:date="2026-01-01T00:00:00Z">
        <w:r>
          <w:delText xml:space="preserve"> </w:delText>
        </w:r>
      </w:del>
      <m:oMath>
        <m:r>
          <m:t>λ</m:t>
        </m:r>
        <m:r>
          <m:rPr>
            <m:sty m:val="p"/>
          </m:rPr>
          <m:t>=</m:t>
        </m:r>
        <m:r>
          <m:rPr>
            <m:sty m:val="p"/>
          </m:rPr>
          <m:t>−</m:t>
        </m:r>
        <m:r>
          <m:t>1</m:t>
        </m:r>
      </m:oMath>
      <w:del w:id="24777" w:author="PR Preview" w:date="2026-01-01T00:00:00Z">
        <w:r>
          <w:delText xml:space="preserve">.</w:delText>
        </w:r>
      </w:del>
    </w:p>
    <w:p>
      <w:pPr>
        <w:pStyle w:val="BodyText"/>
      </w:pPr>
      <w:del w:id="24778" w:author="PR Preview" w:date="2026-01-01T00:00:00Z">
        <w:r>
          <w:rPr>
            <w:b/>
            <w:bCs/>
          </w:rPr>
          <w:delText xml:space="preserve">Example 203 (Projections and reflections)</w:delText>
        </w:r>
      </w:del>
      <w:del w:id="24779" w:author="PR Preview" w:date="2026-01-01T00:00:00Z">
        <w:r>
          <w:delText xml:space="preserve"> </w:delText>
        </w:r>
      </w:del>
      <w:del w:id="24780" w:author="PR Preview" w:date="2026-01-01T00:00:00Z">
        <w:r>
          <w:delText xml:space="preserve"> </w:delText>
        </w:r>
      </w:del>
    </w:p>
    <w:p>
      <w:pPr>
        <w:numPr>
          <w:ilvl w:val="0"/>
          <w:numId w:val="1102"/>
        </w:numPr>
      </w:pPr>
      <w:del w:id="24781" w:author="PR Preview" w:date="2026-01-01T00:00:00Z">
        <w:r>
          <w:delText xml:space="preserve">The idempotent matrix</w:delText>
        </w:r>
      </w:del>
      <w:del w:id="2478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4783" w:author="PR Preview" w:date="2026-01-01T00:00:00Z">
        <w:r>
          <w:delText xml:space="preserve"> </w:delText>
        </w:r>
      </w:del>
      <w:del w:id="24784" w:author="PR Preview" w:date="2026-01-01T00:00:00Z">
        <w:r>
          <w:delText xml:space="preserve">of</w:delText>
        </w:r>
      </w:del>
      <w:del w:id="24785" w:author="PR Preview" w:date="2026-01-01T00:00:00Z">
        <w:r>
          <w:delText xml:space="preserve"> </w:delText>
        </w:r>
      </w:del>
      <w:hyperlink w:anchor="exm-hat-matrix-projection">
        <w:del w:id="24786" w:author="PR Preview" w:date="2026-01-01T00:00:00Z">
          <w:r>
            <w:rPr>
              <w:rStyle w:val="Hyperlink"/>
            </w:rPr>
            <w:delText xml:space="preserve">Example 167</w:delText>
          </w:r>
        </w:del>
      </w:hyperlink>
      <w:del w:id="24787" w:author="PR Preview" w:date="2026-01-01T00:00:00Z">
        <w:r>
          <w:delText xml:space="preserve"> </w:delText>
        </w:r>
      </w:del>
      <w:del w:id="24788" w:author="PR Preview" w:date="2026-01-01T00:00:00Z">
        <w:r>
          <w:delText xml:space="preserve">sends</w:delText>
        </w:r>
      </w:del>
      <w:del w:id="24789" w:author="PR Preview" w:date="2026-01-01T00:00:00Z">
        <w:r>
          <w:delText xml:space="preserve"> </w:delText>
        </w:r>
      </w:del>
      <m:oMath>
        <m:r>
          <m:rPr>
            <m:sty m:val="p"/>
          </m:rPr>
          <m:t>(</m:t>
        </m:r>
        <m:r>
          <m:t>1</m:t>
        </m:r>
        <m:r>
          <m:rPr>
            <m:sty m:val="p"/>
          </m:rPr>
          <m:t>,</m:t>
        </m:r>
        <m:r>
          <m:t>1</m:t>
        </m:r>
        <m:r>
          <m:rPr>
            <m:sty m:val="p"/>
          </m:rPr>
          <m:t>)</m:t>
        </m:r>
      </m:oMath>
      <w:del w:id="24790" w:author="PR Preview" w:date="2026-01-01T00:00:00Z">
        <w:r>
          <w:delText xml:space="preserve"> </w:delText>
        </w:r>
      </w:del>
      <w:del w:id="24791" w:author="PR Preview" w:date="2026-01-01T00:00:00Z">
        <w:r>
          <w:delText xml:space="preserve">to</w:delText>
        </w:r>
      </w:del>
      <w:del w:id="24792" w:author="PR Preview" w:date="2026-01-01T00:00:00Z">
        <w:r>
          <w:delText xml:space="preserve"> </w:delText>
        </w:r>
      </w:del>
      <m:oMath>
        <m:r>
          <m:rPr>
            <m:sty m:val="p"/>
          </m:rPr>
          <m:t>(</m:t>
        </m:r>
        <m:r>
          <m:t>1</m:t>
        </m:r>
        <m:r>
          <m:rPr>
            <m:sty m:val="p"/>
          </m:rPr>
          <m:t>,</m:t>
        </m:r>
        <m:r>
          <m:t>1</m:t>
        </m:r>
        <m:r>
          <m:rPr>
            <m:sty m:val="p"/>
          </m:rPr>
          <m:t>)</m:t>
        </m:r>
      </m:oMath>
      <w:del w:id="24793" w:author="PR Preview" w:date="2026-01-01T00:00:00Z">
        <w:r>
          <w:delText xml:space="preserve"> </w:delText>
        </w:r>
      </w:del>
      <w:del w:id="24794" w:author="PR Preview" w:date="2026-01-01T00:00:00Z">
        <w:r>
          <w:delText xml:space="preserve">and</w:delText>
        </w:r>
      </w:del>
      <w:del w:id="24795" w:author="PR Preview" w:date="2026-01-01T00:00:00Z">
        <w:r>
          <w:delText xml:space="preserve"> </w:delText>
        </w:r>
      </w:del>
      <m:oMath>
        <m:r>
          <m:rPr>
            <m:sty m:val="p"/>
          </m:rPr>
          <m:t>(</m:t>
        </m:r>
        <m:r>
          <m:t>1</m:t>
        </m:r>
        <m:r>
          <m:rPr>
            <m:sty m:val="p"/>
          </m:rPr>
          <m:t>,</m:t>
        </m:r>
        <m:r>
          <m:rPr>
            <m:sty m:val="p"/>
          </m:rPr>
          <m:t>−</m:t>
        </m:r>
        <m:r>
          <m:t>1</m:t>
        </m:r>
        <m:r>
          <m:rPr>
            <m:sty m:val="p"/>
          </m:rPr>
          <m:t>)</m:t>
        </m:r>
      </m:oMath>
      <w:del w:id="24796" w:author="PR Preview" w:date="2026-01-01T00:00:00Z">
        <w:r>
          <w:delText xml:space="preserve"> </w:delText>
        </w:r>
      </w:del>
      <w:del w:id="24797" w:author="PR Preview" w:date="2026-01-01T00:00:00Z">
        <w:r>
          <w:delText xml:space="preserve">to</w:delText>
        </w:r>
      </w:del>
      <w:del w:id="24798" w:author="PR Preview" w:date="2026-01-01T00:00:00Z">
        <w:r>
          <w:delText xml:space="preserve"> </w:delText>
        </w:r>
      </w:del>
      <m:oMath>
        <m:r>
          <m:rPr>
            <m:sty m:val="p"/>
          </m:rPr>
          <m:t>(</m:t>
        </m:r>
        <m:r>
          <m:t>0</m:t>
        </m:r>
        <m:r>
          <m:rPr>
            <m:sty m:val="p"/>
          </m:rPr>
          <m:t>,</m:t>
        </m:r>
        <m:r>
          <m:t>0</m:t>
        </m:r>
        <m:r>
          <m:rPr>
            <m:sty m:val="p"/>
          </m:rPr>
          <m:t>)</m:t>
        </m:r>
      </m:oMath>
      <w:del w:id="24799" w:author="PR Preview" w:date="2026-01-01T00:00:00Z">
        <w:r>
          <w:delText xml:space="preserve">: eigenvalues</w:delText>
        </w:r>
      </w:del>
      <w:del w:id="24800" w:author="PR Preview" w:date="2026-01-01T00:00:00Z">
        <w:r>
          <w:delText xml:space="preserve"> </w:delText>
        </w:r>
      </w:del>
      <m:oMath>
        <m:r>
          <m:t>1</m:t>
        </m:r>
      </m:oMath>
      <w:del w:id="24801" w:author="PR Preview" w:date="2026-01-01T00:00:00Z">
        <w:r>
          <w:delText xml:space="preserve"> </w:delText>
        </w:r>
      </w:del>
      <w:del w:id="24802" w:author="PR Preview" w:date="2026-01-01T00:00:00Z">
        <w:r>
          <w:delText xml:space="preserve">and</w:delText>
        </w:r>
      </w:del>
      <w:del w:id="24803" w:author="PR Preview" w:date="2026-01-01T00:00:00Z">
        <w:r>
          <w:delText xml:space="preserve"> </w:delText>
        </w:r>
      </w:del>
      <m:oMath>
        <m:r>
          <m:t>0</m:t>
        </m:r>
      </m:oMath>
      <w:del w:id="24804" w:author="PR Preview" w:date="2026-01-01T00:00:00Z">
        <w:r>
          <w:delText xml:space="preserve">.</w:delText>
        </w:r>
      </w:del>
    </w:p>
    <w:p>
      <w:pPr>
        <w:pStyle w:val="BodyText"/>
      </w:pPr>
      <w:ins w:id="24805"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ins>
    </w:p>
    <w:p>
      <w:pPr>
        <w:pStyle w:val="FirstParagraph"/>
      </w:pPr>
      <w:ins w:id="24806" w:author="PR Preview" w:date="2026-01-01T00:00:00Z">
        <w:r>
          <w:t xml:space="preserve">and</w:t>
        </w:r>
      </w:ins>
      <w:ins w:id="24807" w:author="PR Preview" w:date="2026-01-01T00:00:00Z">
        <w:r>
          <w:t xml:space="preserve"> </w:t>
        </w:r>
      </w:ins>
      <w:ins w:id="24808" w:author="PR Preview" w:date="2026-01-01T00:00:00Z">
        <w:r>
          <w:t xml:space="preserve">$\mathopen{}\left\lVert\mathord{\smash[b]{\underset{\raise.3ex\hbox{$\scriptstyle\sim$}}{v}}\vphantom{v}}\right\rVert\mathclose{} &gt; 0$</w:t>
        </w:r>
      </w:ins>
      <w:ins w:id="24809" w:author="PR Preview" w:date="2026-01-01T00:00:00Z">
        <w:r>
          <w:t xml:space="preserve"> </w:t>
        </w:r>
      </w:ins>
      <w:ins w:id="24810" w:author="PR Preview" w:date="2026-01-01T00:00:00Z">
        <w:r>
          <w:t xml:space="preserve">(</w:t>
        </w:r>
      </w:ins>
      <w:hyperlink w:anchor="thm-norm-properties">
        <w:ins w:id="24811" w:author="PR Preview" w:date="2026-01-01T00:00:00Z">
          <w:r>
            <w:rPr>
              <w:rStyle w:val="Hyperlink"/>
            </w:rPr>
            <w:t xml:space="preserve">Theorem 57</w:t>
          </w:r>
        </w:ins>
      </w:hyperlink>
      <w:ins w:id="24812" w:author="PR Preview" w:date="2026-01-01T00:00:00Z">
        <w:r>
          <w:t xml:space="preserve">, part 1),</w:t>
        </w:r>
      </w:ins>
      <w:ins w:id="24813" w:author="PR Preview" w:date="2026-01-01T00:00:00Z">
        <w:r>
          <w:t xml:space="preserve"> </w:t>
        </w:r>
      </w:ins>
      <w:ins w:id="24814" w:author="PR Preview" w:date="2026-01-01T00:00:00Z">
        <w:r>
          <w:t xml:space="preserve">so dividing by</w:t>
        </w:r>
      </w:ins>
      <w:ins w:id="24815" w:author="PR Preview" w:date="2026-01-01T00:00:00Z">
        <w:r>
          <w:t xml:space="preserve"> </w:t>
        </w:r>
      </w:ins>
      <w:ins w:id="24816" w:author="PR Preview" w:date="2026-01-01T00:00:00Z">
        <w:r>
          <w:t xml:space="preserve">$\mathopen{}\left\lVert\mathord{\smash[b]{\underset{\raise.3ex\hbox{$\scriptstyle\sim$}}{v}}\vphantom{v}}\right\rVert\mathclose{}$</w:t>
        </w:r>
      </w:ins>
      <w:ins w:id="24817" w:author="PR Preview" w:date="2026-01-01T00:00:00Z">
        <w:r>
          <w:t xml:space="preserve"> </w:t>
        </w:r>
      </w:ins>
      <w:ins w:id="24818" w:author="PR Preview" w:date="2026-01-01T00:00:00Z">
        <w:r>
          <w:t xml:space="preserve">gives</w:t>
        </w:r>
      </w:ins>
      <w:ins w:id="24819" w:author="PR Preview" w:date="2026-01-01T00:00:00Z">
        <w:r>
          <w:t xml:space="preserve"> </w:t>
        </w:r>
      </w:ins>
      <m:oMath>
        <m:r>
          <m:t>​</m:t>
        </m:r>
        <m:d>
          <m:dPr>
            <m:begChr m:val="|"/>
            <m:sepChr m:val=""/>
            <m:endChr m:val="|"/>
            <m:grow/>
          </m:dPr>
          <m:e>
            <m:r>
              <m:t>λ</m:t>
            </m:r>
          </m:e>
        </m:d>
        <m:r>
          <m:t>​</m:t>
        </m:r>
        <m:r>
          <m:rPr>
            <m:sty m:val="p"/>
          </m:rPr>
          <m:t>=</m:t>
        </m:r>
        <m:r>
          <m:t>1</m:t>
        </m:r>
      </m:oMath>
      <w:ins w:id="24820" w:author="PR Preview" w:date="2026-01-01T00:00:00Z">
        <w:r>
          <w:t xml:space="preserve">;</w:t>
        </w:r>
      </w:ins>
      <w:ins w:id="24821" w:author="PR Preview" w:date="2026-01-01T00:00:00Z">
        <w:r>
          <w:t xml:space="preserve"> </w:t>
        </w:r>
      </w:ins>
      <w:ins w:id="24822" w:author="PR Preview" w:date="2026-01-01T00:00:00Z">
        <w:r>
          <w:t xml:space="preserve">since</w:t>
        </w:r>
      </w:ins>
      <w:ins w:id="24823" w:author="PR Preview" w:date="2026-01-01T00:00:00Z">
        <w:r>
          <w:t xml:space="preserve"> </w:t>
        </w:r>
      </w:ins>
      <m:oMath>
        <m:r>
          <m:t>λ</m:t>
        </m:r>
      </m:oMath>
      <w:ins w:id="24824" w:author="PR Preview" w:date="2026-01-01T00:00:00Z">
        <w:r>
          <w:t xml:space="preserve"> </w:t>
        </w:r>
      </w:ins>
      <w:ins w:id="24825" w:author="PR Preview" w:date="2026-01-01T00:00:00Z">
        <w:r>
          <w:t xml:space="preserve">is real (</w:t>
        </w:r>
      </w:ins>
      <w:hyperlink w:anchor="def-eigenvalue">
        <w:ins w:id="24826" w:author="PR Preview" w:date="2026-01-01T00:00:00Z">
          <w:r>
            <w:rPr>
              <w:rStyle w:val="Hyperlink"/>
            </w:rPr>
            <w:t xml:space="preserve">Definition 95</w:t>
          </w:r>
        </w:ins>
      </w:hyperlink>
      <w:ins w:id="24827" w:author="PR Preview" w:date="2026-01-01T00:00:00Z">
        <w:r>
          <w:t xml:space="preserve">),</w:t>
        </w:r>
      </w:ins>
      <w:ins w:id="24828" w:author="PR Preview" w:date="2026-01-01T00:00:00Z">
        <w:r>
          <w:t xml:space="preserve"> </w:t>
        </w:r>
      </w:ins>
      <m:oMath>
        <m:r>
          <m:t>λ</m:t>
        </m:r>
        <m:r>
          <m:rPr>
            <m:sty m:val="p"/>
          </m:rPr>
          <m:t>=</m:t>
        </m:r>
        <m:r>
          <m:t>1</m:t>
        </m:r>
      </m:oMath>
      <w:ins w:id="24829" w:author="PR Preview" w:date="2026-01-01T00:00:00Z">
        <w:r>
          <w:t xml:space="preserve"> </w:t>
        </w:r>
      </w:ins>
      <w:ins w:id="24830" w:author="PR Preview" w:date="2026-01-01T00:00:00Z">
        <w:r>
          <w:t xml:space="preserve">or</w:t>
        </w:r>
      </w:ins>
      <w:ins w:id="24831" w:author="PR Preview" w:date="2026-01-01T00:00:00Z">
        <w:r>
          <w:t xml:space="preserve"> </w:t>
        </w:r>
      </w:ins>
      <m:oMath>
        <m:r>
          <m:t>λ</m:t>
        </m:r>
        <m:r>
          <m:rPr>
            <m:sty m:val="p"/>
          </m:rPr>
          <m:t>=</m:t>
        </m:r>
        <m:r>
          <m:rPr>
            <m:sty m:val="p"/>
          </m:rPr>
          <m:t>−</m:t>
        </m:r>
        <m:r>
          <m:t>1</m:t>
        </m:r>
      </m:oMath>
      <w:ins w:id="24832" w:author="PR Preview" w:date="2026-01-01T00:00:00Z">
        <w:r>
          <w:t xml:space="preserve">.</w:t>
        </w:r>
      </w:ins>
    </w:p>
    <w:bookmarkStart w:id="638" w:name="exm-eigen-idempotent-orthogonal"/>
    <w:p>
      <w:pPr>
        <w:pStyle w:val="BodyText"/>
      </w:pPr>
      <w:ins w:id="24833" w:author="PR Preview" w:date="2026-01-01T00:00:00Z">
        <w:r>
          <w:rPr>
            <w:b/>
            <w:bCs/>
          </w:rPr>
          <w:t xml:space="preserve">Example 202 (Projections and reflections)</w:t>
        </w:r>
      </w:ins>
      <w:ins w:id="24834" w:author="PR Preview" w:date="2026-01-01T00:00:00Z">
        <w:r>
          <w:t xml:space="preserve"> </w:t>
        </w:r>
      </w:ins>
      <w:ins w:id="24835" w:author="PR Preview" w:date="2026-01-01T00:00:00Z">
        <w:r>
          <w:t xml:space="preserve"> </w:t>
        </w:r>
      </w:ins>
    </w:p>
    <w:p>
      <w:pPr>
        <w:numPr>
          <w:ilvl w:val="0"/>
          <w:numId w:val="1102"/>
        </w:numPr>
      </w:pPr>
      <w:ins w:id="24836" w:author="PR Preview" w:date="2026-01-01T00:00:00Z">
        <w:r>
          <w:t xml:space="preserve">The idempotent matrix</w:t>
        </w:r>
      </w:ins>
      <w:ins w:id="2483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4838" w:author="PR Preview" w:date="2026-01-01T00:00:00Z">
        <w:r>
          <w:t xml:space="preserve"> </w:t>
        </w:r>
      </w:ins>
      <w:ins w:id="24839" w:author="PR Preview" w:date="2026-01-01T00:00:00Z">
        <w:r>
          <w:t xml:space="preserve">of</w:t>
        </w:r>
      </w:ins>
      <w:ins w:id="24840" w:author="PR Preview" w:date="2026-01-01T00:00:00Z">
        <w:r>
          <w:t xml:space="preserve"> </w:t>
        </w:r>
      </w:ins>
      <w:hyperlink w:anchor="exm-hat-matrix-projection">
        <w:ins w:id="24841" w:author="PR Preview" w:date="2026-01-01T00:00:00Z">
          <w:r>
            <w:rPr>
              <w:rStyle w:val="Hyperlink"/>
            </w:rPr>
            <w:t xml:space="preserve">Example 166</w:t>
          </w:r>
        </w:ins>
      </w:hyperlink>
      <w:ins w:id="24842" w:author="PR Preview" w:date="2026-01-01T00:00:00Z">
        <w:r>
          <w:t xml:space="preserve"> </w:t>
        </w:r>
      </w:ins>
      <w:ins w:id="24843" w:author="PR Preview" w:date="2026-01-01T00:00:00Z">
        <w:r>
          <w:t xml:space="preserve">sends</w:t>
        </w:r>
      </w:ins>
      <w:ins w:id="24844" w:author="PR Preview" w:date="2026-01-01T00:00:00Z">
        <w:r>
          <w:t xml:space="preserve"> </w:t>
        </w:r>
      </w:ins>
      <m:oMath>
        <m:r>
          <m:rPr>
            <m:sty m:val="p"/>
          </m:rPr>
          <m:t>(</m:t>
        </m:r>
        <m:r>
          <m:t>1</m:t>
        </m:r>
        <m:r>
          <m:rPr>
            <m:sty m:val="p"/>
          </m:rPr>
          <m:t>,</m:t>
        </m:r>
        <m:r>
          <m:t>1</m:t>
        </m:r>
        <m:r>
          <m:rPr>
            <m:sty m:val="p"/>
          </m:rPr>
          <m:t>)</m:t>
        </m:r>
      </m:oMath>
      <w:ins w:id="24845" w:author="PR Preview" w:date="2026-01-01T00:00:00Z">
        <w:r>
          <w:t xml:space="preserve"> </w:t>
        </w:r>
      </w:ins>
      <w:ins w:id="24846" w:author="PR Preview" w:date="2026-01-01T00:00:00Z">
        <w:r>
          <w:t xml:space="preserve">to</w:t>
        </w:r>
      </w:ins>
      <w:ins w:id="24847" w:author="PR Preview" w:date="2026-01-01T00:00:00Z">
        <w:r>
          <w:t xml:space="preserve"> </w:t>
        </w:r>
      </w:ins>
      <m:oMath>
        <m:r>
          <m:rPr>
            <m:sty m:val="p"/>
          </m:rPr>
          <m:t>(</m:t>
        </m:r>
        <m:r>
          <m:t>1</m:t>
        </m:r>
        <m:r>
          <m:rPr>
            <m:sty m:val="p"/>
          </m:rPr>
          <m:t>,</m:t>
        </m:r>
        <m:r>
          <m:t>1</m:t>
        </m:r>
        <m:r>
          <m:rPr>
            <m:sty m:val="p"/>
          </m:rPr>
          <m:t>)</m:t>
        </m:r>
      </m:oMath>
      <w:ins w:id="24848" w:author="PR Preview" w:date="2026-01-01T00:00:00Z">
        <w:r>
          <w:t xml:space="preserve"> </w:t>
        </w:r>
      </w:ins>
      <w:ins w:id="24849" w:author="PR Preview" w:date="2026-01-01T00:00:00Z">
        <w:r>
          <w:t xml:space="preserve">and</w:t>
        </w:r>
      </w:ins>
      <w:ins w:id="24850" w:author="PR Preview" w:date="2026-01-01T00:00:00Z">
        <w:r>
          <w:t xml:space="preserve"> </w:t>
        </w:r>
      </w:ins>
      <m:oMath>
        <m:r>
          <m:rPr>
            <m:sty m:val="p"/>
          </m:rPr>
          <m:t>(</m:t>
        </m:r>
        <m:r>
          <m:t>1</m:t>
        </m:r>
        <m:r>
          <m:rPr>
            <m:sty m:val="p"/>
          </m:rPr>
          <m:t>,</m:t>
        </m:r>
        <m:r>
          <m:rPr>
            <m:sty m:val="p"/>
          </m:rPr>
          <m:t>−</m:t>
        </m:r>
        <m:r>
          <m:t>1</m:t>
        </m:r>
        <m:r>
          <m:rPr>
            <m:sty m:val="p"/>
          </m:rPr>
          <m:t>)</m:t>
        </m:r>
      </m:oMath>
      <w:ins w:id="24851" w:author="PR Preview" w:date="2026-01-01T00:00:00Z">
        <w:r>
          <w:t xml:space="preserve"> </w:t>
        </w:r>
      </w:ins>
      <w:ins w:id="24852" w:author="PR Preview" w:date="2026-01-01T00:00:00Z">
        <w:r>
          <w:t xml:space="preserve">to</w:t>
        </w:r>
      </w:ins>
      <w:ins w:id="24853" w:author="PR Preview" w:date="2026-01-01T00:00:00Z">
        <w:r>
          <w:t xml:space="preserve"> </w:t>
        </w:r>
      </w:ins>
      <m:oMath>
        <m:r>
          <m:rPr>
            <m:sty m:val="p"/>
          </m:rPr>
          <m:t>(</m:t>
        </m:r>
        <m:r>
          <m:t>0</m:t>
        </m:r>
        <m:r>
          <m:rPr>
            <m:sty m:val="p"/>
          </m:rPr>
          <m:t>,</m:t>
        </m:r>
        <m:r>
          <m:t>0</m:t>
        </m:r>
        <m:r>
          <m:rPr>
            <m:sty m:val="p"/>
          </m:rPr>
          <m:t>)</m:t>
        </m:r>
      </m:oMath>
      <w:ins w:id="24854" w:author="PR Preview" w:date="2026-01-01T00:00:00Z">
        <w:r>
          <w:t xml:space="preserve">: eigenvalues</w:t>
        </w:r>
      </w:ins>
      <w:ins w:id="24855" w:author="PR Preview" w:date="2026-01-01T00:00:00Z">
        <w:r>
          <w:t xml:space="preserve"> </w:t>
        </w:r>
      </w:ins>
      <m:oMath>
        <m:r>
          <m:t>1</m:t>
        </m:r>
      </m:oMath>
      <w:ins w:id="24856" w:author="PR Preview" w:date="2026-01-01T00:00:00Z">
        <w:r>
          <w:t xml:space="preserve"> </w:t>
        </w:r>
      </w:ins>
      <w:ins w:id="24857" w:author="PR Preview" w:date="2026-01-01T00:00:00Z">
        <w:r>
          <w:t xml:space="preserve">and</w:t>
        </w:r>
      </w:ins>
      <w:ins w:id="24858" w:author="PR Preview" w:date="2026-01-01T00:00:00Z">
        <w:r>
          <w:t xml:space="preserve"> </w:t>
        </w:r>
      </w:ins>
      <m:oMath>
        <m:r>
          <m:t>0</m:t>
        </m:r>
      </m:oMath>
      <w:ins w:id="24859" w:author="PR Preview" w:date="2026-01-01T00:00:00Z">
        <w:r>
          <w:t xml:space="preserve">.</w:t>
        </w:r>
      </w:ins>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del w:id="24860" w:author="PR Preview" w:date="2026-01-01T00:00:00Z">
        <w:r>
          <w:delText xml:space="preserve">The rotation</w:delText>
        </w:r>
      </w:del>
      <w:del w:id="24861" w:author="PR Preview" w:date="2026-01-01T00:00:00Z">
        <w:r>
          <w:delText xml:space="preserve"> </w:delText>
        </w:r>
      </w:del>
      <m:oMath>
        <m:r>
          <m:rPr>
            <m:sty m:val="bi"/>
          </m:rPr>
          <m:t>Q</m:t>
        </m:r>
      </m:oMath>
      <w:del w:id="24862" w:author="PR Preview" w:date="2026-01-01T00:00:00Z">
        <w:r>
          <w:delText xml:space="preserve"> </w:delText>
        </w:r>
      </w:del>
      <w:del w:id="24863" w:author="PR Preview" w:date="2026-01-01T00:00:00Z">
        <w:r>
          <w:delText xml:space="preserve">of</w:delText>
        </w:r>
      </w:del>
      <w:del w:id="24864" w:author="PR Preview" w:date="2026-01-01T00:00:00Z">
        <w:r>
          <w:delText xml:space="preserve"> </w:delText>
        </w:r>
      </w:del>
      <w:hyperlink w:anchor="exm-orthogonal-matrix">
        <w:del w:id="24865" w:author="PR Preview" w:date="2026-01-01T00:00:00Z">
          <w:r>
            <w:rPr>
              <w:rStyle w:val="Hyperlink"/>
            </w:rPr>
            <w:delText xml:space="preserve">Example 138</w:delText>
          </w:r>
        </w:del>
      </w:hyperlink>
      <w:del w:id="24866" w:author="PR Preview" w:date="2026-01-01T00:00:00Z">
        <w:r>
          <w:delText xml:space="preserve"> </w:delText>
        </w:r>
      </w:del>
      <w:del w:id="24867" w:author="PR Preview" w:date="2026-01-01T00:00:00Z">
        <w:r>
          <w:delText xml:space="preserve">has no real eigenvalue.</w:delText>
        </w:r>
      </w:del>
      <w:del w:id="24868" w:author="PR Preview" w:date="2026-01-01T00:00:00Z">
        <w:r>
          <w:delText xml:space="preserve"> </w:delText>
        </w:r>
      </w:del>
      <w:del w:id="24869" w:author="PR Preview" w:date="2026-01-01T00:00:00Z">
        <w:r>
          <w:delText xml:space="preserve">By part 2 the only candidates are</w:delText>
        </w:r>
      </w:del>
      <w:del w:id="24870" w:author="PR Preview" w:date="2026-01-01T00:00:00Z">
        <w:r>
          <w:delText xml:space="preserve"> </w:delText>
        </w:r>
      </w:del>
      <m:oMath>
        <m:r>
          <m:rPr>
            <m:sty m:val="p"/>
          </m:rPr>
          <m:t>±</m:t>
        </m:r>
        <m:r>
          <m:t>1</m:t>
        </m:r>
      </m:oMath>
      <w:del w:id="24871" w:author="PR Preview" w:date="2026-01-01T00:00:00Z">
        <w:r>
          <w:delText xml:space="preserve">.</w:delText>
        </w:r>
      </w:del>
      <w:del w:id="24872" w:author="PR Preview" w:date="2026-01-01T00:00:00Z">
        <w:r>
          <w:delText xml:space="preserve"> </w:delText>
        </w:r>
      </w:del>
      <w:del w:id="24873" w:author="PR Preview" w:date="2026-01-01T00:00:00Z">
        <w:r>
          <w:delText xml:space="preserve">$\mathbf{Q} \mathord{\smash[b]{\underset{\raise.3ex\hbox{$\scriptstyle\sim$}}{v}}\vphantom{v}} = \mathord{\smash[b]{\underset{\raise.3ex\hbox{$\scriptstyle\sim$}}{v}}\vphantom{v}}$</w:delText>
        </w:r>
      </w:del>
      <w:del w:id="24874" w:author="PR Preview" w:date="2026-01-01T00:00:00Z">
        <w:r>
          <w:delText xml:space="preserve"> </w:delText>
        </w:r>
      </w:del>
      <w:del w:id="24875" w:author="PR Preview" w:date="2026-01-01T00:00:00Z">
        <w:r>
          <w:delText xml:space="preserve">reads</w:delText>
        </w:r>
      </w:del>
      <w:del w:id="24876"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24877" w:author="PR Preview" w:date="2026-01-01T00:00:00Z">
        <w:r>
          <w:delText xml:space="preserve"> </w:delText>
        </w:r>
      </w:del>
      <w:del w:id="24878" w:author="PR Preview" w:date="2026-01-01T00:00:00Z">
        <w:r>
          <w:delText xml:space="preserve">and</w:delText>
        </w:r>
      </w:del>
      <w:del w:id="24879"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24880" w:author="PR Preview" w:date="2026-01-01T00:00:00Z">
        <w:r>
          <w:delText xml:space="preserve">,</w:delText>
        </w:r>
      </w:del>
      <w:del w:id="24881" w:author="PR Preview" w:date="2026-01-01T00:00:00Z">
        <w:r>
          <w:delText xml:space="preserve"> </w:delText>
        </w:r>
      </w:del>
      <w:del w:id="24882" w:author="PR Preview" w:date="2026-01-01T00:00:00Z">
        <w:r>
          <w:delText xml:space="preserve">so</w:delText>
        </w:r>
      </w:del>
      <w:del w:id="24883"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24884" w:author="PR Preview" w:date="2026-01-01T00:00:00Z">
        <w:r>
          <w:delText xml:space="preserve"> </w:delText>
        </w:r>
      </w:del>
      <w:del w:id="24885" w:author="PR Preview" w:date="2026-01-01T00:00:00Z">
        <w:r>
          <w:delText xml:space="preserve">and</w:delText>
        </w:r>
      </w:del>
    </w:p>
    <w:p>
      <w:pPr>
        <w:numPr>
          <w:ilvl w:val="0"/>
          <w:numId w:val="1102"/>
        </w:numPr>
      </w:pPr>
      <w:ins w:id="24886" w:author="PR Preview" w:date="2026-01-01T00:00:00Z">
        <w:r>
          <w:t xml:space="preserve">The rotation</w:t>
        </w:r>
      </w:ins>
      <w:ins w:id="24887" w:author="PR Preview" w:date="2026-01-01T00:00:00Z">
        <w:r>
          <w:t xml:space="preserve"> </w:t>
        </w:r>
      </w:ins>
      <m:oMath>
        <m:r>
          <m:rPr>
            <m:sty m:val="bi"/>
          </m:rPr>
          <m:t>Q</m:t>
        </m:r>
      </m:oMath>
      <w:ins w:id="24888" w:author="PR Preview" w:date="2026-01-01T00:00:00Z">
        <w:r>
          <w:t xml:space="preserve"> </w:t>
        </w:r>
      </w:ins>
      <w:ins w:id="24889" w:author="PR Preview" w:date="2026-01-01T00:00:00Z">
        <w:r>
          <w:t xml:space="preserve">of</w:t>
        </w:r>
      </w:ins>
      <w:ins w:id="24890" w:author="PR Preview" w:date="2026-01-01T00:00:00Z">
        <w:r>
          <w:t xml:space="preserve"> </w:t>
        </w:r>
      </w:ins>
      <w:hyperlink w:anchor="exm-orthogonal-matrix">
        <w:ins w:id="24891" w:author="PR Preview" w:date="2026-01-01T00:00:00Z">
          <w:r>
            <w:rPr>
              <w:rStyle w:val="Hyperlink"/>
            </w:rPr>
            <w:t xml:space="preserve">Example 137</w:t>
          </w:r>
        </w:ins>
      </w:hyperlink>
      <w:ins w:id="24892" w:author="PR Preview" w:date="2026-01-01T00:00:00Z">
        <w:r>
          <w:t xml:space="preserve"> </w:t>
        </w:r>
      </w:ins>
      <w:ins w:id="24893" w:author="PR Preview" w:date="2026-01-01T00:00:00Z">
        <w:r>
          <w:t xml:space="preserve">has no real eigenvalue.</w:t>
        </w:r>
      </w:ins>
      <w:ins w:id="24894" w:author="PR Preview" w:date="2026-01-01T00:00:00Z">
        <w:r>
          <w:t xml:space="preserve"> </w:t>
        </w:r>
      </w:ins>
      <w:ins w:id="24895" w:author="PR Preview" w:date="2026-01-01T00:00:00Z">
        <w:r>
          <w:t xml:space="preserve">By part 2 the only candidates are</w:t>
        </w:r>
      </w:ins>
      <w:ins w:id="24896" w:author="PR Preview" w:date="2026-01-01T00:00:00Z">
        <w:r>
          <w:t xml:space="preserve"> </w:t>
        </w:r>
      </w:ins>
      <m:oMath>
        <m:r>
          <m:rPr>
            <m:sty m:val="p"/>
          </m:rPr>
          <m:t>±</m:t>
        </m:r>
        <m:r>
          <m:t>1</m:t>
        </m:r>
      </m:oMath>
      <w:ins w:id="24897" w:author="PR Preview" w:date="2026-01-01T00:00:00Z">
        <w:r>
          <w:t xml:space="preserve">.</w:t>
        </w:r>
      </w:ins>
      <w:ins w:id="24898" w:author="PR Preview" w:date="2026-01-01T00:00:00Z">
        <w:r>
          <w:t xml:space="preserve"> </w:t>
        </w:r>
      </w:ins>
      <w:ins w:id="24899" w:author="PR Preview" w:date="2026-01-01T00:00:00Z">
        <w:r>
          <w:t xml:space="preserve">$\mathbf{Q} \mathord{\smash[b]{\underset{\raise.3ex\hbox{$\scriptstyle\sim$}}{v}}\vphantom{v}} = \mathord{\smash[b]{\underset{\raise.3ex\hbox{$\scriptstyle\sim$}}{v}}\vphantom{v}}$</w:t>
        </w:r>
      </w:ins>
      <w:ins w:id="24900" w:author="PR Preview" w:date="2026-01-01T00:00:00Z">
        <w:r>
          <w:t xml:space="preserve"> </w:t>
        </w:r>
      </w:ins>
      <w:ins w:id="24901" w:author="PR Preview" w:date="2026-01-01T00:00:00Z">
        <w:r>
          <w:t xml:space="preserve">reads</w:t>
        </w:r>
      </w:ins>
      <w:ins w:id="24902"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24903" w:author="PR Preview" w:date="2026-01-01T00:00:00Z">
        <w:r>
          <w:t xml:space="preserve"> </w:t>
        </w:r>
      </w:ins>
      <w:ins w:id="24904" w:author="PR Preview" w:date="2026-01-01T00:00:00Z">
        <w:r>
          <w:t xml:space="preserve">and</w:t>
        </w:r>
      </w:ins>
      <w:ins w:id="24905"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24906" w:author="PR Preview" w:date="2026-01-01T00:00:00Z">
        <w:r>
          <w:t xml:space="preserve">,</w:t>
        </w:r>
      </w:ins>
      <w:ins w:id="24907" w:author="PR Preview" w:date="2026-01-01T00:00:00Z">
        <w:r>
          <w:t xml:space="preserve"> </w:t>
        </w:r>
      </w:ins>
      <w:ins w:id="24908" w:author="PR Preview" w:date="2026-01-01T00:00:00Z">
        <w:r>
          <w:t xml:space="preserve">so</w:t>
        </w:r>
      </w:ins>
      <w:ins w:id="24909" w:author="PR Preview" w:date="2026-01-01T00:00:00Z">
        <w:r>
          <w:t xml:space="preserve"> </w:t>
        </w:r>
      </w:ins>
      <m:oMath>
        <m:sSub>
          <m:e>
            <m:r>
              <m:t>v</m:t>
            </m:r>
          </m:e>
          <m:sub>
            <m:r>
              <m:t>1</m:t>
            </m:r>
          </m:sub>
        </m:sSub>
        <m:r>
          <m:rPr>
            <m:sty m:val="p"/>
          </m:rPr>
          <m:t>=</m:t>
        </m:r>
        <m:r>
          <m:rPr>
            <m:sty m:val="p"/>
          </m:rPr>
          <m:t>−</m:t>
        </m:r>
        <m:r>
          <m:t>2</m:t>
        </m:r>
        <m:sSub>
          <m:e>
            <m:r>
              <m:t>v</m:t>
            </m:r>
          </m:e>
          <m:sub>
            <m:r>
              <m:t>2</m:t>
            </m:r>
          </m:sub>
        </m:sSub>
      </m:oMath>
      <w:ins w:id="24910" w:author="PR Preview" w:date="2026-01-01T00:00:00Z">
        <w:r>
          <w:t xml:space="preserve"> </w:t>
        </w:r>
      </w:ins>
      <w:ins w:id="24911"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del w:id="24912" w:author="PR Preview" w:date="2026-01-01T00:00:00Z">
        <w:r>
          <w:rPr>
            <w:b/>
            <w:bCs/>
          </w:rPr>
          <w:delText xml:space="preserve">Definition 120 (Similar matrices)</w:delText>
        </w:r>
      </w:del>
      <w:del w:id="24913" w:author="PR Preview" w:date="2026-01-01T00:00:00Z">
        <w:r>
          <w:delText xml:space="preserve"> </w:delText>
        </w:r>
      </w:del>
      <w:del w:id="24914" w:author="PR Preview" w:date="2026-01-01T00:00:00Z">
        <w:r>
          <w:delText xml:space="preserve">Two</w:delText>
        </w:r>
      </w:del>
      <w:del w:id="24915" w:author="PR Preview" w:date="2026-01-01T00:00:00Z">
        <w:r>
          <w:delText xml:space="preserve"> </w:delText>
        </w:r>
      </w:del>
      <m:oMath>
        <m:r>
          <m:t>p</m:t>
        </m:r>
        <m:r>
          <m:rPr>
            <m:sty m:val="p"/>
          </m:rPr>
          <m:t>×</m:t>
        </m:r>
        <m:r>
          <m:t>p</m:t>
        </m:r>
      </m:oMath>
      <w:del w:id="24916" w:author="PR Preview" w:date="2026-01-01T00:00:00Z">
        <w:r>
          <w:delText xml:space="preserve"> </w:delText>
        </w:r>
      </w:del>
      <w:del w:id="24917" w:author="PR Preview" w:date="2026-01-01T00:00:00Z">
        <w:r>
          <w:delText xml:space="preserve">matrices</w:delText>
        </w:r>
      </w:del>
      <w:del w:id="24918" w:author="PR Preview" w:date="2026-01-01T00:00:00Z">
        <w:r>
          <w:delText xml:space="preserve"> </w:delText>
        </w:r>
      </w:del>
      <m:oMath>
        <m:r>
          <m:rPr>
            <m:sty m:val="bi"/>
          </m:rPr>
          <m:t>A</m:t>
        </m:r>
      </m:oMath>
      <w:del w:id="24919" w:author="PR Preview" w:date="2026-01-01T00:00:00Z">
        <w:r>
          <w:delText xml:space="preserve"> </w:delText>
        </w:r>
      </w:del>
      <w:del w:id="24920" w:author="PR Preview" w:date="2026-01-01T00:00:00Z">
        <w:r>
          <w:delText xml:space="preserve">and</w:delText>
        </w:r>
      </w:del>
      <w:del w:id="24921" w:author="PR Preview" w:date="2026-01-01T00:00:00Z">
        <w:r>
          <w:delText xml:space="preserve"> </w:delText>
        </w:r>
      </w:del>
      <m:oMath>
        <m:r>
          <m:rPr>
            <m:sty m:val="bi"/>
          </m:rPr>
          <m:t>B</m:t>
        </m:r>
      </m:oMath>
      <w:del w:id="24922" w:author="PR Preview" w:date="2026-01-01T00:00:00Z">
        <w:r>
          <w:delText xml:space="preserve"> </w:delText>
        </w:r>
      </w:del>
      <w:del w:id="24923" w:author="PR Preview" w:date="2026-01-01T00:00:00Z">
        <w:r>
          <w:delText xml:space="preserve">are</w:delText>
        </w:r>
      </w:del>
      <w:del w:id="24924" w:author="PR Preview" w:date="2026-01-01T00:00:00Z">
        <w:r>
          <w:delText xml:space="preserve"> </w:delText>
        </w:r>
      </w:del>
      <w:del w:id="24925" w:author="PR Preview" w:date="2026-01-01T00:00:00Z">
        <w:r>
          <w:rPr>
            <w:b/>
            <w:bCs/>
          </w:rPr>
          <w:delText xml:space="preserve">similar</w:delText>
        </w:r>
      </w:del>
      <w:del w:id="24926" w:author="PR Preview" w:date="2026-01-01T00:00:00Z">
        <w:r>
          <w:delText xml:space="preserve"> </w:delText>
        </w:r>
      </w:del>
      <w:del w:id="24927" w:author="PR Preview" w:date="2026-01-01T00:00:00Z">
        <w:r>
          <w:delText xml:space="preserve">[89]</w:delText>
        </w:r>
      </w:del>
      <w:del w:id="24928" w:author="PR Preview" w:date="2026-01-01T00:00:00Z">
        <w:r>
          <w:delText xml:space="preserve"> </w:delText>
        </w:r>
      </w:del>
      <w:del w:id="24929" w:author="PR Preview" w:date="2026-01-01T00:00:00Z">
        <w:r>
          <w:delText xml:space="preserve">if</w:delText>
        </w:r>
      </w:del>
      <w:del w:id="24930"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4931" w:author="PR Preview" w:date="2026-01-01T00:00:00Z">
        <w:r>
          <w:delText xml:space="preserve"> </w:delText>
        </w:r>
      </w:del>
      <w:del w:id="24932" w:author="PR Preview" w:date="2026-01-01T00:00:00Z">
        <w:r>
          <w:delText xml:space="preserve">for some invertible</w:delText>
        </w:r>
      </w:del>
      <w:del w:id="24933" w:author="PR Preview" w:date="2026-01-01T00:00:00Z">
        <w:r>
          <w:delText xml:space="preserve"> </w:delText>
        </w:r>
      </w:del>
      <m:oMath>
        <m:r>
          <m:t>p</m:t>
        </m:r>
        <m:r>
          <m:rPr>
            <m:sty m:val="p"/>
          </m:rPr>
          <m:t>×</m:t>
        </m:r>
        <m:r>
          <m:t>p</m:t>
        </m:r>
      </m:oMath>
      <w:del w:id="24934" w:author="PR Preview" w:date="2026-01-01T00:00:00Z">
        <w:r>
          <w:delText xml:space="preserve"> </w:delText>
        </w:r>
      </w:del>
      <w:del w:id="24935" w:author="PR Preview" w:date="2026-01-01T00:00:00Z">
        <w:r>
          <w:delText xml:space="preserve">matrix</w:delText>
        </w:r>
      </w:del>
      <w:del w:id="24936" w:author="PR Preview" w:date="2026-01-01T00:00:00Z">
        <w:r>
          <w:delText xml:space="preserve"> </w:delText>
        </w:r>
      </w:del>
      <m:oMath>
        <m:r>
          <m:rPr>
            <m:sty m:val="bi"/>
          </m:rPr>
          <m:t>P</m:t>
        </m:r>
      </m:oMath>
      <w:del w:id="24937" w:author="PR Preview" w:date="2026-01-01T00:00:00Z">
        <w:r>
          <w:delText xml:space="preserve"> </w:delText>
        </w:r>
      </w:del>
      <w:del w:id="24938" w:author="PR Preview" w:date="2026-01-01T00:00:00Z">
        <w:r>
          <w:delText xml:space="preserve">(</w:delText>
        </w:r>
      </w:del>
      <w:hyperlink w:anchor="def-invertible-matrix">
        <w:del w:id="24939" w:author="PR Preview" w:date="2026-01-01T00:00:00Z">
          <w:r>
            <w:rPr>
              <w:rStyle w:val="Hyperlink"/>
            </w:rPr>
            <w:delText xml:space="preserve">Definition 85</w:delText>
          </w:r>
        </w:del>
      </w:hyperlink>
      <w:del w:id="24940" w:author="PR Preview" w:date="2026-01-01T00:00:00Z">
        <w:r>
          <w:delText xml:space="preserve">).</w:delText>
        </w:r>
      </w:del>
    </w:p>
    <w:p>
      <w:pPr>
        <w:pStyle w:val="FirstParagraph"/>
      </w:pPr>
      <w:ins w:id="24941" w:author="PR Preview" w:date="2026-01-01T00:00:00Z">
        <w:r>
          <w:rPr>
            <w:b/>
            <w:bCs/>
          </w:rPr>
          <w:t xml:space="preserve">Definition 120 (Similar matrices)</w:t>
        </w:r>
      </w:ins>
      <w:ins w:id="24942" w:author="PR Preview" w:date="2026-01-01T00:00:00Z">
        <w:r>
          <w:t xml:space="preserve"> </w:t>
        </w:r>
      </w:ins>
      <w:ins w:id="24943" w:author="PR Preview" w:date="2026-01-01T00:00:00Z">
        <w:r>
          <w:t xml:space="preserve">Two</w:t>
        </w:r>
      </w:ins>
      <w:ins w:id="24944" w:author="PR Preview" w:date="2026-01-01T00:00:00Z">
        <w:r>
          <w:t xml:space="preserve"> </w:t>
        </w:r>
      </w:ins>
      <m:oMath>
        <m:r>
          <m:t>p</m:t>
        </m:r>
        <m:r>
          <m:rPr>
            <m:sty m:val="p"/>
          </m:rPr>
          <m:t>×</m:t>
        </m:r>
        <m:r>
          <m:t>p</m:t>
        </m:r>
      </m:oMath>
      <w:ins w:id="24945" w:author="PR Preview" w:date="2026-01-01T00:00:00Z">
        <w:r>
          <w:t xml:space="preserve"> </w:t>
        </w:r>
      </w:ins>
      <w:ins w:id="24946" w:author="PR Preview" w:date="2026-01-01T00:00:00Z">
        <w:r>
          <w:t xml:space="preserve">matrices</w:t>
        </w:r>
      </w:ins>
      <w:ins w:id="24947" w:author="PR Preview" w:date="2026-01-01T00:00:00Z">
        <w:r>
          <w:t xml:space="preserve"> </w:t>
        </w:r>
      </w:ins>
      <m:oMath>
        <m:r>
          <m:rPr>
            <m:sty m:val="bi"/>
          </m:rPr>
          <m:t>A</m:t>
        </m:r>
      </m:oMath>
      <w:ins w:id="24948" w:author="PR Preview" w:date="2026-01-01T00:00:00Z">
        <w:r>
          <w:t xml:space="preserve"> </w:t>
        </w:r>
      </w:ins>
      <w:ins w:id="24949" w:author="PR Preview" w:date="2026-01-01T00:00:00Z">
        <w:r>
          <w:t xml:space="preserve">and</w:t>
        </w:r>
      </w:ins>
      <w:ins w:id="24950" w:author="PR Preview" w:date="2026-01-01T00:00:00Z">
        <w:r>
          <w:t xml:space="preserve"> </w:t>
        </w:r>
      </w:ins>
      <m:oMath>
        <m:r>
          <m:rPr>
            <m:sty m:val="bi"/>
          </m:rPr>
          <m:t>B</m:t>
        </m:r>
      </m:oMath>
      <w:ins w:id="24951" w:author="PR Preview" w:date="2026-01-01T00:00:00Z">
        <w:r>
          <w:t xml:space="preserve"> </w:t>
        </w:r>
      </w:ins>
      <w:ins w:id="24952" w:author="PR Preview" w:date="2026-01-01T00:00:00Z">
        <w:r>
          <w:t xml:space="preserve">are</w:t>
        </w:r>
      </w:ins>
      <w:ins w:id="24953" w:author="PR Preview" w:date="2026-01-01T00:00:00Z">
        <w:r>
          <w:t xml:space="preserve"> </w:t>
        </w:r>
      </w:ins>
      <w:ins w:id="24954" w:author="PR Preview" w:date="2026-01-01T00:00:00Z">
        <w:r>
          <w:rPr>
            <w:b/>
            <w:bCs/>
          </w:rPr>
          <w:t xml:space="preserve">similar</w:t>
        </w:r>
      </w:ins>
      <w:ins w:id="24955" w:author="PR Preview" w:date="2026-01-01T00:00:00Z">
        <w:r>
          <w:t xml:space="preserve"> </w:t>
        </w:r>
      </w:ins>
      <w:ins w:id="24956" w:author="PR Preview" w:date="2026-01-01T00:00:00Z">
        <w:r>
          <w:t xml:space="preserve">[86]</w:t>
        </w:r>
      </w:ins>
      <w:ins w:id="24957" w:author="PR Preview" w:date="2026-01-01T00:00:00Z">
        <w:r>
          <w:t xml:space="preserve"> </w:t>
        </w:r>
      </w:ins>
      <w:ins w:id="24958" w:author="PR Preview" w:date="2026-01-01T00:00:00Z">
        <w:r>
          <w:t xml:space="preserve">if</w:t>
        </w:r>
      </w:ins>
      <w:ins w:id="24959"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4960" w:author="PR Preview" w:date="2026-01-01T00:00:00Z">
        <w:r>
          <w:t xml:space="preserve"> </w:t>
        </w:r>
      </w:ins>
      <w:ins w:id="24961" w:author="PR Preview" w:date="2026-01-01T00:00:00Z">
        <w:r>
          <w:t xml:space="preserve">for some invertible</w:t>
        </w:r>
      </w:ins>
      <w:ins w:id="24962" w:author="PR Preview" w:date="2026-01-01T00:00:00Z">
        <w:r>
          <w:t xml:space="preserve"> </w:t>
        </w:r>
      </w:ins>
      <m:oMath>
        <m:r>
          <m:t>p</m:t>
        </m:r>
        <m:r>
          <m:rPr>
            <m:sty m:val="p"/>
          </m:rPr>
          <m:t>×</m:t>
        </m:r>
        <m:r>
          <m:t>p</m:t>
        </m:r>
      </m:oMath>
      <w:ins w:id="24963" w:author="PR Preview" w:date="2026-01-01T00:00:00Z">
        <w:r>
          <w:t xml:space="preserve"> </w:t>
        </w:r>
      </w:ins>
      <w:ins w:id="24964" w:author="PR Preview" w:date="2026-01-01T00:00:00Z">
        <w:r>
          <w:t xml:space="preserve">matrix</w:t>
        </w:r>
      </w:ins>
      <w:ins w:id="24965" w:author="PR Preview" w:date="2026-01-01T00:00:00Z">
        <w:r>
          <w:t xml:space="preserve"> </w:t>
        </w:r>
      </w:ins>
      <m:oMath>
        <m:r>
          <m:rPr>
            <m:sty m:val="bi"/>
          </m:rPr>
          <m:t>P</m:t>
        </m:r>
      </m:oMath>
      <w:ins w:id="24966" w:author="PR Preview" w:date="2026-01-01T00:00:00Z">
        <w:r>
          <w:t xml:space="preserve"> </w:t>
        </w:r>
      </w:ins>
      <w:ins w:id="24967" w:author="PR Preview" w:date="2026-01-01T00:00:00Z">
        <w:r>
          <w:t xml:space="preserve">(</w:t>
        </w:r>
      </w:ins>
      <w:hyperlink w:anchor="def-invertible-matrix">
        <w:ins w:id="24968" w:author="PR Preview" w:date="2026-01-01T00:00:00Z">
          <w:r>
            <w:rPr>
              <w:rStyle w:val="Hyperlink"/>
            </w:rPr>
            <w:t xml:space="preserve">Definition 85</w:t>
          </w:r>
        </w:ins>
      </w:hyperlink>
      <w:ins w:id="24969" w:author="PR Preview" w:date="2026-01-01T00:00:00Z">
        <w:r>
          <w:t xml:space="preserve">).</w:t>
        </w:r>
      </w:ins>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del w:id="24970" w:author="PR Preview" w:date="2026-01-01T00:00:00Z">
        <w:r>
          <w:rPr>
            <w:b/>
            <w:bCs/>
          </w:rPr>
          <w:delText xml:space="preserve">Example 204 (A matrix similar to a diagonal one)</w:delText>
        </w:r>
      </w:del>
      <w:del w:id="24971" w:author="PR Preview" w:date="2026-01-01T00:00:00Z">
        <w:r>
          <w:delText xml:space="preserve"> </w:delText>
        </w:r>
      </w:del>
      <w:del w:id="24972" w:author="PR Preview" w:date="2026-01-01T00:00:00Z">
        <w:r>
          <w:delText xml:space="preserve">Let</w:delText>
        </w:r>
      </w:del>
      <w:del w:id="249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974" w:author="PR Preview" w:date="2026-01-01T00:00:00Z">
        <w:r>
          <w:delText xml:space="preserve"> </w:delText>
        </w:r>
      </w:del>
      <w:del w:id="24975" w:author="PR Preview" w:date="2026-01-01T00:00:00Z">
        <w:r>
          <w:delText xml:space="preserve">and</w:delText>
        </w:r>
      </w:del>
      <w:del w:id="2497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4977" w:author="PR Preview" w:date="2026-01-01T00:00:00Z">
        <w:r>
          <w:delText xml:space="preserve">.</w:delText>
        </w:r>
      </w:del>
      <w:del w:id="24978" w:author="PR Preview" w:date="2026-01-01T00:00:00Z">
        <w:r>
          <w:delText xml:space="preserve"> </w:delText>
        </w:r>
      </w:del>
      <w:del w:id="24979" w:author="PR Preview" w:date="2026-01-01T00:00:00Z">
        <w:r>
          <w:delText xml:space="preserve">Then</w:delText>
        </w:r>
      </w:del>
    </w:p>
    <w:p>
      <w:pPr>
        <w:pStyle w:val="BodyText"/>
      </w:pPr>
      <w:ins w:id="24980" w:author="PR Preview" w:date="2026-01-01T00:00:00Z">
        <w:r>
          <w:rPr>
            <w:b/>
            <w:bCs/>
          </w:rPr>
          <w:t xml:space="preserve">Example 203 (A matrix similar to a diagonal one)</w:t>
        </w:r>
      </w:ins>
      <w:ins w:id="24981" w:author="PR Preview" w:date="2026-01-01T00:00:00Z">
        <w:r>
          <w:t xml:space="preserve"> </w:t>
        </w:r>
      </w:ins>
      <w:ins w:id="24982" w:author="PR Preview" w:date="2026-01-01T00:00:00Z">
        <w:r>
          <w:t xml:space="preserve">Let</w:t>
        </w:r>
      </w:ins>
      <w:ins w:id="2498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984" w:author="PR Preview" w:date="2026-01-01T00:00:00Z">
        <w:r>
          <w:t xml:space="preserve"> </w:t>
        </w:r>
      </w:ins>
      <w:ins w:id="24985" w:author="PR Preview" w:date="2026-01-01T00:00:00Z">
        <w:r>
          <w:t xml:space="preserve">and</w:t>
        </w:r>
      </w:ins>
      <w:ins w:id="2498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4987" w:author="PR Preview" w:date="2026-01-01T00:00:00Z">
        <w:r>
          <w:t xml:space="preserve">.</w:t>
        </w:r>
      </w:ins>
      <w:ins w:id="24988" w:author="PR Preview" w:date="2026-01-01T00:00:00Z">
        <w:r>
          <w:t xml:space="preserve"> </w:t>
        </w:r>
      </w:ins>
      <w:ins w:id="24989"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24990" w:author="PR Preview" w:date="2026-01-01T00:00:00Z">
        <w:r>
          <w:delText xml:space="preserve">and likewise</w:delText>
        </w:r>
      </w:del>
      <w:del w:id="24991"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24992" w:author="PR Preview" w:date="2026-01-01T00:00:00Z">
        <w:r>
          <w:delText xml:space="preserve"> </w:delText>
        </w:r>
      </w:del>
      <w:del w:id="24993" w:author="PR Preview" w:date="2026-01-01T00:00:00Z">
        <w:r>
          <w:delText xml:space="preserve">(</w:delText>
        </w:r>
      </w:del>
      <w:hyperlink w:anchor="thm-scalar-matmul">
        <w:del w:id="24994" w:author="PR Preview" w:date="2026-01-01T00:00:00Z">
          <w:r>
            <w:rPr>
              <w:rStyle w:val="Hyperlink"/>
            </w:rPr>
            <w:delText xml:space="preserve">Theorem 96</w:delText>
          </w:r>
        </w:del>
      </w:hyperlink>
      <w:del w:id="24995" w:author="PR Preview" w:date="2026-01-01T00:00:00Z">
        <w:r>
          <w:delText xml:space="preserve">):</w:delText>
        </w:r>
      </w:del>
      <w:del w:id="24996"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24997" w:author="PR Preview" w:date="2026-01-01T00:00:00Z">
        <w:r>
          <w:delText xml:space="preserve"> </w:delText>
        </w:r>
      </w:del>
      <w:del w:id="24998" w:author="PR Preview" w:date="2026-01-01T00:00:00Z">
        <w:r>
          <w:delText xml:space="preserve">(5). Then</w:delText>
        </w:r>
      </w:del>
    </w:p>
    <w:p>
      <w:pPr>
        <w:pStyle w:val="FirstParagraph"/>
      </w:pPr>
      <w:ins w:id="24999" w:author="PR Preview" w:date="2026-01-01T00:00:00Z">
        <w:r>
          <w:t xml:space="preserve">and likewise</w:t>
        </w:r>
      </w:ins>
      <w:ins w:id="25000"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25001" w:author="PR Preview" w:date="2026-01-01T00:00:00Z">
        <w:r>
          <w:t xml:space="preserve"> </w:t>
        </w:r>
      </w:ins>
      <w:ins w:id="25002" w:author="PR Preview" w:date="2026-01-01T00:00:00Z">
        <w:r>
          <w:t xml:space="preserve">(</w:t>
        </w:r>
      </w:ins>
      <w:hyperlink w:anchor="thm-scalar-matmul">
        <w:ins w:id="25003" w:author="PR Preview" w:date="2026-01-01T00:00:00Z">
          <w:r>
            <w:rPr>
              <w:rStyle w:val="Hyperlink"/>
            </w:rPr>
            <w:t xml:space="preserve">Theorem 95</w:t>
          </w:r>
        </w:ins>
      </w:hyperlink>
      <w:ins w:id="25004" w:author="PR Preview" w:date="2026-01-01T00:00:00Z">
        <w:r>
          <w:t xml:space="preserve">):</w:t>
        </w:r>
      </w:ins>
      <w:ins w:id="25005"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25006" w:author="PR Preview" w:date="2026-01-01T00:00:00Z">
        <w:r>
          <w:t xml:space="preserve"> </w:t>
        </w:r>
      </w:ins>
      <w:ins w:id="25007"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del w:id="25008" w:author="PR Preview" w:date="2026-01-01T00:00:00Z">
        <w:r>
          <w:delText xml:space="preserve">for every invertible</w:delText>
        </w:r>
      </w:del>
      <w:del w:id="25009" w:author="PR Preview" w:date="2026-01-01T00:00:00Z">
        <w:r>
          <w:delText xml:space="preserve"> </w:delText>
        </w:r>
      </w:del>
      <m:oMath>
        <m:r>
          <m:rPr>
            <m:sty m:val="bi"/>
          </m:rPr>
          <m:t>P</m:t>
        </m:r>
      </m:oMath>
      <w:del w:id="25010" w:author="PR Preview" w:date="2026-01-01T00:00:00Z">
        <w:r>
          <w:delText xml:space="preserve"> </w:delText>
        </w:r>
      </w:del>
      <w:del w:id="25011" w:author="PR Preview" w:date="2026-01-01T00:00:00Z">
        <w:r>
          <w:delText xml:space="preserve">(</w:delText>
        </w:r>
      </w:del>
      <w:hyperlink w:anchor="thm-identity">
        <w:del w:id="25012" w:author="PR Preview" w:date="2026-01-01T00:00:00Z">
          <w:r>
            <w:rPr>
              <w:rStyle w:val="Hyperlink"/>
            </w:rPr>
            <w:delText xml:space="preserve">Theorem 11</w:delText>
          </w:r>
        </w:del>
      </w:hyperlink>
      <w:del w:id="25013" w:author="PR Preview" w:date="2026-01-01T00:00:00Z">
        <w:r>
          <w:delText xml:space="preserve">, 5).</w:delText>
        </w:r>
      </w:del>
    </w:p>
    <w:p>
      <w:pPr>
        <w:pStyle w:val="BodyText"/>
      </w:pPr>
      <w:del w:id="25014" w:author="PR Preview" w:date="2026-01-01T00:00:00Z">
        <w:r>
          <w:rPr>
            <w:b/>
            <w:bCs/>
          </w:rPr>
          <w:delText xml:space="preserve">Theorem 115 (Similar matrices have the same eigenvalues)</w:delText>
        </w:r>
      </w:del>
      <w:del w:id="25015" w:author="PR Preview" w:date="2026-01-01T00:00:00Z">
        <w:r>
          <w:delText xml:space="preserve"> </w:delText>
        </w:r>
      </w:del>
      <w:del w:id="25016" w:author="PR Preview" w:date="2026-01-01T00:00:00Z">
        <w:r>
          <w:delText xml:space="preserve">If</w:delText>
        </w:r>
      </w:del>
      <w:del w:id="25017"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5018" w:author="PR Preview" w:date="2026-01-01T00:00:00Z">
        <w:r>
          <w:delText xml:space="preserve"> </w:delText>
        </w:r>
      </w:del>
      <w:del w:id="25019" w:author="PR Preview" w:date="2026-01-01T00:00:00Z">
        <w:r>
          <w:delText xml:space="preserve">(</w:delText>
        </w:r>
      </w:del>
      <w:hyperlink w:anchor="def-similar">
        <w:del w:id="25020" w:author="PR Preview" w:date="2026-01-01T00:00:00Z">
          <w:r>
            <w:rPr>
              <w:rStyle w:val="Hyperlink"/>
            </w:rPr>
            <w:delText xml:space="preserve">Definition 120</w:delText>
          </w:r>
        </w:del>
      </w:hyperlink>
      <w:del w:id="25021" w:author="PR Preview" w:date="2026-01-01T00:00:00Z">
        <w:r>
          <w:delText xml:space="preserve">),</w:delText>
        </w:r>
      </w:del>
      <w:del w:id="25022" w:author="PR Preview" w:date="2026-01-01T00:00:00Z">
        <w:r>
          <w:delText xml:space="preserve"> </w:delText>
        </w:r>
      </w:del>
      <w:del w:id="25023" w:author="PR Preview" w:date="2026-01-01T00:00:00Z">
        <w:r>
          <w:delText xml:space="preserve">then</w:delText>
        </w:r>
      </w:del>
      <w:del w:id="25024" w:author="PR Preview" w:date="2026-01-01T00:00:00Z">
        <w:r>
          <w:delText xml:space="preserve"> </w:delText>
        </w:r>
      </w:del>
      <w:del w:id="25025" w:author="PR Preview" w:date="2026-01-01T00:00:00Z">
        <w:r>
          <w:delText xml:space="preserve">$\mathord{\smash[b]{\underset{\raise.3ex\hbox{$\scriptstyle\sim$}}{v}}\vphantom{v}}$</w:delText>
        </w:r>
      </w:del>
      <w:del w:id="25026" w:author="PR Preview" w:date="2026-01-01T00:00:00Z">
        <w:r>
          <w:delText xml:space="preserve"> </w:delText>
        </w:r>
      </w:del>
      <w:del w:id="25027" w:author="PR Preview" w:date="2026-01-01T00:00:00Z">
        <w:r>
          <w:delText xml:space="preserve">is an eigenvector of</w:delText>
        </w:r>
      </w:del>
      <w:del w:id="25028" w:author="PR Preview" w:date="2026-01-01T00:00:00Z">
        <w:r>
          <w:delText xml:space="preserve"> </w:delText>
        </w:r>
      </w:del>
      <m:oMath>
        <m:r>
          <m:rPr>
            <m:sty m:val="bi"/>
          </m:rPr>
          <m:t>A</m:t>
        </m:r>
      </m:oMath>
      <w:del w:id="25029" w:author="PR Preview" w:date="2026-01-01T00:00:00Z">
        <w:r>
          <w:delText xml:space="preserve"> </w:delText>
        </w:r>
      </w:del>
      <w:del w:id="25030" w:author="PR Preview" w:date="2026-01-01T00:00:00Z">
        <w:r>
          <w:delText xml:space="preserve">for</w:delText>
        </w:r>
      </w:del>
      <w:del w:id="25031" w:author="PR Preview" w:date="2026-01-01T00:00:00Z">
        <w:r>
          <w:delText xml:space="preserve"> </w:delText>
        </w:r>
      </w:del>
      <m:oMath>
        <m:r>
          <m:t>λ</m:t>
        </m:r>
      </m:oMath>
      <w:del w:id="25032" w:author="PR Preview" w:date="2026-01-01T00:00:00Z">
        <w:r>
          <w:delText xml:space="preserve"> </w:delText>
        </w:r>
      </w:del>
      <w:del w:id="25033" w:author="PR Preview" w:date="2026-01-01T00:00:00Z">
        <w:r>
          <w:delText xml:space="preserve">exactly when</w:delText>
        </w:r>
      </w:del>
      <w:del w:id="25034" w:author="PR Preview" w:date="2026-01-01T00:00:00Z">
        <w:r>
          <w:delText xml:space="preserve"> </w:delText>
        </w:r>
      </w:del>
      <w:del w:id="25035" w:author="PR Preview" w:date="2026-01-01T00:00:00Z">
        <w:r>
          <w:delText xml:space="preserve">$\mathbf{P}^{-1} \mathord{\smash[b]{\underset{\raise.3ex\hbox{$\scriptstyle\sim$}}{v}}\vphantom{v}}$</w:delText>
        </w:r>
      </w:del>
      <w:del w:id="25036" w:author="PR Preview" w:date="2026-01-01T00:00:00Z">
        <w:r>
          <w:delText xml:space="preserve"> </w:delText>
        </w:r>
      </w:del>
      <w:del w:id="25037" w:author="PR Preview" w:date="2026-01-01T00:00:00Z">
        <w:r>
          <w:delText xml:space="preserve">is an eigenvector of</w:delText>
        </w:r>
      </w:del>
      <w:del w:id="25038" w:author="PR Preview" w:date="2026-01-01T00:00:00Z">
        <w:r>
          <w:delText xml:space="preserve"> </w:delText>
        </w:r>
      </w:del>
      <m:oMath>
        <m:r>
          <m:rPr>
            <m:sty m:val="bi"/>
          </m:rPr>
          <m:t>B</m:t>
        </m:r>
      </m:oMath>
      <w:del w:id="25039" w:author="PR Preview" w:date="2026-01-01T00:00:00Z">
        <w:r>
          <w:delText xml:space="preserve"> </w:delText>
        </w:r>
      </w:del>
      <w:del w:id="25040" w:author="PR Preview" w:date="2026-01-01T00:00:00Z">
        <w:r>
          <w:delText xml:space="preserve">for</w:delText>
        </w:r>
      </w:del>
      <w:del w:id="25041" w:author="PR Preview" w:date="2026-01-01T00:00:00Z">
        <w:r>
          <w:delText xml:space="preserve"> </w:delText>
        </w:r>
      </w:del>
      <m:oMath>
        <m:r>
          <m:t>λ</m:t>
        </m:r>
      </m:oMath>
      <w:del w:id="25042" w:author="PR Preview" w:date="2026-01-01T00:00:00Z">
        <w:r>
          <w:delText xml:space="preserve">.</w:delText>
        </w:r>
      </w:del>
      <w:del w:id="25043" w:author="PR Preview" w:date="2026-01-01T00:00:00Z">
        <w:r>
          <w:delText xml:space="preserve"> </w:delText>
        </w:r>
      </w:del>
      <w:del w:id="25044" w:author="PR Preview" w:date="2026-01-01T00:00:00Z">
        <w:r>
          <w:delText xml:space="preserve">So</w:delText>
        </w:r>
      </w:del>
      <w:del w:id="25045" w:author="PR Preview" w:date="2026-01-01T00:00:00Z">
        <w:r>
          <w:delText xml:space="preserve"> </w:delText>
        </w:r>
      </w:del>
      <m:oMath>
        <m:r>
          <m:rPr>
            <m:sty m:val="bi"/>
          </m:rPr>
          <m:t>A</m:t>
        </m:r>
      </m:oMath>
      <w:del w:id="25046" w:author="PR Preview" w:date="2026-01-01T00:00:00Z">
        <w:r>
          <w:delText xml:space="preserve"> </w:delText>
        </w:r>
      </w:del>
      <w:del w:id="25047" w:author="PR Preview" w:date="2026-01-01T00:00:00Z">
        <w:r>
          <w:delText xml:space="preserve">and</w:delText>
        </w:r>
      </w:del>
      <w:del w:id="25048" w:author="PR Preview" w:date="2026-01-01T00:00:00Z">
        <w:r>
          <w:delText xml:space="preserve"> </w:delText>
        </w:r>
      </w:del>
      <m:oMath>
        <m:r>
          <m:rPr>
            <m:sty m:val="bi"/>
          </m:rPr>
          <m:t>B</m:t>
        </m:r>
      </m:oMath>
      <w:del w:id="25049" w:author="PR Preview" w:date="2026-01-01T00:00:00Z">
        <w:r>
          <w:delText xml:space="preserve"> </w:delText>
        </w:r>
      </w:del>
      <w:del w:id="25050" w:author="PR Preview" w:date="2026-01-01T00:00:00Z">
        <w:r>
          <w:delText xml:space="preserve">have the same eigenvalues.</w:delText>
        </w:r>
      </w:del>
    </w:p>
    <w:p>
      <w:pPr>
        <w:pStyle w:val="FirstParagraph"/>
      </w:pPr>
      <w:ins w:id="25051" w:author="PR Preview" w:date="2026-01-01T00:00:00Z">
        <w:r>
          <w:t xml:space="preserve">for every invertible</w:t>
        </w:r>
      </w:ins>
      <w:ins w:id="25052" w:author="PR Preview" w:date="2026-01-01T00:00:00Z">
        <w:r>
          <w:t xml:space="preserve"> </w:t>
        </w:r>
      </w:ins>
      <m:oMath>
        <m:r>
          <m:rPr>
            <m:sty m:val="bi"/>
          </m:rPr>
          <m:t>P</m:t>
        </m:r>
      </m:oMath>
      <w:ins w:id="25053" w:author="PR Preview" w:date="2026-01-01T00:00:00Z">
        <w:r>
          <w:t xml:space="preserve"> </w:t>
        </w:r>
      </w:ins>
      <w:ins w:id="25054" w:author="PR Preview" w:date="2026-01-01T00:00:00Z">
        <w:r>
          <w:t xml:space="preserve">(</w:t>
        </w:r>
      </w:ins>
      <w:hyperlink w:anchor="thm-identity">
        <w:ins w:id="25055" w:author="PR Preview" w:date="2026-01-01T00:00:00Z">
          <w:r>
            <w:rPr>
              <w:rStyle w:val="Hyperlink"/>
            </w:rPr>
            <w:t xml:space="preserve">Theorem 10</w:t>
          </w:r>
        </w:ins>
      </w:hyperlink>
      <w:ins w:id="25056" w:author="PR Preview" w:date="2026-01-01T00:00:00Z">
        <w:r>
          <w:t xml:space="preserve">, 5).</w:t>
        </w:r>
      </w:ins>
    </w:p>
    <w:bookmarkEnd w:id="641"/>
    <w:bookmarkStart w:id="642" w:name="thm-similar-eigenvalues"/>
    <w:p>
      <w:pPr>
        <w:pStyle w:val="BodyText"/>
      </w:pPr>
      <w:ins w:id="25057" w:author="PR Preview" w:date="2026-01-01T00:00:00Z">
        <w:r>
          <w:rPr>
            <w:b/>
            <w:bCs/>
          </w:rPr>
          <w:t xml:space="preserve">Theorem 114 (Similar matrices have the same eigenvalues)</w:t>
        </w:r>
      </w:ins>
      <w:ins w:id="25058" w:author="PR Preview" w:date="2026-01-01T00:00:00Z">
        <w:r>
          <w:t xml:space="preserve"> </w:t>
        </w:r>
      </w:ins>
      <w:ins w:id="25059" w:author="PR Preview" w:date="2026-01-01T00:00:00Z">
        <w:r>
          <w:t xml:space="preserve">If</w:t>
        </w:r>
      </w:ins>
      <w:ins w:id="2506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5061" w:author="PR Preview" w:date="2026-01-01T00:00:00Z">
        <w:r>
          <w:t xml:space="preserve"> </w:t>
        </w:r>
      </w:ins>
      <w:ins w:id="25062" w:author="PR Preview" w:date="2026-01-01T00:00:00Z">
        <w:r>
          <w:t xml:space="preserve">(</w:t>
        </w:r>
      </w:ins>
      <w:hyperlink w:anchor="def-similar">
        <w:ins w:id="25063" w:author="PR Preview" w:date="2026-01-01T00:00:00Z">
          <w:r>
            <w:rPr>
              <w:rStyle w:val="Hyperlink"/>
            </w:rPr>
            <w:t xml:space="preserve">Definition 120</w:t>
          </w:r>
        </w:ins>
      </w:hyperlink>
      <w:ins w:id="25064" w:author="PR Preview" w:date="2026-01-01T00:00:00Z">
        <w:r>
          <w:t xml:space="preserve">),</w:t>
        </w:r>
      </w:ins>
      <w:ins w:id="25065" w:author="PR Preview" w:date="2026-01-01T00:00:00Z">
        <w:r>
          <w:t xml:space="preserve"> </w:t>
        </w:r>
      </w:ins>
      <w:ins w:id="25066" w:author="PR Preview" w:date="2026-01-01T00:00:00Z">
        <w:r>
          <w:t xml:space="preserve">then</w:t>
        </w:r>
      </w:ins>
      <w:ins w:id="25067" w:author="PR Preview" w:date="2026-01-01T00:00:00Z">
        <w:r>
          <w:t xml:space="preserve"> </w:t>
        </w:r>
      </w:ins>
      <w:ins w:id="25068" w:author="PR Preview" w:date="2026-01-01T00:00:00Z">
        <w:r>
          <w:t xml:space="preserve">$\mathord{\smash[b]{\underset{\raise.3ex\hbox{$\scriptstyle\sim$}}{v}}\vphantom{v}}$</w:t>
        </w:r>
      </w:ins>
      <w:ins w:id="25069" w:author="PR Preview" w:date="2026-01-01T00:00:00Z">
        <w:r>
          <w:t xml:space="preserve"> </w:t>
        </w:r>
      </w:ins>
      <w:ins w:id="25070" w:author="PR Preview" w:date="2026-01-01T00:00:00Z">
        <w:r>
          <w:t xml:space="preserve">is an eigenvector of</w:t>
        </w:r>
      </w:ins>
      <w:ins w:id="25071" w:author="PR Preview" w:date="2026-01-01T00:00:00Z">
        <w:r>
          <w:t xml:space="preserve"> </w:t>
        </w:r>
      </w:ins>
      <m:oMath>
        <m:r>
          <m:rPr>
            <m:sty m:val="bi"/>
          </m:rPr>
          <m:t>A</m:t>
        </m:r>
      </m:oMath>
      <w:ins w:id="25072" w:author="PR Preview" w:date="2026-01-01T00:00:00Z">
        <w:r>
          <w:t xml:space="preserve"> </w:t>
        </w:r>
      </w:ins>
      <w:ins w:id="25073" w:author="PR Preview" w:date="2026-01-01T00:00:00Z">
        <w:r>
          <w:t xml:space="preserve">for</w:t>
        </w:r>
      </w:ins>
      <w:ins w:id="25074" w:author="PR Preview" w:date="2026-01-01T00:00:00Z">
        <w:r>
          <w:t xml:space="preserve"> </w:t>
        </w:r>
      </w:ins>
      <m:oMath>
        <m:r>
          <m:t>λ</m:t>
        </m:r>
      </m:oMath>
      <w:ins w:id="25075" w:author="PR Preview" w:date="2026-01-01T00:00:00Z">
        <w:r>
          <w:t xml:space="preserve"> </w:t>
        </w:r>
      </w:ins>
      <w:ins w:id="25076" w:author="PR Preview" w:date="2026-01-01T00:00:00Z">
        <w:r>
          <w:t xml:space="preserve">exactly when</w:t>
        </w:r>
      </w:ins>
      <w:ins w:id="25077" w:author="PR Preview" w:date="2026-01-01T00:00:00Z">
        <w:r>
          <w:t xml:space="preserve"> </w:t>
        </w:r>
      </w:ins>
      <w:ins w:id="25078" w:author="PR Preview" w:date="2026-01-01T00:00:00Z">
        <w:r>
          <w:t xml:space="preserve">$\mathbf{P}^{-1} \mathord{\smash[b]{\underset{\raise.3ex\hbox{$\scriptstyle\sim$}}{v}}\vphantom{v}}$</w:t>
        </w:r>
      </w:ins>
      <w:ins w:id="25079" w:author="PR Preview" w:date="2026-01-01T00:00:00Z">
        <w:r>
          <w:t xml:space="preserve"> </w:t>
        </w:r>
      </w:ins>
      <w:ins w:id="25080" w:author="PR Preview" w:date="2026-01-01T00:00:00Z">
        <w:r>
          <w:t xml:space="preserve">is an eigenvector of</w:t>
        </w:r>
      </w:ins>
      <w:ins w:id="25081" w:author="PR Preview" w:date="2026-01-01T00:00:00Z">
        <w:r>
          <w:t xml:space="preserve"> </w:t>
        </w:r>
      </w:ins>
      <m:oMath>
        <m:r>
          <m:rPr>
            <m:sty m:val="bi"/>
          </m:rPr>
          <m:t>B</m:t>
        </m:r>
      </m:oMath>
      <w:ins w:id="25082" w:author="PR Preview" w:date="2026-01-01T00:00:00Z">
        <w:r>
          <w:t xml:space="preserve"> </w:t>
        </w:r>
      </w:ins>
      <w:ins w:id="25083" w:author="PR Preview" w:date="2026-01-01T00:00:00Z">
        <w:r>
          <w:t xml:space="preserve">for</w:t>
        </w:r>
      </w:ins>
      <w:ins w:id="25084" w:author="PR Preview" w:date="2026-01-01T00:00:00Z">
        <w:r>
          <w:t xml:space="preserve"> </w:t>
        </w:r>
      </w:ins>
      <m:oMath>
        <m:r>
          <m:t>λ</m:t>
        </m:r>
      </m:oMath>
      <w:ins w:id="25085" w:author="PR Preview" w:date="2026-01-01T00:00:00Z">
        <w:r>
          <w:t xml:space="preserve">.</w:t>
        </w:r>
      </w:ins>
      <w:ins w:id="25086" w:author="PR Preview" w:date="2026-01-01T00:00:00Z">
        <w:r>
          <w:t xml:space="preserve"> </w:t>
        </w:r>
      </w:ins>
      <w:ins w:id="25087" w:author="PR Preview" w:date="2026-01-01T00:00:00Z">
        <w:r>
          <w:t xml:space="preserve">So</w:t>
        </w:r>
      </w:ins>
      <w:ins w:id="25088" w:author="PR Preview" w:date="2026-01-01T00:00:00Z">
        <w:r>
          <w:t xml:space="preserve"> </w:t>
        </w:r>
      </w:ins>
      <m:oMath>
        <m:r>
          <m:rPr>
            <m:sty m:val="bi"/>
          </m:rPr>
          <m:t>A</m:t>
        </m:r>
      </m:oMath>
      <w:ins w:id="25089" w:author="PR Preview" w:date="2026-01-01T00:00:00Z">
        <w:r>
          <w:t xml:space="preserve"> </w:t>
        </w:r>
      </w:ins>
      <w:ins w:id="25090" w:author="PR Preview" w:date="2026-01-01T00:00:00Z">
        <w:r>
          <w:t xml:space="preserve">and</w:t>
        </w:r>
      </w:ins>
      <w:ins w:id="25091" w:author="PR Preview" w:date="2026-01-01T00:00:00Z">
        <w:r>
          <w:t xml:space="preserve"> </w:t>
        </w:r>
      </w:ins>
      <m:oMath>
        <m:r>
          <m:rPr>
            <m:sty m:val="bi"/>
          </m:rPr>
          <m:t>B</m:t>
        </m:r>
      </m:oMath>
      <w:ins w:id="25092" w:author="PR Preview" w:date="2026-01-01T00:00:00Z">
        <w:r>
          <w:t xml:space="preserve"> </w:t>
        </w:r>
      </w:ins>
      <w:ins w:id="25093" w:author="PR Preview" w:date="2026-01-01T00:00:00Z">
        <w:r>
          <w:t xml:space="preserve">have the same eigenvalues.</w:t>
        </w:r>
      </w:ins>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del w:id="25094" w:author="PR Preview" w:date="2026-01-01T00:00:00Z">
        <w:r>
          <w:delTex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delText>
        </w:r>
      </w:del>
    </w:p>
    <w:p>
      <w:pPr>
        <w:pStyle w:val="BodyText"/>
      </w:pPr>
      <w:ins w:id="25095"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ins>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del w:id="25096" w:author="PR Preview" w:date="2026-01-01T00:00:00Z">
        <w:r>
          <w:delText xml:space="preserve">(</w:delText>
        </w:r>
      </w:del>
      <w:hyperlink w:anchor="thm-identity">
        <w:del w:id="25097" w:author="PR Preview" w:date="2026-01-01T00:00:00Z">
          <w:r>
            <w:rPr>
              <w:rStyle w:val="Hyperlink"/>
            </w:rPr>
            <w:delText xml:space="preserve">Theorem 11</w:delText>
          </w:r>
        </w:del>
      </w:hyperlink>
      <w:del w:id="25098" w:author="PR Preview" w:date="2026-01-01T00:00:00Z">
        <w:r>
          <w:delText xml:space="preserve">, 5,</w:delText>
        </w:r>
      </w:del>
      <w:del w:id="25099" w:author="PR Preview" w:date="2026-01-01T00:00:00Z">
        <w:r>
          <w:delText xml:space="preserve"> </w:delText>
        </w:r>
      </w:del>
      <w:hyperlink w:anchor="thm-matmul-assoc">
        <w:del w:id="25100" w:author="PR Preview" w:date="2026-01-01T00:00:00Z">
          <w:r>
            <w:rPr>
              <w:rStyle w:val="Hyperlink"/>
            </w:rPr>
            <w:delText xml:space="preserve">Theorem 8</w:delText>
          </w:r>
        </w:del>
      </w:hyperlink>
      <w:del w:id="25101" w:author="PR Preview" w:date="2026-01-01T00:00:00Z">
        <w:r>
          <w:delText xml:space="preserve">,</w:delText>
        </w:r>
      </w:del>
      <w:del w:id="25102" w:author="PR Preview" w:date="2026-01-01T00:00:00Z">
        <w:r>
          <w:delText xml:space="preserve"> </w:delText>
        </w:r>
      </w:del>
      <w:hyperlink w:anchor="def-matvec-mult">
        <w:del w:id="25103" w:author="PR Preview" w:date="2026-01-01T00:00:00Z">
          <w:r>
            <w:rPr>
              <w:rStyle w:val="Hyperlink"/>
            </w:rPr>
            <w:delText xml:space="preserve">Definition 32</w:delText>
          </w:r>
        </w:del>
      </w:hyperlink>
      <w:del w:id="25104" w:author="PR Preview" w:date="2026-01-01T00:00:00Z">
        <w:r>
          <w:delText xml:space="preserve">),</w:delText>
        </w:r>
      </w:del>
      <w:del w:id="25105" w:author="PR Preview" w:date="2026-01-01T00:00:00Z">
        <w:r>
          <w:delText xml:space="preserve"> </w:delText>
        </w:r>
      </w:del>
      <w:del w:id="25106" w:author="PR Preview" w:date="2026-01-01T00:00:00Z">
        <w:r>
          <w:delText xml:space="preserve">which is false.</w:delText>
        </w:r>
      </w:del>
    </w:p>
    <w:p>
      <w:pPr>
        <w:pStyle w:val="FirstParagraph"/>
      </w:pPr>
      <w:ins w:id="25107" w:author="PR Preview" w:date="2026-01-01T00:00:00Z">
        <w:r>
          <w:t xml:space="preserve">(</w:t>
        </w:r>
      </w:ins>
      <w:hyperlink w:anchor="thm-identity">
        <w:ins w:id="25108" w:author="PR Preview" w:date="2026-01-01T00:00:00Z">
          <w:r>
            <w:rPr>
              <w:rStyle w:val="Hyperlink"/>
            </w:rPr>
            <w:t xml:space="preserve">Theorem 10</w:t>
          </w:r>
        </w:ins>
      </w:hyperlink>
      <w:ins w:id="25109" w:author="PR Preview" w:date="2026-01-01T00:00:00Z">
        <w:r>
          <w:t xml:space="preserve">, 5,</w:t>
        </w:r>
      </w:ins>
      <w:ins w:id="25110" w:author="PR Preview" w:date="2026-01-01T00:00:00Z">
        <w:r>
          <w:t xml:space="preserve"> </w:t>
        </w:r>
      </w:ins>
      <w:hyperlink w:anchor="thm-matmul-assoc">
        <w:ins w:id="25111" w:author="PR Preview" w:date="2026-01-01T00:00:00Z">
          <w:r>
            <w:rPr>
              <w:rStyle w:val="Hyperlink"/>
            </w:rPr>
            <w:t xml:space="preserve">Theorem 8</w:t>
          </w:r>
        </w:ins>
      </w:hyperlink>
      <w:ins w:id="25112" w:author="PR Preview" w:date="2026-01-01T00:00:00Z">
        <w:r>
          <w:t xml:space="preserve">,</w:t>
        </w:r>
      </w:ins>
      <w:ins w:id="25113" w:author="PR Preview" w:date="2026-01-01T00:00:00Z">
        <w:r>
          <w:t xml:space="preserve"> </w:t>
        </w:r>
      </w:ins>
      <w:hyperlink w:anchor="def-matvec-mult">
        <w:ins w:id="25114" w:author="PR Preview" w:date="2026-01-01T00:00:00Z">
          <w:r>
            <w:rPr>
              <w:rStyle w:val="Hyperlink"/>
            </w:rPr>
            <w:t xml:space="preserve">Definition 32</w:t>
          </w:r>
        </w:ins>
      </w:hyperlink>
      <w:ins w:id="25115" w:author="PR Preview" w:date="2026-01-01T00:00:00Z">
        <w:r>
          <w:t xml:space="preserve">),</w:t>
        </w:r>
      </w:ins>
      <w:ins w:id="25116" w:author="PR Preview" w:date="2026-01-01T00:00:00Z">
        <w:r>
          <w:t xml:space="preserve"> </w:t>
        </w:r>
      </w:ins>
      <w:ins w:id="25117" w:author="PR Preview" w:date="2026-01-01T00:00:00Z">
        <w:r>
          <w:t xml:space="preserve">which is false.</w:t>
        </w:r>
      </w:ins>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del w:id="25118" w:author="PR Preview" w:date="2026-01-01T00:00:00Z">
        <w:r>
          <w:delText xml:space="preserve">(</w:delText>
        </w:r>
      </w:del>
      <w:hyperlink w:anchor="thm-matmul-assoc">
        <w:del w:id="25119" w:author="PR Preview" w:date="2026-01-01T00:00:00Z">
          <w:r>
            <w:rPr>
              <w:rStyle w:val="Hyperlink"/>
            </w:rPr>
            <w:delText xml:space="preserve">Theorem 8</w:delText>
          </w:r>
        </w:del>
      </w:hyperlink>
      <w:del w:id="25120" w:author="PR Preview" w:date="2026-01-01T00:00:00Z">
        <w:r>
          <w:delText xml:space="preserve">, 5,</w:delText>
        </w:r>
      </w:del>
      <w:del w:id="25121" w:author="PR Preview" w:date="2026-01-01T00:00:00Z">
        <w:r>
          <w:delText xml:space="preserve"> </w:delText>
        </w:r>
      </w:del>
      <w:hyperlink w:anchor="thm-identity">
        <w:del w:id="25122" w:author="PR Preview" w:date="2026-01-01T00:00:00Z">
          <w:r>
            <w:rPr>
              <w:rStyle w:val="Hyperlink"/>
            </w:rPr>
            <w:delText xml:space="preserve">Theorem 11</w:delText>
          </w:r>
        </w:del>
      </w:hyperlink>
      <w:del w:id="25123" w:author="PR Preview" w:date="2026-01-01T00:00:00Z">
        <w:r>
          <w:delText xml:space="preserve">).</w:delText>
        </w:r>
      </w:del>
    </w:p>
    <w:p>
      <w:pPr>
        <w:pStyle w:val="BodyText"/>
      </w:pPr>
      <w:del w:id="25124" w:author="PR Preview" w:date="2026-01-01T00:00:00Z">
        <w:r>
          <w:rPr>
            <w:b/>
            <w:bCs/>
          </w:rPr>
          <w:delText xml:space="preserve">Example 205 (Eigenvectors carried across a similarity)</w:delText>
        </w:r>
      </w:del>
      <w:del w:id="25125" w:author="PR Preview" w:date="2026-01-01T00:00:00Z">
        <w:r>
          <w:delText xml:space="preserve"> </w:delText>
        </w:r>
      </w:del>
      <w:del w:id="25126" w:author="PR Preview" w:date="2026-01-01T00:00:00Z">
        <w:r>
          <w:delText xml:space="preserve">In</w:delText>
        </w:r>
      </w:del>
      <w:del w:id="25127" w:author="PR Preview" w:date="2026-01-01T00:00:00Z">
        <w:r>
          <w:delText xml:space="preserve"> </w:delText>
        </w:r>
      </w:del>
      <w:hyperlink w:anchor="exm-similar">
        <w:del w:id="25128" w:author="PR Preview" w:date="2026-01-01T00:00:00Z">
          <w:r>
            <w:rPr>
              <w:rStyle w:val="Hyperlink"/>
            </w:rPr>
            <w:delText xml:space="preserve">Example 204</w:delText>
          </w:r>
        </w:del>
      </w:hyperlink>
      <w:del w:id="25129" w:author="PR Preview" w:date="2026-01-01T00:00:00Z">
        <w:r>
          <w:delText xml:space="preserve">,</w:delText>
        </w:r>
      </w:del>
      <w:del w:id="25130"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25131" w:author="PR Preview" w:date="2026-01-01T00:00:00Z">
        <w:r>
          <w:delText xml:space="preserve"> </w:delText>
        </w:r>
      </w:del>
      <w:del w:id="25132" w:author="PR Preview" w:date="2026-01-01T00:00:00Z">
        <w:r>
          <w:delText xml:space="preserve">has eigenvectors</w:delText>
        </w:r>
      </w:del>
      <w:del w:id="25133" w:author="PR Preview" w:date="2026-01-01T00:00:00Z">
        <w:r>
          <w:delText xml:space="preserve"> </w:delText>
        </w:r>
      </w:del>
      <m:oMath>
        <m:r>
          <m:rPr>
            <m:sty m:val="p"/>
          </m:rPr>
          <m:t>(</m:t>
        </m:r>
        <m:r>
          <m:t>1</m:t>
        </m:r>
        <m:r>
          <m:rPr>
            <m:sty m:val="p"/>
          </m:rPr>
          <m:t>,</m:t>
        </m:r>
        <m:r>
          <m:t>0</m:t>
        </m:r>
        <m:r>
          <m:rPr>
            <m:sty m:val="p"/>
          </m:rPr>
          <m:t>)</m:t>
        </m:r>
      </m:oMath>
      <w:del w:id="25134" w:author="PR Preview" w:date="2026-01-01T00:00:00Z">
        <w:r>
          <w:delText xml:space="preserve"> </w:delText>
        </w:r>
      </w:del>
      <w:del w:id="25135" w:author="PR Preview" w:date="2026-01-01T00:00:00Z">
        <w:r>
          <w:delText xml:space="preserve">for</w:delText>
        </w:r>
      </w:del>
      <w:del w:id="25136" w:author="PR Preview" w:date="2026-01-01T00:00:00Z">
        <w:r>
          <w:delText xml:space="preserve"> </w:delText>
        </w:r>
      </w:del>
      <m:oMath>
        <m:r>
          <m:t>3</m:t>
        </m:r>
      </m:oMath>
      <w:del w:id="25137" w:author="PR Preview" w:date="2026-01-01T00:00:00Z">
        <w:r>
          <w:delText xml:space="preserve"> </w:delText>
        </w:r>
      </w:del>
      <w:del w:id="25138" w:author="PR Preview" w:date="2026-01-01T00:00:00Z">
        <w:r>
          <w:delText xml:space="preserve">and</w:delText>
        </w:r>
      </w:del>
      <w:del w:id="25139" w:author="PR Preview" w:date="2026-01-01T00:00:00Z">
        <w:r>
          <w:delText xml:space="preserve"> </w:delText>
        </w:r>
      </w:del>
      <m:oMath>
        <m:r>
          <m:rPr>
            <m:sty m:val="p"/>
          </m:rPr>
          <m:t>(</m:t>
        </m:r>
        <m:r>
          <m:t>0</m:t>
        </m:r>
        <m:r>
          <m:rPr>
            <m:sty m:val="p"/>
          </m:rPr>
          <m:t>,</m:t>
        </m:r>
        <m:r>
          <m:t>1</m:t>
        </m:r>
        <m:r>
          <m:rPr>
            <m:sty m:val="p"/>
          </m:rPr>
          <m:t>)</m:t>
        </m:r>
      </m:oMath>
      <w:del w:id="25140" w:author="PR Preview" w:date="2026-01-01T00:00:00Z">
        <w:r>
          <w:delText xml:space="preserve"> </w:delText>
        </w:r>
      </w:del>
      <w:del w:id="25141" w:author="PR Preview" w:date="2026-01-01T00:00:00Z">
        <w:r>
          <w:delText xml:space="preserve">for</w:delText>
        </w:r>
      </w:del>
      <w:del w:id="25142" w:author="PR Preview" w:date="2026-01-01T00:00:00Z">
        <w:r>
          <w:delText xml:space="preserve"> </w:delText>
        </w:r>
      </w:del>
      <m:oMath>
        <m:r>
          <m:t>1</m:t>
        </m:r>
      </m:oMath>
      <w:del w:id="25143" w:author="PR Preview" w:date="2026-01-01T00:00:00Z">
        <w:r>
          <w:delText xml:space="preserve">:</w:delText>
        </w:r>
      </w:del>
      <w:del w:id="25144"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25145" w:author="PR Preview" w:date="2026-01-01T00:00:00Z">
        <w:r>
          <w:delText xml:space="preserve"> </w:delText>
        </w:r>
      </w:del>
      <w:del w:id="25146" w:author="PR Preview" w:date="2026-01-01T00:00:00Z">
        <w:r>
          <w:delText xml:space="preserve">and</w:delText>
        </w:r>
      </w:del>
      <w:del w:id="25147"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25148" w:author="PR Preview" w:date="2026-01-01T00:00:00Z">
        <w:r>
          <w:delText xml:space="preserve">.</w:delText>
        </w:r>
      </w:del>
      <w:del w:id="25149"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5150" w:author="PR Preview" w:date="2026-01-01T00:00:00Z">
        <w:r>
          <w:delText xml:space="preserve"> </w:delText>
        </w:r>
      </w:del>
      <w:del w:id="25151" w:author="PR Preview" w:date="2026-01-01T00:00:00Z">
        <w:r>
          <w:delText xml:space="preserve">and</w:delText>
        </w:r>
      </w:del>
      <w:del w:id="25152"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25153" w:author="PR Preview" w:date="2026-01-01T00:00:00Z">
        <w:r>
          <w:delText xml:space="preserve"> </w:delText>
        </w:r>
      </w:del>
      <w:del w:id="25154" w:author="PR Preview" w:date="2026-01-01T00:00:00Z">
        <w:r>
          <w:delText xml:space="preserve">are the eigenvectors of</w:delText>
        </w:r>
      </w:del>
      <w:del w:id="25155" w:author="PR Preview" w:date="2026-01-01T00:00:00Z">
        <w:r>
          <w:delText xml:space="preserve"> </w:delText>
        </w:r>
      </w:del>
      <m:oMath>
        <m:r>
          <m:rPr>
            <m:sty m:val="bi"/>
          </m:rPr>
          <m:t>A</m:t>
        </m:r>
      </m:oMath>
      <w:del w:id="25156" w:author="PR Preview" w:date="2026-01-01T00:00:00Z">
        <w:r>
          <w:delText xml:space="preserve"> </w:delText>
        </w:r>
      </w:del>
      <w:del w:id="25157" w:author="PR Preview" w:date="2026-01-01T00:00:00Z">
        <w:r>
          <w:delText xml:space="preserve">for</w:delText>
        </w:r>
      </w:del>
      <w:del w:id="25158" w:author="PR Preview" w:date="2026-01-01T00:00:00Z">
        <w:r>
          <w:delText xml:space="preserve"> </w:delText>
        </w:r>
      </w:del>
      <m:oMath>
        <m:r>
          <m:t>3</m:t>
        </m:r>
      </m:oMath>
      <w:del w:id="25159" w:author="PR Preview" w:date="2026-01-01T00:00:00Z">
        <w:r>
          <w:delText xml:space="preserve"> </w:delText>
        </w:r>
      </w:del>
      <w:del w:id="25160" w:author="PR Preview" w:date="2026-01-01T00:00:00Z">
        <w:r>
          <w:delText xml:space="preserve">and</w:delText>
        </w:r>
      </w:del>
      <w:del w:id="25161" w:author="PR Preview" w:date="2026-01-01T00:00:00Z">
        <w:r>
          <w:delText xml:space="preserve"> </w:delText>
        </w:r>
      </w:del>
      <m:oMath>
        <m:r>
          <m:t>1</m:t>
        </m:r>
      </m:oMath>
      <w:del w:id="25162" w:author="PR Preview" w:date="2026-01-01T00:00:00Z">
        <w:r>
          <w:delText xml:space="preserve"> </w:delText>
        </w:r>
      </w:del>
      <w:del w:id="25163" w:author="PR Preview" w:date="2026-01-01T00:00:00Z">
        <w:r>
          <w:delText xml:space="preserve">found in</w:delText>
        </w:r>
      </w:del>
      <w:del w:id="25164" w:author="PR Preview" w:date="2026-01-01T00:00:00Z">
        <w:r>
          <w:delText xml:space="preserve"> </w:delText>
        </w:r>
      </w:del>
      <w:hyperlink w:anchor="exm-eigenvalue">
        <w:del w:id="25165" w:author="PR Preview" w:date="2026-01-01T00:00:00Z">
          <w:r>
            <w:rPr>
              <w:rStyle w:val="Hyperlink"/>
            </w:rPr>
            <w:delText xml:space="preserve">Example 149</w:delText>
          </w:r>
        </w:del>
      </w:hyperlink>
      <w:del w:id="25166" w:author="PR Preview" w:date="2026-01-01T00:00:00Z">
        <w:r>
          <w:delText xml:space="preserve">.</w:delText>
        </w:r>
      </w:del>
    </w:p>
    <w:p>
      <w:pPr>
        <w:pStyle w:val="BodyText"/>
      </w:pPr>
      <w:del w:id="25167" w:author="PR Preview" w:date="2026-01-01T00:00:00Z">
        <w:r>
          <w:rPr>
            <w:b/>
            <w:bCs/>
          </w:rPr>
          <w:delText xml:space="preserve">Theorem 116 (Eigenvectors for distinct eigenvalues are linearly independent)</w:delText>
        </w:r>
      </w:del>
      <w:del w:id="25168" w:author="PR Preview" w:date="2026-01-01T00:00:00Z">
        <w:r>
          <w:delText xml:space="preserve"> </w:delText>
        </w:r>
      </w:del>
      <w:del w:id="25169" w:author="PR Preview" w:date="2026-01-01T00:00:00Z">
        <w:r>
          <w:delText xml:space="preserve">If</w:delText>
        </w:r>
      </w:del>
      <w:del w:id="25170" w:author="PR Preview" w:date="2026-01-01T00:00:00Z">
        <w:r>
          <w:delText xml:space="preserve"> </w:delText>
        </w:r>
      </w:del>
      <w:del w:id="25171" w:author="PR Preview" w:date="2026-01-01T00:00:00Z">
        <w:r>
          <w:delText xml:space="preserve">$\mathord{\smash[b]{\underset{\raise.3ex\hbox{$\scriptstyle\sim$}}{v}}\vphantom{v}}_1, \ldots, \mathord{\smash[b]{\underset{\raise.3ex\hbox{$\scriptstyle\sim$}}{v}}\vphantom{v}}_k$</w:delText>
        </w:r>
      </w:del>
      <w:del w:id="25172" w:author="PR Preview" w:date="2026-01-01T00:00:00Z">
        <w:r>
          <w:delText xml:space="preserve"> </w:delText>
        </w:r>
      </w:del>
      <w:del w:id="25173" w:author="PR Preview" w:date="2026-01-01T00:00:00Z">
        <w:r>
          <w:delText xml:space="preserve">are eigenvectors of a</w:delText>
        </w:r>
      </w:del>
      <w:del w:id="25174" w:author="PR Preview" w:date="2026-01-01T00:00:00Z">
        <w:r>
          <w:delText xml:space="preserve"> </w:delText>
        </w:r>
      </w:del>
      <m:oMath>
        <m:r>
          <m:t>p</m:t>
        </m:r>
        <m:r>
          <m:rPr>
            <m:sty m:val="p"/>
          </m:rPr>
          <m:t>×</m:t>
        </m:r>
        <m:r>
          <m:t>p</m:t>
        </m:r>
      </m:oMath>
      <w:del w:id="25175" w:author="PR Preview" w:date="2026-01-01T00:00:00Z">
        <w:r>
          <w:delText xml:space="preserve"> </w:delText>
        </w:r>
      </w:del>
      <w:del w:id="25176" w:author="PR Preview" w:date="2026-01-01T00:00:00Z">
        <w:r>
          <w:delText xml:space="preserve">matrix</w:delText>
        </w:r>
      </w:del>
      <w:del w:id="25177" w:author="PR Preview" w:date="2026-01-01T00:00:00Z">
        <w:r>
          <w:delText xml:space="preserve"> </w:delText>
        </w:r>
      </w:del>
      <m:oMath>
        <m:r>
          <m:rPr>
            <m:sty m:val="bi"/>
          </m:rPr>
          <m:t>A</m:t>
        </m:r>
      </m:oMath>
      <w:del w:id="25178" w:author="PR Preview" w:date="2026-01-01T00:00:00Z">
        <w:r>
          <w:delText xml:space="preserve"> </w:delText>
        </w:r>
      </w:del>
      <w:del w:id="25179" w:author="PR Preview" w:date="2026-01-01T00:00:00Z">
        <w:r>
          <w:delText xml:space="preserve">for eigenvalues</w:delText>
        </w:r>
      </w:del>
      <w:del w:id="25180"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25181" w:author="PR Preview" w:date="2026-01-01T00:00:00Z">
        <w:r>
          <w:delText xml:space="preserve"> </w:delText>
        </w:r>
      </w:del>
      <w:del w:id="25182" w:author="PR Preview" w:date="2026-01-01T00:00:00Z">
        <w:r>
          <w:delText xml:space="preserve">that are all different,</w:delText>
        </w:r>
      </w:del>
      <w:del w:id="25183" w:author="PR Preview" w:date="2026-01-01T00:00:00Z">
        <w:r>
          <w:delText xml:space="preserve"> </w:delText>
        </w:r>
      </w:del>
      <w:del w:id="25184" w:author="PR Preview" w:date="2026-01-01T00:00:00Z">
        <w:r>
          <w:delText xml:space="preserve">then</w:delText>
        </w:r>
      </w:del>
      <w:del w:id="25185" w:author="PR Preview" w:date="2026-01-01T00:00:00Z">
        <w:r>
          <w:delText xml:space="preserve"> </w:delText>
        </w:r>
      </w:del>
      <w:del w:id="25186" w:author="PR Preview" w:date="2026-01-01T00:00:00Z">
        <w:r>
          <w:delText xml:space="preserve">$\mathord{\smash[b]{\underset{\raise.3ex\hbox{$\scriptstyle\sim$}}{v}}\vphantom{v}}_1, \ldots, \mathord{\smash[b]{\underset{\raise.3ex\hbox{$\scriptstyle\sim$}}{v}}\vphantom{v}}_k$</w:delText>
        </w:r>
      </w:del>
      <w:del w:id="25187" w:author="PR Preview" w:date="2026-01-01T00:00:00Z">
        <w:r>
          <w:delText xml:space="preserve"> </w:delText>
        </w:r>
      </w:del>
      <w:del w:id="25188" w:author="PR Preview" w:date="2026-01-01T00:00:00Z">
        <w:r>
          <w:delText xml:space="preserve">are linearly independent (</w:delText>
        </w:r>
      </w:del>
      <w:hyperlink w:anchor="def-linearly-independent">
        <w:del w:id="25189" w:author="PR Preview" w:date="2026-01-01T00:00:00Z">
          <w:r>
            <w:rPr>
              <w:rStyle w:val="Hyperlink"/>
            </w:rPr>
            <w:delText xml:space="preserve">Definition 43</w:delText>
          </w:r>
        </w:del>
      </w:hyperlink>
      <w:del w:id="25190" w:author="PR Preview" w:date="2026-01-01T00:00:00Z">
        <w:r>
          <w:delText xml:space="preserve">).</w:delText>
        </w:r>
      </w:del>
    </w:p>
    <w:p>
      <w:pPr>
        <w:pStyle w:val="FirstParagraph"/>
      </w:pPr>
      <w:ins w:id="25191" w:author="PR Preview" w:date="2026-01-01T00:00:00Z">
        <w:r>
          <w:t xml:space="preserve">(</w:t>
        </w:r>
      </w:ins>
      <w:hyperlink w:anchor="thm-matmul-assoc">
        <w:ins w:id="25192" w:author="PR Preview" w:date="2026-01-01T00:00:00Z">
          <w:r>
            <w:rPr>
              <w:rStyle w:val="Hyperlink"/>
            </w:rPr>
            <w:t xml:space="preserve">Theorem 8</w:t>
          </w:r>
        </w:ins>
      </w:hyperlink>
      <w:ins w:id="25193" w:author="PR Preview" w:date="2026-01-01T00:00:00Z">
        <w:r>
          <w:t xml:space="preserve">, 5,</w:t>
        </w:r>
      </w:ins>
      <w:ins w:id="25194" w:author="PR Preview" w:date="2026-01-01T00:00:00Z">
        <w:r>
          <w:t xml:space="preserve"> </w:t>
        </w:r>
      </w:ins>
      <w:hyperlink w:anchor="thm-identity">
        <w:ins w:id="25195" w:author="PR Preview" w:date="2026-01-01T00:00:00Z">
          <w:r>
            <w:rPr>
              <w:rStyle w:val="Hyperlink"/>
            </w:rPr>
            <w:t xml:space="preserve">Theorem 10</w:t>
          </w:r>
        </w:ins>
      </w:hyperlink>
      <w:ins w:id="25196" w:author="PR Preview" w:date="2026-01-01T00:00:00Z">
        <w:r>
          <w:t xml:space="preserve">).</w:t>
        </w:r>
      </w:ins>
    </w:p>
    <w:bookmarkStart w:id="643" w:name="exm-similar-eigenvalues"/>
    <w:p>
      <w:pPr>
        <w:pStyle w:val="BodyText"/>
      </w:pPr>
      <w:ins w:id="25197" w:author="PR Preview" w:date="2026-01-01T00:00:00Z">
        <w:r>
          <w:rPr>
            <w:b/>
            <w:bCs/>
          </w:rPr>
          <w:t xml:space="preserve">Example 204 (Eigenvectors carried across a similarity)</w:t>
        </w:r>
      </w:ins>
      <w:ins w:id="25198" w:author="PR Preview" w:date="2026-01-01T00:00:00Z">
        <w:r>
          <w:t xml:space="preserve"> </w:t>
        </w:r>
      </w:ins>
      <w:ins w:id="25199" w:author="PR Preview" w:date="2026-01-01T00:00:00Z">
        <w:r>
          <w:t xml:space="preserve">In</w:t>
        </w:r>
      </w:ins>
      <w:ins w:id="25200" w:author="PR Preview" w:date="2026-01-01T00:00:00Z">
        <w:r>
          <w:t xml:space="preserve"> </w:t>
        </w:r>
      </w:ins>
      <w:hyperlink w:anchor="exm-similar">
        <w:ins w:id="25201" w:author="PR Preview" w:date="2026-01-01T00:00:00Z">
          <w:r>
            <w:rPr>
              <w:rStyle w:val="Hyperlink"/>
            </w:rPr>
            <w:t xml:space="preserve">Example 203</w:t>
          </w:r>
        </w:ins>
      </w:hyperlink>
      <w:ins w:id="25202" w:author="PR Preview" w:date="2026-01-01T00:00:00Z">
        <w:r>
          <w:t xml:space="preserve">,</w:t>
        </w:r>
      </w:ins>
      <w:ins w:id="25203"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25204" w:author="PR Preview" w:date="2026-01-01T00:00:00Z">
        <w:r>
          <w:t xml:space="preserve"> </w:t>
        </w:r>
      </w:ins>
      <w:ins w:id="25205" w:author="PR Preview" w:date="2026-01-01T00:00:00Z">
        <w:r>
          <w:t xml:space="preserve">has eigenvectors</w:t>
        </w:r>
      </w:ins>
      <w:ins w:id="25206" w:author="PR Preview" w:date="2026-01-01T00:00:00Z">
        <w:r>
          <w:t xml:space="preserve"> </w:t>
        </w:r>
      </w:ins>
      <m:oMath>
        <m:r>
          <m:rPr>
            <m:sty m:val="p"/>
          </m:rPr>
          <m:t>(</m:t>
        </m:r>
        <m:r>
          <m:t>1</m:t>
        </m:r>
        <m:r>
          <m:rPr>
            <m:sty m:val="p"/>
          </m:rPr>
          <m:t>,</m:t>
        </m:r>
        <m:r>
          <m:t>0</m:t>
        </m:r>
        <m:r>
          <m:rPr>
            <m:sty m:val="p"/>
          </m:rPr>
          <m:t>)</m:t>
        </m:r>
      </m:oMath>
      <w:ins w:id="25207" w:author="PR Preview" w:date="2026-01-01T00:00:00Z">
        <w:r>
          <w:t xml:space="preserve"> </w:t>
        </w:r>
      </w:ins>
      <w:ins w:id="25208" w:author="PR Preview" w:date="2026-01-01T00:00:00Z">
        <w:r>
          <w:t xml:space="preserve">for</w:t>
        </w:r>
      </w:ins>
      <w:ins w:id="25209" w:author="PR Preview" w:date="2026-01-01T00:00:00Z">
        <w:r>
          <w:t xml:space="preserve"> </w:t>
        </w:r>
      </w:ins>
      <m:oMath>
        <m:r>
          <m:t>3</m:t>
        </m:r>
      </m:oMath>
      <w:ins w:id="25210" w:author="PR Preview" w:date="2026-01-01T00:00:00Z">
        <w:r>
          <w:t xml:space="preserve"> </w:t>
        </w:r>
      </w:ins>
      <w:ins w:id="25211" w:author="PR Preview" w:date="2026-01-01T00:00:00Z">
        <w:r>
          <w:t xml:space="preserve">and</w:t>
        </w:r>
      </w:ins>
      <w:ins w:id="25212" w:author="PR Preview" w:date="2026-01-01T00:00:00Z">
        <w:r>
          <w:t xml:space="preserve"> </w:t>
        </w:r>
      </w:ins>
      <m:oMath>
        <m:r>
          <m:rPr>
            <m:sty m:val="p"/>
          </m:rPr>
          <m:t>(</m:t>
        </m:r>
        <m:r>
          <m:t>0</m:t>
        </m:r>
        <m:r>
          <m:rPr>
            <m:sty m:val="p"/>
          </m:rPr>
          <m:t>,</m:t>
        </m:r>
        <m:r>
          <m:t>1</m:t>
        </m:r>
        <m:r>
          <m:rPr>
            <m:sty m:val="p"/>
          </m:rPr>
          <m:t>)</m:t>
        </m:r>
      </m:oMath>
      <w:ins w:id="25213" w:author="PR Preview" w:date="2026-01-01T00:00:00Z">
        <w:r>
          <w:t xml:space="preserve"> </w:t>
        </w:r>
      </w:ins>
      <w:ins w:id="25214" w:author="PR Preview" w:date="2026-01-01T00:00:00Z">
        <w:r>
          <w:t xml:space="preserve">for</w:t>
        </w:r>
      </w:ins>
      <w:ins w:id="25215" w:author="PR Preview" w:date="2026-01-01T00:00:00Z">
        <w:r>
          <w:t xml:space="preserve"> </w:t>
        </w:r>
      </w:ins>
      <m:oMath>
        <m:r>
          <m:t>1</m:t>
        </m:r>
      </m:oMath>
      <w:ins w:id="25216" w:author="PR Preview" w:date="2026-01-01T00:00:00Z">
        <w:r>
          <w:t xml:space="preserve">:</w:t>
        </w:r>
      </w:ins>
      <w:ins w:id="25217"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25218" w:author="PR Preview" w:date="2026-01-01T00:00:00Z">
        <w:r>
          <w:t xml:space="preserve"> </w:t>
        </w:r>
      </w:ins>
      <w:ins w:id="25219" w:author="PR Preview" w:date="2026-01-01T00:00:00Z">
        <w:r>
          <w:t xml:space="preserve">and</w:t>
        </w:r>
      </w:ins>
      <w:ins w:id="25220"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25221" w:author="PR Preview" w:date="2026-01-01T00:00:00Z">
        <w:r>
          <w:t xml:space="preserve">.</w:t>
        </w:r>
      </w:ins>
      <w:ins w:id="25222"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5223" w:author="PR Preview" w:date="2026-01-01T00:00:00Z">
        <w:r>
          <w:t xml:space="preserve"> </w:t>
        </w:r>
      </w:ins>
      <w:ins w:id="25224" w:author="PR Preview" w:date="2026-01-01T00:00:00Z">
        <w:r>
          <w:t xml:space="preserve">and</w:t>
        </w:r>
      </w:ins>
      <w:ins w:id="25225"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25226" w:author="PR Preview" w:date="2026-01-01T00:00:00Z">
        <w:r>
          <w:t xml:space="preserve"> </w:t>
        </w:r>
      </w:ins>
      <w:ins w:id="25227" w:author="PR Preview" w:date="2026-01-01T00:00:00Z">
        <w:r>
          <w:t xml:space="preserve">are the eigenvectors of</w:t>
        </w:r>
      </w:ins>
      <w:ins w:id="25228" w:author="PR Preview" w:date="2026-01-01T00:00:00Z">
        <w:r>
          <w:t xml:space="preserve"> </w:t>
        </w:r>
      </w:ins>
      <m:oMath>
        <m:r>
          <m:rPr>
            <m:sty m:val="bi"/>
          </m:rPr>
          <m:t>A</m:t>
        </m:r>
      </m:oMath>
      <w:ins w:id="25229" w:author="PR Preview" w:date="2026-01-01T00:00:00Z">
        <w:r>
          <w:t xml:space="preserve"> </w:t>
        </w:r>
      </w:ins>
      <w:ins w:id="25230" w:author="PR Preview" w:date="2026-01-01T00:00:00Z">
        <w:r>
          <w:t xml:space="preserve">for</w:t>
        </w:r>
      </w:ins>
      <w:ins w:id="25231" w:author="PR Preview" w:date="2026-01-01T00:00:00Z">
        <w:r>
          <w:t xml:space="preserve"> </w:t>
        </w:r>
      </w:ins>
      <m:oMath>
        <m:r>
          <m:t>3</m:t>
        </m:r>
      </m:oMath>
      <w:ins w:id="25232" w:author="PR Preview" w:date="2026-01-01T00:00:00Z">
        <w:r>
          <w:t xml:space="preserve"> </w:t>
        </w:r>
      </w:ins>
      <w:ins w:id="25233" w:author="PR Preview" w:date="2026-01-01T00:00:00Z">
        <w:r>
          <w:t xml:space="preserve">and</w:t>
        </w:r>
      </w:ins>
      <w:ins w:id="25234" w:author="PR Preview" w:date="2026-01-01T00:00:00Z">
        <w:r>
          <w:t xml:space="preserve"> </w:t>
        </w:r>
      </w:ins>
      <m:oMath>
        <m:r>
          <m:t>1</m:t>
        </m:r>
      </m:oMath>
      <w:ins w:id="25235" w:author="PR Preview" w:date="2026-01-01T00:00:00Z">
        <w:r>
          <w:t xml:space="preserve"> </w:t>
        </w:r>
      </w:ins>
      <w:ins w:id="25236" w:author="PR Preview" w:date="2026-01-01T00:00:00Z">
        <w:r>
          <w:t xml:space="preserve">found in</w:t>
        </w:r>
      </w:ins>
      <w:ins w:id="25237" w:author="PR Preview" w:date="2026-01-01T00:00:00Z">
        <w:r>
          <w:t xml:space="preserve"> </w:t>
        </w:r>
      </w:ins>
      <w:hyperlink w:anchor="exm-eigenvalue">
        <w:ins w:id="25238" w:author="PR Preview" w:date="2026-01-01T00:00:00Z">
          <w:r>
            <w:rPr>
              <w:rStyle w:val="Hyperlink"/>
            </w:rPr>
            <w:t xml:space="preserve">Example 148</w:t>
          </w:r>
        </w:ins>
      </w:hyperlink>
      <w:ins w:id="25239" w:author="PR Preview" w:date="2026-01-01T00:00:00Z">
        <w:r>
          <w:t xml:space="preserve">.</w:t>
        </w:r>
      </w:ins>
    </w:p>
    <w:bookmarkEnd w:id="643"/>
    <w:bookmarkStart w:id="644" w:name="thm-eigenvectors-independent"/>
    <w:p>
      <w:pPr>
        <w:pStyle w:val="BodyText"/>
      </w:pPr>
      <w:ins w:id="25240" w:author="PR Preview" w:date="2026-01-01T00:00:00Z">
        <w:r>
          <w:rPr>
            <w:b/>
            <w:bCs/>
          </w:rPr>
          <w:t xml:space="preserve">Theorem 115 (Eigenvectors for distinct eigenvalues are linearly independent)</w:t>
        </w:r>
      </w:ins>
      <w:ins w:id="25241" w:author="PR Preview" w:date="2026-01-01T00:00:00Z">
        <w:r>
          <w:t xml:space="preserve"> </w:t>
        </w:r>
      </w:ins>
      <w:ins w:id="25242" w:author="PR Preview" w:date="2026-01-01T00:00:00Z">
        <w:r>
          <w:t xml:space="preserve">If</w:t>
        </w:r>
      </w:ins>
      <w:ins w:id="25243" w:author="PR Preview" w:date="2026-01-01T00:00:00Z">
        <w:r>
          <w:t xml:space="preserve"> </w:t>
        </w:r>
      </w:ins>
      <w:ins w:id="25244" w:author="PR Preview" w:date="2026-01-01T00:00:00Z">
        <w:r>
          <w:t xml:space="preserve">$\mathord{\smash[b]{\underset{\raise.3ex\hbox{$\scriptstyle\sim$}}{v}}\vphantom{v}}_1, \ldots, \mathord{\smash[b]{\underset{\raise.3ex\hbox{$\scriptstyle\sim$}}{v}}\vphantom{v}}_k$</w:t>
        </w:r>
      </w:ins>
      <w:ins w:id="25245" w:author="PR Preview" w:date="2026-01-01T00:00:00Z">
        <w:r>
          <w:t xml:space="preserve"> </w:t>
        </w:r>
      </w:ins>
      <w:ins w:id="25246" w:author="PR Preview" w:date="2026-01-01T00:00:00Z">
        <w:r>
          <w:t xml:space="preserve">are eigenvectors of a</w:t>
        </w:r>
      </w:ins>
      <w:ins w:id="25247" w:author="PR Preview" w:date="2026-01-01T00:00:00Z">
        <w:r>
          <w:t xml:space="preserve"> </w:t>
        </w:r>
      </w:ins>
      <m:oMath>
        <m:r>
          <m:t>p</m:t>
        </m:r>
        <m:r>
          <m:rPr>
            <m:sty m:val="p"/>
          </m:rPr>
          <m:t>×</m:t>
        </m:r>
        <m:r>
          <m:t>p</m:t>
        </m:r>
      </m:oMath>
      <w:ins w:id="25248" w:author="PR Preview" w:date="2026-01-01T00:00:00Z">
        <w:r>
          <w:t xml:space="preserve"> </w:t>
        </w:r>
      </w:ins>
      <w:ins w:id="25249" w:author="PR Preview" w:date="2026-01-01T00:00:00Z">
        <w:r>
          <w:t xml:space="preserve">matrix</w:t>
        </w:r>
      </w:ins>
      <w:ins w:id="25250" w:author="PR Preview" w:date="2026-01-01T00:00:00Z">
        <w:r>
          <w:t xml:space="preserve"> </w:t>
        </w:r>
      </w:ins>
      <m:oMath>
        <m:r>
          <m:rPr>
            <m:sty m:val="bi"/>
          </m:rPr>
          <m:t>A</m:t>
        </m:r>
      </m:oMath>
      <w:ins w:id="25251" w:author="PR Preview" w:date="2026-01-01T00:00:00Z">
        <w:r>
          <w:t xml:space="preserve"> </w:t>
        </w:r>
      </w:ins>
      <w:ins w:id="25252" w:author="PR Preview" w:date="2026-01-01T00:00:00Z">
        <w:r>
          <w:t xml:space="preserve">for eigenvalues</w:t>
        </w:r>
      </w:ins>
      <w:ins w:id="25253"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25254" w:author="PR Preview" w:date="2026-01-01T00:00:00Z">
        <w:r>
          <w:t xml:space="preserve"> </w:t>
        </w:r>
      </w:ins>
      <w:ins w:id="25255" w:author="PR Preview" w:date="2026-01-01T00:00:00Z">
        <w:r>
          <w:t xml:space="preserve">that are all different,</w:t>
        </w:r>
      </w:ins>
      <w:ins w:id="25256" w:author="PR Preview" w:date="2026-01-01T00:00:00Z">
        <w:r>
          <w:t xml:space="preserve"> </w:t>
        </w:r>
      </w:ins>
      <w:ins w:id="25257" w:author="PR Preview" w:date="2026-01-01T00:00:00Z">
        <w:r>
          <w:t xml:space="preserve">then</w:t>
        </w:r>
      </w:ins>
      <w:ins w:id="25258" w:author="PR Preview" w:date="2026-01-01T00:00:00Z">
        <w:r>
          <w:t xml:space="preserve"> </w:t>
        </w:r>
      </w:ins>
      <w:ins w:id="25259" w:author="PR Preview" w:date="2026-01-01T00:00:00Z">
        <w:r>
          <w:t xml:space="preserve">$\mathord{\smash[b]{\underset{\raise.3ex\hbox{$\scriptstyle\sim$}}{v}}\vphantom{v}}_1, \ldots, \mathord{\smash[b]{\underset{\raise.3ex\hbox{$\scriptstyle\sim$}}{v}}\vphantom{v}}_k$</w:t>
        </w:r>
      </w:ins>
      <w:ins w:id="25260" w:author="PR Preview" w:date="2026-01-01T00:00:00Z">
        <w:r>
          <w:t xml:space="preserve"> </w:t>
        </w:r>
      </w:ins>
      <w:ins w:id="25261" w:author="PR Preview" w:date="2026-01-01T00:00:00Z">
        <w:r>
          <w:t xml:space="preserve">are linearly independent (</w:t>
        </w:r>
      </w:ins>
      <w:hyperlink w:anchor="def-linearly-independent">
        <w:ins w:id="25262" w:author="PR Preview" w:date="2026-01-01T00:00:00Z">
          <w:r>
            <w:rPr>
              <w:rStyle w:val="Hyperlink"/>
            </w:rPr>
            <w:t xml:space="preserve">Definition 43</w:t>
          </w:r>
        </w:ins>
      </w:hyperlink>
      <w:ins w:id="25263" w:author="PR Preview" w:date="2026-01-01T00:00:00Z">
        <w:r>
          <w:t xml:space="preserve">).</w:t>
        </w:r>
      </w:ins>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del w:id="25264" w:author="PR Preview" w:date="2026-01-01T00:00:00Z">
        <w:r>
          <w:delTex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delText>
        </w:r>
      </w:del>
    </w:p>
    <w:p>
      <w:pPr>
        <w:pStyle w:val="BodyText"/>
      </w:pPr>
      <w:ins w:id="25265"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del w:id="25266" w:author="PR Preview" w:date="2026-01-01T00:00:00Z">
        <w:r>
          <w:rPr>
            <w:b/>
            <w:bCs/>
          </w:rPr>
          <w:delText xml:space="preserve">Example 206 (Independent eigenvectors)</w:delText>
        </w:r>
      </w:del>
      <w:del w:id="25267" w:author="PR Preview" w:date="2026-01-01T00:00:00Z">
        <w:r>
          <w:delText xml:space="preserve"> </w:delText>
        </w:r>
      </w:del>
      <w:del w:id="25268" w:author="PR Preview" w:date="2026-01-01T00:00:00Z">
        <w:r>
          <w:delText xml:space="preserve">The eigenvectors</w:delText>
        </w:r>
      </w:del>
      <w:del w:id="25269" w:author="PR Preview" w:date="2026-01-01T00:00:00Z">
        <w:r>
          <w:delText xml:space="preserve"> </w:delText>
        </w:r>
      </w:del>
      <m:oMath>
        <m:r>
          <m:rPr>
            <m:sty m:val="p"/>
          </m:rPr>
          <m:t>(</m:t>
        </m:r>
        <m:r>
          <m:t>1</m:t>
        </m:r>
        <m:r>
          <m:rPr>
            <m:sty m:val="p"/>
          </m:rPr>
          <m:t>,</m:t>
        </m:r>
        <m:r>
          <m:t>1</m:t>
        </m:r>
        <m:r>
          <m:rPr>
            <m:sty m:val="p"/>
          </m:rPr>
          <m:t>)</m:t>
        </m:r>
      </m:oMath>
      <w:del w:id="25270" w:author="PR Preview" w:date="2026-01-01T00:00:00Z">
        <w:r>
          <w:delText xml:space="preserve"> </w:delText>
        </w:r>
      </w:del>
      <w:del w:id="25271" w:author="PR Preview" w:date="2026-01-01T00:00:00Z">
        <w:r>
          <w:delText xml:space="preserve">for</w:delText>
        </w:r>
      </w:del>
      <w:del w:id="25272" w:author="PR Preview" w:date="2026-01-01T00:00:00Z">
        <w:r>
          <w:delText xml:space="preserve"> </w:delText>
        </w:r>
      </w:del>
      <m:oMath>
        <m:r>
          <m:t>3</m:t>
        </m:r>
      </m:oMath>
      <w:del w:id="25273" w:author="PR Preview" w:date="2026-01-01T00:00:00Z">
        <w:r>
          <w:delText xml:space="preserve"> </w:delText>
        </w:r>
      </w:del>
      <w:del w:id="25274" w:author="PR Preview" w:date="2026-01-01T00:00:00Z">
        <w:r>
          <w:delText xml:space="preserve">and</w:delText>
        </w:r>
      </w:del>
      <w:del w:id="25275" w:author="PR Preview" w:date="2026-01-01T00:00:00Z">
        <w:r>
          <w:delText xml:space="preserve"> </w:delText>
        </w:r>
      </w:del>
      <m:oMath>
        <m:r>
          <m:rPr>
            <m:sty m:val="p"/>
          </m:rPr>
          <m:t>(</m:t>
        </m:r>
        <m:r>
          <m:t>1</m:t>
        </m:r>
        <m:r>
          <m:rPr>
            <m:sty m:val="p"/>
          </m:rPr>
          <m:t>,</m:t>
        </m:r>
        <m:r>
          <m:rPr>
            <m:sty m:val="p"/>
          </m:rPr>
          <m:t>−</m:t>
        </m:r>
        <m:r>
          <m:t>1</m:t>
        </m:r>
        <m:r>
          <m:rPr>
            <m:sty m:val="p"/>
          </m:rPr>
          <m:t>)</m:t>
        </m:r>
      </m:oMath>
      <w:del w:id="25276" w:author="PR Preview" w:date="2026-01-01T00:00:00Z">
        <w:r>
          <w:delText xml:space="preserve"> </w:delText>
        </w:r>
      </w:del>
      <w:del w:id="25277" w:author="PR Preview" w:date="2026-01-01T00:00:00Z">
        <w:r>
          <w:delText xml:space="preserve">for</w:delText>
        </w:r>
      </w:del>
      <w:del w:id="25278" w:author="PR Preview" w:date="2026-01-01T00:00:00Z">
        <w:r>
          <w:delText xml:space="preserve"> </w:delText>
        </w:r>
      </w:del>
      <m:oMath>
        <m:r>
          <m:t>1</m:t>
        </m:r>
      </m:oMath>
      <w:del w:id="25279" w:author="PR Preview" w:date="2026-01-01T00:00:00Z">
        <w:r>
          <w:delText xml:space="preserve"> </w:delText>
        </w:r>
      </w:del>
      <w:del w:id="25280" w:author="PR Preview" w:date="2026-01-01T00:00:00Z">
        <w:r>
          <w:delText xml:space="preserve">of</w:delText>
        </w:r>
      </w:del>
      <w:del w:id="25281" w:author="PR Preview" w:date="2026-01-01T00:00:00Z">
        <w:r>
          <w:delText xml:space="preserve"> </w:delText>
        </w:r>
      </w:del>
      <w:hyperlink w:anchor="exm-eigenvalue">
        <w:del w:id="25282" w:author="PR Preview" w:date="2026-01-01T00:00:00Z">
          <w:r>
            <w:rPr>
              <w:rStyle w:val="Hyperlink"/>
            </w:rPr>
            <w:delText xml:space="preserve">Example 149</w:delText>
          </w:r>
        </w:del>
      </w:hyperlink>
      <w:del w:id="25283" w:author="PR Preview" w:date="2026-01-01T00:00:00Z">
        <w:r>
          <w:delText xml:space="preserve"> </w:delText>
        </w:r>
      </w:del>
      <w:del w:id="25284" w:author="PR Preview" w:date="2026-01-01T00:00:00Z">
        <w:r>
          <w:delText xml:space="preserve">are linearly independent, as</w:delText>
        </w:r>
      </w:del>
      <w:del w:id="25285" w:author="PR Preview" w:date="2026-01-01T00:00:00Z">
        <w:r>
          <w:delText xml:space="preserve"> </w:delText>
        </w:r>
      </w:del>
      <w:hyperlink w:anchor="thm-eigenvectors-independent">
        <w:del w:id="25286" w:author="PR Preview" w:date="2026-01-01T00:00:00Z">
          <w:r>
            <w:rPr>
              <w:rStyle w:val="Hyperlink"/>
            </w:rPr>
            <w:delText xml:space="preserve">Theorem 116</w:delText>
          </w:r>
        </w:del>
      </w:hyperlink>
      <w:del w:id="25287" w:author="PR Preview" w:date="2026-01-01T00:00:00Z">
        <w:r>
          <w:delText xml:space="preserve"> </w:delText>
        </w:r>
      </w:del>
      <w:del w:id="25288" w:author="PR Preview" w:date="2026-01-01T00:00:00Z">
        <w:r>
          <w:delText xml:space="preserve">says they must be:</w:delText>
        </w:r>
      </w:del>
      <w:del w:id="25289"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25290" w:author="PR Preview" w:date="2026-01-01T00:00:00Z">
        <w:r>
          <w:delText xml:space="preserve"> </w:delText>
        </w:r>
      </w:del>
      <w:del w:id="25291" w:author="PR Preview" w:date="2026-01-01T00:00:00Z">
        <w:r>
          <w:delText xml:space="preserve">is</w:delText>
        </w:r>
      </w:del>
      <w:del w:id="25292" w:author="PR Preview" w:date="2026-01-01T00:00:00Z">
        <w:r>
          <w:delText xml:space="preserve"> </w:delText>
        </w:r>
      </w:del>
      <w:del w:id="25293" w:author="PR Preview" w:date="2026-01-01T00:00:00Z">
        <w:r>
          <w:delText xml:space="preserve">$\mathord{\smash[b]{\underset{\raise.3ex\hbox{$\scriptstyle\sim$}}{0}}\vphantom{0}}$</w:delText>
        </w:r>
      </w:del>
      <w:del w:id="25294" w:author="PR Preview" w:date="2026-01-01T00:00:00Z">
        <w:r>
          <w:delText xml:space="preserve"> </w:delText>
        </w:r>
      </w:del>
      <w:del w:id="25295" w:author="PR Preview" w:date="2026-01-01T00:00:00Z">
        <w:r>
          <w:delText xml:space="preserve">only if</w:delText>
        </w:r>
      </w:del>
    </w:p>
    <w:p>
      <w:pPr>
        <w:pStyle w:val="BodyText"/>
      </w:pPr>
      <w:ins w:id="25296" w:author="PR Preview" w:date="2026-01-01T00:00:00Z">
        <w:r>
          <w:rPr>
            <w:b/>
            <w:bCs/>
          </w:rPr>
          <w:t xml:space="preserve">Example 205 (Independent eigenvectors)</w:t>
        </w:r>
      </w:ins>
      <w:ins w:id="25297" w:author="PR Preview" w:date="2026-01-01T00:00:00Z">
        <w:r>
          <w:t xml:space="preserve"> </w:t>
        </w:r>
      </w:ins>
      <w:ins w:id="25298" w:author="PR Preview" w:date="2026-01-01T00:00:00Z">
        <w:r>
          <w:t xml:space="preserve">The eigenvectors</w:t>
        </w:r>
      </w:ins>
      <w:ins w:id="25299" w:author="PR Preview" w:date="2026-01-01T00:00:00Z">
        <w:r>
          <w:t xml:space="preserve"> </w:t>
        </w:r>
      </w:ins>
      <m:oMath>
        <m:r>
          <m:rPr>
            <m:sty m:val="p"/>
          </m:rPr>
          <m:t>(</m:t>
        </m:r>
        <m:r>
          <m:t>1</m:t>
        </m:r>
        <m:r>
          <m:rPr>
            <m:sty m:val="p"/>
          </m:rPr>
          <m:t>,</m:t>
        </m:r>
        <m:r>
          <m:t>1</m:t>
        </m:r>
        <m:r>
          <m:rPr>
            <m:sty m:val="p"/>
          </m:rPr>
          <m:t>)</m:t>
        </m:r>
      </m:oMath>
      <w:ins w:id="25300" w:author="PR Preview" w:date="2026-01-01T00:00:00Z">
        <w:r>
          <w:t xml:space="preserve"> </w:t>
        </w:r>
      </w:ins>
      <w:ins w:id="25301" w:author="PR Preview" w:date="2026-01-01T00:00:00Z">
        <w:r>
          <w:t xml:space="preserve">for</w:t>
        </w:r>
      </w:ins>
      <w:ins w:id="25302" w:author="PR Preview" w:date="2026-01-01T00:00:00Z">
        <w:r>
          <w:t xml:space="preserve"> </w:t>
        </w:r>
      </w:ins>
      <m:oMath>
        <m:r>
          <m:t>3</m:t>
        </m:r>
      </m:oMath>
      <w:ins w:id="25303" w:author="PR Preview" w:date="2026-01-01T00:00:00Z">
        <w:r>
          <w:t xml:space="preserve"> </w:t>
        </w:r>
      </w:ins>
      <w:ins w:id="25304" w:author="PR Preview" w:date="2026-01-01T00:00:00Z">
        <w:r>
          <w:t xml:space="preserve">and</w:t>
        </w:r>
      </w:ins>
      <w:ins w:id="25305" w:author="PR Preview" w:date="2026-01-01T00:00:00Z">
        <w:r>
          <w:t xml:space="preserve"> </w:t>
        </w:r>
      </w:ins>
      <m:oMath>
        <m:r>
          <m:rPr>
            <m:sty m:val="p"/>
          </m:rPr>
          <m:t>(</m:t>
        </m:r>
        <m:r>
          <m:t>1</m:t>
        </m:r>
        <m:r>
          <m:rPr>
            <m:sty m:val="p"/>
          </m:rPr>
          <m:t>,</m:t>
        </m:r>
        <m:r>
          <m:rPr>
            <m:sty m:val="p"/>
          </m:rPr>
          <m:t>−</m:t>
        </m:r>
        <m:r>
          <m:t>1</m:t>
        </m:r>
        <m:r>
          <m:rPr>
            <m:sty m:val="p"/>
          </m:rPr>
          <m:t>)</m:t>
        </m:r>
      </m:oMath>
      <w:ins w:id="25306" w:author="PR Preview" w:date="2026-01-01T00:00:00Z">
        <w:r>
          <w:t xml:space="preserve"> </w:t>
        </w:r>
      </w:ins>
      <w:ins w:id="25307" w:author="PR Preview" w:date="2026-01-01T00:00:00Z">
        <w:r>
          <w:t xml:space="preserve">for</w:t>
        </w:r>
      </w:ins>
      <w:ins w:id="25308" w:author="PR Preview" w:date="2026-01-01T00:00:00Z">
        <w:r>
          <w:t xml:space="preserve"> </w:t>
        </w:r>
      </w:ins>
      <m:oMath>
        <m:r>
          <m:t>1</m:t>
        </m:r>
      </m:oMath>
      <w:ins w:id="25309" w:author="PR Preview" w:date="2026-01-01T00:00:00Z">
        <w:r>
          <w:t xml:space="preserve"> </w:t>
        </w:r>
      </w:ins>
      <w:ins w:id="25310" w:author="PR Preview" w:date="2026-01-01T00:00:00Z">
        <w:r>
          <w:t xml:space="preserve">of</w:t>
        </w:r>
      </w:ins>
      <w:ins w:id="25311" w:author="PR Preview" w:date="2026-01-01T00:00:00Z">
        <w:r>
          <w:t xml:space="preserve"> </w:t>
        </w:r>
      </w:ins>
      <w:hyperlink w:anchor="exm-eigenvalue">
        <w:ins w:id="25312" w:author="PR Preview" w:date="2026-01-01T00:00:00Z">
          <w:r>
            <w:rPr>
              <w:rStyle w:val="Hyperlink"/>
            </w:rPr>
            <w:t xml:space="preserve">Example 148</w:t>
          </w:r>
        </w:ins>
      </w:hyperlink>
      <w:ins w:id="25313" w:author="PR Preview" w:date="2026-01-01T00:00:00Z">
        <w:r>
          <w:t xml:space="preserve"> </w:t>
        </w:r>
      </w:ins>
      <w:ins w:id="25314" w:author="PR Preview" w:date="2026-01-01T00:00:00Z">
        <w:r>
          <w:t xml:space="preserve">are linearly independent, as</w:t>
        </w:r>
      </w:ins>
      <w:ins w:id="25315" w:author="PR Preview" w:date="2026-01-01T00:00:00Z">
        <w:r>
          <w:t xml:space="preserve"> </w:t>
        </w:r>
      </w:ins>
      <w:hyperlink w:anchor="thm-eigenvectors-independent">
        <w:ins w:id="25316" w:author="PR Preview" w:date="2026-01-01T00:00:00Z">
          <w:r>
            <w:rPr>
              <w:rStyle w:val="Hyperlink"/>
            </w:rPr>
            <w:t xml:space="preserve">Theorem 115</w:t>
          </w:r>
        </w:ins>
      </w:hyperlink>
      <w:ins w:id="25317" w:author="PR Preview" w:date="2026-01-01T00:00:00Z">
        <w:r>
          <w:t xml:space="preserve"> </w:t>
        </w:r>
      </w:ins>
      <w:ins w:id="25318" w:author="PR Preview" w:date="2026-01-01T00:00:00Z">
        <w:r>
          <w:t xml:space="preserve">says they must be:</w:t>
        </w:r>
      </w:ins>
      <w:ins w:id="25319"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25320" w:author="PR Preview" w:date="2026-01-01T00:00:00Z">
        <w:r>
          <w:t xml:space="preserve"> </w:t>
        </w:r>
      </w:ins>
      <w:ins w:id="25321" w:author="PR Preview" w:date="2026-01-01T00:00:00Z">
        <w:r>
          <w:t xml:space="preserve">is</w:t>
        </w:r>
      </w:ins>
      <w:ins w:id="25322" w:author="PR Preview" w:date="2026-01-01T00:00:00Z">
        <w:r>
          <w:t xml:space="preserve"> </w:t>
        </w:r>
      </w:ins>
      <w:ins w:id="25323" w:author="PR Preview" w:date="2026-01-01T00:00:00Z">
        <w:r>
          <w:t xml:space="preserve">$\mathord{\smash[b]{\underset{\raise.3ex\hbox{$\scriptstyle\sim$}}{0}}\vphantom{0}}$</w:t>
        </w:r>
      </w:ins>
      <w:ins w:id="25324" w:author="PR Preview" w:date="2026-01-01T00:00:00Z">
        <w:r>
          <w:t xml:space="preserve"> </w:t>
        </w:r>
      </w:ins>
      <w:ins w:id="25325"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del w:id="25326" w:author="PR Preview" w:date="2026-01-01T00:00:00Z">
        <w:r>
          <w:rPr>
            <w:b/>
            <w:bCs/>
          </w:rPr>
          <w:delText xml:space="preserve">Definition 121 (Diagonalizable matrix)</w:delText>
        </w:r>
      </w:del>
      <w:del w:id="25327" w:author="PR Preview" w:date="2026-01-01T00:00:00Z">
        <w:r>
          <w:delText xml:space="preserve"> </w:delText>
        </w:r>
      </w:del>
      <w:del w:id="25328" w:author="PR Preview" w:date="2026-01-01T00:00:00Z">
        <w:r>
          <w:delText xml:space="preserve">A</w:delText>
        </w:r>
      </w:del>
      <w:del w:id="25329" w:author="PR Preview" w:date="2026-01-01T00:00:00Z">
        <w:r>
          <w:delText xml:space="preserve"> </w:delText>
        </w:r>
      </w:del>
      <m:oMath>
        <m:r>
          <m:t>p</m:t>
        </m:r>
        <m:r>
          <m:rPr>
            <m:sty m:val="p"/>
          </m:rPr>
          <m:t>×</m:t>
        </m:r>
        <m:r>
          <m:t>p</m:t>
        </m:r>
      </m:oMath>
      <w:del w:id="25330" w:author="PR Preview" w:date="2026-01-01T00:00:00Z">
        <w:r>
          <w:delText xml:space="preserve"> </w:delText>
        </w:r>
      </w:del>
      <w:del w:id="25331" w:author="PR Preview" w:date="2026-01-01T00:00:00Z">
        <w:r>
          <w:delText xml:space="preserve">matrix</w:delText>
        </w:r>
      </w:del>
      <w:del w:id="25332" w:author="PR Preview" w:date="2026-01-01T00:00:00Z">
        <w:r>
          <w:delText xml:space="preserve"> </w:delText>
        </w:r>
      </w:del>
      <m:oMath>
        <m:r>
          <m:rPr>
            <m:sty m:val="bi"/>
          </m:rPr>
          <m:t>A</m:t>
        </m:r>
      </m:oMath>
      <w:del w:id="25333" w:author="PR Preview" w:date="2026-01-01T00:00:00Z">
        <w:r>
          <w:delText xml:space="preserve"> </w:delText>
        </w:r>
      </w:del>
      <w:del w:id="25334" w:author="PR Preview" w:date="2026-01-01T00:00:00Z">
        <w:r>
          <w:delText xml:space="preserve">is</w:delText>
        </w:r>
      </w:del>
      <w:del w:id="25335" w:author="PR Preview" w:date="2026-01-01T00:00:00Z">
        <w:r>
          <w:delText xml:space="preserve"> </w:delText>
        </w:r>
      </w:del>
      <w:del w:id="25336" w:author="PR Preview" w:date="2026-01-01T00:00:00Z">
        <w:r>
          <w:rPr>
            <w:b/>
            <w:bCs/>
          </w:rPr>
          <w:delText xml:space="preserve">diagonalizable</w:delText>
        </w:r>
      </w:del>
      <w:del w:id="25337" w:author="PR Preview" w:date="2026-01-01T00:00:00Z">
        <w:r>
          <w:delText xml:space="preserve"> </w:delText>
        </w:r>
      </w:del>
      <w:del w:id="25338" w:author="PR Preview" w:date="2026-01-01T00:00:00Z">
        <w:r>
          <w:delText xml:space="preserve">[90]</w:delText>
        </w:r>
      </w:del>
      <w:del w:id="25339" w:author="PR Preview" w:date="2026-01-01T00:00:00Z">
        <w:r>
          <w:delText xml:space="preserve"> </w:delText>
        </w:r>
      </w:del>
      <w:del w:id="25340" w:author="PR Preview" w:date="2026-01-01T00:00:00Z">
        <w:r>
          <w:delText xml:space="preserve">if</w:delText>
        </w:r>
      </w:del>
      <w:del w:id="25341"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342" w:author="PR Preview" w:date="2026-01-01T00:00:00Z">
        <w:r>
          <w:delText xml:space="preserve"> </w:delText>
        </w:r>
      </w:del>
      <w:del w:id="25343" w:author="PR Preview" w:date="2026-01-01T00:00:00Z">
        <w:r>
          <w:delText xml:space="preserve">for some invertible</w:delText>
        </w:r>
      </w:del>
      <w:del w:id="25344" w:author="PR Preview" w:date="2026-01-01T00:00:00Z">
        <w:r>
          <w:delText xml:space="preserve"> </w:delText>
        </w:r>
      </w:del>
      <m:oMath>
        <m:r>
          <m:t>p</m:t>
        </m:r>
        <m:r>
          <m:rPr>
            <m:sty m:val="p"/>
          </m:rPr>
          <m:t>×</m:t>
        </m:r>
        <m:r>
          <m:t>p</m:t>
        </m:r>
      </m:oMath>
      <w:del w:id="25345" w:author="PR Preview" w:date="2026-01-01T00:00:00Z">
        <w:r>
          <w:delText xml:space="preserve"> </w:delText>
        </w:r>
      </w:del>
      <w:del w:id="25346" w:author="PR Preview" w:date="2026-01-01T00:00:00Z">
        <w:r>
          <w:delText xml:space="preserve">matrix</w:delText>
        </w:r>
      </w:del>
      <w:del w:id="25347" w:author="PR Preview" w:date="2026-01-01T00:00:00Z">
        <w:r>
          <w:delText xml:space="preserve"> </w:delText>
        </w:r>
      </w:del>
      <m:oMath>
        <m:r>
          <m:rPr>
            <m:sty m:val="bi"/>
          </m:rPr>
          <m:t>X</m:t>
        </m:r>
      </m:oMath>
      <w:del w:id="25348" w:author="PR Preview" w:date="2026-01-01T00:00:00Z">
        <w:r>
          <w:delText xml:space="preserve"> </w:delText>
        </w:r>
      </w:del>
      <w:del w:id="25349" w:author="PR Preview" w:date="2026-01-01T00:00:00Z">
        <w:r>
          <w:delText xml:space="preserve">and diagonal</w:delText>
        </w:r>
      </w:del>
      <w:del w:id="25350" w:author="PR Preview" w:date="2026-01-01T00:00:00Z">
        <w:r>
          <w:delText xml:space="preserve"> </w:delText>
        </w:r>
      </w:del>
      <m:oMath>
        <m:r>
          <m:t>p</m:t>
        </m:r>
        <m:r>
          <m:rPr>
            <m:sty m:val="p"/>
          </m:rPr>
          <m:t>×</m:t>
        </m:r>
        <m:r>
          <m:t>p</m:t>
        </m:r>
      </m:oMath>
      <w:del w:id="25351" w:author="PR Preview" w:date="2026-01-01T00:00:00Z">
        <w:r>
          <w:delText xml:space="preserve"> </w:delText>
        </w:r>
      </w:del>
      <w:del w:id="25352" w:author="PR Preview" w:date="2026-01-01T00:00:00Z">
        <w:r>
          <w:delText xml:space="preserve">matrix</w:delText>
        </w:r>
      </w:del>
      <w:del w:id="25353" w:author="PR Preview" w:date="2026-01-01T00:00:00Z">
        <w:r>
          <w:delText xml:space="preserve"> </w:delText>
        </w:r>
      </w:del>
      <m:oMath>
        <m:r>
          <m:rPr>
            <m:sty m:val="b"/>
          </m:rPr>
          <m:t>Λ</m:t>
        </m:r>
      </m:oMath>
      <w:del w:id="25354" w:author="PR Preview" w:date="2026-01-01T00:00:00Z">
        <w:r>
          <w:delText xml:space="preserve"> </w:delText>
        </w:r>
      </w:del>
      <w:del w:id="25355" w:author="PR Preview" w:date="2026-01-01T00:00:00Z">
        <w:r>
          <w:delText xml:space="preserve">(</w:delText>
        </w:r>
      </w:del>
      <w:hyperlink w:anchor="def-diagonal-matrix">
        <w:del w:id="25356" w:author="PR Preview" w:date="2026-01-01T00:00:00Z">
          <w:r>
            <w:rPr>
              <w:rStyle w:val="Hyperlink"/>
            </w:rPr>
            <w:delText xml:space="preserve">Definition 83</w:delText>
          </w:r>
        </w:del>
      </w:hyperlink>
      <w:del w:id="25357" w:author="PR Preview" w:date="2026-01-01T00:00:00Z">
        <w:r>
          <w:delText xml:space="preserve">);</w:delText>
        </w:r>
      </w:del>
      <w:del w:id="25358" w:author="PR Preview" w:date="2026-01-01T00:00:00Z">
        <w:r>
          <w:delText xml:space="preserve"> </w:delText>
        </w:r>
      </w:del>
      <w:del w:id="25359" w:author="PR Preview" w:date="2026-01-01T00:00:00Z">
        <w:r>
          <w:delText xml:space="preserve">by</w:delText>
        </w:r>
      </w:del>
      <w:del w:id="25360" w:author="PR Preview" w:date="2026-01-01T00:00:00Z">
        <w:r>
          <w:delText xml:space="preserve"> </w:delText>
        </w:r>
      </w:del>
      <w:hyperlink w:anchor="rem-similar-both-ways">
        <w:del w:id="25361" w:author="PR Preview" w:date="2026-01-01T00:00:00Z">
          <w:r>
            <w:rPr>
              <w:rStyle w:val="Hyperlink"/>
            </w:rPr>
            <w:delText xml:space="preserve">Remark 51</w:delText>
          </w:r>
        </w:del>
      </w:hyperlink>
      <w:del w:id="25362" w:author="PR Preview" w:date="2026-01-01T00:00:00Z">
        <w:r>
          <w:delText xml:space="preserve">, that is the same as</w:delText>
        </w:r>
      </w:del>
      <w:del w:id="25363"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25364" w:author="PR Preview" w:date="2026-01-01T00:00:00Z">
        <w:r>
          <w:delText xml:space="preserve">,</w:delText>
        </w:r>
      </w:del>
      <w:del w:id="25365" w:author="PR Preview" w:date="2026-01-01T00:00:00Z">
        <w:r>
          <w:delText xml:space="preserve"> </w:delText>
        </w:r>
      </w:del>
      <w:del w:id="25366" w:author="PR Preview" w:date="2026-01-01T00:00:00Z">
        <w:r>
          <w:delText xml:space="preserve">so a diagonalizable matrix is one similar to a diagonal matrix (</w:delText>
        </w:r>
      </w:del>
      <w:hyperlink w:anchor="def-similar">
        <w:del w:id="25367" w:author="PR Preview" w:date="2026-01-01T00:00:00Z">
          <w:r>
            <w:rPr>
              <w:rStyle w:val="Hyperlink"/>
            </w:rPr>
            <w:delText xml:space="preserve">Definition 120</w:delText>
          </w:r>
        </w:del>
      </w:hyperlink>
      <w:del w:id="25368" w:author="PR Preview" w:date="2026-01-01T00:00:00Z">
        <w:r>
          <w:delText xml:space="preserve">).</w:delText>
        </w:r>
      </w:del>
    </w:p>
    <w:p>
      <w:pPr>
        <w:pStyle w:val="BodyText"/>
      </w:pPr>
      <w:del w:id="25369" w:author="PR Preview" w:date="2026-01-01T00:00:00Z">
        <w:r>
          <w:rPr>
            <w:b/>
            <w:bCs/>
          </w:rPr>
          <w:delText xml:space="preserve">Example 207 (Diagonalizable and not)</w:delText>
        </w:r>
      </w:del>
      <w:del w:id="25370" w:author="PR Preview" w:date="2026-01-01T00:00:00Z">
        <w:r>
          <w:delText xml:space="preserve"> </w:delText>
        </w:r>
      </w:del>
      <w:del w:id="25371" w:author="PR Preview" w:date="2026-01-01T00:00:00Z">
        <w:r>
          <w:delText xml:space="preserve"> </w:delText>
        </w:r>
      </w:del>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372" w:author="PR Preview" w:date="2026-01-01T00:00:00Z">
        <w:r>
          <w:delText xml:space="preserve"> </w:delText>
        </w:r>
      </w:del>
      <w:del w:id="25373" w:author="PR Preview" w:date="2026-01-01T00:00:00Z">
        <w:r>
          <w:delText xml:space="preserve">is diagonalizable:</w:delText>
        </w:r>
      </w:del>
      <w:del w:id="25374" w:author="PR Preview" w:date="2026-01-01T00:00:00Z">
        <w:r>
          <w:delText xml:space="preserve"> </w:delText>
        </w:r>
      </w:del>
      <w:del w:id="25375" w:author="PR Preview" w:date="2026-01-01T00:00:00Z">
        <w:r>
          <w:delText xml:space="preserve">with</w:delText>
        </w:r>
      </w:del>
      <w:del w:id="25376" w:author="PR Preview" w:date="2026-01-01T00:00:00Z">
        <w:r>
          <w:delText xml:space="preserve"> </w:delText>
        </w:r>
      </w:del>
      <m:oMath>
        <m:r>
          <m:rPr>
            <m:sty m:val="bi"/>
          </m:rPr>
          <m:t>P</m:t>
        </m:r>
      </m:oMath>
      <w:del w:id="25377" w:author="PR Preview" w:date="2026-01-01T00:00:00Z">
        <w:r>
          <w:delText xml:space="preserve"> </w:delText>
        </w:r>
      </w:del>
      <w:del w:id="25378" w:author="PR Preview" w:date="2026-01-01T00:00:00Z">
        <w:r>
          <w:delText xml:space="preserve">as in</w:delText>
        </w:r>
      </w:del>
      <w:del w:id="25379" w:author="PR Preview" w:date="2026-01-01T00:00:00Z">
        <w:r>
          <w:delText xml:space="preserve"> </w:delText>
        </w:r>
      </w:del>
      <w:hyperlink w:anchor="exm-similar">
        <w:del w:id="25380" w:author="PR Preview" w:date="2026-01-01T00:00:00Z">
          <w:r>
            <w:rPr>
              <w:rStyle w:val="Hyperlink"/>
            </w:rPr>
            <w:delText xml:space="preserve">Example 204</w:delText>
          </w:r>
        </w:del>
      </w:hyperlink>
      <w:del w:id="25381" w:author="PR Preview" w:date="2026-01-01T00:00:00Z">
        <w:r>
          <w:delText xml:space="preserve">,</w:delText>
        </w:r>
      </w:del>
      <w:del w:id="25382"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25383" w:author="PR Preview" w:date="2026-01-01T00:00:00Z">
        <w:r>
          <w:delText xml:space="preserve">.</w:delText>
        </w:r>
      </w:del>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25384" w:author="PR Preview" w:date="2026-01-01T00:00:00Z">
        <w:r>
          <w:delText xml:space="preserve"> </w:delText>
        </w:r>
      </w:del>
      <w:del w:id="25385" w:author="PR Preview" w:date="2026-01-01T00:00:00Z">
        <w:r>
          <w:delText xml:space="preserve">is not.</w:delText>
        </w:r>
      </w:del>
      <w:del w:id="25386" w:author="PR Preview" w:date="2026-01-01T00:00:00Z">
        <w:r>
          <w:delText xml:space="preserve"> </w:delText>
        </w:r>
      </w:del>
      <w:del w:id="25387" w:author="PR Preview" w:date="2026-01-01T00:00:00Z">
        <w:r>
          <w:delText xml:space="preserve">Suppose</w:delText>
        </w:r>
      </w:del>
      <w:del w:id="25388"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25389" w:author="PR Preview" w:date="2026-01-01T00:00:00Z">
        <w:r>
          <w:delText xml:space="preserve">,</w:delText>
        </w:r>
      </w:del>
      <w:del w:id="25390" w:author="PR Preview" w:date="2026-01-01T00:00:00Z">
        <w:r>
          <w:delText xml:space="preserve"> </w:delText>
        </w:r>
      </w:del>
      <w:del w:id="25391" w:author="PR Preview" w:date="2026-01-01T00:00:00Z">
        <w:r>
          <w:delText xml:space="preserve">so</w:delText>
        </w:r>
      </w:del>
      <w:del w:id="25392"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25393" w:author="PR Preview" w:date="2026-01-01T00:00:00Z">
        <w:r>
          <w:delText xml:space="preserve"> </w:delText>
        </w:r>
      </w:del>
      <w:del w:id="25394" w:author="PR Preview" w:date="2026-01-01T00:00:00Z">
        <w:r>
          <w:delText xml:space="preserve">(</w:delText>
        </w:r>
      </w:del>
      <w:hyperlink w:anchor="rem-similar-both-ways">
        <w:del w:id="25395" w:author="PR Preview" w:date="2026-01-01T00:00:00Z">
          <w:r>
            <w:rPr>
              <w:rStyle w:val="Hyperlink"/>
            </w:rPr>
            <w:delText xml:space="preserve">Remark 51</w:delText>
          </w:r>
        </w:del>
      </w:hyperlink>
      <w:del w:id="25396" w:author="PR Preview" w:date="2026-01-01T00:00:00Z">
        <w:r>
          <w:delText xml:space="preserve">).</w:delText>
        </w:r>
      </w:del>
      <w:del w:id="25397" w:author="PR Preview" w:date="2026-01-01T00:00:00Z">
        <w:r>
          <w:delText xml:space="preserve"> </w:delText>
        </w:r>
      </w:del>
      <w:del w:id="25398" w:author="PR Preview" w:date="2026-01-01T00:00:00Z">
        <w:r>
          <w:delText xml:space="preserve">The eigenvalues of</w:delText>
        </w:r>
      </w:del>
      <w:del w:id="25399" w:author="PR Preview" w:date="2026-01-01T00:00:00Z">
        <w:r>
          <w:delText xml:space="preserve"> </w:delText>
        </w:r>
      </w:del>
      <m:oMath>
        <m:r>
          <m:rPr>
            <m:sty m:val="b"/>
          </m:rPr>
          <m:t>Λ</m:t>
        </m:r>
      </m:oMath>
      <w:del w:id="25400" w:author="PR Preview" w:date="2026-01-01T00:00:00Z">
        <w:r>
          <w:delText xml:space="preserve"> </w:delText>
        </w:r>
      </w:del>
      <w:del w:id="25401" w:author="PR Preview" w:date="2026-01-01T00:00:00Z">
        <w:r>
          <w:delText xml:space="preserve">are its diagonal entries (</w:delText>
        </w:r>
      </w:del>
      <w:hyperlink w:anchor="thm-eigen-triangular">
        <w:del w:id="25402" w:author="PR Preview" w:date="2026-01-01T00:00:00Z">
          <w:r>
            <w:rPr>
              <w:rStyle w:val="Hyperlink"/>
            </w:rPr>
            <w:delText xml:space="preserve">Theorem 113</w:delText>
          </w:r>
        </w:del>
      </w:hyperlink>
      <w:del w:id="25403" w:author="PR Preview" w:date="2026-01-01T00:00:00Z">
        <w:r>
          <w:delText xml:space="preserve">,</w:delText>
        </w:r>
      </w:del>
      <w:del w:id="25404" w:author="PR Preview" w:date="2026-01-01T00:00:00Z">
        <w:r>
          <w:delText xml:space="preserve"> </w:delText>
        </w:r>
      </w:del>
      <w:del w:id="25405" w:author="PR Preview" w:date="2026-01-01T00:00:00Z">
        <w:r>
          <w:delText xml:space="preserve">since a diagonal matrix is upper triangular)</w:delText>
        </w:r>
      </w:del>
      <w:del w:id="25406" w:author="PR Preview" w:date="2026-01-01T00:00:00Z">
        <w:r>
          <w:delText xml:space="preserve"> </w:delText>
        </w:r>
      </w:del>
      <w:del w:id="25407" w:author="PR Preview" w:date="2026-01-01T00:00:00Z">
        <w:r>
          <w:delText xml:space="preserve">and are the eigenvalues of</w:delText>
        </w:r>
      </w:del>
      <w:del w:id="25408" w:author="PR Preview" w:date="2026-01-01T00:00:00Z">
        <w:r>
          <w:delText xml:space="preserve"> </w:delText>
        </w:r>
      </w:del>
      <m:oMath>
        <m:r>
          <m:rPr>
            <m:sty m:val="bi"/>
          </m:rPr>
          <m:t>J</m:t>
        </m:r>
      </m:oMath>
      <w:del w:id="25409" w:author="PR Preview" w:date="2026-01-01T00:00:00Z">
        <w:r>
          <w:delText xml:space="preserve"> </w:delText>
        </w:r>
      </w:del>
      <w:del w:id="25410" w:author="PR Preview" w:date="2026-01-01T00:00:00Z">
        <w:r>
          <w:delText xml:space="preserve">(</w:delText>
        </w:r>
      </w:del>
      <w:hyperlink w:anchor="thm-similar-eigenvalues">
        <w:del w:id="25411" w:author="PR Preview" w:date="2026-01-01T00:00:00Z">
          <w:r>
            <w:rPr>
              <w:rStyle w:val="Hyperlink"/>
            </w:rPr>
            <w:delText xml:space="preserve">Theorem 115</w:delText>
          </w:r>
        </w:del>
      </w:hyperlink>
      <w:del w:id="25412" w:author="PR Preview" w:date="2026-01-01T00:00:00Z">
        <w:r>
          <w:delText xml:space="preserve">),</w:delText>
        </w:r>
      </w:del>
      <w:del w:id="25413" w:author="PR Preview" w:date="2026-01-01T00:00:00Z">
        <w:r>
          <w:delText xml:space="preserve"> </w:delText>
        </w:r>
      </w:del>
      <w:del w:id="25414" w:author="PR Preview" w:date="2026-01-01T00:00:00Z">
        <w:r>
          <w:delText xml:space="preserve">of which</w:delText>
        </w:r>
      </w:del>
      <w:del w:id="25415" w:author="PR Preview" w:date="2026-01-01T00:00:00Z">
        <w:r>
          <w:delText xml:space="preserve"> </w:delText>
        </w:r>
      </w:del>
      <m:oMath>
        <m:r>
          <m:t>0</m:t>
        </m:r>
      </m:oMath>
      <w:del w:id="25416" w:author="PR Preview" w:date="2026-01-01T00:00:00Z">
        <w:r>
          <w:delText xml:space="preserve"> </w:delText>
        </w:r>
      </w:del>
      <w:del w:id="25417" w:author="PR Preview" w:date="2026-01-01T00:00:00Z">
        <w:r>
          <w:delText xml:space="preserve">is the only one (</w:delText>
        </w:r>
      </w:del>
      <w:hyperlink w:anchor="exm-eigenspace">
        <w:del w:id="25418" w:author="PR Preview" w:date="2026-01-01T00:00:00Z">
          <w:r>
            <w:rPr>
              <w:rStyle w:val="Hyperlink"/>
            </w:rPr>
            <w:delText xml:space="preserve">Example 198</w:delText>
          </w:r>
        </w:del>
      </w:hyperlink>
      <w:del w:id="25419" w:author="PR Preview" w:date="2026-01-01T00:00:00Z">
        <w:r>
          <w:delText xml:space="preserve">).</w:delText>
        </w:r>
      </w:del>
      <w:del w:id="25420" w:author="PR Preview" w:date="2026-01-01T00:00:00Z">
        <w:r>
          <w:delText xml:space="preserve"> </w:delText>
        </w:r>
      </w:del>
      <w:del w:id="25421" w:author="PR Preview" w:date="2026-01-01T00:00:00Z">
        <w:r>
          <w:delText xml:space="preserve">So</w:delText>
        </w:r>
      </w:del>
      <w:del w:id="25422"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25423" w:author="PR Preview" w:date="2026-01-01T00:00:00Z">
        <w:r>
          <w:delText xml:space="preserve">,</w:delText>
        </w:r>
      </w:del>
      <w:del w:id="25424" w:author="PR Preview" w:date="2026-01-01T00:00:00Z">
        <w:r>
          <w:delText xml:space="preserve"> </w:delText>
        </w:r>
      </w:del>
      <w:del w:id="25425" w:author="PR Preview" w:date="2026-01-01T00:00:00Z">
        <w:r>
          <w:delText xml:space="preserve">and then</w:delText>
        </w:r>
      </w:del>
    </w:p>
    <w:p>
      <w:pPr>
        <w:pStyle w:val="BodyText"/>
      </w:pPr>
      <w:ins w:id="25426" w:author="PR Preview" w:date="2026-01-01T00:00:00Z">
        <w:r>
          <w:rPr>
            <w:b/>
            <w:bCs/>
          </w:rPr>
          <w:t xml:space="preserve">Definition 121 (Diagonalizable matrix)</w:t>
        </w:r>
      </w:ins>
      <w:ins w:id="25427" w:author="PR Preview" w:date="2026-01-01T00:00:00Z">
        <w:r>
          <w:t xml:space="preserve"> </w:t>
        </w:r>
      </w:ins>
      <w:ins w:id="25428" w:author="PR Preview" w:date="2026-01-01T00:00:00Z">
        <w:r>
          <w:t xml:space="preserve">A</w:t>
        </w:r>
      </w:ins>
      <w:ins w:id="25429" w:author="PR Preview" w:date="2026-01-01T00:00:00Z">
        <w:r>
          <w:t xml:space="preserve"> </w:t>
        </w:r>
      </w:ins>
      <m:oMath>
        <m:r>
          <m:t>p</m:t>
        </m:r>
        <m:r>
          <m:rPr>
            <m:sty m:val="p"/>
          </m:rPr>
          <m:t>×</m:t>
        </m:r>
        <m:r>
          <m:t>p</m:t>
        </m:r>
      </m:oMath>
      <w:ins w:id="25430" w:author="PR Preview" w:date="2026-01-01T00:00:00Z">
        <w:r>
          <w:t xml:space="preserve"> </w:t>
        </w:r>
      </w:ins>
      <w:ins w:id="25431" w:author="PR Preview" w:date="2026-01-01T00:00:00Z">
        <w:r>
          <w:t xml:space="preserve">matrix</w:t>
        </w:r>
      </w:ins>
      <w:ins w:id="25432" w:author="PR Preview" w:date="2026-01-01T00:00:00Z">
        <w:r>
          <w:t xml:space="preserve"> </w:t>
        </w:r>
      </w:ins>
      <m:oMath>
        <m:r>
          <m:rPr>
            <m:sty m:val="bi"/>
          </m:rPr>
          <m:t>A</m:t>
        </m:r>
      </m:oMath>
      <w:ins w:id="25433" w:author="PR Preview" w:date="2026-01-01T00:00:00Z">
        <w:r>
          <w:t xml:space="preserve"> </w:t>
        </w:r>
      </w:ins>
      <w:ins w:id="25434" w:author="PR Preview" w:date="2026-01-01T00:00:00Z">
        <w:r>
          <w:t xml:space="preserve">is</w:t>
        </w:r>
      </w:ins>
      <w:ins w:id="25435" w:author="PR Preview" w:date="2026-01-01T00:00:00Z">
        <w:r>
          <w:t xml:space="preserve"> </w:t>
        </w:r>
      </w:ins>
      <w:ins w:id="25436" w:author="PR Preview" w:date="2026-01-01T00:00:00Z">
        <w:r>
          <w:rPr>
            <w:b/>
            <w:bCs/>
          </w:rPr>
          <w:t xml:space="preserve">diagonalizable</w:t>
        </w:r>
      </w:ins>
      <w:ins w:id="25437" w:author="PR Preview" w:date="2026-01-01T00:00:00Z">
        <w:r>
          <w:t xml:space="preserve"> </w:t>
        </w:r>
      </w:ins>
      <w:ins w:id="25438" w:author="PR Preview" w:date="2026-01-01T00:00:00Z">
        <w:r>
          <w:t xml:space="preserve">[87]</w:t>
        </w:r>
      </w:ins>
      <w:ins w:id="25439" w:author="PR Preview" w:date="2026-01-01T00:00:00Z">
        <w:r>
          <w:t xml:space="preserve"> </w:t>
        </w:r>
      </w:ins>
      <w:ins w:id="25440" w:author="PR Preview" w:date="2026-01-01T00:00:00Z">
        <w:r>
          <w:t xml:space="preserve">if</w:t>
        </w:r>
      </w:ins>
      <w:ins w:id="2544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442" w:author="PR Preview" w:date="2026-01-01T00:00:00Z">
        <w:r>
          <w:t xml:space="preserve"> </w:t>
        </w:r>
      </w:ins>
      <w:ins w:id="25443" w:author="PR Preview" w:date="2026-01-01T00:00:00Z">
        <w:r>
          <w:t xml:space="preserve">for some invertible</w:t>
        </w:r>
      </w:ins>
      <w:ins w:id="25444" w:author="PR Preview" w:date="2026-01-01T00:00:00Z">
        <w:r>
          <w:t xml:space="preserve"> </w:t>
        </w:r>
      </w:ins>
      <m:oMath>
        <m:r>
          <m:t>p</m:t>
        </m:r>
        <m:r>
          <m:rPr>
            <m:sty m:val="p"/>
          </m:rPr>
          <m:t>×</m:t>
        </m:r>
        <m:r>
          <m:t>p</m:t>
        </m:r>
      </m:oMath>
      <w:ins w:id="25445" w:author="PR Preview" w:date="2026-01-01T00:00:00Z">
        <w:r>
          <w:t xml:space="preserve"> </w:t>
        </w:r>
      </w:ins>
      <w:ins w:id="25446" w:author="PR Preview" w:date="2026-01-01T00:00:00Z">
        <w:r>
          <w:t xml:space="preserve">matrix</w:t>
        </w:r>
      </w:ins>
      <w:ins w:id="25447" w:author="PR Preview" w:date="2026-01-01T00:00:00Z">
        <w:r>
          <w:t xml:space="preserve"> </w:t>
        </w:r>
      </w:ins>
      <m:oMath>
        <m:r>
          <m:rPr>
            <m:sty m:val="bi"/>
          </m:rPr>
          <m:t>X</m:t>
        </m:r>
      </m:oMath>
      <w:ins w:id="25448" w:author="PR Preview" w:date="2026-01-01T00:00:00Z">
        <w:r>
          <w:t xml:space="preserve"> </w:t>
        </w:r>
      </w:ins>
      <w:ins w:id="25449" w:author="PR Preview" w:date="2026-01-01T00:00:00Z">
        <w:r>
          <w:t xml:space="preserve">and diagonal</w:t>
        </w:r>
      </w:ins>
      <w:ins w:id="25450" w:author="PR Preview" w:date="2026-01-01T00:00:00Z">
        <w:r>
          <w:t xml:space="preserve"> </w:t>
        </w:r>
      </w:ins>
      <m:oMath>
        <m:r>
          <m:t>p</m:t>
        </m:r>
        <m:r>
          <m:rPr>
            <m:sty m:val="p"/>
          </m:rPr>
          <m:t>×</m:t>
        </m:r>
        <m:r>
          <m:t>p</m:t>
        </m:r>
      </m:oMath>
      <w:ins w:id="25451" w:author="PR Preview" w:date="2026-01-01T00:00:00Z">
        <w:r>
          <w:t xml:space="preserve"> </w:t>
        </w:r>
      </w:ins>
      <w:ins w:id="25452" w:author="PR Preview" w:date="2026-01-01T00:00:00Z">
        <w:r>
          <w:t xml:space="preserve">matrix</w:t>
        </w:r>
      </w:ins>
      <w:ins w:id="25453" w:author="PR Preview" w:date="2026-01-01T00:00:00Z">
        <w:r>
          <w:t xml:space="preserve"> </w:t>
        </w:r>
      </w:ins>
      <m:oMath>
        <m:r>
          <m:rPr>
            <m:sty m:val="b"/>
          </m:rPr>
          <m:t>Λ</m:t>
        </m:r>
      </m:oMath>
      <w:ins w:id="25454" w:author="PR Preview" w:date="2026-01-01T00:00:00Z">
        <w:r>
          <w:t xml:space="preserve"> </w:t>
        </w:r>
      </w:ins>
      <w:ins w:id="25455" w:author="PR Preview" w:date="2026-01-01T00:00:00Z">
        <w:r>
          <w:t xml:space="preserve">(</w:t>
        </w:r>
      </w:ins>
      <w:hyperlink w:anchor="def-diagonal-matrix">
        <w:ins w:id="25456" w:author="PR Preview" w:date="2026-01-01T00:00:00Z">
          <w:r>
            <w:rPr>
              <w:rStyle w:val="Hyperlink"/>
            </w:rPr>
            <w:t xml:space="preserve">Definition 83</w:t>
          </w:r>
        </w:ins>
      </w:hyperlink>
      <w:ins w:id="25457" w:author="PR Preview" w:date="2026-01-01T00:00:00Z">
        <w:r>
          <w:t xml:space="preserve">);</w:t>
        </w:r>
      </w:ins>
      <w:ins w:id="25458" w:author="PR Preview" w:date="2026-01-01T00:00:00Z">
        <w:r>
          <w:t xml:space="preserve"> </w:t>
        </w:r>
      </w:ins>
      <w:ins w:id="25459" w:author="PR Preview" w:date="2026-01-01T00:00:00Z">
        <w:r>
          <w:t xml:space="preserve">by</w:t>
        </w:r>
      </w:ins>
      <w:ins w:id="25460" w:author="PR Preview" w:date="2026-01-01T00:00:00Z">
        <w:r>
          <w:t xml:space="preserve"> </w:t>
        </w:r>
      </w:ins>
      <w:hyperlink w:anchor="rem-similar-both-ways">
        <w:ins w:id="25461" w:author="PR Preview" w:date="2026-01-01T00:00:00Z">
          <w:r>
            <w:rPr>
              <w:rStyle w:val="Hyperlink"/>
            </w:rPr>
            <w:t xml:space="preserve">Remark 51</w:t>
          </w:r>
        </w:ins>
      </w:hyperlink>
      <w:ins w:id="25462" w:author="PR Preview" w:date="2026-01-01T00:00:00Z">
        <w:r>
          <w:t xml:space="preserve">, that is the same as</w:t>
        </w:r>
      </w:ins>
      <w:ins w:id="25463"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25464" w:author="PR Preview" w:date="2026-01-01T00:00:00Z">
        <w:r>
          <w:t xml:space="preserve">,</w:t>
        </w:r>
      </w:ins>
      <w:ins w:id="25465" w:author="PR Preview" w:date="2026-01-01T00:00:00Z">
        <w:r>
          <w:t xml:space="preserve"> </w:t>
        </w:r>
      </w:ins>
      <w:ins w:id="25466" w:author="PR Preview" w:date="2026-01-01T00:00:00Z">
        <w:r>
          <w:t xml:space="preserve">so a diagonalizable matrix is one similar to a diagonal matrix (</w:t>
        </w:r>
      </w:ins>
      <w:hyperlink w:anchor="def-similar">
        <w:ins w:id="25467" w:author="PR Preview" w:date="2026-01-01T00:00:00Z">
          <w:r>
            <w:rPr>
              <w:rStyle w:val="Hyperlink"/>
            </w:rPr>
            <w:t xml:space="preserve">Definition 120</w:t>
          </w:r>
        </w:ins>
      </w:hyperlink>
      <w:ins w:id="25468" w:author="PR Preview" w:date="2026-01-01T00:00:00Z">
        <w:r>
          <w:t xml:space="preserve">).</w:t>
        </w:r>
      </w:ins>
    </w:p>
    <w:bookmarkEnd w:id="646"/>
    <w:bookmarkStart w:id="647" w:name="exm-diagonalizable"/>
    <w:p>
      <w:pPr>
        <w:pStyle w:val="BodyText"/>
      </w:pPr>
      <w:ins w:id="25469" w:author="PR Preview" w:date="2026-01-01T00:00:00Z">
        <w:r>
          <w:rPr>
            <w:b/>
            <w:bCs/>
          </w:rPr>
          <w:t xml:space="preserve">Example 206 (Diagonalizable and not)</w:t>
        </w:r>
      </w:ins>
      <w:ins w:id="25470" w:author="PR Preview" w:date="2026-01-01T00:00:00Z">
        <w:r>
          <w:t xml:space="preserve"> </w:t>
        </w:r>
      </w:ins>
      <w:ins w:id="25471" w:author="PR Preview" w:date="2026-01-01T00:00:00Z">
        <w:r>
          <w:t xml:space="preserve"> </w:t>
        </w:r>
      </w:ins>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472" w:author="PR Preview" w:date="2026-01-01T00:00:00Z">
        <w:r>
          <w:t xml:space="preserve"> </w:t>
        </w:r>
      </w:ins>
      <w:ins w:id="25473" w:author="PR Preview" w:date="2026-01-01T00:00:00Z">
        <w:r>
          <w:t xml:space="preserve">is diagonalizable:</w:t>
        </w:r>
      </w:ins>
      <w:ins w:id="25474" w:author="PR Preview" w:date="2026-01-01T00:00:00Z">
        <w:r>
          <w:t xml:space="preserve"> </w:t>
        </w:r>
      </w:ins>
      <w:ins w:id="25475" w:author="PR Preview" w:date="2026-01-01T00:00:00Z">
        <w:r>
          <w:t xml:space="preserve">with</w:t>
        </w:r>
      </w:ins>
      <w:ins w:id="25476" w:author="PR Preview" w:date="2026-01-01T00:00:00Z">
        <w:r>
          <w:t xml:space="preserve"> </w:t>
        </w:r>
      </w:ins>
      <m:oMath>
        <m:r>
          <m:rPr>
            <m:sty m:val="bi"/>
          </m:rPr>
          <m:t>P</m:t>
        </m:r>
      </m:oMath>
      <w:ins w:id="25477" w:author="PR Preview" w:date="2026-01-01T00:00:00Z">
        <w:r>
          <w:t xml:space="preserve"> </w:t>
        </w:r>
      </w:ins>
      <w:ins w:id="25478" w:author="PR Preview" w:date="2026-01-01T00:00:00Z">
        <w:r>
          <w:t xml:space="preserve">as in</w:t>
        </w:r>
      </w:ins>
      <w:ins w:id="25479" w:author="PR Preview" w:date="2026-01-01T00:00:00Z">
        <w:r>
          <w:t xml:space="preserve"> </w:t>
        </w:r>
      </w:ins>
      <w:hyperlink w:anchor="exm-similar">
        <w:ins w:id="25480" w:author="PR Preview" w:date="2026-01-01T00:00:00Z">
          <w:r>
            <w:rPr>
              <w:rStyle w:val="Hyperlink"/>
            </w:rPr>
            <w:t xml:space="preserve">Example 203</w:t>
          </w:r>
        </w:ins>
      </w:hyperlink>
      <w:ins w:id="25481" w:author="PR Preview" w:date="2026-01-01T00:00:00Z">
        <w:r>
          <w:t xml:space="preserve">,</w:t>
        </w:r>
      </w:ins>
      <w:ins w:id="25482"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25483" w:author="PR Preview" w:date="2026-01-01T00:00:00Z">
        <w:r>
          <w:t xml:space="preserve">.</w:t>
        </w:r>
      </w:ins>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25484" w:author="PR Preview" w:date="2026-01-01T00:00:00Z">
        <w:r>
          <w:t xml:space="preserve"> </w:t>
        </w:r>
      </w:ins>
      <w:ins w:id="25485" w:author="PR Preview" w:date="2026-01-01T00:00:00Z">
        <w:r>
          <w:t xml:space="preserve">is not.</w:t>
        </w:r>
      </w:ins>
      <w:ins w:id="25486" w:author="PR Preview" w:date="2026-01-01T00:00:00Z">
        <w:r>
          <w:t xml:space="preserve"> </w:t>
        </w:r>
      </w:ins>
      <w:ins w:id="25487" w:author="PR Preview" w:date="2026-01-01T00:00:00Z">
        <w:r>
          <w:t xml:space="preserve">Suppose</w:t>
        </w:r>
      </w:ins>
      <w:ins w:id="25488"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25489" w:author="PR Preview" w:date="2026-01-01T00:00:00Z">
        <w:r>
          <w:t xml:space="preserve">,</w:t>
        </w:r>
      </w:ins>
      <w:ins w:id="25490" w:author="PR Preview" w:date="2026-01-01T00:00:00Z">
        <w:r>
          <w:t xml:space="preserve"> </w:t>
        </w:r>
      </w:ins>
      <w:ins w:id="25491" w:author="PR Preview" w:date="2026-01-01T00:00:00Z">
        <w:r>
          <w:t xml:space="preserve">so</w:t>
        </w:r>
      </w:ins>
      <w:ins w:id="25492"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25493" w:author="PR Preview" w:date="2026-01-01T00:00:00Z">
        <w:r>
          <w:t xml:space="preserve"> </w:t>
        </w:r>
      </w:ins>
      <w:ins w:id="25494" w:author="PR Preview" w:date="2026-01-01T00:00:00Z">
        <w:r>
          <w:t xml:space="preserve">(</w:t>
        </w:r>
      </w:ins>
      <w:hyperlink w:anchor="rem-similar-both-ways">
        <w:ins w:id="25495" w:author="PR Preview" w:date="2026-01-01T00:00:00Z">
          <w:r>
            <w:rPr>
              <w:rStyle w:val="Hyperlink"/>
            </w:rPr>
            <w:t xml:space="preserve">Remark 51</w:t>
          </w:r>
        </w:ins>
      </w:hyperlink>
      <w:ins w:id="25496" w:author="PR Preview" w:date="2026-01-01T00:00:00Z">
        <w:r>
          <w:t xml:space="preserve">).</w:t>
        </w:r>
      </w:ins>
      <w:ins w:id="25497" w:author="PR Preview" w:date="2026-01-01T00:00:00Z">
        <w:r>
          <w:t xml:space="preserve"> </w:t>
        </w:r>
      </w:ins>
      <w:ins w:id="25498" w:author="PR Preview" w:date="2026-01-01T00:00:00Z">
        <w:r>
          <w:t xml:space="preserve">The eigenvalues of</w:t>
        </w:r>
      </w:ins>
      <w:ins w:id="25499" w:author="PR Preview" w:date="2026-01-01T00:00:00Z">
        <w:r>
          <w:t xml:space="preserve"> </w:t>
        </w:r>
      </w:ins>
      <m:oMath>
        <m:r>
          <m:rPr>
            <m:sty m:val="b"/>
          </m:rPr>
          <m:t>Λ</m:t>
        </m:r>
      </m:oMath>
      <w:ins w:id="25500" w:author="PR Preview" w:date="2026-01-01T00:00:00Z">
        <w:r>
          <w:t xml:space="preserve"> </w:t>
        </w:r>
      </w:ins>
      <w:ins w:id="25501" w:author="PR Preview" w:date="2026-01-01T00:00:00Z">
        <w:r>
          <w:t xml:space="preserve">are its diagonal entries (</w:t>
        </w:r>
      </w:ins>
      <w:hyperlink w:anchor="thm-eigen-triangular">
        <w:ins w:id="25502" w:author="PR Preview" w:date="2026-01-01T00:00:00Z">
          <w:r>
            <w:rPr>
              <w:rStyle w:val="Hyperlink"/>
            </w:rPr>
            <w:t xml:space="preserve">Theorem 112</w:t>
          </w:r>
        </w:ins>
      </w:hyperlink>
      <w:ins w:id="25503" w:author="PR Preview" w:date="2026-01-01T00:00:00Z">
        <w:r>
          <w:t xml:space="preserve">,</w:t>
        </w:r>
      </w:ins>
      <w:ins w:id="25504" w:author="PR Preview" w:date="2026-01-01T00:00:00Z">
        <w:r>
          <w:t xml:space="preserve"> </w:t>
        </w:r>
      </w:ins>
      <w:ins w:id="25505" w:author="PR Preview" w:date="2026-01-01T00:00:00Z">
        <w:r>
          <w:t xml:space="preserve">since a diagonal matrix is upper triangular)</w:t>
        </w:r>
      </w:ins>
      <w:ins w:id="25506" w:author="PR Preview" w:date="2026-01-01T00:00:00Z">
        <w:r>
          <w:t xml:space="preserve"> </w:t>
        </w:r>
      </w:ins>
      <w:ins w:id="25507" w:author="PR Preview" w:date="2026-01-01T00:00:00Z">
        <w:r>
          <w:t xml:space="preserve">and are the eigenvalues of</w:t>
        </w:r>
      </w:ins>
      <w:ins w:id="25508" w:author="PR Preview" w:date="2026-01-01T00:00:00Z">
        <w:r>
          <w:t xml:space="preserve"> </w:t>
        </w:r>
      </w:ins>
      <m:oMath>
        <m:r>
          <m:rPr>
            <m:sty m:val="bi"/>
          </m:rPr>
          <m:t>J</m:t>
        </m:r>
      </m:oMath>
      <w:ins w:id="25509" w:author="PR Preview" w:date="2026-01-01T00:00:00Z">
        <w:r>
          <w:t xml:space="preserve"> </w:t>
        </w:r>
      </w:ins>
      <w:ins w:id="25510" w:author="PR Preview" w:date="2026-01-01T00:00:00Z">
        <w:r>
          <w:t xml:space="preserve">(</w:t>
        </w:r>
      </w:ins>
      <w:hyperlink w:anchor="thm-similar-eigenvalues">
        <w:ins w:id="25511" w:author="PR Preview" w:date="2026-01-01T00:00:00Z">
          <w:r>
            <w:rPr>
              <w:rStyle w:val="Hyperlink"/>
            </w:rPr>
            <w:t xml:space="preserve">Theorem 114</w:t>
          </w:r>
        </w:ins>
      </w:hyperlink>
      <w:ins w:id="25512" w:author="PR Preview" w:date="2026-01-01T00:00:00Z">
        <w:r>
          <w:t xml:space="preserve">),</w:t>
        </w:r>
      </w:ins>
      <w:ins w:id="25513" w:author="PR Preview" w:date="2026-01-01T00:00:00Z">
        <w:r>
          <w:t xml:space="preserve"> </w:t>
        </w:r>
      </w:ins>
      <w:ins w:id="25514" w:author="PR Preview" w:date="2026-01-01T00:00:00Z">
        <w:r>
          <w:t xml:space="preserve">of which</w:t>
        </w:r>
      </w:ins>
      <w:ins w:id="25515" w:author="PR Preview" w:date="2026-01-01T00:00:00Z">
        <w:r>
          <w:t xml:space="preserve"> </w:t>
        </w:r>
      </w:ins>
      <m:oMath>
        <m:r>
          <m:t>0</m:t>
        </m:r>
      </m:oMath>
      <w:ins w:id="25516" w:author="PR Preview" w:date="2026-01-01T00:00:00Z">
        <w:r>
          <w:t xml:space="preserve"> </w:t>
        </w:r>
      </w:ins>
      <w:ins w:id="25517" w:author="PR Preview" w:date="2026-01-01T00:00:00Z">
        <w:r>
          <w:t xml:space="preserve">is the only one (</w:t>
        </w:r>
      </w:ins>
      <w:hyperlink w:anchor="exm-eigenspace">
        <w:ins w:id="25518" w:author="PR Preview" w:date="2026-01-01T00:00:00Z">
          <w:r>
            <w:rPr>
              <w:rStyle w:val="Hyperlink"/>
            </w:rPr>
            <w:t xml:space="preserve">Example 197</w:t>
          </w:r>
        </w:ins>
      </w:hyperlink>
      <w:ins w:id="25519" w:author="PR Preview" w:date="2026-01-01T00:00:00Z">
        <w:r>
          <w:t xml:space="preserve">).</w:t>
        </w:r>
      </w:ins>
      <w:ins w:id="25520" w:author="PR Preview" w:date="2026-01-01T00:00:00Z">
        <w:r>
          <w:t xml:space="preserve"> </w:t>
        </w:r>
      </w:ins>
      <w:ins w:id="25521" w:author="PR Preview" w:date="2026-01-01T00:00:00Z">
        <w:r>
          <w:t xml:space="preserve">So</w:t>
        </w:r>
      </w:ins>
      <w:ins w:id="25522"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25523" w:author="PR Preview" w:date="2026-01-01T00:00:00Z">
        <w:r>
          <w:t xml:space="preserve">,</w:t>
        </w:r>
      </w:ins>
      <w:ins w:id="25524" w:author="PR Preview" w:date="2026-01-01T00:00:00Z">
        <w:r>
          <w:t xml:space="preserve"> </w:t>
        </w:r>
      </w:ins>
      <w:ins w:id="25525"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del w:id="25526" w:author="PR Preview" w:date="2026-01-01T00:00:00Z">
        <w:r>
          <w:rPr>
            <w:b/>
            <w:bCs/>
          </w:rPr>
          <w:delText xml:space="preserve">Theorem 117 (Diagonalizable means a basis of eigenvectors)</w:delText>
        </w:r>
      </w:del>
      <w:del w:id="25527" w:author="PR Preview" w:date="2026-01-01T00:00:00Z">
        <w:r>
          <w:delText xml:space="preserve"> </w:delText>
        </w:r>
      </w:del>
      <w:del w:id="25528" w:author="PR Preview" w:date="2026-01-01T00:00:00Z">
        <w:r>
          <w:delText xml:space="preserve">A</w:delText>
        </w:r>
      </w:del>
      <w:del w:id="25529" w:author="PR Preview" w:date="2026-01-01T00:00:00Z">
        <w:r>
          <w:delText xml:space="preserve"> </w:delText>
        </w:r>
      </w:del>
      <m:oMath>
        <m:r>
          <m:t>p</m:t>
        </m:r>
        <m:r>
          <m:rPr>
            <m:sty m:val="p"/>
          </m:rPr>
          <m:t>×</m:t>
        </m:r>
        <m:r>
          <m:t>p</m:t>
        </m:r>
      </m:oMath>
      <w:del w:id="25530" w:author="PR Preview" w:date="2026-01-01T00:00:00Z">
        <w:r>
          <w:delText xml:space="preserve"> </w:delText>
        </w:r>
      </w:del>
      <w:del w:id="25531" w:author="PR Preview" w:date="2026-01-01T00:00:00Z">
        <w:r>
          <w:delText xml:space="preserve">matrix</w:delText>
        </w:r>
      </w:del>
      <w:del w:id="25532" w:author="PR Preview" w:date="2026-01-01T00:00:00Z">
        <w:r>
          <w:delText xml:space="preserve"> </w:delText>
        </w:r>
      </w:del>
      <m:oMath>
        <m:r>
          <m:rPr>
            <m:sty m:val="bi"/>
          </m:rPr>
          <m:t>A</m:t>
        </m:r>
      </m:oMath>
      <w:del w:id="25533" w:author="PR Preview" w:date="2026-01-01T00:00:00Z">
        <w:r>
          <w:delText xml:space="preserve"> </w:delText>
        </w:r>
      </w:del>
      <w:del w:id="25534" w:author="PR Preview" w:date="2026-01-01T00:00:00Z">
        <w:r>
          <w:delText xml:space="preserve">is diagonalizable (</w:delText>
        </w:r>
      </w:del>
      <w:hyperlink w:anchor="def-diagonalizable">
        <w:del w:id="25535" w:author="PR Preview" w:date="2026-01-01T00:00:00Z">
          <w:r>
            <w:rPr>
              <w:rStyle w:val="Hyperlink"/>
            </w:rPr>
            <w:delText xml:space="preserve">Definition 121</w:delText>
          </w:r>
        </w:del>
      </w:hyperlink>
      <w:del w:id="25536" w:author="PR Preview" w:date="2026-01-01T00:00:00Z">
        <w:r>
          <w:delText xml:space="preserve">)</w:delText>
        </w:r>
      </w:del>
      <w:del w:id="25537" w:author="PR Preview" w:date="2026-01-01T00:00:00Z">
        <w:r>
          <w:delText xml:space="preserve"> </w:delText>
        </w:r>
      </w:del>
      <w:del w:id="25538" w:author="PR Preview" w:date="2026-01-01T00:00:00Z">
        <w:r>
          <w:delText xml:space="preserve">exactly when it has</w:delText>
        </w:r>
      </w:del>
      <w:del w:id="25539" w:author="PR Preview" w:date="2026-01-01T00:00:00Z">
        <w:r>
          <w:delText xml:space="preserve"> </w:delText>
        </w:r>
      </w:del>
      <m:oMath>
        <m:r>
          <m:t>p</m:t>
        </m:r>
      </m:oMath>
      <w:del w:id="25540" w:author="PR Preview" w:date="2026-01-01T00:00:00Z">
        <w:r>
          <w:delText xml:space="preserve"> </w:delText>
        </w:r>
      </w:del>
      <w:del w:id="25541" w:author="PR Preview" w:date="2026-01-01T00:00:00Z">
        <w:r>
          <w:delText xml:space="preserve">linearly independent eigenvectors.</w:delText>
        </w:r>
      </w:del>
      <w:del w:id="25542" w:author="PR Preview" w:date="2026-01-01T00:00:00Z">
        <w:r>
          <w:delText xml:space="preserve"> </w:delText>
        </w:r>
      </w:del>
      <w:del w:id="25543" w:author="PR Preview" w:date="2026-01-01T00:00:00Z">
        <w:r>
          <w:delText xml:space="preserve">Then</w:delText>
        </w:r>
      </w:del>
      <w:del w:id="25544"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545" w:author="PR Preview" w:date="2026-01-01T00:00:00Z">
        <w:r>
          <w:delText xml:space="preserve"> </w:delText>
        </w:r>
      </w:del>
      <w:del w:id="25546" w:author="PR Preview" w:date="2026-01-01T00:00:00Z">
        <w:r>
          <w:delText xml:space="preserve">with the eigenvectors as the columns of</w:delText>
        </w:r>
      </w:del>
      <w:del w:id="25547" w:author="PR Preview" w:date="2026-01-01T00:00:00Z">
        <w:r>
          <w:delText xml:space="preserve"> </w:delText>
        </w:r>
      </w:del>
      <m:oMath>
        <m:r>
          <m:rPr>
            <m:sty m:val="bi"/>
          </m:rPr>
          <m:t>X</m:t>
        </m:r>
      </m:oMath>
      <w:del w:id="25548" w:author="PR Preview" w:date="2026-01-01T00:00:00Z">
        <w:r>
          <w:delText xml:space="preserve"> </w:delText>
        </w:r>
      </w:del>
      <w:del w:id="25549" w:author="PR Preview" w:date="2026-01-01T00:00:00Z">
        <w:r>
          <w:delText xml:space="preserve">and their eigenvalues, in the same order, on the diagonal of</w:delText>
        </w:r>
      </w:del>
      <w:del w:id="25550" w:author="PR Preview" w:date="2026-01-01T00:00:00Z">
        <w:r>
          <w:delText xml:space="preserve"> </w:delText>
        </w:r>
      </w:del>
      <m:oMath>
        <m:r>
          <m:rPr>
            <m:sty m:val="b"/>
          </m:rPr>
          <m:t>Λ</m:t>
        </m:r>
      </m:oMath>
      <w:del w:id="25551" w:author="PR Preview" w:date="2026-01-01T00:00:00Z">
        <w:r>
          <w:delText xml:space="preserve">.</w:delText>
        </w:r>
      </w:del>
    </w:p>
    <w:p>
      <w:pPr>
        <w:pStyle w:val="FirstParagraph"/>
      </w:pPr>
      <w:ins w:id="25552" w:author="PR Preview" w:date="2026-01-01T00:00:00Z">
        <w:r>
          <w:rPr>
            <w:b/>
            <w:bCs/>
          </w:rPr>
          <w:t xml:space="preserve">Theorem 116 (Diagonalizable means a basis of eigenvectors)</w:t>
        </w:r>
      </w:ins>
      <w:ins w:id="25553" w:author="PR Preview" w:date="2026-01-01T00:00:00Z">
        <w:r>
          <w:t xml:space="preserve"> </w:t>
        </w:r>
      </w:ins>
      <w:ins w:id="25554" w:author="PR Preview" w:date="2026-01-01T00:00:00Z">
        <w:r>
          <w:t xml:space="preserve">A</w:t>
        </w:r>
      </w:ins>
      <w:ins w:id="25555" w:author="PR Preview" w:date="2026-01-01T00:00:00Z">
        <w:r>
          <w:t xml:space="preserve"> </w:t>
        </w:r>
      </w:ins>
      <m:oMath>
        <m:r>
          <m:t>p</m:t>
        </m:r>
        <m:r>
          <m:rPr>
            <m:sty m:val="p"/>
          </m:rPr>
          <m:t>×</m:t>
        </m:r>
        <m:r>
          <m:t>p</m:t>
        </m:r>
      </m:oMath>
      <w:ins w:id="25556" w:author="PR Preview" w:date="2026-01-01T00:00:00Z">
        <w:r>
          <w:t xml:space="preserve"> </w:t>
        </w:r>
      </w:ins>
      <w:ins w:id="25557" w:author="PR Preview" w:date="2026-01-01T00:00:00Z">
        <w:r>
          <w:t xml:space="preserve">matrix</w:t>
        </w:r>
      </w:ins>
      <w:ins w:id="25558" w:author="PR Preview" w:date="2026-01-01T00:00:00Z">
        <w:r>
          <w:t xml:space="preserve"> </w:t>
        </w:r>
      </w:ins>
      <m:oMath>
        <m:r>
          <m:rPr>
            <m:sty m:val="bi"/>
          </m:rPr>
          <m:t>A</m:t>
        </m:r>
      </m:oMath>
      <w:ins w:id="25559" w:author="PR Preview" w:date="2026-01-01T00:00:00Z">
        <w:r>
          <w:t xml:space="preserve"> </w:t>
        </w:r>
      </w:ins>
      <w:ins w:id="25560" w:author="PR Preview" w:date="2026-01-01T00:00:00Z">
        <w:r>
          <w:t xml:space="preserve">is diagonalizable (</w:t>
        </w:r>
      </w:ins>
      <w:hyperlink w:anchor="def-diagonalizable">
        <w:ins w:id="25561" w:author="PR Preview" w:date="2026-01-01T00:00:00Z">
          <w:r>
            <w:rPr>
              <w:rStyle w:val="Hyperlink"/>
            </w:rPr>
            <w:t xml:space="preserve">Definition 121</w:t>
          </w:r>
        </w:ins>
      </w:hyperlink>
      <w:ins w:id="25562" w:author="PR Preview" w:date="2026-01-01T00:00:00Z">
        <w:r>
          <w:t xml:space="preserve">)</w:t>
        </w:r>
      </w:ins>
      <w:ins w:id="25563" w:author="PR Preview" w:date="2026-01-01T00:00:00Z">
        <w:r>
          <w:t xml:space="preserve"> </w:t>
        </w:r>
      </w:ins>
      <w:ins w:id="25564" w:author="PR Preview" w:date="2026-01-01T00:00:00Z">
        <w:r>
          <w:t xml:space="preserve">exactly when it has</w:t>
        </w:r>
      </w:ins>
      <w:ins w:id="25565" w:author="PR Preview" w:date="2026-01-01T00:00:00Z">
        <w:r>
          <w:t xml:space="preserve"> </w:t>
        </w:r>
      </w:ins>
      <m:oMath>
        <m:r>
          <m:t>p</m:t>
        </m:r>
      </m:oMath>
      <w:ins w:id="25566" w:author="PR Preview" w:date="2026-01-01T00:00:00Z">
        <w:r>
          <w:t xml:space="preserve"> </w:t>
        </w:r>
      </w:ins>
      <w:ins w:id="25567" w:author="PR Preview" w:date="2026-01-01T00:00:00Z">
        <w:r>
          <w:t xml:space="preserve">linearly independent eigenvectors.</w:t>
        </w:r>
      </w:ins>
      <w:ins w:id="25568" w:author="PR Preview" w:date="2026-01-01T00:00:00Z">
        <w:r>
          <w:t xml:space="preserve"> </w:t>
        </w:r>
      </w:ins>
      <w:ins w:id="25569" w:author="PR Preview" w:date="2026-01-01T00:00:00Z">
        <w:r>
          <w:t xml:space="preserve">Then</w:t>
        </w:r>
      </w:ins>
      <w:ins w:id="25570"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571" w:author="PR Preview" w:date="2026-01-01T00:00:00Z">
        <w:r>
          <w:t xml:space="preserve"> </w:t>
        </w:r>
      </w:ins>
      <w:ins w:id="25572" w:author="PR Preview" w:date="2026-01-01T00:00:00Z">
        <w:r>
          <w:t xml:space="preserve">with the eigenvectors as the columns of</w:t>
        </w:r>
      </w:ins>
      <w:ins w:id="25573" w:author="PR Preview" w:date="2026-01-01T00:00:00Z">
        <w:r>
          <w:t xml:space="preserve"> </w:t>
        </w:r>
      </w:ins>
      <m:oMath>
        <m:r>
          <m:rPr>
            <m:sty m:val="bi"/>
          </m:rPr>
          <m:t>X</m:t>
        </m:r>
      </m:oMath>
      <w:ins w:id="25574" w:author="PR Preview" w:date="2026-01-01T00:00:00Z">
        <w:r>
          <w:t xml:space="preserve"> </w:t>
        </w:r>
      </w:ins>
      <w:ins w:id="25575" w:author="PR Preview" w:date="2026-01-01T00:00:00Z">
        <w:r>
          <w:t xml:space="preserve">and their eigenvalues, in the same order, on the diagonal of</w:t>
        </w:r>
      </w:ins>
      <w:ins w:id="25576" w:author="PR Preview" w:date="2026-01-01T00:00:00Z">
        <w:r>
          <w:t xml:space="preserve"> </w:t>
        </w:r>
      </w:ins>
      <m:oMath>
        <m:r>
          <m:rPr>
            <m:sty m:val="b"/>
          </m:rPr>
          <m:t>Λ</m:t>
        </m:r>
      </m:oMath>
      <w:ins w:id="25577" w:author="PR Preview" w:date="2026-01-01T00:00:00Z">
        <w:r>
          <w:t xml:space="preserve">.</w:t>
        </w:r>
      </w:ins>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del w:id="25578" w:author="PR Preview" w:date="2026-01-01T00:00:00Z">
        <w:r>
          <w:delText xml:space="preserve">(</w:delText>
        </w:r>
      </w:del>
      <w:hyperlink w:anchor="thm-scalar-matmul">
        <w:del w:id="25579" w:author="PR Preview" w:date="2026-01-01T00:00:00Z">
          <w:r>
            <w:rPr>
              <w:rStyle w:val="Hyperlink"/>
            </w:rPr>
            <w:delText xml:space="preserve">Theorem 96</w:delText>
          </w:r>
        </w:del>
      </w:hyperlink>
      <w:del w:id="25580" w:author="PR Preview" w:date="2026-01-01T00:00:00Z">
        <w:r>
          <w:delText xml:space="preserve">,</w:delText>
        </w:r>
      </w:del>
      <w:del w:id="25581" w:author="PR Preview" w:date="2026-01-01T00:00:00Z">
        <w:r>
          <w:delText xml:space="preserve"> </w:delText>
        </w:r>
      </w:del>
      <w:hyperlink w:anchor="thm-matvec-columns">
        <w:del w:id="25582" w:author="PR Preview" w:date="2026-01-01T00:00:00Z">
          <w:r>
            <w:rPr>
              <w:rStyle w:val="Hyperlink"/>
            </w:rPr>
            <w:delText xml:space="preserve">Theorem 24</w:delText>
          </w:r>
        </w:del>
      </w:hyperlink>
      <w:del w:id="25583" w:author="PR Preview" w:date="2026-01-01T00:00:00Z">
        <w:r>
          <w:delText xml:space="preserve">),</w:delText>
        </w:r>
      </w:del>
      <w:del w:id="25584" w:author="PR Preview" w:date="2026-01-01T00:00:00Z">
        <w:r>
          <w:delText xml:space="preserve"> </w:delText>
        </w:r>
      </w:del>
      <w:del w:id="25585" w:author="PR Preview" w:date="2026-01-01T00:00:00Z">
        <w:r>
          <w:delText xml:space="preserve">so</w:delText>
        </w:r>
      </w:del>
    </w:p>
    <w:p>
      <w:pPr>
        <w:pStyle w:val="FirstParagraph"/>
      </w:pPr>
      <w:ins w:id="25586" w:author="PR Preview" w:date="2026-01-01T00:00:00Z">
        <w:r>
          <w:t xml:space="preserve">(</w:t>
        </w:r>
      </w:ins>
      <w:hyperlink w:anchor="thm-scalar-matmul">
        <w:ins w:id="25587" w:author="PR Preview" w:date="2026-01-01T00:00:00Z">
          <w:r>
            <w:rPr>
              <w:rStyle w:val="Hyperlink"/>
            </w:rPr>
            <w:t xml:space="preserve">Theorem 95</w:t>
          </w:r>
        </w:ins>
      </w:hyperlink>
      <w:ins w:id="25588" w:author="PR Preview" w:date="2026-01-01T00:00:00Z">
        <w:r>
          <w:t xml:space="preserve">,</w:t>
        </w:r>
      </w:ins>
      <w:ins w:id="25589" w:author="PR Preview" w:date="2026-01-01T00:00:00Z">
        <w:r>
          <w:t xml:space="preserve"> </w:t>
        </w:r>
      </w:ins>
      <w:hyperlink w:anchor="thm-matvec-columns">
        <w:ins w:id="25590" w:author="PR Preview" w:date="2026-01-01T00:00:00Z">
          <w:r>
            <w:rPr>
              <w:rStyle w:val="Hyperlink"/>
            </w:rPr>
            <w:t xml:space="preserve">Theorem 23</w:t>
          </w:r>
        </w:ins>
      </w:hyperlink>
      <w:ins w:id="25591" w:author="PR Preview" w:date="2026-01-01T00:00:00Z">
        <w:r>
          <w:t xml:space="preserve">),</w:t>
        </w:r>
      </w:ins>
      <w:ins w:id="25592" w:author="PR Preview" w:date="2026-01-01T00:00:00Z">
        <w:r>
          <w:t xml:space="preserve"> </w:t>
        </w:r>
      </w:ins>
      <w:ins w:id="25593" w:author="PR Preview" w:date="2026-01-01T00:00:00Z">
        <w:r>
          <w:t xml:space="preserve">so</w:t>
        </w:r>
      </w:ins>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del w:id="25594" w:author="PR Preview" w:date="2026-01-01T00:00:00Z">
        <w:r>
          <w:delText xml:space="preserve">Also,</w:delText>
        </w:r>
      </w:del>
      <w:del w:id="25595" w:author="PR Preview" w:date="2026-01-01T00:00:00Z">
        <w:r>
          <w:delText xml:space="preserve"> </w:delText>
        </w:r>
      </w:del>
      <m:oMath>
        <m:r>
          <m:rPr>
            <m:sty m:val="bi"/>
          </m:rPr>
          <m:t>X</m:t>
        </m:r>
      </m:oMath>
      <w:del w:id="25596" w:author="PR Preview" w:date="2026-01-01T00:00:00Z">
        <w:r>
          <w:delText xml:space="preserve"> </w:delText>
        </w:r>
      </w:del>
      <w:del w:id="25597" w:author="PR Preview" w:date="2026-01-01T00:00:00Z">
        <w:r>
          <w:delText xml:space="preserve">has rank</w:delText>
        </w:r>
      </w:del>
      <w:del w:id="25598" w:author="PR Preview" w:date="2026-01-01T00:00:00Z">
        <w:r>
          <w:delText xml:space="preserve"> </w:delText>
        </w:r>
      </w:del>
      <m:oMath>
        <m:r>
          <m:t>p</m:t>
        </m:r>
      </m:oMath>
      <w:del w:id="25599" w:author="PR Preview" w:date="2026-01-01T00:00:00Z">
        <w:r>
          <w:delText xml:space="preserve"> </w:delText>
        </w:r>
      </w:del>
      <w:del w:id="25600" w:author="PR Preview" w:date="2026-01-01T00:00:00Z">
        <w:r>
          <w:delText xml:space="preserve">exactly when its</w:delText>
        </w:r>
      </w:del>
      <w:del w:id="25601" w:author="PR Preview" w:date="2026-01-01T00:00:00Z">
        <w:r>
          <w:delText xml:space="preserve"> </w:delText>
        </w:r>
      </w:del>
      <m:oMath>
        <m:r>
          <m:t>p</m:t>
        </m:r>
      </m:oMath>
      <w:del w:id="25602" w:author="PR Preview" w:date="2026-01-01T00:00:00Z">
        <w:r>
          <w:delText xml:space="preserve"> </w:delText>
        </w:r>
      </w:del>
      <w:del w:id="25603" w:author="PR Preview" w:date="2026-01-01T00:00:00Z">
        <w:r>
          <w:delText xml:space="preserve">columns are linearly independent (</w:delText>
        </w:r>
      </w:del>
      <w:hyperlink w:anchor="def-rank">
        <w:del w:id="25604" w:author="PR Preview" w:date="2026-01-01T00:00:00Z">
          <w:r>
            <w:rPr>
              <w:rStyle w:val="Hyperlink"/>
            </w:rPr>
            <w:delText xml:space="preserve">Definition 44</w:delText>
          </w:r>
        </w:del>
      </w:hyperlink>
      <w:del w:id="25605" w:author="PR Preview" w:date="2026-01-01T00:00:00Z">
        <w:r>
          <w:delText xml:space="preserve">),</w:delText>
        </w:r>
      </w:del>
      <w:del w:id="25606" w:author="PR Preview" w:date="2026-01-01T00:00:00Z">
        <w:r>
          <w:delText xml:space="preserve"> </w:delText>
        </w:r>
      </w:del>
      <w:del w:id="25607" w:author="PR Preview" w:date="2026-01-01T00:00:00Z">
        <w:r>
          <w:delText xml:space="preserve">which by</w:delText>
        </w:r>
      </w:del>
      <w:del w:id="25608" w:author="PR Preview" w:date="2026-01-01T00:00:00Z">
        <w:r>
          <w:delText xml:space="preserve"> </w:delText>
        </w:r>
      </w:del>
      <w:hyperlink w:anchor="thm-invertible-rank">
        <w:del w:id="25609" w:author="PR Preview" w:date="2026-01-01T00:00:00Z">
          <w:r>
            <w:rPr>
              <w:rStyle w:val="Hyperlink"/>
            </w:rPr>
            <w:delText xml:space="preserve">Theorem 110</w:delText>
          </w:r>
        </w:del>
      </w:hyperlink>
      <w:del w:id="25610" w:author="PR Preview" w:date="2026-01-01T00:00:00Z">
        <w:r>
          <w:delText xml:space="preserve"> </w:delText>
        </w:r>
      </w:del>
      <w:del w:id="25611" w:author="PR Preview" w:date="2026-01-01T00:00:00Z">
        <w:r>
          <w:delText xml:space="preserve">is exactly when</w:delText>
        </w:r>
      </w:del>
      <w:del w:id="25612" w:author="PR Preview" w:date="2026-01-01T00:00:00Z">
        <w:r>
          <w:delText xml:space="preserve"> </w:delText>
        </w:r>
      </w:del>
      <m:oMath>
        <m:r>
          <m:rPr>
            <m:sty m:val="bi"/>
          </m:rPr>
          <m:t>X</m:t>
        </m:r>
      </m:oMath>
      <w:del w:id="25613" w:author="PR Preview" w:date="2026-01-01T00:00:00Z">
        <w:r>
          <w:delText xml:space="preserve"> </w:delText>
        </w:r>
      </w:del>
      <w:del w:id="25614" w:author="PR Preview" w:date="2026-01-01T00:00:00Z">
        <w:r>
          <w:delText xml:space="preserve">is invertible.</w:delText>
        </w:r>
      </w:del>
    </w:p>
    <w:p>
      <w:pPr>
        <w:pStyle w:val="FirstParagraph"/>
      </w:pPr>
      <w:ins w:id="25615" w:author="PR Preview" w:date="2026-01-01T00:00:00Z">
        <w:r>
          <w:t xml:space="preserve">Also,</w:t>
        </w:r>
      </w:ins>
      <w:ins w:id="25616" w:author="PR Preview" w:date="2026-01-01T00:00:00Z">
        <w:r>
          <w:t xml:space="preserve"> </w:t>
        </w:r>
      </w:ins>
      <m:oMath>
        <m:r>
          <m:rPr>
            <m:sty m:val="bi"/>
          </m:rPr>
          <m:t>X</m:t>
        </m:r>
      </m:oMath>
      <w:ins w:id="25617" w:author="PR Preview" w:date="2026-01-01T00:00:00Z">
        <w:r>
          <w:t xml:space="preserve"> </w:t>
        </w:r>
      </w:ins>
      <w:ins w:id="25618" w:author="PR Preview" w:date="2026-01-01T00:00:00Z">
        <w:r>
          <w:t xml:space="preserve">has rank</w:t>
        </w:r>
      </w:ins>
      <w:ins w:id="25619" w:author="PR Preview" w:date="2026-01-01T00:00:00Z">
        <w:r>
          <w:t xml:space="preserve"> </w:t>
        </w:r>
      </w:ins>
      <m:oMath>
        <m:r>
          <m:t>p</m:t>
        </m:r>
      </m:oMath>
      <w:ins w:id="25620" w:author="PR Preview" w:date="2026-01-01T00:00:00Z">
        <w:r>
          <w:t xml:space="preserve"> </w:t>
        </w:r>
      </w:ins>
      <w:ins w:id="25621" w:author="PR Preview" w:date="2026-01-01T00:00:00Z">
        <w:r>
          <w:t xml:space="preserve">exactly when its</w:t>
        </w:r>
      </w:ins>
      <w:ins w:id="25622" w:author="PR Preview" w:date="2026-01-01T00:00:00Z">
        <w:r>
          <w:t xml:space="preserve"> </w:t>
        </w:r>
      </w:ins>
      <m:oMath>
        <m:r>
          <m:t>p</m:t>
        </m:r>
      </m:oMath>
      <w:ins w:id="25623" w:author="PR Preview" w:date="2026-01-01T00:00:00Z">
        <w:r>
          <w:t xml:space="preserve"> </w:t>
        </w:r>
      </w:ins>
      <w:ins w:id="25624" w:author="PR Preview" w:date="2026-01-01T00:00:00Z">
        <w:r>
          <w:t xml:space="preserve">columns are linearly independent (</w:t>
        </w:r>
      </w:ins>
      <w:hyperlink w:anchor="def-rank">
        <w:ins w:id="25625" w:author="PR Preview" w:date="2026-01-01T00:00:00Z">
          <w:r>
            <w:rPr>
              <w:rStyle w:val="Hyperlink"/>
            </w:rPr>
            <w:t xml:space="preserve">Definition 44</w:t>
          </w:r>
        </w:ins>
      </w:hyperlink>
      <w:ins w:id="25626" w:author="PR Preview" w:date="2026-01-01T00:00:00Z">
        <w:r>
          <w:t xml:space="preserve">),</w:t>
        </w:r>
      </w:ins>
      <w:ins w:id="25627" w:author="PR Preview" w:date="2026-01-01T00:00:00Z">
        <w:r>
          <w:t xml:space="preserve"> </w:t>
        </w:r>
      </w:ins>
      <w:ins w:id="25628" w:author="PR Preview" w:date="2026-01-01T00:00:00Z">
        <w:r>
          <w:t xml:space="preserve">which by</w:t>
        </w:r>
      </w:ins>
      <w:ins w:id="25629" w:author="PR Preview" w:date="2026-01-01T00:00:00Z">
        <w:r>
          <w:t xml:space="preserve"> </w:t>
        </w:r>
      </w:ins>
      <w:hyperlink w:anchor="thm-invertible-rank">
        <w:ins w:id="25630" w:author="PR Preview" w:date="2026-01-01T00:00:00Z">
          <w:r>
            <w:rPr>
              <w:rStyle w:val="Hyperlink"/>
            </w:rPr>
            <w:t xml:space="preserve">Theorem 109</w:t>
          </w:r>
        </w:ins>
      </w:hyperlink>
      <w:ins w:id="25631" w:author="PR Preview" w:date="2026-01-01T00:00:00Z">
        <w:r>
          <w:t xml:space="preserve"> </w:t>
        </w:r>
      </w:ins>
      <w:ins w:id="25632" w:author="PR Preview" w:date="2026-01-01T00:00:00Z">
        <w:r>
          <w:t xml:space="preserve">is exactly when</w:t>
        </w:r>
      </w:ins>
      <w:ins w:id="25633" w:author="PR Preview" w:date="2026-01-01T00:00:00Z">
        <w:r>
          <w:t xml:space="preserve"> </w:t>
        </w:r>
      </w:ins>
      <m:oMath>
        <m:r>
          <m:rPr>
            <m:sty m:val="bi"/>
          </m:rPr>
          <m:t>X</m:t>
        </m:r>
      </m:oMath>
      <w:ins w:id="25634" w:author="PR Preview" w:date="2026-01-01T00:00:00Z">
        <w:r>
          <w:t xml:space="preserve"> </w:t>
        </w:r>
      </w:ins>
      <w:ins w:id="25635"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del w:id="25636" w:author="PR Preview" w:date="2026-01-01T00:00:00Z">
        <w:r>
          <w:rPr>
            <w:b/>
            <w:bCs/>
          </w:rPr>
          <w:delText xml:space="preserve">Example 208 (Building the diagonalization from eigenvectors)</w:delText>
        </w:r>
      </w:del>
      <w:del w:id="25637" w:author="PR Preview" w:date="2026-01-01T00:00:00Z">
        <w:r>
          <w:delText xml:space="preserve"> </w:delText>
        </w:r>
      </w:del>
      <w:del w:id="25638" w:author="PR Preview" w:date="2026-01-01T00:00:00Z">
        <w:r>
          <w:delText xml:space="preserve">The eigenvectors</w:delText>
        </w:r>
      </w:del>
      <w:del w:id="25639" w:author="PR Preview" w:date="2026-01-01T00:00:00Z">
        <w:r>
          <w:delText xml:space="preserve"> </w:delText>
        </w:r>
      </w:del>
      <m:oMath>
        <m:r>
          <m:rPr>
            <m:sty m:val="p"/>
          </m:rPr>
          <m:t>(</m:t>
        </m:r>
        <m:r>
          <m:t>1</m:t>
        </m:r>
        <m:r>
          <m:rPr>
            <m:sty m:val="p"/>
          </m:rPr>
          <m:t>,</m:t>
        </m:r>
        <m:r>
          <m:t>1</m:t>
        </m:r>
        <m:r>
          <m:rPr>
            <m:sty m:val="p"/>
          </m:rPr>
          <m:t>)</m:t>
        </m:r>
      </m:oMath>
      <w:del w:id="25640" w:author="PR Preview" w:date="2026-01-01T00:00:00Z">
        <w:r>
          <w:delText xml:space="preserve"> </w:delText>
        </w:r>
      </w:del>
      <w:del w:id="25641" w:author="PR Preview" w:date="2026-01-01T00:00:00Z">
        <w:r>
          <w:delText xml:space="preserve">and</w:delText>
        </w:r>
      </w:del>
      <w:del w:id="25642" w:author="PR Preview" w:date="2026-01-01T00:00:00Z">
        <w:r>
          <w:delText xml:space="preserve"> </w:delText>
        </w:r>
      </w:del>
      <m:oMath>
        <m:r>
          <m:rPr>
            <m:sty m:val="p"/>
          </m:rPr>
          <m:t>(</m:t>
        </m:r>
        <m:r>
          <m:t>1</m:t>
        </m:r>
        <m:r>
          <m:rPr>
            <m:sty m:val="p"/>
          </m:rPr>
          <m:t>,</m:t>
        </m:r>
        <m:r>
          <m:rPr>
            <m:sty m:val="p"/>
          </m:rPr>
          <m:t>−</m:t>
        </m:r>
        <m:r>
          <m:t>1</m:t>
        </m:r>
        <m:r>
          <m:rPr>
            <m:sty m:val="p"/>
          </m:rPr>
          <m:t>)</m:t>
        </m:r>
      </m:oMath>
      <w:del w:id="25643" w:author="PR Preview" w:date="2026-01-01T00:00:00Z">
        <w:r>
          <w:delText xml:space="preserve"> </w:delText>
        </w:r>
      </w:del>
      <w:del w:id="25644" w:author="PR Preview" w:date="2026-01-01T00:00:00Z">
        <w:r>
          <w:delText xml:space="preserve">of</w:delText>
        </w:r>
      </w:del>
      <w:del w:id="2564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646" w:author="PR Preview" w:date="2026-01-01T00:00:00Z">
        <w:r>
          <w:delText xml:space="preserve"> </w:delText>
        </w:r>
      </w:del>
      <w:del w:id="25647" w:author="PR Preview" w:date="2026-01-01T00:00:00Z">
        <w:r>
          <w:delText xml:space="preserve">are linearly independent (</w:delText>
        </w:r>
      </w:del>
      <w:hyperlink w:anchor="exm-eigenvectors-independent">
        <w:del w:id="25648" w:author="PR Preview" w:date="2026-01-01T00:00:00Z">
          <w:r>
            <w:rPr>
              <w:rStyle w:val="Hyperlink"/>
            </w:rPr>
            <w:delText xml:space="preserve">Example 206</w:delText>
          </w:r>
        </w:del>
      </w:hyperlink>
      <w:del w:id="25649" w:author="PR Preview" w:date="2026-01-01T00:00:00Z">
        <w:r>
          <w:delText xml:space="preserve">),</w:delText>
        </w:r>
      </w:del>
      <w:del w:id="25650" w:author="PR Preview" w:date="2026-01-01T00:00:00Z">
        <w:r>
          <w:delText xml:space="preserve"> </w:delText>
        </w:r>
      </w:del>
      <w:del w:id="25651" w:author="PR Preview" w:date="2026-01-01T00:00:00Z">
        <w:r>
          <w:delText xml:space="preserve">so with</w:delText>
        </w:r>
      </w:del>
      <w:del w:id="2565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5653" w:author="PR Preview" w:date="2026-01-01T00:00:00Z">
        <w:r>
          <w:delText xml:space="preserve"> </w:delText>
        </w:r>
      </w:del>
      <w:del w:id="25654" w:author="PR Preview" w:date="2026-01-01T00:00:00Z">
        <w:r>
          <w:delText xml:space="preserve">and</w:delText>
        </w:r>
      </w:del>
      <w:del w:id="25655"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25656" w:author="PR Preview" w:date="2026-01-01T00:00:00Z">
        <w:r>
          <w:delText xml:space="preserve">,</w:delText>
        </w:r>
      </w:del>
      <w:del w:id="2565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658" w:author="PR Preview" w:date="2026-01-01T00:00:00Z">
        <w:r>
          <w:delText xml:space="preserve">;</w:delText>
        </w:r>
      </w:del>
      <w:del w:id="25659" w:author="PR Preview" w:date="2026-01-01T00:00:00Z">
        <w:r>
          <w:delText xml:space="preserve"> </w:delText>
        </w:r>
      </w:del>
      <w:del w:id="25660" w:author="PR Preview" w:date="2026-01-01T00:00:00Z">
        <w:r>
          <w:delText xml:space="preserve">by</w:delText>
        </w:r>
      </w:del>
      <w:del w:id="25661" w:author="PR Preview" w:date="2026-01-01T00:00:00Z">
        <w:r>
          <w:delText xml:space="preserve"> </w:delText>
        </w:r>
      </w:del>
      <w:hyperlink w:anchor="rem-similar-both-ways">
        <w:del w:id="25662" w:author="PR Preview" w:date="2026-01-01T00:00:00Z">
          <w:r>
            <w:rPr>
              <w:rStyle w:val="Hyperlink"/>
            </w:rPr>
            <w:delText xml:space="preserve">Remark 51</w:delText>
          </w:r>
        </w:del>
      </w:hyperlink>
      <w:del w:id="25663" w:author="PR Preview" w:date="2026-01-01T00:00:00Z">
        <w:r>
          <w:delText xml:space="preserve"> </w:delText>
        </w:r>
      </w:del>
      <w:del w:id="25664" w:author="PR Preview" w:date="2026-01-01T00:00:00Z">
        <w:r>
          <w:delText xml:space="preserve">this is the similarity of</w:delText>
        </w:r>
      </w:del>
      <w:del w:id="25665" w:author="PR Preview" w:date="2026-01-01T00:00:00Z">
        <w:r>
          <w:delText xml:space="preserve"> </w:delText>
        </w:r>
      </w:del>
      <w:hyperlink w:anchor="exm-similar">
        <w:del w:id="25666" w:author="PR Preview" w:date="2026-01-01T00:00:00Z">
          <w:r>
            <w:rPr>
              <w:rStyle w:val="Hyperlink"/>
            </w:rPr>
            <w:delText xml:space="preserve">Example 204</w:delText>
          </w:r>
        </w:del>
      </w:hyperlink>
      <w:del w:id="25667" w:author="PR Preview" w:date="2026-01-01T00:00:00Z">
        <w:r>
          <w:delText xml:space="preserve">, with</w:delText>
        </w:r>
      </w:del>
      <w:del w:id="25668" w:author="PR Preview" w:date="2026-01-01T00:00:00Z">
        <w:r>
          <w:delText xml:space="preserve"> </w:delText>
        </w:r>
      </w:del>
      <m:oMath>
        <m:r>
          <m:rPr>
            <m:sty m:val="bi"/>
          </m:rPr>
          <m:t>X</m:t>
        </m:r>
        <m:r>
          <m:rPr>
            <m:sty m:val="p"/>
          </m:rPr>
          <m:t>=</m:t>
        </m:r>
        <m:r>
          <m:rPr>
            <m:sty m:val="bi"/>
          </m:rPr>
          <m:t>P</m:t>
        </m:r>
      </m:oMath>
      <w:del w:id="25669" w:author="PR Preview" w:date="2026-01-01T00:00:00Z">
        <w:r>
          <w:delText xml:space="preserve">.</w:delText>
        </w:r>
      </w:del>
      <w:del w:id="25670" w:author="PR Preview" w:date="2026-01-01T00:00:00Z">
        <w:r>
          <w:delText xml:space="preserve"> </w:delText>
        </w:r>
      </w:del>
      <w:del w:id="25671" w:author="PR Preview" w:date="2026-01-01T00:00:00Z">
        <w:r>
          <w:delText xml:space="preserve">Because</w:delText>
        </w:r>
      </w:del>
      <w:del w:id="25672" w:author="PR Preview" w:date="2026-01-01T00:00:00Z">
        <w:r>
          <w:delText xml:space="preserve"> </w:delText>
        </w:r>
      </w:del>
      <m:oMath>
        <m:r>
          <m:rPr>
            <m:sty m:val="bi"/>
          </m:rPr>
          <m:t>A</m:t>
        </m:r>
      </m:oMath>
      <w:del w:id="25673" w:author="PR Preview" w:date="2026-01-01T00:00:00Z">
        <w:r>
          <w:delText xml:space="preserve"> </w:delText>
        </w:r>
      </w:del>
      <w:del w:id="25674" w:author="PR Preview" w:date="2026-01-01T00:00:00Z">
        <w:r>
          <w:delText xml:space="preserve">is symmetric,</w:delText>
        </w:r>
      </w:del>
      <w:del w:id="25675" w:author="PR Preview" w:date="2026-01-01T00:00:00Z">
        <w:r>
          <w:delText xml:space="preserve"> </w:delText>
        </w:r>
      </w:del>
      <w:hyperlink w:anchor="thm-spectral">
        <w:del w:id="25676" w:author="PR Preview" w:date="2026-01-01T00:00:00Z">
          <w:r>
            <w:rPr>
              <w:rStyle w:val="Hyperlink"/>
            </w:rPr>
            <w:delText xml:space="preserve">Theorem 80</w:delText>
          </w:r>
        </w:del>
      </w:hyperlink>
      <w:del w:id="25677" w:author="PR Preview" w:date="2026-01-01T00:00:00Z">
        <w:r>
          <w:delText xml:space="preserve"> </w:delText>
        </w:r>
      </w:del>
      <w:del w:id="25678" w:author="PR Preview" w:date="2026-01-01T00:00:00Z">
        <w:r>
          <w:delText xml:space="preserve">even gives such a factorization with orthonormal eigenvectors</w:delText>
        </w:r>
      </w:del>
      <w:del w:id="25679" w:author="PR Preview" w:date="2026-01-01T00:00:00Z">
        <w:r>
          <w:delText xml:space="preserve"> </w:delText>
        </w:r>
      </w:del>
      <w:del w:id="25680" w:author="PR Preview" w:date="2026-01-01T00:00:00Z">
        <w:r>
          <w:delText xml:space="preserve">(</w:delText>
        </w:r>
      </w:del>
      <w:hyperlink w:anchor="def-eigendecomposition">
        <w:del w:id="25681" w:author="PR Preview" w:date="2026-01-01T00:00:00Z">
          <w:r>
            <w:rPr>
              <w:rStyle w:val="Hyperlink"/>
            </w:rPr>
            <w:delText xml:space="preserve">Definition 97</w:delText>
          </w:r>
        </w:del>
      </w:hyperlink>
      <w:del w:id="25682" w:author="PR Preview" w:date="2026-01-01T00:00:00Z">
        <w:r>
          <w:delText xml:space="preserve">):</w:delText>
        </w:r>
      </w:del>
      <w:del w:id="25683" w:author="PR Preview" w:date="2026-01-01T00:00:00Z">
        <w:r>
          <w:delText xml:space="preserve"> </w:delText>
        </w:r>
      </w:del>
      <w:del w:id="25684" w:author="PR Preview" w:date="2026-01-01T00:00:00Z">
        <w:r>
          <w:delText xml:space="preserve">dividing each column of</w:delText>
        </w:r>
      </w:del>
      <w:del w:id="25685" w:author="PR Preview" w:date="2026-01-01T00:00:00Z">
        <w:r>
          <w:delText xml:space="preserve"> </w:delText>
        </w:r>
      </w:del>
      <m:oMath>
        <m:r>
          <m:rPr>
            <m:sty m:val="bi"/>
          </m:rPr>
          <m:t>X</m:t>
        </m:r>
      </m:oMath>
      <w:del w:id="25686" w:author="PR Preview" w:date="2026-01-01T00:00:00Z">
        <w:r>
          <w:delText xml:space="preserve"> </w:delText>
        </w:r>
      </w:del>
      <w:del w:id="25687" w:author="PR Preview" w:date="2026-01-01T00:00:00Z">
        <w:r>
          <w:delText xml:space="preserve">by its length</w:delText>
        </w:r>
      </w:del>
      <w:del w:id="25688" w:author="PR Preview" w:date="2026-01-01T00:00:00Z">
        <w:r>
          <w:delText xml:space="preserve"> </w:delText>
        </w:r>
      </w:del>
      <m:oMath>
        <m:rad>
          <m:radPr>
            <m:degHide m:val="on"/>
          </m:radPr>
          <m:deg/>
          <m:e>
            <m:r>
              <m:t>2</m:t>
            </m:r>
          </m:e>
        </m:rad>
      </m:oMath>
      <w:del w:id="25689" w:author="PR Preview" w:date="2026-01-01T00:00:00Z">
        <w:r>
          <w:delText xml:space="preserve"> </w:delText>
        </w:r>
      </w:del>
      <w:del w:id="25690" w:author="PR Preview" w:date="2026-01-01T00:00:00Z">
        <w:r>
          <w:delText xml:space="preserve">gives one.</w:delText>
        </w:r>
      </w:del>
      <w:del w:id="25691" w:author="PR Preview" w:date="2026-01-01T00:00:00Z">
        <w:r>
          <w:delText xml:space="preserve"> </w:delText>
        </w:r>
      </w:del>
      <w:del w:id="25692" w:author="PR Preview" w:date="2026-01-01T00:00:00Z">
        <w:r>
          <w:delText xml:space="preserve">By contrast, every eigenvector of</w:delText>
        </w:r>
      </w:del>
      <w:del w:id="25693" w:author="PR Preview" w:date="2026-01-01T00:00:00Z">
        <w:r>
          <w:delText xml:space="preserve"> </w:delText>
        </w:r>
      </w:del>
      <m:oMath>
        <m:r>
          <m:rPr>
            <m:sty m:val="bi"/>
          </m:rPr>
          <m:t>J</m:t>
        </m:r>
      </m:oMath>
      <w:del w:id="25694" w:author="PR Preview" w:date="2026-01-01T00:00:00Z">
        <w:r>
          <w:delText xml:space="preserve"> </w:delText>
        </w:r>
      </w:del>
      <w:del w:id="25695" w:author="PR Preview" w:date="2026-01-01T00:00:00Z">
        <w:r>
          <w:delText xml:space="preserve">in</w:delText>
        </w:r>
      </w:del>
      <w:del w:id="25696" w:author="PR Preview" w:date="2026-01-01T00:00:00Z">
        <w:r>
          <w:delText xml:space="preserve"> </w:delText>
        </w:r>
      </w:del>
      <w:hyperlink w:anchor="exm-eigenspace">
        <w:del w:id="25697" w:author="PR Preview" w:date="2026-01-01T00:00:00Z">
          <w:r>
            <w:rPr>
              <w:rStyle w:val="Hyperlink"/>
            </w:rPr>
            <w:delText xml:space="preserve">Example 198</w:delText>
          </w:r>
        </w:del>
      </w:hyperlink>
      <w:del w:id="25698" w:author="PR Preview" w:date="2026-01-01T00:00:00Z">
        <w:r>
          <w:delText xml:space="preserve"> </w:delText>
        </w:r>
      </w:del>
      <w:del w:id="25699" w:author="PR Preview" w:date="2026-01-01T00:00:00Z">
        <w:r>
          <w:delText xml:space="preserve">has the form</w:delText>
        </w:r>
      </w:del>
      <w:del w:id="25700" w:author="PR Preview" w:date="2026-01-01T00:00:00Z">
        <w:r>
          <w:delText xml:space="preserve"> </w:delText>
        </w:r>
      </w:del>
      <m:oMath>
        <m:r>
          <m:rPr>
            <m:sty m:val="p"/>
          </m:rPr>
          <m:t>(</m:t>
        </m:r>
        <m:r>
          <m:t>t</m:t>
        </m:r>
        <m:r>
          <m:rPr>
            <m:sty m:val="p"/>
          </m:rPr>
          <m:t>,</m:t>
        </m:r>
        <m:r>
          <m:t>0</m:t>
        </m:r>
        <m:r>
          <m:rPr>
            <m:sty m:val="p"/>
          </m:rPr>
          <m:t>)</m:t>
        </m:r>
      </m:oMath>
      <w:del w:id="25701" w:author="PR Preview" w:date="2026-01-01T00:00:00Z">
        <w:r>
          <w:delText xml:space="preserve">,</w:delText>
        </w:r>
      </w:del>
      <w:del w:id="25702" w:author="PR Preview" w:date="2026-01-01T00:00:00Z">
        <w:r>
          <w:delText xml:space="preserve"> </w:delText>
        </w:r>
      </w:del>
      <w:del w:id="25703" w:author="PR Preview" w:date="2026-01-01T00:00:00Z">
        <w:r>
          <w:delText xml:space="preserve">so any two of them are multiples of each other,</w:delText>
        </w:r>
      </w:del>
      <w:del w:id="25704" w:author="PR Preview" w:date="2026-01-01T00:00:00Z">
        <w:r>
          <w:delText xml:space="preserve"> </w:delText>
        </w:r>
      </w:del>
      <w:del w:id="25705" w:author="PR Preview" w:date="2026-01-01T00:00:00Z">
        <w:r>
          <w:delText xml:space="preserve">and</w:delText>
        </w:r>
      </w:del>
      <w:del w:id="25706" w:author="PR Preview" w:date="2026-01-01T00:00:00Z">
        <w:r>
          <w:delText xml:space="preserve"> </w:delText>
        </w:r>
      </w:del>
      <m:oMath>
        <m:r>
          <m:rPr>
            <m:sty m:val="bi"/>
          </m:rPr>
          <m:t>J</m:t>
        </m:r>
      </m:oMath>
      <w:del w:id="25707" w:author="PR Preview" w:date="2026-01-01T00:00:00Z">
        <w:r>
          <w:delText xml:space="preserve"> </w:delText>
        </w:r>
      </w:del>
      <w:del w:id="25708" w:author="PR Preview" w:date="2026-01-01T00:00:00Z">
        <w:r>
          <w:delText xml:space="preserve">has no two linearly independent eigenvectors:</w:delText>
        </w:r>
      </w:del>
      <w:del w:id="25709" w:author="PR Preview" w:date="2026-01-01T00:00:00Z">
        <w:r>
          <w:delText xml:space="preserve"> </w:delText>
        </w:r>
      </w:del>
      <w:del w:id="25710" w:author="PR Preview" w:date="2026-01-01T00:00:00Z">
        <w:r>
          <w:delText xml:space="preserve">another way to see that it is not diagonalizable.</w:delText>
        </w:r>
      </w:del>
    </w:p>
    <w:p>
      <w:pPr>
        <w:pStyle w:val="BodyText"/>
      </w:pPr>
      <w:ins w:id="25711" w:author="PR Preview" w:date="2026-01-01T00:00:00Z">
        <w:r>
          <w:rPr>
            <w:b/>
            <w:bCs/>
          </w:rPr>
          <w:t xml:space="preserve">Example 207 (Building the diagonalization from eigenvectors)</w:t>
        </w:r>
      </w:ins>
      <w:ins w:id="25712" w:author="PR Preview" w:date="2026-01-01T00:00:00Z">
        <w:r>
          <w:t xml:space="preserve"> </w:t>
        </w:r>
      </w:ins>
      <w:ins w:id="25713" w:author="PR Preview" w:date="2026-01-01T00:00:00Z">
        <w:r>
          <w:t xml:space="preserve">The eigenvectors</w:t>
        </w:r>
      </w:ins>
      <w:ins w:id="25714" w:author="PR Preview" w:date="2026-01-01T00:00:00Z">
        <w:r>
          <w:t xml:space="preserve"> </w:t>
        </w:r>
      </w:ins>
      <m:oMath>
        <m:r>
          <m:rPr>
            <m:sty m:val="p"/>
          </m:rPr>
          <m:t>(</m:t>
        </m:r>
        <m:r>
          <m:t>1</m:t>
        </m:r>
        <m:r>
          <m:rPr>
            <m:sty m:val="p"/>
          </m:rPr>
          <m:t>,</m:t>
        </m:r>
        <m:r>
          <m:t>1</m:t>
        </m:r>
        <m:r>
          <m:rPr>
            <m:sty m:val="p"/>
          </m:rPr>
          <m:t>)</m:t>
        </m:r>
      </m:oMath>
      <w:ins w:id="25715" w:author="PR Preview" w:date="2026-01-01T00:00:00Z">
        <w:r>
          <w:t xml:space="preserve"> </w:t>
        </w:r>
      </w:ins>
      <w:ins w:id="25716" w:author="PR Preview" w:date="2026-01-01T00:00:00Z">
        <w:r>
          <w:t xml:space="preserve">and</w:t>
        </w:r>
      </w:ins>
      <w:ins w:id="25717" w:author="PR Preview" w:date="2026-01-01T00:00:00Z">
        <w:r>
          <w:t xml:space="preserve"> </w:t>
        </w:r>
      </w:ins>
      <m:oMath>
        <m:r>
          <m:rPr>
            <m:sty m:val="p"/>
          </m:rPr>
          <m:t>(</m:t>
        </m:r>
        <m:r>
          <m:t>1</m:t>
        </m:r>
        <m:r>
          <m:rPr>
            <m:sty m:val="p"/>
          </m:rPr>
          <m:t>,</m:t>
        </m:r>
        <m:r>
          <m:rPr>
            <m:sty m:val="p"/>
          </m:rPr>
          <m:t>−</m:t>
        </m:r>
        <m:r>
          <m:t>1</m:t>
        </m:r>
        <m:r>
          <m:rPr>
            <m:sty m:val="p"/>
          </m:rPr>
          <m:t>)</m:t>
        </m:r>
      </m:oMath>
      <w:ins w:id="25718" w:author="PR Preview" w:date="2026-01-01T00:00:00Z">
        <w:r>
          <w:t xml:space="preserve"> </w:t>
        </w:r>
      </w:ins>
      <w:ins w:id="25719" w:author="PR Preview" w:date="2026-01-01T00:00:00Z">
        <w:r>
          <w:t xml:space="preserve">of</w:t>
        </w:r>
      </w:ins>
      <w:ins w:id="2572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721" w:author="PR Preview" w:date="2026-01-01T00:00:00Z">
        <w:r>
          <w:t xml:space="preserve"> </w:t>
        </w:r>
      </w:ins>
      <w:ins w:id="25722" w:author="PR Preview" w:date="2026-01-01T00:00:00Z">
        <w:r>
          <w:t xml:space="preserve">are linearly independent (</w:t>
        </w:r>
      </w:ins>
      <w:hyperlink w:anchor="exm-eigenvectors-independent">
        <w:ins w:id="25723" w:author="PR Preview" w:date="2026-01-01T00:00:00Z">
          <w:r>
            <w:rPr>
              <w:rStyle w:val="Hyperlink"/>
            </w:rPr>
            <w:t xml:space="preserve">Example 205</w:t>
          </w:r>
        </w:ins>
      </w:hyperlink>
      <w:ins w:id="25724" w:author="PR Preview" w:date="2026-01-01T00:00:00Z">
        <w:r>
          <w:t xml:space="preserve">),</w:t>
        </w:r>
      </w:ins>
      <w:ins w:id="25725" w:author="PR Preview" w:date="2026-01-01T00:00:00Z">
        <w:r>
          <w:t xml:space="preserve"> </w:t>
        </w:r>
      </w:ins>
      <w:ins w:id="25726" w:author="PR Preview" w:date="2026-01-01T00:00:00Z">
        <w:r>
          <w:t xml:space="preserve">so with</w:t>
        </w:r>
      </w:ins>
      <w:ins w:id="2572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5728" w:author="PR Preview" w:date="2026-01-01T00:00:00Z">
        <w:r>
          <w:t xml:space="preserve"> </w:t>
        </w:r>
      </w:ins>
      <w:ins w:id="25729" w:author="PR Preview" w:date="2026-01-01T00:00:00Z">
        <w:r>
          <w:t xml:space="preserve">and</w:t>
        </w:r>
      </w:ins>
      <w:ins w:id="25730"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25731" w:author="PR Preview" w:date="2026-01-01T00:00:00Z">
        <w:r>
          <w:t xml:space="preserve">,</w:t>
        </w:r>
      </w:ins>
      <w:ins w:id="2573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733" w:author="PR Preview" w:date="2026-01-01T00:00:00Z">
        <w:r>
          <w:t xml:space="preserve">;</w:t>
        </w:r>
      </w:ins>
      <w:ins w:id="25734" w:author="PR Preview" w:date="2026-01-01T00:00:00Z">
        <w:r>
          <w:t xml:space="preserve"> </w:t>
        </w:r>
      </w:ins>
      <w:ins w:id="25735" w:author="PR Preview" w:date="2026-01-01T00:00:00Z">
        <w:r>
          <w:t xml:space="preserve">by</w:t>
        </w:r>
      </w:ins>
      <w:ins w:id="25736" w:author="PR Preview" w:date="2026-01-01T00:00:00Z">
        <w:r>
          <w:t xml:space="preserve"> </w:t>
        </w:r>
      </w:ins>
      <w:hyperlink w:anchor="rem-similar-both-ways">
        <w:ins w:id="25737" w:author="PR Preview" w:date="2026-01-01T00:00:00Z">
          <w:r>
            <w:rPr>
              <w:rStyle w:val="Hyperlink"/>
            </w:rPr>
            <w:t xml:space="preserve">Remark 51</w:t>
          </w:r>
        </w:ins>
      </w:hyperlink>
      <w:ins w:id="25738" w:author="PR Preview" w:date="2026-01-01T00:00:00Z">
        <w:r>
          <w:t xml:space="preserve"> </w:t>
        </w:r>
      </w:ins>
      <w:ins w:id="25739" w:author="PR Preview" w:date="2026-01-01T00:00:00Z">
        <w:r>
          <w:t xml:space="preserve">this is the similarity of</w:t>
        </w:r>
      </w:ins>
      <w:ins w:id="25740" w:author="PR Preview" w:date="2026-01-01T00:00:00Z">
        <w:r>
          <w:t xml:space="preserve"> </w:t>
        </w:r>
      </w:ins>
      <w:hyperlink w:anchor="exm-similar">
        <w:ins w:id="25741" w:author="PR Preview" w:date="2026-01-01T00:00:00Z">
          <w:r>
            <w:rPr>
              <w:rStyle w:val="Hyperlink"/>
            </w:rPr>
            <w:t xml:space="preserve">Example 203</w:t>
          </w:r>
        </w:ins>
      </w:hyperlink>
      <w:ins w:id="25742" w:author="PR Preview" w:date="2026-01-01T00:00:00Z">
        <w:r>
          <w:t xml:space="preserve">, with</w:t>
        </w:r>
      </w:ins>
      <w:ins w:id="25743" w:author="PR Preview" w:date="2026-01-01T00:00:00Z">
        <w:r>
          <w:t xml:space="preserve"> </w:t>
        </w:r>
      </w:ins>
      <m:oMath>
        <m:r>
          <m:rPr>
            <m:sty m:val="bi"/>
          </m:rPr>
          <m:t>X</m:t>
        </m:r>
        <m:r>
          <m:rPr>
            <m:sty m:val="p"/>
          </m:rPr>
          <m:t>=</m:t>
        </m:r>
        <m:r>
          <m:rPr>
            <m:sty m:val="bi"/>
          </m:rPr>
          <m:t>P</m:t>
        </m:r>
      </m:oMath>
      <w:ins w:id="25744" w:author="PR Preview" w:date="2026-01-01T00:00:00Z">
        <w:r>
          <w:t xml:space="preserve">.</w:t>
        </w:r>
      </w:ins>
      <w:ins w:id="25745" w:author="PR Preview" w:date="2026-01-01T00:00:00Z">
        <w:r>
          <w:t xml:space="preserve"> </w:t>
        </w:r>
      </w:ins>
      <w:ins w:id="25746" w:author="PR Preview" w:date="2026-01-01T00:00:00Z">
        <w:r>
          <w:t xml:space="preserve">Because</w:t>
        </w:r>
      </w:ins>
      <w:ins w:id="25747" w:author="PR Preview" w:date="2026-01-01T00:00:00Z">
        <w:r>
          <w:t xml:space="preserve"> </w:t>
        </w:r>
      </w:ins>
      <m:oMath>
        <m:r>
          <m:rPr>
            <m:sty m:val="bi"/>
          </m:rPr>
          <m:t>A</m:t>
        </m:r>
      </m:oMath>
      <w:ins w:id="25748" w:author="PR Preview" w:date="2026-01-01T00:00:00Z">
        <w:r>
          <w:t xml:space="preserve"> </w:t>
        </w:r>
      </w:ins>
      <w:ins w:id="25749" w:author="PR Preview" w:date="2026-01-01T00:00:00Z">
        <w:r>
          <w:t xml:space="preserve">is symmetric,</w:t>
        </w:r>
      </w:ins>
      <w:ins w:id="25750" w:author="PR Preview" w:date="2026-01-01T00:00:00Z">
        <w:r>
          <w:t xml:space="preserve"> </w:t>
        </w:r>
      </w:ins>
      <w:hyperlink w:anchor="thm-spectral">
        <w:ins w:id="25751" w:author="PR Preview" w:date="2026-01-01T00:00:00Z">
          <w:r>
            <w:rPr>
              <w:rStyle w:val="Hyperlink"/>
            </w:rPr>
            <w:t xml:space="preserve">Theorem 79</w:t>
          </w:r>
        </w:ins>
      </w:hyperlink>
      <w:ins w:id="25752" w:author="PR Preview" w:date="2026-01-01T00:00:00Z">
        <w:r>
          <w:t xml:space="preserve"> </w:t>
        </w:r>
      </w:ins>
      <w:ins w:id="25753" w:author="PR Preview" w:date="2026-01-01T00:00:00Z">
        <w:r>
          <w:t xml:space="preserve">even gives such a factorization with orthonormal eigenvectors</w:t>
        </w:r>
      </w:ins>
      <w:ins w:id="25754" w:author="PR Preview" w:date="2026-01-01T00:00:00Z">
        <w:r>
          <w:t xml:space="preserve"> </w:t>
        </w:r>
      </w:ins>
      <w:ins w:id="25755" w:author="PR Preview" w:date="2026-01-01T00:00:00Z">
        <w:r>
          <w:t xml:space="preserve">(</w:t>
        </w:r>
      </w:ins>
      <w:hyperlink w:anchor="def-eigendecomposition">
        <w:ins w:id="25756" w:author="PR Preview" w:date="2026-01-01T00:00:00Z">
          <w:r>
            <w:rPr>
              <w:rStyle w:val="Hyperlink"/>
            </w:rPr>
            <w:t xml:space="preserve">Definition 97</w:t>
          </w:r>
        </w:ins>
      </w:hyperlink>
      <w:ins w:id="25757" w:author="PR Preview" w:date="2026-01-01T00:00:00Z">
        <w:r>
          <w:t xml:space="preserve">):</w:t>
        </w:r>
      </w:ins>
      <w:ins w:id="25758" w:author="PR Preview" w:date="2026-01-01T00:00:00Z">
        <w:r>
          <w:t xml:space="preserve"> </w:t>
        </w:r>
      </w:ins>
      <w:ins w:id="25759" w:author="PR Preview" w:date="2026-01-01T00:00:00Z">
        <w:r>
          <w:t xml:space="preserve">dividing each column of</w:t>
        </w:r>
      </w:ins>
      <w:ins w:id="25760" w:author="PR Preview" w:date="2026-01-01T00:00:00Z">
        <w:r>
          <w:t xml:space="preserve"> </w:t>
        </w:r>
      </w:ins>
      <m:oMath>
        <m:r>
          <m:rPr>
            <m:sty m:val="bi"/>
          </m:rPr>
          <m:t>X</m:t>
        </m:r>
      </m:oMath>
      <w:ins w:id="25761" w:author="PR Preview" w:date="2026-01-01T00:00:00Z">
        <w:r>
          <w:t xml:space="preserve"> </w:t>
        </w:r>
      </w:ins>
      <w:ins w:id="25762" w:author="PR Preview" w:date="2026-01-01T00:00:00Z">
        <w:r>
          <w:t xml:space="preserve">by its length</w:t>
        </w:r>
      </w:ins>
      <w:ins w:id="25763" w:author="PR Preview" w:date="2026-01-01T00:00:00Z">
        <w:r>
          <w:t xml:space="preserve"> </w:t>
        </w:r>
      </w:ins>
      <m:oMath>
        <m:rad>
          <m:radPr>
            <m:degHide m:val="on"/>
          </m:radPr>
          <m:deg/>
          <m:e>
            <m:r>
              <m:t>2</m:t>
            </m:r>
          </m:e>
        </m:rad>
      </m:oMath>
      <w:ins w:id="25764" w:author="PR Preview" w:date="2026-01-01T00:00:00Z">
        <w:r>
          <w:t xml:space="preserve"> </w:t>
        </w:r>
      </w:ins>
      <w:ins w:id="25765" w:author="PR Preview" w:date="2026-01-01T00:00:00Z">
        <w:r>
          <w:t xml:space="preserve">gives one.</w:t>
        </w:r>
      </w:ins>
      <w:ins w:id="25766" w:author="PR Preview" w:date="2026-01-01T00:00:00Z">
        <w:r>
          <w:t xml:space="preserve"> </w:t>
        </w:r>
      </w:ins>
      <w:ins w:id="25767" w:author="PR Preview" w:date="2026-01-01T00:00:00Z">
        <w:r>
          <w:t xml:space="preserve">By contrast, every eigenvector of</w:t>
        </w:r>
      </w:ins>
      <w:ins w:id="25768" w:author="PR Preview" w:date="2026-01-01T00:00:00Z">
        <w:r>
          <w:t xml:space="preserve"> </w:t>
        </w:r>
      </w:ins>
      <m:oMath>
        <m:r>
          <m:rPr>
            <m:sty m:val="bi"/>
          </m:rPr>
          <m:t>J</m:t>
        </m:r>
      </m:oMath>
      <w:ins w:id="25769" w:author="PR Preview" w:date="2026-01-01T00:00:00Z">
        <w:r>
          <w:t xml:space="preserve"> </w:t>
        </w:r>
      </w:ins>
      <w:ins w:id="25770" w:author="PR Preview" w:date="2026-01-01T00:00:00Z">
        <w:r>
          <w:t xml:space="preserve">in</w:t>
        </w:r>
      </w:ins>
      <w:ins w:id="25771" w:author="PR Preview" w:date="2026-01-01T00:00:00Z">
        <w:r>
          <w:t xml:space="preserve"> </w:t>
        </w:r>
      </w:ins>
      <w:hyperlink w:anchor="exm-eigenspace">
        <w:ins w:id="25772" w:author="PR Preview" w:date="2026-01-01T00:00:00Z">
          <w:r>
            <w:rPr>
              <w:rStyle w:val="Hyperlink"/>
            </w:rPr>
            <w:t xml:space="preserve">Example 197</w:t>
          </w:r>
        </w:ins>
      </w:hyperlink>
      <w:ins w:id="25773" w:author="PR Preview" w:date="2026-01-01T00:00:00Z">
        <w:r>
          <w:t xml:space="preserve"> </w:t>
        </w:r>
      </w:ins>
      <w:ins w:id="25774" w:author="PR Preview" w:date="2026-01-01T00:00:00Z">
        <w:r>
          <w:t xml:space="preserve">has the form</w:t>
        </w:r>
      </w:ins>
      <w:ins w:id="25775" w:author="PR Preview" w:date="2026-01-01T00:00:00Z">
        <w:r>
          <w:t xml:space="preserve"> </w:t>
        </w:r>
      </w:ins>
      <m:oMath>
        <m:r>
          <m:rPr>
            <m:sty m:val="p"/>
          </m:rPr>
          <m:t>(</m:t>
        </m:r>
        <m:r>
          <m:t>t</m:t>
        </m:r>
        <m:r>
          <m:rPr>
            <m:sty m:val="p"/>
          </m:rPr>
          <m:t>,</m:t>
        </m:r>
        <m:r>
          <m:t>0</m:t>
        </m:r>
        <m:r>
          <m:rPr>
            <m:sty m:val="p"/>
          </m:rPr>
          <m:t>)</m:t>
        </m:r>
      </m:oMath>
      <w:ins w:id="25776" w:author="PR Preview" w:date="2026-01-01T00:00:00Z">
        <w:r>
          <w:t xml:space="preserve">,</w:t>
        </w:r>
      </w:ins>
      <w:ins w:id="25777" w:author="PR Preview" w:date="2026-01-01T00:00:00Z">
        <w:r>
          <w:t xml:space="preserve"> </w:t>
        </w:r>
      </w:ins>
      <w:ins w:id="25778" w:author="PR Preview" w:date="2026-01-01T00:00:00Z">
        <w:r>
          <w:t xml:space="preserve">so any two of them are multiples of each other,</w:t>
        </w:r>
      </w:ins>
      <w:ins w:id="25779" w:author="PR Preview" w:date="2026-01-01T00:00:00Z">
        <w:r>
          <w:t xml:space="preserve"> </w:t>
        </w:r>
      </w:ins>
      <w:ins w:id="25780" w:author="PR Preview" w:date="2026-01-01T00:00:00Z">
        <w:r>
          <w:t xml:space="preserve">and</w:t>
        </w:r>
      </w:ins>
      <w:ins w:id="25781" w:author="PR Preview" w:date="2026-01-01T00:00:00Z">
        <w:r>
          <w:t xml:space="preserve"> </w:t>
        </w:r>
      </w:ins>
      <m:oMath>
        <m:r>
          <m:rPr>
            <m:sty m:val="bi"/>
          </m:rPr>
          <m:t>J</m:t>
        </m:r>
      </m:oMath>
      <w:ins w:id="25782" w:author="PR Preview" w:date="2026-01-01T00:00:00Z">
        <w:r>
          <w:t xml:space="preserve"> </w:t>
        </w:r>
      </w:ins>
      <w:ins w:id="25783" w:author="PR Preview" w:date="2026-01-01T00:00:00Z">
        <w:r>
          <w:t xml:space="preserve">has no two linearly independent eigenvectors:</w:t>
        </w:r>
      </w:ins>
      <w:ins w:id="25784" w:author="PR Preview" w:date="2026-01-01T00:00:00Z">
        <w:r>
          <w:t xml:space="preserve"> </w:t>
        </w:r>
      </w:ins>
      <w:ins w:id="25785" w:author="PR Preview" w:date="2026-01-01T00:00:00Z">
        <w:r>
          <w:t xml:space="preserve">another way to see that it is not diagonalizable.</w:t>
        </w:r>
      </w:ins>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del w:id="25786" w:author="PR Preview" w:date="2026-01-01T00:00:00Z">
        <w:r>
          <w:rPr>
            <w:i/>
            <w:iCs/>
          </w:rPr>
          <w:delText xml:space="preserve">Proof</w:delText>
        </w:r>
      </w:del>
      <w:del w:id="25787" w:author="PR Preview" w:date="2026-01-01T00:00:00Z">
        <w:r>
          <w:delText xml:space="preserve">. </w:delText>
        </w:r>
      </w:del>
      <w:del w:id="25788" w:author="PR Preview" w:date="2026-01-01T00:00:00Z">
        <w:r>
          <w:delText xml:space="preserve">Choose one eigenvector for each eigenvalue.</w:delText>
        </w:r>
      </w:del>
      <w:del w:id="25789" w:author="PR Preview" w:date="2026-01-01T00:00:00Z">
        <w:r>
          <w:delText xml:space="preserve"> </w:delText>
        </w:r>
      </w:del>
      <w:del w:id="25790" w:author="PR Preview" w:date="2026-01-01T00:00:00Z">
        <w:r>
          <w:delText xml:space="preserve">These</w:delText>
        </w:r>
      </w:del>
      <w:del w:id="25791" w:author="PR Preview" w:date="2026-01-01T00:00:00Z">
        <w:r>
          <w:delText xml:space="preserve"> </w:delText>
        </w:r>
      </w:del>
      <m:oMath>
        <m:r>
          <m:t>p</m:t>
        </m:r>
      </m:oMath>
      <w:del w:id="25792" w:author="PR Preview" w:date="2026-01-01T00:00:00Z">
        <w:r>
          <w:delText xml:space="preserve"> </w:delText>
        </w:r>
      </w:del>
      <w:del w:id="25793" w:author="PR Preview" w:date="2026-01-01T00:00:00Z">
        <w:r>
          <w:delText xml:space="preserve">eigenvectors are linearly independent (</w:delText>
        </w:r>
      </w:del>
      <w:hyperlink w:anchor="thm-eigenvectors-independent">
        <w:del w:id="25794" w:author="PR Preview" w:date="2026-01-01T00:00:00Z">
          <w:r>
            <w:rPr>
              <w:rStyle w:val="Hyperlink"/>
            </w:rPr>
            <w:delText xml:space="preserve">Theorem 116</w:delText>
          </w:r>
        </w:del>
      </w:hyperlink>
      <w:del w:id="25795" w:author="PR Preview" w:date="2026-01-01T00:00:00Z">
        <w:r>
          <w:delText xml:space="preserve">),</w:delText>
        </w:r>
      </w:del>
      <w:del w:id="25796" w:author="PR Preview" w:date="2026-01-01T00:00:00Z">
        <w:r>
          <w:delText xml:space="preserve"> </w:delText>
        </w:r>
      </w:del>
      <w:del w:id="25797" w:author="PR Preview" w:date="2026-01-01T00:00:00Z">
        <w:r>
          <w:delText xml:space="preserve">so the matrix is diagonalizable (</w:delText>
        </w:r>
      </w:del>
      <w:hyperlink w:anchor="thm-diagonalizable">
        <w:del w:id="25798" w:author="PR Preview" w:date="2026-01-01T00:00:00Z">
          <w:r>
            <w:rPr>
              <w:rStyle w:val="Hyperlink"/>
            </w:rPr>
            <w:delText xml:space="preserve">Theorem 117</w:delText>
          </w:r>
        </w:del>
      </w:hyperlink>
      <w:del w:id="25799" w:author="PR Preview" w:date="2026-01-01T00:00:00Z">
        <w:r>
          <w:delText xml:space="preserve">).</w:delText>
        </w:r>
      </w:del>
    </w:p>
    <w:p>
      <w:pPr>
        <w:pStyle w:val="BodyText"/>
      </w:pPr>
      <w:del w:id="25800" w:author="PR Preview" w:date="2026-01-01T00:00:00Z">
        <w:r>
          <w:rPr>
            <w:b/>
            <w:bCs/>
          </w:rPr>
          <w:delText xml:space="preserve">Example 209 (A triangular matrix with distinct diagonal entries)</w:delText>
        </w:r>
      </w:del>
      <w:del w:id="25801" w:author="PR Preview" w:date="2026-01-01T00:00:00Z">
        <w:r>
          <w:delText xml:space="preserve"> </w:delText>
        </w:r>
      </w:del>
      <m:oMath>
        <m:r>
          <m:rPr>
            <m:sty m:val="bi"/>
          </m:rPr>
          <m:t>U</m:t>
        </m:r>
      </m:oMath>
      <w:del w:id="25802" w:author="PR Preview" w:date="2026-01-01T00:00:00Z">
        <w:r>
          <w:delText xml:space="preserve"> </w:delText>
        </w:r>
      </w:del>
      <w:del w:id="25803" w:author="PR Preview" w:date="2026-01-01T00:00:00Z">
        <w:r>
          <w:delText xml:space="preserve">of</w:delText>
        </w:r>
      </w:del>
      <w:del w:id="25804" w:author="PR Preview" w:date="2026-01-01T00:00:00Z">
        <w:r>
          <w:delText xml:space="preserve"> </w:delText>
        </w:r>
      </w:del>
      <w:hyperlink w:anchor="exm-eigen-triangular">
        <w:del w:id="25805" w:author="PR Preview" w:date="2026-01-01T00:00:00Z">
          <w:r>
            <w:rPr>
              <w:rStyle w:val="Hyperlink"/>
            </w:rPr>
            <w:delText xml:space="preserve">Example 202</w:delText>
          </w:r>
        </w:del>
      </w:hyperlink>
      <w:del w:id="25806" w:author="PR Preview" w:date="2026-01-01T00:00:00Z">
        <w:r>
          <w:delText xml:space="preserve"> </w:delText>
        </w:r>
      </w:del>
      <w:del w:id="25807" w:author="PR Preview" w:date="2026-01-01T00:00:00Z">
        <w:r>
          <w:delText xml:space="preserve">has the three different eigenvalues</w:delText>
        </w:r>
      </w:del>
      <w:del w:id="25808" w:author="PR Preview" w:date="2026-01-01T00:00:00Z">
        <w:r>
          <w:delText xml:space="preserve"> </w:delText>
        </w:r>
      </w:del>
      <m:oMath>
        <m:r>
          <m:t>2</m:t>
        </m:r>
      </m:oMath>
      <w:del w:id="25809" w:author="PR Preview" w:date="2026-01-01T00:00:00Z">
        <w:r>
          <w:delText xml:space="preserve">,</w:delText>
        </w:r>
      </w:del>
      <w:del w:id="25810" w:author="PR Preview" w:date="2026-01-01T00:00:00Z">
        <w:r>
          <w:delText xml:space="preserve"> </w:delText>
        </w:r>
      </w:del>
      <m:oMath>
        <m:f>
          <m:fPr>
            <m:type m:val="lin"/>
          </m:fPr>
          <m:num>
            <m:r>
              <m:t>1</m:t>
            </m:r>
          </m:num>
          <m:den>
            <m:r>
              <m:t>2</m:t>
            </m:r>
          </m:den>
        </m:f>
      </m:oMath>
      <w:del w:id="25811" w:author="PR Preview" w:date="2026-01-01T00:00:00Z">
        <w:r>
          <w:delText xml:space="preserve"> </w:delText>
        </w:r>
      </w:del>
      <w:del w:id="25812" w:author="PR Preview" w:date="2026-01-01T00:00:00Z">
        <w:r>
          <w:delText xml:space="preserve">and</w:delText>
        </w:r>
      </w:del>
      <w:del w:id="25813" w:author="PR Preview" w:date="2026-01-01T00:00:00Z">
        <w:r>
          <w:delText xml:space="preserve"> </w:delText>
        </w:r>
      </w:del>
      <m:oMath>
        <m:r>
          <m:rPr>
            <m:sty m:val="p"/>
          </m:rPr>
          <m:t>−</m:t>
        </m:r>
        <m:r>
          <m:t>1</m:t>
        </m:r>
      </m:oMath>
      <w:del w:id="25814" w:author="PR Preview" w:date="2026-01-01T00:00:00Z">
        <w:r>
          <w:delText xml:space="preserve"> </w:delText>
        </w:r>
      </w:del>
      <w:del w:id="25815" w:author="PR Preview" w:date="2026-01-01T00:00:00Z">
        <w:r>
          <w:delText xml:space="preserve">(</w:delText>
        </w:r>
      </w:del>
      <w:hyperlink w:anchor="thm-eigen-triangular">
        <w:del w:id="25816" w:author="PR Preview" w:date="2026-01-01T00:00:00Z">
          <w:r>
            <w:rPr>
              <w:rStyle w:val="Hyperlink"/>
            </w:rPr>
            <w:delText xml:space="preserve">Theorem 113</w:delText>
          </w:r>
        </w:del>
      </w:hyperlink>
      <w:del w:id="25817" w:author="PR Preview" w:date="2026-01-01T00:00:00Z">
        <w:r>
          <w:delText xml:space="preserve">), so it is diagonalizable,</w:delText>
        </w:r>
      </w:del>
      <w:del w:id="25818" w:author="PR Preview" w:date="2026-01-01T00:00:00Z">
        <w:r>
          <w:delText xml:space="preserve"> </w:delText>
        </w:r>
      </w:del>
      <w:del w:id="25819" w:author="PR Preview" w:date="2026-01-01T00:00:00Z">
        <w:r>
          <w:delText xml:space="preserve">even though it is not symmetric, so</w:delText>
        </w:r>
      </w:del>
      <w:del w:id="25820" w:author="PR Preview" w:date="2026-01-01T00:00:00Z">
        <w:r>
          <w:delText xml:space="preserve"> </w:delText>
        </w:r>
      </w:del>
      <w:hyperlink w:anchor="thm-spectral">
        <w:del w:id="25821" w:author="PR Preview" w:date="2026-01-01T00:00:00Z">
          <w:r>
            <w:rPr>
              <w:rStyle w:val="Hyperlink"/>
            </w:rPr>
            <w:delText xml:space="preserve">Theorem 80</w:delText>
          </w:r>
        </w:del>
      </w:hyperlink>
      <w:del w:id="25822" w:author="PR Preview" w:date="2026-01-01T00:00:00Z">
        <w:r>
          <w:delText xml:space="preserve"> </w:delText>
        </w:r>
      </w:del>
      <w:del w:id="25823" w:author="PR Preview" w:date="2026-01-01T00:00:00Z">
        <w:r>
          <w:delText xml:space="preserve">does not apply to it.</w:delText>
        </w:r>
      </w:del>
      <w:del w:id="25824" w:author="PR Preview" w:date="2026-01-01T00:00:00Z">
        <w:r>
          <w:delText xml:space="preserve"> </w:delText>
        </w:r>
      </w:del>
      <w:del w:id="25825" w:author="PR Preview" w:date="2026-01-01T00:00:00Z">
        <w:r>
          <w:delText xml:space="preserve">The converse fails:</w:delText>
        </w:r>
      </w:del>
      <w:del w:id="25826" w:author="PR Preview" w:date="2026-01-01T00:00:00Z">
        <w:r>
          <w:delText xml:space="preserve"> </w:delText>
        </w:r>
      </w:del>
      <m:oMath>
        <m:sSub>
          <m:e>
            <m:r>
              <m:rPr>
                <m:sty m:val="bi"/>
              </m:rPr>
              <m:t>I</m:t>
            </m:r>
          </m:e>
          <m:sub>
            <m:r>
              <m:t>2</m:t>
            </m:r>
          </m:sub>
        </m:sSub>
      </m:oMath>
      <w:del w:id="25827" w:author="PR Preview" w:date="2026-01-01T00:00:00Z">
        <w:r>
          <w:delText xml:space="preserve"> </w:delText>
        </w:r>
      </w:del>
      <w:del w:id="25828" w:author="PR Preview" w:date="2026-01-01T00:00:00Z">
        <w:r>
          <w:delText xml:space="preserve">is diagonal, hence diagonalizable</w:delText>
        </w:r>
      </w:del>
      <w:del w:id="25829" w:author="PR Preview" w:date="2026-01-01T00:00:00Z">
        <w:r>
          <w:delText xml:space="preserve"> </w:delText>
        </w:r>
      </w:del>
      <w:del w:id="25830"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25831" w:author="PR Preview" w:date="2026-01-01T00:00:00Z">
        <w:r>
          <w:delText xml:space="preserve">),</w:delText>
        </w:r>
      </w:del>
      <w:del w:id="25832" w:author="PR Preview" w:date="2026-01-01T00:00:00Z">
        <w:r>
          <w:delText xml:space="preserve"> </w:delText>
        </w:r>
      </w:del>
      <w:del w:id="25833" w:author="PR Preview" w:date="2026-01-01T00:00:00Z">
        <w:r>
          <w:delText xml:space="preserve">but has only the eigenvalue</w:delText>
        </w:r>
      </w:del>
      <w:del w:id="25834" w:author="PR Preview" w:date="2026-01-01T00:00:00Z">
        <w:r>
          <w:delText xml:space="preserve"> </w:delText>
        </w:r>
      </w:del>
      <m:oMath>
        <m:r>
          <m:t>1</m:t>
        </m:r>
      </m:oMath>
      <w:del w:id="25835" w:author="PR Preview" w:date="2026-01-01T00:00:00Z">
        <w:r>
          <w:delText xml:space="preserve">.</w:delText>
        </w:r>
      </w:del>
    </w:p>
    <w:p>
      <w:pPr>
        <w:pStyle w:val="BodyText"/>
      </w:pPr>
      <w:del w:id="25836" w:author="PR Preview" w:date="2026-01-01T00:00:00Z">
        <w:r>
          <w:rPr>
            <w:b/>
            <w:bCs/>
          </w:rPr>
          <w:delText xml:space="preserve">Theorem 118 (Powers of a diagonalizable matrix)</w:delText>
        </w:r>
      </w:del>
      <w:del w:id="25837" w:author="PR Preview" w:date="2026-01-01T00:00:00Z">
        <w:r>
          <w:delText xml:space="preserve"> </w:delText>
        </w:r>
      </w:del>
      <w:del w:id="25838" w:author="PR Preview" w:date="2026-01-01T00:00:00Z">
        <w:r>
          <w:delText xml:space="preserve">If</w:delText>
        </w:r>
      </w:del>
      <w:del w:id="2583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840" w:author="PR Preview" w:date="2026-01-01T00:00:00Z">
        <w:r>
          <w:delText xml:space="preserve"> </w:delText>
        </w:r>
      </w:del>
      <w:del w:id="25841" w:author="PR Preview" w:date="2026-01-01T00:00:00Z">
        <w:r>
          <w:delText xml:space="preserve">(</w:delText>
        </w:r>
      </w:del>
      <w:hyperlink w:anchor="def-diagonalizable">
        <w:del w:id="25842" w:author="PR Preview" w:date="2026-01-01T00:00:00Z">
          <w:r>
            <w:rPr>
              <w:rStyle w:val="Hyperlink"/>
            </w:rPr>
            <w:delText xml:space="preserve">Definition 121</w:delText>
          </w:r>
        </w:del>
      </w:hyperlink>
      <w:del w:id="25843" w:author="PR Preview" w:date="2026-01-01T00:00:00Z">
        <w:r>
          <w:delText xml:space="preserve">)</w:delText>
        </w:r>
      </w:del>
      <w:del w:id="25844" w:author="PR Preview" w:date="2026-01-01T00:00:00Z">
        <w:r>
          <w:delText xml:space="preserve"> </w:delText>
        </w:r>
      </w:del>
      <w:del w:id="25845" w:author="PR Preview" w:date="2026-01-01T00:00:00Z">
        <w:r>
          <w:delText xml:space="preserve">with</w:delText>
        </w:r>
      </w:del>
      <w:del w:id="25846"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25847" w:author="PR Preview" w:date="2026-01-01T00:00:00Z">
        <w:r>
          <w:delText xml:space="preserve">,</w:delText>
        </w:r>
      </w:del>
      <w:del w:id="25848" w:author="PR Preview" w:date="2026-01-01T00:00:00Z">
        <w:r>
          <w:delText xml:space="preserve"> </w:delText>
        </w:r>
      </w:del>
      <w:del w:id="25849" w:author="PR Preview" w:date="2026-01-01T00:00:00Z">
        <w:r>
          <w:delText xml:space="preserve">then for every positive integer</w:delText>
        </w:r>
      </w:del>
      <w:del w:id="25850" w:author="PR Preview" w:date="2026-01-01T00:00:00Z">
        <w:r>
          <w:delText xml:space="preserve"> </w:delText>
        </w:r>
      </w:del>
      <m:oMath>
        <m:r>
          <m:t>k</m:t>
        </m:r>
      </m:oMath>
      <w:del w:id="25851" w:author="PR Preview" w:date="2026-01-01T00:00:00Z">
        <w:r>
          <w:delText xml:space="preserve">,</w:delText>
        </w:r>
      </w:del>
      <w:del w:id="25852"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25853" w:author="PR Preview" w:date="2026-01-01T00:00:00Z">
        <w:r>
          <w:delText xml:space="preserve"> </w:delText>
        </w:r>
      </w:del>
      <w:del w:id="25854" w:author="PR Preview" w:date="2026-01-01T00:00:00Z">
        <w:r>
          <w:delText xml:space="preserve">and</w:delText>
        </w:r>
      </w:del>
      <w:del w:id="25855"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25856" w:author="PR Preview" w:date="2026-01-01T00:00:00Z">
        <w:r>
          <w:delText xml:space="preserve">.</w:delText>
        </w:r>
      </w:del>
    </w:p>
    <w:p>
      <w:pPr>
        <w:pStyle w:val="BodyText"/>
      </w:pPr>
      <w:ins w:id="25857" w:author="PR Preview" w:date="2026-01-01T00:00:00Z">
        <w:r>
          <w:rPr>
            <w:i/>
            <w:iCs/>
          </w:rPr>
          <w:t xml:space="preserve">Proof</w:t>
        </w:r>
      </w:ins>
      <w:ins w:id="25858" w:author="PR Preview" w:date="2026-01-01T00:00:00Z">
        <w:r>
          <w:t xml:space="preserve">. </w:t>
        </w:r>
      </w:ins>
      <w:ins w:id="25859" w:author="PR Preview" w:date="2026-01-01T00:00:00Z">
        <w:r>
          <w:t xml:space="preserve">Choose one eigenvector for each eigenvalue.</w:t>
        </w:r>
      </w:ins>
      <w:ins w:id="25860" w:author="PR Preview" w:date="2026-01-01T00:00:00Z">
        <w:r>
          <w:t xml:space="preserve"> </w:t>
        </w:r>
      </w:ins>
      <w:ins w:id="25861" w:author="PR Preview" w:date="2026-01-01T00:00:00Z">
        <w:r>
          <w:t xml:space="preserve">These</w:t>
        </w:r>
      </w:ins>
      <w:ins w:id="25862" w:author="PR Preview" w:date="2026-01-01T00:00:00Z">
        <w:r>
          <w:t xml:space="preserve"> </w:t>
        </w:r>
      </w:ins>
      <m:oMath>
        <m:r>
          <m:t>p</m:t>
        </m:r>
      </m:oMath>
      <w:ins w:id="25863" w:author="PR Preview" w:date="2026-01-01T00:00:00Z">
        <w:r>
          <w:t xml:space="preserve"> </w:t>
        </w:r>
      </w:ins>
      <w:ins w:id="25864" w:author="PR Preview" w:date="2026-01-01T00:00:00Z">
        <w:r>
          <w:t xml:space="preserve">eigenvectors are linearly independent (</w:t>
        </w:r>
      </w:ins>
      <w:hyperlink w:anchor="thm-eigenvectors-independent">
        <w:ins w:id="25865" w:author="PR Preview" w:date="2026-01-01T00:00:00Z">
          <w:r>
            <w:rPr>
              <w:rStyle w:val="Hyperlink"/>
            </w:rPr>
            <w:t xml:space="preserve">Theorem 115</w:t>
          </w:r>
        </w:ins>
      </w:hyperlink>
      <w:ins w:id="25866" w:author="PR Preview" w:date="2026-01-01T00:00:00Z">
        <w:r>
          <w:t xml:space="preserve">),</w:t>
        </w:r>
      </w:ins>
      <w:ins w:id="25867" w:author="PR Preview" w:date="2026-01-01T00:00:00Z">
        <w:r>
          <w:t xml:space="preserve"> </w:t>
        </w:r>
      </w:ins>
      <w:ins w:id="25868" w:author="PR Preview" w:date="2026-01-01T00:00:00Z">
        <w:r>
          <w:t xml:space="preserve">so the matrix is diagonalizable (</w:t>
        </w:r>
      </w:ins>
      <w:hyperlink w:anchor="thm-diagonalizable">
        <w:ins w:id="25869" w:author="PR Preview" w:date="2026-01-01T00:00:00Z">
          <w:r>
            <w:rPr>
              <w:rStyle w:val="Hyperlink"/>
            </w:rPr>
            <w:t xml:space="preserve">Theorem 116</w:t>
          </w:r>
        </w:ins>
      </w:hyperlink>
      <w:ins w:id="25870" w:author="PR Preview" w:date="2026-01-01T00:00:00Z">
        <w:r>
          <w:t xml:space="preserve">).</w:t>
        </w:r>
      </w:ins>
    </w:p>
    <w:bookmarkStart w:id="652" w:name="exm-distinct-diagonalizable"/>
    <w:p>
      <w:pPr>
        <w:pStyle w:val="BodyText"/>
      </w:pPr>
      <w:ins w:id="25871" w:author="PR Preview" w:date="2026-01-01T00:00:00Z">
        <w:r>
          <w:rPr>
            <w:b/>
            <w:bCs/>
          </w:rPr>
          <w:t xml:space="preserve">Example 208 (A triangular matrix with distinct diagonal entries)</w:t>
        </w:r>
      </w:ins>
      <w:ins w:id="25872" w:author="PR Preview" w:date="2026-01-01T00:00:00Z">
        <w:r>
          <w:t xml:space="preserve"> </w:t>
        </w:r>
      </w:ins>
      <m:oMath>
        <m:r>
          <m:rPr>
            <m:sty m:val="bi"/>
          </m:rPr>
          <m:t>U</m:t>
        </m:r>
      </m:oMath>
      <w:ins w:id="25873" w:author="PR Preview" w:date="2026-01-01T00:00:00Z">
        <w:r>
          <w:t xml:space="preserve"> </w:t>
        </w:r>
      </w:ins>
      <w:ins w:id="25874" w:author="PR Preview" w:date="2026-01-01T00:00:00Z">
        <w:r>
          <w:t xml:space="preserve">of</w:t>
        </w:r>
      </w:ins>
      <w:ins w:id="25875" w:author="PR Preview" w:date="2026-01-01T00:00:00Z">
        <w:r>
          <w:t xml:space="preserve"> </w:t>
        </w:r>
      </w:ins>
      <w:hyperlink w:anchor="exm-eigen-triangular">
        <w:ins w:id="25876" w:author="PR Preview" w:date="2026-01-01T00:00:00Z">
          <w:r>
            <w:rPr>
              <w:rStyle w:val="Hyperlink"/>
            </w:rPr>
            <w:t xml:space="preserve">Example 201</w:t>
          </w:r>
        </w:ins>
      </w:hyperlink>
      <w:ins w:id="25877" w:author="PR Preview" w:date="2026-01-01T00:00:00Z">
        <w:r>
          <w:t xml:space="preserve"> </w:t>
        </w:r>
      </w:ins>
      <w:ins w:id="25878" w:author="PR Preview" w:date="2026-01-01T00:00:00Z">
        <w:r>
          <w:t xml:space="preserve">has the three different eigenvalues</w:t>
        </w:r>
      </w:ins>
      <w:ins w:id="25879" w:author="PR Preview" w:date="2026-01-01T00:00:00Z">
        <w:r>
          <w:t xml:space="preserve"> </w:t>
        </w:r>
      </w:ins>
      <m:oMath>
        <m:r>
          <m:t>2</m:t>
        </m:r>
      </m:oMath>
      <w:ins w:id="25880" w:author="PR Preview" w:date="2026-01-01T00:00:00Z">
        <w:r>
          <w:t xml:space="preserve">,</w:t>
        </w:r>
      </w:ins>
      <w:ins w:id="25881" w:author="PR Preview" w:date="2026-01-01T00:00:00Z">
        <w:r>
          <w:t xml:space="preserve"> </w:t>
        </w:r>
      </w:ins>
      <m:oMath>
        <m:f>
          <m:fPr>
            <m:type m:val="lin"/>
          </m:fPr>
          <m:num>
            <m:r>
              <m:t>1</m:t>
            </m:r>
          </m:num>
          <m:den>
            <m:r>
              <m:t>2</m:t>
            </m:r>
          </m:den>
        </m:f>
      </m:oMath>
      <w:ins w:id="25882" w:author="PR Preview" w:date="2026-01-01T00:00:00Z">
        <w:r>
          <w:t xml:space="preserve"> </w:t>
        </w:r>
      </w:ins>
      <w:ins w:id="25883" w:author="PR Preview" w:date="2026-01-01T00:00:00Z">
        <w:r>
          <w:t xml:space="preserve">and</w:t>
        </w:r>
      </w:ins>
      <w:ins w:id="25884" w:author="PR Preview" w:date="2026-01-01T00:00:00Z">
        <w:r>
          <w:t xml:space="preserve"> </w:t>
        </w:r>
      </w:ins>
      <m:oMath>
        <m:r>
          <m:rPr>
            <m:sty m:val="p"/>
          </m:rPr>
          <m:t>−</m:t>
        </m:r>
        <m:r>
          <m:t>1</m:t>
        </m:r>
      </m:oMath>
      <w:ins w:id="25885" w:author="PR Preview" w:date="2026-01-01T00:00:00Z">
        <w:r>
          <w:t xml:space="preserve"> </w:t>
        </w:r>
      </w:ins>
      <w:ins w:id="25886" w:author="PR Preview" w:date="2026-01-01T00:00:00Z">
        <w:r>
          <w:t xml:space="preserve">(</w:t>
        </w:r>
      </w:ins>
      <w:hyperlink w:anchor="thm-eigen-triangular">
        <w:ins w:id="25887" w:author="PR Preview" w:date="2026-01-01T00:00:00Z">
          <w:r>
            <w:rPr>
              <w:rStyle w:val="Hyperlink"/>
            </w:rPr>
            <w:t xml:space="preserve">Theorem 112</w:t>
          </w:r>
        </w:ins>
      </w:hyperlink>
      <w:ins w:id="25888" w:author="PR Preview" w:date="2026-01-01T00:00:00Z">
        <w:r>
          <w:t xml:space="preserve">), so it is diagonalizable,</w:t>
        </w:r>
      </w:ins>
      <w:ins w:id="25889" w:author="PR Preview" w:date="2026-01-01T00:00:00Z">
        <w:r>
          <w:t xml:space="preserve"> </w:t>
        </w:r>
      </w:ins>
      <w:ins w:id="25890" w:author="PR Preview" w:date="2026-01-01T00:00:00Z">
        <w:r>
          <w:t xml:space="preserve">even though it is not symmetric, so</w:t>
        </w:r>
      </w:ins>
      <w:ins w:id="25891" w:author="PR Preview" w:date="2026-01-01T00:00:00Z">
        <w:r>
          <w:t xml:space="preserve"> </w:t>
        </w:r>
      </w:ins>
      <w:hyperlink w:anchor="thm-spectral">
        <w:ins w:id="25892" w:author="PR Preview" w:date="2026-01-01T00:00:00Z">
          <w:r>
            <w:rPr>
              <w:rStyle w:val="Hyperlink"/>
            </w:rPr>
            <w:t xml:space="preserve">Theorem 79</w:t>
          </w:r>
        </w:ins>
      </w:hyperlink>
      <w:ins w:id="25893" w:author="PR Preview" w:date="2026-01-01T00:00:00Z">
        <w:r>
          <w:t xml:space="preserve"> </w:t>
        </w:r>
      </w:ins>
      <w:ins w:id="25894" w:author="PR Preview" w:date="2026-01-01T00:00:00Z">
        <w:r>
          <w:t xml:space="preserve">does not apply to it.</w:t>
        </w:r>
      </w:ins>
      <w:ins w:id="25895" w:author="PR Preview" w:date="2026-01-01T00:00:00Z">
        <w:r>
          <w:t xml:space="preserve"> </w:t>
        </w:r>
      </w:ins>
      <w:ins w:id="25896" w:author="PR Preview" w:date="2026-01-01T00:00:00Z">
        <w:r>
          <w:t xml:space="preserve">The converse fails:</w:t>
        </w:r>
      </w:ins>
      <w:ins w:id="25897" w:author="PR Preview" w:date="2026-01-01T00:00:00Z">
        <w:r>
          <w:t xml:space="preserve"> </w:t>
        </w:r>
      </w:ins>
      <m:oMath>
        <m:sSub>
          <m:e>
            <m:r>
              <m:rPr>
                <m:sty m:val="bi"/>
              </m:rPr>
              <m:t>I</m:t>
            </m:r>
          </m:e>
          <m:sub>
            <m:r>
              <m:t>2</m:t>
            </m:r>
          </m:sub>
        </m:sSub>
      </m:oMath>
      <w:ins w:id="25898" w:author="PR Preview" w:date="2026-01-01T00:00:00Z">
        <w:r>
          <w:t xml:space="preserve"> </w:t>
        </w:r>
      </w:ins>
      <w:ins w:id="25899" w:author="PR Preview" w:date="2026-01-01T00:00:00Z">
        <w:r>
          <w:t xml:space="preserve">is diagonal, hence diagonalizable</w:t>
        </w:r>
      </w:ins>
      <w:ins w:id="25900" w:author="PR Preview" w:date="2026-01-01T00:00:00Z">
        <w:r>
          <w:t xml:space="preserve"> </w:t>
        </w:r>
      </w:ins>
      <w:ins w:id="25901"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25902" w:author="PR Preview" w:date="2026-01-01T00:00:00Z">
        <w:r>
          <w:t xml:space="preserve">),</w:t>
        </w:r>
      </w:ins>
      <w:ins w:id="25903" w:author="PR Preview" w:date="2026-01-01T00:00:00Z">
        <w:r>
          <w:t xml:space="preserve"> </w:t>
        </w:r>
      </w:ins>
      <w:ins w:id="25904" w:author="PR Preview" w:date="2026-01-01T00:00:00Z">
        <w:r>
          <w:t xml:space="preserve">but has only the eigenvalue</w:t>
        </w:r>
      </w:ins>
      <w:ins w:id="25905" w:author="PR Preview" w:date="2026-01-01T00:00:00Z">
        <w:r>
          <w:t xml:space="preserve"> </w:t>
        </w:r>
      </w:ins>
      <m:oMath>
        <m:r>
          <m:t>1</m:t>
        </m:r>
      </m:oMath>
      <w:ins w:id="25906" w:author="PR Preview" w:date="2026-01-01T00:00:00Z">
        <w:r>
          <w:t xml:space="preserve">.</w:t>
        </w:r>
      </w:ins>
    </w:p>
    <w:bookmarkEnd w:id="652"/>
    <w:bookmarkStart w:id="653" w:name="thm-diagonalizable-powers"/>
    <w:p>
      <w:pPr>
        <w:pStyle w:val="BodyText"/>
      </w:pPr>
      <w:ins w:id="25907" w:author="PR Preview" w:date="2026-01-01T00:00:00Z">
        <w:r>
          <w:rPr>
            <w:b/>
            <w:bCs/>
          </w:rPr>
          <w:t xml:space="preserve">Theorem 117 (Powers of a diagonalizable matrix)</w:t>
        </w:r>
      </w:ins>
      <w:ins w:id="25908" w:author="PR Preview" w:date="2026-01-01T00:00:00Z">
        <w:r>
          <w:t xml:space="preserve"> </w:t>
        </w:r>
      </w:ins>
      <w:ins w:id="25909" w:author="PR Preview" w:date="2026-01-01T00:00:00Z">
        <w:r>
          <w:t xml:space="preserve">If</w:t>
        </w:r>
      </w:ins>
      <w:ins w:id="25910"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911" w:author="PR Preview" w:date="2026-01-01T00:00:00Z">
        <w:r>
          <w:t xml:space="preserve"> </w:t>
        </w:r>
      </w:ins>
      <w:ins w:id="25912" w:author="PR Preview" w:date="2026-01-01T00:00:00Z">
        <w:r>
          <w:t xml:space="preserve">(</w:t>
        </w:r>
      </w:ins>
      <w:hyperlink w:anchor="def-diagonalizable">
        <w:ins w:id="25913" w:author="PR Preview" w:date="2026-01-01T00:00:00Z">
          <w:r>
            <w:rPr>
              <w:rStyle w:val="Hyperlink"/>
            </w:rPr>
            <w:t xml:space="preserve">Definition 121</w:t>
          </w:r>
        </w:ins>
      </w:hyperlink>
      <w:ins w:id="25914" w:author="PR Preview" w:date="2026-01-01T00:00:00Z">
        <w:r>
          <w:t xml:space="preserve">)</w:t>
        </w:r>
      </w:ins>
      <w:ins w:id="25915" w:author="PR Preview" w:date="2026-01-01T00:00:00Z">
        <w:r>
          <w:t xml:space="preserve"> </w:t>
        </w:r>
      </w:ins>
      <w:ins w:id="25916" w:author="PR Preview" w:date="2026-01-01T00:00:00Z">
        <w:r>
          <w:t xml:space="preserve">with</w:t>
        </w:r>
      </w:ins>
      <w:ins w:id="25917"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25918" w:author="PR Preview" w:date="2026-01-01T00:00:00Z">
        <w:r>
          <w:t xml:space="preserve">,</w:t>
        </w:r>
      </w:ins>
      <w:ins w:id="25919" w:author="PR Preview" w:date="2026-01-01T00:00:00Z">
        <w:r>
          <w:t xml:space="preserve"> </w:t>
        </w:r>
      </w:ins>
      <w:ins w:id="25920" w:author="PR Preview" w:date="2026-01-01T00:00:00Z">
        <w:r>
          <w:t xml:space="preserve">then for every positive integer</w:t>
        </w:r>
      </w:ins>
      <w:ins w:id="25921" w:author="PR Preview" w:date="2026-01-01T00:00:00Z">
        <w:r>
          <w:t xml:space="preserve"> </w:t>
        </w:r>
      </w:ins>
      <m:oMath>
        <m:r>
          <m:t>k</m:t>
        </m:r>
      </m:oMath>
      <w:ins w:id="25922" w:author="PR Preview" w:date="2026-01-01T00:00:00Z">
        <w:r>
          <w:t xml:space="preserve">,</w:t>
        </w:r>
      </w:ins>
      <w:ins w:id="25923"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25924" w:author="PR Preview" w:date="2026-01-01T00:00:00Z">
        <w:r>
          <w:t xml:space="preserve"> </w:t>
        </w:r>
      </w:ins>
      <w:ins w:id="25925" w:author="PR Preview" w:date="2026-01-01T00:00:00Z">
        <w:r>
          <w:t xml:space="preserve">and</w:t>
        </w:r>
      </w:ins>
      <w:ins w:id="25926"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25927" w:author="PR Preview" w:date="2026-01-01T00:00:00Z">
        <w:r>
          <w:t xml:space="preserve">.</w:t>
        </w:r>
      </w:ins>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del w:id="25928" w:author="PR Preview" w:date="2026-01-01T00:00:00Z">
        <w:r>
          <w:rPr>
            <w:b/>
            <w:bCs/>
          </w:rPr>
          <w:delText xml:space="preserve">Example 210 (A closed form for the powers)</w:delText>
        </w:r>
      </w:del>
      <w:del w:id="25929" w:author="PR Preview" w:date="2026-01-01T00:00:00Z">
        <w:r>
          <w:delText xml:space="preserve"> </w:delText>
        </w:r>
      </w:del>
      <w:del w:id="25930" w:author="PR Preview" w:date="2026-01-01T00:00:00Z">
        <w:r>
          <w:delText xml:space="preserve">For</w:delText>
        </w:r>
      </w:del>
      <w:del w:id="259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932" w:author="PR Preview" w:date="2026-01-01T00:00:00Z">
        <w:r>
          <w:delText xml:space="preserve">,</w:delText>
        </w:r>
      </w:del>
      <w:del w:id="25933" w:author="PR Preview" w:date="2026-01-01T00:00:00Z">
        <w:r>
          <w:delText xml:space="preserve"> </w:delText>
        </w:r>
      </w:del>
      <w:del w:id="25934" w:author="PR Preview" w:date="2026-01-01T00:00:00Z">
        <w:r>
          <w:delText xml:space="preserve">with</w:delText>
        </w:r>
      </w:del>
      <w:del w:id="25935" w:author="PR Preview" w:date="2026-01-01T00:00:00Z">
        <w:r>
          <w:delText xml:space="preserve"> </w:delText>
        </w:r>
      </w:del>
      <m:oMath>
        <m:r>
          <m:rPr>
            <m:sty m:val="bi"/>
          </m:rPr>
          <m:t>X</m:t>
        </m:r>
      </m:oMath>
      <w:del w:id="25936" w:author="PR Preview" w:date="2026-01-01T00:00:00Z">
        <w:r>
          <w:delText xml:space="preserve"> </w:delText>
        </w:r>
      </w:del>
      <w:del w:id="25937" w:author="PR Preview" w:date="2026-01-01T00:00:00Z">
        <w:r>
          <w:delText xml:space="preserve">as in</w:delText>
        </w:r>
      </w:del>
      <w:del w:id="25938" w:author="PR Preview" w:date="2026-01-01T00:00:00Z">
        <w:r>
          <w:delText xml:space="preserve"> </w:delText>
        </w:r>
      </w:del>
      <w:hyperlink w:anchor="exm-thm-diagonalizable">
        <w:del w:id="25939" w:author="PR Preview" w:date="2026-01-01T00:00:00Z">
          <w:r>
            <w:rPr>
              <w:rStyle w:val="Hyperlink"/>
            </w:rPr>
            <w:delText xml:space="preserve">Example 208</w:delText>
          </w:r>
        </w:del>
      </w:hyperlink>
      <w:del w:id="25940" w:author="PR Preview" w:date="2026-01-01T00:00:00Z">
        <w:r>
          <w:delText xml:space="preserve"> </w:delText>
        </w:r>
      </w:del>
      <w:del w:id="25941" w:author="PR Preview" w:date="2026-01-01T00:00:00Z">
        <w:r>
          <w:delText xml:space="preserve">and</w:delText>
        </w:r>
      </w:del>
      <w:del w:id="25942"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25943" w:author="PR Preview" w:date="2026-01-01T00:00:00Z">
        <w:r>
          <w:delText xml:space="preserve"> </w:delText>
        </w:r>
      </w:del>
      <w:del w:id="25944" w:author="PR Preview" w:date="2026-01-01T00:00:00Z">
        <w:r>
          <w:delText xml:space="preserve">(</w:delText>
        </w:r>
      </w:del>
      <w:hyperlink w:anchor="exm-similar">
        <w:del w:id="25945" w:author="PR Preview" w:date="2026-01-01T00:00:00Z">
          <w:r>
            <w:rPr>
              <w:rStyle w:val="Hyperlink"/>
            </w:rPr>
            <w:delText xml:space="preserve">Example 204</w:delText>
          </w:r>
        </w:del>
      </w:hyperlink>
      <w:del w:id="25946"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5947" w:author="PR Preview" w:date="2026-01-01T00:00:00Z">
        <w:r>
          <w:delText xml:space="preserve">For</w:delText>
        </w:r>
      </w:del>
      <w:del w:id="25948" w:author="PR Preview" w:date="2026-01-01T00:00:00Z">
        <w:r>
          <w:delText xml:space="preserve"> </w:delText>
        </w:r>
      </w:del>
      <m:oMath>
        <m:r>
          <m:t>k</m:t>
        </m:r>
        <m:r>
          <m:rPr>
            <m:sty m:val="p"/>
          </m:rPr>
          <m:t>=</m:t>
        </m:r>
        <m:r>
          <m:t>2</m:t>
        </m:r>
      </m:oMath>
      <w:del w:id="25949" w:author="PR Preview" w:date="2026-01-01T00:00:00Z">
        <w:r>
          <w:delText xml:space="preserve"> </w:delText>
        </w:r>
      </w:del>
      <w:del w:id="25950" w:author="PR Preview" w:date="2026-01-01T00:00:00Z">
        <w:r>
          <w:delText xml:space="preserve">this gives</w:delText>
        </w:r>
      </w:del>
      <w:del w:id="25951"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5952" w:author="PR Preview" w:date="2026-01-01T00:00:00Z">
        <w:r>
          <w:delText xml:space="preserve">,</w:delText>
        </w:r>
      </w:del>
      <w:del w:id="25953" w:author="PR Preview" w:date="2026-01-01T00:00:00Z">
        <w:r>
          <w:delText xml:space="preserve"> </w:delText>
        </w:r>
      </w:del>
      <w:del w:id="25954" w:author="PR Preview" w:date="2026-01-01T00:00:00Z">
        <w:r>
          <w:delText xml:space="preserve">which matches</w:delText>
        </w:r>
      </w:del>
      <w:del w:id="25955" w:author="PR Preview" w:date="2026-01-01T00:00:00Z">
        <w:r>
          <w:delText xml:space="preserve"> </w:delText>
        </w:r>
      </w:del>
      <m:oMath>
        <m:sSup>
          <m:e>
            <m:r>
              <m:rPr>
                <m:sty m:val="bi"/>
              </m:rPr>
              <m:t>A</m:t>
            </m:r>
          </m:e>
          <m:sup>
            <m:r>
              <m:t>2</m:t>
            </m:r>
          </m:sup>
        </m:sSup>
      </m:oMath>
      <w:del w:id="25956" w:author="PR Preview" w:date="2026-01-01T00:00:00Z">
        <w:r>
          <w:delText xml:space="preserve"> </w:delText>
        </w:r>
      </w:del>
      <w:del w:id="25957" w:author="PR Preview" w:date="2026-01-01T00:00:00Z">
        <w:r>
          <w:delText xml:space="preserve">in</w:delText>
        </w:r>
      </w:del>
      <w:del w:id="25958" w:author="PR Preview" w:date="2026-01-01T00:00:00Z">
        <w:r>
          <w:delText xml:space="preserve"> </w:delText>
        </w:r>
      </w:del>
      <w:hyperlink w:anchor="exm-eigen-shift-power">
        <w:del w:id="25959" w:author="PR Preview" w:date="2026-01-01T00:00:00Z">
          <w:r>
            <w:rPr>
              <w:rStyle w:val="Hyperlink"/>
            </w:rPr>
            <w:delText xml:space="preserve">Example 201</w:delText>
          </w:r>
        </w:del>
      </w:hyperlink>
      <w:del w:id="25960" w:author="PR Preview" w:date="2026-01-01T00:00:00Z">
        <w:r>
          <w:delText xml:space="preserve">.</w:delText>
        </w:r>
      </w:del>
    </w:p>
    <w:p>
      <w:pPr>
        <w:pStyle w:val="FirstParagraph"/>
      </w:pPr>
      <w:ins w:id="25961" w:author="PR Preview" w:date="2026-01-01T00:00:00Z">
        <w:r>
          <w:rPr>
            <w:b/>
            <w:bCs/>
          </w:rPr>
          <w:t xml:space="preserve">Example 209 (A closed form for the powers)</w:t>
        </w:r>
      </w:ins>
      <w:ins w:id="25962" w:author="PR Preview" w:date="2026-01-01T00:00:00Z">
        <w:r>
          <w:t xml:space="preserve"> </w:t>
        </w:r>
      </w:ins>
      <w:ins w:id="25963" w:author="PR Preview" w:date="2026-01-01T00:00:00Z">
        <w:r>
          <w:t xml:space="preserve">For</w:t>
        </w:r>
      </w:ins>
      <w:ins w:id="259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965" w:author="PR Preview" w:date="2026-01-01T00:00:00Z">
        <w:r>
          <w:t xml:space="preserve">,</w:t>
        </w:r>
      </w:ins>
      <w:ins w:id="25966" w:author="PR Preview" w:date="2026-01-01T00:00:00Z">
        <w:r>
          <w:t xml:space="preserve"> </w:t>
        </w:r>
      </w:ins>
      <w:ins w:id="25967" w:author="PR Preview" w:date="2026-01-01T00:00:00Z">
        <w:r>
          <w:t xml:space="preserve">with</w:t>
        </w:r>
      </w:ins>
      <w:ins w:id="25968" w:author="PR Preview" w:date="2026-01-01T00:00:00Z">
        <w:r>
          <w:t xml:space="preserve"> </w:t>
        </w:r>
      </w:ins>
      <m:oMath>
        <m:r>
          <m:rPr>
            <m:sty m:val="bi"/>
          </m:rPr>
          <m:t>X</m:t>
        </m:r>
      </m:oMath>
      <w:ins w:id="25969" w:author="PR Preview" w:date="2026-01-01T00:00:00Z">
        <w:r>
          <w:t xml:space="preserve"> </w:t>
        </w:r>
      </w:ins>
      <w:ins w:id="25970" w:author="PR Preview" w:date="2026-01-01T00:00:00Z">
        <w:r>
          <w:t xml:space="preserve">as in</w:t>
        </w:r>
      </w:ins>
      <w:ins w:id="25971" w:author="PR Preview" w:date="2026-01-01T00:00:00Z">
        <w:r>
          <w:t xml:space="preserve"> </w:t>
        </w:r>
      </w:ins>
      <w:hyperlink w:anchor="exm-thm-diagonalizable">
        <w:ins w:id="25972" w:author="PR Preview" w:date="2026-01-01T00:00:00Z">
          <w:r>
            <w:rPr>
              <w:rStyle w:val="Hyperlink"/>
            </w:rPr>
            <w:t xml:space="preserve">Example 207</w:t>
          </w:r>
        </w:ins>
      </w:hyperlink>
      <w:ins w:id="25973" w:author="PR Preview" w:date="2026-01-01T00:00:00Z">
        <w:r>
          <w:t xml:space="preserve"> </w:t>
        </w:r>
      </w:ins>
      <w:ins w:id="25974" w:author="PR Preview" w:date="2026-01-01T00:00:00Z">
        <w:r>
          <w:t xml:space="preserve">and</w:t>
        </w:r>
      </w:ins>
      <w:ins w:id="25975"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25976" w:author="PR Preview" w:date="2026-01-01T00:00:00Z">
        <w:r>
          <w:t xml:space="preserve"> </w:t>
        </w:r>
      </w:ins>
      <w:ins w:id="25977" w:author="PR Preview" w:date="2026-01-01T00:00:00Z">
        <w:r>
          <w:t xml:space="preserve">(</w:t>
        </w:r>
      </w:ins>
      <w:hyperlink w:anchor="exm-similar">
        <w:ins w:id="25978" w:author="PR Preview" w:date="2026-01-01T00:00:00Z">
          <w:r>
            <w:rPr>
              <w:rStyle w:val="Hyperlink"/>
            </w:rPr>
            <w:t xml:space="preserve">Example 203</w:t>
          </w:r>
        </w:ins>
      </w:hyperlink>
      <w:ins w:id="25979"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ins w:id="25980" w:author="PR Preview" w:date="2026-01-01T00:00:00Z">
        <w:r>
          <w:t xml:space="preserve">For</w:t>
        </w:r>
      </w:ins>
      <w:ins w:id="25981" w:author="PR Preview" w:date="2026-01-01T00:00:00Z">
        <w:r>
          <w:t xml:space="preserve"> </w:t>
        </w:r>
      </w:ins>
      <m:oMath>
        <m:r>
          <m:t>k</m:t>
        </m:r>
        <m:r>
          <m:rPr>
            <m:sty m:val="p"/>
          </m:rPr>
          <m:t>=</m:t>
        </m:r>
        <m:r>
          <m:t>2</m:t>
        </m:r>
      </m:oMath>
      <w:ins w:id="25982" w:author="PR Preview" w:date="2026-01-01T00:00:00Z">
        <w:r>
          <w:t xml:space="preserve"> </w:t>
        </w:r>
      </w:ins>
      <w:ins w:id="25983" w:author="PR Preview" w:date="2026-01-01T00:00:00Z">
        <w:r>
          <w:t xml:space="preserve">this gives</w:t>
        </w:r>
      </w:ins>
      <w:ins w:id="25984"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5985" w:author="PR Preview" w:date="2026-01-01T00:00:00Z">
        <w:r>
          <w:t xml:space="preserve">,</w:t>
        </w:r>
      </w:ins>
      <w:ins w:id="25986" w:author="PR Preview" w:date="2026-01-01T00:00:00Z">
        <w:r>
          <w:t xml:space="preserve"> </w:t>
        </w:r>
      </w:ins>
      <w:ins w:id="25987" w:author="PR Preview" w:date="2026-01-01T00:00:00Z">
        <w:r>
          <w:t xml:space="preserve">which matches</w:t>
        </w:r>
      </w:ins>
      <w:ins w:id="25988" w:author="PR Preview" w:date="2026-01-01T00:00:00Z">
        <w:r>
          <w:t xml:space="preserve"> </w:t>
        </w:r>
      </w:ins>
      <m:oMath>
        <m:sSup>
          <m:e>
            <m:r>
              <m:rPr>
                <m:sty m:val="bi"/>
              </m:rPr>
              <m:t>A</m:t>
            </m:r>
          </m:e>
          <m:sup>
            <m:r>
              <m:t>2</m:t>
            </m:r>
          </m:sup>
        </m:sSup>
      </m:oMath>
      <w:ins w:id="25989" w:author="PR Preview" w:date="2026-01-01T00:00:00Z">
        <w:r>
          <w:t xml:space="preserve"> </w:t>
        </w:r>
      </w:ins>
      <w:ins w:id="25990" w:author="PR Preview" w:date="2026-01-01T00:00:00Z">
        <w:r>
          <w:t xml:space="preserve">in</w:t>
        </w:r>
      </w:ins>
      <w:ins w:id="25991" w:author="PR Preview" w:date="2026-01-01T00:00:00Z">
        <w:r>
          <w:t xml:space="preserve"> </w:t>
        </w:r>
      </w:ins>
      <w:hyperlink w:anchor="exm-eigen-shift-power">
        <w:ins w:id="25992" w:author="PR Preview" w:date="2026-01-01T00:00:00Z">
          <w:r>
            <w:rPr>
              <w:rStyle w:val="Hyperlink"/>
            </w:rPr>
            <w:t xml:space="preserve">Example 200</w:t>
          </w:r>
        </w:ins>
      </w:hyperlink>
      <w:ins w:id="25993" w:author="PR Preview" w:date="2026-01-01T00:00:00Z">
        <w:r>
          <w:t xml:space="preserve">.</w:t>
        </w:r>
      </w:ins>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del w:id="25994" w:author="PR Preview" w:date="2026-01-01T00:00:00Z">
        <w:r>
          <w:rPr>
            <w:b/>
            <w:bCs/>
          </w:rPr>
          <w:delText xml:space="preserve">Theorem 119 (Definite matrices are Gram matrices)</w:delText>
        </w:r>
      </w:del>
      <w:del w:id="25995" w:author="PR Preview" w:date="2026-01-01T00:00:00Z">
        <w:r>
          <w:delText xml:space="preserve"> </w:delText>
        </w:r>
      </w:del>
      <w:del w:id="25996" w:author="PR Preview" w:date="2026-01-01T00:00:00Z">
        <w:r>
          <w:delText xml:space="preserve">Let</w:delText>
        </w:r>
      </w:del>
      <w:del w:id="25997" w:author="PR Preview" w:date="2026-01-01T00:00:00Z">
        <w:r>
          <w:delText xml:space="preserve"> </w:delText>
        </w:r>
      </w:del>
      <m:oMath>
        <m:r>
          <m:rPr>
            <m:sty m:val="bi"/>
          </m:rPr>
          <m:t>A</m:t>
        </m:r>
      </m:oMath>
      <w:del w:id="25998" w:author="PR Preview" w:date="2026-01-01T00:00:00Z">
        <w:r>
          <w:delText xml:space="preserve"> </w:delText>
        </w:r>
      </w:del>
      <w:del w:id="25999" w:author="PR Preview" w:date="2026-01-01T00:00:00Z">
        <w:r>
          <w:delText xml:space="preserve">be a</w:delText>
        </w:r>
      </w:del>
      <w:del w:id="26000" w:author="PR Preview" w:date="2026-01-01T00:00:00Z">
        <w:r>
          <w:delText xml:space="preserve"> </w:delText>
        </w:r>
      </w:del>
      <m:oMath>
        <m:r>
          <m:t>p</m:t>
        </m:r>
        <m:r>
          <m:rPr>
            <m:sty m:val="p"/>
          </m:rPr>
          <m:t>×</m:t>
        </m:r>
        <m:r>
          <m:t>p</m:t>
        </m:r>
      </m:oMath>
      <w:del w:id="26001" w:author="PR Preview" w:date="2026-01-01T00:00:00Z">
        <w:r>
          <w:delText xml:space="preserve"> </w:delText>
        </w:r>
      </w:del>
      <w:del w:id="26002" w:author="PR Preview" w:date="2026-01-01T00:00:00Z">
        <w:r>
          <w:delText xml:space="preserve">matrix.</w:delText>
        </w:r>
      </w:del>
    </w:p>
    <w:p>
      <w:pPr>
        <w:pStyle w:val="BodyText"/>
      </w:pPr>
      <w:ins w:id="26003" w:author="PR Preview" w:date="2026-01-01T00:00:00Z">
        <w:r>
          <w:rPr>
            <w:b/>
            <w:bCs/>
          </w:rPr>
          <w:t xml:space="preserve">Theorem 118 (Definite matrices are Gram matrices)</w:t>
        </w:r>
      </w:ins>
      <w:ins w:id="26004" w:author="PR Preview" w:date="2026-01-01T00:00:00Z">
        <w:r>
          <w:t xml:space="preserve"> </w:t>
        </w:r>
      </w:ins>
      <w:ins w:id="26005" w:author="PR Preview" w:date="2026-01-01T00:00:00Z">
        <w:r>
          <w:t xml:space="preserve">Let</w:t>
        </w:r>
      </w:ins>
      <w:ins w:id="26006" w:author="PR Preview" w:date="2026-01-01T00:00:00Z">
        <w:r>
          <w:t xml:space="preserve"> </w:t>
        </w:r>
      </w:ins>
      <m:oMath>
        <m:r>
          <m:rPr>
            <m:sty m:val="bi"/>
          </m:rPr>
          <m:t>A</m:t>
        </m:r>
      </m:oMath>
      <w:ins w:id="26007" w:author="PR Preview" w:date="2026-01-01T00:00:00Z">
        <w:r>
          <w:t xml:space="preserve"> </w:t>
        </w:r>
      </w:ins>
      <w:ins w:id="26008" w:author="PR Preview" w:date="2026-01-01T00:00:00Z">
        <w:r>
          <w:t xml:space="preserve">be a</w:t>
        </w:r>
      </w:ins>
      <w:ins w:id="26009" w:author="PR Preview" w:date="2026-01-01T00:00:00Z">
        <w:r>
          <w:t xml:space="preserve"> </w:t>
        </w:r>
      </w:ins>
      <m:oMath>
        <m:r>
          <m:t>p</m:t>
        </m:r>
        <m:r>
          <m:rPr>
            <m:sty m:val="p"/>
          </m:rPr>
          <m:t>×</m:t>
        </m:r>
        <m:r>
          <m:t>p</m:t>
        </m:r>
      </m:oMath>
      <w:ins w:id="26010" w:author="PR Preview" w:date="2026-01-01T00:00:00Z">
        <w:r>
          <w:t xml:space="preserve"> </w:t>
        </w:r>
      </w:ins>
      <w:ins w:id="26011" w:author="PR Preview" w:date="2026-01-01T00:00:00Z">
        <w:r>
          <w:t xml:space="preserve">matrix.</w:t>
        </w:r>
      </w:ins>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26012" w:author="PR Preview" w:date="2026-01-01T00:00:00Z">
        <w:r>
          <w:delText xml:space="preserve">(</w:delText>
        </w:r>
      </w:del>
      <w:hyperlink w:anchor="thm-transpose-product">
        <w:del w:id="26013" w:author="PR Preview" w:date="2026-01-01T00:00:00Z">
          <w:r>
            <w:rPr>
              <w:rStyle w:val="Hyperlink"/>
            </w:rPr>
            <w:delText xml:space="preserve">Theorem 20</w:delText>
          </w:r>
        </w:del>
      </w:hyperlink>
      <w:del w:id="26014" w:author="PR Preview" w:date="2026-01-01T00:00:00Z">
        <w:r>
          <w:delText xml:space="preserve">,</w:delText>
        </w:r>
      </w:del>
      <w:del w:id="26015" w:author="PR Preview" w:date="2026-01-01T00:00:00Z">
        <w:r>
          <w:delText xml:space="preserve"> </w:delText>
        </w:r>
      </w:del>
      <w:hyperlink w:anchor="def-matrix-transpose">
        <w:del w:id="26016" w:author="PR Preview" w:date="2026-01-01T00:00:00Z">
          <w:r>
            <w:rPr>
              <w:rStyle w:val="Hyperlink"/>
            </w:rPr>
            <w:delText xml:space="preserve">Definition 22</w:delText>
          </w:r>
        </w:del>
      </w:hyperlink>
      <w:del w:id="26017" w:author="PR Preview" w:date="2026-01-01T00:00:00Z">
        <w:r>
          <w:delText xml:space="preserve">). For any</w:delText>
        </w:r>
      </w:del>
      <w:del w:id="26018" w:author="PR Preview" w:date="2026-01-01T00:00:00Z">
        <w:r>
          <w:delText xml:space="preserve"> </w:delText>
        </w:r>
      </w:del>
      <w:del w:id="26019" w:author="PR Preview" w:date="2026-01-01T00:00:00Z">
        <w:r>
          <w:delText xml:space="preserve">$\mathord{\smash[b]{\underset{\raise.3ex\hbox{$\scriptstyle\sim$}}{x}}\vphantom{x}}$</w:delText>
        </w:r>
      </w:del>
      <w:del w:id="26020" w:author="PR Preview" w:date="2026-01-01T00:00:00Z">
        <w:r>
          <w:delText xml:space="preserve">,</w:delText>
        </w:r>
      </w:del>
    </w:p>
    <w:p>
      <w:pPr>
        <w:pStyle w:val="BodyText"/>
      </w:pPr>
      <w:del w:id="26021"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delText>
        </w:r>
      </w:del>
    </w:p>
    <w:p>
      <w:pPr>
        <w:pStyle w:val="FirstParagraph"/>
      </w:pPr>
      <w:del w:id="26022" w:author="PR Preview" w:date="2026-01-01T00:00:00Z">
        <w:r>
          <w:delText xml:space="preserve">If the columns of</w:delText>
        </w:r>
      </w:del>
      <w:del w:id="26023" w:author="PR Preview" w:date="2026-01-01T00:00:00Z">
        <w:r>
          <w:delText xml:space="preserve"> </w:delText>
        </w:r>
      </w:del>
      <m:oMath>
        <m:r>
          <m:rPr>
            <m:sty m:val="bi"/>
          </m:rPr>
          <m:t>B</m:t>
        </m:r>
      </m:oMath>
      <w:del w:id="26024" w:author="PR Preview" w:date="2026-01-01T00:00:00Z">
        <w:r>
          <w:delText xml:space="preserve"> </w:delText>
        </w:r>
      </w:del>
      <w:del w:id="26025" w:author="PR Preview" w:date="2026-01-01T00:00:00Z">
        <w:r>
          <w:delText xml:space="preserve">are linearly independent,</w:delText>
        </w:r>
      </w:del>
      <w:del w:id="26026" w:author="PR Preview" w:date="2026-01-01T00:00:00Z">
        <w:r>
          <w:delText xml:space="preserve"> </w:delText>
        </w:r>
      </w:del>
      <w:del w:id="26027" w:author="PR Preview" w:date="2026-01-01T00:00:00Z">
        <w:r>
          <w:delText xml:space="preserve">then</w:delText>
        </w:r>
      </w:del>
      <w:del w:id="26028" w:author="PR Preview" w:date="2026-01-01T00:00:00Z">
        <w:r>
          <w:delText xml:space="preserve"> </w:delText>
        </w:r>
      </w:del>
      <w:del w:id="26029" w:author="PR Preview" w:date="2026-01-01T00:00:00Z">
        <w:r>
          <w:delText xml:space="preserve">$\mathcal{N}(\mathbf{B}) = \mathopen{}\left\{\mathord{\smash[b]{\underset{\raise.3ex\hbox{$\scriptstyle\sim$}}{0}}\vphantom{0}}\right\}\mathclose{}$</w:delText>
        </w:r>
      </w:del>
      <w:del w:id="26030" w:author="PR Preview" w:date="2026-01-01T00:00:00Z">
        <w:r>
          <w:delText xml:space="preserve"> </w:delText>
        </w:r>
      </w:del>
      <w:del w:id="26031" w:author="PR Preview" w:date="2026-01-01T00:00:00Z">
        <w:r>
          <w:delText xml:space="preserve">(</w:delText>
        </w:r>
      </w:del>
      <w:del w:id="26032" w:author="PR Preview" w:date="2026-01-01T00:00:00Z">
        <w:r>
          <w:delText xml:space="preserve">$\mathbf{B} \mathord{\smash[b]{\underset{\raise.3ex\hbox{$\scriptstyle\sim$}}{x}}\vphantom{x}}$</w:delText>
        </w:r>
      </w:del>
      <w:del w:id="26033" w:author="PR Preview" w:date="2026-01-01T00:00:00Z">
        <w:r>
          <w:delText xml:space="preserve"> </w:delText>
        </w:r>
      </w:del>
      <w:del w:id="26034" w:author="PR Preview" w:date="2026-01-01T00:00:00Z">
        <w:r>
          <w:delText xml:space="preserve">is the combination of the columns with coefficients</w:delText>
        </w:r>
      </w:del>
      <w:del w:id="26035" w:author="PR Preview" w:date="2026-01-01T00:00:00Z">
        <w:r>
          <w:delText xml:space="preserve"> </w:delText>
        </w:r>
      </w:del>
      <m:oMath>
        <m:sSub>
          <m:e>
            <m:r>
              <m:t>x</m:t>
            </m:r>
          </m:e>
          <m:sub>
            <m:r>
              <m:t>j</m:t>
            </m:r>
          </m:sub>
        </m:sSub>
      </m:oMath>
      <w:del w:id="26036" w:author="PR Preview" w:date="2026-01-01T00:00:00Z">
        <w:r>
          <w:delText xml:space="preserve">,</w:delText>
        </w:r>
      </w:del>
      <w:del w:id="26037" w:author="PR Preview" w:date="2026-01-01T00:00:00Z">
        <w:r>
          <w:delText xml:space="preserve"> </w:delText>
        </w:r>
      </w:del>
      <w:hyperlink w:anchor="thm-matvec-columns">
        <w:del w:id="26038" w:author="PR Preview" w:date="2026-01-01T00:00:00Z">
          <w:r>
            <w:rPr>
              <w:rStyle w:val="Hyperlink"/>
            </w:rPr>
            <w:delText xml:space="preserve">Theorem 24</w:delText>
          </w:r>
        </w:del>
      </w:hyperlink>
      <w:del w:id="26039" w:author="PR Preview" w:date="2026-01-01T00:00:00Z">
        <w:r>
          <w:delText xml:space="preserve">,</w:delText>
        </w:r>
      </w:del>
      <w:del w:id="26040" w:author="PR Preview" w:date="2026-01-01T00:00:00Z">
        <w:r>
          <w:delText xml:space="preserve"> </w:delText>
        </w:r>
      </w:del>
      <w:del w:id="26041" w:author="PR Preview" w:date="2026-01-01T00:00:00Z">
        <w:r>
          <w:delText xml:space="preserve">and only the zero combination is</w:delText>
        </w:r>
      </w:del>
      <w:del w:id="26042" w:author="PR Preview" w:date="2026-01-01T00:00:00Z">
        <w:r>
          <w:delText xml:space="preserve"> </w:delText>
        </w:r>
      </w:del>
      <w:del w:id="26043" w:author="PR Preview" w:date="2026-01-01T00:00:00Z">
        <w:r>
          <w:delText xml:space="preserve">$\mathord{\smash[b]{\underset{\raise.3ex\hbox{$\scriptstyle\sim$}}{0}}\vphantom{0}}$</w:delText>
        </w:r>
      </w:del>
      <w:del w:id="26044" w:author="PR Preview" w:date="2026-01-01T00:00:00Z">
        <w:r>
          <w:delText xml:space="preserve">,</w:delText>
        </w:r>
      </w:del>
      <w:del w:id="26045" w:author="PR Preview" w:date="2026-01-01T00:00:00Z">
        <w:r>
          <w:delText xml:space="preserve"> </w:delText>
        </w:r>
      </w:del>
      <w:hyperlink w:anchor="def-linearly-independent">
        <w:del w:id="26046" w:author="PR Preview" w:date="2026-01-01T00:00:00Z">
          <w:r>
            <w:rPr>
              <w:rStyle w:val="Hyperlink"/>
            </w:rPr>
            <w:delText xml:space="preserve">Definition 43</w:delText>
          </w:r>
        </w:del>
      </w:hyperlink>
      <w:del w:id="26047" w:author="PR Preview" w:date="2026-01-01T00:00:00Z">
        <w:r>
          <w:delText xml:space="preserve">),</w:delText>
        </w:r>
      </w:del>
      <w:del w:id="26048" w:author="PR Preview" w:date="2026-01-01T00:00:00Z">
        <w:r>
          <w:delText xml:space="preserve"> </w:delText>
        </w:r>
      </w:del>
      <w:del w:id="26049" w:author="PR Preview" w:date="2026-01-01T00:00:00Z">
        <w:r>
          <w:delText xml:space="preserve">so for</w:delText>
        </w:r>
      </w:del>
      <w:del w:id="26050" w:author="PR Preview" w:date="2026-01-01T00:00:00Z">
        <w:r>
          <w:delText xml:space="preserve"> </w:delText>
        </w:r>
      </w:del>
      <w:del w:id="26051" w:author="PR Preview" w:date="2026-01-01T00:00:00Z">
        <w:r>
          <w:delText xml:space="preserve">$\mathord{\smash[b]{\underset{\raise.3ex\hbox{$\scriptstyle\sim$}}{x}}\vphantom{x}}\ne \mathord{\smash[b]{\underset{\raise.3ex\hbox{$\scriptstyle\sim$}}{0}}\vphantom{0}}$</w:delText>
        </w:r>
      </w:del>
      <w:del w:id="26052" w:author="PR Preview" w:date="2026-01-01T00:00:00Z">
        <w:r>
          <w:delText xml:space="preserve">,</w:delText>
        </w:r>
      </w:del>
      <w:del w:id="26053" w:author="PR Preview" w:date="2026-01-01T00:00:00Z">
        <w:r>
          <w:delText xml:space="preserve"> </w:delText>
        </w:r>
      </w:del>
      <w:del w:id="26054" w:author="PR Preview" w:date="2026-01-01T00:00:00Z">
        <w:r>
          <w:delText xml:space="preserve">$\mathbf{B} \mathord{\smash[b]{\underset{\raise.3ex\hbox{$\scriptstyle\sim$}}{x}}\vphantom{x}}\ne \mathord{\smash[b]{\underset{\raise.3ex\hbox{$\scriptstyle\sim$}}{0}}\vphantom{0}}$</w:delText>
        </w:r>
      </w:del>
      <w:del w:id="26055" w:author="PR Preview" w:date="2026-01-01T00:00:00Z">
        <w:r>
          <w:delText xml:space="preserve"> </w:delText>
        </w:r>
      </w:del>
      <w:del w:id="26056" w:author="PR Preview" w:date="2026-01-01T00:00:00Z">
        <w:r>
          <w:delText xml:space="preserve">and</w:delText>
        </w:r>
      </w:del>
      <w:del w:id="26057" w:author="PR Preview" w:date="2026-01-01T00:00:00Z">
        <w:r>
          <w:delText xml:space="preserve"> </w:delText>
        </w:r>
      </w:del>
      <w:del w:id="26058" w:author="PR Preview" w:date="2026-01-01T00:00:00Z">
        <w:r>
          <w:delText xml:space="preserve">$\mathopen{}\left\lVert\mathbf{B} \mathord{\smash[b]{\underset{\raise.3ex\hbox{$\scriptstyle\sim$}}{x}}\vphantom{x}}\right\rVert\mathclose{}^2 &gt; 0$</w:delText>
        </w:r>
      </w:del>
      <w:del w:id="26059" w:author="PR Preview" w:date="2026-01-01T00:00:00Z">
        <w:r>
          <w:delText xml:space="preserve"> </w:delText>
        </w:r>
      </w:del>
      <w:del w:id="26060" w:author="PR Preview" w:date="2026-01-01T00:00:00Z">
        <w:r>
          <w:delText xml:space="preserve">(</w:delText>
        </w:r>
      </w:del>
      <w:hyperlink w:anchor="thm-norm-properties">
        <w:del w:id="26061" w:author="PR Preview" w:date="2026-01-01T00:00:00Z">
          <w:r>
            <w:rPr>
              <w:rStyle w:val="Hyperlink"/>
            </w:rPr>
            <w:delText xml:space="preserve">Theorem 58</w:delText>
          </w:r>
        </w:del>
      </w:hyperlink>
      <w:del w:id="26062" w:author="PR Preview" w:date="2026-01-01T00:00:00Z">
        <w:r>
          <w:delText xml:space="preserve">, part 1).</w:delText>
        </w:r>
      </w:del>
    </w:p>
    <w:p>
      <w:pPr>
        <w:pStyle w:val="BodyText"/>
      </w:pPr>
      <w:del w:id="26063" w:author="PR Preview" w:date="2026-01-01T00:00:00Z">
        <w:r>
          <w:rPr>
            <w:b/>
            <w:bCs/>
          </w:rPr>
          <w:delText xml:space="preserve">Only if.</w:delText>
        </w:r>
      </w:del>
      <w:del w:id="26064" w:author="PR Preview" w:date="2026-01-01T00:00:00Z">
        <w:r>
          <w:delText xml:space="preserve"> </w:delText>
        </w:r>
      </w:del>
      <w:del w:id="26065" w:author="PR Preview" w:date="2026-01-01T00:00:00Z">
        <w:r>
          <w:delText xml:space="preserve">Let</w:delText>
        </w:r>
      </w:del>
      <w:del w:id="26066" w:author="PR Preview" w:date="2026-01-01T00:00:00Z">
        <w:r>
          <w:delText xml:space="preserve"> </w:delText>
        </w:r>
      </w:del>
      <m:oMath>
        <m:r>
          <m:rPr>
            <m:sty m:val="bi"/>
          </m:rPr>
          <m:t>A</m:t>
        </m:r>
      </m:oMath>
      <w:del w:id="26067" w:author="PR Preview" w:date="2026-01-01T00:00:00Z">
        <w:r>
          <w:delText xml:space="preserve"> </w:delText>
        </w:r>
      </w:del>
      <w:del w:id="26068" w:author="PR Preview" w:date="2026-01-01T00:00:00Z">
        <w:r>
          <w:delText xml:space="preserve">be positive semidefinite.</w:delText>
        </w:r>
      </w:del>
      <w:del w:id="26069" w:author="PR Preview" w:date="2026-01-01T00:00:00Z">
        <w:r>
          <w:delText xml:space="preserve"> </w:delText>
        </w:r>
      </w:del>
      <w:del w:id="26070" w:author="PR Preview" w:date="2026-01-01T00:00:00Z">
        <w:r>
          <w:delText xml:space="preserve">It is symmetric, so</w:delText>
        </w:r>
      </w:del>
      <w:del w:id="26071"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6072" w:author="PR Preview" w:date="2026-01-01T00:00:00Z">
        <w:r>
          <w:delText xml:space="preserve"> </w:delText>
        </w:r>
      </w:del>
      <w:del w:id="26073" w:author="PR Preview" w:date="2026-01-01T00:00:00Z">
        <w:r>
          <w:delText xml:space="preserve">(</w:delText>
        </w:r>
      </w:del>
      <w:hyperlink w:anchor="thm-spectral">
        <w:del w:id="26074" w:author="PR Preview" w:date="2026-01-01T00:00:00Z">
          <w:r>
            <w:rPr>
              <w:rStyle w:val="Hyperlink"/>
            </w:rPr>
            <w:delText xml:space="preserve">Theorem 80</w:delText>
          </w:r>
        </w:del>
      </w:hyperlink>
      <w:del w:id="26075" w:author="PR Preview" w:date="2026-01-01T00:00:00Z">
        <w:r>
          <w:delText xml:space="preserve">),</w:delText>
        </w:r>
      </w:del>
      <w:del w:id="26076" w:author="PR Preview" w:date="2026-01-01T00:00:00Z">
        <w:r>
          <w:delText xml:space="preserve"> </w:delText>
        </w:r>
      </w:del>
      <w:del w:id="26077" w:author="PR Preview" w:date="2026-01-01T00:00:00Z">
        <w:r>
          <w:delText xml:space="preserve">and every</w:delText>
        </w:r>
      </w:del>
      <w:del w:id="26078" w:author="PR Preview" w:date="2026-01-01T00:00:00Z">
        <w:r>
          <w:delText xml:space="preserve"> </w:delText>
        </w:r>
      </w:del>
      <m:oMath>
        <m:sSub>
          <m:e>
            <m:r>
              <m:t>λ</m:t>
            </m:r>
          </m:e>
          <m:sub>
            <m:r>
              <m:t>i</m:t>
            </m:r>
          </m:sub>
        </m:sSub>
        <m:r>
          <m:rPr>
            <m:sty m:val="p"/>
          </m:rPr>
          <m:t>≥</m:t>
        </m:r>
        <m:r>
          <m:t>0</m:t>
        </m:r>
      </m:oMath>
      <w:del w:id="26079" w:author="PR Preview" w:date="2026-01-01T00:00:00Z">
        <w:r>
          <w:delText xml:space="preserve"> </w:delText>
        </w:r>
      </w:del>
      <w:del w:id="26080" w:author="PR Preview" w:date="2026-01-01T00:00:00Z">
        <w:r>
          <w:delText xml:space="preserve">(</w:delText>
        </w:r>
      </w:del>
      <w:hyperlink w:anchor="thm-definite-eigenvalues">
        <w:del w:id="26081" w:author="PR Preview" w:date="2026-01-01T00:00:00Z">
          <w:r>
            <w:rPr>
              <w:rStyle w:val="Hyperlink"/>
            </w:rPr>
            <w:delText xml:space="preserve">Theorem 83</w:delText>
          </w:r>
        </w:del>
      </w:hyperlink>
      <w:del w:id="26082" w:author="PR Preview" w:date="2026-01-01T00:00:00Z">
        <w:r>
          <w:delText xml:space="preserve">).</w:delText>
        </w:r>
      </w:del>
      <w:del w:id="26083" w:author="PR Preview" w:date="2026-01-01T00:00:00Z">
        <w:r>
          <w:delText xml:space="preserve"> </w:delText>
        </w:r>
      </w:del>
      <w:del w:id="26084" w:author="PR Preview" w:date="2026-01-01T00:00:00Z">
        <w:r>
          <w:delText xml:space="preserve">Let</w:delText>
        </w:r>
      </w:del>
      <w:del w:id="26085"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26086" w:author="PR Preview" w:date="2026-01-01T00:00:00Z">
        <w:r>
          <w:delText xml:space="preserve">,</w:delText>
        </w:r>
      </w:del>
      <w:del w:id="26087" w:author="PR Preview" w:date="2026-01-01T00:00:00Z">
        <w:r>
          <w:delText xml:space="preserve"> </w:delText>
        </w:r>
      </w:del>
      <w:del w:id="26088" w:author="PR Preview" w:date="2026-01-01T00:00:00Z">
        <w:r>
          <w:delText xml:space="preserve">which is symmetric, with</w:delText>
        </w:r>
      </w:del>
      <w:del w:id="26089"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26090" w:author="PR Preview" w:date="2026-01-01T00:00:00Z">
        <w:r>
          <w:delText xml:space="preserve"> </w:delText>
        </w:r>
      </w:del>
      <w:del w:id="26091" w:author="PR Preview" w:date="2026-01-01T00:00:00Z">
        <w:r>
          <w:delText xml:space="preserve">(the product of diagonal matrices multiplies their diagonals, as in the proof of</w:delText>
        </w:r>
      </w:del>
      <w:del w:id="26092" w:author="PR Preview" w:date="2026-01-01T00:00:00Z">
        <w:r>
          <w:delText xml:space="preserve"> </w:delText>
        </w:r>
      </w:del>
      <w:hyperlink w:anchor="thm-diagonalizable-powers">
        <w:del w:id="26093" w:author="PR Preview" w:date="2026-01-01T00:00:00Z">
          <w:r>
            <w:rPr>
              <w:rStyle w:val="Hyperlink"/>
            </w:rPr>
            <w:delText xml:space="preserve">Theorem 118</w:delText>
          </w:r>
        </w:del>
      </w:hyperlink>
      <w:del w:id="26094" w:author="PR Preview" w:date="2026-01-01T00:00:00Z">
        <w:r>
          <w:delText xml:space="preserve">),</w:delText>
        </w:r>
      </w:del>
      <w:del w:id="26095" w:author="PR Preview" w:date="2026-01-01T00:00:00Z">
        <w:r>
          <w:delText xml:space="preserve"> </w:delText>
        </w:r>
      </w:del>
      <w:del w:id="26096" w:author="PR Preview" w:date="2026-01-01T00:00:00Z">
        <w:r>
          <w:delText xml:space="preserve">and let</w:delText>
        </w:r>
      </w:del>
      <w:del w:id="26097"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26098"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del w:id="26099" w:author="PR Preview" w:date="2026-01-01T00:00:00Z">
        <w:r>
          <w:delText xml:space="preserve">If</w:delText>
        </w:r>
      </w:del>
      <w:del w:id="26100" w:author="PR Preview" w:date="2026-01-01T00:00:00Z">
        <w:r>
          <w:delText xml:space="preserve"> </w:delText>
        </w:r>
      </w:del>
      <m:oMath>
        <m:r>
          <m:rPr>
            <m:sty m:val="bi"/>
          </m:rPr>
          <m:t>A</m:t>
        </m:r>
      </m:oMath>
      <w:del w:id="26101" w:author="PR Preview" w:date="2026-01-01T00:00:00Z">
        <w:r>
          <w:delText xml:space="preserve"> </w:delText>
        </w:r>
      </w:del>
      <w:del w:id="26102" w:author="PR Preview" w:date="2026-01-01T00:00:00Z">
        <w:r>
          <w:delText xml:space="preserve">is positive definite, it is positive semidefinite (</w:delText>
        </w:r>
      </w:del>
      <w:hyperlink w:anchor="rem-positive-definite-symmetry">
        <w:del w:id="26103" w:author="PR Preview" w:date="2026-01-01T00:00:00Z">
          <w:r>
            <w:rPr>
              <w:rStyle w:val="Hyperlink"/>
            </w:rPr>
            <w:delText xml:space="preserve">Remark 45</w:delText>
          </w:r>
        </w:del>
      </w:hyperlink>
      <w:del w:id="26104" w:author="PR Preview" w:date="2026-01-01T00:00:00Z">
        <w:r>
          <w:delText xml:space="preserve">),</w:delText>
        </w:r>
      </w:del>
      <w:del w:id="26105" w:author="PR Preview" w:date="2026-01-01T00:00:00Z">
        <w:r>
          <w:delText xml:space="preserve"> </w:delText>
        </w:r>
      </w:del>
      <w:del w:id="26106" w:author="PR Preview" w:date="2026-01-01T00:00:00Z">
        <w:r>
          <w:delText xml:space="preserve">so the same</w:delText>
        </w:r>
      </w:del>
      <w:del w:id="26107" w:author="PR Preview" w:date="2026-01-01T00:00:00Z">
        <w:r>
          <w:delText xml:space="preserve"> </w:delText>
        </w:r>
      </w:del>
      <m:oMath>
        <m:r>
          <m:rPr>
            <m:sty m:val="bi"/>
          </m:rPr>
          <m:t>B</m:t>
        </m:r>
      </m:oMath>
      <w:del w:id="26108" w:author="PR Preview" w:date="2026-01-01T00:00:00Z">
        <w:r>
          <w:delText xml:space="preserve"> </w:delText>
        </w:r>
      </w:del>
      <w:del w:id="26109" w:author="PR Preview" w:date="2026-01-01T00:00:00Z">
        <w:r>
          <w:delText xml:space="preserve">gives</w:delText>
        </w:r>
      </w:del>
      <w:del w:id="26110"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26111" w:author="PR Preview" w:date="2026-01-01T00:00:00Z">
        <w:r>
          <w:delText xml:space="preserve">; and every</w:delText>
        </w:r>
      </w:del>
      <w:del w:id="26112" w:author="PR Preview" w:date="2026-01-01T00:00:00Z">
        <w:r>
          <w:delText xml:space="preserve"> </w:delText>
        </w:r>
      </w:del>
      <m:oMath>
        <m:sSub>
          <m:e>
            <m:r>
              <m:t>λ</m:t>
            </m:r>
          </m:e>
          <m:sub>
            <m:r>
              <m:t>i</m:t>
            </m:r>
          </m:sub>
        </m:sSub>
        <m:r>
          <m:rPr>
            <m:sty m:val="p"/>
          </m:rPr>
          <m:t>&gt;</m:t>
        </m:r>
        <m:r>
          <m:t>0</m:t>
        </m:r>
      </m:oMath>
      <w:del w:id="26113" w:author="PR Preview" w:date="2026-01-01T00:00:00Z">
        <w:r>
          <w:delText xml:space="preserve"> </w:delText>
        </w:r>
      </w:del>
      <w:del w:id="26114" w:author="PR Preview" w:date="2026-01-01T00:00:00Z">
        <w:r>
          <w:delText xml:space="preserve">(</w:delText>
        </w:r>
      </w:del>
      <w:hyperlink w:anchor="thm-definite-eigenvalues">
        <w:del w:id="26115" w:author="PR Preview" w:date="2026-01-01T00:00:00Z">
          <w:r>
            <w:rPr>
              <w:rStyle w:val="Hyperlink"/>
            </w:rPr>
            <w:delText xml:space="preserve">Theorem 83</w:delText>
          </w:r>
        </w:del>
      </w:hyperlink>
      <w:del w:id="26116" w:author="PR Preview" w:date="2026-01-01T00:00:00Z">
        <w:r>
          <w:delText xml:space="preserve">),</w:delText>
        </w:r>
      </w:del>
      <w:del w:id="26117" w:author="PR Preview" w:date="2026-01-01T00:00:00Z">
        <w:r>
          <w:delText xml:space="preserve"> </w:delText>
        </w:r>
      </w:del>
      <w:del w:id="26118" w:author="PR Preview" w:date="2026-01-01T00:00:00Z">
        <w:r>
          <w:delText xml:space="preserve">so</w:delText>
        </w:r>
      </w:del>
      <w:del w:id="26119" w:author="PR Preview" w:date="2026-01-01T00:00:00Z">
        <w:r>
          <w:delText xml:space="preserve"> </w:delText>
        </w:r>
      </w:del>
      <m:oMath>
        <m:sSup>
          <m:e>
            <m:r>
              <m:rPr>
                <m:sty m:val="b"/>
              </m:rPr>
              <m:t>Λ</m:t>
            </m:r>
          </m:e>
          <m:sup>
            <m:r>
              <m:t>1</m:t>
            </m:r>
            <m:r>
              <m:rPr>
                <m:sty m:val="p"/>
              </m:rPr>
              <m:t>/</m:t>
            </m:r>
            <m:r>
              <m:t>2</m:t>
            </m:r>
          </m:sup>
        </m:sSup>
      </m:oMath>
      <w:del w:id="26120" w:author="PR Preview" w:date="2026-01-01T00:00:00Z">
        <w:r>
          <w:delText xml:space="preserve"> </w:delText>
        </w:r>
      </w:del>
      <w:del w:id="26121" w:author="PR Preview" w:date="2026-01-01T00:00:00Z">
        <w:r>
          <w:delText xml:space="preserve">is diagonal with nonzero diagonal, and invertible</w:delText>
        </w:r>
      </w:del>
      <w:del w:id="26122" w:author="PR Preview" w:date="2026-01-01T00:00:00Z">
        <w:r>
          <w:delText xml:space="preserve"> </w:delText>
        </w:r>
      </w:del>
      <w:del w:id="26123" w:author="PR Preview" w:date="2026-01-01T00:00:00Z">
        <w:r>
          <w:delText xml:space="preserve">(its inverse is</w:delText>
        </w:r>
      </w:del>
      <w:del w:id="26124"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26125" w:author="PR Preview" w:date="2026-01-01T00:00:00Z">
        <w:r>
          <w:delText xml:space="preserve">);</w:delText>
        </w:r>
      </w:del>
      <w:del w:id="26126" w:author="PR Preview" w:date="2026-01-01T00:00:00Z">
        <w:r>
          <w:delText xml:space="preserve"> </w:delText>
        </w:r>
      </w:del>
      <m:oMath>
        <m:sSup>
          <m:e>
            <m:r>
              <m:rPr>
                <m:sty m:val="bi"/>
              </m:rPr>
              <m:t>Q</m:t>
            </m:r>
          </m:e>
          <m:sup>
            <m:r>
              <m:rPr>
                <m:sty m:val="p"/>
              </m:rPr>
              <m:t>⊤</m:t>
            </m:r>
          </m:sup>
        </m:sSup>
      </m:oMath>
      <w:del w:id="26127" w:author="PR Preview" w:date="2026-01-01T00:00:00Z">
        <w:r>
          <w:delText xml:space="preserve"> </w:delText>
        </w:r>
      </w:del>
      <w:del w:id="26128" w:author="PR Preview" w:date="2026-01-01T00:00:00Z">
        <w:r>
          <w:delText xml:space="preserve">is invertible with inverse</w:delText>
        </w:r>
      </w:del>
      <w:del w:id="26129" w:author="PR Preview" w:date="2026-01-01T00:00:00Z">
        <w:r>
          <w:delText xml:space="preserve"> </w:delText>
        </w:r>
      </w:del>
      <m:oMath>
        <m:r>
          <m:rPr>
            <m:sty m:val="bi"/>
          </m:rPr>
          <m:t>Q</m:t>
        </m:r>
      </m:oMath>
      <w:del w:id="26130" w:author="PR Preview" w:date="2026-01-01T00:00:00Z">
        <w:r>
          <w:delText xml:space="preserve"> </w:delText>
        </w:r>
      </w:del>
      <w:del w:id="26131" w:author="PR Preview" w:date="2026-01-01T00:00:00Z">
        <w:r>
          <w:delText xml:space="preserve">(</w:delText>
        </w:r>
      </w:del>
      <w:hyperlink w:anchor="rem-orthogonal-matrix-columns">
        <w:del w:id="26132" w:author="PR Preview" w:date="2026-01-01T00:00:00Z">
          <w:r>
            <w:rPr>
              <w:rStyle w:val="Hyperlink"/>
            </w:rPr>
            <w:delText xml:space="preserve">Remark 32</w:delText>
          </w:r>
        </w:del>
      </w:hyperlink>
      <w:del w:id="26133" w:author="PR Preview" w:date="2026-01-01T00:00:00Z">
        <w:r>
          <w:delText xml:space="preserve">).</w:delText>
        </w:r>
      </w:del>
      <w:del w:id="26134" w:author="PR Preview" w:date="2026-01-01T00:00:00Z">
        <w:r>
          <w:delText xml:space="preserve"> </w:delText>
        </w:r>
      </w:del>
      <w:del w:id="26135" w:author="PR Preview" w:date="2026-01-01T00:00:00Z">
        <w:r>
          <w:delText xml:space="preserve">So</w:delText>
        </w:r>
      </w:del>
      <w:del w:id="26136" w:author="PR Preview" w:date="2026-01-01T00:00:00Z">
        <w:r>
          <w:delText xml:space="preserve"> </w:delText>
        </w:r>
      </w:del>
      <m:oMath>
        <m:r>
          <m:rPr>
            <m:sty m:val="bi"/>
          </m:rPr>
          <m:t>B</m:t>
        </m:r>
      </m:oMath>
      <w:del w:id="26137" w:author="PR Preview" w:date="2026-01-01T00:00:00Z">
        <w:r>
          <w:delText xml:space="preserve"> </w:delText>
        </w:r>
      </w:del>
      <w:del w:id="26138" w:author="PR Preview" w:date="2026-01-01T00:00:00Z">
        <w:r>
          <w:delText xml:space="preserve">is invertible (</w:delText>
        </w:r>
      </w:del>
      <w:hyperlink w:anchor="thm-inverse-product">
        <w:del w:id="26139" w:author="PR Preview" w:date="2026-01-01T00:00:00Z">
          <w:r>
            <w:rPr>
              <w:rStyle w:val="Hyperlink"/>
            </w:rPr>
            <w:delText xml:space="preserve">Theorem 69</w:delText>
          </w:r>
        </w:del>
      </w:hyperlink>
      <w:del w:id="26140" w:author="PR Preview" w:date="2026-01-01T00:00:00Z">
        <w:r>
          <w:delText xml:space="preserve">),</w:delText>
        </w:r>
      </w:del>
      <w:del w:id="26141" w:author="PR Preview" w:date="2026-01-01T00:00:00Z">
        <w:r>
          <w:delText xml:space="preserve"> </w:delText>
        </w:r>
      </w:del>
      <w:del w:id="26142" w:author="PR Preview" w:date="2026-01-01T00:00:00Z">
        <w:r>
          <w:delText xml:space="preserve">and its</w:delText>
        </w:r>
      </w:del>
      <w:del w:id="26143" w:author="PR Preview" w:date="2026-01-01T00:00:00Z">
        <w:r>
          <w:delText xml:space="preserve"> </w:delText>
        </w:r>
      </w:del>
      <m:oMath>
        <m:r>
          <m:t>p</m:t>
        </m:r>
      </m:oMath>
      <w:del w:id="26144" w:author="PR Preview" w:date="2026-01-01T00:00:00Z">
        <w:r>
          <w:delText xml:space="preserve"> </w:delText>
        </w:r>
      </w:del>
      <w:del w:id="26145" w:author="PR Preview" w:date="2026-01-01T00:00:00Z">
        <w:r>
          <w:delText xml:space="preserve">columns are linearly independent (</w:delText>
        </w:r>
      </w:del>
      <w:hyperlink w:anchor="thm-invertible-rank">
        <w:del w:id="26146" w:author="PR Preview" w:date="2026-01-01T00:00:00Z">
          <w:r>
            <w:rPr>
              <w:rStyle w:val="Hyperlink"/>
            </w:rPr>
            <w:delText xml:space="preserve">Theorem 110</w:delText>
          </w:r>
        </w:del>
      </w:hyperlink>
      <w:del w:id="26147" w:author="PR Preview" w:date="2026-01-01T00:00:00Z">
        <w:r>
          <w:delText xml:space="preserve">,</w:delText>
        </w:r>
      </w:del>
      <w:del w:id="26148" w:author="PR Preview" w:date="2026-01-01T00:00:00Z">
        <w:r>
          <w:delText xml:space="preserve"> </w:delText>
        </w:r>
      </w:del>
      <w:hyperlink w:anchor="def-rank">
        <w:del w:id="26149" w:author="PR Preview" w:date="2026-01-01T00:00:00Z">
          <w:r>
            <w:rPr>
              <w:rStyle w:val="Hyperlink"/>
            </w:rPr>
            <w:delText xml:space="preserve">Definition 44</w:delText>
          </w:r>
        </w:del>
      </w:hyperlink>
      <w:del w:id="26150" w:author="PR Preview" w:date="2026-01-01T00:00:00Z">
        <w:r>
          <w:delText xml:space="preserve">).</w:delText>
        </w:r>
      </w:del>
    </w:p>
    <w:p>
      <w:pPr>
        <w:pStyle w:val="BodyText"/>
      </w:pPr>
      <w:del w:id="26151" w:author="PR Preview" w:date="2026-01-01T00:00:00Z">
        <w:r>
          <w:rPr>
            <w:b/>
            <w:bCs/>
          </w:rPr>
          <w:delText xml:space="preserve">Example 211 (Gram factorizations)</w:delText>
        </w:r>
      </w:del>
      <w:del w:id="26152" w:author="PR Preview" w:date="2026-01-01T00:00:00Z">
        <w:r>
          <w:delText xml:space="preserve"> </w:delText>
        </w:r>
      </w:del>
      <w:del w:id="26153" w:author="PR Preview" w:date="2026-01-01T00:00:00Z">
        <w:r>
          <w:delText xml:space="preserve"> </w:delText>
        </w:r>
      </w:del>
    </w:p>
    <w:p>
      <w:pPr>
        <w:pStyle w:val="Compact"/>
        <w:numPr>
          <w:ilvl w:val="0"/>
          <w:numId w:val="1106"/>
        </w:numPr>
      </w:pPr>
      <w:del w:id="26154" w:author="PR Preview" w:date="2026-01-01T00:00:00Z">
        <w:r>
          <w:delText xml:space="preserve">With</w:delText>
        </w:r>
      </w:del>
      <w:del w:id="26155"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6156" w:author="PR Preview" w:date="2026-01-01T00:00:00Z">
        <w:r>
          <w:delText xml:space="preserve"> </w:delText>
        </w:r>
      </w:del>
      <w:del w:id="26157" w:author="PR Preview" w:date="2026-01-01T00:00:00Z">
        <w:r>
          <w:delText xml:space="preserve">(</w:delText>
        </w:r>
      </w:del>
      <m:oMath>
        <m:r>
          <m:t>1</m:t>
        </m:r>
        <m:r>
          <m:rPr>
            <m:sty m:val="p"/>
          </m:rPr>
          <m:t>×</m:t>
        </m:r>
        <m:r>
          <m:t>2</m:t>
        </m:r>
      </m:oMath>
      <w:del w:id="26158" w:author="PR Preview" w:date="2026-01-01T00:00:00Z">
        <w:r>
          <w:delText xml:space="preserve">),</w:delText>
        </w:r>
      </w:del>
      <w:del w:id="26159"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6160" w:author="PR Preview" w:date="2026-01-01T00:00:00Z">
        <w:r>
          <w:delText xml:space="preserve">,</w:delText>
        </w:r>
      </w:del>
      <w:del w:id="26161" w:author="PR Preview" w:date="2026-01-01T00:00:00Z">
        <w:r>
          <w:delText xml:space="preserve"> </w:delText>
        </w:r>
      </w:del>
      <w:del w:id="26162" w:author="PR Preview" w:date="2026-01-01T00:00:00Z">
        <w:r>
          <w:delText xml:space="preserve">the positive semidefinite matrix of</w:delText>
        </w:r>
      </w:del>
      <w:del w:id="26163" w:author="PR Preview" w:date="2026-01-01T00:00:00Z">
        <w:r>
          <w:delText xml:space="preserve"> </w:delText>
        </w:r>
      </w:del>
      <w:hyperlink w:anchor="exm-positive-semidefinite">
        <w:del w:id="26164" w:author="PR Preview" w:date="2026-01-01T00:00:00Z">
          <w:r>
            <w:rPr>
              <w:rStyle w:val="Hyperlink"/>
            </w:rPr>
            <w:delText xml:space="preserve">Example 154</w:delText>
          </w:r>
        </w:del>
      </w:hyperlink>
      <w:del w:id="26165" w:author="PR Preview" w:date="2026-01-01T00:00:00Z">
        <w:r>
          <w:delText xml:space="preserve">;</w:delText>
        </w:r>
      </w:del>
      <w:del w:id="26166" w:author="PR Preview" w:date="2026-01-01T00:00:00Z">
        <w:r>
          <w:delText xml:space="preserve"> </w:delText>
        </w:r>
      </w:del>
      <w:del w:id="26167" w:author="PR Preview" w:date="2026-01-01T00:00:00Z">
        <w:r>
          <w:delText xml:space="preserve">the two columns of</w:delText>
        </w:r>
      </w:del>
      <w:del w:id="26168" w:author="PR Preview" w:date="2026-01-01T00:00:00Z">
        <w:r>
          <w:delText xml:space="preserve"> </w:delText>
        </w:r>
      </w:del>
      <m:oMath>
        <m:r>
          <m:rPr>
            <m:sty m:val="bi"/>
          </m:rPr>
          <m:t>R</m:t>
        </m:r>
      </m:oMath>
      <w:del w:id="26169" w:author="PR Preview" w:date="2026-01-01T00:00:00Z">
        <w:r>
          <w:delText xml:space="preserve">,</w:delText>
        </w:r>
      </w:del>
      <w:del w:id="26170" w:author="PR Preview" w:date="2026-01-01T00:00:00Z">
        <w:r>
          <w:delText xml:space="preserve"> </w:delText>
        </w:r>
      </w:del>
      <m:oMath>
        <m:r>
          <m:t>1</m:t>
        </m:r>
      </m:oMath>
      <w:del w:id="26171" w:author="PR Preview" w:date="2026-01-01T00:00:00Z">
        <w:r>
          <w:delText xml:space="preserve"> </w:delText>
        </w:r>
      </w:del>
      <w:del w:id="26172" w:author="PR Preview" w:date="2026-01-01T00:00:00Z">
        <w:r>
          <w:delText xml:space="preserve">and</w:delText>
        </w:r>
      </w:del>
      <w:del w:id="26173" w:author="PR Preview" w:date="2026-01-01T00:00:00Z">
        <w:r>
          <w:delText xml:space="preserve"> </w:delText>
        </w:r>
      </w:del>
      <m:oMath>
        <m:r>
          <m:t>1</m:t>
        </m:r>
      </m:oMath>
      <w:del w:id="26174" w:author="PR Preview" w:date="2026-01-01T00:00:00Z">
        <w:r>
          <w:delText xml:space="preserve">, are dependent, so part 2 does not apply to</w:delText>
        </w:r>
      </w:del>
      <w:del w:id="26175" w:author="PR Preview" w:date="2026-01-01T00:00:00Z">
        <w:r>
          <w:delText xml:space="preserve"> </w:delText>
        </w:r>
      </w:del>
      <m:oMath>
        <m:r>
          <m:rPr>
            <m:sty m:val="bi"/>
          </m:rPr>
          <m:t>R</m:t>
        </m:r>
      </m:oMath>
      <w:del w:id="26176" w:author="PR Preview" w:date="2026-01-01T00:00:00Z">
        <w:r>
          <w:delText xml:space="preserve">;</w:delText>
        </w:r>
      </w:del>
      <w:del w:id="26177" w:author="PR Preview" w:date="2026-01-01T00:00:00Z">
        <w:r>
          <w:delText xml:space="preserve"> </w:delText>
        </w:r>
      </w:del>
      <m:oMath>
        <m:sSup>
          <m:e>
            <m:r>
              <m:rPr>
                <m:sty m:val="bi"/>
              </m:rPr>
              <m:t>R</m:t>
            </m:r>
          </m:e>
          <m:sup>
            <m:r>
              <m:rPr>
                <m:sty m:val="p"/>
              </m:rPr>
              <m:t>⊤</m:t>
            </m:r>
          </m:sup>
        </m:sSup>
        <m:r>
          <m:rPr>
            <m:sty m:val="bi"/>
          </m:rPr>
          <m:t>R</m:t>
        </m:r>
      </m:oMath>
      <w:del w:id="26178" w:author="PR Preview" w:date="2026-01-01T00:00:00Z">
        <w:r>
          <w:delText xml:space="preserve"> </w:delText>
        </w:r>
      </w:del>
      <w:del w:id="26179" w:author="PR Preview" w:date="2026-01-01T00:00:00Z">
        <w:r>
          <w:delText xml:space="preserve">is in fact not positive definite (</w:delText>
        </w:r>
      </w:del>
      <w:hyperlink w:anchor="exm-positive-definite">
        <w:del w:id="26180" w:author="PR Preview" w:date="2026-01-01T00:00:00Z">
          <w:r>
            <w:rPr>
              <w:rStyle w:val="Hyperlink"/>
            </w:rPr>
            <w:delText xml:space="preserve">Example 155</w:delText>
          </w:r>
        </w:del>
      </w:hyperlink>
      <w:del w:id="26181" w:author="PR Preview" w:date="2026-01-01T00:00:00Z">
        <w:r>
          <w:delText xml:space="preserve">).</w:delText>
        </w:r>
      </w:del>
    </w:p>
    <w:p>
      <w:pPr>
        <w:pStyle w:val="Compact"/>
        <w:numPr>
          <w:ilvl w:val="0"/>
          <w:numId w:val="1106"/>
        </w:numPr>
      </w:pPr>
      <w:del w:id="26182" w:author="PR Preview" w:date="2026-01-01T00:00:00Z">
        <w:r>
          <w:delText xml:space="preserve">With</w:delText>
        </w:r>
      </w:del>
      <w:del w:id="2618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6184" w:author="PR Preview" w:date="2026-01-01T00:00:00Z">
        <w:r>
          <w:delText xml:space="preserve">, whose columns are independent (</w:delText>
        </w:r>
      </w:del>
      <w:hyperlink w:anchor="exm-rank">
        <w:del w:id="26185" w:author="PR Preview" w:date="2026-01-01T00:00:00Z">
          <w:r>
            <w:rPr>
              <w:rStyle w:val="Hyperlink"/>
            </w:rPr>
            <w:delText xml:space="preserve">Example 37</w:delText>
          </w:r>
        </w:del>
      </w:hyperlink>
      <w:del w:id="26186" w:author="PR Preview" w:date="2026-01-01T00:00:00Z">
        <w:r>
          <w:delText xml:space="preserve">),</w:delText>
        </w:r>
      </w:del>
      <w:del w:id="26187"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6188" w:author="PR Preview" w:date="2026-01-01T00:00:00Z">
        <w:r>
          <w:delText xml:space="preserve"> </w:delText>
        </w:r>
      </w:del>
      <w:del w:id="26189" w:author="PR Preview" w:date="2026-01-01T00:00:00Z">
        <w:r>
          <w:delText xml:space="preserve">(</w:delText>
        </w:r>
      </w:del>
      <w:hyperlink w:anchor="exm-gram-invertible">
        <w:del w:id="26190" w:author="PR Preview" w:date="2026-01-01T00:00:00Z">
          <w:r>
            <w:rPr>
              <w:rStyle w:val="Hyperlink"/>
            </w:rPr>
            <w:delText xml:space="preserve">Example 165</w:delText>
          </w:r>
        </w:del>
      </w:hyperlink>
      <w:del w:id="26191" w:author="PR Preview" w:date="2026-01-01T00:00:00Z">
        <w:r>
          <w:delText xml:space="preserve">)</w:delText>
        </w:r>
      </w:del>
      <w:del w:id="26192" w:author="PR Preview" w:date="2026-01-01T00:00:00Z">
        <w:r>
          <w:delText xml:space="preserve"> </w:delText>
        </w:r>
      </w:del>
      <w:del w:id="26193" w:author="PR Preview" w:date="2026-01-01T00:00:00Z">
        <w:r>
          <w:delText xml:space="preserve">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6194" w:author="PR Preview" w:date="2026-01-01T00:00:00Z">
        <w:r>
          <w:delText xml:space="preserve"> </w:delText>
        </w:r>
      </w:del>
      <w:del w:id="26195" w:author="PR Preview" w:date="2026-01-01T00:00:00Z">
        <w:r>
          <w:delText xml:space="preserve">of</w:delText>
        </w:r>
      </w:del>
      <w:del w:id="26196" w:author="PR Preview" w:date="2026-01-01T00:00:00Z">
        <w:r>
          <w:delText xml:space="preserve"> </w:delText>
        </w:r>
      </w:del>
      <w:hyperlink w:anchor="exm-positive-definite">
        <w:del w:id="26197" w:author="PR Preview" w:date="2026-01-01T00:00:00Z">
          <w:r>
            <w:rPr>
              <w:rStyle w:val="Hyperlink"/>
            </w:rPr>
            <w:delText xml:space="preserve">Example 155</w:delText>
          </w:r>
        </w:del>
      </w:hyperlink>
      <w:del w:id="26198" w:author="PR Preview" w:date="2026-01-01T00:00:00Z">
        <w:r>
          <w:delText xml:space="preserve"> </w:delText>
        </w:r>
      </w:del>
      <w:del w:id="26199" w:author="PR Preview" w:date="2026-01-01T00:00:00Z">
        <w:r>
          <w:delText xml:space="preserve">is symmetric</w:delText>
        </w:r>
      </w:del>
      <w:del w:id="26200" w:author="PR Preview" w:date="2026-01-01T00:00:00Z">
        <w:r>
          <w:delText xml:space="preserve"> </w:delText>
        </w:r>
      </w:del>
      <w:del w:id="26201" w:author="PR Preview" w:date="2026-01-01T00:00:00Z">
        <w:r>
          <w:delText xml:space="preserve">but not positive semidefinite, so by part 1 it is not</w:delText>
        </w:r>
      </w:del>
      <w:del w:id="26202" w:author="PR Preview" w:date="2026-01-01T00:00:00Z">
        <w:r>
          <w:delText xml:space="preserve"> </w:delText>
        </w:r>
      </w:del>
      <m:oMath>
        <m:sSup>
          <m:e>
            <m:r>
              <m:rPr>
                <m:sty m:val="bi"/>
              </m:rPr>
              <m:t>B</m:t>
            </m:r>
          </m:e>
          <m:sup>
            <m:r>
              <m:rPr>
                <m:sty m:val="p"/>
              </m:rPr>
              <m:t>⊤</m:t>
            </m:r>
          </m:sup>
        </m:sSup>
        <m:r>
          <m:rPr>
            <m:sty m:val="bi"/>
          </m:rPr>
          <m:t>B</m:t>
        </m:r>
      </m:oMath>
      <w:del w:id="26203" w:author="PR Preview" w:date="2026-01-01T00:00:00Z">
        <w:r>
          <w:delText xml:space="preserve"> </w:delText>
        </w:r>
      </w:del>
      <w:del w:id="26204" w:author="PR Preview" w:date="2026-01-01T00:00:00Z">
        <w:r>
          <w:delText xml:space="preserve">for any</w:delText>
        </w:r>
      </w:del>
      <w:del w:id="26205" w:author="PR Preview" w:date="2026-01-01T00:00:00Z">
        <w:r>
          <w:delText xml:space="preserve"> </w:delText>
        </w:r>
      </w:del>
      <m:oMath>
        <m:r>
          <m:rPr>
            <m:sty m:val="bi"/>
          </m:rPr>
          <m:t>B</m:t>
        </m:r>
      </m:oMath>
      <w:del w:id="26206" w:author="PR Preview" w:date="2026-01-01T00:00:00Z">
        <w:r>
          <w:delText xml:space="preserve">.</w:delText>
        </w:r>
      </w:del>
    </w:p>
    <w:p>
      <w:pPr>
        <w:pStyle w:val="FirstParagraph"/>
      </w:pPr>
      <w:del w:id="26207" w:author="PR Preview" w:date="2026-01-01T00:00:00Z">
        <w:r>
          <w:rPr>
            <w:b/>
            <w:bCs/>
          </w:rPr>
          <w:delText xml:space="preserve">Theorem 120 (Operations that preserve definiteness)</w:delText>
        </w:r>
      </w:del>
      <w:del w:id="26208" w:author="PR Preview" w:date="2026-01-01T00:00:00Z">
        <w:r>
          <w:delText xml:space="preserve"> </w:delText>
        </w:r>
      </w:del>
      <w:del w:id="26209" w:author="PR Preview" w:date="2026-01-01T00:00:00Z">
        <w:r>
          <w:delText xml:space="preserve"> </w:delText>
        </w:r>
      </w:del>
    </w:p>
    <w:p>
      <w:pPr>
        <w:pStyle w:val="FirstParagraph"/>
      </w:pPr>
      <w:ins w:id="26210" w:author="PR Preview" w:date="2026-01-01T00:00:00Z">
        <w:r>
          <w:t xml:space="preserve">(</w:t>
        </w:r>
      </w:ins>
      <w:hyperlink w:anchor="thm-transpose-product">
        <w:ins w:id="26211" w:author="PR Preview" w:date="2026-01-01T00:00:00Z">
          <w:r>
            <w:rPr>
              <w:rStyle w:val="Hyperlink"/>
            </w:rPr>
            <w:t xml:space="preserve">Theorem 19</w:t>
          </w:r>
        </w:ins>
      </w:hyperlink>
      <w:ins w:id="26212" w:author="PR Preview" w:date="2026-01-01T00:00:00Z">
        <w:r>
          <w:t xml:space="preserve">,</w:t>
        </w:r>
      </w:ins>
      <w:ins w:id="26213" w:author="PR Preview" w:date="2026-01-01T00:00:00Z">
        <w:r>
          <w:t xml:space="preserve"> </w:t>
        </w:r>
      </w:ins>
      <w:hyperlink w:anchor="def-matrix-transpose">
        <w:ins w:id="26214" w:author="PR Preview" w:date="2026-01-01T00:00:00Z">
          <w:r>
            <w:rPr>
              <w:rStyle w:val="Hyperlink"/>
            </w:rPr>
            <w:t xml:space="preserve">Definition 22</w:t>
          </w:r>
        </w:ins>
      </w:hyperlink>
      <w:ins w:id="26215" w:author="PR Preview" w:date="2026-01-01T00:00:00Z">
        <w:r>
          <w:t xml:space="preserve">). For any</w:t>
        </w:r>
      </w:ins>
      <w:ins w:id="26216" w:author="PR Preview" w:date="2026-01-01T00:00:00Z">
        <w:r>
          <w:t xml:space="preserve"> </w:t>
        </w:r>
      </w:ins>
      <w:ins w:id="26217" w:author="PR Preview" w:date="2026-01-01T00:00:00Z">
        <w:r>
          <w:t xml:space="preserve">$\mathord{\smash[b]{\underset{\raise.3ex\hbox{$\scriptstyle\sim$}}{x}}\vphantom{x}}$</w:t>
        </w:r>
      </w:ins>
      <w:ins w:id="26218" w:author="PR Preview" w:date="2026-01-01T00:00:00Z">
        <w:r>
          <w:t xml:space="preserve">,</w:t>
        </w:r>
      </w:ins>
    </w:p>
    <w:p>
      <w:pPr>
        <w:pStyle w:val="BodyText"/>
      </w:pPr>
      <w:ins w:id="26219"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ins>
    </w:p>
    <w:p>
      <w:pPr>
        <w:pStyle w:val="FirstParagraph"/>
      </w:pPr>
      <w:ins w:id="26220" w:author="PR Preview" w:date="2026-01-01T00:00:00Z">
        <w:r>
          <w:t xml:space="preserve">If the columns of</w:t>
        </w:r>
      </w:ins>
      <w:ins w:id="26221" w:author="PR Preview" w:date="2026-01-01T00:00:00Z">
        <w:r>
          <w:t xml:space="preserve"> </w:t>
        </w:r>
      </w:ins>
      <m:oMath>
        <m:r>
          <m:rPr>
            <m:sty m:val="bi"/>
          </m:rPr>
          <m:t>B</m:t>
        </m:r>
      </m:oMath>
      <w:ins w:id="26222" w:author="PR Preview" w:date="2026-01-01T00:00:00Z">
        <w:r>
          <w:t xml:space="preserve"> </w:t>
        </w:r>
      </w:ins>
      <w:ins w:id="26223" w:author="PR Preview" w:date="2026-01-01T00:00:00Z">
        <w:r>
          <w:t xml:space="preserve">are linearly independent,</w:t>
        </w:r>
      </w:ins>
      <w:ins w:id="26224" w:author="PR Preview" w:date="2026-01-01T00:00:00Z">
        <w:r>
          <w:t xml:space="preserve"> </w:t>
        </w:r>
      </w:ins>
      <w:ins w:id="26225" w:author="PR Preview" w:date="2026-01-01T00:00:00Z">
        <w:r>
          <w:t xml:space="preserve">then</w:t>
        </w:r>
      </w:ins>
      <w:ins w:id="26226" w:author="PR Preview" w:date="2026-01-01T00:00:00Z">
        <w:r>
          <w:t xml:space="preserve"> </w:t>
        </w:r>
      </w:ins>
      <w:ins w:id="26227" w:author="PR Preview" w:date="2026-01-01T00:00:00Z">
        <w:r>
          <w:t xml:space="preserve">$\mathcal{N}(\mathbf{B}) = \mathopen{}\left\{\mathord{\smash[b]{\underset{\raise.3ex\hbox{$\scriptstyle\sim$}}{0}}\vphantom{0}}\right\}\mathclose{}$</w:t>
        </w:r>
      </w:ins>
      <w:ins w:id="26228" w:author="PR Preview" w:date="2026-01-01T00:00:00Z">
        <w:r>
          <w:t xml:space="preserve"> </w:t>
        </w:r>
      </w:ins>
      <w:ins w:id="26229" w:author="PR Preview" w:date="2026-01-01T00:00:00Z">
        <w:r>
          <w:t xml:space="preserve">(</w:t>
        </w:r>
      </w:ins>
      <w:ins w:id="26230" w:author="PR Preview" w:date="2026-01-01T00:00:00Z">
        <w:r>
          <w:t xml:space="preserve">$\mathbf{B} \mathord{\smash[b]{\underset{\raise.3ex\hbox{$\scriptstyle\sim$}}{x}}\vphantom{x}}$</w:t>
        </w:r>
      </w:ins>
      <w:ins w:id="26231" w:author="PR Preview" w:date="2026-01-01T00:00:00Z">
        <w:r>
          <w:t xml:space="preserve"> </w:t>
        </w:r>
      </w:ins>
      <w:ins w:id="26232" w:author="PR Preview" w:date="2026-01-01T00:00:00Z">
        <w:r>
          <w:t xml:space="preserve">is the combination of the columns with coefficients</w:t>
        </w:r>
      </w:ins>
      <w:ins w:id="26233" w:author="PR Preview" w:date="2026-01-01T00:00:00Z">
        <w:r>
          <w:t xml:space="preserve"> </w:t>
        </w:r>
      </w:ins>
      <m:oMath>
        <m:sSub>
          <m:e>
            <m:r>
              <m:t>x</m:t>
            </m:r>
          </m:e>
          <m:sub>
            <m:r>
              <m:t>j</m:t>
            </m:r>
          </m:sub>
        </m:sSub>
      </m:oMath>
      <w:ins w:id="26234" w:author="PR Preview" w:date="2026-01-01T00:00:00Z">
        <w:r>
          <w:t xml:space="preserve">,</w:t>
        </w:r>
      </w:ins>
      <w:ins w:id="26235" w:author="PR Preview" w:date="2026-01-01T00:00:00Z">
        <w:r>
          <w:t xml:space="preserve"> </w:t>
        </w:r>
      </w:ins>
      <w:hyperlink w:anchor="thm-matvec-columns">
        <w:ins w:id="26236" w:author="PR Preview" w:date="2026-01-01T00:00:00Z">
          <w:r>
            <w:rPr>
              <w:rStyle w:val="Hyperlink"/>
            </w:rPr>
            <w:t xml:space="preserve">Theorem 23</w:t>
          </w:r>
        </w:ins>
      </w:hyperlink>
      <w:ins w:id="26237" w:author="PR Preview" w:date="2026-01-01T00:00:00Z">
        <w:r>
          <w:t xml:space="preserve">,</w:t>
        </w:r>
      </w:ins>
      <w:ins w:id="26238" w:author="PR Preview" w:date="2026-01-01T00:00:00Z">
        <w:r>
          <w:t xml:space="preserve"> </w:t>
        </w:r>
      </w:ins>
      <w:ins w:id="26239" w:author="PR Preview" w:date="2026-01-01T00:00:00Z">
        <w:r>
          <w:t xml:space="preserve">and only the zero combination is</w:t>
        </w:r>
      </w:ins>
      <w:ins w:id="26240" w:author="PR Preview" w:date="2026-01-01T00:00:00Z">
        <w:r>
          <w:t xml:space="preserve"> </w:t>
        </w:r>
      </w:ins>
      <w:ins w:id="26241" w:author="PR Preview" w:date="2026-01-01T00:00:00Z">
        <w:r>
          <w:t xml:space="preserve">$\mathord{\smash[b]{\underset{\raise.3ex\hbox{$\scriptstyle\sim$}}{0}}\vphantom{0}}$</w:t>
        </w:r>
      </w:ins>
      <w:ins w:id="26242" w:author="PR Preview" w:date="2026-01-01T00:00:00Z">
        <w:r>
          <w:t xml:space="preserve">,</w:t>
        </w:r>
      </w:ins>
      <w:ins w:id="26243" w:author="PR Preview" w:date="2026-01-01T00:00:00Z">
        <w:r>
          <w:t xml:space="preserve"> </w:t>
        </w:r>
      </w:ins>
      <w:hyperlink w:anchor="def-linearly-independent">
        <w:ins w:id="26244" w:author="PR Preview" w:date="2026-01-01T00:00:00Z">
          <w:r>
            <w:rPr>
              <w:rStyle w:val="Hyperlink"/>
            </w:rPr>
            <w:t xml:space="preserve">Definition 43</w:t>
          </w:r>
        </w:ins>
      </w:hyperlink>
      <w:ins w:id="26245" w:author="PR Preview" w:date="2026-01-01T00:00:00Z">
        <w:r>
          <w:t xml:space="preserve">),</w:t>
        </w:r>
      </w:ins>
      <w:ins w:id="26246" w:author="PR Preview" w:date="2026-01-01T00:00:00Z">
        <w:r>
          <w:t xml:space="preserve"> </w:t>
        </w:r>
      </w:ins>
      <w:ins w:id="26247" w:author="PR Preview" w:date="2026-01-01T00:00:00Z">
        <w:r>
          <w:t xml:space="preserve">so for</w:t>
        </w:r>
      </w:ins>
      <w:ins w:id="26248" w:author="PR Preview" w:date="2026-01-01T00:00:00Z">
        <w:r>
          <w:t xml:space="preserve"> </w:t>
        </w:r>
      </w:ins>
      <w:ins w:id="26249" w:author="PR Preview" w:date="2026-01-01T00:00:00Z">
        <w:r>
          <w:t xml:space="preserve">$\mathord{\smash[b]{\underset{\raise.3ex\hbox{$\scriptstyle\sim$}}{x}}\vphantom{x}}\ne \mathord{\smash[b]{\underset{\raise.3ex\hbox{$\scriptstyle\sim$}}{0}}\vphantom{0}}$</w:t>
        </w:r>
      </w:ins>
      <w:ins w:id="26250" w:author="PR Preview" w:date="2026-01-01T00:00:00Z">
        <w:r>
          <w:t xml:space="preserve">,</w:t>
        </w:r>
      </w:ins>
      <w:ins w:id="26251" w:author="PR Preview" w:date="2026-01-01T00:00:00Z">
        <w:r>
          <w:t xml:space="preserve"> </w:t>
        </w:r>
      </w:ins>
      <w:ins w:id="26252" w:author="PR Preview" w:date="2026-01-01T00:00:00Z">
        <w:r>
          <w:t xml:space="preserve">$\mathbf{B} \mathord{\smash[b]{\underset{\raise.3ex\hbox{$\scriptstyle\sim$}}{x}}\vphantom{x}}\ne \mathord{\smash[b]{\underset{\raise.3ex\hbox{$\scriptstyle\sim$}}{0}}\vphantom{0}}$</w:t>
        </w:r>
      </w:ins>
      <w:ins w:id="26253" w:author="PR Preview" w:date="2026-01-01T00:00:00Z">
        <w:r>
          <w:t xml:space="preserve"> </w:t>
        </w:r>
      </w:ins>
      <w:ins w:id="26254" w:author="PR Preview" w:date="2026-01-01T00:00:00Z">
        <w:r>
          <w:t xml:space="preserve">and</w:t>
        </w:r>
      </w:ins>
      <w:ins w:id="26255" w:author="PR Preview" w:date="2026-01-01T00:00:00Z">
        <w:r>
          <w:t xml:space="preserve"> </w:t>
        </w:r>
      </w:ins>
      <w:ins w:id="26256" w:author="PR Preview" w:date="2026-01-01T00:00:00Z">
        <w:r>
          <w:t xml:space="preserve">$\mathopen{}\left\lVert\mathbf{B} \mathord{\smash[b]{\underset{\raise.3ex\hbox{$\scriptstyle\sim$}}{x}}\vphantom{x}}\right\rVert\mathclose{}^2 &gt; 0$</w:t>
        </w:r>
      </w:ins>
      <w:ins w:id="26257" w:author="PR Preview" w:date="2026-01-01T00:00:00Z">
        <w:r>
          <w:t xml:space="preserve"> </w:t>
        </w:r>
      </w:ins>
      <w:ins w:id="26258" w:author="PR Preview" w:date="2026-01-01T00:00:00Z">
        <w:r>
          <w:t xml:space="preserve">(</w:t>
        </w:r>
      </w:ins>
      <w:hyperlink w:anchor="thm-norm-properties">
        <w:ins w:id="26259" w:author="PR Preview" w:date="2026-01-01T00:00:00Z">
          <w:r>
            <w:rPr>
              <w:rStyle w:val="Hyperlink"/>
            </w:rPr>
            <w:t xml:space="preserve">Theorem 57</w:t>
          </w:r>
        </w:ins>
      </w:hyperlink>
      <w:ins w:id="26260" w:author="PR Preview" w:date="2026-01-01T00:00:00Z">
        <w:r>
          <w:t xml:space="preserve">, part 1).</w:t>
        </w:r>
      </w:ins>
    </w:p>
    <w:p>
      <w:pPr>
        <w:pStyle w:val="BodyText"/>
      </w:pPr>
      <w:ins w:id="26261" w:author="PR Preview" w:date="2026-01-01T00:00:00Z">
        <w:r>
          <w:rPr>
            <w:b/>
            <w:bCs/>
          </w:rPr>
          <w:t xml:space="preserve">Only if.</w:t>
        </w:r>
      </w:ins>
      <w:ins w:id="26262" w:author="PR Preview" w:date="2026-01-01T00:00:00Z">
        <w:r>
          <w:t xml:space="preserve"> </w:t>
        </w:r>
      </w:ins>
      <w:ins w:id="26263" w:author="PR Preview" w:date="2026-01-01T00:00:00Z">
        <w:r>
          <w:t xml:space="preserve">Let</w:t>
        </w:r>
      </w:ins>
      <w:ins w:id="26264" w:author="PR Preview" w:date="2026-01-01T00:00:00Z">
        <w:r>
          <w:t xml:space="preserve"> </w:t>
        </w:r>
      </w:ins>
      <m:oMath>
        <m:r>
          <m:rPr>
            <m:sty m:val="bi"/>
          </m:rPr>
          <m:t>A</m:t>
        </m:r>
      </m:oMath>
      <w:ins w:id="26265" w:author="PR Preview" w:date="2026-01-01T00:00:00Z">
        <w:r>
          <w:t xml:space="preserve"> </w:t>
        </w:r>
      </w:ins>
      <w:ins w:id="26266" w:author="PR Preview" w:date="2026-01-01T00:00:00Z">
        <w:r>
          <w:t xml:space="preserve">be positive semidefinite.</w:t>
        </w:r>
      </w:ins>
      <w:ins w:id="26267" w:author="PR Preview" w:date="2026-01-01T00:00:00Z">
        <w:r>
          <w:t xml:space="preserve"> </w:t>
        </w:r>
      </w:ins>
      <w:ins w:id="26268" w:author="PR Preview" w:date="2026-01-01T00:00:00Z">
        <w:r>
          <w:t xml:space="preserve">It is symmetric, so</w:t>
        </w:r>
      </w:ins>
      <w:ins w:id="2626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6270" w:author="PR Preview" w:date="2026-01-01T00:00:00Z">
        <w:r>
          <w:t xml:space="preserve"> </w:t>
        </w:r>
      </w:ins>
      <w:ins w:id="26271" w:author="PR Preview" w:date="2026-01-01T00:00:00Z">
        <w:r>
          <w:t xml:space="preserve">(</w:t>
        </w:r>
      </w:ins>
      <w:hyperlink w:anchor="thm-spectral">
        <w:ins w:id="26272" w:author="PR Preview" w:date="2026-01-01T00:00:00Z">
          <w:r>
            <w:rPr>
              <w:rStyle w:val="Hyperlink"/>
            </w:rPr>
            <w:t xml:space="preserve">Theorem 79</w:t>
          </w:r>
        </w:ins>
      </w:hyperlink>
      <w:ins w:id="26273" w:author="PR Preview" w:date="2026-01-01T00:00:00Z">
        <w:r>
          <w:t xml:space="preserve">),</w:t>
        </w:r>
      </w:ins>
      <w:ins w:id="26274" w:author="PR Preview" w:date="2026-01-01T00:00:00Z">
        <w:r>
          <w:t xml:space="preserve"> </w:t>
        </w:r>
      </w:ins>
      <w:ins w:id="26275" w:author="PR Preview" w:date="2026-01-01T00:00:00Z">
        <w:r>
          <w:t xml:space="preserve">and every</w:t>
        </w:r>
      </w:ins>
      <w:ins w:id="26276" w:author="PR Preview" w:date="2026-01-01T00:00:00Z">
        <w:r>
          <w:t xml:space="preserve"> </w:t>
        </w:r>
      </w:ins>
      <m:oMath>
        <m:sSub>
          <m:e>
            <m:r>
              <m:t>λ</m:t>
            </m:r>
          </m:e>
          <m:sub>
            <m:r>
              <m:t>i</m:t>
            </m:r>
          </m:sub>
        </m:sSub>
        <m:r>
          <m:rPr>
            <m:sty m:val="p"/>
          </m:rPr>
          <m:t>≥</m:t>
        </m:r>
        <m:r>
          <m:t>0</m:t>
        </m:r>
      </m:oMath>
      <w:ins w:id="26277" w:author="PR Preview" w:date="2026-01-01T00:00:00Z">
        <w:r>
          <w:t xml:space="preserve"> </w:t>
        </w:r>
      </w:ins>
      <w:ins w:id="26278" w:author="PR Preview" w:date="2026-01-01T00:00:00Z">
        <w:r>
          <w:t xml:space="preserve">(</w:t>
        </w:r>
      </w:ins>
      <w:hyperlink w:anchor="thm-definite-eigenvalues">
        <w:ins w:id="26279" w:author="PR Preview" w:date="2026-01-01T00:00:00Z">
          <w:r>
            <w:rPr>
              <w:rStyle w:val="Hyperlink"/>
            </w:rPr>
            <w:t xml:space="preserve">Theorem 82</w:t>
          </w:r>
        </w:ins>
      </w:hyperlink>
      <w:ins w:id="26280" w:author="PR Preview" w:date="2026-01-01T00:00:00Z">
        <w:r>
          <w:t xml:space="preserve">).</w:t>
        </w:r>
      </w:ins>
      <w:ins w:id="26281" w:author="PR Preview" w:date="2026-01-01T00:00:00Z">
        <w:r>
          <w:t xml:space="preserve"> </w:t>
        </w:r>
      </w:ins>
      <w:ins w:id="26282" w:author="PR Preview" w:date="2026-01-01T00:00:00Z">
        <w:r>
          <w:t xml:space="preserve">Let</w:t>
        </w:r>
      </w:ins>
      <w:ins w:id="26283"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26284" w:author="PR Preview" w:date="2026-01-01T00:00:00Z">
        <w:r>
          <w:t xml:space="preserve">,</w:t>
        </w:r>
      </w:ins>
      <w:ins w:id="26285" w:author="PR Preview" w:date="2026-01-01T00:00:00Z">
        <w:r>
          <w:t xml:space="preserve"> </w:t>
        </w:r>
      </w:ins>
      <w:ins w:id="26286" w:author="PR Preview" w:date="2026-01-01T00:00:00Z">
        <w:r>
          <w:t xml:space="preserve">which is symmetric, with</w:t>
        </w:r>
      </w:ins>
      <w:ins w:id="26287"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26288" w:author="PR Preview" w:date="2026-01-01T00:00:00Z">
        <w:r>
          <w:t xml:space="preserve"> </w:t>
        </w:r>
      </w:ins>
      <w:ins w:id="26289" w:author="PR Preview" w:date="2026-01-01T00:00:00Z">
        <w:r>
          <w:t xml:space="preserve">(the product of diagonal matrices multiplies their diagonals, as in the proof of</w:t>
        </w:r>
      </w:ins>
      <w:ins w:id="26290" w:author="PR Preview" w:date="2026-01-01T00:00:00Z">
        <w:r>
          <w:t xml:space="preserve"> </w:t>
        </w:r>
      </w:ins>
      <w:hyperlink w:anchor="thm-diagonalizable-powers">
        <w:ins w:id="26291" w:author="PR Preview" w:date="2026-01-01T00:00:00Z">
          <w:r>
            <w:rPr>
              <w:rStyle w:val="Hyperlink"/>
            </w:rPr>
            <w:t xml:space="preserve">Theorem 117</w:t>
          </w:r>
        </w:ins>
      </w:hyperlink>
      <w:ins w:id="26292" w:author="PR Preview" w:date="2026-01-01T00:00:00Z">
        <w:r>
          <w:t xml:space="preserve">),</w:t>
        </w:r>
      </w:ins>
      <w:ins w:id="26293" w:author="PR Preview" w:date="2026-01-01T00:00:00Z">
        <w:r>
          <w:t xml:space="preserve"> </w:t>
        </w:r>
      </w:ins>
      <w:ins w:id="26294" w:author="PR Preview" w:date="2026-01-01T00:00:00Z">
        <w:r>
          <w:t xml:space="preserve">and let</w:t>
        </w:r>
      </w:ins>
      <w:ins w:id="26295"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26296"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ins w:id="26297" w:author="PR Preview" w:date="2026-01-01T00:00:00Z">
        <w:r>
          <w:t xml:space="preserve">If</w:t>
        </w:r>
      </w:ins>
      <w:ins w:id="26298" w:author="PR Preview" w:date="2026-01-01T00:00:00Z">
        <w:r>
          <w:t xml:space="preserve"> </w:t>
        </w:r>
      </w:ins>
      <m:oMath>
        <m:r>
          <m:rPr>
            <m:sty m:val="bi"/>
          </m:rPr>
          <m:t>A</m:t>
        </m:r>
      </m:oMath>
      <w:ins w:id="26299" w:author="PR Preview" w:date="2026-01-01T00:00:00Z">
        <w:r>
          <w:t xml:space="preserve"> </w:t>
        </w:r>
      </w:ins>
      <w:ins w:id="26300" w:author="PR Preview" w:date="2026-01-01T00:00:00Z">
        <w:r>
          <w:t xml:space="preserve">is positive definite, it is positive semidefinite (</w:t>
        </w:r>
      </w:ins>
      <w:hyperlink w:anchor="rem-positive-definite-symmetry">
        <w:ins w:id="26301" w:author="PR Preview" w:date="2026-01-01T00:00:00Z">
          <w:r>
            <w:rPr>
              <w:rStyle w:val="Hyperlink"/>
            </w:rPr>
            <w:t xml:space="preserve">Remark 45</w:t>
          </w:r>
        </w:ins>
      </w:hyperlink>
      <w:ins w:id="26302" w:author="PR Preview" w:date="2026-01-01T00:00:00Z">
        <w:r>
          <w:t xml:space="preserve">),</w:t>
        </w:r>
      </w:ins>
      <w:ins w:id="26303" w:author="PR Preview" w:date="2026-01-01T00:00:00Z">
        <w:r>
          <w:t xml:space="preserve"> </w:t>
        </w:r>
      </w:ins>
      <w:ins w:id="26304" w:author="PR Preview" w:date="2026-01-01T00:00:00Z">
        <w:r>
          <w:t xml:space="preserve">so the same</w:t>
        </w:r>
      </w:ins>
      <w:ins w:id="26305" w:author="PR Preview" w:date="2026-01-01T00:00:00Z">
        <w:r>
          <w:t xml:space="preserve"> </w:t>
        </w:r>
      </w:ins>
      <m:oMath>
        <m:r>
          <m:rPr>
            <m:sty m:val="bi"/>
          </m:rPr>
          <m:t>B</m:t>
        </m:r>
      </m:oMath>
      <w:ins w:id="26306" w:author="PR Preview" w:date="2026-01-01T00:00:00Z">
        <w:r>
          <w:t xml:space="preserve"> </w:t>
        </w:r>
      </w:ins>
      <w:ins w:id="26307" w:author="PR Preview" w:date="2026-01-01T00:00:00Z">
        <w:r>
          <w:t xml:space="preserve">gives</w:t>
        </w:r>
      </w:ins>
      <w:ins w:id="26308"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26309" w:author="PR Preview" w:date="2026-01-01T00:00:00Z">
        <w:r>
          <w:t xml:space="preserve">; and every</w:t>
        </w:r>
      </w:ins>
      <w:ins w:id="26310" w:author="PR Preview" w:date="2026-01-01T00:00:00Z">
        <w:r>
          <w:t xml:space="preserve"> </w:t>
        </w:r>
      </w:ins>
      <m:oMath>
        <m:sSub>
          <m:e>
            <m:r>
              <m:t>λ</m:t>
            </m:r>
          </m:e>
          <m:sub>
            <m:r>
              <m:t>i</m:t>
            </m:r>
          </m:sub>
        </m:sSub>
        <m:r>
          <m:rPr>
            <m:sty m:val="p"/>
          </m:rPr>
          <m:t>&gt;</m:t>
        </m:r>
        <m:r>
          <m:t>0</m:t>
        </m:r>
      </m:oMath>
      <w:ins w:id="26311" w:author="PR Preview" w:date="2026-01-01T00:00:00Z">
        <w:r>
          <w:t xml:space="preserve"> </w:t>
        </w:r>
      </w:ins>
      <w:ins w:id="26312" w:author="PR Preview" w:date="2026-01-01T00:00:00Z">
        <w:r>
          <w:t xml:space="preserve">(</w:t>
        </w:r>
      </w:ins>
      <w:hyperlink w:anchor="thm-definite-eigenvalues">
        <w:ins w:id="26313" w:author="PR Preview" w:date="2026-01-01T00:00:00Z">
          <w:r>
            <w:rPr>
              <w:rStyle w:val="Hyperlink"/>
            </w:rPr>
            <w:t xml:space="preserve">Theorem 82</w:t>
          </w:r>
        </w:ins>
      </w:hyperlink>
      <w:ins w:id="26314" w:author="PR Preview" w:date="2026-01-01T00:00:00Z">
        <w:r>
          <w:t xml:space="preserve">),</w:t>
        </w:r>
      </w:ins>
      <w:ins w:id="26315" w:author="PR Preview" w:date="2026-01-01T00:00:00Z">
        <w:r>
          <w:t xml:space="preserve"> </w:t>
        </w:r>
      </w:ins>
      <w:ins w:id="26316" w:author="PR Preview" w:date="2026-01-01T00:00:00Z">
        <w:r>
          <w:t xml:space="preserve">so</w:t>
        </w:r>
      </w:ins>
      <w:ins w:id="26317" w:author="PR Preview" w:date="2026-01-01T00:00:00Z">
        <w:r>
          <w:t xml:space="preserve"> </w:t>
        </w:r>
      </w:ins>
      <m:oMath>
        <m:sSup>
          <m:e>
            <m:r>
              <m:rPr>
                <m:sty m:val="b"/>
              </m:rPr>
              <m:t>Λ</m:t>
            </m:r>
          </m:e>
          <m:sup>
            <m:r>
              <m:t>1</m:t>
            </m:r>
            <m:r>
              <m:rPr>
                <m:sty m:val="p"/>
              </m:rPr>
              <m:t>/</m:t>
            </m:r>
            <m:r>
              <m:t>2</m:t>
            </m:r>
          </m:sup>
        </m:sSup>
      </m:oMath>
      <w:ins w:id="26318" w:author="PR Preview" w:date="2026-01-01T00:00:00Z">
        <w:r>
          <w:t xml:space="preserve"> </w:t>
        </w:r>
      </w:ins>
      <w:ins w:id="26319" w:author="PR Preview" w:date="2026-01-01T00:00:00Z">
        <w:r>
          <w:t xml:space="preserve">is diagonal with nonzero diagonal, and invertible</w:t>
        </w:r>
      </w:ins>
      <w:ins w:id="26320" w:author="PR Preview" w:date="2026-01-01T00:00:00Z">
        <w:r>
          <w:t xml:space="preserve"> </w:t>
        </w:r>
      </w:ins>
      <w:ins w:id="26321" w:author="PR Preview" w:date="2026-01-01T00:00:00Z">
        <w:r>
          <w:t xml:space="preserve">(its inverse is</w:t>
        </w:r>
      </w:ins>
      <w:ins w:id="26322"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26323" w:author="PR Preview" w:date="2026-01-01T00:00:00Z">
        <w:r>
          <w:t xml:space="preserve">);</w:t>
        </w:r>
      </w:ins>
      <w:ins w:id="26324" w:author="PR Preview" w:date="2026-01-01T00:00:00Z">
        <w:r>
          <w:t xml:space="preserve"> </w:t>
        </w:r>
      </w:ins>
      <m:oMath>
        <m:sSup>
          <m:e>
            <m:r>
              <m:rPr>
                <m:sty m:val="bi"/>
              </m:rPr>
              <m:t>Q</m:t>
            </m:r>
          </m:e>
          <m:sup>
            <m:r>
              <m:rPr>
                <m:sty m:val="p"/>
              </m:rPr>
              <m:t>⊤</m:t>
            </m:r>
          </m:sup>
        </m:sSup>
      </m:oMath>
      <w:ins w:id="26325" w:author="PR Preview" w:date="2026-01-01T00:00:00Z">
        <w:r>
          <w:t xml:space="preserve"> </w:t>
        </w:r>
      </w:ins>
      <w:ins w:id="26326" w:author="PR Preview" w:date="2026-01-01T00:00:00Z">
        <w:r>
          <w:t xml:space="preserve">is invertible with inverse</w:t>
        </w:r>
      </w:ins>
      <w:ins w:id="26327" w:author="PR Preview" w:date="2026-01-01T00:00:00Z">
        <w:r>
          <w:t xml:space="preserve"> </w:t>
        </w:r>
      </w:ins>
      <m:oMath>
        <m:r>
          <m:rPr>
            <m:sty m:val="bi"/>
          </m:rPr>
          <m:t>Q</m:t>
        </m:r>
      </m:oMath>
      <w:ins w:id="26328" w:author="PR Preview" w:date="2026-01-01T00:00:00Z">
        <w:r>
          <w:t xml:space="preserve"> </w:t>
        </w:r>
      </w:ins>
      <w:ins w:id="26329" w:author="PR Preview" w:date="2026-01-01T00:00:00Z">
        <w:r>
          <w:t xml:space="preserve">(</w:t>
        </w:r>
      </w:ins>
      <w:hyperlink w:anchor="rem-orthogonal-matrix-columns">
        <w:ins w:id="26330" w:author="PR Preview" w:date="2026-01-01T00:00:00Z">
          <w:r>
            <w:rPr>
              <w:rStyle w:val="Hyperlink"/>
            </w:rPr>
            <w:t xml:space="preserve">Remark 32</w:t>
          </w:r>
        </w:ins>
      </w:hyperlink>
      <w:ins w:id="26331" w:author="PR Preview" w:date="2026-01-01T00:00:00Z">
        <w:r>
          <w:t xml:space="preserve">).</w:t>
        </w:r>
      </w:ins>
      <w:ins w:id="26332" w:author="PR Preview" w:date="2026-01-01T00:00:00Z">
        <w:r>
          <w:t xml:space="preserve"> </w:t>
        </w:r>
      </w:ins>
      <w:ins w:id="26333" w:author="PR Preview" w:date="2026-01-01T00:00:00Z">
        <w:r>
          <w:t xml:space="preserve">So</w:t>
        </w:r>
      </w:ins>
      <w:ins w:id="26334" w:author="PR Preview" w:date="2026-01-01T00:00:00Z">
        <w:r>
          <w:t xml:space="preserve"> </w:t>
        </w:r>
      </w:ins>
      <m:oMath>
        <m:r>
          <m:rPr>
            <m:sty m:val="bi"/>
          </m:rPr>
          <m:t>B</m:t>
        </m:r>
      </m:oMath>
      <w:ins w:id="26335" w:author="PR Preview" w:date="2026-01-01T00:00:00Z">
        <w:r>
          <w:t xml:space="preserve"> </w:t>
        </w:r>
      </w:ins>
      <w:ins w:id="26336" w:author="PR Preview" w:date="2026-01-01T00:00:00Z">
        <w:r>
          <w:t xml:space="preserve">is invertible (</w:t>
        </w:r>
      </w:ins>
      <w:hyperlink w:anchor="thm-inverse-product">
        <w:ins w:id="26337" w:author="PR Preview" w:date="2026-01-01T00:00:00Z">
          <w:r>
            <w:rPr>
              <w:rStyle w:val="Hyperlink"/>
            </w:rPr>
            <w:t xml:space="preserve">Theorem 68</w:t>
          </w:r>
        </w:ins>
      </w:hyperlink>
      <w:ins w:id="26338" w:author="PR Preview" w:date="2026-01-01T00:00:00Z">
        <w:r>
          <w:t xml:space="preserve">),</w:t>
        </w:r>
      </w:ins>
      <w:ins w:id="26339" w:author="PR Preview" w:date="2026-01-01T00:00:00Z">
        <w:r>
          <w:t xml:space="preserve"> </w:t>
        </w:r>
      </w:ins>
      <w:ins w:id="26340" w:author="PR Preview" w:date="2026-01-01T00:00:00Z">
        <w:r>
          <w:t xml:space="preserve">and its</w:t>
        </w:r>
      </w:ins>
      <w:ins w:id="26341" w:author="PR Preview" w:date="2026-01-01T00:00:00Z">
        <w:r>
          <w:t xml:space="preserve"> </w:t>
        </w:r>
      </w:ins>
      <m:oMath>
        <m:r>
          <m:t>p</m:t>
        </m:r>
      </m:oMath>
      <w:ins w:id="26342" w:author="PR Preview" w:date="2026-01-01T00:00:00Z">
        <w:r>
          <w:t xml:space="preserve"> </w:t>
        </w:r>
      </w:ins>
      <w:ins w:id="26343" w:author="PR Preview" w:date="2026-01-01T00:00:00Z">
        <w:r>
          <w:t xml:space="preserve">columns are linearly independent (</w:t>
        </w:r>
      </w:ins>
      <w:hyperlink w:anchor="thm-invertible-rank">
        <w:ins w:id="26344" w:author="PR Preview" w:date="2026-01-01T00:00:00Z">
          <w:r>
            <w:rPr>
              <w:rStyle w:val="Hyperlink"/>
            </w:rPr>
            <w:t xml:space="preserve">Theorem 109</w:t>
          </w:r>
        </w:ins>
      </w:hyperlink>
      <w:ins w:id="26345" w:author="PR Preview" w:date="2026-01-01T00:00:00Z">
        <w:r>
          <w:t xml:space="preserve">,</w:t>
        </w:r>
      </w:ins>
      <w:ins w:id="26346" w:author="PR Preview" w:date="2026-01-01T00:00:00Z">
        <w:r>
          <w:t xml:space="preserve"> </w:t>
        </w:r>
      </w:ins>
      <w:hyperlink w:anchor="def-rank">
        <w:ins w:id="26347" w:author="PR Preview" w:date="2026-01-01T00:00:00Z">
          <w:r>
            <w:rPr>
              <w:rStyle w:val="Hyperlink"/>
            </w:rPr>
            <w:t xml:space="preserve">Definition 44</w:t>
          </w:r>
        </w:ins>
      </w:hyperlink>
      <w:ins w:id="26348" w:author="PR Preview" w:date="2026-01-01T00:00:00Z">
        <w:r>
          <w:t xml:space="preserve">).</w:t>
        </w:r>
      </w:ins>
    </w:p>
    <w:bookmarkStart w:id="659" w:name="exm-pd-gram"/>
    <w:p>
      <w:pPr>
        <w:pStyle w:val="BodyText"/>
      </w:pPr>
      <w:ins w:id="26349" w:author="PR Preview" w:date="2026-01-01T00:00:00Z">
        <w:r>
          <w:rPr>
            <w:b/>
            <w:bCs/>
          </w:rPr>
          <w:t xml:space="preserve">Example 210 (Gram factorizations)</w:t>
        </w:r>
      </w:ins>
      <w:ins w:id="26350" w:author="PR Preview" w:date="2026-01-01T00:00:00Z">
        <w:r>
          <w:t xml:space="preserve"> </w:t>
        </w:r>
      </w:ins>
      <w:ins w:id="26351" w:author="PR Preview" w:date="2026-01-01T00:00:00Z">
        <w:r>
          <w:t xml:space="preserve"> </w:t>
        </w:r>
      </w:ins>
    </w:p>
    <w:p>
      <w:pPr>
        <w:pStyle w:val="Compact"/>
        <w:numPr>
          <w:ilvl w:val="0"/>
          <w:numId w:val="1106"/>
        </w:numPr>
      </w:pPr>
      <w:ins w:id="26352" w:author="PR Preview" w:date="2026-01-01T00:00:00Z">
        <w:r>
          <w:t xml:space="preserve">With</w:t>
        </w:r>
      </w:ins>
      <w:ins w:id="26353"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6354" w:author="PR Preview" w:date="2026-01-01T00:00:00Z">
        <w:r>
          <w:t xml:space="preserve"> </w:t>
        </w:r>
      </w:ins>
      <w:ins w:id="26355" w:author="PR Preview" w:date="2026-01-01T00:00:00Z">
        <w:r>
          <w:t xml:space="preserve">(</w:t>
        </w:r>
      </w:ins>
      <m:oMath>
        <m:r>
          <m:t>1</m:t>
        </m:r>
        <m:r>
          <m:rPr>
            <m:sty m:val="p"/>
          </m:rPr>
          <m:t>×</m:t>
        </m:r>
        <m:r>
          <m:t>2</m:t>
        </m:r>
      </m:oMath>
      <w:ins w:id="26356" w:author="PR Preview" w:date="2026-01-01T00:00:00Z">
        <w:r>
          <w:t xml:space="preserve">),</w:t>
        </w:r>
      </w:ins>
      <w:ins w:id="26357"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6358" w:author="PR Preview" w:date="2026-01-01T00:00:00Z">
        <w:r>
          <w:t xml:space="preserve">,</w:t>
        </w:r>
      </w:ins>
      <w:ins w:id="26359" w:author="PR Preview" w:date="2026-01-01T00:00:00Z">
        <w:r>
          <w:t xml:space="preserve"> </w:t>
        </w:r>
      </w:ins>
      <w:ins w:id="26360" w:author="PR Preview" w:date="2026-01-01T00:00:00Z">
        <w:r>
          <w:t xml:space="preserve">the positive semidefinite matrix of</w:t>
        </w:r>
      </w:ins>
      <w:ins w:id="26361" w:author="PR Preview" w:date="2026-01-01T00:00:00Z">
        <w:r>
          <w:t xml:space="preserve"> </w:t>
        </w:r>
      </w:ins>
      <w:hyperlink w:anchor="exm-positive-semidefinite">
        <w:ins w:id="26362" w:author="PR Preview" w:date="2026-01-01T00:00:00Z">
          <w:r>
            <w:rPr>
              <w:rStyle w:val="Hyperlink"/>
            </w:rPr>
            <w:t xml:space="preserve">Example 153</w:t>
          </w:r>
        </w:ins>
      </w:hyperlink>
      <w:ins w:id="26363" w:author="PR Preview" w:date="2026-01-01T00:00:00Z">
        <w:r>
          <w:t xml:space="preserve">;</w:t>
        </w:r>
      </w:ins>
      <w:ins w:id="26364" w:author="PR Preview" w:date="2026-01-01T00:00:00Z">
        <w:r>
          <w:t xml:space="preserve"> </w:t>
        </w:r>
      </w:ins>
      <w:ins w:id="26365" w:author="PR Preview" w:date="2026-01-01T00:00:00Z">
        <w:r>
          <w:t xml:space="preserve">the two columns of</w:t>
        </w:r>
      </w:ins>
      <w:ins w:id="26366" w:author="PR Preview" w:date="2026-01-01T00:00:00Z">
        <w:r>
          <w:t xml:space="preserve"> </w:t>
        </w:r>
      </w:ins>
      <m:oMath>
        <m:r>
          <m:rPr>
            <m:sty m:val="bi"/>
          </m:rPr>
          <m:t>R</m:t>
        </m:r>
      </m:oMath>
      <w:ins w:id="26367" w:author="PR Preview" w:date="2026-01-01T00:00:00Z">
        <w:r>
          <w:t xml:space="preserve">,</w:t>
        </w:r>
      </w:ins>
      <w:ins w:id="26368" w:author="PR Preview" w:date="2026-01-01T00:00:00Z">
        <w:r>
          <w:t xml:space="preserve"> </w:t>
        </w:r>
      </w:ins>
      <m:oMath>
        <m:r>
          <m:t>1</m:t>
        </m:r>
      </m:oMath>
      <w:ins w:id="26369" w:author="PR Preview" w:date="2026-01-01T00:00:00Z">
        <w:r>
          <w:t xml:space="preserve"> </w:t>
        </w:r>
      </w:ins>
      <w:ins w:id="26370" w:author="PR Preview" w:date="2026-01-01T00:00:00Z">
        <w:r>
          <w:t xml:space="preserve">and</w:t>
        </w:r>
      </w:ins>
      <w:ins w:id="26371" w:author="PR Preview" w:date="2026-01-01T00:00:00Z">
        <w:r>
          <w:t xml:space="preserve"> </w:t>
        </w:r>
      </w:ins>
      <m:oMath>
        <m:r>
          <m:t>1</m:t>
        </m:r>
      </m:oMath>
      <w:ins w:id="26372" w:author="PR Preview" w:date="2026-01-01T00:00:00Z">
        <w:r>
          <w:t xml:space="preserve">, are dependent, so part 2 does not apply to</w:t>
        </w:r>
      </w:ins>
      <w:ins w:id="26373" w:author="PR Preview" w:date="2026-01-01T00:00:00Z">
        <w:r>
          <w:t xml:space="preserve"> </w:t>
        </w:r>
      </w:ins>
      <m:oMath>
        <m:r>
          <m:rPr>
            <m:sty m:val="bi"/>
          </m:rPr>
          <m:t>R</m:t>
        </m:r>
      </m:oMath>
      <w:ins w:id="26374" w:author="PR Preview" w:date="2026-01-01T00:00:00Z">
        <w:r>
          <w:t xml:space="preserve">;</w:t>
        </w:r>
      </w:ins>
      <w:ins w:id="26375" w:author="PR Preview" w:date="2026-01-01T00:00:00Z">
        <w:r>
          <w:t xml:space="preserve"> </w:t>
        </w:r>
      </w:ins>
      <m:oMath>
        <m:sSup>
          <m:e>
            <m:r>
              <m:rPr>
                <m:sty m:val="bi"/>
              </m:rPr>
              <m:t>R</m:t>
            </m:r>
          </m:e>
          <m:sup>
            <m:r>
              <m:rPr>
                <m:sty m:val="p"/>
              </m:rPr>
              <m:t>⊤</m:t>
            </m:r>
          </m:sup>
        </m:sSup>
        <m:r>
          <m:rPr>
            <m:sty m:val="bi"/>
          </m:rPr>
          <m:t>R</m:t>
        </m:r>
      </m:oMath>
      <w:ins w:id="26376" w:author="PR Preview" w:date="2026-01-01T00:00:00Z">
        <w:r>
          <w:t xml:space="preserve"> </w:t>
        </w:r>
      </w:ins>
      <w:ins w:id="26377" w:author="PR Preview" w:date="2026-01-01T00:00:00Z">
        <w:r>
          <w:t xml:space="preserve">is in fact not positive definite (</w:t>
        </w:r>
      </w:ins>
      <w:hyperlink w:anchor="exm-positive-definite">
        <w:ins w:id="26378" w:author="PR Preview" w:date="2026-01-01T00:00:00Z">
          <w:r>
            <w:rPr>
              <w:rStyle w:val="Hyperlink"/>
            </w:rPr>
            <w:t xml:space="preserve">Example 154</w:t>
          </w:r>
        </w:ins>
      </w:hyperlink>
      <w:ins w:id="26379" w:author="PR Preview" w:date="2026-01-01T00:00:00Z">
        <w:r>
          <w:t xml:space="preserve">).</w:t>
        </w:r>
      </w:ins>
    </w:p>
    <w:p>
      <w:pPr>
        <w:pStyle w:val="Compact"/>
        <w:numPr>
          <w:ilvl w:val="0"/>
          <w:numId w:val="1106"/>
        </w:numPr>
      </w:pPr>
      <w:ins w:id="26380" w:author="PR Preview" w:date="2026-01-01T00:00:00Z">
        <w:r>
          <w:t xml:space="preserve">With</w:t>
        </w:r>
      </w:ins>
      <w:ins w:id="2638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6382" w:author="PR Preview" w:date="2026-01-01T00:00:00Z">
        <w:r>
          <w:t xml:space="preserve">, whose columns are independent (</w:t>
        </w:r>
      </w:ins>
      <w:hyperlink w:anchor="exm-rank">
        <w:ins w:id="26383" w:author="PR Preview" w:date="2026-01-01T00:00:00Z">
          <w:r>
            <w:rPr>
              <w:rStyle w:val="Hyperlink"/>
            </w:rPr>
            <w:t xml:space="preserve">Example 36</w:t>
          </w:r>
        </w:ins>
      </w:hyperlink>
      <w:ins w:id="26384" w:author="PR Preview" w:date="2026-01-01T00:00:00Z">
        <w:r>
          <w:t xml:space="preserve">),</w:t>
        </w:r>
      </w:ins>
      <w:ins w:id="2638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6386" w:author="PR Preview" w:date="2026-01-01T00:00:00Z">
        <w:r>
          <w:t xml:space="preserve"> </w:t>
        </w:r>
      </w:ins>
      <w:ins w:id="26387" w:author="PR Preview" w:date="2026-01-01T00:00:00Z">
        <w:r>
          <w:t xml:space="preserve">(</w:t>
        </w:r>
      </w:ins>
      <w:hyperlink w:anchor="exm-gram-invertible">
        <w:ins w:id="26388" w:author="PR Preview" w:date="2026-01-01T00:00:00Z">
          <w:r>
            <w:rPr>
              <w:rStyle w:val="Hyperlink"/>
            </w:rPr>
            <w:t xml:space="preserve">Example 164</w:t>
          </w:r>
        </w:ins>
      </w:hyperlink>
      <w:ins w:id="26389" w:author="PR Preview" w:date="2026-01-01T00:00:00Z">
        <w:r>
          <w:t xml:space="preserve">)</w:t>
        </w:r>
      </w:ins>
      <w:ins w:id="26390" w:author="PR Preview" w:date="2026-01-01T00:00:00Z">
        <w:r>
          <w:t xml:space="preserve"> </w:t>
        </w:r>
      </w:ins>
      <w:ins w:id="26391" w:author="PR Preview" w:date="2026-01-01T00:00:00Z">
        <w:r>
          <w:t xml:space="preserve">is positive definite.</w:t>
        </w:r>
      </w:ins>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6392" w:author="PR Preview" w:date="2026-01-01T00:00:00Z">
        <w:r>
          <w:t xml:space="preserve"> </w:t>
        </w:r>
      </w:ins>
      <w:ins w:id="26393" w:author="PR Preview" w:date="2026-01-01T00:00:00Z">
        <w:r>
          <w:t xml:space="preserve">of</w:t>
        </w:r>
      </w:ins>
      <w:ins w:id="26394" w:author="PR Preview" w:date="2026-01-01T00:00:00Z">
        <w:r>
          <w:t xml:space="preserve"> </w:t>
        </w:r>
      </w:ins>
      <w:hyperlink w:anchor="exm-positive-definite">
        <w:ins w:id="26395" w:author="PR Preview" w:date="2026-01-01T00:00:00Z">
          <w:r>
            <w:rPr>
              <w:rStyle w:val="Hyperlink"/>
            </w:rPr>
            <w:t xml:space="preserve">Example 154</w:t>
          </w:r>
        </w:ins>
      </w:hyperlink>
      <w:ins w:id="26396" w:author="PR Preview" w:date="2026-01-01T00:00:00Z">
        <w:r>
          <w:t xml:space="preserve"> </w:t>
        </w:r>
      </w:ins>
      <w:ins w:id="26397" w:author="PR Preview" w:date="2026-01-01T00:00:00Z">
        <w:r>
          <w:t xml:space="preserve">is symmetric</w:t>
        </w:r>
      </w:ins>
      <w:ins w:id="26398" w:author="PR Preview" w:date="2026-01-01T00:00:00Z">
        <w:r>
          <w:t xml:space="preserve"> </w:t>
        </w:r>
      </w:ins>
      <w:ins w:id="26399" w:author="PR Preview" w:date="2026-01-01T00:00:00Z">
        <w:r>
          <w:t xml:space="preserve">but not positive semidefinite, so by part 1 it is not</w:t>
        </w:r>
      </w:ins>
      <w:ins w:id="26400" w:author="PR Preview" w:date="2026-01-01T00:00:00Z">
        <w:r>
          <w:t xml:space="preserve"> </w:t>
        </w:r>
      </w:ins>
      <m:oMath>
        <m:sSup>
          <m:e>
            <m:r>
              <m:rPr>
                <m:sty m:val="bi"/>
              </m:rPr>
              <m:t>B</m:t>
            </m:r>
          </m:e>
          <m:sup>
            <m:r>
              <m:rPr>
                <m:sty m:val="p"/>
              </m:rPr>
              <m:t>⊤</m:t>
            </m:r>
          </m:sup>
        </m:sSup>
        <m:r>
          <m:rPr>
            <m:sty m:val="bi"/>
          </m:rPr>
          <m:t>B</m:t>
        </m:r>
      </m:oMath>
      <w:ins w:id="26401" w:author="PR Preview" w:date="2026-01-01T00:00:00Z">
        <w:r>
          <w:t xml:space="preserve"> </w:t>
        </w:r>
      </w:ins>
      <w:ins w:id="26402" w:author="PR Preview" w:date="2026-01-01T00:00:00Z">
        <w:r>
          <w:t xml:space="preserve">for any</w:t>
        </w:r>
      </w:ins>
      <w:ins w:id="26403" w:author="PR Preview" w:date="2026-01-01T00:00:00Z">
        <w:r>
          <w:t xml:space="preserve"> </w:t>
        </w:r>
      </w:ins>
      <m:oMath>
        <m:r>
          <m:rPr>
            <m:sty m:val="bi"/>
          </m:rPr>
          <m:t>B</m:t>
        </m:r>
      </m:oMath>
      <w:ins w:id="26404" w:author="PR Preview" w:date="2026-01-01T00:00:00Z">
        <w:r>
          <w:t xml:space="preserve">.</w:t>
        </w:r>
      </w:ins>
    </w:p>
    <w:bookmarkEnd w:id="659"/>
    <w:bookmarkStart w:id="660" w:name="thm-pd-operations"/>
    <w:p>
      <w:pPr>
        <w:pStyle w:val="FirstParagraph"/>
      </w:pPr>
      <w:ins w:id="26405" w:author="PR Preview" w:date="2026-01-01T00:00:00Z">
        <w:r>
          <w:rPr>
            <w:b/>
            <w:bCs/>
          </w:rPr>
          <w:t xml:space="preserve">Theorem 119 (Operations that preserve definiteness)</w:t>
        </w:r>
      </w:ins>
      <w:ins w:id="26406" w:author="PR Preview" w:date="2026-01-01T00:00:00Z">
        <w:r>
          <w:t xml:space="preserve"> </w:t>
        </w:r>
      </w:ins>
      <w:ins w:id="26407" w:author="PR Preview" w:date="2026-01-01T00:00:00Z">
        <w:r>
          <w:t xml:space="preserve"> </w:t>
        </w:r>
      </w:ins>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26408" w:author="PR Preview" w:date="2026-01-01T00:00:00Z">
        <w:r>
          <w:delText xml:space="preserve">(</w:delText>
        </w:r>
      </w:del>
      <w:hyperlink w:anchor="thm-transpose-product">
        <w:del w:id="26409" w:author="PR Preview" w:date="2026-01-01T00:00:00Z">
          <w:r>
            <w:rPr>
              <w:rStyle w:val="Hyperlink"/>
            </w:rPr>
            <w:delText xml:space="preserve">Theorem 20</w:delText>
          </w:r>
        </w:del>
      </w:hyperlink>
      <w:del w:id="26410" w:author="PR Preview" w:date="2026-01-01T00:00:00Z">
        <w:r>
          <w:delText xml:space="preserve">, twice;</w:delText>
        </w:r>
      </w:del>
      <w:del w:id="26411" w:author="PR Preview" w:date="2026-01-01T00:00:00Z">
        <w:r>
          <w:delText xml:space="preserve"> </w:delText>
        </w:r>
      </w:del>
      <m:oMath>
        <m:r>
          <m:rPr>
            <m:sty m:val="bi"/>
          </m:rPr>
          <m:t>C</m:t>
        </m:r>
      </m:oMath>
      <w:del w:id="26412" w:author="PR Preview" w:date="2026-01-01T00:00:00Z">
        <w:r>
          <w:delText xml:space="preserve"> </w:delText>
        </w:r>
      </w:del>
      <w:del w:id="26413" w:author="PR Preview" w:date="2026-01-01T00:00:00Z">
        <w:r>
          <w:delText xml:space="preserve">symmetric;</w:delText>
        </w:r>
      </w:del>
      <w:del w:id="26414" w:author="PR Preview" w:date="2026-01-01T00:00:00Z">
        <w:r>
          <w:delText xml:space="preserve"> </w:delText>
        </w:r>
      </w:del>
      <w:hyperlink w:anchor="def-matrix-transpose">
        <w:del w:id="26415" w:author="PR Preview" w:date="2026-01-01T00:00:00Z">
          <w:r>
            <w:rPr>
              <w:rStyle w:val="Hyperlink"/>
            </w:rPr>
            <w:delText xml:space="preserve">Definition 22</w:delText>
          </w:r>
        </w:del>
      </w:hyperlink>
      <w:del w:id="26416" w:author="PR Preview" w:date="2026-01-01T00:00:00Z">
        <w:r>
          <w:delText xml:space="preserve">).</w:delText>
        </w:r>
      </w:del>
      <w:del w:id="26417" w:author="PR Preview" w:date="2026-01-01T00:00:00Z">
        <w:r>
          <w:delText xml:space="preserve"> </w:delText>
        </w:r>
      </w:del>
      <w:del w:id="26418" w:author="PR Preview" w:date="2026-01-01T00:00:00Z">
        <w:r>
          <w:delText xml:space="preserve">For</w:delText>
        </w:r>
      </w:del>
      <w:del w:id="26419" w:author="PR Preview" w:date="2026-01-01T00:00:00Z">
        <w:r>
          <w:delText xml:space="preserve"> </w:delText>
        </w:r>
      </w:del>
      <w:del w:id="26420" w:author="PR Preview" w:date="2026-01-01T00:00:00Z">
        <w:r>
          <w:delText xml:space="preserve">$\mathord{\smash[b]{\underset{\raise.3ex\hbox{$\scriptstyle\sim$}}{x}}\vphantom{x}}\ne \mathord{\smash[b]{\underset{\raise.3ex\hbox{$\scriptstyle\sim$}}{0}}\vphantom{0}}_k$</w:delText>
        </w:r>
      </w:del>
      <w:del w:id="26421" w:author="PR Preview" w:date="2026-01-01T00:00:00Z">
        <w:r>
          <w:delText xml:space="preserve">,</w:delText>
        </w:r>
      </w:del>
      <w:del w:id="26422" w:author="PR Preview" w:date="2026-01-01T00:00:00Z">
        <w:r>
          <w:delText xml:space="preserve"> </w:delText>
        </w:r>
      </w:del>
      <w:del w:id="26423" w:author="PR Preview" w:date="2026-01-01T00:00:00Z">
        <w:r>
          <w:delText xml:space="preserve">$\mathbf{A} \mathord{\smash[b]{\underset{\raise.3ex\hbox{$\scriptstyle\sim$}}{x}}\vphantom{x}}\ne \mathord{\smash[b]{\underset{\raise.3ex\hbox{$\scriptstyle\sim$}}{0}}\vphantom{0}}_p$</w:delText>
        </w:r>
      </w:del>
      <w:del w:id="26424" w:author="PR Preview" w:date="2026-01-01T00:00:00Z">
        <w:r>
          <w:delText xml:space="preserve">,</w:delText>
        </w:r>
      </w:del>
      <w:del w:id="26425" w:author="PR Preview" w:date="2026-01-01T00:00:00Z">
        <w:r>
          <w:delText xml:space="preserve"> </w:delText>
        </w:r>
      </w:del>
      <w:del w:id="26426" w:author="PR Preview" w:date="2026-01-01T00:00:00Z">
        <w:r>
          <w:delText xml:space="preserve">since the columns of</w:delText>
        </w:r>
      </w:del>
      <w:del w:id="26427" w:author="PR Preview" w:date="2026-01-01T00:00:00Z">
        <w:r>
          <w:delText xml:space="preserve"> </w:delText>
        </w:r>
      </w:del>
      <m:oMath>
        <m:r>
          <m:rPr>
            <m:sty m:val="bi"/>
          </m:rPr>
          <m:t>A</m:t>
        </m:r>
      </m:oMath>
      <w:del w:id="26428" w:author="PR Preview" w:date="2026-01-01T00:00:00Z">
        <w:r>
          <w:delText xml:space="preserve"> </w:delText>
        </w:r>
      </w:del>
      <w:del w:id="26429" w:author="PR Preview" w:date="2026-01-01T00:00:00Z">
        <w:r>
          <w:delText xml:space="preserve">are independent (</w:delText>
        </w:r>
      </w:del>
      <w:hyperlink w:anchor="thm-matvec-columns">
        <w:del w:id="26430" w:author="PR Preview" w:date="2026-01-01T00:00:00Z">
          <w:r>
            <w:rPr>
              <w:rStyle w:val="Hyperlink"/>
            </w:rPr>
            <w:delText xml:space="preserve">Theorem 24</w:delText>
          </w:r>
        </w:del>
      </w:hyperlink>
      <w:del w:id="26431" w:author="PR Preview" w:date="2026-01-01T00:00:00Z">
        <w:r>
          <w:delText xml:space="preserve">,</w:delText>
        </w:r>
      </w:del>
      <w:del w:id="26432" w:author="PR Preview" w:date="2026-01-01T00:00:00Z">
        <w:r>
          <w:delText xml:space="preserve"> </w:delText>
        </w:r>
      </w:del>
      <w:hyperlink w:anchor="def-linearly-independent">
        <w:del w:id="26433" w:author="PR Preview" w:date="2026-01-01T00:00:00Z">
          <w:r>
            <w:rPr>
              <w:rStyle w:val="Hyperlink"/>
            </w:rPr>
            <w:delText xml:space="preserve">Definition 43</w:delText>
          </w:r>
        </w:del>
      </w:hyperlink>
      <w:del w:id="26434" w:author="PR Preview" w:date="2026-01-01T00:00:00Z">
        <w:r>
          <w:delText xml:space="preserve">), and</w:delText>
        </w:r>
      </w:del>
    </w:p>
    <w:p>
      <w:pPr>
        <w:pStyle w:val="BodyText"/>
      </w:pPr>
      <w:del w:id="26435" w:author="PR Preview" w:date="2026-01-01T00:00:00Z">
        <w:r>
          <w:delTex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delText>
        </w:r>
      </w:del>
    </w:p>
    <w:p>
      <w:pPr>
        <w:pStyle w:val="FirstParagraph"/>
      </w:pPr>
      <w:del w:id="26436" w:author="PR Preview" w:date="2026-01-01T00:00:00Z">
        <w:r>
          <w:rPr>
            <w:b/>
            <w:bCs/>
          </w:rPr>
          <w:delText xml:space="preserve">Part 2.</w:delText>
        </w:r>
      </w:del>
      <w:del w:id="26437"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26438" w:author="PR Preview" w:date="2026-01-01T00:00:00Z">
        <w:r>
          <w:delText xml:space="preserve"> </w:delText>
        </w:r>
      </w:del>
      <w:del w:id="26439" w:author="PR Preview" w:date="2026-01-01T00:00:00Z">
        <w:r>
          <w:delText xml:space="preserve">is symmetric:</w:delText>
        </w:r>
      </w:del>
      <w:del w:id="26440" w:author="PR Preview" w:date="2026-01-01T00:00:00Z">
        <w:r>
          <w:delText xml:space="preserve"> </w:delText>
        </w:r>
      </w:del>
      <w:del w:id="26441" w:author="PR Preview" w:date="2026-01-01T00:00:00Z">
        <w:r>
          <w:delText xml:space="preserve">its transpose is</w:delText>
        </w:r>
      </w:del>
      <w:del w:id="26442"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26443" w:author="PR Preview" w:date="2026-01-01T00:00:00Z">
        <w:r>
          <w:delText xml:space="preserve"> </w:delText>
        </w:r>
      </w:del>
      <w:del w:id="26444" w:author="PR Preview" w:date="2026-01-01T00:00:00Z">
        <w:r>
          <w:delText xml:space="preserve">(</w:delText>
        </w:r>
      </w:del>
      <w:hyperlink w:anchor="thm-transpose-sum">
        <w:del w:id="26445" w:author="PR Preview" w:date="2026-01-01T00:00:00Z">
          <w:r>
            <w:rPr>
              <w:rStyle w:val="Hyperlink"/>
            </w:rPr>
            <w:delText xml:space="preserve">Theorem 19</w:delText>
          </w:r>
        </w:del>
      </w:hyperlink>
      <w:del w:id="26446" w:author="PR Preview" w:date="2026-01-01T00:00:00Z">
        <w:r>
          <w:delText xml:space="preserve">,</w:delText>
        </w:r>
      </w:del>
      <w:del w:id="26447" w:author="PR Preview" w:date="2026-01-01T00:00:00Z">
        <w:r>
          <w:delText xml:space="preserve"> </w:delText>
        </w:r>
      </w:del>
      <w:hyperlink w:anchor="def-scalar-mult">
        <w:del w:id="26448" w:author="PR Preview" w:date="2026-01-01T00:00:00Z">
          <w:r>
            <w:rPr>
              <w:rStyle w:val="Hyperlink"/>
            </w:rPr>
            <w:delText xml:space="preserve">Definition 25</w:delText>
          </w:r>
        </w:del>
      </w:hyperlink>
      <w:del w:id="26449" w:author="PR Preview" w:date="2026-01-01T00:00:00Z">
        <w:r>
          <w:delText xml:space="preserve">,</w:delText>
        </w:r>
      </w:del>
      <w:del w:id="26450" w:author="PR Preview" w:date="2026-01-01T00:00:00Z">
        <w:r>
          <w:delText xml:space="preserve"> </w:delText>
        </w:r>
      </w:del>
      <w:hyperlink w:anchor="def-matrix-transpose">
        <w:del w:id="26451" w:author="PR Preview" w:date="2026-01-01T00:00:00Z">
          <w:r>
            <w:rPr>
              <w:rStyle w:val="Hyperlink"/>
            </w:rPr>
            <w:delText xml:space="preserve">Definition 22</w:delText>
          </w:r>
        </w:del>
      </w:hyperlink>
      <w:del w:id="26452" w:author="PR Preview" w:date="2026-01-01T00:00:00Z">
        <w:r>
          <w:delText xml:space="preserve">).</w:delText>
        </w:r>
      </w:del>
      <w:del w:id="26453" w:author="PR Preview" w:date="2026-01-01T00:00:00Z">
        <w:r>
          <w:delText xml:space="preserve"> </w:delText>
        </w:r>
      </w:del>
      <w:del w:id="26454" w:author="PR Preview" w:date="2026-01-01T00:00:00Z">
        <w:r>
          <w:delText xml:space="preserve">For</w:delText>
        </w:r>
      </w:del>
      <w:del w:id="26455" w:author="PR Preview" w:date="2026-01-01T00:00:00Z">
        <w:r>
          <w:delText xml:space="preserve"> </w:delText>
        </w:r>
      </w:del>
      <w:del w:id="26456" w:author="PR Preview" w:date="2026-01-01T00:00:00Z">
        <w:r>
          <w:delText xml:space="preserve">$\mathord{\smash[b]{\underset{\raise.3ex\hbox{$\scriptstyle\sim$}}{x}}\vphantom{x}}\ne \mathord{\smash[b]{\underset{\raise.3ex\hbox{$\scriptstyle\sim$}}{0}}\vphantom{0}}$</w:delText>
        </w:r>
      </w:del>
      <w:del w:id="26457" w:author="PR Preview" w:date="2026-01-01T00:00:00Z">
        <w:r>
          <w:delText xml:space="preserve">,</w:delText>
        </w:r>
      </w:del>
    </w:p>
    <w:p>
      <w:pPr>
        <w:pStyle w:val="BodyText"/>
      </w:pPr>
      <w:del w:id="26458" w:author="PR Preview" w:date="2026-01-01T00:00:00Z">
        <w:r>
          <w:delTex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delText>
        </w:r>
      </w:del>
    </w:p>
    <w:p>
      <w:pPr>
        <w:pStyle w:val="FirstParagraph"/>
      </w:pPr>
      <w:del w:id="26459" w:author="PR Preview" w:date="2026-01-01T00:00:00Z">
        <w:r>
          <w:rPr>
            <w:b/>
            <w:bCs/>
          </w:rPr>
          <w:delText xml:space="preserve">Example 212 (Building positive definite matrices)</w:delText>
        </w:r>
      </w:del>
      <w:del w:id="26460" w:author="PR Preview" w:date="2026-01-01T00:00:00Z">
        <w:r>
          <w:delText xml:space="preserve"> </w:delText>
        </w:r>
      </w:del>
      <w:del w:id="26461" w:author="PR Preview" w:date="2026-01-01T00:00:00Z">
        <w:r>
          <w:delText xml:space="preserve"> </w:delText>
        </w:r>
      </w:del>
    </w:p>
    <w:p>
      <w:pPr>
        <w:numPr>
          <w:ilvl w:val="0"/>
          <w:numId w:val="1108"/>
        </w:numPr>
      </w:pPr>
      <w:del w:id="26462" w:author="PR Preview" w:date="2026-01-01T00:00:00Z">
        <w:r>
          <w:delText xml:space="preserve">With</w:delText>
        </w:r>
      </w:del>
      <w:del w:id="26463" w:author="PR Preview" w:date="2026-01-01T00:00:00Z">
        <w:r>
          <w:delText xml:space="preserve"> </w:delText>
        </w:r>
      </w:del>
      <m:oMath>
        <m:r>
          <m:rPr>
            <m:sty m:val="bi"/>
          </m:rPr>
          <m:t>C</m:t>
        </m:r>
        <m:r>
          <m:rPr>
            <m:sty m:val="p"/>
          </m:rPr>
          <m:t>=</m:t>
        </m:r>
        <m:sSub>
          <m:e>
            <m:r>
              <m:rPr>
                <m:sty m:val="bi"/>
              </m:rPr>
              <m:t>I</m:t>
            </m:r>
          </m:e>
          <m:sub>
            <m:r>
              <m:t>3</m:t>
            </m:r>
          </m:sub>
        </m:sSub>
      </m:oMath>
      <w:del w:id="26464" w:author="PR Preview" w:date="2026-01-01T00:00:00Z">
        <w:r>
          <w:delText xml:space="preserve"> </w:delText>
        </w:r>
      </w:del>
      <w:del w:id="26465" w:author="PR Preview" w:date="2026-01-01T00:00:00Z">
        <w:r>
          <w:delText xml:space="preserve">and</w:delText>
        </w:r>
      </w:del>
      <w:del w:id="26466" w:author="PR Preview" w:date="2026-01-01T00:00:00Z">
        <w:r>
          <w:delText xml:space="preserve"> </w:delText>
        </w:r>
      </w:del>
      <m:oMath>
        <m:r>
          <m:rPr>
            <m:sty m:val="bi"/>
          </m:rPr>
          <m:t>X</m:t>
        </m:r>
      </m:oMath>
      <w:del w:id="26467" w:author="PR Preview" w:date="2026-01-01T00:00:00Z">
        <w:r>
          <w:delText xml:space="preserve"> </w:delText>
        </w:r>
      </w:del>
      <w:del w:id="26468" w:author="PR Preview" w:date="2026-01-01T00:00:00Z">
        <w:r>
          <w:delText xml:space="preserve">of</w:delText>
        </w:r>
      </w:del>
      <w:del w:id="26469" w:author="PR Preview" w:date="2026-01-01T00:00:00Z">
        <w:r>
          <w:delText xml:space="preserve"> </w:delText>
        </w:r>
      </w:del>
      <w:hyperlink w:anchor="exm-pd-gram">
        <w:del w:id="26470" w:author="PR Preview" w:date="2026-01-01T00:00:00Z">
          <w:r>
            <w:rPr>
              <w:rStyle w:val="Hyperlink"/>
            </w:rPr>
            <w:delText xml:space="preserve">Example 211</w:delText>
          </w:r>
        </w:del>
      </w:hyperlink>
      <w:del w:id="26471" w:author="PR Preview" w:date="2026-01-01T00:00:00Z">
        <w:r>
          <w:delText xml:space="preserve">,</w:delText>
        </w:r>
      </w:del>
      <w:del w:id="26472" w:author="PR Preview" w:date="2026-01-01T00:00:00Z">
        <w:r>
          <w:delText xml:space="preserve"> </w:delText>
        </w:r>
      </w:del>
      <w:del w:id="26473" w:author="PR Preview" w:date="2026-01-01T00:00:00Z">
        <w:r>
          <w:delText xml:space="preserve">part 1 gives again that</w:delText>
        </w:r>
      </w:del>
      <w:del w:id="26474" w:author="PR Preview" w:date="2026-01-01T00:00:00Z">
        <w:r>
          <w:delText xml:space="preserve"> </w:delText>
        </w:r>
      </w:del>
      <m:oMath>
        <m:sSup>
          <m:e>
            <m:r>
              <m:rPr>
                <m:sty m:val="bi"/>
              </m:rPr>
              <m:t>X</m:t>
            </m:r>
          </m:e>
          <m:sup>
            <m:r>
              <m:rPr>
                <m:sty m:val="p"/>
              </m:rPr>
              <m:t>⊤</m:t>
            </m:r>
          </m:sup>
        </m:sSup>
        <m:r>
          <m:rPr>
            <m:sty m:val="bi"/>
          </m:rPr>
          <m:t>X</m:t>
        </m:r>
      </m:oMath>
      <w:del w:id="26475" w:author="PR Preview" w:date="2026-01-01T00:00:00Z">
        <w:r>
          <w:delText xml:space="preserve"> </w:delText>
        </w:r>
      </w:del>
      <w:del w:id="26476" w:author="PR Preview" w:date="2026-01-01T00:00:00Z">
        <w:r>
          <w:delText xml:space="preserve">is positive definite.</w:delText>
        </w:r>
      </w:del>
    </w:p>
    <w:p>
      <w:pPr>
        <w:numPr>
          <w:ilvl w:val="0"/>
          <w:numId w:val="1108"/>
        </w:numPr>
      </w:pPr>
      <w:del w:id="26477" w:author="PR Preview" w:date="2026-01-01T00:00:00Z">
        <w:r>
          <w:delText xml:space="preserve">With</w:delText>
        </w:r>
      </w:del>
      <w:del w:id="26478" w:author="PR Preview" w:date="2026-01-01T00:00:00Z">
        <w:r>
          <w:delText xml:space="preserve"> </w:delText>
        </w:r>
      </w:del>
      <m:oMath>
        <m:sSub>
          <m:e>
            <m:r>
              <m:t>α</m:t>
            </m:r>
          </m:e>
          <m:sub>
            <m:r>
              <m:t>1</m:t>
            </m:r>
          </m:sub>
        </m:sSub>
        <m:r>
          <m:rPr>
            <m:sty m:val="p"/>
          </m:rPr>
          <m:t>=</m:t>
        </m:r>
        <m:r>
          <m:t>2</m:t>
        </m:r>
      </m:oMath>
      <w:del w:id="26479" w:author="PR Preview" w:date="2026-01-01T00:00:00Z">
        <w:r>
          <w:delText xml:space="preserve">,</w:delText>
        </w:r>
      </w:del>
      <w:del w:id="26480"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26481" w:author="PR Preview" w:date="2026-01-01T00:00:00Z">
        <w:r>
          <w:delText xml:space="preserve"> </w:delText>
        </w:r>
      </w:del>
      <w:del w:id="26482" w:author="PR Preview" w:date="2026-01-01T00:00:00Z">
        <w:r>
          <w:delText xml:space="preserve">(</w:delText>
        </w:r>
      </w:del>
      <w:hyperlink w:anchor="exm-positive-definite">
        <w:del w:id="26483" w:author="PR Preview" w:date="2026-01-01T00:00:00Z">
          <w:r>
            <w:rPr>
              <w:rStyle w:val="Hyperlink"/>
            </w:rPr>
            <w:delText xml:space="preserve">Example 155</w:delText>
          </w:r>
        </w:del>
      </w:hyperlink>
      <w:del w:id="26484" w:author="PR Preview" w:date="2026-01-01T00:00:00Z">
        <w:r>
          <w:delText xml:space="preserve">),</w:delText>
        </w:r>
      </w:del>
      <w:del w:id="26485" w:author="PR Preview" w:date="2026-01-01T00:00:00Z">
        <w:r>
          <w:delText xml:space="preserve"> </w:delText>
        </w:r>
      </w:del>
      <m:oMath>
        <m:sSub>
          <m:e>
            <m:r>
              <m:t>α</m:t>
            </m:r>
          </m:e>
          <m:sub>
            <m:r>
              <m:t>2</m:t>
            </m:r>
          </m:sub>
        </m:sSub>
        <m:r>
          <m:rPr>
            <m:sty m:val="p"/>
          </m:rPr>
          <m:t>=</m:t>
        </m:r>
        <m:r>
          <m:t>1</m:t>
        </m:r>
      </m:oMath>
      <w:del w:id="26486" w:author="PR Preview" w:date="2026-01-01T00:00:00Z">
        <w:r>
          <w:delText xml:space="preserve"> </w:delText>
        </w:r>
      </w:del>
      <w:del w:id="26487"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26488" w:author="PR Preview" w:date="2026-01-01T00:00:00Z">
        <w:r>
          <w:delText xml:space="preserve">(</w:delText>
        </w:r>
      </w:del>
      <w:hyperlink w:anchor="exm-pd-gram">
        <w:del w:id="26489" w:author="PR Preview" w:date="2026-01-01T00:00:00Z">
          <w:r>
            <w:rPr>
              <w:rStyle w:val="Hyperlink"/>
            </w:rPr>
            <w:delText xml:space="preserve">Example 211</w:delText>
          </w:r>
        </w:del>
      </w:hyperlink>
      <w:del w:id="26490" w:author="PR Preview" w:date="2026-01-01T00:00:00Z">
        <w:r>
          <w:delText xml:space="preserve">),</w:delText>
        </w:r>
      </w:del>
      <w:del w:id="26491" w:author="PR Preview" w:date="2026-01-01T00:00:00Z">
        <w:r>
          <w:delText xml:space="preserve"> </w:delText>
        </w:r>
      </w:del>
      <w:del w:id="26492" w:author="PR Preview" w:date="2026-01-01T00:00:00Z">
        <w:r>
          <w:delText xml:space="preserve">part 2 gives that</w:delText>
        </w:r>
      </w:del>
      <w:del w:id="26493"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26494" w:author="PR Preview" w:date="2026-01-01T00:00:00Z">
        <w:r>
          <w:delText xml:space="preserve"> </w:delText>
        </w:r>
      </w:del>
      <w:del w:id="26495" w:author="PR Preview" w:date="2026-01-01T00:00:00Z">
        <w:r>
          <w:delText xml:space="preserve">is positive definite.</w:delText>
        </w:r>
      </w:del>
    </w:p>
    <w:p>
      <w:pPr>
        <w:numPr>
          <w:ilvl w:val="0"/>
          <w:numId w:val="1108"/>
        </w:numPr>
      </w:pPr>
      <w:del w:id="26496" w:author="PR Preview" w:date="2026-01-01T00:00:00Z">
        <w:r>
          <w:delText xml:space="preserve">An aside beyond part 2:</w:delText>
        </w:r>
      </w:del>
      <w:del w:id="26497"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498" w:author="PR Preview" w:date="2026-01-01T00:00:00Z">
        <w:r>
          <w:delText xml:space="preserve"> </w:delText>
        </w:r>
      </w:del>
      <w:del w:id="26499" w:author="PR Preview" w:date="2026-01-01T00:00:00Z">
        <w:r>
          <w:delText xml:space="preserve">is positive definite plus positive semidefinite;</w:delText>
        </w:r>
      </w:del>
      <w:del w:id="26500" w:author="PR Preview" w:date="2026-01-01T00:00:00Z">
        <w:r>
          <w:delText xml:space="preserve"> </w:delText>
        </w:r>
      </w:del>
      <w:del w:id="26501" w:author="PR Preview" w:date="2026-01-01T00:00:00Z">
        <w:r>
          <w:delText xml:space="preserve">its quadratic form is</w:delText>
        </w:r>
      </w:del>
      <w:del w:id="26502"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26503" w:author="PR Preview" w:date="2026-01-01T00:00:00Z">
        <w:r>
          <w:delText xml:space="preserve"> </w:delText>
        </w:r>
      </w:del>
      <w:del w:id="26504" w:author="PR Preview" w:date="2026-01-01T00:00:00Z">
        <w:r>
          <w:delText xml:space="preserve">for</w:delText>
        </w:r>
      </w:del>
      <w:del w:id="26505" w:author="PR Preview" w:date="2026-01-01T00:00:00Z">
        <w:r>
          <w:delText xml:space="preserve"> </w:delText>
        </w:r>
      </w:del>
      <w:del w:id="26506" w:author="PR Preview" w:date="2026-01-01T00:00:00Z">
        <w:r>
          <w:delText xml:space="preserve">$\mathord{\smash[b]{\underset{\raise.3ex\hbox{$\scriptstyle\sim$}}{x}}\vphantom{x}}\ne \mathord{\smash[b]{\underset{\raise.3ex\hbox{$\scriptstyle\sim$}}{0}}\vphantom{0}}$</w:delText>
        </w:r>
      </w:del>
      <w:del w:id="26507" w:author="PR Preview" w:date="2026-01-01T00:00:00Z">
        <w:r>
          <w:delText xml:space="preserve">,</w:delText>
        </w:r>
      </w:del>
      <w:del w:id="26508" w:author="PR Preview" w:date="2026-01-01T00:00:00Z">
        <w:r>
          <w:delText xml:space="preserve"> </w:delText>
        </w:r>
      </w:del>
      <w:del w:id="26509" w:author="PR Preview" w:date="2026-01-01T00:00:00Z">
        <w:r>
          <w:delText xml:space="preserve">so it is positive definite, in line with its eigenvalues</w:delText>
        </w:r>
      </w:del>
      <w:del w:id="26510" w:author="PR Preview" w:date="2026-01-01T00:00:00Z">
        <w:r>
          <w:delText xml:space="preserve"> </w:delText>
        </w:r>
      </w:del>
      <m:oMath>
        <m:r>
          <m:t>3</m:t>
        </m:r>
      </m:oMath>
      <w:del w:id="26511" w:author="PR Preview" w:date="2026-01-01T00:00:00Z">
        <w:r>
          <w:delText xml:space="preserve"> </w:delText>
        </w:r>
      </w:del>
      <w:del w:id="26512" w:author="PR Preview" w:date="2026-01-01T00:00:00Z">
        <w:r>
          <w:delText xml:space="preserve">and</w:delText>
        </w:r>
      </w:del>
      <w:del w:id="26513" w:author="PR Preview" w:date="2026-01-01T00:00:00Z">
        <w:r>
          <w:delText xml:space="preserve"> </w:delText>
        </w:r>
      </w:del>
      <m:oMath>
        <m:r>
          <m:t>1</m:t>
        </m:r>
      </m:oMath>
      <w:del w:id="26514" w:author="PR Preview" w:date="2026-01-01T00:00:00Z">
        <w:r>
          <w:delText xml:space="preserve"> </w:delText>
        </w:r>
      </w:del>
      <w:del w:id="26515" w:author="PR Preview" w:date="2026-01-01T00:00:00Z">
        <w:r>
          <w:delText xml:space="preserve">(</w:delText>
        </w:r>
      </w:del>
      <w:hyperlink w:anchor="exm-eigenvalue">
        <w:del w:id="26516" w:author="PR Preview" w:date="2026-01-01T00:00:00Z">
          <w:r>
            <w:rPr>
              <w:rStyle w:val="Hyperlink"/>
            </w:rPr>
            <w:delText xml:space="preserve">Example 149</w:delText>
          </w:r>
        </w:del>
      </w:hyperlink>
      <w:del w:id="26517" w:author="PR Preview" w:date="2026-01-01T00:00:00Z">
        <w:r>
          <w:delText xml:space="preserve">).</w:delText>
        </w:r>
      </w:del>
    </w:p>
    <w:p>
      <w:pPr>
        <w:pStyle w:val="FirstParagraph"/>
      </w:pPr>
      <w:ins w:id="26518" w:author="PR Preview" w:date="2026-01-01T00:00:00Z">
        <w:r>
          <w:t xml:space="preserve">(</w:t>
        </w:r>
      </w:ins>
      <w:hyperlink w:anchor="thm-transpose-product">
        <w:ins w:id="26519" w:author="PR Preview" w:date="2026-01-01T00:00:00Z">
          <w:r>
            <w:rPr>
              <w:rStyle w:val="Hyperlink"/>
            </w:rPr>
            <w:t xml:space="preserve">Theorem 19</w:t>
          </w:r>
        </w:ins>
      </w:hyperlink>
      <w:ins w:id="26520" w:author="PR Preview" w:date="2026-01-01T00:00:00Z">
        <w:r>
          <w:t xml:space="preserve">, twice;</w:t>
        </w:r>
      </w:ins>
      <w:ins w:id="26521" w:author="PR Preview" w:date="2026-01-01T00:00:00Z">
        <w:r>
          <w:t xml:space="preserve"> </w:t>
        </w:r>
      </w:ins>
      <m:oMath>
        <m:r>
          <m:rPr>
            <m:sty m:val="bi"/>
          </m:rPr>
          <m:t>C</m:t>
        </m:r>
      </m:oMath>
      <w:ins w:id="26522" w:author="PR Preview" w:date="2026-01-01T00:00:00Z">
        <w:r>
          <w:t xml:space="preserve"> </w:t>
        </w:r>
      </w:ins>
      <w:ins w:id="26523" w:author="PR Preview" w:date="2026-01-01T00:00:00Z">
        <w:r>
          <w:t xml:space="preserve">symmetric;</w:t>
        </w:r>
      </w:ins>
      <w:ins w:id="26524" w:author="PR Preview" w:date="2026-01-01T00:00:00Z">
        <w:r>
          <w:t xml:space="preserve"> </w:t>
        </w:r>
      </w:ins>
      <w:hyperlink w:anchor="def-matrix-transpose">
        <w:ins w:id="26525" w:author="PR Preview" w:date="2026-01-01T00:00:00Z">
          <w:r>
            <w:rPr>
              <w:rStyle w:val="Hyperlink"/>
            </w:rPr>
            <w:t xml:space="preserve">Definition 22</w:t>
          </w:r>
        </w:ins>
      </w:hyperlink>
      <w:ins w:id="26526" w:author="PR Preview" w:date="2026-01-01T00:00:00Z">
        <w:r>
          <w:t xml:space="preserve">).</w:t>
        </w:r>
      </w:ins>
      <w:ins w:id="26527" w:author="PR Preview" w:date="2026-01-01T00:00:00Z">
        <w:r>
          <w:t xml:space="preserve"> </w:t>
        </w:r>
      </w:ins>
      <w:ins w:id="26528" w:author="PR Preview" w:date="2026-01-01T00:00:00Z">
        <w:r>
          <w:t xml:space="preserve">For</w:t>
        </w:r>
      </w:ins>
      <w:ins w:id="26529" w:author="PR Preview" w:date="2026-01-01T00:00:00Z">
        <w:r>
          <w:t xml:space="preserve"> </w:t>
        </w:r>
      </w:ins>
      <w:ins w:id="26530" w:author="PR Preview" w:date="2026-01-01T00:00:00Z">
        <w:r>
          <w:t xml:space="preserve">$\mathord{\smash[b]{\underset{\raise.3ex\hbox{$\scriptstyle\sim$}}{x}}\vphantom{x}}\ne \mathord{\smash[b]{\underset{\raise.3ex\hbox{$\scriptstyle\sim$}}{0}}\vphantom{0}}_k$</w:t>
        </w:r>
      </w:ins>
      <w:ins w:id="26531" w:author="PR Preview" w:date="2026-01-01T00:00:00Z">
        <w:r>
          <w:t xml:space="preserve">,</w:t>
        </w:r>
      </w:ins>
      <w:ins w:id="26532" w:author="PR Preview" w:date="2026-01-01T00:00:00Z">
        <w:r>
          <w:t xml:space="preserve"> </w:t>
        </w:r>
      </w:ins>
      <w:ins w:id="26533" w:author="PR Preview" w:date="2026-01-01T00:00:00Z">
        <w:r>
          <w:t xml:space="preserve">$\mathbf{A} \mathord{\smash[b]{\underset{\raise.3ex\hbox{$\scriptstyle\sim$}}{x}}\vphantom{x}}\ne \mathord{\smash[b]{\underset{\raise.3ex\hbox{$\scriptstyle\sim$}}{0}}\vphantom{0}}_p$</w:t>
        </w:r>
      </w:ins>
      <w:ins w:id="26534" w:author="PR Preview" w:date="2026-01-01T00:00:00Z">
        <w:r>
          <w:t xml:space="preserve">,</w:t>
        </w:r>
      </w:ins>
      <w:ins w:id="26535" w:author="PR Preview" w:date="2026-01-01T00:00:00Z">
        <w:r>
          <w:t xml:space="preserve"> </w:t>
        </w:r>
      </w:ins>
      <w:ins w:id="26536" w:author="PR Preview" w:date="2026-01-01T00:00:00Z">
        <w:r>
          <w:t xml:space="preserve">since the columns of</w:t>
        </w:r>
      </w:ins>
      <w:ins w:id="26537" w:author="PR Preview" w:date="2026-01-01T00:00:00Z">
        <w:r>
          <w:t xml:space="preserve"> </w:t>
        </w:r>
      </w:ins>
      <m:oMath>
        <m:r>
          <m:rPr>
            <m:sty m:val="bi"/>
          </m:rPr>
          <m:t>A</m:t>
        </m:r>
      </m:oMath>
      <w:ins w:id="26538" w:author="PR Preview" w:date="2026-01-01T00:00:00Z">
        <w:r>
          <w:t xml:space="preserve"> </w:t>
        </w:r>
      </w:ins>
      <w:ins w:id="26539" w:author="PR Preview" w:date="2026-01-01T00:00:00Z">
        <w:r>
          <w:t xml:space="preserve">are independent (</w:t>
        </w:r>
      </w:ins>
      <w:hyperlink w:anchor="thm-matvec-columns">
        <w:ins w:id="26540" w:author="PR Preview" w:date="2026-01-01T00:00:00Z">
          <w:r>
            <w:rPr>
              <w:rStyle w:val="Hyperlink"/>
            </w:rPr>
            <w:t xml:space="preserve">Theorem 23</w:t>
          </w:r>
        </w:ins>
      </w:hyperlink>
      <w:ins w:id="26541" w:author="PR Preview" w:date="2026-01-01T00:00:00Z">
        <w:r>
          <w:t xml:space="preserve">,</w:t>
        </w:r>
      </w:ins>
      <w:ins w:id="26542" w:author="PR Preview" w:date="2026-01-01T00:00:00Z">
        <w:r>
          <w:t xml:space="preserve"> </w:t>
        </w:r>
      </w:ins>
      <w:hyperlink w:anchor="def-linearly-independent">
        <w:ins w:id="26543" w:author="PR Preview" w:date="2026-01-01T00:00:00Z">
          <w:r>
            <w:rPr>
              <w:rStyle w:val="Hyperlink"/>
            </w:rPr>
            <w:t xml:space="preserve">Definition 43</w:t>
          </w:r>
        </w:ins>
      </w:hyperlink>
      <w:ins w:id="26544" w:author="PR Preview" w:date="2026-01-01T00:00:00Z">
        <w:r>
          <w:t xml:space="preserve">), and</w:t>
        </w:r>
      </w:ins>
    </w:p>
    <w:p>
      <w:pPr>
        <w:pStyle w:val="BodyText"/>
      </w:pPr>
      <w:ins w:id="26545"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ins>
    </w:p>
    <w:p>
      <w:pPr>
        <w:pStyle w:val="FirstParagraph"/>
      </w:pPr>
      <w:ins w:id="26546" w:author="PR Preview" w:date="2026-01-01T00:00:00Z">
        <w:r>
          <w:rPr>
            <w:b/>
            <w:bCs/>
          </w:rPr>
          <w:t xml:space="preserve">Part 2.</w:t>
        </w:r>
      </w:ins>
      <w:ins w:id="26547"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26548" w:author="PR Preview" w:date="2026-01-01T00:00:00Z">
        <w:r>
          <w:t xml:space="preserve"> </w:t>
        </w:r>
      </w:ins>
      <w:ins w:id="26549" w:author="PR Preview" w:date="2026-01-01T00:00:00Z">
        <w:r>
          <w:t xml:space="preserve">is symmetric:</w:t>
        </w:r>
      </w:ins>
      <w:ins w:id="26550" w:author="PR Preview" w:date="2026-01-01T00:00:00Z">
        <w:r>
          <w:t xml:space="preserve"> </w:t>
        </w:r>
      </w:ins>
      <w:ins w:id="26551" w:author="PR Preview" w:date="2026-01-01T00:00:00Z">
        <w:r>
          <w:t xml:space="preserve">its transpose is</w:t>
        </w:r>
      </w:ins>
      <w:ins w:id="26552"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26553" w:author="PR Preview" w:date="2026-01-01T00:00:00Z">
        <w:r>
          <w:t xml:space="preserve"> </w:t>
        </w:r>
      </w:ins>
      <w:ins w:id="26554" w:author="PR Preview" w:date="2026-01-01T00:00:00Z">
        <w:r>
          <w:t xml:space="preserve">(</w:t>
        </w:r>
      </w:ins>
      <w:hyperlink w:anchor="thm-transpose-sum">
        <w:ins w:id="26555" w:author="PR Preview" w:date="2026-01-01T00:00:00Z">
          <w:r>
            <w:rPr>
              <w:rStyle w:val="Hyperlink"/>
            </w:rPr>
            <w:t xml:space="preserve">Theorem 18</w:t>
          </w:r>
        </w:ins>
      </w:hyperlink>
      <w:ins w:id="26556" w:author="PR Preview" w:date="2026-01-01T00:00:00Z">
        <w:r>
          <w:t xml:space="preserve">,</w:t>
        </w:r>
      </w:ins>
      <w:ins w:id="26557" w:author="PR Preview" w:date="2026-01-01T00:00:00Z">
        <w:r>
          <w:t xml:space="preserve"> </w:t>
        </w:r>
      </w:ins>
      <w:hyperlink w:anchor="def-scalar-mult">
        <w:ins w:id="26558" w:author="PR Preview" w:date="2026-01-01T00:00:00Z">
          <w:r>
            <w:rPr>
              <w:rStyle w:val="Hyperlink"/>
            </w:rPr>
            <w:t xml:space="preserve">Definition 25</w:t>
          </w:r>
        </w:ins>
      </w:hyperlink>
      <w:ins w:id="26559" w:author="PR Preview" w:date="2026-01-01T00:00:00Z">
        <w:r>
          <w:t xml:space="preserve">,</w:t>
        </w:r>
      </w:ins>
      <w:ins w:id="26560" w:author="PR Preview" w:date="2026-01-01T00:00:00Z">
        <w:r>
          <w:t xml:space="preserve"> </w:t>
        </w:r>
      </w:ins>
      <w:hyperlink w:anchor="def-matrix-transpose">
        <w:ins w:id="26561" w:author="PR Preview" w:date="2026-01-01T00:00:00Z">
          <w:r>
            <w:rPr>
              <w:rStyle w:val="Hyperlink"/>
            </w:rPr>
            <w:t xml:space="preserve">Definition 22</w:t>
          </w:r>
        </w:ins>
      </w:hyperlink>
      <w:ins w:id="26562" w:author="PR Preview" w:date="2026-01-01T00:00:00Z">
        <w:r>
          <w:t xml:space="preserve">).</w:t>
        </w:r>
      </w:ins>
      <w:ins w:id="26563" w:author="PR Preview" w:date="2026-01-01T00:00:00Z">
        <w:r>
          <w:t xml:space="preserve"> </w:t>
        </w:r>
      </w:ins>
      <w:ins w:id="26564" w:author="PR Preview" w:date="2026-01-01T00:00:00Z">
        <w:r>
          <w:t xml:space="preserve">For</w:t>
        </w:r>
      </w:ins>
      <w:ins w:id="26565" w:author="PR Preview" w:date="2026-01-01T00:00:00Z">
        <w:r>
          <w:t xml:space="preserve"> </w:t>
        </w:r>
      </w:ins>
      <w:ins w:id="26566" w:author="PR Preview" w:date="2026-01-01T00:00:00Z">
        <w:r>
          <w:t xml:space="preserve">$\mathord{\smash[b]{\underset{\raise.3ex\hbox{$\scriptstyle\sim$}}{x}}\vphantom{x}}\ne \mathord{\smash[b]{\underset{\raise.3ex\hbox{$\scriptstyle\sim$}}{0}}\vphantom{0}}$</w:t>
        </w:r>
      </w:ins>
      <w:ins w:id="26567" w:author="PR Preview" w:date="2026-01-01T00:00:00Z">
        <w:r>
          <w:t xml:space="preserve">,</w:t>
        </w:r>
      </w:ins>
    </w:p>
    <w:p>
      <w:pPr>
        <w:pStyle w:val="BodyText"/>
      </w:pPr>
      <w:ins w:id="26568"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ins>
    </w:p>
    <w:bookmarkStart w:id="661" w:name="exm-pd-operations"/>
    <w:p>
      <w:pPr>
        <w:pStyle w:val="FirstParagraph"/>
      </w:pPr>
      <w:ins w:id="26569" w:author="PR Preview" w:date="2026-01-01T00:00:00Z">
        <w:r>
          <w:rPr>
            <w:b/>
            <w:bCs/>
          </w:rPr>
          <w:t xml:space="preserve">Example 211 (Building positive definite matrices)</w:t>
        </w:r>
      </w:ins>
      <w:ins w:id="26570" w:author="PR Preview" w:date="2026-01-01T00:00:00Z">
        <w:r>
          <w:t xml:space="preserve"> </w:t>
        </w:r>
      </w:ins>
      <w:ins w:id="26571" w:author="PR Preview" w:date="2026-01-01T00:00:00Z">
        <w:r>
          <w:t xml:space="preserve"> </w:t>
        </w:r>
      </w:ins>
    </w:p>
    <w:p>
      <w:pPr>
        <w:numPr>
          <w:ilvl w:val="0"/>
          <w:numId w:val="1108"/>
        </w:numPr>
      </w:pPr>
      <w:ins w:id="26572" w:author="PR Preview" w:date="2026-01-01T00:00:00Z">
        <w:r>
          <w:t xml:space="preserve">With</w:t>
        </w:r>
      </w:ins>
      <w:ins w:id="26573" w:author="PR Preview" w:date="2026-01-01T00:00:00Z">
        <w:r>
          <w:t xml:space="preserve"> </w:t>
        </w:r>
      </w:ins>
      <m:oMath>
        <m:r>
          <m:rPr>
            <m:sty m:val="bi"/>
          </m:rPr>
          <m:t>C</m:t>
        </m:r>
        <m:r>
          <m:rPr>
            <m:sty m:val="p"/>
          </m:rPr>
          <m:t>=</m:t>
        </m:r>
        <m:sSub>
          <m:e>
            <m:r>
              <m:rPr>
                <m:sty m:val="bi"/>
              </m:rPr>
              <m:t>I</m:t>
            </m:r>
          </m:e>
          <m:sub>
            <m:r>
              <m:t>3</m:t>
            </m:r>
          </m:sub>
        </m:sSub>
      </m:oMath>
      <w:ins w:id="26574" w:author="PR Preview" w:date="2026-01-01T00:00:00Z">
        <w:r>
          <w:t xml:space="preserve"> </w:t>
        </w:r>
      </w:ins>
      <w:ins w:id="26575" w:author="PR Preview" w:date="2026-01-01T00:00:00Z">
        <w:r>
          <w:t xml:space="preserve">and</w:t>
        </w:r>
      </w:ins>
      <w:ins w:id="26576" w:author="PR Preview" w:date="2026-01-01T00:00:00Z">
        <w:r>
          <w:t xml:space="preserve"> </w:t>
        </w:r>
      </w:ins>
      <m:oMath>
        <m:r>
          <m:rPr>
            <m:sty m:val="bi"/>
          </m:rPr>
          <m:t>X</m:t>
        </m:r>
      </m:oMath>
      <w:ins w:id="26577" w:author="PR Preview" w:date="2026-01-01T00:00:00Z">
        <w:r>
          <w:t xml:space="preserve"> </w:t>
        </w:r>
      </w:ins>
      <w:ins w:id="26578" w:author="PR Preview" w:date="2026-01-01T00:00:00Z">
        <w:r>
          <w:t xml:space="preserve">of</w:t>
        </w:r>
      </w:ins>
      <w:ins w:id="26579" w:author="PR Preview" w:date="2026-01-01T00:00:00Z">
        <w:r>
          <w:t xml:space="preserve"> </w:t>
        </w:r>
      </w:ins>
      <w:hyperlink w:anchor="exm-pd-gram">
        <w:ins w:id="26580" w:author="PR Preview" w:date="2026-01-01T00:00:00Z">
          <w:r>
            <w:rPr>
              <w:rStyle w:val="Hyperlink"/>
            </w:rPr>
            <w:t xml:space="preserve">Example 210</w:t>
          </w:r>
        </w:ins>
      </w:hyperlink>
      <w:ins w:id="26581" w:author="PR Preview" w:date="2026-01-01T00:00:00Z">
        <w:r>
          <w:t xml:space="preserve">,</w:t>
        </w:r>
      </w:ins>
      <w:ins w:id="26582" w:author="PR Preview" w:date="2026-01-01T00:00:00Z">
        <w:r>
          <w:t xml:space="preserve"> </w:t>
        </w:r>
      </w:ins>
      <w:ins w:id="26583" w:author="PR Preview" w:date="2026-01-01T00:00:00Z">
        <w:r>
          <w:t xml:space="preserve">part 1 gives again that</w:t>
        </w:r>
      </w:ins>
      <w:ins w:id="26584" w:author="PR Preview" w:date="2026-01-01T00:00:00Z">
        <w:r>
          <w:t xml:space="preserve"> </w:t>
        </w:r>
      </w:ins>
      <m:oMath>
        <m:sSup>
          <m:e>
            <m:r>
              <m:rPr>
                <m:sty m:val="bi"/>
              </m:rPr>
              <m:t>X</m:t>
            </m:r>
          </m:e>
          <m:sup>
            <m:r>
              <m:rPr>
                <m:sty m:val="p"/>
              </m:rPr>
              <m:t>⊤</m:t>
            </m:r>
          </m:sup>
        </m:sSup>
        <m:r>
          <m:rPr>
            <m:sty m:val="bi"/>
          </m:rPr>
          <m:t>X</m:t>
        </m:r>
      </m:oMath>
      <w:ins w:id="26585" w:author="PR Preview" w:date="2026-01-01T00:00:00Z">
        <w:r>
          <w:t xml:space="preserve"> </w:t>
        </w:r>
      </w:ins>
      <w:ins w:id="26586" w:author="PR Preview" w:date="2026-01-01T00:00:00Z">
        <w:r>
          <w:t xml:space="preserve">is positive definite.</w:t>
        </w:r>
      </w:ins>
    </w:p>
    <w:p>
      <w:pPr>
        <w:numPr>
          <w:ilvl w:val="0"/>
          <w:numId w:val="1108"/>
        </w:numPr>
      </w:pPr>
      <w:ins w:id="26587" w:author="PR Preview" w:date="2026-01-01T00:00:00Z">
        <w:r>
          <w:t xml:space="preserve">With</w:t>
        </w:r>
      </w:ins>
      <w:ins w:id="26588" w:author="PR Preview" w:date="2026-01-01T00:00:00Z">
        <w:r>
          <w:t xml:space="preserve"> </w:t>
        </w:r>
      </w:ins>
      <m:oMath>
        <m:sSub>
          <m:e>
            <m:r>
              <m:t>α</m:t>
            </m:r>
          </m:e>
          <m:sub>
            <m:r>
              <m:t>1</m:t>
            </m:r>
          </m:sub>
        </m:sSub>
        <m:r>
          <m:rPr>
            <m:sty m:val="p"/>
          </m:rPr>
          <m:t>=</m:t>
        </m:r>
        <m:r>
          <m:t>2</m:t>
        </m:r>
      </m:oMath>
      <w:ins w:id="26589" w:author="PR Preview" w:date="2026-01-01T00:00:00Z">
        <w:r>
          <w:t xml:space="preserve">,</w:t>
        </w:r>
      </w:ins>
      <w:ins w:id="26590" w:author="PR Preview" w:date="2026-01-01T00:00:00Z">
        <w:r>
          <w:t xml:space="preserve"> </w:t>
        </w:r>
      </w:ins>
      <m:oMath>
        <m:sSub>
          <m:e>
            <m:r>
              <m:rPr>
                <m:sty m:val="bi"/>
              </m:rPr>
              <m:t>A</m:t>
            </m:r>
          </m:e>
          <m:sub>
            <m:r>
              <m:t>1</m:t>
            </m:r>
          </m:sub>
        </m:sSub>
        <m:r>
          <m:rPr>
            <m:sty m:val="p"/>
          </m:rPr>
          <m:t>=</m:t>
        </m:r>
        <m:sSub>
          <m:e>
            <m:r>
              <m:rPr>
                <m:sty m:val="bi"/>
              </m:rPr>
              <m:t>I</m:t>
            </m:r>
          </m:e>
          <m:sub>
            <m:r>
              <m:t>2</m:t>
            </m:r>
          </m:sub>
        </m:sSub>
      </m:oMath>
      <w:ins w:id="26591" w:author="PR Preview" w:date="2026-01-01T00:00:00Z">
        <w:r>
          <w:t xml:space="preserve"> </w:t>
        </w:r>
      </w:ins>
      <w:ins w:id="26592" w:author="PR Preview" w:date="2026-01-01T00:00:00Z">
        <w:r>
          <w:t xml:space="preserve">(</w:t>
        </w:r>
      </w:ins>
      <w:hyperlink w:anchor="exm-positive-definite">
        <w:ins w:id="26593" w:author="PR Preview" w:date="2026-01-01T00:00:00Z">
          <w:r>
            <w:rPr>
              <w:rStyle w:val="Hyperlink"/>
            </w:rPr>
            <w:t xml:space="preserve">Example 154</w:t>
          </w:r>
        </w:ins>
      </w:hyperlink>
      <w:ins w:id="26594" w:author="PR Preview" w:date="2026-01-01T00:00:00Z">
        <w:r>
          <w:t xml:space="preserve">),</w:t>
        </w:r>
      </w:ins>
      <w:ins w:id="26595" w:author="PR Preview" w:date="2026-01-01T00:00:00Z">
        <w:r>
          <w:t xml:space="preserve"> </w:t>
        </w:r>
      </w:ins>
      <m:oMath>
        <m:sSub>
          <m:e>
            <m:r>
              <m:t>α</m:t>
            </m:r>
          </m:e>
          <m:sub>
            <m:r>
              <m:t>2</m:t>
            </m:r>
          </m:sub>
        </m:sSub>
        <m:r>
          <m:rPr>
            <m:sty m:val="p"/>
          </m:rPr>
          <m:t>=</m:t>
        </m:r>
        <m:r>
          <m:t>1</m:t>
        </m:r>
      </m:oMath>
      <w:ins w:id="26596" w:author="PR Preview" w:date="2026-01-01T00:00:00Z">
        <w:r>
          <w:t xml:space="preserve"> </w:t>
        </w:r>
      </w:ins>
      <w:ins w:id="26597"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26598" w:author="PR Preview" w:date="2026-01-01T00:00:00Z">
        <w:r>
          <w:t xml:space="preserve">(</w:t>
        </w:r>
      </w:ins>
      <w:hyperlink w:anchor="exm-pd-gram">
        <w:ins w:id="26599" w:author="PR Preview" w:date="2026-01-01T00:00:00Z">
          <w:r>
            <w:rPr>
              <w:rStyle w:val="Hyperlink"/>
            </w:rPr>
            <w:t xml:space="preserve">Example 210</w:t>
          </w:r>
        </w:ins>
      </w:hyperlink>
      <w:ins w:id="26600" w:author="PR Preview" w:date="2026-01-01T00:00:00Z">
        <w:r>
          <w:t xml:space="preserve">),</w:t>
        </w:r>
      </w:ins>
      <w:ins w:id="26601" w:author="PR Preview" w:date="2026-01-01T00:00:00Z">
        <w:r>
          <w:t xml:space="preserve"> </w:t>
        </w:r>
      </w:ins>
      <w:ins w:id="26602" w:author="PR Preview" w:date="2026-01-01T00:00:00Z">
        <w:r>
          <w:t xml:space="preserve">part 2 gives that</w:t>
        </w:r>
      </w:ins>
      <w:ins w:id="26603"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26604" w:author="PR Preview" w:date="2026-01-01T00:00:00Z">
        <w:r>
          <w:t xml:space="preserve"> </w:t>
        </w:r>
      </w:ins>
      <w:ins w:id="26605" w:author="PR Preview" w:date="2026-01-01T00:00:00Z">
        <w:r>
          <w:t xml:space="preserve">is positive definite.</w:t>
        </w:r>
      </w:ins>
    </w:p>
    <w:p>
      <w:pPr>
        <w:numPr>
          <w:ilvl w:val="0"/>
          <w:numId w:val="1108"/>
        </w:numPr>
      </w:pPr>
      <w:ins w:id="26606" w:author="PR Preview" w:date="2026-01-01T00:00:00Z">
        <w:r>
          <w:t xml:space="preserve">An aside beyond part 2:</w:t>
        </w:r>
      </w:ins>
      <w:ins w:id="26607"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608" w:author="PR Preview" w:date="2026-01-01T00:00:00Z">
        <w:r>
          <w:t xml:space="preserve"> </w:t>
        </w:r>
      </w:ins>
      <w:ins w:id="26609" w:author="PR Preview" w:date="2026-01-01T00:00:00Z">
        <w:r>
          <w:t xml:space="preserve">is positive definite plus positive semidefinite;</w:t>
        </w:r>
      </w:ins>
      <w:ins w:id="26610" w:author="PR Preview" w:date="2026-01-01T00:00:00Z">
        <w:r>
          <w:t xml:space="preserve"> </w:t>
        </w:r>
      </w:ins>
      <w:ins w:id="26611" w:author="PR Preview" w:date="2026-01-01T00:00:00Z">
        <w:r>
          <w:t xml:space="preserve">its quadratic form is</w:t>
        </w:r>
      </w:ins>
      <w:ins w:id="26612"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26613" w:author="PR Preview" w:date="2026-01-01T00:00:00Z">
        <w:r>
          <w:t xml:space="preserve"> </w:t>
        </w:r>
      </w:ins>
      <w:ins w:id="26614" w:author="PR Preview" w:date="2026-01-01T00:00:00Z">
        <w:r>
          <w:t xml:space="preserve">for</w:t>
        </w:r>
      </w:ins>
      <w:ins w:id="26615" w:author="PR Preview" w:date="2026-01-01T00:00:00Z">
        <w:r>
          <w:t xml:space="preserve"> </w:t>
        </w:r>
      </w:ins>
      <w:ins w:id="26616" w:author="PR Preview" w:date="2026-01-01T00:00:00Z">
        <w:r>
          <w:t xml:space="preserve">$\mathord{\smash[b]{\underset{\raise.3ex\hbox{$\scriptstyle\sim$}}{x}}\vphantom{x}}\ne \mathord{\smash[b]{\underset{\raise.3ex\hbox{$\scriptstyle\sim$}}{0}}\vphantom{0}}$</w:t>
        </w:r>
      </w:ins>
      <w:ins w:id="26617" w:author="PR Preview" w:date="2026-01-01T00:00:00Z">
        <w:r>
          <w:t xml:space="preserve">,</w:t>
        </w:r>
      </w:ins>
      <w:ins w:id="26618" w:author="PR Preview" w:date="2026-01-01T00:00:00Z">
        <w:r>
          <w:t xml:space="preserve"> </w:t>
        </w:r>
      </w:ins>
      <w:ins w:id="26619" w:author="PR Preview" w:date="2026-01-01T00:00:00Z">
        <w:r>
          <w:t xml:space="preserve">so it is positive definite, in line with its eigenvalues</w:t>
        </w:r>
      </w:ins>
      <w:ins w:id="26620" w:author="PR Preview" w:date="2026-01-01T00:00:00Z">
        <w:r>
          <w:t xml:space="preserve"> </w:t>
        </w:r>
      </w:ins>
      <m:oMath>
        <m:r>
          <m:t>3</m:t>
        </m:r>
      </m:oMath>
      <w:ins w:id="26621" w:author="PR Preview" w:date="2026-01-01T00:00:00Z">
        <w:r>
          <w:t xml:space="preserve"> </w:t>
        </w:r>
      </w:ins>
      <w:ins w:id="26622" w:author="PR Preview" w:date="2026-01-01T00:00:00Z">
        <w:r>
          <w:t xml:space="preserve">and</w:t>
        </w:r>
      </w:ins>
      <w:ins w:id="26623" w:author="PR Preview" w:date="2026-01-01T00:00:00Z">
        <w:r>
          <w:t xml:space="preserve"> </w:t>
        </w:r>
      </w:ins>
      <m:oMath>
        <m:r>
          <m:t>1</m:t>
        </m:r>
      </m:oMath>
      <w:ins w:id="26624" w:author="PR Preview" w:date="2026-01-01T00:00:00Z">
        <w:r>
          <w:t xml:space="preserve"> </w:t>
        </w:r>
      </w:ins>
      <w:ins w:id="26625" w:author="PR Preview" w:date="2026-01-01T00:00:00Z">
        <w:r>
          <w:t xml:space="preserve">(</w:t>
        </w:r>
      </w:ins>
      <w:hyperlink w:anchor="exm-eigenvalue">
        <w:ins w:id="26626" w:author="PR Preview" w:date="2026-01-01T00:00:00Z">
          <w:r>
            <w:rPr>
              <w:rStyle w:val="Hyperlink"/>
            </w:rPr>
            <w:t xml:space="preserve">Example 148</w:t>
          </w:r>
        </w:ins>
      </w:hyperlink>
      <w:ins w:id="26627" w:author="PR Preview" w:date="2026-01-01T00:00:00Z">
        <w:r>
          <w:t xml:space="preserve">).</w:t>
        </w:r>
      </w:ins>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del w:id="26628" w:author="PR Preview" w:date="2026-01-01T00:00:00Z">
        <w:r>
          <w:rPr>
            <w:b/>
            <w:bCs/>
          </w:rPr>
          <w:delText xml:space="preserve">Theorem 121 (A positive definite matrix is invertible)</w:delText>
        </w:r>
      </w:del>
      <w:del w:id="26629" w:author="PR Preview" w:date="2026-01-01T00:00:00Z">
        <w:r>
          <w:delText xml:space="preserve"> </w:delText>
        </w:r>
      </w:del>
      <w:del w:id="26630" w:author="PR Preview" w:date="2026-01-01T00:00:00Z">
        <w:r>
          <w:delText xml:space="preserve">Every positive definite matrix (</w:delText>
        </w:r>
      </w:del>
      <w:hyperlink w:anchor="def-positive-definite">
        <w:del w:id="26631" w:author="PR Preview" w:date="2026-01-01T00:00:00Z">
          <w:r>
            <w:rPr>
              <w:rStyle w:val="Hyperlink"/>
            </w:rPr>
            <w:delText xml:space="preserve">Definition 101</w:delText>
          </w:r>
        </w:del>
      </w:hyperlink>
      <w:del w:id="26632" w:author="PR Preview" w:date="2026-01-01T00:00:00Z">
        <w:r>
          <w:delText xml:space="preserve">) is invertible (</w:delText>
        </w:r>
      </w:del>
      <w:hyperlink w:anchor="def-invertible-matrix">
        <w:del w:id="26633" w:author="PR Preview" w:date="2026-01-01T00:00:00Z">
          <w:r>
            <w:rPr>
              <w:rStyle w:val="Hyperlink"/>
            </w:rPr>
            <w:delText xml:space="preserve">Definition 85</w:delText>
          </w:r>
        </w:del>
      </w:hyperlink>
      <w:del w:id="26634" w:author="PR Preview" w:date="2026-01-01T00:00:00Z">
        <w:r>
          <w:delText xml:space="preserve">).</w:delText>
        </w:r>
      </w:del>
    </w:p>
    <w:p>
      <w:pPr>
        <w:pStyle w:val="FirstParagraph"/>
      </w:pPr>
      <w:ins w:id="26635" w:author="PR Preview" w:date="2026-01-01T00:00:00Z">
        <w:r>
          <w:rPr>
            <w:b/>
            <w:bCs/>
          </w:rPr>
          <w:t xml:space="preserve">Theorem 120 (A positive definite matrix is invertible)</w:t>
        </w:r>
      </w:ins>
      <w:ins w:id="26636" w:author="PR Preview" w:date="2026-01-01T00:00:00Z">
        <w:r>
          <w:t xml:space="preserve"> </w:t>
        </w:r>
      </w:ins>
      <w:ins w:id="26637" w:author="PR Preview" w:date="2026-01-01T00:00:00Z">
        <w:r>
          <w:t xml:space="preserve">Every positive definite matrix (</w:t>
        </w:r>
      </w:ins>
      <w:hyperlink w:anchor="def-positive-definite">
        <w:ins w:id="26638" w:author="PR Preview" w:date="2026-01-01T00:00:00Z">
          <w:r>
            <w:rPr>
              <w:rStyle w:val="Hyperlink"/>
            </w:rPr>
            <w:t xml:space="preserve">Definition 101</w:t>
          </w:r>
        </w:ins>
      </w:hyperlink>
      <w:ins w:id="26639" w:author="PR Preview" w:date="2026-01-01T00:00:00Z">
        <w:r>
          <w:t xml:space="preserve">) is invertible (</w:t>
        </w:r>
      </w:ins>
      <w:hyperlink w:anchor="def-invertible-matrix">
        <w:ins w:id="26640" w:author="PR Preview" w:date="2026-01-01T00:00:00Z">
          <w:r>
            <w:rPr>
              <w:rStyle w:val="Hyperlink"/>
            </w:rPr>
            <w:t xml:space="preserve">Definition 85</w:t>
          </w:r>
        </w:ins>
      </w:hyperlink>
      <w:ins w:id="26641" w:author="PR Preview" w:date="2026-01-01T00:00:00Z">
        <w:r>
          <w:t xml:space="preserve">).</w:t>
        </w:r>
      </w:ins>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del w:id="26642" w:author="PR Preview" w:date="2026-01-01T00:00:00Z">
        <w:r>
          <w:delText xml:space="preserve">If</w:delText>
        </w:r>
      </w:del>
      <w:del w:id="26643" w:author="PR Preview" w:date="2026-01-01T00:00:00Z">
        <w:r>
          <w:delText xml:space="preserve"> </w:delText>
        </w:r>
      </w:del>
      <w:del w:id="26644" w:author="PR Preview" w:date="2026-01-01T00:00:00Z">
        <w:r>
          <w:delText xml:space="preserve">$\mathord{\smash[b]{\underset{\raise.3ex\hbox{$\scriptstyle\sim$}}{x}}\vphantom{x}}\ne \mathord{\smash[b]{\underset{\raise.3ex\hbox{$\scriptstyle\sim$}}{0}}\vphantom{0}}_p$</w:delText>
        </w:r>
      </w:del>
      <w:del w:id="26645" w:author="PR Preview" w:date="2026-01-01T00:00:00Z">
        <w:r>
          <w:delText xml:space="preserve">, then</w:delText>
        </w:r>
      </w:del>
      <w:del w:id="26646" w:author="PR Preview" w:date="2026-01-01T00:00:00Z">
        <w:r>
          <w:delText xml:space="preserve"> </w:delText>
        </w:r>
      </w:del>
      <w:del w:id="26647" w:author="PR Preview" w:date="2026-01-01T00:00:00Z">
        <w:r>
          <w:delText xml:space="preserve">${\mathord{\smash[b]{\underset{\raise.3ex\hbox{$\scriptstyle\sim$}}{x}}\vphantom{x}}}^{\top} \mathbf{A} \mathord{\smash[b]{\underset{\raise.3ex\hbox{$\scriptstyle\sim$}}{x}}\vphantom{x}} &gt; 0$</w:delText>
        </w:r>
      </w:del>
      <w:del w:id="26648" w:author="PR Preview" w:date="2026-01-01T00:00:00Z">
        <w:r>
          <w:delText xml:space="preserve"> </w:delText>
        </w:r>
      </w:del>
      <w:del w:id="26649" w:author="PR Preview" w:date="2026-01-01T00:00:00Z">
        <w:r>
          <w:delText xml:space="preserve">because</w:delText>
        </w:r>
      </w:del>
      <w:del w:id="26650" w:author="PR Preview" w:date="2026-01-01T00:00:00Z">
        <w:r>
          <w:delText xml:space="preserve"> </w:delText>
        </w:r>
      </w:del>
      <m:oMath>
        <m:r>
          <m:rPr>
            <m:sty m:val="bi"/>
          </m:rPr>
          <m:t>A</m:t>
        </m:r>
      </m:oMath>
      <w:del w:id="26651" w:author="PR Preview" w:date="2026-01-01T00:00:00Z">
        <w:r>
          <w:delText xml:space="preserve"> </w:delText>
        </w:r>
      </w:del>
      <w:del w:id="26652" w:author="PR Preview" w:date="2026-01-01T00:00:00Z">
        <w:r>
          <w:delText xml:space="preserve">is positive definite,</w:delText>
        </w:r>
      </w:del>
      <w:del w:id="26653" w:author="PR Preview" w:date="2026-01-01T00:00:00Z">
        <w:r>
          <w:delText xml:space="preserve"> </w:delText>
        </w:r>
      </w:del>
      <w:del w:id="26654" w:author="PR Preview" w:date="2026-01-01T00:00:00Z">
        <w:r>
          <w:delText xml:space="preserve">which contradicts</w:delText>
        </w:r>
      </w:del>
      <w:del w:id="26655" w:author="PR Preview" w:date="2026-01-01T00:00:00Z">
        <w:r>
          <w:delText xml:space="preserve"> </w:delText>
        </w:r>
      </w:del>
      <w:del w:id="26656" w:author="PR Preview" w:date="2026-01-01T00:00:00Z">
        <w:r>
          <w:delText xml:space="preserve">${\mathord{\smash[b]{\underset{\raise.3ex\hbox{$\scriptstyle\sim$}}{x}}\vphantom{x}}}^{\top} \mathbf{A} \mathord{\smash[b]{\underset{\raise.3ex\hbox{$\scriptstyle\sim$}}{x}}\vphantom{x}} = 0$</w:delText>
        </w:r>
      </w:del>
      <w:del w:id="26657" w:author="PR Preview" w:date="2026-01-01T00:00:00Z">
        <w:r>
          <w:delText xml:space="preserve">.</w:delText>
        </w:r>
      </w:del>
      <w:del w:id="26658" w:author="PR Preview" w:date="2026-01-01T00:00:00Z">
        <w:r>
          <w:delText xml:space="preserve"> </w:delText>
        </w:r>
      </w:del>
      <w:del w:id="26659" w:author="PR Preview" w:date="2026-01-01T00:00:00Z">
        <w:r>
          <w:delText xml:space="preserve">So</w:delText>
        </w:r>
      </w:del>
      <w:del w:id="26660" w:author="PR Preview" w:date="2026-01-01T00:00:00Z">
        <w:r>
          <w:delText xml:space="preserve"> </w:delText>
        </w:r>
      </w:del>
      <w:del w:id="26661" w:author="PR Preview" w:date="2026-01-01T00:00:00Z">
        <w:r>
          <w:delText xml:space="preserve">$\mathord{\smash[b]{\underset{\raise.3ex\hbox{$\scriptstyle\sim$}}{x}}\vphantom{x}}= \mathord{\smash[b]{\underset{\raise.3ex\hbox{$\scriptstyle\sim$}}{0}}\vphantom{0}}_p$</w:delText>
        </w:r>
      </w:del>
      <w:del w:id="26662" w:author="PR Preview" w:date="2026-01-01T00:00:00Z">
        <w:r>
          <w:delText xml:space="preserve">, the null space</w:delText>
        </w:r>
      </w:del>
      <w:del w:id="26663" w:author="PR Preview" w:date="2026-01-01T00:00:00Z">
        <w:r>
          <w:delText xml:space="preserve"> </w:delText>
        </w:r>
      </w:del>
      <m:oMath>
        <m:r>
          <m:rPr>
            <m:scr m:val="script"/>
            <m:sty m:val="p"/>
          </m:rPr>
          <m:t>N</m:t>
        </m:r>
        <m:r>
          <m:rPr>
            <m:sty m:val="p"/>
          </m:rPr>
          <m:t>(</m:t>
        </m:r>
        <m:r>
          <m:rPr>
            <m:sty m:val="bi"/>
          </m:rPr>
          <m:t>A</m:t>
        </m:r>
        <m:r>
          <m:rPr>
            <m:sty m:val="p"/>
          </m:rPr>
          <m:t>)</m:t>
        </m:r>
      </m:oMath>
      <w:del w:id="26664" w:author="PR Preview" w:date="2026-01-01T00:00:00Z">
        <w:r>
          <w:delText xml:space="preserve"> </w:delText>
        </w:r>
      </w:del>
      <w:del w:id="26665" w:author="PR Preview" w:date="2026-01-01T00:00:00Z">
        <w:r>
          <w:delText xml:space="preserve">is</w:delText>
        </w:r>
      </w:del>
      <w:del w:id="26666" w:author="PR Preview" w:date="2026-01-01T00:00:00Z">
        <w:r>
          <w:delText xml:space="preserve"> </w:delText>
        </w:r>
      </w:del>
      <w:del w:id="26667" w:author="PR Preview" w:date="2026-01-01T00:00:00Z">
        <w:r>
          <w:delText xml:space="preserve">$\mathopen{}\left\{\mathord{\smash[b]{\underset{\raise.3ex\hbox{$\scriptstyle\sim$}}{0}}\vphantom{0}}_p\right\}\mathclose{}$</w:delText>
        </w:r>
      </w:del>
      <w:del w:id="26668" w:author="PR Preview" w:date="2026-01-01T00:00:00Z">
        <w:r>
          <w:delText xml:space="preserve">,</w:delText>
        </w:r>
      </w:del>
      <w:del w:id="26669" w:author="PR Preview" w:date="2026-01-01T00:00:00Z">
        <w:r>
          <w:delText xml:space="preserve"> </w:delText>
        </w:r>
      </w:del>
      <w:del w:id="26670" w:author="PR Preview" w:date="2026-01-01T00:00:00Z">
        <w:r>
          <w:delText xml:space="preserve">and</w:delText>
        </w:r>
      </w:del>
      <w:del w:id="26671" w:author="PR Preview" w:date="2026-01-01T00:00:00Z">
        <w:r>
          <w:delText xml:space="preserve"> </w:delText>
        </w:r>
      </w:del>
      <m:oMath>
        <m:r>
          <m:rPr>
            <m:sty m:val="bi"/>
          </m:rPr>
          <m:t>A</m:t>
        </m:r>
      </m:oMath>
      <w:del w:id="26672" w:author="PR Preview" w:date="2026-01-01T00:00:00Z">
        <w:r>
          <w:delText xml:space="preserve"> </w:delText>
        </w:r>
      </w:del>
      <w:del w:id="26673" w:author="PR Preview" w:date="2026-01-01T00:00:00Z">
        <w:r>
          <w:delText xml:space="preserve">is invertible by</w:delText>
        </w:r>
      </w:del>
      <w:del w:id="26674" w:author="PR Preview" w:date="2026-01-01T00:00:00Z">
        <w:r>
          <w:delText xml:space="preserve"> </w:delText>
        </w:r>
      </w:del>
      <w:hyperlink w:anchor="thm-invertible-rank">
        <w:del w:id="26675" w:author="PR Preview" w:date="2026-01-01T00:00:00Z">
          <w:r>
            <w:rPr>
              <w:rStyle w:val="Hyperlink"/>
            </w:rPr>
            <w:delText xml:space="preserve">Theorem 110</w:delText>
          </w:r>
        </w:del>
      </w:hyperlink>
      <w:del w:id="26676" w:author="PR Preview" w:date="2026-01-01T00:00:00Z">
        <w:r>
          <w:delText xml:space="preserve">.</w:delText>
        </w:r>
      </w:del>
    </w:p>
    <w:p>
      <w:pPr>
        <w:pStyle w:val="BodyText"/>
      </w:pPr>
      <w:del w:id="26677" w:author="PR Preview" w:date="2026-01-01T00:00:00Z">
        <w:r>
          <w:rPr>
            <w:b/>
            <w:bCs/>
          </w:rPr>
          <w:delText xml:space="preserve">Example 213 (Positive definite matrices are invertible; the converse fails)</w:delText>
        </w:r>
      </w:del>
      <w:del w:id="266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679" w:author="PR Preview" w:date="2026-01-01T00:00:00Z">
        <w:r>
          <w:delText xml:space="preserve"> </w:delText>
        </w:r>
      </w:del>
      <w:del w:id="26680" w:author="PR Preview" w:date="2026-01-01T00:00:00Z">
        <w:r>
          <w:delText xml:space="preserve">is positive definite, since</w:delText>
        </w:r>
      </w:del>
    </w:p>
    <w:p>
      <w:pPr>
        <w:pStyle w:val="FirstParagraph"/>
      </w:pPr>
      <w:ins w:id="26681" w:author="PR Preview" w:date="2026-01-01T00:00:00Z">
        <w:r>
          <w:t xml:space="preserve">If</w:t>
        </w:r>
      </w:ins>
      <w:ins w:id="26682" w:author="PR Preview" w:date="2026-01-01T00:00:00Z">
        <w:r>
          <w:t xml:space="preserve"> </w:t>
        </w:r>
      </w:ins>
      <w:ins w:id="26683" w:author="PR Preview" w:date="2026-01-01T00:00:00Z">
        <w:r>
          <w:t xml:space="preserve">$\mathord{\smash[b]{\underset{\raise.3ex\hbox{$\scriptstyle\sim$}}{x}}\vphantom{x}}\ne \mathord{\smash[b]{\underset{\raise.3ex\hbox{$\scriptstyle\sim$}}{0}}\vphantom{0}}_p$</w:t>
        </w:r>
      </w:ins>
      <w:ins w:id="26684" w:author="PR Preview" w:date="2026-01-01T00:00:00Z">
        <w:r>
          <w:t xml:space="preserve">, then</w:t>
        </w:r>
      </w:ins>
      <w:ins w:id="26685" w:author="PR Preview" w:date="2026-01-01T00:00:00Z">
        <w:r>
          <w:t xml:space="preserve"> </w:t>
        </w:r>
      </w:ins>
      <w:ins w:id="26686" w:author="PR Preview" w:date="2026-01-01T00:00:00Z">
        <w:r>
          <w:t xml:space="preserve">${\mathord{\smash[b]{\underset{\raise.3ex\hbox{$\scriptstyle\sim$}}{x}}\vphantom{x}}}^{\top} \mathbf{A} \mathord{\smash[b]{\underset{\raise.3ex\hbox{$\scriptstyle\sim$}}{x}}\vphantom{x}} &gt; 0$</w:t>
        </w:r>
      </w:ins>
      <w:ins w:id="26687" w:author="PR Preview" w:date="2026-01-01T00:00:00Z">
        <w:r>
          <w:t xml:space="preserve"> </w:t>
        </w:r>
      </w:ins>
      <w:ins w:id="26688" w:author="PR Preview" w:date="2026-01-01T00:00:00Z">
        <w:r>
          <w:t xml:space="preserve">because</w:t>
        </w:r>
      </w:ins>
      <w:ins w:id="26689" w:author="PR Preview" w:date="2026-01-01T00:00:00Z">
        <w:r>
          <w:t xml:space="preserve"> </w:t>
        </w:r>
      </w:ins>
      <m:oMath>
        <m:r>
          <m:rPr>
            <m:sty m:val="bi"/>
          </m:rPr>
          <m:t>A</m:t>
        </m:r>
      </m:oMath>
      <w:ins w:id="26690" w:author="PR Preview" w:date="2026-01-01T00:00:00Z">
        <w:r>
          <w:t xml:space="preserve"> </w:t>
        </w:r>
      </w:ins>
      <w:ins w:id="26691" w:author="PR Preview" w:date="2026-01-01T00:00:00Z">
        <w:r>
          <w:t xml:space="preserve">is positive definite,</w:t>
        </w:r>
      </w:ins>
      <w:ins w:id="26692" w:author="PR Preview" w:date="2026-01-01T00:00:00Z">
        <w:r>
          <w:t xml:space="preserve"> </w:t>
        </w:r>
      </w:ins>
      <w:ins w:id="26693" w:author="PR Preview" w:date="2026-01-01T00:00:00Z">
        <w:r>
          <w:t xml:space="preserve">which contradicts</w:t>
        </w:r>
      </w:ins>
      <w:ins w:id="26694" w:author="PR Preview" w:date="2026-01-01T00:00:00Z">
        <w:r>
          <w:t xml:space="preserve"> </w:t>
        </w:r>
      </w:ins>
      <w:ins w:id="26695" w:author="PR Preview" w:date="2026-01-01T00:00:00Z">
        <w:r>
          <w:t xml:space="preserve">${\mathord{\smash[b]{\underset{\raise.3ex\hbox{$\scriptstyle\sim$}}{x}}\vphantom{x}}}^{\top} \mathbf{A} \mathord{\smash[b]{\underset{\raise.3ex\hbox{$\scriptstyle\sim$}}{x}}\vphantom{x}} = 0$</w:t>
        </w:r>
      </w:ins>
      <w:ins w:id="26696" w:author="PR Preview" w:date="2026-01-01T00:00:00Z">
        <w:r>
          <w:t xml:space="preserve">.</w:t>
        </w:r>
      </w:ins>
      <w:ins w:id="26697" w:author="PR Preview" w:date="2026-01-01T00:00:00Z">
        <w:r>
          <w:t xml:space="preserve"> </w:t>
        </w:r>
      </w:ins>
      <w:ins w:id="26698" w:author="PR Preview" w:date="2026-01-01T00:00:00Z">
        <w:r>
          <w:t xml:space="preserve">So</w:t>
        </w:r>
      </w:ins>
      <w:ins w:id="26699" w:author="PR Preview" w:date="2026-01-01T00:00:00Z">
        <w:r>
          <w:t xml:space="preserve"> </w:t>
        </w:r>
      </w:ins>
      <w:ins w:id="26700" w:author="PR Preview" w:date="2026-01-01T00:00:00Z">
        <w:r>
          <w:t xml:space="preserve">$\mathord{\smash[b]{\underset{\raise.3ex\hbox{$\scriptstyle\sim$}}{x}}\vphantom{x}}= \mathord{\smash[b]{\underset{\raise.3ex\hbox{$\scriptstyle\sim$}}{0}}\vphantom{0}}_p$</w:t>
        </w:r>
      </w:ins>
      <w:ins w:id="26701" w:author="PR Preview" w:date="2026-01-01T00:00:00Z">
        <w:r>
          <w:t xml:space="preserve">, the null space</w:t>
        </w:r>
      </w:ins>
      <w:ins w:id="26702" w:author="PR Preview" w:date="2026-01-01T00:00:00Z">
        <w:r>
          <w:t xml:space="preserve"> </w:t>
        </w:r>
      </w:ins>
      <m:oMath>
        <m:r>
          <m:rPr>
            <m:scr m:val="script"/>
            <m:sty m:val="p"/>
          </m:rPr>
          <m:t>N</m:t>
        </m:r>
        <m:r>
          <m:rPr>
            <m:sty m:val="p"/>
          </m:rPr>
          <m:t>(</m:t>
        </m:r>
        <m:r>
          <m:rPr>
            <m:sty m:val="bi"/>
          </m:rPr>
          <m:t>A</m:t>
        </m:r>
        <m:r>
          <m:rPr>
            <m:sty m:val="p"/>
          </m:rPr>
          <m:t>)</m:t>
        </m:r>
      </m:oMath>
      <w:ins w:id="26703" w:author="PR Preview" w:date="2026-01-01T00:00:00Z">
        <w:r>
          <w:t xml:space="preserve"> </w:t>
        </w:r>
      </w:ins>
      <w:ins w:id="26704" w:author="PR Preview" w:date="2026-01-01T00:00:00Z">
        <w:r>
          <w:t xml:space="preserve">is</w:t>
        </w:r>
      </w:ins>
      <w:ins w:id="26705" w:author="PR Preview" w:date="2026-01-01T00:00:00Z">
        <w:r>
          <w:t xml:space="preserve"> </w:t>
        </w:r>
      </w:ins>
      <w:ins w:id="26706" w:author="PR Preview" w:date="2026-01-01T00:00:00Z">
        <w:r>
          <w:t xml:space="preserve">$\mathopen{}\left\{\mathord{\smash[b]{\underset{\raise.3ex\hbox{$\scriptstyle\sim$}}{0}}\vphantom{0}}_p\right\}\mathclose{}$</w:t>
        </w:r>
      </w:ins>
      <w:ins w:id="26707" w:author="PR Preview" w:date="2026-01-01T00:00:00Z">
        <w:r>
          <w:t xml:space="preserve">,</w:t>
        </w:r>
      </w:ins>
      <w:ins w:id="26708" w:author="PR Preview" w:date="2026-01-01T00:00:00Z">
        <w:r>
          <w:t xml:space="preserve"> </w:t>
        </w:r>
      </w:ins>
      <w:ins w:id="26709" w:author="PR Preview" w:date="2026-01-01T00:00:00Z">
        <w:r>
          <w:t xml:space="preserve">and</w:t>
        </w:r>
      </w:ins>
      <w:ins w:id="26710" w:author="PR Preview" w:date="2026-01-01T00:00:00Z">
        <w:r>
          <w:t xml:space="preserve"> </w:t>
        </w:r>
      </w:ins>
      <m:oMath>
        <m:r>
          <m:rPr>
            <m:sty m:val="bi"/>
          </m:rPr>
          <m:t>A</m:t>
        </m:r>
      </m:oMath>
      <w:ins w:id="26711" w:author="PR Preview" w:date="2026-01-01T00:00:00Z">
        <w:r>
          <w:t xml:space="preserve"> </w:t>
        </w:r>
      </w:ins>
      <w:ins w:id="26712" w:author="PR Preview" w:date="2026-01-01T00:00:00Z">
        <w:r>
          <w:t xml:space="preserve">is invertible by</w:t>
        </w:r>
      </w:ins>
      <w:ins w:id="26713" w:author="PR Preview" w:date="2026-01-01T00:00:00Z">
        <w:r>
          <w:t xml:space="preserve"> </w:t>
        </w:r>
      </w:ins>
      <w:hyperlink w:anchor="thm-invertible-rank">
        <w:ins w:id="26714" w:author="PR Preview" w:date="2026-01-01T00:00:00Z">
          <w:r>
            <w:rPr>
              <w:rStyle w:val="Hyperlink"/>
            </w:rPr>
            <w:t xml:space="preserve">Theorem 109</w:t>
          </w:r>
        </w:ins>
      </w:hyperlink>
      <w:ins w:id="26715" w:author="PR Preview" w:date="2026-01-01T00:00:00Z">
        <w:r>
          <w:t xml:space="preserve">.</w:t>
        </w:r>
      </w:ins>
    </w:p>
    <w:bookmarkStart w:id="663" w:name="exm-pd-invertible"/>
    <w:p>
      <w:pPr>
        <w:pStyle w:val="BodyText"/>
      </w:pPr>
      <w:ins w:id="26716" w:author="PR Preview" w:date="2026-01-01T00:00:00Z">
        <w:r>
          <w:rPr>
            <w:b/>
            <w:bCs/>
          </w:rPr>
          <w:t xml:space="preserve">Example 212 (Positive definite matrices are invertible; the converse fails)</w:t>
        </w:r>
      </w:ins>
      <w:ins w:id="2671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718" w:author="PR Preview" w:date="2026-01-01T00:00:00Z">
        <w:r>
          <w:t xml:space="preserve"> </w:t>
        </w:r>
      </w:ins>
      <w:ins w:id="26719" w:author="PR Preview" w:date="2026-01-01T00:00:00Z">
        <w:r>
          <w:t xml:space="preserve">is positive definite, since</w:t>
        </w:r>
      </w:ins>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del w:id="26720" w:author="PR Preview" w:date="2026-01-01T00:00:00Z">
        <w:r>
          <w:delText xml:space="preserve">The converse fails.</w:delText>
        </w:r>
      </w:del>
      <w:del w:id="26721"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6722" w:author="PR Preview" w:date="2026-01-01T00:00:00Z">
        <w:r>
          <w:delText xml:space="preserve"> </w:delText>
        </w:r>
      </w:del>
      <w:del w:id="26723" w:author="PR Preview" w:date="2026-01-01T00:00:00Z">
        <w:r>
          <w:delText xml:space="preserve">of</w:delText>
        </w:r>
      </w:del>
      <w:del w:id="26724" w:author="PR Preview" w:date="2026-01-01T00:00:00Z">
        <w:r>
          <w:delText xml:space="preserve"> </w:delText>
        </w:r>
      </w:del>
      <w:hyperlink w:anchor="exm-positive-definite">
        <w:del w:id="26725" w:author="PR Preview" w:date="2026-01-01T00:00:00Z">
          <w:r>
            <w:rPr>
              <w:rStyle w:val="Hyperlink"/>
            </w:rPr>
            <w:delText xml:space="preserve">Example 155</w:delText>
          </w:r>
        </w:del>
      </w:hyperlink>
      <w:del w:id="26726" w:author="PR Preview" w:date="2026-01-01T00:00:00Z">
        <w:r>
          <w:delText xml:space="preserve"> </w:delText>
        </w:r>
      </w:del>
      <w:del w:id="26727" w:author="PR Preview" w:date="2026-01-01T00:00:00Z">
        <w:r>
          <w:delText xml:space="preserve">is not positive definite,</w:delText>
        </w:r>
      </w:del>
      <w:del w:id="26728" w:author="PR Preview" w:date="2026-01-01T00:00:00Z">
        <w:r>
          <w:delText xml:space="preserve"> </w:delText>
        </w:r>
      </w:del>
      <w:del w:id="26729" w:author="PR Preview" w:date="2026-01-01T00:00:00Z">
        <w:r>
          <w:delText xml:space="preserve">yet it is invertible:</w:delText>
        </w:r>
      </w:del>
      <w:del w:id="26730" w:author="PR Preview" w:date="2026-01-01T00:00:00Z">
        <w:r>
          <w:delText xml:space="preserve"> </w:delText>
        </w:r>
      </w:del>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del w:id="26731" w:author="PR Preview" w:date="2026-01-01T00:00:00Z">
        <w:r>
          <w:delText xml:space="preserve">.</w:delText>
        </w:r>
      </w:del>
    </w:p>
    <w:p>
      <w:pPr>
        <w:pStyle w:val="BodyText"/>
      </w:pPr>
      <w:del w:id="26732" w:author="PR Preview" w:date="2026-01-01T00:00:00Z">
        <w:r>
          <w:rPr>
            <w:b/>
            <w:bCs/>
          </w:rPr>
          <w:delText xml:space="preserve">Theorem 122 (Adding a positive multiple of the identity makes a matrix positive definite)</w:delText>
        </w:r>
      </w:del>
      <w:del w:id="26733" w:author="PR Preview" w:date="2026-01-01T00:00:00Z">
        <w:r>
          <w:delText xml:space="preserve"> </w:delText>
        </w:r>
      </w:del>
      <w:del w:id="26734" w:author="PR Preview" w:date="2026-01-01T00:00:00Z">
        <w:r>
          <w:delText xml:space="preserve">Let</w:delText>
        </w:r>
      </w:del>
      <w:del w:id="26735" w:author="PR Preview" w:date="2026-01-01T00:00:00Z">
        <w:r>
          <w:delText xml:space="preserve"> </w:delText>
        </w:r>
      </w:del>
      <m:oMath>
        <m:r>
          <m:rPr>
            <m:sty m:val="bi"/>
          </m:rPr>
          <m:t>A</m:t>
        </m:r>
      </m:oMath>
      <w:del w:id="26736" w:author="PR Preview" w:date="2026-01-01T00:00:00Z">
        <w:r>
          <w:delText xml:space="preserve"> </w:delText>
        </w:r>
      </w:del>
      <w:del w:id="26737" w:author="PR Preview" w:date="2026-01-01T00:00:00Z">
        <w:r>
          <w:delText xml:space="preserve">be a</w:delText>
        </w:r>
      </w:del>
      <w:del w:id="26738" w:author="PR Preview" w:date="2026-01-01T00:00:00Z">
        <w:r>
          <w:delText xml:space="preserve"> </w:delText>
        </w:r>
      </w:del>
      <m:oMath>
        <m:r>
          <m:t>p</m:t>
        </m:r>
        <m:r>
          <m:rPr>
            <m:sty m:val="p"/>
          </m:rPr>
          <m:t>×</m:t>
        </m:r>
        <m:r>
          <m:t>p</m:t>
        </m:r>
      </m:oMath>
      <w:del w:id="26739" w:author="PR Preview" w:date="2026-01-01T00:00:00Z">
        <w:r>
          <w:delText xml:space="preserve"> </w:delText>
        </w:r>
      </w:del>
      <w:del w:id="26740" w:author="PR Preview" w:date="2026-01-01T00:00:00Z">
        <w:r>
          <w:delText xml:space="preserve">positive semidefinite matrix (</w:delText>
        </w:r>
      </w:del>
      <w:hyperlink w:anchor="def-positive-semidefinite">
        <w:del w:id="26741" w:author="PR Preview" w:date="2026-01-01T00:00:00Z">
          <w:r>
            <w:rPr>
              <w:rStyle w:val="Hyperlink"/>
            </w:rPr>
            <w:delText xml:space="preserve">Definition 100</w:delText>
          </w:r>
        </w:del>
      </w:hyperlink>
      <w:del w:id="26742" w:author="PR Preview" w:date="2026-01-01T00:00:00Z">
        <w:r>
          <w:delText xml:space="preserve">)</w:delText>
        </w:r>
      </w:del>
      <w:del w:id="26743" w:author="PR Preview" w:date="2026-01-01T00:00:00Z">
        <w:r>
          <w:delText xml:space="preserve"> </w:delText>
        </w:r>
      </w:del>
      <w:del w:id="26744" w:author="PR Preview" w:date="2026-01-01T00:00:00Z">
        <w:r>
          <w:delText xml:space="preserve">and let</w:delText>
        </w:r>
      </w:del>
      <w:del w:id="26745" w:author="PR Preview" w:date="2026-01-01T00:00:00Z">
        <w:r>
          <w:delText xml:space="preserve"> </w:delText>
        </w:r>
      </w:del>
      <m:oMath>
        <m:r>
          <m:t>α</m:t>
        </m:r>
        <m:r>
          <m:rPr>
            <m:sty m:val="p"/>
          </m:rPr>
          <m:t>&gt;</m:t>
        </m:r>
        <m:r>
          <m:t>0</m:t>
        </m:r>
      </m:oMath>
      <w:del w:id="26746" w:author="PR Preview" w:date="2026-01-01T00:00:00Z">
        <w:r>
          <w:delText xml:space="preserve">.</w:delText>
        </w:r>
      </w:del>
      <w:del w:id="26747" w:author="PR Preview" w:date="2026-01-01T00:00:00Z">
        <w:r>
          <w:delText xml:space="preserve"> </w:delText>
        </w:r>
      </w:del>
      <w:del w:id="26748" w:author="PR Preview" w:date="2026-01-01T00:00:00Z">
        <w:r>
          <w:delText xml:space="preserve">Then</w:delText>
        </w:r>
      </w:del>
      <w:del w:id="26749" w:author="PR Preview" w:date="2026-01-01T00:00:00Z">
        <w:r>
          <w:delText xml:space="preserve"> </w:delText>
        </w:r>
      </w:del>
      <m:oMath>
        <m:r>
          <m:rPr>
            <m:sty m:val="bi"/>
          </m:rPr>
          <m:t>A</m:t>
        </m:r>
        <m:r>
          <m:rPr>
            <m:sty m:val="p"/>
          </m:rPr>
          <m:t>+</m:t>
        </m:r>
        <m:r>
          <m:t>α</m:t>
        </m:r>
        <m:sSub>
          <m:e>
            <m:r>
              <m:rPr>
                <m:sty m:val="bi"/>
              </m:rPr>
              <m:t>I</m:t>
            </m:r>
          </m:e>
          <m:sub>
            <m:r>
              <m:t>p</m:t>
            </m:r>
          </m:sub>
        </m:sSub>
      </m:oMath>
      <w:del w:id="26750" w:author="PR Preview" w:date="2026-01-01T00:00:00Z">
        <w:r>
          <w:delText xml:space="preserve"> </w:delText>
        </w:r>
      </w:del>
      <w:del w:id="26751" w:author="PR Preview" w:date="2026-01-01T00:00:00Z">
        <w:r>
          <w:delText xml:space="preserve">is positive definite (</w:delText>
        </w:r>
      </w:del>
      <w:hyperlink w:anchor="def-positive-definite">
        <w:del w:id="26752" w:author="PR Preview" w:date="2026-01-01T00:00:00Z">
          <w:r>
            <w:rPr>
              <w:rStyle w:val="Hyperlink"/>
            </w:rPr>
            <w:delText xml:space="preserve">Definition 101</w:delText>
          </w:r>
        </w:del>
      </w:hyperlink>
      <w:del w:id="26753" w:author="PR Preview" w:date="2026-01-01T00:00:00Z">
        <w:r>
          <w:delText xml:space="preserve">),</w:delText>
        </w:r>
      </w:del>
      <w:del w:id="26754" w:author="PR Preview" w:date="2026-01-01T00:00:00Z">
        <w:r>
          <w:delText xml:space="preserve"> </w:delText>
        </w:r>
      </w:del>
      <w:del w:id="26755" w:author="PR Preview" w:date="2026-01-01T00:00:00Z">
        <w:r>
          <w:delText xml:space="preserve">so it is invertible (</w:delText>
        </w:r>
      </w:del>
      <w:hyperlink w:anchor="thm-pd-invertible">
        <w:del w:id="26756" w:author="PR Preview" w:date="2026-01-01T00:00:00Z">
          <w:r>
            <w:rPr>
              <w:rStyle w:val="Hyperlink"/>
            </w:rPr>
            <w:delText xml:space="preserve">Theorem 121</w:delText>
          </w:r>
        </w:del>
      </w:hyperlink>
      <w:del w:id="26757" w:author="PR Preview" w:date="2026-01-01T00:00:00Z">
        <w:r>
          <w:delText xml:space="preserve">).</w:delText>
        </w:r>
      </w:del>
    </w:p>
    <w:p>
      <w:pPr>
        <w:pStyle w:val="BodyText"/>
      </w:pPr>
      <w:del w:id="26758" w:author="PR Preview" w:date="2026-01-01T00:00:00Z">
        <w:r>
          <w:rPr>
            <w:i/>
            <w:iCs/>
          </w:rPr>
          <w:delText xml:space="preserve">Proof</w:delText>
        </w:r>
      </w:del>
      <w:del w:id="26759" w:author="PR Preview" w:date="2026-01-01T00:00:00Z">
        <w:r>
          <w:delText xml:space="preserve">. </w:delText>
        </w:r>
      </w:del>
      <m:oMath>
        <m:r>
          <m:rPr>
            <m:sty m:val="bi"/>
          </m:rPr>
          <m:t>A</m:t>
        </m:r>
        <m:r>
          <m:rPr>
            <m:sty m:val="p"/>
          </m:rPr>
          <m:t>+</m:t>
        </m:r>
        <m:r>
          <m:t>α</m:t>
        </m:r>
        <m:sSub>
          <m:e>
            <m:r>
              <m:rPr>
                <m:sty m:val="bi"/>
              </m:rPr>
              <m:t>I</m:t>
            </m:r>
          </m:e>
          <m:sub>
            <m:r>
              <m:t>p</m:t>
            </m:r>
          </m:sub>
        </m:sSub>
      </m:oMath>
      <w:del w:id="26760" w:author="PR Preview" w:date="2026-01-01T00:00:00Z">
        <w:r>
          <w:delText xml:space="preserve"> </w:delText>
        </w:r>
      </w:del>
      <w:del w:id="26761" w:author="PR Preview" w:date="2026-01-01T00:00:00Z">
        <w:r>
          <w:delText xml:space="preserve">is symmetric:</w:delText>
        </w:r>
      </w:del>
      <w:del w:id="26762" w:author="PR Preview" w:date="2026-01-01T00:00:00Z">
        <w:r>
          <w:delText xml:space="preserve"> </w:delText>
        </w:r>
      </w:del>
      <w:del w:id="26763" w:author="PR Preview" w:date="2026-01-01T00:00:00Z">
        <w:r>
          <w:delText xml:space="preserve">its transpose is</w:delText>
        </w:r>
      </w:del>
      <w:del w:id="26764" w:author="PR Preview" w:date="2026-01-01T00:00:00Z">
        <w:r>
          <w:delText xml:space="preserve"> </w:delText>
        </w:r>
      </w:del>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del w:id="26765" w:author="PR Preview" w:date="2026-01-01T00:00:00Z">
        <w:r>
          <w:delText xml:space="preserve"> </w:delText>
        </w:r>
      </w:del>
      <w:del w:id="26766" w:author="PR Preview" w:date="2026-01-01T00:00:00Z">
        <w:r>
          <w:delText xml:space="preserve">(</w:delText>
        </w:r>
      </w:del>
      <w:hyperlink w:anchor="thm-transpose-sum">
        <w:del w:id="26767" w:author="PR Preview" w:date="2026-01-01T00:00:00Z">
          <w:r>
            <w:rPr>
              <w:rStyle w:val="Hyperlink"/>
            </w:rPr>
            <w:delText xml:space="preserve">Theorem 19</w:delText>
          </w:r>
        </w:del>
      </w:hyperlink>
      <w:del w:id="26768" w:author="PR Preview" w:date="2026-01-01T00:00:00Z">
        <w:r>
          <w:delText xml:space="preserve">,</w:delText>
        </w:r>
      </w:del>
      <w:del w:id="26769" w:author="PR Preview" w:date="2026-01-01T00:00:00Z">
        <w:r>
          <w:delText xml:space="preserve"> </w:delText>
        </w:r>
      </w:del>
      <w:hyperlink w:anchor="def-scalar-mult">
        <w:del w:id="26770" w:author="PR Preview" w:date="2026-01-01T00:00:00Z">
          <w:r>
            <w:rPr>
              <w:rStyle w:val="Hyperlink"/>
            </w:rPr>
            <w:delText xml:space="preserve">Definition 25</w:delText>
          </w:r>
        </w:del>
      </w:hyperlink>
      <w:del w:id="26771" w:author="PR Preview" w:date="2026-01-01T00:00:00Z">
        <w:r>
          <w:delText xml:space="preserve">,</w:delText>
        </w:r>
      </w:del>
      <w:del w:id="26772" w:author="PR Preview" w:date="2026-01-01T00:00:00Z">
        <w:r>
          <w:delText xml:space="preserve"> </w:delText>
        </w:r>
      </w:del>
      <w:hyperlink w:anchor="def-matrix-transpose">
        <w:del w:id="26773" w:author="PR Preview" w:date="2026-01-01T00:00:00Z">
          <w:r>
            <w:rPr>
              <w:rStyle w:val="Hyperlink"/>
            </w:rPr>
            <w:delText xml:space="preserve">Definition 22</w:delText>
          </w:r>
        </w:del>
      </w:hyperlink>
      <w:del w:id="26774" w:author="PR Preview" w:date="2026-01-01T00:00:00Z">
        <w:r>
          <w:delText xml:space="preserve">).</w:delText>
        </w:r>
      </w:del>
      <w:del w:id="26775" w:author="PR Preview" w:date="2026-01-01T00:00:00Z">
        <w:r>
          <w:delText xml:space="preserve"> </w:delText>
        </w:r>
      </w:del>
      <w:del w:id="26776" w:author="PR Preview" w:date="2026-01-01T00:00:00Z">
        <w:r>
          <w:delText xml:space="preserve">For</w:delText>
        </w:r>
      </w:del>
      <w:del w:id="26777" w:author="PR Preview" w:date="2026-01-01T00:00:00Z">
        <w:r>
          <w:delText xml:space="preserve"> </w:delText>
        </w:r>
      </w:del>
      <w:del w:id="26778" w:author="PR Preview" w:date="2026-01-01T00:00:00Z">
        <w:r>
          <w:delText xml:space="preserve">$\mathord{\smash[b]{\underset{\raise.3ex\hbox{$\scriptstyle\sim$}}{x}}\vphantom{x}}\ne \mathord{\smash[b]{\underset{\raise.3ex\hbox{$\scriptstyle\sim$}}{0}}\vphantom{0}}_p$</w:delText>
        </w:r>
      </w:del>
      <w:del w:id="26779" w:author="PR Preview" w:date="2026-01-01T00:00:00Z">
        <w:r>
          <w:delText xml:space="preserve">,</w:delText>
        </w:r>
      </w:del>
    </w:p>
    <w:p>
      <w:pPr>
        <w:pStyle w:val="BodyText"/>
      </w:pPr>
      <w:del w:id="26780" w:author="PR Preview" w:date="2026-01-01T00:00:00Z">
        <w:r>
          <w:delTex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delText>
        </w:r>
      </w:del>
    </w:p>
    <w:p>
      <w:pPr>
        <w:pStyle w:val="FirstParagraph"/>
      </w:pPr>
      <w:del w:id="26781" w:author="PR Preview" w:date="2026-01-01T00:00:00Z">
        <w:r>
          <w:rPr>
            <w:b/>
            <w:bCs/>
          </w:rPr>
          <w:delText xml:space="preserve">Example 214 (Repairing a singular matrix)</w:delText>
        </w:r>
      </w:del>
      <w:del w:id="26782"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6783" w:author="PR Preview" w:date="2026-01-01T00:00:00Z">
        <w:r>
          <w:delText xml:space="preserve"> </w:delText>
        </w:r>
      </w:del>
      <w:del w:id="26784" w:author="PR Preview" w:date="2026-01-01T00:00:00Z">
        <w:r>
          <w:delText xml:space="preserve">of</w:delText>
        </w:r>
      </w:del>
      <w:del w:id="26785" w:author="PR Preview" w:date="2026-01-01T00:00:00Z">
        <w:r>
          <w:delText xml:space="preserve"> </w:delText>
        </w:r>
      </w:del>
      <w:hyperlink w:anchor="exm-positive-semidefinite">
        <w:del w:id="26786" w:author="PR Preview" w:date="2026-01-01T00:00:00Z">
          <w:r>
            <w:rPr>
              <w:rStyle w:val="Hyperlink"/>
            </w:rPr>
            <w:delText xml:space="preserve">Example 154</w:delText>
          </w:r>
        </w:del>
      </w:hyperlink>
      <w:del w:id="26787" w:author="PR Preview" w:date="2026-01-01T00:00:00Z">
        <w:r>
          <w:delText xml:space="preserve"> </w:delText>
        </w:r>
      </w:del>
      <w:del w:id="26788" w:author="PR Preview" w:date="2026-01-01T00:00:00Z">
        <w:r>
          <w:delText xml:space="preserve">is positive semidefinite and singular:</w:delText>
        </w:r>
      </w:del>
      <w:del w:id="26789" w:author="PR Preview" w:date="2026-01-01T00:00:00Z">
        <w:r>
          <w:delText xml:space="preserve"> </w:delText>
        </w:r>
      </w:del>
      <w:del w:id="26790" w:author="PR Preview" w:date="2026-01-01T00:00:00Z">
        <w:r>
          <w:delText xml:space="preserve">$\mathbf{B} (1, -1) = \mathord{\smash[b]{\underset{\raise.3ex\hbox{$\scriptstyle\sim$}}{0}}\vphantom{0}}_2$</w:delText>
        </w:r>
      </w:del>
      <w:del w:id="26791" w:author="PR Preview" w:date="2026-01-01T00:00:00Z">
        <w:r>
          <w:delText xml:space="preserve">.</w:delText>
        </w:r>
      </w:del>
      <w:del w:id="26792" w:author="PR Preview" w:date="2026-01-01T00:00:00Z">
        <w:r>
          <w:delText xml:space="preserve"> </w:delText>
        </w:r>
      </w:del>
      <w:del w:id="26793" w:author="PR Preview" w:date="2026-01-01T00:00:00Z">
        <w:r>
          <w:delText xml:space="preserve">With</w:delText>
        </w:r>
      </w:del>
      <w:del w:id="26794" w:author="PR Preview" w:date="2026-01-01T00:00:00Z">
        <w:r>
          <w:delText xml:space="preserve"> </w:delText>
        </w:r>
      </w:del>
      <m:oMath>
        <m:r>
          <m:t>α</m:t>
        </m:r>
        <m:r>
          <m:rPr>
            <m:sty m:val="p"/>
          </m:rPr>
          <m:t>=</m:t>
        </m:r>
        <m:r>
          <m:t>1</m:t>
        </m:r>
      </m:oMath>
      <w:del w:id="26795" w:author="PR Preview" w:date="2026-01-01T00:00:00Z">
        <w:r>
          <w:delText xml:space="preserve">,</w:delText>
        </w:r>
      </w:del>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26796" w:author="PR Preview" w:date="2026-01-01T00:00:00Z">
        <w:r>
          <w:delText xml:space="preserve">which is positive definite and invertible by</w:delText>
        </w:r>
      </w:del>
      <w:del w:id="26797" w:author="PR Preview" w:date="2026-01-01T00:00:00Z">
        <w:r>
          <w:delText xml:space="preserve"> </w:delText>
        </w:r>
      </w:del>
      <w:hyperlink w:anchor="exm-pd-invertible">
        <w:del w:id="26798" w:author="PR Preview" w:date="2026-01-01T00:00:00Z">
          <w:r>
            <w:rPr>
              <w:rStyle w:val="Hyperlink"/>
            </w:rPr>
            <w:delText xml:space="preserve">Example 213</w:delText>
          </w:r>
        </w:del>
      </w:hyperlink>
      <w:del w:id="26799" w:author="PR Preview" w:date="2026-01-01T00:00:00Z">
        <w:r>
          <w:delText xml:space="preserve">.</w:delText>
        </w:r>
      </w:del>
    </w:p>
    <w:p>
      <w:pPr>
        <w:pStyle w:val="BodyText"/>
      </w:pPr>
      <w:ins w:id="26800" w:author="PR Preview" w:date="2026-01-01T00:00:00Z">
        <w:r>
          <w:t xml:space="preserve">The converse fails.</w:t>
        </w:r>
      </w:ins>
      <w:ins w:id="26801"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6802" w:author="PR Preview" w:date="2026-01-01T00:00:00Z">
        <w:r>
          <w:t xml:space="preserve"> </w:t>
        </w:r>
      </w:ins>
      <w:ins w:id="26803" w:author="PR Preview" w:date="2026-01-01T00:00:00Z">
        <w:r>
          <w:t xml:space="preserve">of</w:t>
        </w:r>
      </w:ins>
      <w:ins w:id="26804" w:author="PR Preview" w:date="2026-01-01T00:00:00Z">
        <w:r>
          <w:t xml:space="preserve"> </w:t>
        </w:r>
      </w:ins>
      <w:hyperlink w:anchor="exm-positive-definite">
        <w:ins w:id="26805" w:author="PR Preview" w:date="2026-01-01T00:00:00Z">
          <w:r>
            <w:rPr>
              <w:rStyle w:val="Hyperlink"/>
            </w:rPr>
            <w:t xml:space="preserve">Example 154</w:t>
          </w:r>
        </w:ins>
      </w:hyperlink>
      <w:ins w:id="26806" w:author="PR Preview" w:date="2026-01-01T00:00:00Z">
        <w:r>
          <w:t xml:space="preserve"> </w:t>
        </w:r>
      </w:ins>
      <w:ins w:id="26807" w:author="PR Preview" w:date="2026-01-01T00:00:00Z">
        <w:r>
          <w:t xml:space="preserve">is not positive definite,</w:t>
        </w:r>
      </w:ins>
      <w:ins w:id="26808" w:author="PR Preview" w:date="2026-01-01T00:00:00Z">
        <w:r>
          <w:t xml:space="preserve"> </w:t>
        </w:r>
      </w:ins>
      <w:ins w:id="26809" w:author="PR Preview" w:date="2026-01-01T00:00:00Z">
        <w:r>
          <w:t xml:space="preserve">yet it is invertible:</w:t>
        </w:r>
      </w:ins>
      <w:ins w:id="26810" w:author="PR Preview" w:date="2026-01-01T00:00:00Z">
        <w:r>
          <w:t xml:space="preserve"> </w:t>
        </w:r>
      </w:ins>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ins w:id="26811" w:author="PR Preview" w:date="2026-01-01T00:00:00Z">
        <w:r>
          <w:t xml:space="preserve">.</w:t>
        </w:r>
      </w:ins>
    </w:p>
    <w:bookmarkEnd w:id="663"/>
    <w:bookmarkStart w:id="664" w:name="thm-psd-plus-multiple-identity"/>
    <w:p>
      <w:pPr>
        <w:pStyle w:val="BodyText"/>
      </w:pPr>
      <w:ins w:id="26812" w:author="PR Preview" w:date="2026-01-01T00:00:00Z">
        <w:r>
          <w:rPr>
            <w:b/>
            <w:bCs/>
          </w:rPr>
          <w:t xml:space="preserve">Theorem 121 (Adding a positive multiple of the identity makes a matrix positive definite)</w:t>
        </w:r>
      </w:ins>
      <w:ins w:id="26813" w:author="PR Preview" w:date="2026-01-01T00:00:00Z">
        <w:r>
          <w:t xml:space="preserve"> </w:t>
        </w:r>
      </w:ins>
      <w:ins w:id="26814" w:author="PR Preview" w:date="2026-01-01T00:00:00Z">
        <w:r>
          <w:t xml:space="preserve">Let</w:t>
        </w:r>
      </w:ins>
      <w:ins w:id="26815" w:author="PR Preview" w:date="2026-01-01T00:00:00Z">
        <w:r>
          <w:t xml:space="preserve"> </w:t>
        </w:r>
      </w:ins>
      <m:oMath>
        <m:r>
          <m:rPr>
            <m:sty m:val="bi"/>
          </m:rPr>
          <m:t>A</m:t>
        </m:r>
      </m:oMath>
      <w:ins w:id="26816" w:author="PR Preview" w:date="2026-01-01T00:00:00Z">
        <w:r>
          <w:t xml:space="preserve"> </w:t>
        </w:r>
      </w:ins>
      <w:ins w:id="26817" w:author="PR Preview" w:date="2026-01-01T00:00:00Z">
        <w:r>
          <w:t xml:space="preserve">be a</w:t>
        </w:r>
      </w:ins>
      <w:ins w:id="26818" w:author="PR Preview" w:date="2026-01-01T00:00:00Z">
        <w:r>
          <w:t xml:space="preserve"> </w:t>
        </w:r>
      </w:ins>
      <m:oMath>
        <m:r>
          <m:t>p</m:t>
        </m:r>
        <m:r>
          <m:rPr>
            <m:sty m:val="p"/>
          </m:rPr>
          <m:t>×</m:t>
        </m:r>
        <m:r>
          <m:t>p</m:t>
        </m:r>
      </m:oMath>
      <w:ins w:id="26819" w:author="PR Preview" w:date="2026-01-01T00:00:00Z">
        <w:r>
          <w:t xml:space="preserve"> </w:t>
        </w:r>
      </w:ins>
      <w:ins w:id="26820" w:author="PR Preview" w:date="2026-01-01T00:00:00Z">
        <w:r>
          <w:t xml:space="preserve">positive semidefinite matrix (</w:t>
        </w:r>
      </w:ins>
      <w:hyperlink w:anchor="def-positive-semidefinite">
        <w:ins w:id="26821" w:author="PR Preview" w:date="2026-01-01T00:00:00Z">
          <w:r>
            <w:rPr>
              <w:rStyle w:val="Hyperlink"/>
            </w:rPr>
            <w:t xml:space="preserve">Definition 100</w:t>
          </w:r>
        </w:ins>
      </w:hyperlink>
      <w:ins w:id="26822" w:author="PR Preview" w:date="2026-01-01T00:00:00Z">
        <w:r>
          <w:t xml:space="preserve">)</w:t>
        </w:r>
      </w:ins>
      <w:ins w:id="26823" w:author="PR Preview" w:date="2026-01-01T00:00:00Z">
        <w:r>
          <w:t xml:space="preserve"> </w:t>
        </w:r>
      </w:ins>
      <w:ins w:id="26824" w:author="PR Preview" w:date="2026-01-01T00:00:00Z">
        <w:r>
          <w:t xml:space="preserve">and let</w:t>
        </w:r>
      </w:ins>
      <w:ins w:id="26825" w:author="PR Preview" w:date="2026-01-01T00:00:00Z">
        <w:r>
          <w:t xml:space="preserve"> </w:t>
        </w:r>
      </w:ins>
      <m:oMath>
        <m:r>
          <m:t>α</m:t>
        </m:r>
        <m:r>
          <m:rPr>
            <m:sty m:val="p"/>
          </m:rPr>
          <m:t>&gt;</m:t>
        </m:r>
        <m:r>
          <m:t>0</m:t>
        </m:r>
      </m:oMath>
      <w:ins w:id="26826" w:author="PR Preview" w:date="2026-01-01T00:00:00Z">
        <w:r>
          <w:t xml:space="preserve">.</w:t>
        </w:r>
      </w:ins>
      <w:ins w:id="26827" w:author="PR Preview" w:date="2026-01-01T00:00:00Z">
        <w:r>
          <w:t xml:space="preserve"> </w:t>
        </w:r>
      </w:ins>
      <w:ins w:id="26828" w:author="PR Preview" w:date="2026-01-01T00:00:00Z">
        <w:r>
          <w:t xml:space="preserve">Then</w:t>
        </w:r>
      </w:ins>
      <w:ins w:id="26829" w:author="PR Preview" w:date="2026-01-01T00:00:00Z">
        <w:r>
          <w:t xml:space="preserve"> </w:t>
        </w:r>
      </w:ins>
      <m:oMath>
        <m:r>
          <m:rPr>
            <m:sty m:val="bi"/>
          </m:rPr>
          <m:t>A</m:t>
        </m:r>
        <m:r>
          <m:rPr>
            <m:sty m:val="p"/>
          </m:rPr>
          <m:t>+</m:t>
        </m:r>
        <m:r>
          <m:t>α</m:t>
        </m:r>
        <m:sSub>
          <m:e>
            <m:r>
              <m:rPr>
                <m:sty m:val="bi"/>
              </m:rPr>
              <m:t>I</m:t>
            </m:r>
          </m:e>
          <m:sub>
            <m:r>
              <m:t>p</m:t>
            </m:r>
          </m:sub>
        </m:sSub>
      </m:oMath>
      <w:ins w:id="26830" w:author="PR Preview" w:date="2026-01-01T00:00:00Z">
        <w:r>
          <w:t xml:space="preserve"> </w:t>
        </w:r>
      </w:ins>
      <w:ins w:id="26831" w:author="PR Preview" w:date="2026-01-01T00:00:00Z">
        <w:r>
          <w:t xml:space="preserve">is positive definite (</w:t>
        </w:r>
      </w:ins>
      <w:hyperlink w:anchor="def-positive-definite">
        <w:ins w:id="26832" w:author="PR Preview" w:date="2026-01-01T00:00:00Z">
          <w:r>
            <w:rPr>
              <w:rStyle w:val="Hyperlink"/>
            </w:rPr>
            <w:t xml:space="preserve">Definition 101</w:t>
          </w:r>
        </w:ins>
      </w:hyperlink>
      <w:ins w:id="26833" w:author="PR Preview" w:date="2026-01-01T00:00:00Z">
        <w:r>
          <w:t xml:space="preserve">),</w:t>
        </w:r>
      </w:ins>
      <w:ins w:id="26834" w:author="PR Preview" w:date="2026-01-01T00:00:00Z">
        <w:r>
          <w:t xml:space="preserve"> </w:t>
        </w:r>
      </w:ins>
      <w:ins w:id="26835" w:author="PR Preview" w:date="2026-01-01T00:00:00Z">
        <w:r>
          <w:t xml:space="preserve">so it is invertible (</w:t>
        </w:r>
      </w:ins>
      <w:hyperlink w:anchor="thm-pd-invertible">
        <w:ins w:id="26836" w:author="PR Preview" w:date="2026-01-01T00:00:00Z">
          <w:r>
            <w:rPr>
              <w:rStyle w:val="Hyperlink"/>
            </w:rPr>
            <w:t xml:space="preserve">Theorem 120</w:t>
          </w:r>
        </w:ins>
      </w:hyperlink>
      <w:ins w:id="26837" w:author="PR Preview" w:date="2026-01-01T00:00:00Z">
        <w:r>
          <w:t xml:space="preserve">).</w:t>
        </w:r>
      </w:ins>
    </w:p>
    <w:bookmarkEnd w:id="664"/>
    <w:p>
      <w:pPr>
        <w:pStyle w:val="BodyText"/>
      </w:pPr>
      <w:ins w:id="26838" w:author="PR Preview" w:date="2026-01-01T00:00:00Z">
        <w:r>
          <w:rPr>
            <w:i/>
            <w:iCs/>
          </w:rPr>
          <w:t xml:space="preserve">Proof</w:t>
        </w:r>
      </w:ins>
      <w:ins w:id="26839" w:author="PR Preview" w:date="2026-01-01T00:00:00Z">
        <w:r>
          <w:t xml:space="preserve">. </w:t>
        </w:r>
      </w:ins>
      <m:oMath>
        <m:r>
          <m:rPr>
            <m:sty m:val="bi"/>
          </m:rPr>
          <m:t>A</m:t>
        </m:r>
        <m:r>
          <m:rPr>
            <m:sty m:val="p"/>
          </m:rPr>
          <m:t>+</m:t>
        </m:r>
        <m:r>
          <m:t>α</m:t>
        </m:r>
        <m:sSub>
          <m:e>
            <m:r>
              <m:rPr>
                <m:sty m:val="bi"/>
              </m:rPr>
              <m:t>I</m:t>
            </m:r>
          </m:e>
          <m:sub>
            <m:r>
              <m:t>p</m:t>
            </m:r>
          </m:sub>
        </m:sSub>
      </m:oMath>
      <w:ins w:id="26840" w:author="PR Preview" w:date="2026-01-01T00:00:00Z">
        <w:r>
          <w:t xml:space="preserve"> </w:t>
        </w:r>
      </w:ins>
      <w:ins w:id="26841" w:author="PR Preview" w:date="2026-01-01T00:00:00Z">
        <w:r>
          <w:t xml:space="preserve">is symmetric:</w:t>
        </w:r>
      </w:ins>
      <w:ins w:id="26842" w:author="PR Preview" w:date="2026-01-01T00:00:00Z">
        <w:r>
          <w:t xml:space="preserve"> </w:t>
        </w:r>
      </w:ins>
      <w:ins w:id="26843" w:author="PR Preview" w:date="2026-01-01T00:00:00Z">
        <w:r>
          <w:t xml:space="preserve">its transpose is</w:t>
        </w:r>
      </w:ins>
      <w:ins w:id="26844" w:author="PR Preview" w:date="2026-01-01T00:00:00Z">
        <w:r>
          <w:t xml:space="preserve"> </w:t>
        </w:r>
      </w:ins>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ins w:id="26845" w:author="PR Preview" w:date="2026-01-01T00:00:00Z">
        <w:r>
          <w:t xml:space="preserve"> </w:t>
        </w:r>
      </w:ins>
      <w:ins w:id="26846" w:author="PR Preview" w:date="2026-01-01T00:00:00Z">
        <w:r>
          <w:t xml:space="preserve">(</w:t>
        </w:r>
      </w:ins>
      <w:hyperlink w:anchor="thm-transpose-sum">
        <w:ins w:id="26847" w:author="PR Preview" w:date="2026-01-01T00:00:00Z">
          <w:r>
            <w:rPr>
              <w:rStyle w:val="Hyperlink"/>
            </w:rPr>
            <w:t xml:space="preserve">Theorem 18</w:t>
          </w:r>
        </w:ins>
      </w:hyperlink>
      <w:ins w:id="26848" w:author="PR Preview" w:date="2026-01-01T00:00:00Z">
        <w:r>
          <w:t xml:space="preserve">,</w:t>
        </w:r>
      </w:ins>
      <w:ins w:id="26849" w:author="PR Preview" w:date="2026-01-01T00:00:00Z">
        <w:r>
          <w:t xml:space="preserve"> </w:t>
        </w:r>
      </w:ins>
      <w:hyperlink w:anchor="def-scalar-mult">
        <w:ins w:id="26850" w:author="PR Preview" w:date="2026-01-01T00:00:00Z">
          <w:r>
            <w:rPr>
              <w:rStyle w:val="Hyperlink"/>
            </w:rPr>
            <w:t xml:space="preserve">Definition 25</w:t>
          </w:r>
        </w:ins>
      </w:hyperlink>
      <w:ins w:id="26851" w:author="PR Preview" w:date="2026-01-01T00:00:00Z">
        <w:r>
          <w:t xml:space="preserve">,</w:t>
        </w:r>
      </w:ins>
      <w:ins w:id="26852" w:author="PR Preview" w:date="2026-01-01T00:00:00Z">
        <w:r>
          <w:t xml:space="preserve"> </w:t>
        </w:r>
      </w:ins>
      <w:hyperlink w:anchor="def-matrix-transpose">
        <w:ins w:id="26853" w:author="PR Preview" w:date="2026-01-01T00:00:00Z">
          <w:r>
            <w:rPr>
              <w:rStyle w:val="Hyperlink"/>
            </w:rPr>
            <w:t xml:space="preserve">Definition 22</w:t>
          </w:r>
        </w:ins>
      </w:hyperlink>
      <w:ins w:id="26854" w:author="PR Preview" w:date="2026-01-01T00:00:00Z">
        <w:r>
          <w:t xml:space="preserve">).</w:t>
        </w:r>
      </w:ins>
      <w:ins w:id="26855" w:author="PR Preview" w:date="2026-01-01T00:00:00Z">
        <w:r>
          <w:t xml:space="preserve"> </w:t>
        </w:r>
      </w:ins>
      <w:ins w:id="26856" w:author="PR Preview" w:date="2026-01-01T00:00:00Z">
        <w:r>
          <w:t xml:space="preserve">For</w:t>
        </w:r>
      </w:ins>
      <w:ins w:id="26857" w:author="PR Preview" w:date="2026-01-01T00:00:00Z">
        <w:r>
          <w:t xml:space="preserve"> </w:t>
        </w:r>
      </w:ins>
      <w:ins w:id="26858" w:author="PR Preview" w:date="2026-01-01T00:00:00Z">
        <w:r>
          <w:t xml:space="preserve">$\mathord{\smash[b]{\underset{\raise.3ex\hbox{$\scriptstyle\sim$}}{x}}\vphantom{x}}\ne \mathord{\smash[b]{\underset{\raise.3ex\hbox{$\scriptstyle\sim$}}{0}}\vphantom{0}}_p$</w:t>
        </w:r>
      </w:ins>
      <w:ins w:id="26859" w:author="PR Preview" w:date="2026-01-01T00:00:00Z">
        <w:r>
          <w:t xml:space="preserve">,</w:t>
        </w:r>
      </w:ins>
    </w:p>
    <w:p>
      <w:pPr>
        <w:pStyle w:val="BodyText"/>
      </w:pPr>
      <w:ins w:id="26860" w:author="PR Preview" w:date="2026-01-01T00:00:00Z">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ins>
    </w:p>
    <w:bookmarkStart w:id="665" w:name="exm-psd-plus-multiple-identity"/>
    <w:p>
      <w:pPr>
        <w:pStyle w:val="FirstParagraph"/>
      </w:pPr>
      <w:ins w:id="26861" w:author="PR Preview" w:date="2026-01-01T00:00:00Z">
        <w:r>
          <w:rPr>
            <w:b/>
            <w:bCs/>
          </w:rPr>
          <w:t xml:space="preserve">Example 213 (Repairing a singular matrix)</w:t>
        </w:r>
      </w:ins>
      <w:ins w:id="2686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6863" w:author="PR Preview" w:date="2026-01-01T00:00:00Z">
        <w:r>
          <w:t xml:space="preserve"> </w:t>
        </w:r>
      </w:ins>
      <w:ins w:id="26864" w:author="PR Preview" w:date="2026-01-01T00:00:00Z">
        <w:r>
          <w:t xml:space="preserve">of</w:t>
        </w:r>
      </w:ins>
      <w:ins w:id="26865" w:author="PR Preview" w:date="2026-01-01T00:00:00Z">
        <w:r>
          <w:t xml:space="preserve"> </w:t>
        </w:r>
      </w:ins>
      <w:hyperlink w:anchor="exm-positive-semidefinite">
        <w:ins w:id="26866" w:author="PR Preview" w:date="2026-01-01T00:00:00Z">
          <w:r>
            <w:rPr>
              <w:rStyle w:val="Hyperlink"/>
            </w:rPr>
            <w:t xml:space="preserve">Example 153</w:t>
          </w:r>
        </w:ins>
      </w:hyperlink>
      <w:ins w:id="26867" w:author="PR Preview" w:date="2026-01-01T00:00:00Z">
        <w:r>
          <w:t xml:space="preserve"> </w:t>
        </w:r>
      </w:ins>
      <w:ins w:id="26868" w:author="PR Preview" w:date="2026-01-01T00:00:00Z">
        <w:r>
          <w:t xml:space="preserve">is positive semidefinite and singular:</w:t>
        </w:r>
      </w:ins>
      <w:ins w:id="26869" w:author="PR Preview" w:date="2026-01-01T00:00:00Z">
        <w:r>
          <w:t xml:space="preserve"> </w:t>
        </w:r>
      </w:ins>
      <w:ins w:id="26870" w:author="PR Preview" w:date="2026-01-01T00:00:00Z">
        <w:r>
          <w:t xml:space="preserve">$\mathbf{B} (1, -1) = \mathord{\smash[b]{\underset{\raise.3ex\hbox{$\scriptstyle\sim$}}{0}}\vphantom{0}}_2$</w:t>
        </w:r>
      </w:ins>
      <w:ins w:id="26871" w:author="PR Preview" w:date="2026-01-01T00:00:00Z">
        <w:r>
          <w:t xml:space="preserve">.</w:t>
        </w:r>
      </w:ins>
      <w:ins w:id="26872" w:author="PR Preview" w:date="2026-01-01T00:00:00Z">
        <w:r>
          <w:t xml:space="preserve"> </w:t>
        </w:r>
      </w:ins>
      <w:ins w:id="26873" w:author="PR Preview" w:date="2026-01-01T00:00:00Z">
        <w:r>
          <w:t xml:space="preserve">With</w:t>
        </w:r>
      </w:ins>
      <w:ins w:id="26874" w:author="PR Preview" w:date="2026-01-01T00:00:00Z">
        <w:r>
          <w:t xml:space="preserve"> </w:t>
        </w:r>
      </w:ins>
      <m:oMath>
        <m:r>
          <m:t>α</m:t>
        </m:r>
        <m:r>
          <m:rPr>
            <m:sty m:val="p"/>
          </m:rPr>
          <m:t>=</m:t>
        </m:r>
        <m:r>
          <m:t>1</m:t>
        </m:r>
      </m:oMath>
      <w:ins w:id="26875" w:author="PR Preview" w:date="2026-01-01T00:00:00Z">
        <w:r>
          <w:t xml:space="preserve">,</w:t>
        </w:r>
      </w:ins>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26876" w:author="PR Preview" w:date="2026-01-01T00:00:00Z">
        <w:r>
          <w:t xml:space="preserve">which is positive definite and invertible by</w:t>
        </w:r>
      </w:ins>
      <w:ins w:id="26877" w:author="PR Preview" w:date="2026-01-01T00:00:00Z">
        <w:r>
          <w:t xml:space="preserve"> </w:t>
        </w:r>
      </w:ins>
      <w:hyperlink w:anchor="exm-pd-invertible">
        <w:ins w:id="26878" w:author="PR Preview" w:date="2026-01-01T00:00:00Z">
          <w:r>
            <w:rPr>
              <w:rStyle w:val="Hyperlink"/>
            </w:rPr>
            <w:t xml:space="preserve">Example 212</w:t>
          </w:r>
        </w:ins>
      </w:hyperlink>
      <w:ins w:id="26879" w:author="PR Preview" w:date="2026-01-01T00:00:00Z">
        <w:r>
          <w:t xml:space="preserve">.</w:t>
        </w:r>
      </w:ins>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del w:id="26880" w:author="PR Preview" w:date="2026-01-01T00:00:00Z">
        <w:r>
          <w:delTex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delText>
        </w:r>
      </w:del>
    </w:p>
    <w:p>
      <w:pPr>
        <w:pStyle w:val="FirstParagraph"/>
      </w:pPr>
      <w:del w:id="26881" w:author="PR Preview" w:date="2026-01-01T00:00:00Z">
        <w:r>
          <w:rPr>
            <w:b/>
            <w:bCs/>
          </w:rPr>
          <w:delText xml:space="preserve">Example 215 (A design matrix with a repeated column)</w:delText>
        </w:r>
      </w:del>
      <w:del w:id="2688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26883" w:author="PR Preview" w:date="2026-01-01T00:00:00Z">
        <w:r>
          <w:delText xml:space="preserve"> </w:delText>
        </w:r>
      </w:del>
      <w:del w:id="26884" w:author="PR Preview" w:date="2026-01-01T00:00:00Z">
        <w:r>
          <w:delText xml:space="preserve">of</w:delText>
        </w:r>
      </w:del>
      <w:del w:id="26885" w:author="PR Preview" w:date="2026-01-01T00:00:00Z">
        <w:r>
          <w:delText xml:space="preserve"> </w:delText>
        </w:r>
      </w:del>
      <w:hyperlink w:anchor="exm-rank">
        <w:del w:id="26886" w:author="PR Preview" w:date="2026-01-01T00:00:00Z">
          <w:r>
            <w:rPr>
              <w:rStyle w:val="Hyperlink"/>
            </w:rPr>
            <w:delText xml:space="preserve">Example 37</w:delText>
          </w:r>
        </w:del>
      </w:hyperlink>
      <w:del w:id="26887" w:author="PR Preview" w:date="2026-01-01T00:00:00Z">
        <w:r>
          <w:delText xml:space="preserve"> </w:delText>
        </w:r>
      </w:del>
      <w:del w:id="26888" w:author="PR Preview" w:date="2026-01-01T00:00:00Z">
        <w:r>
          <w:delText xml:space="preserve">has rank</w:delText>
        </w:r>
      </w:del>
      <w:del w:id="26889" w:author="PR Preview" w:date="2026-01-01T00:00:00Z">
        <w:r>
          <w:delText xml:space="preserve"> </w:delText>
        </w:r>
      </w:del>
      <m:oMath>
        <m:r>
          <m:t>1</m:t>
        </m:r>
        <m:r>
          <m:rPr>
            <m:sty m:val="p"/>
          </m:rPr>
          <m:t>&lt;</m:t>
        </m:r>
        <m:r>
          <m:t>2</m:t>
        </m:r>
      </m:oMath>
      <w:del w:id="26890" w:author="PR Preview" w:date="2026-01-01T00:00:00Z">
        <w:r>
          <w:delText xml:space="preserve">.</w:delText>
        </w:r>
      </w:del>
      <w:del w:id="26891" w:author="PR Preview" w:date="2026-01-01T00:00:00Z">
        <w:r>
          <w:delText xml:space="preserve"> </w:delText>
        </w:r>
      </w:del>
      <w:del w:id="26892" w:author="PR Preview" w:date="2026-01-01T00:00:00Z">
        <w:r>
          <w:delText xml:space="preserve">Its cross-product matrix is</w:delText>
        </w:r>
      </w:del>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del w:id="26893" w:author="PR Preview" w:date="2026-01-01T00:00:00Z">
        <w:r>
          <w:delText xml:space="preserve">which is singular:</w:delText>
        </w:r>
      </w:del>
      <w:del w:id="26894" w:author="PR Preview" w:date="2026-01-01T00:00:00Z">
        <w:r>
          <w:delText xml:space="preserve"> </w:delText>
        </w:r>
      </w:del>
      <m:oMath>
        <m:r>
          <m:rPr>
            <m:sty m:val="p"/>
          </m:rPr>
          <m:t>(</m:t>
        </m:r>
        <m:r>
          <m:t>2</m:t>
        </m:r>
        <m:r>
          <m:rPr>
            <m:sty m:val="p"/>
          </m:rPr>
          <m:t>,</m:t>
        </m:r>
        <m:r>
          <m:rPr>
            <m:sty m:val="p"/>
          </m:rPr>
          <m:t>−</m:t>
        </m:r>
        <m:r>
          <m:t>1</m:t>
        </m:r>
        <m:r>
          <m:rPr>
            <m:sty m:val="p"/>
          </m:rPr>
          <m:t>)</m:t>
        </m:r>
      </m:oMath>
      <w:del w:id="26895" w:author="PR Preview" w:date="2026-01-01T00:00:00Z">
        <w:r>
          <w:delText xml:space="preserve"> </w:delText>
        </w:r>
      </w:del>
      <w:del w:id="26896" w:author="PR Preview" w:date="2026-01-01T00:00:00Z">
        <w:r>
          <w:delText xml:space="preserve">is in its null space,</w:delText>
        </w:r>
      </w:del>
      <w:del w:id="26897" w:author="PR Preview" w:date="2026-01-01T00:00:00Z">
        <w:r>
          <w:delText xml:space="preserve"> </w:delText>
        </w:r>
      </w:del>
      <w:del w:id="26898" w:author="PR Preview" w:date="2026-01-01T00:00:00Z">
        <w:r>
          <w:delText xml:space="preserve">because</w:delText>
        </w:r>
      </w:del>
      <w:del w:id="26899" w:author="PR Preview" w:date="2026-01-01T00:00:00Z">
        <w:r>
          <w:delText xml:space="preserve"> </w:delText>
        </w:r>
      </w:del>
      <w:del w:id="26900" w:author="PR Preview" w:date="2026-01-01T00:00:00Z">
        <w:r>
          <w:delText xml:space="preserve">$\mathbf{X}(2, -1) = \mathord{\smash[b]{\underset{\raise.3ex\hbox{$\scriptstyle\sim$}}{0}}\vphantom{0}}_3$</w:delText>
        </w:r>
      </w:del>
      <w:del w:id="26901" w:author="PR Preview" w:date="2026-01-01T00:00:00Z">
        <w:r>
          <w:delText xml:space="preserve"> </w:delText>
        </w:r>
      </w:del>
      <w:del w:id="26902" w:author="PR Preview" w:date="2026-01-01T00:00:00Z">
        <w:r>
          <w:delText xml:space="preserve">(</w:delText>
        </w:r>
      </w:del>
      <w:hyperlink w:anchor="exm-independent-null-space">
        <w:del w:id="26903" w:author="PR Preview" w:date="2026-01-01T00:00:00Z">
          <w:r>
            <w:rPr>
              <w:rStyle w:val="Hyperlink"/>
            </w:rPr>
            <w:delText xml:space="preserve">Example 61</w:delText>
          </w:r>
        </w:del>
      </w:hyperlink>
      <w:del w:id="26904" w:author="PR Preview" w:date="2026-01-01T00:00:00Z">
        <w:r>
          <w:delText xml:space="preserve">).</w:delText>
        </w:r>
      </w:del>
      <w:del w:id="26905" w:author="PR Preview" w:date="2026-01-01T00:00:00Z">
        <w:r>
          <w:delText xml:space="preserve"> </w:delText>
        </w:r>
      </w:del>
      <w:del w:id="26906" w:author="PR Preview" w:date="2026-01-01T00:00:00Z">
        <w:r>
          <w:delText xml:space="preserve">For the full-column-rank matrix of</w:delText>
        </w:r>
      </w:del>
      <w:del w:id="26907" w:author="PR Preview" w:date="2026-01-01T00:00:00Z">
        <w:r>
          <w:delText xml:space="preserve"> </w:delText>
        </w:r>
      </w:del>
      <w:hyperlink w:anchor="exm-gram-invertible">
        <w:del w:id="26908" w:author="PR Preview" w:date="2026-01-01T00:00:00Z">
          <w:r>
            <w:rPr>
              <w:rStyle w:val="Hyperlink"/>
            </w:rPr>
            <w:delText xml:space="preserve">Example 165</w:delText>
          </w:r>
        </w:del>
      </w:hyperlink>
      <w:del w:id="26909" w:author="PR Preview" w:date="2026-01-01T00:00:00Z">
        <w:r>
          <w:delText xml:space="preserve">,</w:delText>
        </w:r>
      </w:del>
      <w:del w:id="26910" w:author="PR Preview" w:date="2026-01-01T00:00:00Z">
        <w:r>
          <w:delText xml:space="preserve"> </w:delText>
        </w:r>
      </w:del>
      <m:oMath>
        <m:sSup>
          <m:e>
            <m:r>
              <m:rPr>
                <m:sty m:val="bi"/>
              </m:rPr>
              <m:t>X</m:t>
            </m:r>
          </m:e>
          <m:sup>
            <m:r>
              <m:rPr>
                <m:sty m:val="p"/>
              </m:rPr>
              <m:t>⊤</m:t>
            </m:r>
          </m:sup>
        </m:sSup>
        <m:r>
          <m:rPr>
            <m:sty m:val="bi"/>
          </m:rPr>
          <m:t>X</m:t>
        </m:r>
      </m:oMath>
      <w:del w:id="26911" w:author="PR Preview" w:date="2026-01-01T00:00:00Z">
        <w:r>
          <w:delText xml:space="preserve"> </w:delText>
        </w:r>
      </w:del>
      <w:del w:id="26912" w:author="PR Preview" w:date="2026-01-01T00:00:00Z">
        <w:r>
          <w:delText xml:space="preserve">is invertible.</w:delText>
        </w:r>
      </w:del>
    </w:p>
    <w:p>
      <w:pPr>
        <w:pStyle w:val="BodyText"/>
      </w:pPr>
      <w:ins w:id="26913" w:author="PR Preview" w:date="2026-01-01T00:00:00Z">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ins>
    </w:p>
    <w:bookmarkStart w:id="667" w:name="exm-gram-invertible-iff"/>
    <w:p>
      <w:pPr>
        <w:pStyle w:val="FirstParagraph"/>
      </w:pPr>
      <w:ins w:id="26914" w:author="PR Preview" w:date="2026-01-01T00:00:00Z">
        <w:r>
          <w:rPr>
            <w:b/>
            <w:bCs/>
          </w:rPr>
          <w:t xml:space="preserve">Example 214 (A design matrix with a repeated column)</w:t>
        </w:r>
      </w:ins>
      <w:ins w:id="2691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6916" w:author="PR Preview" w:date="2026-01-01T00:00:00Z">
        <w:r>
          <w:t xml:space="preserve"> </w:t>
        </w:r>
      </w:ins>
      <w:ins w:id="26917" w:author="PR Preview" w:date="2026-01-01T00:00:00Z">
        <w:r>
          <w:t xml:space="preserve">of</w:t>
        </w:r>
      </w:ins>
      <w:ins w:id="26918" w:author="PR Preview" w:date="2026-01-01T00:00:00Z">
        <w:r>
          <w:t xml:space="preserve"> </w:t>
        </w:r>
      </w:ins>
      <w:hyperlink w:anchor="exm-rank">
        <w:ins w:id="26919" w:author="PR Preview" w:date="2026-01-01T00:00:00Z">
          <w:r>
            <w:rPr>
              <w:rStyle w:val="Hyperlink"/>
            </w:rPr>
            <w:t xml:space="preserve">Example 36</w:t>
          </w:r>
        </w:ins>
      </w:hyperlink>
      <w:ins w:id="26920" w:author="PR Preview" w:date="2026-01-01T00:00:00Z">
        <w:r>
          <w:t xml:space="preserve"> </w:t>
        </w:r>
      </w:ins>
      <w:ins w:id="26921" w:author="PR Preview" w:date="2026-01-01T00:00:00Z">
        <w:r>
          <w:t xml:space="preserve">has rank</w:t>
        </w:r>
      </w:ins>
      <w:ins w:id="26922" w:author="PR Preview" w:date="2026-01-01T00:00:00Z">
        <w:r>
          <w:t xml:space="preserve"> </w:t>
        </w:r>
      </w:ins>
      <m:oMath>
        <m:r>
          <m:t>1</m:t>
        </m:r>
        <m:r>
          <m:rPr>
            <m:sty m:val="p"/>
          </m:rPr>
          <m:t>&lt;</m:t>
        </m:r>
        <m:r>
          <m:t>2</m:t>
        </m:r>
      </m:oMath>
      <w:ins w:id="26923" w:author="PR Preview" w:date="2026-01-01T00:00:00Z">
        <w:r>
          <w:t xml:space="preserve">.</w:t>
        </w:r>
      </w:ins>
      <w:ins w:id="26924" w:author="PR Preview" w:date="2026-01-01T00:00:00Z">
        <w:r>
          <w:t xml:space="preserve"> </w:t>
        </w:r>
      </w:ins>
      <w:ins w:id="26925" w:author="PR Preview" w:date="2026-01-01T00:00:00Z">
        <w:r>
          <w:t xml:space="preserve">Its cross-product matrix is</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ins w:id="26926" w:author="PR Preview" w:date="2026-01-01T00:00:00Z">
        <w:r>
          <w:t xml:space="preserve">which is singular:</w:t>
        </w:r>
      </w:ins>
      <w:ins w:id="26927" w:author="PR Preview" w:date="2026-01-01T00:00:00Z">
        <w:r>
          <w:t xml:space="preserve"> </w:t>
        </w:r>
      </w:ins>
      <m:oMath>
        <m:r>
          <m:rPr>
            <m:sty m:val="p"/>
          </m:rPr>
          <m:t>(</m:t>
        </m:r>
        <m:r>
          <m:t>2</m:t>
        </m:r>
        <m:r>
          <m:rPr>
            <m:sty m:val="p"/>
          </m:rPr>
          <m:t>,</m:t>
        </m:r>
        <m:r>
          <m:rPr>
            <m:sty m:val="p"/>
          </m:rPr>
          <m:t>−</m:t>
        </m:r>
        <m:r>
          <m:t>1</m:t>
        </m:r>
        <m:r>
          <m:rPr>
            <m:sty m:val="p"/>
          </m:rPr>
          <m:t>)</m:t>
        </m:r>
      </m:oMath>
      <w:ins w:id="26928" w:author="PR Preview" w:date="2026-01-01T00:00:00Z">
        <w:r>
          <w:t xml:space="preserve"> </w:t>
        </w:r>
      </w:ins>
      <w:ins w:id="26929" w:author="PR Preview" w:date="2026-01-01T00:00:00Z">
        <w:r>
          <w:t xml:space="preserve">is in its null space,</w:t>
        </w:r>
      </w:ins>
      <w:ins w:id="26930" w:author="PR Preview" w:date="2026-01-01T00:00:00Z">
        <w:r>
          <w:t xml:space="preserve"> </w:t>
        </w:r>
      </w:ins>
      <w:ins w:id="26931" w:author="PR Preview" w:date="2026-01-01T00:00:00Z">
        <w:r>
          <w:t xml:space="preserve">because</w:t>
        </w:r>
      </w:ins>
      <w:ins w:id="26932" w:author="PR Preview" w:date="2026-01-01T00:00:00Z">
        <w:r>
          <w:t xml:space="preserve"> </w:t>
        </w:r>
      </w:ins>
      <w:ins w:id="26933" w:author="PR Preview" w:date="2026-01-01T00:00:00Z">
        <w:r>
          <w:t xml:space="preserve">$\mathbf{X}(2, -1) = \mathord{\smash[b]{\underset{\raise.3ex\hbox{$\scriptstyle\sim$}}{0}}\vphantom{0}}_3$</w:t>
        </w:r>
      </w:ins>
      <w:ins w:id="26934" w:author="PR Preview" w:date="2026-01-01T00:00:00Z">
        <w:r>
          <w:t xml:space="preserve"> </w:t>
        </w:r>
      </w:ins>
      <w:ins w:id="26935" w:author="PR Preview" w:date="2026-01-01T00:00:00Z">
        <w:r>
          <w:t xml:space="preserve">(</w:t>
        </w:r>
      </w:ins>
      <w:hyperlink w:anchor="exm-independent-null-space">
        <w:ins w:id="26936" w:author="PR Preview" w:date="2026-01-01T00:00:00Z">
          <w:r>
            <w:rPr>
              <w:rStyle w:val="Hyperlink"/>
            </w:rPr>
            <w:t xml:space="preserve">Example 60</w:t>
          </w:r>
        </w:ins>
      </w:hyperlink>
      <w:ins w:id="26937" w:author="PR Preview" w:date="2026-01-01T00:00:00Z">
        <w:r>
          <w:t xml:space="preserve">).</w:t>
        </w:r>
      </w:ins>
      <w:ins w:id="26938" w:author="PR Preview" w:date="2026-01-01T00:00:00Z">
        <w:r>
          <w:t xml:space="preserve"> </w:t>
        </w:r>
      </w:ins>
      <w:ins w:id="26939" w:author="PR Preview" w:date="2026-01-01T00:00:00Z">
        <w:r>
          <w:t xml:space="preserve">For the full-column-rank matrix of</w:t>
        </w:r>
      </w:ins>
      <w:ins w:id="26940" w:author="PR Preview" w:date="2026-01-01T00:00:00Z">
        <w:r>
          <w:t xml:space="preserve"> </w:t>
        </w:r>
      </w:ins>
      <w:hyperlink w:anchor="exm-gram-invertible">
        <w:ins w:id="26941" w:author="PR Preview" w:date="2026-01-01T00:00:00Z">
          <w:r>
            <w:rPr>
              <w:rStyle w:val="Hyperlink"/>
            </w:rPr>
            <w:t xml:space="preserve">Example 164</w:t>
          </w:r>
        </w:ins>
      </w:hyperlink>
      <w:ins w:id="26942" w:author="PR Preview" w:date="2026-01-01T00:00:00Z">
        <w:r>
          <w:t xml:space="preserve">,</w:t>
        </w:r>
      </w:ins>
      <w:ins w:id="26943" w:author="PR Preview" w:date="2026-01-01T00:00:00Z">
        <w:r>
          <w:t xml:space="preserve"> </w:t>
        </w:r>
      </w:ins>
      <m:oMath>
        <m:sSup>
          <m:e>
            <m:r>
              <m:rPr>
                <m:sty m:val="bi"/>
              </m:rPr>
              <m:t>X</m:t>
            </m:r>
          </m:e>
          <m:sup>
            <m:r>
              <m:rPr>
                <m:sty m:val="p"/>
              </m:rPr>
              <m:t>⊤</m:t>
            </m:r>
          </m:sup>
        </m:sSup>
        <m:r>
          <m:rPr>
            <m:sty m:val="bi"/>
          </m:rPr>
          <m:t>X</m:t>
        </m:r>
      </m:oMath>
      <w:ins w:id="26944" w:author="PR Preview" w:date="2026-01-01T00:00:00Z">
        <w:r>
          <w:t xml:space="preserve"> </w:t>
        </w:r>
      </w:ins>
      <w:ins w:id="26945" w:author="PR Preview" w:date="2026-01-01T00:00:00Z">
        <w:r>
          <w:t xml:space="preserve">is invertible.</w:t>
        </w:r>
      </w:ins>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del w:id="26946" w:author="PR Preview" w:date="2026-01-01T00:00:00Z">
        <w:r>
          <w:delText xml:space="preserve">where</w:delText>
        </w:r>
      </w:del>
      <w:del w:id="26947" w:author="PR Preview" w:date="2026-01-01T00:00:00Z">
        <w:r>
          <w:delText xml:space="preserve"> </w:delText>
        </w:r>
      </w:del>
      <m:oMath>
        <m:r>
          <m:rPr>
            <m:sty m:val="bi"/>
          </m:rPr>
          <m:t>A</m:t>
        </m:r>
      </m:oMath>
      <w:del w:id="26948" w:author="PR Preview" w:date="2026-01-01T00:00:00Z">
        <w:r>
          <w:delText xml:space="preserve"> </w:delText>
        </w:r>
      </w:del>
      <w:del w:id="26949" w:author="PR Preview" w:date="2026-01-01T00:00:00Z">
        <w:r>
          <w:delText xml:space="preserve">(</w:delText>
        </w:r>
      </w:del>
      <m:oMath>
        <m:r>
          <m:t>k</m:t>
        </m:r>
        <m:r>
          <m:rPr>
            <m:sty m:val="p"/>
          </m:rPr>
          <m:t>×</m:t>
        </m:r>
        <m:r>
          <m:t>l</m:t>
        </m:r>
      </m:oMath>
      <w:del w:id="26950" w:author="PR Preview" w:date="2026-01-01T00:00:00Z">
        <w:r>
          <w:delText xml:space="preserve">) holds the entries</w:delText>
        </w:r>
      </w:del>
      <w:del w:id="26951" w:author="PR Preview" w:date="2026-01-01T00:00:00Z">
        <w:r>
          <w:delText xml:space="preserve"> </w:delText>
        </w:r>
      </w:del>
      <m:oMath>
        <m:sSub>
          <m:e>
            <m:r>
              <m:t>x</m:t>
            </m:r>
          </m:e>
          <m:sub>
            <m:r>
              <m:t>i</m:t>
            </m:r>
            <m:r>
              <m:t>j</m:t>
            </m:r>
          </m:sub>
        </m:sSub>
      </m:oMath>
      <w:del w:id="26952" w:author="PR Preview" w:date="2026-01-01T00:00:00Z">
        <w:r>
          <w:delText xml:space="preserve"> </w:delText>
        </w:r>
      </w:del>
      <w:del w:id="26953" w:author="PR Preview" w:date="2026-01-01T00:00:00Z">
        <w:r>
          <w:delText xml:space="preserve">with</w:delText>
        </w:r>
      </w:del>
      <w:del w:id="26954" w:author="PR Preview" w:date="2026-01-01T00:00:00Z">
        <w:r>
          <w:delText xml:space="preserve"> </w:delText>
        </w:r>
      </w:del>
      <m:oMath>
        <m:r>
          <m:t>i</m:t>
        </m:r>
        <m:r>
          <m:rPr>
            <m:sty m:val="p"/>
          </m:rPr>
          <m:t>≤</m:t>
        </m:r>
        <m:r>
          <m:t>k</m:t>
        </m:r>
      </m:oMath>
      <w:del w:id="26955" w:author="PR Preview" w:date="2026-01-01T00:00:00Z">
        <w:r>
          <w:delText xml:space="preserve"> </w:delText>
        </w:r>
      </w:del>
      <w:del w:id="26956" w:author="PR Preview" w:date="2026-01-01T00:00:00Z">
        <w:r>
          <w:delText xml:space="preserve">and</w:delText>
        </w:r>
      </w:del>
      <w:del w:id="26957" w:author="PR Preview" w:date="2026-01-01T00:00:00Z">
        <w:r>
          <w:delText xml:space="preserve"> </w:delText>
        </w:r>
      </w:del>
      <m:oMath>
        <m:r>
          <m:t>j</m:t>
        </m:r>
        <m:r>
          <m:rPr>
            <m:sty m:val="p"/>
          </m:rPr>
          <m:t>≤</m:t>
        </m:r>
        <m:r>
          <m:t>l</m:t>
        </m:r>
      </m:oMath>
      <w:del w:id="26958" w:author="PR Preview" w:date="2026-01-01T00:00:00Z">
        <w:r>
          <w:delText xml:space="preserve">,</w:delText>
        </w:r>
      </w:del>
      <w:del w:id="26959" w:author="PR Preview" w:date="2026-01-01T00:00:00Z">
        <w:r>
          <w:delText xml:space="preserve"> </w:delText>
        </w:r>
      </w:del>
      <m:oMath>
        <m:r>
          <m:rPr>
            <m:sty m:val="bi"/>
          </m:rPr>
          <m:t>B</m:t>
        </m:r>
      </m:oMath>
      <w:del w:id="26960" w:author="PR Preview" w:date="2026-01-01T00:00:00Z">
        <w:r>
          <w:delText xml:space="preserve"> </w:delText>
        </w:r>
      </w:del>
      <w:del w:id="26961" w:author="PR Preview" w:date="2026-01-01T00:00:00Z">
        <w:r>
          <w:delText xml:space="preserve">(</w:delText>
        </w:r>
      </w:del>
      <m:oMath>
        <m:r>
          <m:t>k</m:t>
        </m:r>
        <m:r>
          <m:rPr>
            <m:sty m:val="p"/>
          </m:rPr>
          <m:t>×</m:t>
        </m:r>
        <m:r>
          <m:rPr>
            <m:sty m:val="p"/>
          </m:rPr>
          <m:t>(</m:t>
        </m:r>
        <m:r>
          <m:t>n</m:t>
        </m:r>
        <m:r>
          <m:rPr>
            <m:sty m:val="p"/>
          </m:rPr>
          <m:t>−</m:t>
        </m:r>
        <m:r>
          <m:t>l</m:t>
        </m:r>
        <m:r>
          <m:rPr>
            <m:sty m:val="p"/>
          </m:rPr>
          <m:t>)</m:t>
        </m:r>
      </m:oMath>
      <w:del w:id="26962" w:author="PR Preview" w:date="2026-01-01T00:00:00Z">
        <w:r>
          <w:delText xml:space="preserve">) those with</w:delText>
        </w:r>
      </w:del>
      <w:del w:id="26963" w:author="PR Preview" w:date="2026-01-01T00:00:00Z">
        <w:r>
          <w:delText xml:space="preserve"> </w:delText>
        </w:r>
      </w:del>
      <m:oMath>
        <m:r>
          <m:t>i</m:t>
        </m:r>
        <m:r>
          <m:rPr>
            <m:sty m:val="p"/>
          </m:rPr>
          <m:t>≤</m:t>
        </m:r>
        <m:r>
          <m:t>k</m:t>
        </m:r>
      </m:oMath>
      <w:del w:id="26964" w:author="PR Preview" w:date="2026-01-01T00:00:00Z">
        <w:r>
          <w:delText xml:space="preserve"> </w:delText>
        </w:r>
      </w:del>
      <w:del w:id="26965" w:author="PR Preview" w:date="2026-01-01T00:00:00Z">
        <w:r>
          <w:delText xml:space="preserve">and</w:delText>
        </w:r>
      </w:del>
      <w:del w:id="26966" w:author="PR Preview" w:date="2026-01-01T00:00:00Z">
        <w:r>
          <w:delText xml:space="preserve"> </w:delText>
        </w:r>
      </w:del>
      <m:oMath>
        <m:r>
          <m:t>j</m:t>
        </m:r>
        <m:r>
          <m:rPr>
            <m:sty m:val="p"/>
          </m:rPr>
          <m:t>&gt;</m:t>
        </m:r>
        <m:r>
          <m:t>l</m:t>
        </m:r>
      </m:oMath>
      <w:del w:id="26967" w:author="PR Preview" w:date="2026-01-01T00:00:00Z">
        <w:r>
          <w:delText xml:space="preserve">,</w:delText>
        </w:r>
      </w:del>
      <w:del w:id="26968" w:author="PR Preview" w:date="2026-01-01T00:00:00Z">
        <w:r>
          <w:delText xml:space="preserve"> </w:delText>
        </w:r>
      </w:del>
      <m:oMath>
        <m:r>
          <m:rPr>
            <m:sty m:val="bi"/>
          </m:rPr>
          <m:t>C</m:t>
        </m:r>
      </m:oMath>
      <w:del w:id="26969" w:author="PR Preview" w:date="2026-01-01T00:00:00Z">
        <w:r>
          <w:delText xml:space="preserve"> </w:delText>
        </w:r>
      </w:del>
      <w:del w:id="26970" w:author="PR Preview" w:date="2026-01-01T00:00:00Z">
        <w:r>
          <w:delText xml:space="preserve">(</w:delText>
        </w:r>
      </w:del>
      <m:oMath>
        <m:r>
          <m:rPr>
            <m:sty m:val="p"/>
          </m:rPr>
          <m:t>(</m:t>
        </m:r>
        <m:r>
          <m:t>m</m:t>
        </m:r>
        <m:r>
          <m:rPr>
            <m:sty m:val="p"/>
          </m:rPr>
          <m:t>−</m:t>
        </m:r>
        <m:r>
          <m:t>k</m:t>
        </m:r>
        <m:r>
          <m:rPr>
            <m:sty m:val="p"/>
          </m:rPr>
          <m:t>)</m:t>
        </m:r>
        <m:r>
          <m:rPr>
            <m:sty m:val="p"/>
          </m:rPr>
          <m:t>×</m:t>
        </m:r>
        <m:r>
          <m:t>l</m:t>
        </m:r>
      </m:oMath>
      <w:del w:id="26971" w:author="PR Preview" w:date="2026-01-01T00:00:00Z">
        <w:r>
          <w:delText xml:space="preserve">) those with</w:delText>
        </w:r>
      </w:del>
      <w:del w:id="26972" w:author="PR Preview" w:date="2026-01-01T00:00:00Z">
        <w:r>
          <w:delText xml:space="preserve"> </w:delText>
        </w:r>
      </w:del>
      <m:oMath>
        <m:r>
          <m:t>i</m:t>
        </m:r>
        <m:r>
          <m:rPr>
            <m:sty m:val="p"/>
          </m:rPr>
          <m:t>&gt;</m:t>
        </m:r>
        <m:r>
          <m:t>k</m:t>
        </m:r>
      </m:oMath>
      <w:del w:id="26973" w:author="PR Preview" w:date="2026-01-01T00:00:00Z">
        <w:r>
          <w:delText xml:space="preserve"> </w:delText>
        </w:r>
      </w:del>
      <w:del w:id="26974" w:author="PR Preview" w:date="2026-01-01T00:00:00Z">
        <w:r>
          <w:delText xml:space="preserve">and</w:delText>
        </w:r>
      </w:del>
      <w:del w:id="26975" w:author="PR Preview" w:date="2026-01-01T00:00:00Z">
        <w:r>
          <w:delText xml:space="preserve"> </w:delText>
        </w:r>
      </w:del>
      <m:oMath>
        <m:r>
          <m:t>j</m:t>
        </m:r>
        <m:r>
          <m:rPr>
            <m:sty m:val="p"/>
          </m:rPr>
          <m:t>≤</m:t>
        </m:r>
        <m:r>
          <m:t>l</m:t>
        </m:r>
      </m:oMath>
      <w:del w:id="26976" w:author="PR Preview" w:date="2026-01-01T00:00:00Z">
        <w:r>
          <w:delText xml:space="preserve">,</w:delText>
        </w:r>
      </w:del>
      <w:del w:id="26977" w:author="PR Preview" w:date="2026-01-01T00:00:00Z">
        <w:r>
          <w:delText xml:space="preserve"> </w:delText>
        </w:r>
      </w:del>
      <w:del w:id="26978" w:author="PR Preview" w:date="2026-01-01T00:00:00Z">
        <w:r>
          <w:delText xml:space="preserve">and</w:delText>
        </w:r>
      </w:del>
      <w:del w:id="26979" w:author="PR Preview" w:date="2026-01-01T00:00:00Z">
        <w:r>
          <w:delText xml:space="preserve"> </w:delText>
        </w:r>
      </w:del>
      <m:oMath>
        <m:r>
          <m:rPr>
            <m:sty m:val="bi"/>
          </m:rPr>
          <m:t>D</m:t>
        </m:r>
      </m:oMath>
      <w:del w:id="26980" w:author="PR Preview" w:date="2026-01-01T00:00:00Z">
        <w:r>
          <w:delText xml:space="preserve"> </w:delText>
        </w:r>
      </w:del>
      <w:del w:id="26981" w:author="PR Preview" w:date="2026-01-01T00:00:00Z">
        <w:r>
          <w:delText xml:space="preserve">(</w:delText>
        </w:r>
      </w:del>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del w:id="26982" w:author="PR Preview" w:date="2026-01-01T00:00:00Z">
        <w:r>
          <w:delText xml:space="preserve">) those with</w:delText>
        </w:r>
      </w:del>
      <w:del w:id="26983" w:author="PR Preview" w:date="2026-01-01T00:00:00Z">
        <w:r>
          <w:delText xml:space="preserve"> </w:delText>
        </w:r>
      </w:del>
      <m:oMath>
        <m:r>
          <m:t>i</m:t>
        </m:r>
        <m:r>
          <m:rPr>
            <m:sty m:val="p"/>
          </m:rPr>
          <m:t>&gt;</m:t>
        </m:r>
        <m:r>
          <m:t>k</m:t>
        </m:r>
      </m:oMath>
      <w:del w:id="26984" w:author="PR Preview" w:date="2026-01-01T00:00:00Z">
        <w:r>
          <w:delText xml:space="preserve"> </w:delText>
        </w:r>
      </w:del>
      <w:del w:id="26985" w:author="PR Preview" w:date="2026-01-01T00:00:00Z">
        <w:r>
          <w:delText xml:space="preserve">and</w:delText>
        </w:r>
      </w:del>
      <w:del w:id="26986" w:author="PR Preview" w:date="2026-01-01T00:00:00Z">
        <w:r>
          <w:delText xml:space="preserve"> </w:delText>
        </w:r>
      </w:del>
      <m:oMath>
        <m:r>
          <m:t>j</m:t>
        </m:r>
        <m:r>
          <m:rPr>
            <m:sty m:val="p"/>
          </m:rPr>
          <m:t>&gt;</m:t>
        </m:r>
        <m:r>
          <m:t>l</m:t>
        </m:r>
      </m:oMath>
      <w:del w:id="26987" w:author="PR Preview" w:date="2026-01-01T00:00:00Z">
        <w:r>
          <w:delText xml:space="preserve">,</w:delText>
        </w:r>
      </w:del>
      <w:del w:id="26988" w:author="PR Preview" w:date="2026-01-01T00:00:00Z">
        <w:r>
          <w:delText xml:space="preserve"> </w:delText>
        </w:r>
      </w:del>
      <w:del w:id="26989" w:author="PR Preview" w:date="2026-01-01T00:00:00Z">
        <w:r>
          <w:delText xml:space="preserve">each in its original order.</w:delText>
        </w:r>
      </w:del>
      <w:del w:id="26990" w:author="PR Preview" w:date="2026-01-01T00:00:00Z">
        <w:r>
          <w:delText xml:space="preserve"> </w:delText>
        </w:r>
      </w:del>
      <w:del w:id="26991" w:author="PR Preview" w:date="2026-01-01T00:00:00Z">
        <w:r>
          <w:delText xml:space="preserve">A matrix written this way is a</w:delText>
        </w:r>
      </w:del>
      <w:del w:id="26992" w:author="PR Preview" w:date="2026-01-01T00:00:00Z">
        <w:r>
          <w:delText xml:space="preserve"> </w:delText>
        </w:r>
      </w:del>
      <w:del w:id="26993" w:author="PR Preview" w:date="2026-01-01T00:00:00Z">
        <w:r>
          <w:rPr>
            <w:b/>
            <w:bCs/>
          </w:rPr>
          <w:delText xml:space="preserve">block matrix</w:delText>
        </w:r>
      </w:del>
      <w:del w:id="26994" w:author="PR Preview" w:date="2026-01-01T00:00:00Z">
        <w:r>
          <w:delText xml:space="preserve"> </w:delText>
        </w:r>
      </w:del>
      <w:del w:id="26995" w:author="PR Preview" w:date="2026-01-01T00:00:00Z">
        <w:r>
          <w:delText xml:space="preserve">[92]</w:delText>
        </w:r>
      </w:del>
      <w:del w:id="26996" w:author="PR Preview" w:date="2026-01-01T00:00:00Z">
        <w:r>
          <w:delText xml:space="preserve">.</w:delText>
        </w:r>
      </w:del>
    </w:p>
    <w:p>
      <w:pPr>
        <w:pStyle w:val="BodyText"/>
      </w:pPr>
      <w:del w:id="26997" w:author="PR Preview" w:date="2026-01-01T00:00:00Z">
        <w:r>
          <w:rPr>
            <w:b/>
            <w:bCs/>
          </w:rPr>
          <w:delText xml:space="preserve">Example 216 (Cutting a</w:delText>
        </w:r>
      </w:del>
      <w:del w:id="26998" w:author="PR Preview" w:date="2026-01-01T00:00:00Z">
        <w:r>
          <w:rPr>
            <w:b/>
            <w:bCs/>
          </w:rPr>
          <w:delText xml:space="preserve"> </w:delText>
        </w:r>
      </w:del>
      <m:oMath>
        <m:r>
          <m:t>3</m:t>
        </m:r>
        <m:r>
          <m:rPr>
            <m:sty m:val="p"/>
          </m:rPr>
          <m:t>×</m:t>
        </m:r>
        <m:r>
          <m:t>3</m:t>
        </m:r>
      </m:oMath>
      <w:del w:id="26999" w:author="PR Preview" w:date="2026-01-01T00:00:00Z">
        <w:r>
          <w:rPr>
            <w:b/>
            <w:bCs/>
          </w:rPr>
          <w:delText xml:space="preserve"> </w:delText>
        </w:r>
      </w:del>
      <w:del w:id="27000" w:author="PR Preview" w:date="2026-01-01T00:00:00Z">
        <w:r>
          <w:rPr>
            <w:b/>
            <w:bCs/>
          </w:rPr>
          <w:delText xml:space="preserve">matrix into blocks)</w:delText>
        </w:r>
      </w:del>
      <w:del w:id="27001" w:author="PR Preview" w:date="2026-01-01T00:00:00Z">
        <w:r>
          <w:delText xml:space="preserve"> </w:delText>
        </w:r>
      </w:del>
      <w:del w:id="27002" w:author="PR Preview" w:date="2026-01-01T00:00:00Z">
        <w:r>
          <w:delText xml:space="preserve">With</w:delText>
        </w:r>
      </w:del>
    </w:p>
    <w:p>
      <w:pPr>
        <w:pStyle w:val="FirstParagraph"/>
      </w:pPr>
      <w:ins w:id="27003" w:author="PR Preview" w:date="2026-01-01T00:00:00Z">
        <w:r>
          <w:t xml:space="preserve">where</w:t>
        </w:r>
      </w:ins>
      <w:ins w:id="27004" w:author="PR Preview" w:date="2026-01-01T00:00:00Z">
        <w:r>
          <w:t xml:space="preserve"> </w:t>
        </w:r>
      </w:ins>
      <m:oMath>
        <m:r>
          <m:rPr>
            <m:sty m:val="bi"/>
          </m:rPr>
          <m:t>A</m:t>
        </m:r>
      </m:oMath>
      <w:ins w:id="27005" w:author="PR Preview" w:date="2026-01-01T00:00:00Z">
        <w:r>
          <w:t xml:space="preserve"> </w:t>
        </w:r>
      </w:ins>
      <w:ins w:id="27006" w:author="PR Preview" w:date="2026-01-01T00:00:00Z">
        <w:r>
          <w:t xml:space="preserve">(</w:t>
        </w:r>
      </w:ins>
      <m:oMath>
        <m:r>
          <m:t>k</m:t>
        </m:r>
        <m:r>
          <m:rPr>
            <m:sty m:val="p"/>
          </m:rPr>
          <m:t>×</m:t>
        </m:r>
        <m:r>
          <m:t>l</m:t>
        </m:r>
      </m:oMath>
      <w:ins w:id="27007" w:author="PR Preview" w:date="2026-01-01T00:00:00Z">
        <w:r>
          <w:t xml:space="preserve">) holds the entries</w:t>
        </w:r>
      </w:ins>
      <w:ins w:id="27008" w:author="PR Preview" w:date="2026-01-01T00:00:00Z">
        <w:r>
          <w:t xml:space="preserve"> </w:t>
        </w:r>
      </w:ins>
      <m:oMath>
        <m:sSub>
          <m:e>
            <m:r>
              <m:t>x</m:t>
            </m:r>
          </m:e>
          <m:sub>
            <m:r>
              <m:t>i</m:t>
            </m:r>
            <m:r>
              <m:t>j</m:t>
            </m:r>
          </m:sub>
        </m:sSub>
      </m:oMath>
      <w:ins w:id="27009" w:author="PR Preview" w:date="2026-01-01T00:00:00Z">
        <w:r>
          <w:t xml:space="preserve"> </w:t>
        </w:r>
      </w:ins>
      <w:ins w:id="27010" w:author="PR Preview" w:date="2026-01-01T00:00:00Z">
        <w:r>
          <w:t xml:space="preserve">with</w:t>
        </w:r>
      </w:ins>
      <w:ins w:id="27011" w:author="PR Preview" w:date="2026-01-01T00:00:00Z">
        <w:r>
          <w:t xml:space="preserve"> </w:t>
        </w:r>
      </w:ins>
      <m:oMath>
        <m:r>
          <m:t>i</m:t>
        </m:r>
        <m:r>
          <m:rPr>
            <m:sty m:val="p"/>
          </m:rPr>
          <m:t>≤</m:t>
        </m:r>
        <m:r>
          <m:t>k</m:t>
        </m:r>
      </m:oMath>
      <w:ins w:id="27012" w:author="PR Preview" w:date="2026-01-01T00:00:00Z">
        <w:r>
          <w:t xml:space="preserve"> </w:t>
        </w:r>
      </w:ins>
      <w:ins w:id="27013" w:author="PR Preview" w:date="2026-01-01T00:00:00Z">
        <w:r>
          <w:t xml:space="preserve">and</w:t>
        </w:r>
      </w:ins>
      <w:ins w:id="27014" w:author="PR Preview" w:date="2026-01-01T00:00:00Z">
        <w:r>
          <w:t xml:space="preserve"> </w:t>
        </w:r>
      </w:ins>
      <m:oMath>
        <m:r>
          <m:t>j</m:t>
        </m:r>
        <m:r>
          <m:rPr>
            <m:sty m:val="p"/>
          </m:rPr>
          <m:t>≤</m:t>
        </m:r>
        <m:r>
          <m:t>l</m:t>
        </m:r>
      </m:oMath>
      <w:ins w:id="27015" w:author="PR Preview" w:date="2026-01-01T00:00:00Z">
        <w:r>
          <w:t xml:space="preserve">,</w:t>
        </w:r>
      </w:ins>
      <w:ins w:id="27016" w:author="PR Preview" w:date="2026-01-01T00:00:00Z">
        <w:r>
          <w:t xml:space="preserve"> </w:t>
        </w:r>
      </w:ins>
      <m:oMath>
        <m:r>
          <m:rPr>
            <m:sty m:val="bi"/>
          </m:rPr>
          <m:t>B</m:t>
        </m:r>
      </m:oMath>
      <w:ins w:id="27017" w:author="PR Preview" w:date="2026-01-01T00:00:00Z">
        <w:r>
          <w:t xml:space="preserve"> </w:t>
        </w:r>
      </w:ins>
      <w:ins w:id="27018" w:author="PR Preview" w:date="2026-01-01T00:00:00Z">
        <w:r>
          <w:t xml:space="preserve">(</w:t>
        </w:r>
      </w:ins>
      <m:oMath>
        <m:r>
          <m:t>k</m:t>
        </m:r>
        <m:r>
          <m:rPr>
            <m:sty m:val="p"/>
          </m:rPr>
          <m:t>×</m:t>
        </m:r>
        <m:r>
          <m:rPr>
            <m:sty m:val="p"/>
          </m:rPr>
          <m:t>(</m:t>
        </m:r>
        <m:r>
          <m:t>n</m:t>
        </m:r>
        <m:r>
          <m:rPr>
            <m:sty m:val="p"/>
          </m:rPr>
          <m:t>−</m:t>
        </m:r>
        <m:r>
          <m:t>l</m:t>
        </m:r>
        <m:r>
          <m:rPr>
            <m:sty m:val="p"/>
          </m:rPr>
          <m:t>)</m:t>
        </m:r>
      </m:oMath>
      <w:ins w:id="27019" w:author="PR Preview" w:date="2026-01-01T00:00:00Z">
        <w:r>
          <w:t xml:space="preserve">) those with</w:t>
        </w:r>
      </w:ins>
      <w:ins w:id="27020" w:author="PR Preview" w:date="2026-01-01T00:00:00Z">
        <w:r>
          <w:t xml:space="preserve"> </w:t>
        </w:r>
      </w:ins>
      <m:oMath>
        <m:r>
          <m:t>i</m:t>
        </m:r>
        <m:r>
          <m:rPr>
            <m:sty m:val="p"/>
          </m:rPr>
          <m:t>≤</m:t>
        </m:r>
        <m:r>
          <m:t>k</m:t>
        </m:r>
      </m:oMath>
      <w:ins w:id="27021" w:author="PR Preview" w:date="2026-01-01T00:00:00Z">
        <w:r>
          <w:t xml:space="preserve"> </w:t>
        </w:r>
      </w:ins>
      <w:ins w:id="27022" w:author="PR Preview" w:date="2026-01-01T00:00:00Z">
        <w:r>
          <w:t xml:space="preserve">and</w:t>
        </w:r>
      </w:ins>
      <w:ins w:id="27023" w:author="PR Preview" w:date="2026-01-01T00:00:00Z">
        <w:r>
          <w:t xml:space="preserve"> </w:t>
        </w:r>
      </w:ins>
      <m:oMath>
        <m:r>
          <m:t>j</m:t>
        </m:r>
        <m:r>
          <m:rPr>
            <m:sty m:val="p"/>
          </m:rPr>
          <m:t>&gt;</m:t>
        </m:r>
        <m:r>
          <m:t>l</m:t>
        </m:r>
      </m:oMath>
      <w:ins w:id="27024" w:author="PR Preview" w:date="2026-01-01T00:00:00Z">
        <w:r>
          <w:t xml:space="preserve">,</w:t>
        </w:r>
      </w:ins>
      <w:ins w:id="27025" w:author="PR Preview" w:date="2026-01-01T00:00:00Z">
        <w:r>
          <w:t xml:space="preserve"> </w:t>
        </w:r>
      </w:ins>
      <m:oMath>
        <m:r>
          <m:rPr>
            <m:sty m:val="bi"/>
          </m:rPr>
          <m:t>C</m:t>
        </m:r>
      </m:oMath>
      <w:ins w:id="27026" w:author="PR Preview" w:date="2026-01-01T00:00:00Z">
        <w:r>
          <w:t xml:space="preserve"> </w:t>
        </w:r>
      </w:ins>
      <w:ins w:id="27027" w:author="PR Preview" w:date="2026-01-01T00:00:00Z">
        <w:r>
          <w:t xml:space="preserve">(</w:t>
        </w:r>
      </w:ins>
      <m:oMath>
        <m:r>
          <m:rPr>
            <m:sty m:val="p"/>
          </m:rPr>
          <m:t>(</m:t>
        </m:r>
        <m:r>
          <m:t>m</m:t>
        </m:r>
        <m:r>
          <m:rPr>
            <m:sty m:val="p"/>
          </m:rPr>
          <m:t>−</m:t>
        </m:r>
        <m:r>
          <m:t>k</m:t>
        </m:r>
        <m:r>
          <m:rPr>
            <m:sty m:val="p"/>
          </m:rPr>
          <m:t>)</m:t>
        </m:r>
        <m:r>
          <m:rPr>
            <m:sty m:val="p"/>
          </m:rPr>
          <m:t>×</m:t>
        </m:r>
        <m:r>
          <m:t>l</m:t>
        </m:r>
      </m:oMath>
      <w:ins w:id="27028" w:author="PR Preview" w:date="2026-01-01T00:00:00Z">
        <w:r>
          <w:t xml:space="preserve">) those with</w:t>
        </w:r>
      </w:ins>
      <w:ins w:id="27029" w:author="PR Preview" w:date="2026-01-01T00:00:00Z">
        <w:r>
          <w:t xml:space="preserve"> </w:t>
        </w:r>
      </w:ins>
      <m:oMath>
        <m:r>
          <m:t>i</m:t>
        </m:r>
        <m:r>
          <m:rPr>
            <m:sty m:val="p"/>
          </m:rPr>
          <m:t>&gt;</m:t>
        </m:r>
        <m:r>
          <m:t>k</m:t>
        </m:r>
      </m:oMath>
      <w:ins w:id="27030" w:author="PR Preview" w:date="2026-01-01T00:00:00Z">
        <w:r>
          <w:t xml:space="preserve"> </w:t>
        </w:r>
      </w:ins>
      <w:ins w:id="27031" w:author="PR Preview" w:date="2026-01-01T00:00:00Z">
        <w:r>
          <w:t xml:space="preserve">and</w:t>
        </w:r>
      </w:ins>
      <w:ins w:id="27032" w:author="PR Preview" w:date="2026-01-01T00:00:00Z">
        <w:r>
          <w:t xml:space="preserve"> </w:t>
        </w:r>
      </w:ins>
      <m:oMath>
        <m:r>
          <m:t>j</m:t>
        </m:r>
        <m:r>
          <m:rPr>
            <m:sty m:val="p"/>
          </m:rPr>
          <m:t>≤</m:t>
        </m:r>
        <m:r>
          <m:t>l</m:t>
        </m:r>
      </m:oMath>
      <w:ins w:id="27033" w:author="PR Preview" w:date="2026-01-01T00:00:00Z">
        <w:r>
          <w:t xml:space="preserve">,</w:t>
        </w:r>
      </w:ins>
      <w:ins w:id="27034" w:author="PR Preview" w:date="2026-01-01T00:00:00Z">
        <w:r>
          <w:t xml:space="preserve"> </w:t>
        </w:r>
      </w:ins>
      <w:ins w:id="27035" w:author="PR Preview" w:date="2026-01-01T00:00:00Z">
        <w:r>
          <w:t xml:space="preserve">and</w:t>
        </w:r>
      </w:ins>
      <w:ins w:id="27036" w:author="PR Preview" w:date="2026-01-01T00:00:00Z">
        <w:r>
          <w:t xml:space="preserve"> </w:t>
        </w:r>
      </w:ins>
      <m:oMath>
        <m:r>
          <m:rPr>
            <m:sty m:val="bi"/>
          </m:rPr>
          <m:t>D</m:t>
        </m:r>
      </m:oMath>
      <w:ins w:id="27037" w:author="PR Preview" w:date="2026-01-01T00:00:00Z">
        <w:r>
          <w:t xml:space="preserve"> </w:t>
        </w:r>
      </w:ins>
      <w:ins w:id="27038" w:author="PR Preview" w:date="2026-01-01T00:00:00Z">
        <w:r>
          <w:t xml:space="preserve">(</w:t>
        </w:r>
      </w:ins>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ins w:id="27039" w:author="PR Preview" w:date="2026-01-01T00:00:00Z">
        <w:r>
          <w:t xml:space="preserve">) those with</w:t>
        </w:r>
      </w:ins>
      <w:ins w:id="27040" w:author="PR Preview" w:date="2026-01-01T00:00:00Z">
        <w:r>
          <w:t xml:space="preserve"> </w:t>
        </w:r>
      </w:ins>
      <m:oMath>
        <m:r>
          <m:t>i</m:t>
        </m:r>
        <m:r>
          <m:rPr>
            <m:sty m:val="p"/>
          </m:rPr>
          <m:t>&gt;</m:t>
        </m:r>
        <m:r>
          <m:t>k</m:t>
        </m:r>
      </m:oMath>
      <w:ins w:id="27041" w:author="PR Preview" w:date="2026-01-01T00:00:00Z">
        <w:r>
          <w:t xml:space="preserve"> </w:t>
        </w:r>
      </w:ins>
      <w:ins w:id="27042" w:author="PR Preview" w:date="2026-01-01T00:00:00Z">
        <w:r>
          <w:t xml:space="preserve">and</w:t>
        </w:r>
      </w:ins>
      <w:ins w:id="27043" w:author="PR Preview" w:date="2026-01-01T00:00:00Z">
        <w:r>
          <w:t xml:space="preserve"> </w:t>
        </w:r>
      </w:ins>
      <m:oMath>
        <m:r>
          <m:t>j</m:t>
        </m:r>
        <m:r>
          <m:rPr>
            <m:sty m:val="p"/>
          </m:rPr>
          <m:t>&gt;</m:t>
        </m:r>
        <m:r>
          <m:t>l</m:t>
        </m:r>
      </m:oMath>
      <w:ins w:id="27044" w:author="PR Preview" w:date="2026-01-01T00:00:00Z">
        <w:r>
          <w:t xml:space="preserve">,</w:t>
        </w:r>
      </w:ins>
      <w:ins w:id="27045" w:author="PR Preview" w:date="2026-01-01T00:00:00Z">
        <w:r>
          <w:t xml:space="preserve"> </w:t>
        </w:r>
      </w:ins>
      <w:ins w:id="27046" w:author="PR Preview" w:date="2026-01-01T00:00:00Z">
        <w:r>
          <w:t xml:space="preserve">each in its original order.</w:t>
        </w:r>
      </w:ins>
      <w:ins w:id="27047" w:author="PR Preview" w:date="2026-01-01T00:00:00Z">
        <w:r>
          <w:t xml:space="preserve"> </w:t>
        </w:r>
      </w:ins>
      <w:ins w:id="27048" w:author="PR Preview" w:date="2026-01-01T00:00:00Z">
        <w:r>
          <w:t xml:space="preserve">A matrix written this way is a</w:t>
        </w:r>
      </w:ins>
      <w:ins w:id="27049" w:author="PR Preview" w:date="2026-01-01T00:00:00Z">
        <w:r>
          <w:t xml:space="preserve"> </w:t>
        </w:r>
      </w:ins>
      <w:ins w:id="27050" w:author="PR Preview" w:date="2026-01-01T00:00:00Z">
        <w:r>
          <w:rPr>
            <w:b/>
            <w:bCs/>
          </w:rPr>
          <w:t xml:space="preserve">block matrix</w:t>
        </w:r>
      </w:ins>
      <w:ins w:id="27051" w:author="PR Preview" w:date="2026-01-01T00:00:00Z">
        <w:r>
          <w:t xml:space="preserve"> </w:t>
        </w:r>
      </w:ins>
      <w:ins w:id="27052" w:author="PR Preview" w:date="2026-01-01T00:00:00Z">
        <w:r>
          <w:t xml:space="preserve">[89]</w:t>
        </w:r>
      </w:ins>
      <w:ins w:id="27053" w:author="PR Preview" w:date="2026-01-01T00:00:00Z">
        <w:r>
          <w:t xml:space="preserve">.</w:t>
        </w:r>
      </w:ins>
    </w:p>
    <w:bookmarkEnd w:id="668"/>
    <w:bookmarkStart w:id="669" w:name="exm-block-matrix"/>
    <w:p>
      <w:pPr>
        <w:pStyle w:val="BodyText"/>
      </w:pPr>
      <w:ins w:id="27054" w:author="PR Preview" w:date="2026-01-01T00:00:00Z">
        <w:r>
          <w:rPr>
            <w:b/>
            <w:bCs/>
          </w:rPr>
          <w:t xml:space="preserve">Example 215 (Cutting a</w:t>
        </w:r>
      </w:ins>
      <w:ins w:id="27055" w:author="PR Preview" w:date="2026-01-01T00:00:00Z">
        <w:r>
          <w:rPr>
            <w:b/>
            <w:bCs/>
          </w:rPr>
          <w:t xml:space="preserve"> </w:t>
        </w:r>
      </w:ins>
      <m:oMath>
        <m:r>
          <m:t>3</m:t>
        </m:r>
        <m:r>
          <m:rPr>
            <m:sty m:val="p"/>
          </m:rPr>
          <m:t>×</m:t>
        </m:r>
        <m:r>
          <m:t>3</m:t>
        </m:r>
      </m:oMath>
      <w:ins w:id="27056" w:author="PR Preview" w:date="2026-01-01T00:00:00Z">
        <w:r>
          <w:rPr>
            <w:b/>
            <w:bCs/>
          </w:rPr>
          <w:t xml:space="preserve"> </w:t>
        </w:r>
      </w:ins>
      <w:ins w:id="27057" w:author="PR Preview" w:date="2026-01-01T00:00:00Z">
        <w:r>
          <w:rPr>
            <w:b/>
            <w:bCs/>
          </w:rPr>
          <w:t xml:space="preserve">matrix into blocks)</w:t>
        </w:r>
      </w:ins>
      <w:ins w:id="27058" w:author="PR Preview" w:date="2026-01-01T00:00:00Z">
        <w:r>
          <w:t xml:space="preserve"> </w:t>
        </w:r>
      </w:ins>
      <w:ins w:id="27059"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del w:id="27060" w:author="PR Preview" w:date="2026-01-01T00:00:00Z">
        <w:r>
          <w:rPr>
            <w:b/>
            <w:bCs/>
          </w:rPr>
          <w:delText xml:space="preserve">Theorem 123 (Leading blocks of a positive definite matrix are positive definite)</w:delText>
        </w:r>
      </w:del>
      <w:del w:id="27061" w:author="PR Preview" w:date="2026-01-01T00:00:00Z">
        <w:r>
          <w:delText xml:space="preserve"> </w:delText>
        </w:r>
      </w:del>
      <w:del w:id="27062" w:author="PR Preview" w:date="2026-01-01T00:00:00Z">
        <w:r>
          <w:delText xml:space="preserve">Let</w:delText>
        </w:r>
      </w:del>
      <w:del w:id="27063" w:author="PR Preview" w:date="2026-01-01T00:00:00Z">
        <w:r>
          <w:delText xml:space="preserve"> </w:delText>
        </w:r>
      </w:del>
      <m:oMath>
        <m:r>
          <m:rPr>
            <m:sty m:val="bi"/>
          </m:rPr>
          <m:t>X</m:t>
        </m:r>
      </m:oMath>
      <w:del w:id="27064" w:author="PR Preview" w:date="2026-01-01T00:00:00Z">
        <w:r>
          <w:delText xml:space="preserve"> </w:delText>
        </w:r>
      </w:del>
      <w:del w:id="27065" w:author="PR Preview" w:date="2026-01-01T00:00:00Z">
        <w:r>
          <w:delText xml:space="preserve">be a</w:delText>
        </w:r>
      </w:del>
      <w:del w:id="27066" w:author="PR Preview" w:date="2026-01-01T00:00:00Z">
        <w:r>
          <w:delText xml:space="preserve"> </w:delText>
        </w:r>
      </w:del>
      <m:oMath>
        <m:r>
          <m:t>p</m:t>
        </m:r>
        <m:r>
          <m:rPr>
            <m:sty m:val="p"/>
          </m:rPr>
          <m:t>×</m:t>
        </m:r>
        <m:r>
          <m:t>p</m:t>
        </m:r>
      </m:oMath>
      <w:del w:id="27067" w:author="PR Preview" w:date="2026-01-01T00:00:00Z">
        <w:r>
          <w:delText xml:space="preserve"> </w:delText>
        </w:r>
      </w:del>
      <w:del w:id="27068" w:author="PR Preview" w:date="2026-01-01T00:00:00Z">
        <w:r>
          <w:delText xml:space="preserve">positive definite matrix (</w:delText>
        </w:r>
      </w:del>
      <w:hyperlink w:anchor="def-positive-definite">
        <w:del w:id="27069" w:author="PR Preview" w:date="2026-01-01T00:00:00Z">
          <w:r>
            <w:rPr>
              <w:rStyle w:val="Hyperlink"/>
            </w:rPr>
            <w:delText xml:space="preserve">Definition 101</w:delText>
          </w:r>
        </w:del>
      </w:hyperlink>
      <w:del w:id="27070" w:author="PR Preview" w:date="2026-01-01T00:00:00Z">
        <w:r>
          <w:delText xml:space="preserve">),</w:delText>
        </w:r>
      </w:del>
      <w:del w:id="27071" w:author="PR Preview" w:date="2026-01-01T00:00:00Z">
        <w:r>
          <w:delText xml:space="preserve"> </w:delText>
        </w:r>
      </w:del>
      <w:del w:id="27072" w:author="PR Preview" w:date="2026-01-01T00:00:00Z">
        <w:r>
          <w:delText xml:space="preserve">and for</w:delText>
        </w:r>
      </w:del>
      <w:del w:id="27073" w:author="PR Preview" w:date="2026-01-01T00:00:00Z">
        <w:r>
          <w:delText xml:space="preserve"> </w:delText>
        </w:r>
      </w:del>
      <m:oMath>
        <m:r>
          <m:t>1</m:t>
        </m:r>
        <m:r>
          <m:rPr>
            <m:sty m:val="p"/>
          </m:rPr>
          <m:t>≤</m:t>
        </m:r>
        <m:r>
          <m:t>k</m:t>
        </m:r>
        <m:r>
          <m:rPr>
            <m:sty m:val="p"/>
          </m:rPr>
          <m:t>≤</m:t>
        </m:r>
        <m:r>
          <m:t>p</m:t>
        </m:r>
      </m:oMath>
      <w:del w:id="27074" w:author="PR Preview" w:date="2026-01-01T00:00:00Z">
        <w:r>
          <w:delText xml:space="preserve"> </w:delText>
        </w:r>
      </w:del>
      <w:del w:id="27075" w:author="PR Preview" w:date="2026-01-01T00:00:00Z">
        <w:r>
          <w:delText xml:space="preserve">let</w:delText>
        </w:r>
      </w:del>
      <w:del w:id="27076" w:author="PR Preview" w:date="2026-01-01T00:00:00Z">
        <w:r>
          <w:delText xml:space="preserve"> </w:delText>
        </w:r>
      </w:del>
      <m:oMath>
        <m:sSub>
          <m:e>
            <m:r>
              <m:rPr>
                <m:sty m:val="bi"/>
              </m:rPr>
              <m:t>X</m:t>
            </m:r>
          </m:e>
          <m:sub>
            <m:r>
              <m:t>k</m:t>
            </m:r>
          </m:sub>
        </m:sSub>
      </m:oMath>
      <w:del w:id="27077" w:author="PR Preview" w:date="2026-01-01T00:00:00Z">
        <w:r>
          <w:delText xml:space="preserve"> </w:delText>
        </w:r>
      </w:del>
      <w:del w:id="27078" w:author="PR Preview" w:date="2026-01-01T00:00:00Z">
        <w:r>
          <w:delText xml:space="preserve">be its leading</w:delText>
        </w:r>
      </w:del>
      <w:del w:id="27079" w:author="PR Preview" w:date="2026-01-01T00:00:00Z">
        <w:r>
          <w:delText xml:space="preserve"> </w:delText>
        </w:r>
      </w:del>
      <m:oMath>
        <m:r>
          <m:t>k</m:t>
        </m:r>
        <m:r>
          <m:rPr>
            <m:sty m:val="p"/>
          </m:rPr>
          <m:t>×</m:t>
        </m:r>
        <m:r>
          <m:t>k</m:t>
        </m:r>
      </m:oMath>
      <w:del w:id="27080" w:author="PR Preview" w:date="2026-01-01T00:00:00Z">
        <w:r>
          <w:delText xml:space="preserve"> </w:delText>
        </w:r>
      </w:del>
      <w:del w:id="27081" w:author="PR Preview" w:date="2026-01-01T00:00:00Z">
        <w:r>
          <w:delText xml:space="preserve">block (</w:delText>
        </w:r>
      </w:del>
      <w:hyperlink w:anchor="def-block-matrix">
        <w:del w:id="27082" w:author="PR Preview" w:date="2026-01-01T00:00:00Z">
          <w:r>
            <w:rPr>
              <w:rStyle w:val="Hyperlink"/>
            </w:rPr>
            <w:delText xml:space="preserve">Definition 122</w:delText>
          </w:r>
        </w:del>
      </w:hyperlink>
      <w:del w:id="27083" w:author="PR Preview" w:date="2026-01-01T00:00:00Z">
        <w:r>
          <w:delText xml:space="preserve">),</w:delText>
        </w:r>
      </w:del>
      <w:del w:id="27084" w:author="PR Preview" w:date="2026-01-01T00:00:00Z">
        <w:r>
          <w:delText xml:space="preserve"> </w:delText>
        </w:r>
      </w:del>
      <w:del w:id="27085" w:author="PR Preview" w:date="2026-01-01T00:00:00Z">
        <w:r>
          <w:delText xml:space="preserve">with entries</w:delText>
        </w:r>
      </w:del>
      <w:del w:id="27086" w:author="PR Preview" w:date="2026-01-01T00:00:00Z">
        <w:r>
          <w:delText xml:space="preserve"> </w:delText>
        </w:r>
      </w:del>
      <m:oMath>
        <m:sSub>
          <m:e>
            <m:r>
              <m:t>x</m:t>
            </m:r>
          </m:e>
          <m:sub>
            <m:r>
              <m:t>i</m:t>
            </m:r>
            <m:r>
              <m:t>j</m:t>
            </m:r>
          </m:sub>
        </m:sSub>
      </m:oMath>
      <w:del w:id="27087" w:author="PR Preview" w:date="2026-01-01T00:00:00Z">
        <w:r>
          <w:delText xml:space="preserve"> </w:delText>
        </w:r>
      </w:del>
      <w:del w:id="27088" w:author="PR Preview" w:date="2026-01-01T00:00:00Z">
        <w:r>
          <w:delText xml:space="preserve">for</w:delText>
        </w:r>
      </w:del>
      <w:del w:id="27089" w:author="PR Preview" w:date="2026-01-01T00:00:00Z">
        <w:r>
          <w:delText xml:space="preserve"> </w:delText>
        </w:r>
      </w:del>
      <m:oMath>
        <m:r>
          <m:t>i</m:t>
        </m:r>
        <m:r>
          <m:rPr>
            <m:sty m:val="p"/>
          </m:rPr>
          <m:t>,</m:t>
        </m:r>
        <m:r>
          <m:t>j</m:t>
        </m:r>
        <m:r>
          <m:rPr>
            <m:sty m:val="p"/>
          </m:rPr>
          <m:t>≤</m:t>
        </m:r>
        <m:r>
          <m:t>k</m:t>
        </m:r>
      </m:oMath>
      <w:del w:id="27090" w:author="PR Preview" w:date="2026-01-01T00:00:00Z">
        <w:r>
          <w:delText xml:space="preserve">.</w:delText>
        </w:r>
      </w:del>
      <w:del w:id="27091" w:author="PR Preview" w:date="2026-01-01T00:00:00Z">
        <w:r>
          <w:delText xml:space="preserve"> </w:delText>
        </w:r>
      </w:del>
      <w:del w:id="27092" w:author="PR Preview" w:date="2026-01-01T00:00:00Z">
        <w:r>
          <w:delText xml:space="preserve">Then</w:delText>
        </w:r>
      </w:del>
      <w:del w:id="27093" w:author="PR Preview" w:date="2026-01-01T00:00:00Z">
        <w:r>
          <w:delText xml:space="preserve"> </w:delText>
        </w:r>
      </w:del>
      <m:oMath>
        <m:sSub>
          <m:e>
            <m:r>
              <m:rPr>
                <m:sty m:val="bi"/>
              </m:rPr>
              <m:t>X</m:t>
            </m:r>
          </m:e>
          <m:sub>
            <m:r>
              <m:t>k</m:t>
            </m:r>
          </m:sub>
        </m:sSub>
      </m:oMath>
      <w:del w:id="27094" w:author="PR Preview" w:date="2026-01-01T00:00:00Z">
        <w:r>
          <w:delText xml:space="preserve"> </w:delText>
        </w:r>
      </w:del>
      <w:del w:id="27095" w:author="PR Preview" w:date="2026-01-01T00:00:00Z">
        <w:r>
          <w:delText xml:space="preserve">is positive definite.</w:delText>
        </w:r>
      </w:del>
      <w:del w:id="27096" w:author="PR Preview" w:date="2026-01-01T00:00:00Z">
        <w:r>
          <w:delText xml:space="preserve"> </w:delText>
        </w:r>
      </w:del>
      <w:del w:id="27097" w:author="PR Preview" w:date="2026-01-01T00:00:00Z">
        <w:r>
          <w:delText xml:space="preserve">Also, every diagonal entry of a positive definite matrix is positive.</w:delText>
        </w:r>
      </w:del>
    </w:p>
    <w:p>
      <w:pPr>
        <w:pStyle w:val="BodyText"/>
      </w:pPr>
      <w:ins w:id="27098" w:author="PR Preview" w:date="2026-01-01T00:00:00Z">
        <w:r>
          <w:rPr>
            <w:b/>
            <w:bCs/>
          </w:rPr>
          <w:t xml:space="preserve">Theorem 122 (Leading blocks of a positive definite matrix are positive definite)</w:t>
        </w:r>
      </w:ins>
      <w:ins w:id="27099" w:author="PR Preview" w:date="2026-01-01T00:00:00Z">
        <w:r>
          <w:t xml:space="preserve"> </w:t>
        </w:r>
      </w:ins>
      <w:ins w:id="27100" w:author="PR Preview" w:date="2026-01-01T00:00:00Z">
        <w:r>
          <w:t xml:space="preserve">Let</w:t>
        </w:r>
      </w:ins>
      <w:ins w:id="27101" w:author="PR Preview" w:date="2026-01-01T00:00:00Z">
        <w:r>
          <w:t xml:space="preserve"> </w:t>
        </w:r>
      </w:ins>
      <m:oMath>
        <m:r>
          <m:rPr>
            <m:sty m:val="bi"/>
          </m:rPr>
          <m:t>X</m:t>
        </m:r>
      </m:oMath>
      <w:ins w:id="27102" w:author="PR Preview" w:date="2026-01-01T00:00:00Z">
        <w:r>
          <w:t xml:space="preserve"> </w:t>
        </w:r>
      </w:ins>
      <w:ins w:id="27103" w:author="PR Preview" w:date="2026-01-01T00:00:00Z">
        <w:r>
          <w:t xml:space="preserve">be a</w:t>
        </w:r>
      </w:ins>
      <w:ins w:id="27104" w:author="PR Preview" w:date="2026-01-01T00:00:00Z">
        <w:r>
          <w:t xml:space="preserve"> </w:t>
        </w:r>
      </w:ins>
      <m:oMath>
        <m:r>
          <m:t>p</m:t>
        </m:r>
        <m:r>
          <m:rPr>
            <m:sty m:val="p"/>
          </m:rPr>
          <m:t>×</m:t>
        </m:r>
        <m:r>
          <m:t>p</m:t>
        </m:r>
      </m:oMath>
      <w:ins w:id="27105" w:author="PR Preview" w:date="2026-01-01T00:00:00Z">
        <w:r>
          <w:t xml:space="preserve"> </w:t>
        </w:r>
      </w:ins>
      <w:ins w:id="27106" w:author="PR Preview" w:date="2026-01-01T00:00:00Z">
        <w:r>
          <w:t xml:space="preserve">positive definite matrix (</w:t>
        </w:r>
      </w:ins>
      <w:hyperlink w:anchor="def-positive-definite">
        <w:ins w:id="27107" w:author="PR Preview" w:date="2026-01-01T00:00:00Z">
          <w:r>
            <w:rPr>
              <w:rStyle w:val="Hyperlink"/>
            </w:rPr>
            <w:t xml:space="preserve">Definition 101</w:t>
          </w:r>
        </w:ins>
      </w:hyperlink>
      <w:ins w:id="27108" w:author="PR Preview" w:date="2026-01-01T00:00:00Z">
        <w:r>
          <w:t xml:space="preserve">),</w:t>
        </w:r>
      </w:ins>
      <w:ins w:id="27109" w:author="PR Preview" w:date="2026-01-01T00:00:00Z">
        <w:r>
          <w:t xml:space="preserve"> </w:t>
        </w:r>
      </w:ins>
      <w:ins w:id="27110" w:author="PR Preview" w:date="2026-01-01T00:00:00Z">
        <w:r>
          <w:t xml:space="preserve">and for</w:t>
        </w:r>
      </w:ins>
      <w:ins w:id="27111" w:author="PR Preview" w:date="2026-01-01T00:00:00Z">
        <w:r>
          <w:t xml:space="preserve"> </w:t>
        </w:r>
      </w:ins>
      <m:oMath>
        <m:r>
          <m:t>1</m:t>
        </m:r>
        <m:r>
          <m:rPr>
            <m:sty m:val="p"/>
          </m:rPr>
          <m:t>≤</m:t>
        </m:r>
        <m:r>
          <m:t>k</m:t>
        </m:r>
        <m:r>
          <m:rPr>
            <m:sty m:val="p"/>
          </m:rPr>
          <m:t>≤</m:t>
        </m:r>
        <m:r>
          <m:t>p</m:t>
        </m:r>
      </m:oMath>
      <w:ins w:id="27112" w:author="PR Preview" w:date="2026-01-01T00:00:00Z">
        <w:r>
          <w:t xml:space="preserve"> </w:t>
        </w:r>
      </w:ins>
      <w:ins w:id="27113" w:author="PR Preview" w:date="2026-01-01T00:00:00Z">
        <w:r>
          <w:t xml:space="preserve">let</w:t>
        </w:r>
      </w:ins>
      <w:ins w:id="27114" w:author="PR Preview" w:date="2026-01-01T00:00:00Z">
        <w:r>
          <w:t xml:space="preserve"> </w:t>
        </w:r>
      </w:ins>
      <m:oMath>
        <m:sSub>
          <m:e>
            <m:r>
              <m:rPr>
                <m:sty m:val="bi"/>
              </m:rPr>
              <m:t>X</m:t>
            </m:r>
          </m:e>
          <m:sub>
            <m:r>
              <m:t>k</m:t>
            </m:r>
          </m:sub>
        </m:sSub>
      </m:oMath>
      <w:ins w:id="27115" w:author="PR Preview" w:date="2026-01-01T00:00:00Z">
        <w:r>
          <w:t xml:space="preserve"> </w:t>
        </w:r>
      </w:ins>
      <w:ins w:id="27116" w:author="PR Preview" w:date="2026-01-01T00:00:00Z">
        <w:r>
          <w:t xml:space="preserve">be its leading</w:t>
        </w:r>
      </w:ins>
      <w:ins w:id="27117" w:author="PR Preview" w:date="2026-01-01T00:00:00Z">
        <w:r>
          <w:t xml:space="preserve"> </w:t>
        </w:r>
      </w:ins>
      <m:oMath>
        <m:r>
          <m:t>k</m:t>
        </m:r>
        <m:r>
          <m:rPr>
            <m:sty m:val="p"/>
          </m:rPr>
          <m:t>×</m:t>
        </m:r>
        <m:r>
          <m:t>k</m:t>
        </m:r>
      </m:oMath>
      <w:ins w:id="27118" w:author="PR Preview" w:date="2026-01-01T00:00:00Z">
        <w:r>
          <w:t xml:space="preserve"> </w:t>
        </w:r>
      </w:ins>
      <w:ins w:id="27119" w:author="PR Preview" w:date="2026-01-01T00:00:00Z">
        <w:r>
          <w:t xml:space="preserve">block (</w:t>
        </w:r>
      </w:ins>
      <w:hyperlink w:anchor="def-block-matrix">
        <w:ins w:id="27120" w:author="PR Preview" w:date="2026-01-01T00:00:00Z">
          <w:r>
            <w:rPr>
              <w:rStyle w:val="Hyperlink"/>
            </w:rPr>
            <w:t xml:space="preserve">Definition 122</w:t>
          </w:r>
        </w:ins>
      </w:hyperlink>
      <w:ins w:id="27121" w:author="PR Preview" w:date="2026-01-01T00:00:00Z">
        <w:r>
          <w:t xml:space="preserve">),</w:t>
        </w:r>
      </w:ins>
      <w:ins w:id="27122" w:author="PR Preview" w:date="2026-01-01T00:00:00Z">
        <w:r>
          <w:t xml:space="preserve"> </w:t>
        </w:r>
      </w:ins>
      <w:ins w:id="27123" w:author="PR Preview" w:date="2026-01-01T00:00:00Z">
        <w:r>
          <w:t xml:space="preserve">with entries</w:t>
        </w:r>
      </w:ins>
      <w:ins w:id="27124" w:author="PR Preview" w:date="2026-01-01T00:00:00Z">
        <w:r>
          <w:t xml:space="preserve"> </w:t>
        </w:r>
      </w:ins>
      <m:oMath>
        <m:sSub>
          <m:e>
            <m:r>
              <m:t>x</m:t>
            </m:r>
          </m:e>
          <m:sub>
            <m:r>
              <m:t>i</m:t>
            </m:r>
            <m:r>
              <m:t>j</m:t>
            </m:r>
          </m:sub>
        </m:sSub>
      </m:oMath>
      <w:ins w:id="27125" w:author="PR Preview" w:date="2026-01-01T00:00:00Z">
        <w:r>
          <w:t xml:space="preserve"> </w:t>
        </w:r>
      </w:ins>
      <w:ins w:id="27126" w:author="PR Preview" w:date="2026-01-01T00:00:00Z">
        <w:r>
          <w:t xml:space="preserve">for</w:t>
        </w:r>
      </w:ins>
      <w:ins w:id="27127" w:author="PR Preview" w:date="2026-01-01T00:00:00Z">
        <w:r>
          <w:t xml:space="preserve"> </w:t>
        </w:r>
      </w:ins>
      <m:oMath>
        <m:r>
          <m:t>i</m:t>
        </m:r>
        <m:r>
          <m:rPr>
            <m:sty m:val="p"/>
          </m:rPr>
          <m:t>,</m:t>
        </m:r>
        <m:r>
          <m:t>j</m:t>
        </m:r>
        <m:r>
          <m:rPr>
            <m:sty m:val="p"/>
          </m:rPr>
          <m:t>≤</m:t>
        </m:r>
        <m:r>
          <m:t>k</m:t>
        </m:r>
      </m:oMath>
      <w:ins w:id="27128" w:author="PR Preview" w:date="2026-01-01T00:00:00Z">
        <w:r>
          <w:t xml:space="preserve">.</w:t>
        </w:r>
      </w:ins>
      <w:ins w:id="27129" w:author="PR Preview" w:date="2026-01-01T00:00:00Z">
        <w:r>
          <w:t xml:space="preserve"> </w:t>
        </w:r>
      </w:ins>
      <w:ins w:id="27130" w:author="PR Preview" w:date="2026-01-01T00:00:00Z">
        <w:r>
          <w:t xml:space="preserve">Then</w:t>
        </w:r>
      </w:ins>
      <w:ins w:id="27131" w:author="PR Preview" w:date="2026-01-01T00:00:00Z">
        <w:r>
          <w:t xml:space="preserve"> </w:t>
        </w:r>
      </w:ins>
      <m:oMath>
        <m:sSub>
          <m:e>
            <m:r>
              <m:rPr>
                <m:sty m:val="bi"/>
              </m:rPr>
              <m:t>X</m:t>
            </m:r>
          </m:e>
          <m:sub>
            <m:r>
              <m:t>k</m:t>
            </m:r>
          </m:sub>
        </m:sSub>
      </m:oMath>
      <w:ins w:id="27132" w:author="PR Preview" w:date="2026-01-01T00:00:00Z">
        <w:r>
          <w:t xml:space="preserve"> </w:t>
        </w:r>
      </w:ins>
      <w:ins w:id="27133" w:author="PR Preview" w:date="2026-01-01T00:00:00Z">
        <w:r>
          <w:t xml:space="preserve">is positive definite.</w:t>
        </w:r>
      </w:ins>
      <w:ins w:id="27134" w:author="PR Preview" w:date="2026-01-01T00:00:00Z">
        <w:r>
          <w:t xml:space="preserve"> </w:t>
        </w:r>
      </w:ins>
      <w:ins w:id="27135" w:author="PR Preview" w:date="2026-01-01T00:00:00Z">
        <w:r>
          <w:t xml:space="preserve">Also, every diagonal entry of a positive definite matrix is positive.</w:t>
        </w:r>
      </w:ins>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del w:id="27136" w:author="PR Preview" w:date="2026-01-01T00:00:00Z">
        <w:r>
          <w:rPr>
            <w:b/>
            <w:bCs/>
          </w:rPr>
          <w:delText xml:space="preserve">Example 217 (A quick necessary test)</w:delText>
        </w:r>
      </w:del>
      <w:del w:id="2713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7138" w:author="PR Preview" w:date="2026-01-01T00:00:00Z">
        <w:r>
          <w:delText xml:space="preserve"> </w:delText>
        </w:r>
      </w:del>
      <w:del w:id="27139" w:author="PR Preview" w:date="2026-01-01T00:00:00Z">
        <w:r>
          <w:delText xml:space="preserve">is positive definite (</w:delText>
        </w:r>
      </w:del>
      <w:hyperlink w:anchor="exm-pd-operations">
        <w:del w:id="27140" w:author="PR Preview" w:date="2026-01-01T00:00:00Z">
          <w:r>
            <w:rPr>
              <w:rStyle w:val="Hyperlink"/>
            </w:rPr>
            <w:delText xml:space="preserve">Example 212</w:delText>
          </w:r>
        </w:del>
      </w:hyperlink>
      <w:del w:id="27141" w:author="PR Preview" w:date="2026-01-01T00:00:00Z">
        <w:r>
          <w:delText xml:space="preserve">),</w:delText>
        </w:r>
      </w:del>
      <w:del w:id="27142" w:author="PR Preview" w:date="2026-01-01T00:00:00Z">
        <w:r>
          <w:delText xml:space="preserve"> </w:delText>
        </w:r>
      </w:del>
      <w:del w:id="27143" w:author="PR Preview" w:date="2026-01-01T00:00:00Z">
        <w:r>
          <w:delText xml:space="preserve">and its diagonal entries</w:delText>
        </w:r>
      </w:del>
      <w:del w:id="27144" w:author="PR Preview" w:date="2026-01-01T00:00:00Z">
        <w:r>
          <w:delText xml:space="preserve"> </w:delText>
        </w:r>
      </w:del>
      <m:oMath>
        <m:r>
          <m:t>2</m:t>
        </m:r>
        <m:r>
          <m:rPr>
            <m:sty m:val="p"/>
          </m:rPr>
          <m:t>,</m:t>
        </m:r>
        <m:r>
          <m:t>2</m:t>
        </m:r>
      </m:oMath>
      <w:del w:id="27145" w:author="PR Preview" w:date="2026-01-01T00:00:00Z">
        <w:r>
          <w:delText xml:space="preserve"> </w:delText>
        </w:r>
      </w:del>
      <w:del w:id="27146" w:author="PR Preview" w:date="2026-01-01T00:00:00Z">
        <w:r>
          <w:delText xml:space="preserve">and its</w:delText>
        </w:r>
      </w:del>
      <w:del w:id="27147" w:author="PR Preview" w:date="2026-01-01T00:00:00Z">
        <w:r>
          <w:delText xml:space="preserve"> </w:delText>
        </w:r>
      </w:del>
      <m:oMath>
        <m:r>
          <m:t>1</m:t>
        </m:r>
        <m:r>
          <m:rPr>
            <m:sty m:val="p"/>
          </m:rPr>
          <m:t>×</m:t>
        </m:r>
        <m:r>
          <m:t>1</m:t>
        </m:r>
      </m:oMath>
      <w:del w:id="27148" w:author="PR Preview" w:date="2026-01-01T00:00:00Z">
        <w:r>
          <w:delText xml:space="preserve"> </w:delText>
        </w:r>
      </w:del>
      <w:del w:id="27149" w:author="PR Preview" w:date="2026-01-01T00:00:00Z">
        <w:r>
          <w:delText xml:space="preserve">leading block</w:delText>
        </w:r>
      </w:del>
      <w:del w:id="27150" w:author="PR Preview" w:date="2026-01-01T00:00:00Z">
        <w:r>
          <w:delText xml:space="preserve"> </w:delText>
        </w:r>
      </w:del>
      <m:oMath>
        <m:r>
          <m:rPr>
            <m:sty m:val="p"/>
          </m:rPr>
          <m:t>[</m:t>
        </m:r>
        <m:r>
          <m:t>2</m:t>
        </m:r>
        <m:r>
          <m:rPr>
            <m:sty m:val="p"/>
          </m:rPr>
          <m:t>]</m:t>
        </m:r>
      </m:oMath>
      <w:del w:id="27151" w:author="PR Preview" w:date="2026-01-01T00:00:00Z">
        <w:r>
          <w:delText xml:space="preserve"> </w:delText>
        </w:r>
      </w:del>
      <w:del w:id="27152" w:author="PR Preview" w:date="2026-01-01T00:00:00Z">
        <w:r>
          <w:delText xml:space="preserve">are positive.</w:delText>
        </w:r>
      </w:del>
      <w:del w:id="27153" w:author="PR Preview" w:date="2026-01-01T00:00:00Z">
        <w:r>
          <w:delText xml:space="preserve"> </w:delText>
        </w:r>
      </w:del>
      <w:del w:id="27154" w:author="PR Preview" w:date="2026-01-01T00:00:00Z">
        <w:r>
          <w:delText xml:space="preserve">The test can only rule matrices out:</w:delText>
        </w:r>
      </w:del>
      <w:del w:id="27155" w:author="PR Preview" w:date="2026-01-01T00:00:00Z">
        <w:r>
          <w:delText xml:space="preserve"> </w:delText>
        </w:r>
      </w:del>
      <m:oMath>
        <m:r>
          <m:rPr>
            <m:sty m:val="p"/>
          </m:rPr>
          <m:t>−</m:t>
        </m:r>
        <m:sSub>
          <m:e>
            <m:r>
              <m:rPr>
                <m:sty m:val="bi"/>
              </m:rPr>
              <m:t>I</m:t>
            </m:r>
          </m:e>
          <m:sub>
            <m:r>
              <m:t>2</m:t>
            </m:r>
          </m:sub>
        </m:sSub>
      </m:oMath>
      <w:del w:id="27156" w:author="PR Preview" w:date="2026-01-01T00:00:00Z">
        <w:r>
          <w:delText xml:space="preserve"> </w:delText>
        </w:r>
      </w:del>
      <w:del w:id="27157" w:author="PR Preview" w:date="2026-01-01T00:00:00Z">
        <w:r>
          <w:delText xml:space="preserve">has negative diagonal entries, so it is not positive definite,</w:delText>
        </w:r>
      </w:del>
      <w:del w:id="27158" w:author="PR Preview" w:date="2026-01-01T00:00:00Z">
        <w:r>
          <w:delText xml:space="preserve"> </w:delText>
        </w:r>
      </w:del>
      <w:del w:id="27159"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27160" w:author="PR Preview" w:date="2026-01-01T00:00:00Z">
        <w:r>
          <w:delText xml:space="preserve">(</w:delText>
        </w:r>
      </w:del>
      <w:hyperlink w:anchor="def-determinant">
        <w:del w:id="27161" w:author="PR Preview" w:date="2026-01-01T00:00:00Z">
          <w:r>
            <w:rPr>
              <w:rStyle w:val="Hyperlink"/>
            </w:rPr>
            <w:delText xml:space="preserve">Definition 105</w:delText>
          </w:r>
        </w:del>
      </w:hyperlink>
      <w:del w:id="27162" w:author="PR Preview" w:date="2026-01-01T00:00:00Z">
        <w:r>
          <w:delText xml:space="preserve">);</w:delText>
        </w:r>
      </w:del>
      <w:del w:id="27163" w:author="PR Preview" w:date="2026-01-01T00:00:00Z">
        <w:r>
          <w:delText xml:space="preserve"> </w:delText>
        </w:r>
      </w:del>
      <w:del w:id="27164" w:author="PR Preview" w:date="2026-01-01T00:00:00Z">
        <w:r>
          <w:delText xml:space="preserve">a positive determinant alone does not make a matrix positive definite.</w:delText>
        </w:r>
      </w:del>
      <w:del w:id="27165" w:author="PR Preview" w:date="2026-01-01T00:00:00Z">
        <w:r>
          <w:delText xml:space="preserve"> </w:delText>
        </w:r>
      </w:del>
      <w:del w:id="27166" w:author="PR Preview" w:date="2026-01-01T00:00:00Z">
        <w:r>
          <w:delText xml:space="preserve">And positive diagonal entries are not enough:</w:delText>
        </w:r>
      </w:del>
      <w:del w:id="2716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7168" w:author="PR Preview" w:date="2026-01-01T00:00:00Z">
        <w:r>
          <w:delText xml:space="preserve"> </w:delText>
        </w:r>
      </w:del>
      <w:del w:id="27169" w:author="PR Preview" w:date="2026-01-01T00:00:00Z">
        <w:r>
          <w:delText xml:space="preserve">of</w:delText>
        </w:r>
      </w:del>
      <w:del w:id="27170" w:author="PR Preview" w:date="2026-01-01T00:00:00Z">
        <w:r>
          <w:delText xml:space="preserve"> </w:delText>
        </w:r>
      </w:del>
      <w:hyperlink w:anchor="exm-positive-definite">
        <w:del w:id="27171" w:author="PR Preview" w:date="2026-01-01T00:00:00Z">
          <w:r>
            <w:rPr>
              <w:rStyle w:val="Hyperlink"/>
            </w:rPr>
            <w:delText xml:space="preserve">Example 155</w:delText>
          </w:r>
        </w:del>
      </w:hyperlink>
      <w:del w:id="27172" w:author="PR Preview" w:date="2026-01-01T00:00:00Z">
        <w:r>
          <w:delText xml:space="preserve"> </w:delText>
        </w:r>
      </w:del>
      <w:del w:id="27173" w:author="PR Preview" w:date="2026-01-01T00:00:00Z">
        <w:r>
          <w:delText xml:space="preserve">has them</w:delText>
        </w:r>
      </w:del>
      <w:del w:id="27174" w:author="PR Preview" w:date="2026-01-01T00:00:00Z">
        <w:r>
          <w:delText xml:space="preserve"> </w:delText>
        </w:r>
      </w:del>
      <w:del w:id="27175" w:author="PR Preview" w:date="2026-01-01T00:00:00Z">
        <w:r>
          <w:delText xml:space="preserve">but is not positive definite.</w:delText>
        </w:r>
      </w:del>
    </w:p>
    <w:p>
      <w:pPr>
        <w:pStyle w:val="BodyText"/>
      </w:pPr>
      <w:del w:id="27176" w:author="PR Preview" w:date="2026-01-01T00:00:00Z">
        <w:r>
          <w:rPr>
            <w:b/>
            <w:bCs/>
          </w:rPr>
          <w:delText xml:space="preserve">Theorem 124 (The quadratic form of a block matrix)</w:delText>
        </w:r>
      </w:del>
      <w:del w:id="27177" w:author="PR Preview" w:date="2026-01-01T00:00:00Z">
        <w:r>
          <w:delText xml:space="preserve"> </w:delText>
        </w:r>
      </w:del>
      <w:del w:id="27178" w:author="PR Preview" w:date="2026-01-01T00:00:00Z">
        <w:r>
          <w:delText xml:space="preserve">Let</w:delText>
        </w:r>
      </w:del>
      <w:del w:id="27179" w:author="PR Preview" w:date="2026-01-01T00:00:00Z">
        <w:r>
          <w:delText xml:space="preserve"> </w:delText>
        </w:r>
      </w:del>
      <m:oMath>
        <m:r>
          <m:t>k</m:t>
        </m:r>
        <m:r>
          <m:rPr>
            <m:sty m:val="p"/>
          </m:rPr>
          <m:t>,</m:t>
        </m:r>
        <m:r>
          <m:t>m</m:t>
        </m:r>
        <m:r>
          <m:rPr>
            <m:sty m:val="p"/>
          </m:rPr>
          <m:t>≥</m:t>
        </m:r>
        <m:r>
          <m:t>1</m:t>
        </m:r>
      </m:oMath>
      <w:del w:id="27180" w:author="PR Preview" w:date="2026-01-01T00:00:00Z">
        <w:r>
          <w:delText xml:space="preserve">, let</w:delText>
        </w:r>
      </w:del>
      <w:del w:id="27181" w:author="PR Preview" w:date="2026-01-01T00:00:00Z">
        <w:r>
          <w:delText xml:space="preserve"> </w:delText>
        </w:r>
      </w:del>
      <m:oMath>
        <m:r>
          <m:rPr>
            <m:sty m:val="bi"/>
          </m:rPr>
          <m:t>A</m:t>
        </m:r>
      </m:oMath>
      <w:del w:id="27182" w:author="PR Preview" w:date="2026-01-01T00:00:00Z">
        <w:r>
          <w:delText xml:space="preserve"> </w:delText>
        </w:r>
      </w:del>
      <w:del w:id="27183" w:author="PR Preview" w:date="2026-01-01T00:00:00Z">
        <w:r>
          <w:delText xml:space="preserve">be a symmetric</w:delText>
        </w:r>
      </w:del>
      <w:del w:id="27184" w:author="PR Preview" w:date="2026-01-01T00:00:00Z">
        <w:r>
          <w:delText xml:space="preserve"> </w:delText>
        </w:r>
      </w:del>
      <m:oMath>
        <m:r>
          <m:t>k</m:t>
        </m:r>
        <m:r>
          <m:rPr>
            <m:sty m:val="p"/>
          </m:rPr>
          <m:t>×</m:t>
        </m:r>
        <m:r>
          <m:t>k</m:t>
        </m:r>
      </m:oMath>
      <w:del w:id="27185" w:author="PR Preview" w:date="2026-01-01T00:00:00Z">
        <w:r>
          <w:delText xml:space="preserve"> </w:delText>
        </w:r>
      </w:del>
      <w:del w:id="27186" w:author="PR Preview" w:date="2026-01-01T00:00:00Z">
        <w:r>
          <w:delText xml:space="preserve">matrix,</w:delText>
        </w:r>
      </w:del>
      <w:del w:id="27187" w:author="PR Preview" w:date="2026-01-01T00:00:00Z">
        <w:r>
          <w:delText xml:space="preserve"> </w:delText>
        </w:r>
      </w:del>
      <m:oMath>
        <m:r>
          <m:rPr>
            <m:sty m:val="bi"/>
          </m:rPr>
          <m:t>B</m:t>
        </m:r>
      </m:oMath>
      <w:del w:id="27188" w:author="PR Preview" w:date="2026-01-01T00:00:00Z">
        <w:r>
          <w:delText xml:space="preserve"> </w:delText>
        </w:r>
      </w:del>
      <w:del w:id="27189" w:author="PR Preview" w:date="2026-01-01T00:00:00Z">
        <w:r>
          <w:delText xml:space="preserve">a</w:delText>
        </w:r>
      </w:del>
      <w:del w:id="27190" w:author="PR Preview" w:date="2026-01-01T00:00:00Z">
        <w:r>
          <w:delText xml:space="preserve"> </w:delText>
        </w:r>
      </w:del>
      <m:oMath>
        <m:r>
          <m:t>k</m:t>
        </m:r>
        <m:r>
          <m:rPr>
            <m:sty m:val="p"/>
          </m:rPr>
          <m:t>×</m:t>
        </m:r>
        <m:r>
          <m:t>m</m:t>
        </m:r>
      </m:oMath>
      <w:del w:id="27191" w:author="PR Preview" w:date="2026-01-01T00:00:00Z">
        <w:r>
          <w:delText xml:space="preserve"> </w:delText>
        </w:r>
      </w:del>
      <w:del w:id="27192" w:author="PR Preview" w:date="2026-01-01T00:00:00Z">
        <w:r>
          <w:delText xml:space="preserve">matrix and</w:delText>
        </w:r>
      </w:del>
      <w:del w:id="27193" w:author="PR Preview" w:date="2026-01-01T00:00:00Z">
        <w:r>
          <w:delText xml:space="preserve"> </w:delText>
        </w:r>
      </w:del>
      <m:oMath>
        <m:r>
          <m:rPr>
            <m:sty m:val="bi"/>
          </m:rPr>
          <m:t>C</m:t>
        </m:r>
      </m:oMath>
      <w:del w:id="27194" w:author="PR Preview" w:date="2026-01-01T00:00:00Z">
        <w:r>
          <w:delText xml:space="preserve"> </w:delText>
        </w:r>
      </w:del>
      <w:del w:id="27195" w:author="PR Preview" w:date="2026-01-01T00:00:00Z">
        <w:r>
          <w:delText xml:space="preserve">a symmetric</w:delText>
        </w:r>
      </w:del>
      <w:del w:id="27196" w:author="PR Preview" w:date="2026-01-01T00:00:00Z">
        <w:r>
          <w:delText xml:space="preserve"> </w:delText>
        </w:r>
      </w:del>
      <m:oMath>
        <m:r>
          <m:t>m</m:t>
        </m:r>
        <m:r>
          <m:rPr>
            <m:sty m:val="p"/>
          </m:rPr>
          <m:t>×</m:t>
        </m:r>
        <m:r>
          <m:t>m</m:t>
        </m:r>
      </m:oMath>
      <w:del w:id="27197" w:author="PR Preview" w:date="2026-01-01T00:00:00Z">
        <w:r>
          <w:delText xml:space="preserve"> </w:delText>
        </w:r>
      </w:del>
      <w:del w:id="27198" w:author="PR Preview" w:date="2026-01-01T00:00:00Z">
        <w:r>
          <w:delText xml:space="preserve">matrix,</w:delText>
        </w:r>
      </w:del>
      <w:del w:id="27199" w:author="PR Preview" w:date="2026-01-01T00:00:00Z">
        <w:r>
          <w:delText xml:space="preserve"> </w:delText>
        </w:r>
      </w:del>
      <w:del w:id="27200" w:author="PR Preview" w:date="2026-01-01T00:00:00Z">
        <w:r>
          <w:delText xml:space="preserve">and let</w:delText>
        </w:r>
      </w:del>
      <w:del w:id="27201" w:author="PR Preview" w:date="2026-01-01T00:00:00Z">
        <w:r>
          <w:delText xml:space="preserve"> </w:delText>
        </w:r>
      </w:del>
      <m:oMath>
        <m:r>
          <m:rPr>
            <m:sty m:val="bi"/>
          </m:rPr>
          <m:t>X</m:t>
        </m:r>
      </m:oMath>
      <w:del w:id="27202" w:author="PR Preview" w:date="2026-01-01T00:00:00Z">
        <w:r>
          <w:delText xml:space="preserve"> </w:delText>
        </w:r>
      </w:del>
      <w:del w:id="27203" w:author="PR Preview" w:date="2026-01-01T00:00:00Z">
        <w:r>
          <w:delText xml:space="preserve">be the</w:delText>
        </w:r>
      </w:del>
      <w:del w:id="27204"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27205" w:author="PR Preview" w:date="2026-01-01T00:00:00Z">
        <w:r>
          <w:delText xml:space="preserve"> </w:delText>
        </w:r>
      </w:del>
      <w:del w:id="27206" w:author="PR Preview" w:date="2026-01-01T00:00:00Z">
        <w:r>
          <w:delText xml:space="preserve">block matrix (</w:delText>
        </w:r>
      </w:del>
      <w:hyperlink w:anchor="def-block-matrix">
        <w:del w:id="27207" w:author="PR Preview" w:date="2026-01-01T00:00:00Z">
          <w:r>
            <w:rPr>
              <w:rStyle w:val="Hyperlink"/>
            </w:rPr>
            <w:delText xml:space="preserve">Definition 122</w:delText>
          </w:r>
        </w:del>
      </w:hyperlink>
      <w:del w:id="27208" w:author="PR Preview" w:date="2026-01-01T00:00:00Z">
        <w:r>
          <w:delText xml:space="preserve">)</w:delText>
        </w:r>
      </w:del>
    </w:p>
    <w:p>
      <w:pPr>
        <w:pStyle w:val="FirstParagraph"/>
      </w:pPr>
      <w:ins w:id="27209" w:author="PR Preview" w:date="2026-01-01T00:00:00Z">
        <w:r>
          <w:rPr>
            <w:b/>
            <w:bCs/>
          </w:rPr>
          <w:t xml:space="preserve">Example 216 (A quick necessary test)</w:t>
        </w:r>
      </w:ins>
      <w:ins w:id="2721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7211" w:author="PR Preview" w:date="2026-01-01T00:00:00Z">
        <w:r>
          <w:t xml:space="preserve"> </w:t>
        </w:r>
      </w:ins>
      <w:ins w:id="27212" w:author="PR Preview" w:date="2026-01-01T00:00:00Z">
        <w:r>
          <w:t xml:space="preserve">is positive definite (</w:t>
        </w:r>
      </w:ins>
      <w:hyperlink w:anchor="exm-pd-operations">
        <w:ins w:id="27213" w:author="PR Preview" w:date="2026-01-01T00:00:00Z">
          <w:r>
            <w:rPr>
              <w:rStyle w:val="Hyperlink"/>
            </w:rPr>
            <w:t xml:space="preserve">Example 211</w:t>
          </w:r>
        </w:ins>
      </w:hyperlink>
      <w:ins w:id="27214" w:author="PR Preview" w:date="2026-01-01T00:00:00Z">
        <w:r>
          <w:t xml:space="preserve">),</w:t>
        </w:r>
      </w:ins>
      <w:ins w:id="27215" w:author="PR Preview" w:date="2026-01-01T00:00:00Z">
        <w:r>
          <w:t xml:space="preserve"> </w:t>
        </w:r>
      </w:ins>
      <w:ins w:id="27216" w:author="PR Preview" w:date="2026-01-01T00:00:00Z">
        <w:r>
          <w:t xml:space="preserve">and its diagonal entries</w:t>
        </w:r>
      </w:ins>
      <w:ins w:id="27217" w:author="PR Preview" w:date="2026-01-01T00:00:00Z">
        <w:r>
          <w:t xml:space="preserve"> </w:t>
        </w:r>
      </w:ins>
      <m:oMath>
        <m:r>
          <m:t>2</m:t>
        </m:r>
        <m:r>
          <m:rPr>
            <m:sty m:val="p"/>
          </m:rPr>
          <m:t>,</m:t>
        </m:r>
        <m:r>
          <m:t>2</m:t>
        </m:r>
      </m:oMath>
      <w:ins w:id="27218" w:author="PR Preview" w:date="2026-01-01T00:00:00Z">
        <w:r>
          <w:t xml:space="preserve"> </w:t>
        </w:r>
      </w:ins>
      <w:ins w:id="27219" w:author="PR Preview" w:date="2026-01-01T00:00:00Z">
        <w:r>
          <w:t xml:space="preserve">and its</w:t>
        </w:r>
      </w:ins>
      <w:ins w:id="27220" w:author="PR Preview" w:date="2026-01-01T00:00:00Z">
        <w:r>
          <w:t xml:space="preserve"> </w:t>
        </w:r>
      </w:ins>
      <m:oMath>
        <m:r>
          <m:t>1</m:t>
        </m:r>
        <m:r>
          <m:rPr>
            <m:sty m:val="p"/>
          </m:rPr>
          <m:t>×</m:t>
        </m:r>
        <m:r>
          <m:t>1</m:t>
        </m:r>
      </m:oMath>
      <w:ins w:id="27221" w:author="PR Preview" w:date="2026-01-01T00:00:00Z">
        <w:r>
          <w:t xml:space="preserve"> </w:t>
        </w:r>
      </w:ins>
      <w:ins w:id="27222" w:author="PR Preview" w:date="2026-01-01T00:00:00Z">
        <w:r>
          <w:t xml:space="preserve">leading block</w:t>
        </w:r>
      </w:ins>
      <w:ins w:id="27223" w:author="PR Preview" w:date="2026-01-01T00:00:00Z">
        <w:r>
          <w:t xml:space="preserve"> </w:t>
        </w:r>
      </w:ins>
      <m:oMath>
        <m:r>
          <m:rPr>
            <m:sty m:val="p"/>
          </m:rPr>
          <m:t>[</m:t>
        </m:r>
        <m:r>
          <m:t>2</m:t>
        </m:r>
        <m:r>
          <m:rPr>
            <m:sty m:val="p"/>
          </m:rPr>
          <m:t>]</m:t>
        </m:r>
      </m:oMath>
      <w:ins w:id="27224" w:author="PR Preview" w:date="2026-01-01T00:00:00Z">
        <w:r>
          <w:t xml:space="preserve"> </w:t>
        </w:r>
      </w:ins>
      <w:ins w:id="27225" w:author="PR Preview" w:date="2026-01-01T00:00:00Z">
        <w:r>
          <w:t xml:space="preserve">are positive.</w:t>
        </w:r>
      </w:ins>
      <w:ins w:id="27226" w:author="PR Preview" w:date="2026-01-01T00:00:00Z">
        <w:r>
          <w:t xml:space="preserve"> </w:t>
        </w:r>
      </w:ins>
      <w:ins w:id="27227" w:author="PR Preview" w:date="2026-01-01T00:00:00Z">
        <w:r>
          <w:t xml:space="preserve">The test can only rule matrices out:</w:t>
        </w:r>
      </w:ins>
      <w:ins w:id="27228" w:author="PR Preview" w:date="2026-01-01T00:00:00Z">
        <w:r>
          <w:t xml:space="preserve"> </w:t>
        </w:r>
      </w:ins>
      <m:oMath>
        <m:r>
          <m:rPr>
            <m:sty m:val="p"/>
          </m:rPr>
          <m:t>−</m:t>
        </m:r>
        <m:sSub>
          <m:e>
            <m:r>
              <m:rPr>
                <m:sty m:val="bi"/>
              </m:rPr>
              <m:t>I</m:t>
            </m:r>
          </m:e>
          <m:sub>
            <m:r>
              <m:t>2</m:t>
            </m:r>
          </m:sub>
        </m:sSub>
      </m:oMath>
      <w:ins w:id="27229" w:author="PR Preview" w:date="2026-01-01T00:00:00Z">
        <w:r>
          <w:t xml:space="preserve"> </w:t>
        </w:r>
      </w:ins>
      <w:ins w:id="27230" w:author="PR Preview" w:date="2026-01-01T00:00:00Z">
        <w:r>
          <w:t xml:space="preserve">has negative diagonal entries, so it is not positive definite,</w:t>
        </w:r>
      </w:ins>
      <w:ins w:id="27231" w:author="PR Preview" w:date="2026-01-01T00:00:00Z">
        <w:r>
          <w:t xml:space="preserve"> </w:t>
        </w:r>
      </w:ins>
      <w:ins w:id="27232"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27233" w:author="PR Preview" w:date="2026-01-01T00:00:00Z">
        <w:r>
          <w:t xml:space="preserve">(</w:t>
        </w:r>
      </w:ins>
      <w:hyperlink w:anchor="def-determinant">
        <w:ins w:id="27234" w:author="PR Preview" w:date="2026-01-01T00:00:00Z">
          <w:r>
            <w:rPr>
              <w:rStyle w:val="Hyperlink"/>
            </w:rPr>
            <w:t xml:space="preserve">Definition 105</w:t>
          </w:r>
        </w:ins>
      </w:hyperlink>
      <w:ins w:id="27235" w:author="PR Preview" w:date="2026-01-01T00:00:00Z">
        <w:r>
          <w:t xml:space="preserve">);</w:t>
        </w:r>
      </w:ins>
      <w:ins w:id="27236" w:author="PR Preview" w:date="2026-01-01T00:00:00Z">
        <w:r>
          <w:t xml:space="preserve"> </w:t>
        </w:r>
      </w:ins>
      <w:ins w:id="27237" w:author="PR Preview" w:date="2026-01-01T00:00:00Z">
        <w:r>
          <w:t xml:space="preserve">a positive determinant alone does not make a matrix positive definite.</w:t>
        </w:r>
      </w:ins>
      <w:ins w:id="27238" w:author="PR Preview" w:date="2026-01-01T00:00:00Z">
        <w:r>
          <w:t xml:space="preserve"> </w:t>
        </w:r>
      </w:ins>
      <w:ins w:id="27239" w:author="PR Preview" w:date="2026-01-01T00:00:00Z">
        <w:r>
          <w:t xml:space="preserve">And positive diagonal entries are not enough:</w:t>
        </w:r>
      </w:ins>
      <w:ins w:id="27240"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7241" w:author="PR Preview" w:date="2026-01-01T00:00:00Z">
        <w:r>
          <w:t xml:space="preserve"> </w:t>
        </w:r>
      </w:ins>
      <w:ins w:id="27242" w:author="PR Preview" w:date="2026-01-01T00:00:00Z">
        <w:r>
          <w:t xml:space="preserve">of</w:t>
        </w:r>
      </w:ins>
      <w:ins w:id="27243" w:author="PR Preview" w:date="2026-01-01T00:00:00Z">
        <w:r>
          <w:t xml:space="preserve"> </w:t>
        </w:r>
      </w:ins>
      <w:hyperlink w:anchor="exm-positive-definite">
        <w:ins w:id="27244" w:author="PR Preview" w:date="2026-01-01T00:00:00Z">
          <w:r>
            <w:rPr>
              <w:rStyle w:val="Hyperlink"/>
            </w:rPr>
            <w:t xml:space="preserve">Example 154</w:t>
          </w:r>
        </w:ins>
      </w:hyperlink>
      <w:ins w:id="27245" w:author="PR Preview" w:date="2026-01-01T00:00:00Z">
        <w:r>
          <w:t xml:space="preserve"> </w:t>
        </w:r>
      </w:ins>
      <w:ins w:id="27246" w:author="PR Preview" w:date="2026-01-01T00:00:00Z">
        <w:r>
          <w:t xml:space="preserve">has them</w:t>
        </w:r>
      </w:ins>
      <w:ins w:id="27247" w:author="PR Preview" w:date="2026-01-01T00:00:00Z">
        <w:r>
          <w:t xml:space="preserve"> </w:t>
        </w:r>
      </w:ins>
      <w:ins w:id="27248" w:author="PR Preview" w:date="2026-01-01T00:00:00Z">
        <w:r>
          <w:t xml:space="preserve">but is not positive definite.</w:t>
        </w:r>
      </w:ins>
    </w:p>
    <w:bookmarkEnd w:id="672"/>
    <w:bookmarkStart w:id="674" w:name="thm-block-quadratic"/>
    <w:p>
      <w:pPr>
        <w:pStyle w:val="BodyText"/>
      </w:pPr>
      <w:ins w:id="27249" w:author="PR Preview" w:date="2026-01-01T00:00:00Z">
        <w:r>
          <w:rPr>
            <w:b/>
            <w:bCs/>
          </w:rPr>
          <w:t xml:space="preserve">Theorem 123 (The quadratic form of a block matrix)</w:t>
        </w:r>
      </w:ins>
      <w:ins w:id="27250" w:author="PR Preview" w:date="2026-01-01T00:00:00Z">
        <w:r>
          <w:t xml:space="preserve"> </w:t>
        </w:r>
      </w:ins>
      <w:ins w:id="27251" w:author="PR Preview" w:date="2026-01-01T00:00:00Z">
        <w:r>
          <w:t xml:space="preserve">Let</w:t>
        </w:r>
      </w:ins>
      <w:ins w:id="27252" w:author="PR Preview" w:date="2026-01-01T00:00:00Z">
        <w:r>
          <w:t xml:space="preserve"> </w:t>
        </w:r>
      </w:ins>
      <m:oMath>
        <m:r>
          <m:t>k</m:t>
        </m:r>
        <m:r>
          <m:rPr>
            <m:sty m:val="p"/>
          </m:rPr>
          <m:t>,</m:t>
        </m:r>
        <m:r>
          <m:t>m</m:t>
        </m:r>
        <m:r>
          <m:rPr>
            <m:sty m:val="p"/>
          </m:rPr>
          <m:t>≥</m:t>
        </m:r>
        <m:r>
          <m:t>1</m:t>
        </m:r>
      </m:oMath>
      <w:ins w:id="27253" w:author="PR Preview" w:date="2026-01-01T00:00:00Z">
        <w:r>
          <w:t xml:space="preserve">, let</w:t>
        </w:r>
      </w:ins>
      <w:ins w:id="27254" w:author="PR Preview" w:date="2026-01-01T00:00:00Z">
        <w:r>
          <w:t xml:space="preserve"> </w:t>
        </w:r>
      </w:ins>
      <m:oMath>
        <m:r>
          <m:rPr>
            <m:sty m:val="bi"/>
          </m:rPr>
          <m:t>A</m:t>
        </m:r>
      </m:oMath>
      <w:ins w:id="27255" w:author="PR Preview" w:date="2026-01-01T00:00:00Z">
        <w:r>
          <w:t xml:space="preserve"> </w:t>
        </w:r>
      </w:ins>
      <w:ins w:id="27256" w:author="PR Preview" w:date="2026-01-01T00:00:00Z">
        <w:r>
          <w:t xml:space="preserve">be a symmetric</w:t>
        </w:r>
      </w:ins>
      <w:ins w:id="27257" w:author="PR Preview" w:date="2026-01-01T00:00:00Z">
        <w:r>
          <w:t xml:space="preserve"> </w:t>
        </w:r>
      </w:ins>
      <m:oMath>
        <m:r>
          <m:t>k</m:t>
        </m:r>
        <m:r>
          <m:rPr>
            <m:sty m:val="p"/>
          </m:rPr>
          <m:t>×</m:t>
        </m:r>
        <m:r>
          <m:t>k</m:t>
        </m:r>
      </m:oMath>
      <w:ins w:id="27258" w:author="PR Preview" w:date="2026-01-01T00:00:00Z">
        <w:r>
          <w:t xml:space="preserve"> </w:t>
        </w:r>
      </w:ins>
      <w:ins w:id="27259" w:author="PR Preview" w:date="2026-01-01T00:00:00Z">
        <w:r>
          <w:t xml:space="preserve">matrix,</w:t>
        </w:r>
      </w:ins>
      <w:ins w:id="27260" w:author="PR Preview" w:date="2026-01-01T00:00:00Z">
        <w:r>
          <w:t xml:space="preserve"> </w:t>
        </w:r>
      </w:ins>
      <m:oMath>
        <m:r>
          <m:rPr>
            <m:sty m:val="bi"/>
          </m:rPr>
          <m:t>B</m:t>
        </m:r>
      </m:oMath>
      <w:ins w:id="27261" w:author="PR Preview" w:date="2026-01-01T00:00:00Z">
        <w:r>
          <w:t xml:space="preserve"> </w:t>
        </w:r>
      </w:ins>
      <w:ins w:id="27262" w:author="PR Preview" w:date="2026-01-01T00:00:00Z">
        <w:r>
          <w:t xml:space="preserve">a</w:t>
        </w:r>
      </w:ins>
      <w:ins w:id="27263" w:author="PR Preview" w:date="2026-01-01T00:00:00Z">
        <w:r>
          <w:t xml:space="preserve"> </w:t>
        </w:r>
      </w:ins>
      <m:oMath>
        <m:r>
          <m:t>k</m:t>
        </m:r>
        <m:r>
          <m:rPr>
            <m:sty m:val="p"/>
          </m:rPr>
          <m:t>×</m:t>
        </m:r>
        <m:r>
          <m:t>m</m:t>
        </m:r>
      </m:oMath>
      <w:ins w:id="27264" w:author="PR Preview" w:date="2026-01-01T00:00:00Z">
        <w:r>
          <w:t xml:space="preserve"> </w:t>
        </w:r>
      </w:ins>
      <w:ins w:id="27265" w:author="PR Preview" w:date="2026-01-01T00:00:00Z">
        <w:r>
          <w:t xml:space="preserve">matrix and</w:t>
        </w:r>
      </w:ins>
      <w:ins w:id="27266" w:author="PR Preview" w:date="2026-01-01T00:00:00Z">
        <w:r>
          <w:t xml:space="preserve"> </w:t>
        </w:r>
      </w:ins>
      <m:oMath>
        <m:r>
          <m:rPr>
            <m:sty m:val="bi"/>
          </m:rPr>
          <m:t>C</m:t>
        </m:r>
      </m:oMath>
      <w:ins w:id="27267" w:author="PR Preview" w:date="2026-01-01T00:00:00Z">
        <w:r>
          <w:t xml:space="preserve"> </w:t>
        </w:r>
      </w:ins>
      <w:ins w:id="27268" w:author="PR Preview" w:date="2026-01-01T00:00:00Z">
        <w:r>
          <w:t xml:space="preserve">a symmetric</w:t>
        </w:r>
      </w:ins>
      <w:ins w:id="27269" w:author="PR Preview" w:date="2026-01-01T00:00:00Z">
        <w:r>
          <w:t xml:space="preserve"> </w:t>
        </w:r>
      </w:ins>
      <m:oMath>
        <m:r>
          <m:t>m</m:t>
        </m:r>
        <m:r>
          <m:rPr>
            <m:sty m:val="p"/>
          </m:rPr>
          <m:t>×</m:t>
        </m:r>
        <m:r>
          <m:t>m</m:t>
        </m:r>
      </m:oMath>
      <w:ins w:id="27270" w:author="PR Preview" w:date="2026-01-01T00:00:00Z">
        <w:r>
          <w:t xml:space="preserve"> </w:t>
        </w:r>
      </w:ins>
      <w:ins w:id="27271" w:author="PR Preview" w:date="2026-01-01T00:00:00Z">
        <w:r>
          <w:t xml:space="preserve">matrix,</w:t>
        </w:r>
      </w:ins>
      <w:ins w:id="27272" w:author="PR Preview" w:date="2026-01-01T00:00:00Z">
        <w:r>
          <w:t xml:space="preserve"> </w:t>
        </w:r>
      </w:ins>
      <w:ins w:id="27273" w:author="PR Preview" w:date="2026-01-01T00:00:00Z">
        <w:r>
          <w:t xml:space="preserve">and let</w:t>
        </w:r>
      </w:ins>
      <w:ins w:id="27274" w:author="PR Preview" w:date="2026-01-01T00:00:00Z">
        <w:r>
          <w:t xml:space="preserve"> </w:t>
        </w:r>
      </w:ins>
      <m:oMath>
        <m:r>
          <m:rPr>
            <m:sty m:val="bi"/>
          </m:rPr>
          <m:t>X</m:t>
        </m:r>
      </m:oMath>
      <w:ins w:id="27275" w:author="PR Preview" w:date="2026-01-01T00:00:00Z">
        <w:r>
          <w:t xml:space="preserve"> </w:t>
        </w:r>
      </w:ins>
      <w:ins w:id="27276" w:author="PR Preview" w:date="2026-01-01T00:00:00Z">
        <w:r>
          <w:t xml:space="preserve">be the</w:t>
        </w:r>
      </w:ins>
      <w:ins w:id="27277"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27278" w:author="PR Preview" w:date="2026-01-01T00:00:00Z">
        <w:r>
          <w:t xml:space="preserve"> </w:t>
        </w:r>
      </w:ins>
      <w:ins w:id="27279" w:author="PR Preview" w:date="2026-01-01T00:00:00Z">
        <w:r>
          <w:t xml:space="preserve">block matrix (</w:t>
        </w:r>
      </w:ins>
      <w:hyperlink w:anchor="def-block-matrix">
        <w:ins w:id="27280" w:author="PR Preview" w:date="2026-01-01T00:00:00Z">
          <w:r>
            <w:rPr>
              <w:rStyle w:val="Hyperlink"/>
            </w:rPr>
            <w:t xml:space="preserve">Definition 122</w:t>
          </w:r>
        </w:ins>
      </w:hyperlink>
      <w:ins w:id="27281"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del w:id="27282" w:author="PR Preview" w:date="2026-01-01T00:00:00Z">
        <w:r>
          <w:delTex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delText>
        </w:r>
      </w:del>
    </w:p>
    <w:p>
      <w:pPr>
        <w:pStyle w:val="FirstParagraph"/>
      </w:pPr>
      <w:del w:id="27283" w:author="PR Preview" w:date="2026-01-01T00:00:00Z">
        <w:r>
          <w:rPr>
            <w:b/>
            <w:bCs/>
          </w:rPr>
          <w:delText xml:space="preserve">Completing the square.</w:delText>
        </w:r>
      </w:del>
      <w:del w:id="27284" w:author="PR Preview" w:date="2026-01-01T00:00:00Z">
        <w:r>
          <w:delText xml:space="preserve"> </w:delText>
        </w:r>
      </w:del>
      <w:del w:id="27285" w:author="PR Preview" w:date="2026-01-01T00:00:00Z">
        <w:r>
          <w:delText xml:space="preserve">Write</w:delText>
        </w:r>
      </w:del>
      <w:del w:id="27286" w:author="PR Preview" w:date="2026-01-01T00:00:00Z">
        <w:r>
          <w:delText xml:space="preserve"> </w:delText>
        </w:r>
      </w:del>
      <w:del w:id="27287" w:author="PR Preview" w:date="2026-01-01T00:00:00Z">
        <w:r>
          <w:delText xml:space="preserve">$\mathord{\smash[b]{\underset{\raise.3ex\hbox{$\scriptstyle\sim$}}{d}}\vphantom{d}} \stackrel{\text{def}}{=}\mathbf{A}^{-1} \mathbf{B} \mathord{\smash[b]{\underset{\raise.3ex\hbox{$\scriptstyle\sim$}}{w}}\vphantom{w}}$</w:delText>
        </w:r>
      </w:del>
      <w:del w:id="27288" w:author="PR Preview" w:date="2026-01-01T00:00:00Z">
        <w:r>
          <w:delText xml:space="preserve">, so</w:delText>
        </w:r>
      </w:del>
      <w:del w:id="27289" w:author="PR Preview" w:date="2026-01-01T00:00:00Z">
        <w:r>
          <w:delText xml:space="preserve"> </w:delText>
        </w:r>
      </w:del>
      <w:del w:id="27290" w:author="PR Preview" w:date="2026-01-01T00:00:00Z">
        <w:r>
          <w:delText xml:space="preserve">$\mathord{\smash[b]{\underset{\raise.3ex\hbox{$\scriptstyle\sim$}}{z}}\vphantom{z}} = \mathord{\smash[b]{\underset{\raise.3ex\hbox{$\scriptstyle\sim$}}{u}}\vphantom{u}} + \mathord{\smash[b]{\underset{\raise.3ex\hbox{$\scriptstyle\sim$}}{d}}\vphantom{d}}$</w:delText>
        </w:r>
      </w:del>
      <w:del w:id="27291" w:author="PR Preview" w:date="2026-01-01T00:00:00Z">
        <w:r>
          <w:delText xml:space="preserve"> </w:delText>
        </w:r>
      </w:del>
      <w:del w:id="27292" w:author="PR Preview" w:date="2026-01-01T00:00:00Z">
        <w:r>
          <w:delText xml:space="preserve">and</w:delText>
        </w:r>
      </w:del>
      <w:del w:id="27293" w:author="PR Preview" w:date="2026-01-01T00:00:00Z">
        <w:r>
          <w:delText xml:space="preserve"> </w:delText>
        </w:r>
      </w:del>
      <w:del w:id="27294" w:author="PR Preview" w:date="2026-01-01T00:00:00Z">
        <w:r>
          <w:delText xml:space="preserve">$\mathbf{A} \mathord{\smash[b]{\underset{\raise.3ex\hbox{$\scriptstyle\sim$}}{d}}\vphantom{d}} = \mathbf{B} \mathord{\smash[b]{\underset{\raise.3ex\hbox{$\scriptstyle\sim$}}{w}}\vphantom{w}}$</w:delText>
        </w:r>
      </w:del>
      <w:del w:id="27295" w:author="PR Preview" w:date="2026-01-01T00:00:00Z">
        <w:r>
          <w:delText xml:space="preserve"> </w:delText>
        </w:r>
      </w:del>
      <w:del w:id="27296" w:author="PR Preview" w:date="2026-01-01T00:00:00Z">
        <w:r>
          <w:delText xml:space="preserve">(</w:delText>
        </w:r>
      </w:del>
      <w:hyperlink w:anchor="thm-matmul-assoc">
        <w:del w:id="27297" w:author="PR Preview" w:date="2026-01-01T00:00:00Z">
          <w:r>
            <w:rPr>
              <w:rStyle w:val="Hyperlink"/>
            </w:rPr>
            <w:delText xml:space="preserve">Theorem 8</w:delText>
          </w:r>
        </w:del>
      </w:hyperlink>
      <w:del w:id="27298" w:author="PR Preview" w:date="2026-01-01T00:00:00Z">
        <w:r>
          <w:delText xml:space="preserve">, 5,</w:delText>
        </w:r>
      </w:del>
      <w:del w:id="27299" w:author="PR Preview" w:date="2026-01-01T00:00:00Z">
        <w:r>
          <w:delText xml:space="preserve"> </w:delText>
        </w:r>
      </w:del>
      <w:hyperlink w:anchor="thm-identity">
        <w:del w:id="27300" w:author="PR Preview" w:date="2026-01-01T00:00:00Z">
          <w:r>
            <w:rPr>
              <w:rStyle w:val="Hyperlink"/>
            </w:rPr>
            <w:delText xml:space="preserve">Theorem 11</w:delText>
          </w:r>
        </w:del>
      </w:hyperlink>
      <w:del w:id="27301" w:author="PR Preview" w:date="2026-01-01T00:00:00Z">
        <w:r>
          <w:delText xml:space="preserve">);</w:delText>
        </w:r>
      </w:del>
      <w:del w:id="27302" w:author="PR Preview" w:date="2026-01-01T00:00:00Z">
        <w:r>
          <w:delText xml:space="preserve"> </w:delText>
        </w:r>
      </w:del>
      <m:oMath>
        <m:sSup>
          <m:e>
            <m:r>
              <m:rPr>
                <m:sty m:val="bi"/>
              </m:rPr>
              <m:t>A</m:t>
            </m:r>
          </m:e>
          <m:sup>
            <m:r>
              <m:rPr>
                <m:sty m:val="p"/>
              </m:rPr>
              <m:t>−</m:t>
            </m:r>
            <m:r>
              <m:t>1</m:t>
            </m:r>
          </m:sup>
        </m:sSup>
      </m:oMath>
      <w:del w:id="27303" w:author="PR Preview" w:date="2026-01-01T00:00:00Z">
        <w:r>
          <w:delText xml:space="preserve"> </w:delText>
        </w:r>
      </w:del>
      <w:del w:id="27304" w:author="PR Preview" w:date="2026-01-01T00:00:00Z">
        <w:r>
          <w:delText xml:space="preserve">is symmetric (</w:delText>
        </w:r>
      </w:del>
      <w:hyperlink w:anchor="cor-inverse-symmetric">
        <w:del w:id="27305" w:author="PR Preview" w:date="2026-01-01T00:00:00Z">
          <w:r>
            <w:rPr>
              <w:rStyle w:val="Hyperlink"/>
            </w:rPr>
            <w:delText xml:space="preserve">Corollary 10</w:delText>
          </w:r>
        </w:del>
      </w:hyperlink>
      <w:del w:id="27306" w:author="PR Preview" w:date="2026-01-01T00:00:00Z">
        <w:r>
          <w:delText xml:space="preserve">). Then</w:delText>
        </w:r>
      </w:del>
    </w:p>
    <w:p>
      <w:pPr>
        <w:pStyle w:val="BodyText"/>
      </w:pPr>
      <w:del w:id="27307" w:author="PR Preview" w:date="2026-01-01T00:00:00Z">
        <w:r>
          <w:delTex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delText>
        </w:r>
      </w:del>
    </w:p>
    <w:p>
      <w:pPr>
        <w:pStyle w:val="BodyText"/>
      </w:pPr>
      <w:ins w:id="27308"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27309" w:author="PR Preview" w:date="2026-01-01T00:00:00Z">
        <w:r>
          <w:rPr>
            <w:b/>
            <w:bCs/>
          </w:rPr>
          <w:t xml:space="preserve">Completing the square.</w:t>
        </w:r>
      </w:ins>
      <w:ins w:id="27310" w:author="PR Preview" w:date="2026-01-01T00:00:00Z">
        <w:r>
          <w:t xml:space="preserve"> </w:t>
        </w:r>
      </w:ins>
      <w:ins w:id="27311" w:author="PR Preview" w:date="2026-01-01T00:00:00Z">
        <w:r>
          <w:t xml:space="preserve">Write</w:t>
        </w:r>
      </w:ins>
      <w:ins w:id="27312" w:author="PR Preview" w:date="2026-01-01T00:00:00Z">
        <w:r>
          <w:t xml:space="preserve"> </w:t>
        </w:r>
      </w:ins>
      <w:ins w:id="27313" w:author="PR Preview" w:date="2026-01-01T00:00:00Z">
        <w:r>
          <w:t xml:space="preserve">$\mathord{\smash[b]{\underset{\raise.3ex\hbox{$\scriptstyle\sim$}}{d}}\vphantom{d}} \stackrel{\text{def}}{=}\mathbf{A}^{-1} \mathbf{B} \mathord{\smash[b]{\underset{\raise.3ex\hbox{$\scriptstyle\sim$}}{w}}\vphantom{w}}$</w:t>
        </w:r>
      </w:ins>
      <w:ins w:id="27314" w:author="PR Preview" w:date="2026-01-01T00:00:00Z">
        <w:r>
          <w:t xml:space="preserve">, so</w:t>
        </w:r>
      </w:ins>
      <w:ins w:id="27315" w:author="PR Preview" w:date="2026-01-01T00:00:00Z">
        <w:r>
          <w:t xml:space="preserve"> </w:t>
        </w:r>
      </w:ins>
      <w:ins w:id="27316" w:author="PR Preview" w:date="2026-01-01T00:00:00Z">
        <w:r>
          <w:t xml:space="preserve">$\mathord{\smash[b]{\underset{\raise.3ex\hbox{$\scriptstyle\sim$}}{z}}\vphantom{z}} = \mathord{\smash[b]{\underset{\raise.3ex\hbox{$\scriptstyle\sim$}}{u}}\vphantom{u}} + \mathord{\smash[b]{\underset{\raise.3ex\hbox{$\scriptstyle\sim$}}{d}}\vphantom{d}}$</w:t>
        </w:r>
      </w:ins>
      <w:ins w:id="27317" w:author="PR Preview" w:date="2026-01-01T00:00:00Z">
        <w:r>
          <w:t xml:space="preserve"> </w:t>
        </w:r>
      </w:ins>
      <w:ins w:id="27318" w:author="PR Preview" w:date="2026-01-01T00:00:00Z">
        <w:r>
          <w:t xml:space="preserve">and</w:t>
        </w:r>
      </w:ins>
      <w:ins w:id="27319" w:author="PR Preview" w:date="2026-01-01T00:00:00Z">
        <w:r>
          <w:t xml:space="preserve"> </w:t>
        </w:r>
      </w:ins>
      <w:ins w:id="27320" w:author="PR Preview" w:date="2026-01-01T00:00:00Z">
        <w:r>
          <w:t xml:space="preserve">$\mathbf{A} \mathord{\smash[b]{\underset{\raise.3ex\hbox{$\scriptstyle\sim$}}{d}}\vphantom{d}} = \mathbf{B} \mathord{\smash[b]{\underset{\raise.3ex\hbox{$\scriptstyle\sim$}}{w}}\vphantom{w}}$</w:t>
        </w:r>
      </w:ins>
      <w:ins w:id="27321" w:author="PR Preview" w:date="2026-01-01T00:00:00Z">
        <w:r>
          <w:t xml:space="preserve"> </w:t>
        </w:r>
      </w:ins>
      <w:ins w:id="27322" w:author="PR Preview" w:date="2026-01-01T00:00:00Z">
        <w:r>
          <w:t xml:space="preserve">(</w:t>
        </w:r>
      </w:ins>
      <w:hyperlink w:anchor="thm-matmul-assoc">
        <w:ins w:id="27323" w:author="PR Preview" w:date="2026-01-01T00:00:00Z">
          <w:r>
            <w:rPr>
              <w:rStyle w:val="Hyperlink"/>
            </w:rPr>
            <w:t xml:space="preserve">Theorem 8</w:t>
          </w:r>
        </w:ins>
      </w:hyperlink>
      <w:ins w:id="27324" w:author="PR Preview" w:date="2026-01-01T00:00:00Z">
        <w:r>
          <w:t xml:space="preserve">, 5,</w:t>
        </w:r>
      </w:ins>
      <w:ins w:id="27325" w:author="PR Preview" w:date="2026-01-01T00:00:00Z">
        <w:r>
          <w:t xml:space="preserve"> </w:t>
        </w:r>
      </w:ins>
      <w:hyperlink w:anchor="thm-identity">
        <w:ins w:id="27326" w:author="PR Preview" w:date="2026-01-01T00:00:00Z">
          <w:r>
            <w:rPr>
              <w:rStyle w:val="Hyperlink"/>
            </w:rPr>
            <w:t xml:space="preserve">Theorem 10</w:t>
          </w:r>
        </w:ins>
      </w:hyperlink>
      <w:ins w:id="27327" w:author="PR Preview" w:date="2026-01-01T00:00:00Z">
        <w:r>
          <w:t xml:space="preserve">);</w:t>
        </w:r>
      </w:ins>
      <w:ins w:id="27328" w:author="PR Preview" w:date="2026-01-01T00:00:00Z">
        <w:r>
          <w:t xml:space="preserve"> </w:t>
        </w:r>
      </w:ins>
      <m:oMath>
        <m:sSup>
          <m:e>
            <m:r>
              <m:rPr>
                <m:sty m:val="bi"/>
              </m:rPr>
              <m:t>A</m:t>
            </m:r>
          </m:e>
          <m:sup>
            <m:r>
              <m:rPr>
                <m:sty m:val="p"/>
              </m:rPr>
              <m:t>−</m:t>
            </m:r>
            <m:r>
              <m:t>1</m:t>
            </m:r>
          </m:sup>
        </m:sSup>
      </m:oMath>
      <w:ins w:id="27329" w:author="PR Preview" w:date="2026-01-01T00:00:00Z">
        <w:r>
          <w:t xml:space="preserve"> </w:t>
        </w:r>
      </w:ins>
      <w:ins w:id="27330" w:author="PR Preview" w:date="2026-01-01T00:00:00Z">
        <w:r>
          <w:t xml:space="preserve">is symmetric (</w:t>
        </w:r>
      </w:ins>
      <w:hyperlink w:anchor="cor-inverse-symmetric">
        <w:ins w:id="27331" w:author="PR Preview" w:date="2026-01-01T00:00:00Z">
          <w:r>
            <w:rPr>
              <w:rStyle w:val="Hyperlink"/>
            </w:rPr>
            <w:t xml:space="preserve">Corollary 10</w:t>
          </w:r>
        </w:ins>
      </w:hyperlink>
      <w:ins w:id="27332" w:author="PR Preview" w:date="2026-01-01T00:00:00Z">
        <w:r>
          <w:t xml:space="preserve">). Then</w:t>
        </w:r>
      </w:ins>
    </w:p>
    <w:p>
      <w:pPr>
        <w:pStyle w:val="BodyText"/>
      </w:pPr>
      <w:ins w:id="27333"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ins>
    </w:p>
    <w:p>
      <w:pPr>
        <w:pStyle w:val="FirstParagraph"/>
      </w:pPr>
      <w:r>
        <w:t xml:space="preserve">and</w:t>
      </w:r>
    </w:p>
    <w:p>
      <w:pPr>
        <w:pStyle w:val="BodyText"/>
      </w:pPr>
      <w:del w:id="27334" w:author="PR Preview" w:date="2026-01-01T00:00:00Z">
        <w:r>
          <w:delTex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delText>
        </w:r>
      </w:del>
    </w:p>
    <w:p>
      <w:pPr>
        <w:pStyle w:val="BodyText"/>
      </w:pPr>
      <w:ins w:id="27335"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ins>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del w:id="27336" w:author="PR Preview" w:date="2026-01-01T00:00:00Z">
        <w:r>
          <w:rPr>
            <w:b/>
            <w:bCs/>
          </w:rPr>
          <w:delText xml:space="preserve">Example 218 (The</w:delText>
        </w:r>
      </w:del>
      <w:del w:id="27337" w:author="PR Preview" w:date="2026-01-01T00:00:00Z">
        <w:r>
          <w:rPr>
            <w:b/>
            <w:bCs/>
          </w:rPr>
          <w:delText xml:space="preserve"> </w:delText>
        </w:r>
      </w:del>
      <m:oMath>
        <m:r>
          <m:t>2</m:t>
        </m:r>
        <m:r>
          <m:rPr>
            <m:sty m:val="p"/>
          </m:rPr>
          <m:t>×</m:t>
        </m:r>
        <m:r>
          <m:t>2</m:t>
        </m:r>
      </m:oMath>
      <w:del w:id="27338" w:author="PR Preview" w:date="2026-01-01T00:00:00Z">
        <w:r>
          <w:rPr>
            <w:b/>
            <w:bCs/>
          </w:rPr>
          <w:delText xml:space="preserve"> </w:delText>
        </w:r>
      </w:del>
      <w:del w:id="27339" w:author="PR Preview" w:date="2026-01-01T00:00:00Z">
        <w:r>
          <w:rPr>
            <w:b/>
            <w:bCs/>
          </w:rPr>
          <w:delText xml:space="preserve">case)</w:delText>
        </w:r>
      </w:del>
      <w:del w:id="27340" w:author="PR Preview" w:date="2026-01-01T00:00:00Z">
        <w:r>
          <w:delText xml:space="preserve"> </w:delText>
        </w:r>
      </w:del>
      <w:del w:id="27341" w:author="PR Preview" w:date="2026-01-01T00:00:00Z">
        <w:r>
          <w:delText xml:space="preserve">For</w:delText>
        </w:r>
      </w:del>
      <w:del w:id="2734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7343" w:author="PR Preview" w:date="2026-01-01T00:00:00Z">
        <w:r>
          <w:delText xml:space="preserve"> </w:delText>
        </w:r>
      </w:del>
      <w:del w:id="27344" w:author="PR Preview" w:date="2026-01-01T00:00:00Z">
        <w:r>
          <w:delText xml:space="preserve">(</w:delText>
        </w:r>
      </w:del>
      <m:oMath>
        <m:r>
          <m:t>k</m:t>
        </m:r>
        <m:r>
          <m:rPr>
            <m:sty m:val="p"/>
          </m:rPr>
          <m:t>=</m:t>
        </m:r>
        <m:r>
          <m:t>1</m:t>
        </m:r>
      </m:oMath>
      <w:del w:id="27345" w:author="PR Preview" w:date="2026-01-01T00:00:00Z">
        <w:r>
          <w:delText xml:space="preserve"> </w:delText>
        </w:r>
      </w:del>
      <w:del w:id="27346" w:author="PR Preview" w:date="2026-01-01T00:00:00Z">
        <w:r>
          <w:delText xml:space="preserve">and</w:delText>
        </w:r>
      </w:del>
      <w:del w:id="27347" w:author="PR Preview" w:date="2026-01-01T00:00:00Z">
        <w:r>
          <w:delText xml:space="preserve"> </w:delText>
        </w:r>
      </w:del>
      <m:oMath>
        <m:r>
          <m:t>m</m:t>
        </m:r>
        <m:r>
          <m:rPr>
            <m:sty m:val="p"/>
          </m:rPr>
          <m:t>=</m:t>
        </m:r>
        <m:r>
          <m:t>1</m:t>
        </m:r>
      </m:oMath>
      <w:del w:id="27348" w:author="PR Preview" w:date="2026-01-01T00:00:00Z">
        <w:r>
          <w:delText xml:space="preserve">) and</w:delText>
        </w:r>
      </w:del>
      <w:del w:id="27349" w:author="PR Preview" w:date="2026-01-01T00:00:00Z">
        <w:r>
          <w:delText xml:space="preserve"> </w:delText>
        </w:r>
      </w:del>
      <m:oMath>
        <m:r>
          <m:t>a</m:t>
        </m:r>
        <m:r>
          <m:rPr>
            <m:sty m:val="p"/>
          </m:rPr>
          <m:t>≠</m:t>
        </m:r>
        <m:r>
          <m:t>0</m:t>
        </m:r>
      </m:oMath>
      <w:del w:id="27350" w:author="PR Preview" w:date="2026-01-01T00:00:00Z">
        <w:r>
          <w:delText xml:space="preserve">,</w:delText>
        </w:r>
      </w:del>
      <w:del w:id="27351" w:author="PR Preview" w:date="2026-01-01T00:00:00Z">
        <w:r>
          <w:delText xml:space="preserve"> </w:delText>
        </w:r>
      </w:del>
      <w:del w:id="27352" w:author="PR Preview" w:date="2026-01-01T00:00:00Z">
        <w:r>
          <w:delText xml:space="preserve">the theorem reads</w:delText>
        </w:r>
      </w:del>
    </w:p>
    <w:p>
      <w:pPr>
        <w:pStyle w:val="BodyText"/>
      </w:pPr>
      <w:ins w:id="27353" w:author="PR Preview" w:date="2026-01-01T00:00:00Z">
        <w:r>
          <w:rPr>
            <w:b/>
            <w:bCs/>
          </w:rPr>
          <w:t xml:space="preserve">Example 217 (The</w:t>
        </w:r>
      </w:ins>
      <w:ins w:id="27354" w:author="PR Preview" w:date="2026-01-01T00:00:00Z">
        <w:r>
          <w:rPr>
            <w:b/>
            <w:bCs/>
          </w:rPr>
          <w:t xml:space="preserve"> </w:t>
        </w:r>
      </w:ins>
      <m:oMath>
        <m:r>
          <m:t>2</m:t>
        </m:r>
        <m:r>
          <m:rPr>
            <m:sty m:val="p"/>
          </m:rPr>
          <m:t>×</m:t>
        </m:r>
        <m:r>
          <m:t>2</m:t>
        </m:r>
      </m:oMath>
      <w:ins w:id="27355" w:author="PR Preview" w:date="2026-01-01T00:00:00Z">
        <w:r>
          <w:rPr>
            <w:b/>
            <w:bCs/>
          </w:rPr>
          <w:t xml:space="preserve"> </w:t>
        </w:r>
      </w:ins>
      <w:ins w:id="27356" w:author="PR Preview" w:date="2026-01-01T00:00:00Z">
        <w:r>
          <w:rPr>
            <w:b/>
            <w:bCs/>
          </w:rPr>
          <w:t xml:space="preserve">case)</w:t>
        </w:r>
      </w:ins>
      <w:ins w:id="27357" w:author="PR Preview" w:date="2026-01-01T00:00:00Z">
        <w:r>
          <w:t xml:space="preserve"> </w:t>
        </w:r>
      </w:ins>
      <w:ins w:id="27358" w:author="PR Preview" w:date="2026-01-01T00:00:00Z">
        <w:r>
          <w:t xml:space="preserve">For</w:t>
        </w:r>
      </w:ins>
      <w:ins w:id="2735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7360" w:author="PR Preview" w:date="2026-01-01T00:00:00Z">
        <w:r>
          <w:t xml:space="preserve"> </w:t>
        </w:r>
      </w:ins>
      <w:ins w:id="27361" w:author="PR Preview" w:date="2026-01-01T00:00:00Z">
        <w:r>
          <w:t xml:space="preserve">(</w:t>
        </w:r>
      </w:ins>
      <m:oMath>
        <m:r>
          <m:t>k</m:t>
        </m:r>
        <m:r>
          <m:rPr>
            <m:sty m:val="p"/>
          </m:rPr>
          <m:t>=</m:t>
        </m:r>
        <m:r>
          <m:t>1</m:t>
        </m:r>
      </m:oMath>
      <w:ins w:id="27362" w:author="PR Preview" w:date="2026-01-01T00:00:00Z">
        <w:r>
          <w:t xml:space="preserve"> </w:t>
        </w:r>
      </w:ins>
      <w:ins w:id="27363" w:author="PR Preview" w:date="2026-01-01T00:00:00Z">
        <w:r>
          <w:t xml:space="preserve">and</w:t>
        </w:r>
      </w:ins>
      <w:ins w:id="27364" w:author="PR Preview" w:date="2026-01-01T00:00:00Z">
        <w:r>
          <w:t xml:space="preserve"> </w:t>
        </w:r>
      </w:ins>
      <m:oMath>
        <m:r>
          <m:t>m</m:t>
        </m:r>
        <m:r>
          <m:rPr>
            <m:sty m:val="p"/>
          </m:rPr>
          <m:t>=</m:t>
        </m:r>
        <m:r>
          <m:t>1</m:t>
        </m:r>
      </m:oMath>
      <w:ins w:id="27365" w:author="PR Preview" w:date="2026-01-01T00:00:00Z">
        <w:r>
          <w:t xml:space="preserve">) and</w:t>
        </w:r>
      </w:ins>
      <w:ins w:id="27366" w:author="PR Preview" w:date="2026-01-01T00:00:00Z">
        <w:r>
          <w:t xml:space="preserve"> </w:t>
        </w:r>
      </w:ins>
      <m:oMath>
        <m:r>
          <m:t>a</m:t>
        </m:r>
        <m:r>
          <m:rPr>
            <m:sty m:val="p"/>
          </m:rPr>
          <m:t>≠</m:t>
        </m:r>
        <m:r>
          <m:t>0</m:t>
        </m:r>
      </m:oMath>
      <w:ins w:id="27367" w:author="PR Preview" w:date="2026-01-01T00:00:00Z">
        <w:r>
          <w:t xml:space="preserve">,</w:t>
        </w:r>
      </w:ins>
      <w:ins w:id="27368" w:author="PR Preview" w:date="2026-01-01T00:00:00Z">
        <w:r>
          <w:t xml:space="preserve"> </w:t>
        </w:r>
      </w:ins>
      <w:ins w:id="27369"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del w:id="27370" w:author="PR Preview" w:date="2026-01-01T00:00:00Z">
        <w:r>
          <w:rPr>
            <w:b/>
            <w:bCs/>
          </w:rPr>
          <w:delText xml:space="preserve">Definition 124 (Schur complement)</w:delText>
        </w:r>
      </w:del>
      <w:del w:id="27371" w:author="PR Preview" w:date="2026-01-01T00:00:00Z">
        <w:r>
          <w:delText xml:space="preserve"> </w:delText>
        </w:r>
      </w:del>
      <w:del w:id="27372" w:author="PR Preview" w:date="2026-01-01T00:00:00Z">
        <w:r>
          <w:delText xml:space="preserve">For a block matrix</w:delText>
        </w:r>
      </w:del>
      <w:del w:id="2737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7374" w:author="PR Preview" w:date="2026-01-01T00:00:00Z">
        <w:r>
          <w:delText xml:space="preserve"> </w:delText>
        </w:r>
      </w:del>
      <w:del w:id="27375" w:author="PR Preview" w:date="2026-01-01T00:00:00Z">
        <w:r>
          <w:delText xml:space="preserve">as in</w:delText>
        </w:r>
      </w:del>
      <w:del w:id="27376" w:author="PR Preview" w:date="2026-01-01T00:00:00Z">
        <w:r>
          <w:delText xml:space="preserve"> </w:delText>
        </w:r>
      </w:del>
      <w:hyperlink w:anchor="thm-block-quadratic">
        <w:del w:id="27377" w:author="PR Preview" w:date="2026-01-01T00:00:00Z">
          <w:r>
            <w:rPr>
              <w:rStyle w:val="Hyperlink"/>
            </w:rPr>
            <w:delText xml:space="preserve">Theorem 124</w:delText>
          </w:r>
        </w:del>
      </w:hyperlink>
      <w:del w:id="27378" w:author="PR Preview" w:date="2026-01-01T00:00:00Z">
        <w:r>
          <w:delText xml:space="preserve"> </w:delText>
        </w:r>
      </w:del>
      <w:del w:id="27379" w:author="PR Preview" w:date="2026-01-01T00:00:00Z">
        <w:r>
          <w:delText xml:space="preserve">with</w:delText>
        </w:r>
      </w:del>
      <w:del w:id="27380" w:author="PR Preview" w:date="2026-01-01T00:00:00Z">
        <w:r>
          <w:delText xml:space="preserve"> </w:delText>
        </w:r>
      </w:del>
      <m:oMath>
        <m:r>
          <m:rPr>
            <m:sty m:val="bi"/>
          </m:rPr>
          <m:t>A</m:t>
        </m:r>
      </m:oMath>
      <w:del w:id="27381" w:author="PR Preview" w:date="2026-01-01T00:00:00Z">
        <w:r>
          <w:delText xml:space="preserve"> </w:delText>
        </w:r>
      </w:del>
      <w:del w:id="27382" w:author="PR Preview" w:date="2026-01-01T00:00:00Z">
        <w:r>
          <w:delText xml:space="preserve">invertible,</w:delText>
        </w:r>
      </w:del>
      <w:del w:id="27383" w:author="PR Preview" w:date="2026-01-01T00:00:00Z">
        <w:r>
          <w:delText xml:space="preserve"> </w:delText>
        </w:r>
      </w:del>
      <w:del w:id="27384" w:author="PR Preview" w:date="2026-01-01T00:00:00Z">
        <w:r>
          <w:delText xml:space="preserve">the</w:delText>
        </w:r>
      </w:del>
      <w:del w:id="27385" w:author="PR Preview" w:date="2026-01-01T00:00:00Z">
        <w:r>
          <w:delText xml:space="preserve"> </w:delText>
        </w:r>
      </w:del>
      <w:del w:id="27386" w:author="PR Preview" w:date="2026-01-01T00:00:00Z">
        <w:r>
          <w:rPr>
            <w:b/>
            <w:bCs/>
          </w:rPr>
          <w:delText xml:space="preserve">Schur complement</w:delText>
        </w:r>
      </w:del>
      <w:del w:id="27387" w:author="PR Preview" w:date="2026-01-01T00:00:00Z">
        <w:r>
          <w:delText xml:space="preserve"> </w:delText>
        </w:r>
      </w:del>
      <w:del w:id="27388" w:author="PR Preview" w:date="2026-01-01T00:00:00Z">
        <w:r>
          <w:delText xml:space="preserve">[93]</w:delText>
        </w:r>
      </w:del>
      <w:del w:id="27389" w:author="PR Preview" w:date="2026-01-01T00:00:00Z">
        <w:r>
          <w:delText xml:space="preserve"> </w:delText>
        </w:r>
      </w:del>
      <w:del w:id="27390" w:author="PR Preview" w:date="2026-01-01T00:00:00Z">
        <w:r>
          <w:delText xml:space="preserve">of</w:delText>
        </w:r>
      </w:del>
      <w:del w:id="27391" w:author="PR Preview" w:date="2026-01-01T00:00:00Z">
        <w:r>
          <w:delText xml:space="preserve"> </w:delText>
        </w:r>
      </w:del>
      <m:oMath>
        <m:r>
          <m:rPr>
            <m:sty m:val="bi"/>
          </m:rPr>
          <m:t>A</m:t>
        </m:r>
      </m:oMath>
      <w:del w:id="27392" w:author="PR Preview" w:date="2026-01-01T00:00:00Z">
        <w:r>
          <w:delText xml:space="preserve"> </w:delText>
        </w:r>
      </w:del>
      <w:del w:id="27393" w:author="PR Preview" w:date="2026-01-01T00:00:00Z">
        <w:r>
          <w:delText xml:space="preserve">in</w:delText>
        </w:r>
      </w:del>
      <w:del w:id="27394" w:author="PR Preview" w:date="2026-01-01T00:00:00Z">
        <w:r>
          <w:delText xml:space="preserve"> </w:delText>
        </w:r>
      </w:del>
      <m:oMath>
        <m:r>
          <m:rPr>
            <m:sty m:val="bi"/>
          </m:rPr>
          <m:t>X</m:t>
        </m:r>
      </m:oMath>
      <w:del w:id="27395" w:author="PR Preview" w:date="2026-01-01T00:00:00Z">
        <w:r>
          <w:delText xml:space="preserve"> </w:delText>
        </w:r>
      </w:del>
      <w:del w:id="27396" w:author="PR Preview" w:date="2026-01-01T00:00:00Z">
        <w:r>
          <w:delText xml:space="preserve">is the</w:delText>
        </w:r>
      </w:del>
      <w:del w:id="27397" w:author="PR Preview" w:date="2026-01-01T00:00:00Z">
        <w:r>
          <w:delText xml:space="preserve"> </w:delText>
        </w:r>
      </w:del>
      <m:oMath>
        <m:r>
          <m:t>m</m:t>
        </m:r>
        <m:r>
          <m:rPr>
            <m:sty m:val="p"/>
          </m:rPr>
          <m:t>×</m:t>
        </m:r>
        <m:r>
          <m:t>m</m:t>
        </m:r>
      </m:oMath>
      <w:del w:id="27398" w:author="PR Preview" w:date="2026-01-01T00:00:00Z">
        <w:r>
          <w:delText xml:space="preserve"> </w:delText>
        </w:r>
      </w:del>
      <w:del w:id="27399" w:author="PR Preview" w:date="2026-01-01T00:00:00Z">
        <w:r>
          <w:delText xml:space="preserve">matrix</w:delText>
        </w:r>
      </w:del>
      <w:del w:id="27400"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7401" w:author="PR Preview" w:date="2026-01-01T00:00:00Z">
        <w:r>
          <w:delText xml:space="preserve"> </w:delText>
        </w:r>
      </w:del>
      <w:del w:id="27402" w:author="PR Preview" w:date="2026-01-01T00:00:00Z">
        <w:r>
          <w:delText xml:space="preserve">defined in</w:delText>
        </w:r>
      </w:del>
      <w:del w:id="27403" w:author="PR Preview" w:date="2026-01-01T00:00:00Z">
        <w:r>
          <w:delText xml:space="preserve"> </w:delText>
        </w:r>
      </w:del>
      <w:hyperlink w:anchor="thm-block-quadratic">
        <w:del w:id="27404" w:author="PR Preview" w:date="2026-01-01T00:00:00Z">
          <w:r>
            <w:rPr>
              <w:rStyle w:val="Hyperlink"/>
            </w:rPr>
            <w:delText xml:space="preserve">Theorem 124</w:delText>
          </w:r>
        </w:del>
      </w:hyperlink>
      <w:del w:id="27405" w:author="PR Preview" w:date="2026-01-01T00:00:00Z">
        <w:r>
          <w:delText xml:space="preserve">.</w:delText>
        </w:r>
      </w:del>
    </w:p>
    <w:p>
      <w:pPr>
        <w:pStyle w:val="BodyText"/>
      </w:pPr>
      <w:del w:id="27406" w:author="PR Preview" w:date="2026-01-01T00:00:00Z">
        <w:r>
          <w:rPr>
            <w:b/>
            <w:bCs/>
          </w:rPr>
          <w:delText xml:space="preserve">Example 219 (Schur complements of</w:delText>
        </w:r>
      </w:del>
      <w:del w:id="27407" w:author="PR Preview" w:date="2026-01-01T00:00:00Z">
        <w:r>
          <w:rPr>
            <w:b/>
            <w:bCs/>
          </w:rPr>
          <w:delText xml:space="preserve"> </w:delText>
        </w:r>
      </w:del>
      <m:oMath>
        <m:r>
          <m:t>2</m:t>
        </m:r>
        <m:r>
          <m:rPr>
            <m:sty m:val="p"/>
          </m:rPr>
          <m:t>×</m:t>
        </m:r>
        <m:r>
          <m:t>2</m:t>
        </m:r>
      </m:oMath>
      <w:del w:id="27408" w:author="PR Preview" w:date="2026-01-01T00:00:00Z">
        <w:r>
          <w:rPr>
            <w:b/>
            <w:bCs/>
          </w:rPr>
          <w:delText xml:space="preserve"> </w:delText>
        </w:r>
      </w:del>
      <w:del w:id="27409" w:author="PR Preview" w:date="2026-01-01T00:00:00Z">
        <w:r>
          <w:rPr>
            <w:b/>
            <w:bCs/>
          </w:rPr>
          <w:delText xml:space="preserve">matrices)</w:delText>
        </w:r>
      </w:del>
      <w:del w:id="27410" w:author="PR Preview" w:date="2026-01-01T00:00:00Z">
        <w:r>
          <w:delText xml:space="preserve"> </w:delText>
        </w:r>
      </w:del>
      <w:del w:id="27411" w:author="PR Preview" w:date="2026-01-01T00:00:00Z">
        <w:r>
          <w:delText xml:space="preserve"> </w:delText>
        </w:r>
      </w:del>
    </w:p>
    <w:p>
      <w:pPr>
        <w:pStyle w:val="FirstParagraph"/>
      </w:pPr>
      <w:ins w:id="27412" w:author="PR Preview" w:date="2026-01-01T00:00:00Z">
        <w:r>
          <w:rPr>
            <w:b/>
            <w:bCs/>
          </w:rPr>
          <w:t xml:space="preserve">Definition 124 (Schur complement)</w:t>
        </w:r>
      </w:ins>
      <w:ins w:id="27413" w:author="PR Preview" w:date="2026-01-01T00:00:00Z">
        <w:r>
          <w:t xml:space="preserve"> </w:t>
        </w:r>
      </w:ins>
      <w:ins w:id="27414" w:author="PR Preview" w:date="2026-01-01T00:00:00Z">
        <w:r>
          <w:t xml:space="preserve">For a block matrix</w:t>
        </w:r>
      </w:ins>
      <w:ins w:id="2741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7416" w:author="PR Preview" w:date="2026-01-01T00:00:00Z">
        <w:r>
          <w:t xml:space="preserve"> </w:t>
        </w:r>
      </w:ins>
      <w:ins w:id="27417" w:author="PR Preview" w:date="2026-01-01T00:00:00Z">
        <w:r>
          <w:t xml:space="preserve">as in</w:t>
        </w:r>
      </w:ins>
      <w:ins w:id="27418" w:author="PR Preview" w:date="2026-01-01T00:00:00Z">
        <w:r>
          <w:t xml:space="preserve"> </w:t>
        </w:r>
      </w:ins>
      <w:hyperlink w:anchor="thm-block-quadratic">
        <w:ins w:id="27419" w:author="PR Preview" w:date="2026-01-01T00:00:00Z">
          <w:r>
            <w:rPr>
              <w:rStyle w:val="Hyperlink"/>
            </w:rPr>
            <w:t xml:space="preserve">Theorem 123</w:t>
          </w:r>
        </w:ins>
      </w:hyperlink>
      <w:ins w:id="27420" w:author="PR Preview" w:date="2026-01-01T00:00:00Z">
        <w:r>
          <w:t xml:space="preserve"> </w:t>
        </w:r>
      </w:ins>
      <w:ins w:id="27421" w:author="PR Preview" w:date="2026-01-01T00:00:00Z">
        <w:r>
          <w:t xml:space="preserve">with</w:t>
        </w:r>
      </w:ins>
      <w:ins w:id="27422" w:author="PR Preview" w:date="2026-01-01T00:00:00Z">
        <w:r>
          <w:t xml:space="preserve"> </w:t>
        </w:r>
      </w:ins>
      <m:oMath>
        <m:r>
          <m:rPr>
            <m:sty m:val="bi"/>
          </m:rPr>
          <m:t>A</m:t>
        </m:r>
      </m:oMath>
      <w:ins w:id="27423" w:author="PR Preview" w:date="2026-01-01T00:00:00Z">
        <w:r>
          <w:t xml:space="preserve"> </w:t>
        </w:r>
      </w:ins>
      <w:ins w:id="27424" w:author="PR Preview" w:date="2026-01-01T00:00:00Z">
        <w:r>
          <w:t xml:space="preserve">invertible,</w:t>
        </w:r>
      </w:ins>
      <w:ins w:id="27425" w:author="PR Preview" w:date="2026-01-01T00:00:00Z">
        <w:r>
          <w:t xml:space="preserve"> </w:t>
        </w:r>
      </w:ins>
      <w:ins w:id="27426" w:author="PR Preview" w:date="2026-01-01T00:00:00Z">
        <w:r>
          <w:t xml:space="preserve">the</w:t>
        </w:r>
      </w:ins>
      <w:ins w:id="27427" w:author="PR Preview" w:date="2026-01-01T00:00:00Z">
        <w:r>
          <w:t xml:space="preserve"> </w:t>
        </w:r>
      </w:ins>
      <w:ins w:id="27428" w:author="PR Preview" w:date="2026-01-01T00:00:00Z">
        <w:r>
          <w:rPr>
            <w:b/>
            <w:bCs/>
          </w:rPr>
          <w:t xml:space="preserve">Schur complement</w:t>
        </w:r>
      </w:ins>
      <w:ins w:id="27429" w:author="PR Preview" w:date="2026-01-01T00:00:00Z">
        <w:r>
          <w:t xml:space="preserve"> </w:t>
        </w:r>
      </w:ins>
      <w:ins w:id="27430" w:author="PR Preview" w:date="2026-01-01T00:00:00Z">
        <w:r>
          <w:t xml:space="preserve">[90]</w:t>
        </w:r>
      </w:ins>
      <w:ins w:id="27431" w:author="PR Preview" w:date="2026-01-01T00:00:00Z">
        <w:r>
          <w:t xml:space="preserve"> </w:t>
        </w:r>
      </w:ins>
      <w:ins w:id="27432" w:author="PR Preview" w:date="2026-01-01T00:00:00Z">
        <w:r>
          <w:t xml:space="preserve">of</w:t>
        </w:r>
      </w:ins>
      <w:ins w:id="27433" w:author="PR Preview" w:date="2026-01-01T00:00:00Z">
        <w:r>
          <w:t xml:space="preserve"> </w:t>
        </w:r>
      </w:ins>
      <m:oMath>
        <m:r>
          <m:rPr>
            <m:sty m:val="bi"/>
          </m:rPr>
          <m:t>A</m:t>
        </m:r>
      </m:oMath>
      <w:ins w:id="27434" w:author="PR Preview" w:date="2026-01-01T00:00:00Z">
        <w:r>
          <w:t xml:space="preserve"> </w:t>
        </w:r>
      </w:ins>
      <w:ins w:id="27435" w:author="PR Preview" w:date="2026-01-01T00:00:00Z">
        <w:r>
          <w:t xml:space="preserve">in</w:t>
        </w:r>
      </w:ins>
      <w:ins w:id="27436" w:author="PR Preview" w:date="2026-01-01T00:00:00Z">
        <w:r>
          <w:t xml:space="preserve"> </w:t>
        </w:r>
      </w:ins>
      <m:oMath>
        <m:r>
          <m:rPr>
            <m:sty m:val="bi"/>
          </m:rPr>
          <m:t>X</m:t>
        </m:r>
      </m:oMath>
      <w:ins w:id="27437" w:author="PR Preview" w:date="2026-01-01T00:00:00Z">
        <w:r>
          <w:t xml:space="preserve"> </w:t>
        </w:r>
      </w:ins>
      <w:ins w:id="27438" w:author="PR Preview" w:date="2026-01-01T00:00:00Z">
        <w:r>
          <w:t xml:space="preserve">is the</w:t>
        </w:r>
      </w:ins>
      <w:ins w:id="27439" w:author="PR Preview" w:date="2026-01-01T00:00:00Z">
        <w:r>
          <w:t xml:space="preserve"> </w:t>
        </w:r>
      </w:ins>
      <m:oMath>
        <m:r>
          <m:t>m</m:t>
        </m:r>
        <m:r>
          <m:rPr>
            <m:sty m:val="p"/>
          </m:rPr>
          <m:t>×</m:t>
        </m:r>
        <m:r>
          <m:t>m</m:t>
        </m:r>
      </m:oMath>
      <w:ins w:id="27440" w:author="PR Preview" w:date="2026-01-01T00:00:00Z">
        <w:r>
          <w:t xml:space="preserve"> </w:t>
        </w:r>
      </w:ins>
      <w:ins w:id="27441" w:author="PR Preview" w:date="2026-01-01T00:00:00Z">
        <w:r>
          <w:t xml:space="preserve">matrix</w:t>
        </w:r>
      </w:ins>
      <w:ins w:id="27442"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7443" w:author="PR Preview" w:date="2026-01-01T00:00:00Z">
        <w:r>
          <w:t xml:space="preserve"> </w:t>
        </w:r>
      </w:ins>
      <w:ins w:id="27444" w:author="PR Preview" w:date="2026-01-01T00:00:00Z">
        <w:r>
          <w:t xml:space="preserve">defined in</w:t>
        </w:r>
      </w:ins>
      <w:ins w:id="27445" w:author="PR Preview" w:date="2026-01-01T00:00:00Z">
        <w:r>
          <w:t xml:space="preserve"> </w:t>
        </w:r>
      </w:ins>
      <w:hyperlink w:anchor="thm-block-quadratic">
        <w:ins w:id="27446" w:author="PR Preview" w:date="2026-01-01T00:00:00Z">
          <w:r>
            <w:rPr>
              <w:rStyle w:val="Hyperlink"/>
            </w:rPr>
            <w:t xml:space="preserve">Theorem 123</w:t>
          </w:r>
        </w:ins>
      </w:hyperlink>
      <w:ins w:id="27447" w:author="PR Preview" w:date="2026-01-01T00:00:00Z">
        <w:r>
          <w:t xml:space="preserve">.</w:t>
        </w:r>
      </w:ins>
    </w:p>
    <w:bookmarkEnd w:id="676"/>
    <w:bookmarkStart w:id="677" w:name="exm-schur-complement"/>
    <w:p>
      <w:pPr>
        <w:pStyle w:val="BodyText"/>
      </w:pPr>
      <w:ins w:id="27448" w:author="PR Preview" w:date="2026-01-01T00:00:00Z">
        <w:r>
          <w:rPr>
            <w:b/>
            <w:bCs/>
          </w:rPr>
          <w:t xml:space="preserve">Example 218 (Schur complements of</w:t>
        </w:r>
      </w:ins>
      <w:ins w:id="27449" w:author="PR Preview" w:date="2026-01-01T00:00:00Z">
        <w:r>
          <w:rPr>
            <w:b/>
            <w:bCs/>
          </w:rPr>
          <w:t xml:space="preserve"> </w:t>
        </w:r>
      </w:ins>
      <m:oMath>
        <m:r>
          <m:t>2</m:t>
        </m:r>
        <m:r>
          <m:rPr>
            <m:sty m:val="p"/>
          </m:rPr>
          <m:t>×</m:t>
        </m:r>
        <m:r>
          <m:t>2</m:t>
        </m:r>
      </m:oMath>
      <w:ins w:id="27450" w:author="PR Preview" w:date="2026-01-01T00:00:00Z">
        <w:r>
          <w:rPr>
            <w:b/>
            <w:bCs/>
          </w:rPr>
          <w:t xml:space="preserve"> </w:t>
        </w:r>
      </w:ins>
      <w:ins w:id="27451" w:author="PR Preview" w:date="2026-01-01T00:00:00Z">
        <w:r>
          <w:rPr>
            <w:b/>
            <w:bCs/>
          </w:rPr>
          <w:t xml:space="preserve">matrices)</w:t>
        </w:r>
      </w:ins>
      <w:ins w:id="27452" w:author="PR Preview" w:date="2026-01-01T00:00:00Z">
        <w:r>
          <w:t xml:space="preserve"> </w:t>
        </w:r>
      </w:ins>
      <w:ins w:id="27453" w:author="PR Preview" w:date="2026-01-01T00:00:00Z">
        <w:r>
          <w:t xml:space="preserve"> </w:t>
        </w:r>
      </w:ins>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del w:id="27454" w:author="PR Preview" w:date="2026-01-01T00:00:00Z">
        <w:r>
          <w:rPr>
            <w:b/>
            <w:bCs/>
          </w:rPr>
          <w:delText xml:space="preserve">Theorem 125 (Schur complement test)</w:delText>
        </w:r>
      </w:del>
      <w:del w:id="27455" w:author="PR Preview" w:date="2026-01-01T00:00:00Z">
        <w:r>
          <w:delText xml:space="preserve"> </w:delText>
        </w:r>
      </w:del>
      <w:del w:id="27456" w:author="PR Preview" w:date="2026-01-01T00:00:00Z">
        <w:r>
          <w:delText xml:space="preserve">Let</w:delText>
        </w:r>
      </w:del>
      <w:del w:id="2745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7458" w:author="PR Preview" w:date="2026-01-01T00:00:00Z">
        <w:r>
          <w:delText xml:space="preserve"> </w:delText>
        </w:r>
      </w:del>
      <w:del w:id="27459" w:author="PR Preview" w:date="2026-01-01T00:00:00Z">
        <w:r>
          <w:delText xml:space="preserve">be as in</w:delText>
        </w:r>
      </w:del>
      <w:del w:id="27460" w:author="PR Preview" w:date="2026-01-01T00:00:00Z">
        <w:r>
          <w:delText xml:space="preserve"> </w:delText>
        </w:r>
      </w:del>
      <w:hyperlink w:anchor="thm-block-quadratic">
        <w:del w:id="27461" w:author="PR Preview" w:date="2026-01-01T00:00:00Z">
          <w:r>
            <w:rPr>
              <w:rStyle w:val="Hyperlink"/>
            </w:rPr>
            <w:delText xml:space="preserve">Theorem 124</w:delText>
          </w:r>
        </w:del>
      </w:hyperlink>
      <w:del w:id="27462" w:author="PR Preview" w:date="2026-01-01T00:00:00Z">
        <w:r>
          <w:delText xml:space="preserve">.</w:delText>
        </w:r>
      </w:del>
      <w:del w:id="27463" w:author="PR Preview" w:date="2026-01-01T00:00:00Z">
        <w:r>
          <w:delText xml:space="preserve"> </w:delText>
        </w:r>
      </w:del>
      <w:del w:id="27464" w:author="PR Preview" w:date="2026-01-01T00:00:00Z">
        <w:r>
          <w:delText xml:space="preserve">Then</w:delText>
        </w:r>
      </w:del>
      <w:del w:id="27465" w:author="PR Preview" w:date="2026-01-01T00:00:00Z">
        <w:r>
          <w:delText xml:space="preserve"> </w:delText>
        </w:r>
      </w:del>
      <m:oMath>
        <m:r>
          <m:rPr>
            <m:sty m:val="bi"/>
          </m:rPr>
          <m:t>X</m:t>
        </m:r>
      </m:oMath>
      <w:del w:id="27466" w:author="PR Preview" w:date="2026-01-01T00:00:00Z">
        <w:r>
          <w:delText xml:space="preserve"> </w:delText>
        </w:r>
      </w:del>
      <w:del w:id="27467" w:author="PR Preview" w:date="2026-01-01T00:00:00Z">
        <w:r>
          <w:delText xml:space="preserve">is positive definite (</w:delText>
        </w:r>
      </w:del>
      <w:hyperlink w:anchor="def-positive-definite">
        <w:del w:id="27468" w:author="PR Preview" w:date="2026-01-01T00:00:00Z">
          <w:r>
            <w:rPr>
              <w:rStyle w:val="Hyperlink"/>
            </w:rPr>
            <w:delText xml:space="preserve">Definition 101</w:delText>
          </w:r>
        </w:del>
      </w:hyperlink>
      <w:del w:id="27469" w:author="PR Preview" w:date="2026-01-01T00:00:00Z">
        <w:r>
          <w:delText xml:space="preserve">)</w:delText>
        </w:r>
      </w:del>
      <w:del w:id="27470" w:author="PR Preview" w:date="2026-01-01T00:00:00Z">
        <w:r>
          <w:delText xml:space="preserve"> </w:delText>
        </w:r>
      </w:del>
      <w:del w:id="27471" w:author="PR Preview" w:date="2026-01-01T00:00:00Z">
        <w:r>
          <w:delText xml:space="preserve">exactly when</w:delText>
        </w:r>
      </w:del>
      <w:del w:id="27472" w:author="PR Preview" w:date="2026-01-01T00:00:00Z">
        <w:r>
          <w:delText xml:space="preserve"> </w:delText>
        </w:r>
      </w:del>
      <m:oMath>
        <m:r>
          <m:rPr>
            <m:sty m:val="bi"/>
          </m:rPr>
          <m:t>A</m:t>
        </m:r>
      </m:oMath>
      <w:del w:id="27473" w:author="PR Preview" w:date="2026-01-01T00:00:00Z">
        <w:r>
          <w:delText xml:space="preserve"> </w:delText>
        </w:r>
      </w:del>
      <w:del w:id="27474" w:author="PR Preview" w:date="2026-01-01T00:00:00Z">
        <w:r>
          <w:delText xml:space="preserve">is positive definite</w:delText>
        </w:r>
      </w:del>
      <w:del w:id="27475" w:author="PR Preview" w:date="2026-01-01T00:00:00Z">
        <w:r>
          <w:delText xml:space="preserve"> </w:delText>
        </w:r>
      </w:del>
      <w:del w:id="27476" w:author="PR Preview" w:date="2026-01-01T00:00:00Z">
        <w:r>
          <w:delText xml:space="preserve">and its Schur complement</w:delText>
        </w:r>
      </w:del>
      <w:del w:id="27477" w:author="PR Preview" w:date="2026-01-01T00:00:00Z">
        <w:r>
          <w:delText xml:space="preserve"> </w:delText>
        </w:r>
      </w:del>
      <m:oMath>
        <m:r>
          <m:rPr>
            <m:sty m:val="bi"/>
          </m:rPr>
          <m:t>S</m:t>
        </m:r>
      </m:oMath>
      <w:del w:id="27478" w:author="PR Preview" w:date="2026-01-01T00:00:00Z">
        <w:r>
          <w:delText xml:space="preserve"> </w:delText>
        </w:r>
      </w:del>
      <w:del w:id="27479" w:author="PR Preview" w:date="2026-01-01T00:00:00Z">
        <w:r>
          <w:delText xml:space="preserve">(</w:delText>
        </w:r>
      </w:del>
      <w:hyperlink w:anchor="def-schur-complement">
        <w:del w:id="27480" w:author="PR Preview" w:date="2026-01-01T00:00:00Z">
          <w:r>
            <w:rPr>
              <w:rStyle w:val="Hyperlink"/>
            </w:rPr>
            <w:delText xml:space="preserve">Definition 124</w:delText>
          </w:r>
        </w:del>
      </w:hyperlink>
      <w:del w:id="27481" w:author="PR Preview" w:date="2026-01-01T00:00:00Z">
        <w:r>
          <w:delText xml:space="preserve">) is positive definite.</w:delText>
        </w:r>
      </w:del>
    </w:p>
    <w:p>
      <w:pPr>
        <w:pStyle w:val="BodyText"/>
      </w:pPr>
      <w:del w:id="27482" w:author="PR Preview" w:date="2026-01-01T00:00:00Z">
        <w:r>
          <w:rPr>
            <w:i/>
            <w:iCs/>
          </w:rPr>
          <w:delText xml:space="preserve">Proof</w:delText>
        </w:r>
      </w:del>
      <w:del w:id="27483" w:author="PR Preview" w:date="2026-01-01T00:00:00Z">
        <w:r>
          <w:delText xml:space="preserve">. </w:delText>
        </w:r>
      </w:del>
      <w:del w:id="27484" w:author="PR Preview" w:date="2026-01-01T00:00:00Z">
        <w:r>
          <w:rPr>
            <w:b/>
            <w:bCs/>
          </w:rPr>
          <w:delText xml:space="preserve">If.</w:delText>
        </w:r>
      </w:del>
      <w:del w:id="27485" w:author="PR Preview" w:date="2026-01-01T00:00:00Z">
        <w:r>
          <w:delText xml:space="preserve"> </w:delText>
        </w:r>
      </w:del>
      <m:oMath>
        <m:r>
          <m:rPr>
            <m:sty m:val="bi"/>
          </m:rPr>
          <m:t>A</m:t>
        </m:r>
      </m:oMath>
      <w:del w:id="27486" w:author="PR Preview" w:date="2026-01-01T00:00:00Z">
        <w:r>
          <w:delText xml:space="preserve"> </w:delText>
        </w:r>
      </w:del>
      <w:del w:id="27487" w:author="PR Preview" w:date="2026-01-01T00:00:00Z">
        <w:r>
          <w:delText xml:space="preserve">is positive definite, so invertible (</w:delText>
        </w:r>
      </w:del>
      <w:hyperlink w:anchor="thm-pd-inverse">
        <w:del w:id="27488" w:author="PR Preview" w:date="2026-01-01T00:00:00Z">
          <w:r>
            <w:rPr>
              <w:rStyle w:val="Hyperlink"/>
            </w:rPr>
            <w:delText xml:space="preserve">Theorem 84</w:delText>
          </w:r>
        </w:del>
      </w:hyperlink>
      <w:del w:id="27489" w:author="PR Preview" w:date="2026-01-01T00:00:00Z">
        <w:r>
          <w:delText xml:space="preserve">), and</w:delText>
        </w:r>
      </w:del>
      <w:del w:id="27490" w:author="PR Preview" w:date="2026-01-01T00:00:00Z">
        <w:r>
          <w:delText xml:space="preserve"> </w:delText>
        </w:r>
      </w:del>
      <m:oMath>
        <m:r>
          <m:rPr>
            <m:sty m:val="bi"/>
          </m:rPr>
          <m:t>S</m:t>
        </m:r>
      </m:oMath>
      <w:del w:id="27491" w:author="PR Preview" w:date="2026-01-01T00:00:00Z">
        <w:r>
          <w:delText xml:space="preserve"> </w:delText>
        </w:r>
      </w:del>
      <w:del w:id="27492" w:author="PR Preview" w:date="2026-01-01T00:00:00Z">
        <w:r>
          <w:delText xml:space="preserve">is defined.</w:delText>
        </w:r>
      </w:del>
      <w:del w:id="27493" w:author="PR Preview" w:date="2026-01-01T00:00:00Z">
        <w:r>
          <w:delText xml:space="preserve"> </w:delText>
        </w:r>
      </w:del>
      <m:oMath>
        <m:r>
          <m:rPr>
            <m:sty m:val="bi"/>
          </m:rPr>
          <m:t>X</m:t>
        </m:r>
      </m:oMath>
      <w:del w:id="27494" w:author="PR Preview" w:date="2026-01-01T00:00:00Z">
        <w:r>
          <w:delText xml:space="preserve"> </w:delText>
        </w:r>
      </w:del>
      <w:del w:id="27495" w:author="PR Preview" w:date="2026-01-01T00:00:00Z">
        <w:r>
          <w:delText xml:space="preserve">is symmetric.</w:delText>
        </w:r>
      </w:del>
      <w:del w:id="27496" w:author="PR Preview" w:date="2026-01-01T00:00:00Z">
        <w:r>
          <w:delText xml:space="preserve"> </w:delText>
        </w:r>
      </w:del>
      <w:del w:id="27497" w:author="PR Preview" w:date="2026-01-01T00:00:00Z">
        <w:r>
          <w:delText xml:space="preserve">Let</w:delText>
        </w:r>
      </w:del>
      <w:del w:id="27498" w:author="PR Preview" w:date="2026-01-01T00:00:00Z">
        <w:r>
          <w:delText xml:space="preserve"> </w:delText>
        </w:r>
      </w:del>
      <w:del w:id="27499"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27500" w:author="PR Preview" w:date="2026-01-01T00:00:00Z">
        <w:r>
          <w:delText xml:space="preserve"> </w:delText>
        </w:r>
      </w:del>
      <w:del w:id="27501" w:author="PR Preview" w:date="2026-01-01T00:00:00Z">
        <w:r>
          <w:delText xml:space="preserve">and</w:delText>
        </w:r>
      </w:del>
      <w:del w:id="27502" w:author="PR Preview" w:date="2026-01-01T00:00:00Z">
        <w:r>
          <w:delText xml:space="preserve"> </w:delText>
        </w:r>
      </w:del>
      <w:del w:id="27503" w:author="PR Preview" w:date="2026-01-01T00:00:00Z">
        <w:r>
          <w:delText xml:space="preserve">$\mathord{\smash[b]{\underset{\raise.3ex\hbox{$\scriptstyle\sim$}}{z}}\vphantom{z}} = \mathord{\smash[b]{\underset{\raise.3ex\hbox{$\scriptstyle\sim$}}{u}}\vphantom{u}} + \mathbf{A}^{-1} \mathbf{B} \mathord{\smash[b]{\underset{\raise.3ex\hbox{$\scriptstyle\sim$}}{w}}\vphantom{w}}$</w:delText>
        </w:r>
      </w:del>
      <w:del w:id="27504" w:author="PR Preview" w:date="2026-01-01T00:00:00Z">
        <w:r>
          <w:delText xml:space="preserve">.</w:delText>
        </w:r>
      </w:del>
      <w:del w:id="27505" w:author="PR Preview" w:date="2026-01-01T00:00:00Z">
        <w:r>
          <w:delText xml:space="preserve"> </w:delText>
        </w:r>
      </w:del>
      <w:del w:id="27506" w:author="PR Preview" w:date="2026-01-01T00:00:00Z">
        <w:r>
          <w:delText xml:space="preserve">By</w:delText>
        </w:r>
      </w:del>
      <w:del w:id="27507" w:author="PR Preview" w:date="2026-01-01T00:00:00Z">
        <w:r>
          <w:delText xml:space="preserve"> </w:delText>
        </w:r>
      </w:del>
      <w:hyperlink w:anchor="thm-block-quadratic">
        <w:del w:id="27508" w:author="PR Preview" w:date="2026-01-01T00:00:00Z">
          <w:r>
            <w:rPr>
              <w:rStyle w:val="Hyperlink"/>
            </w:rPr>
            <w:delText xml:space="preserve">Theorem 124</w:delText>
          </w:r>
        </w:del>
      </w:hyperlink>
      <w:del w:id="27509" w:author="PR Preview" w:date="2026-01-01T00:00:00Z">
        <w:r>
          <w:delText xml:space="preserve">,</w:delText>
        </w:r>
      </w:del>
      <w:del w:id="27510" w:author="PR Preview" w:date="2026-01-01T00:00:00Z">
        <w:r>
          <w:delText xml:space="preserve"> </w:delText>
        </w:r>
      </w:del>
      <w:del w:id="27511" w:author="PR Preview" w:date="2026-01-01T00:00:00Z">
        <w:r>
          <w:delTex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delText>
        </w:r>
      </w:del>
      <w:del w:id="27512" w:author="PR Preview" w:date="2026-01-01T00:00:00Z">
        <w:r>
          <w:delText xml:space="preserve">,</w:delText>
        </w:r>
      </w:del>
      <w:del w:id="27513" w:author="PR Preview" w:date="2026-01-01T00:00:00Z">
        <w:r>
          <w:delText xml:space="preserve"> </w:delText>
        </w:r>
      </w:del>
      <w:del w:id="27514" w:author="PR Preview" w:date="2026-01-01T00:00:00Z">
        <w:r>
          <w:delText xml:space="preserve">and both terms are at least</w:delText>
        </w:r>
      </w:del>
      <w:del w:id="27515" w:author="PR Preview" w:date="2026-01-01T00:00:00Z">
        <w:r>
          <w:delText xml:space="preserve"> </w:delText>
        </w:r>
      </w:del>
      <m:oMath>
        <m:r>
          <m:t>0</m:t>
        </m:r>
      </m:oMath>
      <w:del w:id="27516" w:author="PR Preview" w:date="2026-01-01T00:00:00Z">
        <w:r>
          <w:delText xml:space="preserve">.</w:delText>
        </w:r>
      </w:del>
      <w:del w:id="27517" w:author="PR Preview" w:date="2026-01-01T00:00:00Z">
        <w:r>
          <w:delText xml:space="preserve"> </w:delText>
        </w:r>
      </w:del>
      <w:del w:id="27518" w:author="PR Preview" w:date="2026-01-01T00:00:00Z">
        <w:r>
          <w:delText xml:space="preserve">If</w:delText>
        </w:r>
      </w:del>
      <w:del w:id="27519" w:author="PR Preview" w:date="2026-01-01T00:00:00Z">
        <w:r>
          <w:delText xml:space="preserve"> </w:delText>
        </w:r>
      </w:del>
      <w:del w:id="27520" w:author="PR Preview" w:date="2026-01-01T00:00:00Z">
        <w:r>
          <w:delText xml:space="preserve">$\mathord{\smash[b]{\underset{\raise.3ex\hbox{$\scriptstyle\sim$}}{w}}\vphantom{w}} \ne \mathord{\smash[b]{\underset{\raise.3ex\hbox{$\scriptstyle\sim$}}{0}}\vphantom{0}}$</w:delText>
        </w:r>
      </w:del>
      <w:del w:id="27521" w:author="PR Preview" w:date="2026-01-01T00:00:00Z">
        <w:r>
          <w:delText xml:space="preserve">, the second term is positive.</w:delText>
        </w:r>
      </w:del>
      <w:del w:id="27522" w:author="PR Preview" w:date="2026-01-01T00:00:00Z">
        <w:r>
          <w:delText xml:space="preserve"> </w:delText>
        </w:r>
      </w:del>
      <w:del w:id="27523" w:author="PR Preview" w:date="2026-01-01T00:00:00Z">
        <w:r>
          <w:delText xml:space="preserve">If</w:delText>
        </w:r>
      </w:del>
      <w:del w:id="27524" w:author="PR Preview" w:date="2026-01-01T00:00:00Z">
        <w:r>
          <w:delText xml:space="preserve"> </w:delText>
        </w:r>
      </w:del>
      <w:del w:id="27525" w:author="PR Preview" w:date="2026-01-01T00:00:00Z">
        <w:r>
          <w:delText xml:space="preserve">$\mathord{\smash[b]{\underset{\raise.3ex\hbox{$\scriptstyle\sim$}}{w}}\vphantom{w}} = \mathord{\smash[b]{\underset{\raise.3ex\hbox{$\scriptstyle\sim$}}{0}}\vphantom{0}}$</w:delText>
        </w:r>
      </w:del>
      <w:del w:id="27526" w:author="PR Preview" w:date="2026-01-01T00:00:00Z">
        <w:r>
          <w:delText xml:space="preserve">, then</w:delText>
        </w:r>
      </w:del>
      <w:del w:id="27527" w:author="PR Preview" w:date="2026-01-01T00:00:00Z">
        <w:r>
          <w:delText xml:space="preserve"> </w:delText>
        </w:r>
      </w:del>
      <w:del w:id="27528" w:author="PR Preview" w:date="2026-01-01T00:00:00Z">
        <w:r>
          <w:delText xml:space="preserve">$\mathord{\smash[b]{\underset{\raise.3ex\hbox{$\scriptstyle\sim$}}{u}}\vphantom{u}} \ne \mathord{\smash[b]{\underset{\raise.3ex\hbox{$\scriptstyle\sim$}}{0}}\vphantom{0}}$</w:delText>
        </w:r>
      </w:del>
      <w:del w:id="27529" w:author="PR Preview" w:date="2026-01-01T00:00:00Z">
        <w:r>
          <w:delText xml:space="preserve"> </w:delText>
        </w:r>
      </w:del>
      <w:del w:id="27530" w:author="PR Preview" w:date="2026-01-01T00:00:00Z">
        <w:r>
          <w:delText xml:space="preserve">and</w:delText>
        </w:r>
      </w:del>
      <w:del w:id="27531" w:author="PR Preview" w:date="2026-01-01T00:00:00Z">
        <w:r>
          <w:delText xml:space="preserve"> </w:delText>
        </w:r>
      </w:del>
      <w:del w:id="27532" w:author="PR Preview" w:date="2026-01-01T00:00:00Z">
        <w:r>
          <w:delText xml:space="preserve">$\mathord{\smash[b]{\underset{\raise.3ex\hbox{$\scriptstyle\sim$}}{z}}\vphantom{z}} = \mathord{\smash[b]{\underset{\raise.3ex\hbox{$\scriptstyle\sim$}}{u}}\vphantom{u}}$</w:delText>
        </w:r>
      </w:del>
      <w:del w:id="27533" w:author="PR Preview" w:date="2026-01-01T00:00:00Z">
        <w:r>
          <w:delText xml:space="preserve">, so the first term is positive.</w:delText>
        </w:r>
      </w:del>
      <w:del w:id="27534" w:author="PR Preview" w:date="2026-01-01T00:00:00Z">
        <w:r>
          <w:delText xml:space="preserve"> </w:delText>
        </w:r>
      </w:del>
      <w:del w:id="27535" w:author="PR Preview" w:date="2026-01-01T00:00:00Z">
        <w:r>
          <w:delText xml:space="preserve">Either way</w:delText>
        </w:r>
      </w:del>
      <w:del w:id="27536" w:author="PR Preview" w:date="2026-01-01T00:00:00Z">
        <w:r>
          <w:delText xml:space="preserve"> </w:delText>
        </w:r>
      </w:del>
      <w:del w:id="27537" w:author="PR Preview" w:date="2026-01-01T00:00:00Z">
        <w:r>
          <w:delText xml:space="preserve">${\mathord{\smash[b]{\underset{\raise.3ex\hbox{$\scriptstyle\sim$}}{v}}\vphantom{v}}}^{\top} \mathbf{X} \mathord{\smash[b]{\underset{\raise.3ex\hbox{$\scriptstyle\sim$}}{v}}\vphantom{v}} &gt; 0$</w:delText>
        </w:r>
      </w:del>
      <w:del w:id="27538" w:author="PR Preview" w:date="2026-01-01T00:00:00Z">
        <w:r>
          <w:delText xml:space="preserve">.</w:delText>
        </w:r>
      </w:del>
    </w:p>
    <w:p>
      <w:pPr>
        <w:pStyle w:val="BodyText"/>
      </w:pPr>
      <w:del w:id="27539" w:author="PR Preview" w:date="2026-01-01T00:00:00Z">
        <w:r>
          <w:rPr>
            <w:b/>
            <w:bCs/>
          </w:rPr>
          <w:delText xml:space="preserve">Only if.</w:delText>
        </w:r>
      </w:del>
      <w:del w:id="27540" w:author="PR Preview" w:date="2026-01-01T00:00:00Z">
        <w:r>
          <w:delText xml:space="preserve"> </w:delText>
        </w:r>
      </w:del>
      <m:oMath>
        <m:r>
          <m:rPr>
            <m:sty m:val="bi"/>
          </m:rPr>
          <m:t>A</m:t>
        </m:r>
      </m:oMath>
      <w:del w:id="27541" w:author="PR Preview" w:date="2026-01-01T00:00:00Z">
        <w:r>
          <w:delText xml:space="preserve"> </w:delText>
        </w:r>
      </w:del>
      <w:del w:id="27542" w:author="PR Preview" w:date="2026-01-01T00:00:00Z">
        <w:r>
          <w:delText xml:space="preserve">is the top-left</w:delText>
        </w:r>
      </w:del>
      <w:del w:id="27543" w:author="PR Preview" w:date="2026-01-01T00:00:00Z">
        <w:r>
          <w:delText xml:space="preserve"> </w:delText>
        </w:r>
      </w:del>
      <m:oMath>
        <m:r>
          <m:t>k</m:t>
        </m:r>
        <m:r>
          <m:rPr>
            <m:sty m:val="p"/>
          </m:rPr>
          <m:t>×</m:t>
        </m:r>
        <m:r>
          <m:t>k</m:t>
        </m:r>
      </m:oMath>
      <w:del w:id="27544" w:author="PR Preview" w:date="2026-01-01T00:00:00Z">
        <w:r>
          <w:delText xml:space="preserve"> </w:delText>
        </w:r>
      </w:del>
      <w:del w:id="27545" w:author="PR Preview" w:date="2026-01-01T00:00:00Z">
        <w:r>
          <w:delText xml:space="preserve">block of</w:delText>
        </w:r>
      </w:del>
      <w:del w:id="27546" w:author="PR Preview" w:date="2026-01-01T00:00:00Z">
        <w:r>
          <w:delText xml:space="preserve"> </w:delText>
        </w:r>
      </w:del>
      <m:oMath>
        <m:r>
          <m:rPr>
            <m:sty m:val="bi"/>
          </m:rPr>
          <m:t>X</m:t>
        </m:r>
      </m:oMath>
      <w:del w:id="27547" w:author="PR Preview" w:date="2026-01-01T00:00:00Z">
        <w:r>
          <w:delText xml:space="preserve">, so it is positive definite (</w:delText>
        </w:r>
      </w:del>
      <w:hyperlink w:anchor="thm-pd-submatrix">
        <w:del w:id="27548" w:author="PR Preview" w:date="2026-01-01T00:00:00Z">
          <w:r>
            <w:rPr>
              <w:rStyle w:val="Hyperlink"/>
            </w:rPr>
            <w:delText xml:space="preserve">Theorem 123</w:delText>
          </w:r>
        </w:del>
      </w:hyperlink>
      <w:del w:id="27549" w:author="PR Preview" w:date="2026-01-01T00:00:00Z">
        <w:r>
          <w:delText xml:space="preserve">),</w:delText>
        </w:r>
      </w:del>
      <w:del w:id="27550" w:author="PR Preview" w:date="2026-01-01T00:00:00Z">
        <w:r>
          <w:delText xml:space="preserve"> </w:delText>
        </w:r>
      </w:del>
      <w:del w:id="27551" w:author="PR Preview" w:date="2026-01-01T00:00:00Z">
        <w:r>
          <w:delText xml:space="preserve">and invertible (</w:delText>
        </w:r>
      </w:del>
      <w:hyperlink w:anchor="thm-pd-inverse">
        <w:del w:id="27552" w:author="PR Preview" w:date="2026-01-01T00:00:00Z">
          <w:r>
            <w:rPr>
              <w:rStyle w:val="Hyperlink"/>
            </w:rPr>
            <w:delText xml:space="preserve">Theorem 84</w:delText>
          </w:r>
        </w:del>
      </w:hyperlink>
      <w:del w:id="27553" w:author="PR Preview" w:date="2026-01-01T00:00:00Z">
        <w:r>
          <w:delText xml:space="preserve">).</w:delText>
        </w:r>
      </w:del>
      <w:del w:id="27554" w:author="PR Preview" w:date="2026-01-01T00:00:00Z">
        <w:r>
          <w:delText xml:space="preserve"> </w:delText>
        </w:r>
      </w:del>
      <m:oMath>
        <m:r>
          <m:rPr>
            <m:sty m:val="bi"/>
          </m:rPr>
          <m:t>S</m:t>
        </m:r>
      </m:oMath>
      <w:del w:id="27555" w:author="PR Preview" w:date="2026-01-01T00:00:00Z">
        <w:r>
          <w:delText xml:space="preserve"> </w:delText>
        </w:r>
      </w:del>
      <w:del w:id="27556"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27557" w:author="PR Preview" w:date="2026-01-01T00:00:00Z">
        <w:r>
          <w:delText xml:space="preserve">(</w:delText>
        </w:r>
      </w:del>
      <w:hyperlink w:anchor="thm-transpose-product">
        <w:del w:id="27558" w:author="PR Preview" w:date="2026-01-01T00:00:00Z">
          <w:r>
            <w:rPr>
              <w:rStyle w:val="Hyperlink"/>
            </w:rPr>
            <w:delText xml:space="preserve">Theorem 20</w:delText>
          </w:r>
        </w:del>
      </w:hyperlink>
      <w:del w:id="27559" w:author="PR Preview" w:date="2026-01-01T00:00:00Z">
        <w:r>
          <w:delText xml:space="preserve">,</w:delText>
        </w:r>
      </w:del>
      <w:del w:id="27560" w:author="PR Preview" w:date="2026-01-01T00:00:00Z">
        <w:r>
          <w:delText xml:space="preserve"> </w:delText>
        </w:r>
      </w:del>
      <w:hyperlink w:anchor="def-matrix-transpose">
        <w:del w:id="27561" w:author="PR Preview" w:date="2026-01-01T00:00:00Z">
          <w:r>
            <w:rPr>
              <w:rStyle w:val="Hyperlink"/>
            </w:rPr>
            <w:delText xml:space="preserve">Definition 22</w:delText>
          </w:r>
        </w:del>
      </w:hyperlink>
      <w:del w:id="27562" w:author="PR Preview" w:date="2026-01-01T00:00:00Z">
        <w:r>
          <w:delText xml:space="preserve"> </w:delText>
        </w:r>
      </w:del>
      <w:del w:id="27563" w:author="PR Preview" w:date="2026-01-01T00:00:00Z">
        <w:r>
          <w:delText xml:space="preserve">for</w:delText>
        </w:r>
      </w:del>
      <w:del w:id="27564"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27565" w:author="PR Preview" w:date="2026-01-01T00:00:00Z">
        <w:r>
          <w:delText xml:space="preserve">,</w:delText>
        </w:r>
      </w:del>
      <w:del w:id="27566" w:author="PR Preview" w:date="2026-01-01T00:00:00Z">
        <w:r>
          <w:delText xml:space="preserve"> </w:delText>
        </w:r>
      </w:del>
      <w:hyperlink w:anchor="cor-inverse-symmetric">
        <w:del w:id="27567" w:author="PR Preview" w:date="2026-01-01T00:00:00Z">
          <w:r>
            <w:rPr>
              <w:rStyle w:val="Hyperlink"/>
            </w:rPr>
            <w:delText xml:space="preserve">Corollary 10</w:delText>
          </w:r>
        </w:del>
      </w:hyperlink>
      <w:del w:id="27568" w:author="PR Preview" w:date="2026-01-01T00:00:00Z">
        <w:r>
          <w:delText xml:space="preserve">),</w:delText>
        </w:r>
      </w:del>
      <w:del w:id="27569" w:author="PR Preview" w:date="2026-01-01T00:00:00Z">
        <w:r>
          <w:delText xml:space="preserve"> </w:delText>
        </w:r>
      </w:del>
      <w:del w:id="27570" w:author="PR Preview" w:date="2026-01-01T00:00:00Z">
        <w:r>
          <w:delText xml:space="preserve">and</w:delText>
        </w:r>
      </w:del>
      <w:del w:id="27571" w:author="PR Preview" w:date="2026-01-01T00:00:00Z">
        <w:r>
          <w:delText xml:space="preserve"> </w:delText>
        </w:r>
      </w:del>
      <m:oMath>
        <m:r>
          <m:rPr>
            <m:sty m:val="bi"/>
          </m:rPr>
          <m:t>C</m:t>
        </m:r>
      </m:oMath>
      <w:del w:id="27572" w:author="PR Preview" w:date="2026-01-01T00:00:00Z">
        <w:r>
          <w:delText xml:space="preserve"> </w:delText>
        </w:r>
      </w:del>
      <w:del w:id="27573" w:author="PR Preview" w:date="2026-01-01T00:00:00Z">
        <w:r>
          <w:delText xml:space="preserve">is symmetric,</w:delText>
        </w:r>
      </w:del>
      <w:del w:id="27574" w:author="PR Preview" w:date="2026-01-01T00:00:00Z">
        <w:r>
          <w:delText xml:space="preserve"> </w:delText>
        </w:r>
      </w:del>
      <w:del w:id="27575" w:author="PR Preview" w:date="2026-01-01T00:00:00Z">
        <w:r>
          <w:delText xml:space="preserve">so</w:delText>
        </w:r>
      </w:del>
      <w:del w:id="27576"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7577" w:author="PR Preview" w:date="2026-01-01T00:00:00Z">
        <w:r>
          <w:delText xml:space="preserve"> </w:delText>
        </w:r>
      </w:del>
      <w:del w:id="27578" w:author="PR Preview" w:date="2026-01-01T00:00:00Z">
        <w:r>
          <w:delText xml:space="preserve">is symmetric</w:delText>
        </w:r>
      </w:del>
      <w:del w:id="27579" w:author="PR Preview" w:date="2026-01-01T00:00:00Z">
        <w:r>
          <w:delText xml:space="preserve"> </w:delText>
        </w:r>
      </w:del>
      <w:del w:id="27580" w:author="PR Preview" w:date="2026-01-01T00:00:00Z">
        <w:r>
          <w:delText xml:space="preserve">(the transpose of a difference is the difference of the transposes, entry by entry,</w:delText>
        </w:r>
      </w:del>
      <w:del w:id="27581" w:author="PR Preview" w:date="2026-01-01T00:00:00Z">
        <w:r>
          <w:delText xml:space="preserve"> </w:delText>
        </w:r>
      </w:del>
      <w:hyperlink w:anchor="def-matrix-transpose">
        <w:del w:id="27582" w:author="PR Preview" w:date="2026-01-01T00:00:00Z">
          <w:r>
            <w:rPr>
              <w:rStyle w:val="Hyperlink"/>
            </w:rPr>
            <w:delText xml:space="preserve">Definition 22</w:delText>
          </w:r>
        </w:del>
      </w:hyperlink>
      <w:del w:id="27583" w:author="PR Preview" w:date="2026-01-01T00:00:00Z">
        <w:r>
          <w:delText xml:space="preserve">).</w:delText>
        </w:r>
      </w:del>
      <w:del w:id="27584" w:author="PR Preview" w:date="2026-01-01T00:00:00Z">
        <w:r>
          <w:delText xml:space="preserve"> </w:delText>
        </w:r>
      </w:del>
      <w:del w:id="27585" w:author="PR Preview" w:date="2026-01-01T00:00:00Z">
        <w:r>
          <w:delText xml:space="preserve">For</w:delText>
        </w:r>
      </w:del>
      <w:del w:id="27586" w:author="PR Preview" w:date="2026-01-01T00:00:00Z">
        <w:r>
          <w:delText xml:space="preserve"> </w:delText>
        </w:r>
      </w:del>
      <w:del w:id="27587" w:author="PR Preview" w:date="2026-01-01T00:00:00Z">
        <w:r>
          <w:delText xml:space="preserve">$\mathord{\smash[b]{\underset{\raise.3ex\hbox{$\scriptstyle\sim$}}{w}}\vphantom{w}} \ne \mathord{\smash[b]{\underset{\raise.3ex\hbox{$\scriptstyle\sim$}}{0}}\vphantom{0}}$</w:delText>
        </w:r>
      </w:del>
      <w:del w:id="27588" w:author="PR Preview" w:date="2026-01-01T00:00:00Z">
        <w:r>
          <w:delText xml:space="preserve">, take</w:delText>
        </w:r>
      </w:del>
      <w:del w:id="27589" w:author="PR Preview" w:date="2026-01-01T00:00:00Z">
        <w:r>
          <w:delText xml:space="preserve"> </w:delText>
        </w:r>
      </w:del>
      <w:del w:id="27590" w:author="PR Preview" w:date="2026-01-01T00:00:00Z">
        <w:r>
          <w:delText xml:space="preserve">$\mathord{\smash[b]{\underset{\raise.3ex\hbox{$\scriptstyle\sim$}}{u}}\vphantom{u}} = -\mathbf{A}^{-1} \mathbf{B} \mathord{\smash[b]{\underset{\raise.3ex\hbox{$\scriptstyle\sim$}}{w}}\vphantom{w}}$</w:delText>
        </w:r>
      </w:del>
      <w:del w:id="27591" w:author="PR Preview" w:date="2026-01-01T00:00:00Z">
        <w:r>
          <w:delText xml:space="preserve">, so</w:delText>
        </w:r>
      </w:del>
      <w:del w:id="27592" w:author="PR Preview" w:date="2026-01-01T00:00:00Z">
        <w:r>
          <w:delText xml:space="preserve"> </w:delText>
        </w:r>
      </w:del>
      <w:del w:id="27593" w:author="PR Preview" w:date="2026-01-01T00:00:00Z">
        <w:r>
          <w:delText xml:space="preserve">$\mathord{\smash[b]{\underset{\raise.3ex\hbox{$\scriptstyle\sim$}}{z}}\vphantom{z}} = \mathord{\smash[b]{\underset{\raise.3ex\hbox{$\scriptstyle\sim$}}{0}}\vphantom{0}}$</w:delText>
        </w:r>
      </w:del>
      <w:del w:id="27594" w:author="PR Preview" w:date="2026-01-01T00:00:00Z">
        <w:r>
          <w:delText xml:space="preserve"> </w:delText>
        </w:r>
      </w:del>
      <w:del w:id="27595" w:author="PR Preview" w:date="2026-01-01T00:00:00Z">
        <w:r>
          <w:delText xml:space="preserve">and</w:delText>
        </w:r>
      </w:del>
      <w:del w:id="27596" w:author="PR Preview" w:date="2026-01-01T00:00:00Z">
        <w:r>
          <w:delText xml:space="preserve"> </w:delText>
        </w:r>
      </w:del>
      <w:del w:id="27597"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27598" w:author="PR Preview" w:date="2026-01-01T00:00:00Z">
        <w:r>
          <w:delText xml:space="preserve">; then</w:delText>
        </w:r>
      </w:del>
      <w:del w:id="27599" w:author="PR Preview" w:date="2026-01-01T00:00:00Z">
        <w:r>
          <w:delText xml:space="preserve"> </w:delText>
        </w:r>
      </w:del>
      <w:del w:id="27600" w:author="PR Preview" w:date="2026-01-01T00:00:00Z">
        <w:r>
          <w:delText xml:space="preserve">${\mathord{\smash[b]{\underset{\raise.3ex\hbox{$\scriptstyle\sim$}}{w}}\vphantom{w}}}^{\top} \mathbf{S} \mathord{\smash[b]{\underset{\raise.3ex\hbox{$\scriptstyle\sim$}}{w}}\vphantom{w}} = {\mathord{\smash[b]{\underset{\raise.3ex\hbox{$\scriptstyle\sim$}}{v}}\vphantom{v}}}^{\top} \mathbf{X} \mathord{\smash[b]{\underset{\raise.3ex\hbox{$\scriptstyle\sim$}}{v}}\vphantom{v}} &gt; 0$</w:delText>
        </w:r>
      </w:del>
      <w:del w:id="27601" w:author="PR Preview" w:date="2026-01-01T00:00:00Z">
        <w:r>
          <w:delText xml:space="preserve"> </w:delText>
        </w:r>
      </w:del>
      <w:del w:id="27602" w:author="PR Preview" w:date="2026-01-01T00:00:00Z">
        <w:r>
          <w:delText xml:space="preserve">(</w:delText>
        </w:r>
      </w:del>
      <w:hyperlink w:anchor="thm-block-quadratic">
        <w:del w:id="27603" w:author="PR Preview" w:date="2026-01-01T00:00:00Z">
          <w:r>
            <w:rPr>
              <w:rStyle w:val="Hyperlink"/>
            </w:rPr>
            <w:delText xml:space="preserve">Theorem 124</w:delText>
          </w:r>
        </w:del>
      </w:hyperlink>
      <w:del w:id="27604" w:author="PR Preview" w:date="2026-01-01T00:00:00Z">
        <w:r>
          <w:delText xml:space="preserve">).</w:delText>
        </w:r>
      </w:del>
    </w:p>
    <w:p>
      <w:pPr>
        <w:pStyle w:val="BodyText"/>
      </w:pPr>
      <w:del w:id="27605" w:author="PR Preview" w:date="2026-01-01T00:00:00Z">
        <w:r>
          <w:rPr>
            <w:b/>
            <w:bCs/>
          </w:rPr>
          <w:delText xml:space="preserve">Example 220 (Testing</w:delText>
        </w:r>
      </w:del>
      <w:del w:id="27606" w:author="PR Preview" w:date="2026-01-01T00:00:00Z">
        <w:r>
          <w:rPr>
            <w:b/>
            <w:bCs/>
          </w:rPr>
          <w:delText xml:space="preserve"> </w:delText>
        </w:r>
      </w:del>
      <m:oMath>
        <m:r>
          <m:t>2</m:t>
        </m:r>
        <m:r>
          <m:rPr>
            <m:sty m:val="p"/>
          </m:rPr>
          <m:t>×</m:t>
        </m:r>
        <m:r>
          <m:t>2</m:t>
        </m:r>
      </m:oMath>
      <w:del w:id="27607" w:author="PR Preview" w:date="2026-01-01T00:00:00Z">
        <w:r>
          <w:rPr>
            <w:b/>
            <w:bCs/>
          </w:rPr>
          <w:delText xml:space="preserve"> </w:delText>
        </w:r>
      </w:del>
      <w:del w:id="27608" w:author="PR Preview" w:date="2026-01-01T00:00:00Z">
        <w:r>
          <w:rPr>
            <w:b/>
            <w:bCs/>
          </w:rPr>
          <w:delText xml:space="preserve">matrices)</w:delText>
        </w:r>
      </w:del>
      <w:del w:id="27609" w:author="PR Preview" w:date="2026-01-01T00:00:00Z">
        <w:r>
          <w:delText xml:space="preserve"> </w:delText>
        </w:r>
      </w:del>
      <w:del w:id="27610" w:author="PR Preview" w:date="2026-01-01T00:00:00Z">
        <w:r>
          <w:delText xml:space="preserve">A symmetric</w:delText>
        </w:r>
      </w:del>
      <w:del w:id="2761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7612" w:author="PR Preview" w:date="2026-01-01T00:00:00Z">
        <w:r>
          <w:delText xml:space="preserve"> </w:delText>
        </w:r>
      </w:del>
      <w:del w:id="27613" w:author="PR Preview" w:date="2026-01-01T00:00:00Z">
        <w:r>
          <w:delText xml:space="preserve">is positive definite</w:delText>
        </w:r>
      </w:del>
      <w:del w:id="27614" w:author="PR Preview" w:date="2026-01-01T00:00:00Z">
        <w:r>
          <w:delText xml:space="preserve"> </w:delText>
        </w:r>
      </w:del>
      <w:del w:id="27615" w:author="PR Preview" w:date="2026-01-01T00:00:00Z">
        <w:r>
          <w:delText xml:space="preserve">exactly when</w:delText>
        </w:r>
      </w:del>
      <w:del w:id="27616" w:author="PR Preview" w:date="2026-01-01T00:00:00Z">
        <w:r>
          <w:delText xml:space="preserve"> </w:delText>
        </w:r>
      </w:del>
      <m:oMath>
        <m:r>
          <m:t>a</m:t>
        </m:r>
        <m:r>
          <m:rPr>
            <m:sty m:val="p"/>
          </m:rPr>
          <m:t>&gt;</m:t>
        </m:r>
        <m:r>
          <m:t>0</m:t>
        </m:r>
      </m:oMath>
      <w:del w:id="27617" w:author="PR Preview" w:date="2026-01-01T00:00:00Z">
        <w:r>
          <w:delText xml:space="preserve"> </w:delText>
        </w:r>
      </w:del>
      <w:del w:id="27618" w:author="PR Preview" w:date="2026-01-01T00:00:00Z">
        <w:r>
          <w:delText xml:space="preserve">and</w:delText>
        </w:r>
      </w:del>
      <w:del w:id="27619"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27620" w:author="PR Preview" w:date="2026-01-01T00:00:00Z">
        <w:r>
          <w:delText xml:space="preserve">, that is,</w:delText>
        </w:r>
      </w:del>
      <w:del w:id="27621" w:author="PR Preview" w:date="2026-01-01T00:00:00Z">
        <w:r>
          <w:delText xml:space="preserve"> </w:delText>
        </w:r>
      </w:del>
      <m:oMath>
        <m:r>
          <m:t>a</m:t>
        </m:r>
        <m:r>
          <m:rPr>
            <m:sty m:val="p"/>
          </m:rPr>
          <m:t>&gt;</m:t>
        </m:r>
        <m:r>
          <m:t>0</m:t>
        </m:r>
      </m:oMath>
      <w:del w:id="27622" w:author="PR Preview" w:date="2026-01-01T00:00:00Z">
        <w:r>
          <w:delText xml:space="preserve"> </w:delText>
        </w:r>
      </w:del>
      <w:del w:id="27623" w:author="PR Preview" w:date="2026-01-01T00:00:00Z">
        <w:r>
          <w:delText xml:space="preserve">and</w:delText>
        </w:r>
      </w:del>
      <w:del w:id="27624" w:author="PR Preview" w:date="2026-01-01T00:00:00Z">
        <w:r>
          <w:delText xml:space="preserve"> </w:delText>
        </w:r>
      </w:del>
      <m:oMath>
        <m:r>
          <m:t>a</m:t>
        </m:r>
        <m:r>
          <m:t>c</m:t>
        </m:r>
        <m:r>
          <m:rPr>
            <m:sty m:val="p"/>
          </m:rPr>
          <m:t>&gt;</m:t>
        </m:r>
        <m:sSup>
          <m:e>
            <m:r>
              <m:t>b</m:t>
            </m:r>
          </m:e>
          <m:sup>
            <m:r>
              <m:t>2</m:t>
            </m:r>
          </m:sup>
        </m:sSup>
      </m:oMath>
      <w:del w:id="27625" w:author="PR Preview" w:date="2026-01-01T00:00:00Z">
        <w:r>
          <w:delText xml:space="preserve"> </w:delText>
        </w:r>
      </w:del>
      <w:del w:id="27626" w:author="PR Preview" w:date="2026-01-01T00:00:00Z">
        <w:r>
          <w:delText xml:space="preserve">(a</w:delText>
        </w:r>
      </w:del>
      <w:del w:id="27627" w:author="PR Preview" w:date="2026-01-01T00:00:00Z">
        <w:r>
          <w:delText xml:space="preserve"> </w:delText>
        </w:r>
      </w:del>
      <m:oMath>
        <m:r>
          <m:t>1</m:t>
        </m:r>
        <m:r>
          <m:rPr>
            <m:sty m:val="p"/>
          </m:rPr>
          <m:t>×</m:t>
        </m:r>
        <m:r>
          <m:t>1</m:t>
        </m:r>
      </m:oMath>
      <w:del w:id="27628" w:author="PR Preview" w:date="2026-01-01T00:00:00Z">
        <w:r>
          <w:delText xml:space="preserve"> </w:delText>
        </w:r>
      </w:del>
      <w:del w:id="27629" w:author="PR Preview" w:date="2026-01-01T00:00:00Z">
        <w:r>
          <w:delText xml:space="preserve">matrix</w:delText>
        </w:r>
      </w:del>
      <w:del w:id="27630" w:author="PR Preview" w:date="2026-01-01T00:00:00Z">
        <w:r>
          <w:delText xml:space="preserve"> </w:delText>
        </w:r>
      </w:del>
      <m:oMath>
        <m:r>
          <m:rPr>
            <m:sty m:val="p"/>
          </m:rPr>
          <m:t>[</m:t>
        </m:r>
        <m:r>
          <m:t>s</m:t>
        </m:r>
        <m:r>
          <m:rPr>
            <m:sty m:val="p"/>
          </m:rPr>
          <m:t>]</m:t>
        </m:r>
      </m:oMath>
      <w:del w:id="27631" w:author="PR Preview" w:date="2026-01-01T00:00:00Z">
        <w:r>
          <w:delText xml:space="preserve"> </w:delText>
        </w:r>
      </w:del>
      <w:del w:id="27632" w:author="PR Preview" w:date="2026-01-01T00:00:00Z">
        <w:r>
          <w:delText xml:space="preserve">is positive definite exactly when</w:delText>
        </w:r>
      </w:del>
      <w:del w:id="27633" w:author="PR Preview" w:date="2026-01-01T00:00:00Z">
        <w:r>
          <w:delText xml:space="preserve"> </w:delText>
        </w:r>
      </w:del>
      <m:oMath>
        <m:r>
          <m:t>s</m:t>
        </m:r>
        <m:r>
          <m:rPr>
            <m:sty m:val="p"/>
          </m:rPr>
          <m:t>&gt;</m:t>
        </m:r>
        <m:r>
          <m:t>0</m:t>
        </m:r>
      </m:oMath>
      <w:del w:id="27634" w:author="PR Preview" w:date="2026-01-01T00:00:00Z">
        <w:r>
          <w:delText xml:space="preserve">, since</w:delText>
        </w:r>
      </w:del>
      <w:del w:id="27635"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27636" w:author="PR Preview" w:date="2026-01-01T00:00:00Z">
        <w:r>
          <w:delText xml:space="preserve">).</w:delText>
        </w:r>
      </w:del>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7637" w:author="PR Preview" w:date="2026-01-01T00:00:00Z">
        <w:r>
          <w:delText xml:space="preserve">:</w:delText>
        </w:r>
      </w:del>
      <w:del w:id="27638" w:author="PR Preview" w:date="2026-01-01T00:00:00Z">
        <w:r>
          <w:delText xml:space="preserve"> </w:delText>
        </w:r>
      </w:del>
      <m:oMath>
        <m:r>
          <m:t>5</m:t>
        </m:r>
        <m:r>
          <m:rPr>
            <m:sty m:val="p"/>
          </m:rPr>
          <m:t>&gt;</m:t>
        </m:r>
        <m:r>
          <m:t>0</m:t>
        </m:r>
      </m:oMath>
      <w:del w:id="27639" w:author="PR Preview" w:date="2026-01-01T00:00:00Z">
        <w:r>
          <w:delText xml:space="preserve"> </w:delText>
        </w:r>
      </w:del>
      <w:del w:id="27640" w:author="PR Preview" w:date="2026-01-01T00:00:00Z">
        <w:r>
          <w:delText xml:space="preserve">and</w:delText>
        </w:r>
      </w:del>
      <w:del w:id="27641" w:author="PR Preview" w:date="2026-01-01T00:00:00Z">
        <w:r>
          <w:delText xml:space="preserve"> </w:delText>
        </w:r>
      </w:del>
      <m:oMath>
        <m:f>
          <m:fPr>
            <m:type m:val="lin"/>
          </m:fPr>
          <m:num>
            <m:r>
              <m:t>9</m:t>
            </m:r>
          </m:num>
          <m:den>
            <m:r>
              <m:t>5</m:t>
            </m:r>
          </m:den>
        </m:f>
        <m:r>
          <m:rPr>
            <m:sty m:val="p"/>
          </m:rPr>
          <m:t>&gt;</m:t>
        </m:r>
        <m:r>
          <m:t>0</m:t>
        </m:r>
      </m:oMath>
      <w:del w:id="27642" w:author="PR Preview" w:date="2026-01-01T00:00:00Z">
        <w:r>
          <w:delText xml:space="preserve"> </w:delText>
        </w:r>
      </w:del>
      <w:del w:id="27643" w:author="PR Preview" w:date="2026-01-01T00:00:00Z">
        <w:r>
          <w:delText xml:space="preserve">(</w:delText>
        </w:r>
      </w:del>
      <w:hyperlink w:anchor="exm-schur-complement">
        <w:del w:id="27644" w:author="PR Preview" w:date="2026-01-01T00:00:00Z">
          <w:r>
            <w:rPr>
              <w:rStyle w:val="Hyperlink"/>
            </w:rPr>
            <w:delText xml:space="preserve">Example 219</w:delText>
          </w:r>
        </w:del>
      </w:hyperlink>
      <w:del w:id="27645" w:author="PR Preview" w:date="2026-01-01T00:00:00Z">
        <w:r>
          <w:delText xml:space="preserve">),</w:delText>
        </w:r>
      </w:del>
      <w:del w:id="27646" w:author="PR Preview" w:date="2026-01-01T00:00:00Z">
        <w:r>
          <w:delText xml:space="preserve"> </w:delText>
        </w:r>
      </w:del>
      <w:del w:id="27647" w:author="PR Preview" w:date="2026-01-01T00:00:00Z">
        <w:r>
          <w:delText xml:space="preserve">so it is positive definite.</w:delText>
        </w:r>
      </w:del>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7648" w:author="PR Preview" w:date="2026-01-01T00:00:00Z">
        <w:r>
          <w:delText xml:space="preserve">:</w:delText>
        </w:r>
      </w:del>
      <w:del w:id="27649" w:author="PR Preview" w:date="2026-01-01T00:00:00Z">
        <w:r>
          <w:delText xml:space="preserve"> </w:delText>
        </w:r>
      </w:del>
      <m:oMath>
        <m:r>
          <m:t>1</m:t>
        </m:r>
        <m:r>
          <m:rPr>
            <m:sty m:val="p"/>
          </m:rPr>
          <m:t>&gt;</m:t>
        </m:r>
        <m:r>
          <m:t>0</m:t>
        </m:r>
      </m:oMath>
      <w:del w:id="27650" w:author="PR Preview" w:date="2026-01-01T00:00:00Z">
        <w:r>
          <w:delText xml:space="preserve"> </w:delText>
        </w:r>
      </w:del>
      <w:del w:id="27651" w:author="PR Preview" w:date="2026-01-01T00:00:00Z">
        <w:r>
          <w:delText xml:space="preserve">but</w:delText>
        </w:r>
      </w:del>
      <w:del w:id="27652" w:author="PR Preview" w:date="2026-01-01T00:00:00Z">
        <w:r>
          <w:delText xml:space="preserve"> </w:delText>
        </w:r>
      </w:del>
      <m:oMath>
        <m:r>
          <m:rPr>
            <m:sty m:val="bi"/>
          </m:rPr>
          <m:t>S</m:t>
        </m:r>
        <m:r>
          <m:rPr>
            <m:sty m:val="p"/>
          </m:rPr>
          <m:t>=</m:t>
        </m:r>
        <m:r>
          <m:rPr>
            <m:sty m:val="p"/>
          </m:rPr>
          <m:t>−</m:t>
        </m:r>
        <m:r>
          <m:t>3</m:t>
        </m:r>
      </m:oMath>
      <w:del w:id="27653" w:author="PR Preview" w:date="2026-01-01T00:00:00Z">
        <w:r>
          <w:delText xml:space="preserve">,</w:delText>
        </w:r>
      </w:del>
      <w:del w:id="27654" w:author="PR Preview" w:date="2026-01-01T00:00:00Z">
        <w:r>
          <w:delText xml:space="preserve"> </w:delText>
        </w:r>
      </w:del>
      <w:del w:id="27655" w:author="PR Preview" w:date="2026-01-01T00:00:00Z">
        <w:r>
          <w:delText xml:space="preserve">so it is not, as</w:delText>
        </w:r>
      </w:del>
      <w:del w:id="27656" w:author="PR Preview" w:date="2026-01-01T00:00:00Z">
        <w:r>
          <w:delText xml:space="preserve"> </w:delText>
        </w:r>
      </w:del>
      <w:hyperlink w:anchor="exm-positive-definite">
        <w:del w:id="27657" w:author="PR Preview" w:date="2026-01-01T00:00:00Z">
          <w:r>
            <w:rPr>
              <w:rStyle w:val="Hyperlink"/>
            </w:rPr>
            <w:delText xml:space="preserve">Example 155</w:delText>
          </w:r>
        </w:del>
      </w:hyperlink>
      <w:del w:id="27658" w:author="PR Preview" w:date="2026-01-01T00:00:00Z">
        <w:r>
          <w:delText xml:space="preserve"> </w:delText>
        </w:r>
      </w:del>
      <w:del w:id="27659" w:author="PR Preview" w:date="2026-01-01T00:00:00Z">
        <w:r>
          <w:delText xml:space="preserve">found directly.</w:delText>
        </w:r>
      </w:del>
    </w:p>
    <w:p>
      <w:pPr>
        <w:pStyle w:val="FirstParagraph"/>
      </w:pPr>
      <w:del w:id="27660" w:author="PR Preview" w:date="2026-01-01T00:00:00Z">
        <w:r>
          <w:rPr>
            <w:b/>
            <w:bCs/>
          </w:rPr>
          <w:delText xml:space="preserve">Theorem 126 (Cholesky factorization)</w:delText>
        </w:r>
      </w:del>
      <w:del w:id="27661" w:author="PR Preview" w:date="2026-01-01T00:00:00Z">
        <w:r>
          <w:delText xml:space="preserve"> </w:delText>
        </w:r>
      </w:del>
      <w:del w:id="27662" w:author="PR Preview" w:date="2026-01-01T00:00:00Z">
        <w:r>
          <w:delText xml:space="preserve">A</w:delText>
        </w:r>
      </w:del>
      <w:del w:id="27663" w:author="PR Preview" w:date="2026-01-01T00:00:00Z">
        <w:r>
          <w:delText xml:space="preserve"> </w:delText>
        </w:r>
      </w:del>
      <m:oMath>
        <m:r>
          <m:t>p</m:t>
        </m:r>
        <m:r>
          <m:rPr>
            <m:sty m:val="p"/>
          </m:rPr>
          <m:t>×</m:t>
        </m:r>
        <m:r>
          <m:t>p</m:t>
        </m:r>
      </m:oMath>
      <w:del w:id="27664" w:author="PR Preview" w:date="2026-01-01T00:00:00Z">
        <w:r>
          <w:delText xml:space="preserve"> </w:delText>
        </w:r>
      </w:del>
      <w:del w:id="27665" w:author="PR Preview" w:date="2026-01-01T00:00:00Z">
        <w:r>
          <w:delText xml:space="preserve">matrix</w:delText>
        </w:r>
      </w:del>
      <w:del w:id="27666" w:author="PR Preview" w:date="2026-01-01T00:00:00Z">
        <w:r>
          <w:delText xml:space="preserve"> </w:delText>
        </w:r>
      </w:del>
      <m:oMath>
        <m:r>
          <m:rPr>
            <m:sty m:val="bi"/>
          </m:rPr>
          <m:t>A</m:t>
        </m:r>
      </m:oMath>
      <w:del w:id="27667" w:author="PR Preview" w:date="2026-01-01T00:00:00Z">
        <w:r>
          <w:delText xml:space="preserve"> </w:delText>
        </w:r>
      </w:del>
      <w:del w:id="27668" w:author="PR Preview" w:date="2026-01-01T00:00:00Z">
        <w:r>
          <w:delText xml:space="preserve">is positive definite (</w:delText>
        </w:r>
      </w:del>
      <w:hyperlink w:anchor="def-positive-definite">
        <w:del w:id="27669" w:author="PR Preview" w:date="2026-01-01T00:00:00Z">
          <w:r>
            <w:rPr>
              <w:rStyle w:val="Hyperlink"/>
            </w:rPr>
            <w:delText xml:space="preserve">Definition 101</w:delText>
          </w:r>
        </w:del>
      </w:hyperlink>
      <w:del w:id="27670" w:author="PR Preview" w:date="2026-01-01T00:00:00Z">
        <w:r>
          <w:delText xml:space="preserve">)</w:delText>
        </w:r>
      </w:del>
      <w:del w:id="27671" w:author="PR Preview" w:date="2026-01-01T00:00:00Z">
        <w:r>
          <w:delText xml:space="preserve"> </w:delText>
        </w:r>
      </w:del>
      <w:del w:id="27672" w:author="PR Preview" w:date="2026-01-01T00:00:00Z">
        <w:r>
          <w:delText xml:space="preserve">exactly when</w:delText>
        </w:r>
      </w:del>
      <w:del w:id="27673"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27674" w:author="PR Preview" w:date="2026-01-01T00:00:00Z">
        <w:r>
          <w:delText xml:space="preserve"> </w:delText>
        </w:r>
      </w:del>
      <w:del w:id="27675" w:author="PR Preview" w:date="2026-01-01T00:00:00Z">
        <w:r>
          <w:delText xml:space="preserve">for some lower triangular</w:delText>
        </w:r>
      </w:del>
      <w:del w:id="27676" w:author="PR Preview" w:date="2026-01-01T00:00:00Z">
        <w:r>
          <w:delText xml:space="preserve"> </w:delText>
        </w:r>
      </w:del>
      <m:oMath>
        <m:r>
          <m:rPr>
            <m:sty m:val="bi"/>
          </m:rPr>
          <m:t>L</m:t>
        </m:r>
      </m:oMath>
      <w:del w:id="27677" w:author="PR Preview" w:date="2026-01-01T00:00:00Z">
        <w:r>
          <w:delText xml:space="preserve"> </w:delText>
        </w:r>
      </w:del>
      <w:del w:id="27678" w:author="PR Preview" w:date="2026-01-01T00:00:00Z">
        <w:r>
          <w:delText xml:space="preserve">(</w:delText>
        </w:r>
      </w:del>
      <w:hyperlink w:anchor="def-lower-triangular-matrix">
        <w:del w:id="27679" w:author="PR Preview" w:date="2026-01-01T00:00:00Z">
          <w:r>
            <w:rPr>
              <w:rStyle w:val="Hyperlink"/>
            </w:rPr>
            <w:delText xml:space="preserve">Definition 113</w:delText>
          </w:r>
        </w:del>
      </w:hyperlink>
      <w:del w:id="27680" w:author="PR Preview" w:date="2026-01-01T00:00:00Z">
        <w:r>
          <w:delText xml:space="preserve">) with positive diagonal entries.</w:delText>
        </w:r>
      </w:del>
      <w:del w:id="27681" w:author="PR Preview" w:date="2026-01-01T00:00:00Z">
        <w:r>
          <w:delText xml:space="preserve"> </w:delText>
        </w:r>
      </w:del>
      <w:del w:id="27682" w:author="PR Preview" w:date="2026-01-01T00:00:00Z">
        <w:r>
          <w:delText xml:space="preserve">For a positive definite</w:delText>
        </w:r>
      </w:del>
      <w:del w:id="27683" w:author="PR Preview" w:date="2026-01-01T00:00:00Z">
        <w:r>
          <w:delText xml:space="preserve"> </w:delText>
        </w:r>
      </w:del>
      <m:oMath>
        <m:r>
          <m:rPr>
            <m:sty m:val="bi"/>
          </m:rPr>
          <m:t>A</m:t>
        </m:r>
      </m:oMath>
      <w:del w:id="27684" w:author="PR Preview" w:date="2026-01-01T00:00:00Z">
        <w:r>
          <w:delText xml:space="preserve"> </w:delText>
        </w:r>
      </w:del>
      <w:del w:id="27685" w:author="PR Preview" w:date="2026-01-01T00:00:00Z">
        <w:r>
          <w:delText xml:space="preserve">that</w:delText>
        </w:r>
      </w:del>
      <w:del w:id="27686" w:author="PR Preview" w:date="2026-01-01T00:00:00Z">
        <w:r>
          <w:delText xml:space="preserve"> </w:delText>
        </w:r>
      </w:del>
      <m:oMath>
        <m:r>
          <m:rPr>
            <m:sty m:val="bi"/>
          </m:rPr>
          <m:t>L</m:t>
        </m:r>
      </m:oMath>
      <w:del w:id="27687" w:author="PR Preview" w:date="2026-01-01T00:00:00Z">
        <w:r>
          <w:delText xml:space="preserve"> </w:delText>
        </w:r>
      </w:del>
      <w:del w:id="27688" w:author="PR Preview" w:date="2026-01-01T00:00:00Z">
        <w:r>
          <w:delText xml:space="preserve">is unique;</w:delText>
        </w:r>
      </w:del>
      <w:del w:id="27689" w:author="PR Preview" w:date="2026-01-01T00:00:00Z">
        <w:r>
          <w:delText xml:space="preserve"> </w:delText>
        </w:r>
      </w:del>
      <w:del w:id="27690" w:author="PR Preview" w:date="2026-01-01T00:00:00Z">
        <w:r>
          <w:delText xml:space="preserve">it is the</w:delText>
        </w:r>
      </w:del>
      <w:del w:id="27691" w:author="PR Preview" w:date="2026-01-01T00:00:00Z">
        <w:r>
          <w:delText xml:space="preserve"> </w:delText>
        </w:r>
      </w:del>
      <w:del w:id="27692" w:author="PR Preview" w:date="2026-01-01T00:00:00Z">
        <w:r>
          <w:rPr>
            <w:b/>
            <w:bCs/>
          </w:rPr>
          <w:delText xml:space="preserve">Cholesky factor</w:delText>
        </w:r>
      </w:del>
      <w:del w:id="27693" w:author="PR Preview" w:date="2026-01-01T00:00:00Z">
        <w:r>
          <w:delText xml:space="preserve"> </w:delText>
        </w:r>
      </w:del>
      <w:del w:id="27694" w:author="PR Preview" w:date="2026-01-01T00:00:00Z">
        <w:r>
          <w:delText xml:space="preserve">[94]</w:delText>
        </w:r>
      </w:del>
      <w:del w:id="27695" w:author="PR Preview" w:date="2026-01-01T00:00:00Z">
        <w:r>
          <w:delText xml:space="preserve"> </w:delText>
        </w:r>
      </w:del>
      <w:del w:id="27696" w:author="PR Preview" w:date="2026-01-01T00:00:00Z">
        <w:r>
          <w:delText xml:space="preserve">of</w:delText>
        </w:r>
      </w:del>
      <w:del w:id="27697" w:author="PR Preview" w:date="2026-01-01T00:00:00Z">
        <w:r>
          <w:delText xml:space="preserve"> </w:delText>
        </w:r>
      </w:del>
      <m:oMath>
        <m:r>
          <m:rPr>
            <m:sty m:val="bi"/>
          </m:rPr>
          <m:t>A</m:t>
        </m:r>
      </m:oMath>
      <w:del w:id="27698" w:author="PR Preview" w:date="2026-01-01T00:00:00Z">
        <w:r>
          <w:delText xml:space="preserve">.</w:delText>
        </w:r>
      </w:del>
    </w:p>
    <w:p>
      <w:pPr>
        <w:pStyle w:val="BodyText"/>
      </w:pPr>
      <w:del w:id="27699" w:author="PR Preview" w:date="2026-01-01T00:00:00Z">
        <w:r>
          <w:rPr>
            <w:i/>
            <w:iCs/>
          </w:rPr>
          <w:delText xml:space="preserve">Proof</w:delText>
        </w:r>
      </w:del>
      <w:del w:id="27700" w:author="PR Preview" w:date="2026-01-01T00:00:00Z">
        <w:r>
          <w:delText xml:space="preserve">. </w:delText>
        </w:r>
      </w:del>
      <w:del w:id="27701" w:author="PR Preview" w:date="2026-01-01T00:00:00Z">
        <w:r>
          <w:rPr>
            <w:b/>
            <w:bCs/>
          </w:rPr>
          <w:delText xml:space="preserve">If.</w:delText>
        </w:r>
      </w:del>
      <w:del w:id="27702" w:author="PR Preview" w:date="2026-01-01T00:00:00Z">
        <w:r>
          <w:delText xml:space="preserve"> </w:delText>
        </w:r>
      </w:del>
      <m:oMath>
        <m:sSup>
          <m:e>
            <m:r>
              <m:rPr>
                <m:sty m:val="bi"/>
              </m:rPr>
              <m:t>L</m:t>
            </m:r>
          </m:e>
          <m:sup>
            <m:r>
              <m:rPr>
                <m:sty m:val="p"/>
              </m:rPr>
              <m:t>⊤</m:t>
            </m:r>
          </m:sup>
        </m:sSup>
      </m:oMath>
      <w:del w:id="27703" w:author="PR Preview" w:date="2026-01-01T00:00:00Z">
        <w:r>
          <w:delText xml:space="preserve"> </w:delText>
        </w:r>
      </w:del>
      <w:del w:id="27704" w:author="PR Preview" w:date="2026-01-01T00:00:00Z">
        <w:r>
          <w:delText xml:space="preserve">is upper triangular with positive diagonal (</w:delText>
        </w:r>
      </w:del>
      <w:hyperlink w:anchor="def-matrix-transpose">
        <w:del w:id="27705" w:author="PR Preview" w:date="2026-01-01T00:00:00Z">
          <w:r>
            <w:rPr>
              <w:rStyle w:val="Hyperlink"/>
            </w:rPr>
            <w:delText xml:space="preserve">Definition 22</w:delText>
          </w:r>
        </w:del>
      </w:hyperlink>
      <w:del w:id="27706" w:author="PR Preview" w:date="2026-01-01T00:00:00Z">
        <w:r>
          <w:delText xml:space="preserve">),</w:delText>
        </w:r>
      </w:del>
      <w:del w:id="27707" w:author="PR Preview" w:date="2026-01-01T00:00:00Z">
        <w:r>
          <w:delText xml:space="preserve"> </w:delText>
        </w:r>
      </w:del>
      <w:del w:id="27708" w:author="PR Preview" w:date="2026-01-01T00:00:00Z">
        <w:r>
          <w:delText xml:space="preserve">so</w:delText>
        </w:r>
      </w:del>
      <w:del w:id="27709" w:author="PR Preview" w:date="2026-01-01T00:00:00Z">
        <w:r>
          <w:delText xml:space="preserve"> </w:delText>
        </w:r>
      </w:del>
      <w:del w:id="27710" w:author="PR Preview" w:date="2026-01-01T00:00:00Z">
        <w:r>
          <w:delText xml:space="preserve">${\mathbf{L}}^{\top} \mathord{\smash[b]{\underset{\raise.3ex\hbox{$\scriptstyle\sim$}}{x}}\vphantom{x}}= \mathord{\smash[b]{\underset{\raise.3ex\hbox{$\scriptstyle\sim$}}{0}}\vphantom{0}}$</w:delText>
        </w:r>
      </w:del>
      <w:del w:id="27711" w:author="PR Preview" w:date="2026-01-01T00:00:00Z">
        <w:r>
          <w:delText xml:space="preserve"> </w:delText>
        </w:r>
      </w:del>
      <w:del w:id="27712" w:author="PR Preview" w:date="2026-01-01T00:00:00Z">
        <w:r>
          <w:delText xml:space="preserve">only for</w:delText>
        </w:r>
      </w:del>
      <w:del w:id="27713" w:author="PR Preview" w:date="2026-01-01T00:00:00Z">
        <w:r>
          <w:delText xml:space="preserve"> </w:delText>
        </w:r>
      </w:del>
      <w:del w:id="27714" w:author="PR Preview" w:date="2026-01-01T00:00:00Z">
        <w:r>
          <w:delText xml:space="preserve">$\mathord{\smash[b]{\underset{\raise.3ex\hbox{$\scriptstyle\sim$}}{x}}\vphantom{x}}= \mathord{\smash[b]{\underset{\raise.3ex\hbox{$\scriptstyle\sim$}}{0}}\vphantom{0}}$</w:delText>
        </w:r>
      </w:del>
      <w:del w:id="27715" w:author="PR Preview" w:date="2026-01-01T00:00:00Z">
        <w:r>
          <w:delText xml:space="preserve"> </w:delText>
        </w:r>
      </w:del>
      <w:del w:id="27716" w:author="PR Preview" w:date="2026-01-01T00:00:00Z">
        <w:r>
          <w:delText xml:space="preserve">(</w:delText>
        </w:r>
      </w:del>
      <w:hyperlink w:anchor="thm-back-substitution">
        <w:del w:id="27717" w:author="PR Preview" w:date="2026-01-01T00:00:00Z">
          <w:r>
            <w:rPr>
              <w:rStyle w:val="Hyperlink"/>
            </w:rPr>
            <w:delText xml:space="preserve">Theorem 105</w:delText>
          </w:r>
        </w:del>
      </w:hyperlink>
      <w:del w:id="27718" w:author="PR Preview" w:date="2026-01-01T00:00:00Z">
        <w:r>
          <w:delText xml:space="preserve">),</w:delText>
        </w:r>
      </w:del>
      <w:del w:id="27719" w:author="PR Preview" w:date="2026-01-01T00:00:00Z">
        <w:r>
          <w:delText xml:space="preserve"> </w:delText>
        </w:r>
      </w:del>
      <w:del w:id="27720" w:author="PR Preview" w:date="2026-01-01T00:00:00Z">
        <w:r>
          <w:delText xml:space="preserve">and the columns of</w:delText>
        </w:r>
      </w:del>
      <w:del w:id="27721" w:author="PR Preview" w:date="2026-01-01T00:00:00Z">
        <w:r>
          <w:delText xml:space="preserve"> </w:delText>
        </w:r>
      </w:del>
      <m:oMath>
        <m:sSup>
          <m:e>
            <m:r>
              <m:rPr>
                <m:sty m:val="bi"/>
              </m:rPr>
              <m:t>L</m:t>
            </m:r>
          </m:e>
          <m:sup>
            <m:r>
              <m:rPr>
                <m:sty m:val="p"/>
              </m:rPr>
              <m:t>⊤</m:t>
            </m:r>
          </m:sup>
        </m:sSup>
      </m:oMath>
      <w:del w:id="27722" w:author="PR Preview" w:date="2026-01-01T00:00:00Z">
        <w:r>
          <w:delText xml:space="preserve"> </w:delText>
        </w:r>
      </w:del>
      <w:del w:id="27723" w:author="PR Preview" w:date="2026-01-01T00:00:00Z">
        <w:r>
          <w:delText xml:space="preserve">are linearly independent</w:delText>
        </w:r>
      </w:del>
      <w:del w:id="27724" w:author="PR Preview" w:date="2026-01-01T00:00:00Z">
        <w:r>
          <w:delText xml:space="preserve"> </w:delText>
        </w:r>
      </w:del>
      <w:del w:id="27725" w:author="PR Preview" w:date="2026-01-01T00:00:00Z">
        <w:r>
          <w:delText xml:space="preserve">(</w:delText>
        </w:r>
      </w:del>
      <w:hyperlink w:anchor="thm-matvec-columns">
        <w:del w:id="27726" w:author="PR Preview" w:date="2026-01-01T00:00:00Z">
          <w:r>
            <w:rPr>
              <w:rStyle w:val="Hyperlink"/>
            </w:rPr>
            <w:delText xml:space="preserve">Theorem 24</w:delText>
          </w:r>
        </w:del>
      </w:hyperlink>
      <w:del w:id="27727" w:author="PR Preview" w:date="2026-01-01T00:00:00Z">
        <w:r>
          <w:delText xml:space="preserve">,</w:delText>
        </w:r>
      </w:del>
      <w:del w:id="27728" w:author="PR Preview" w:date="2026-01-01T00:00:00Z">
        <w:r>
          <w:delText xml:space="preserve"> </w:delText>
        </w:r>
      </w:del>
      <w:hyperlink w:anchor="def-linearly-independent">
        <w:del w:id="27729" w:author="PR Preview" w:date="2026-01-01T00:00:00Z">
          <w:r>
            <w:rPr>
              <w:rStyle w:val="Hyperlink"/>
            </w:rPr>
            <w:delText xml:space="preserve">Definition 43</w:delText>
          </w:r>
        </w:del>
      </w:hyperlink>
      <w:del w:id="27730" w:author="PR Preview" w:date="2026-01-01T00:00:00Z">
        <w:r>
          <w:delText xml:space="preserve">).</w:delText>
        </w:r>
      </w:del>
      <w:del w:id="27731" w:author="PR Preview" w:date="2026-01-01T00:00:00Z">
        <w:r>
          <w:delText xml:space="preserve"> </w:delText>
        </w:r>
      </w:del>
      <w:del w:id="27732" w:author="PR Preview" w:date="2026-01-01T00:00:00Z">
        <w:r>
          <w:delText xml:space="preserve">So</w:delText>
        </w:r>
      </w:del>
      <w:del w:id="27733"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27734" w:author="PR Preview" w:date="2026-01-01T00:00:00Z">
        <w:r>
          <w:delText xml:space="preserve"> </w:delText>
        </w:r>
      </w:del>
      <w:del w:id="27735" w:author="PR Preview" w:date="2026-01-01T00:00:00Z">
        <w:r>
          <w:delText xml:space="preserve">(</w:delText>
        </w:r>
      </w:del>
      <w:hyperlink w:anchor="def-matrix-transpose">
        <w:del w:id="27736" w:author="PR Preview" w:date="2026-01-01T00:00:00Z">
          <w:r>
            <w:rPr>
              <w:rStyle w:val="Hyperlink"/>
            </w:rPr>
            <w:delText xml:space="preserve">Definition 22</w:delText>
          </w:r>
        </w:del>
      </w:hyperlink>
      <w:del w:id="27737" w:author="PR Preview" w:date="2026-01-01T00:00:00Z">
        <w:r>
          <w:delText xml:space="preserve">)</w:delText>
        </w:r>
      </w:del>
      <w:del w:id="27738" w:author="PR Preview" w:date="2026-01-01T00:00:00Z">
        <w:r>
          <w:delText xml:space="preserve"> </w:delText>
        </w:r>
      </w:del>
      <w:del w:id="27739" w:author="PR Preview" w:date="2026-01-01T00:00:00Z">
        <w:r>
          <w:delText xml:space="preserve">is positive definite (</w:delText>
        </w:r>
      </w:del>
      <w:hyperlink w:anchor="thm-pd-gram">
        <w:del w:id="27740" w:author="PR Preview" w:date="2026-01-01T00:00:00Z">
          <w:r>
            <w:rPr>
              <w:rStyle w:val="Hyperlink"/>
            </w:rPr>
            <w:delText xml:space="preserve">Theorem 119</w:delText>
          </w:r>
        </w:del>
      </w:hyperlink>
      <w:del w:id="27741" w:author="PR Preview" w:date="2026-01-01T00:00:00Z">
        <w:r>
          <w:delText xml:space="preserve">, part 2).</w:delText>
        </w:r>
      </w:del>
    </w:p>
    <w:p>
      <w:pPr>
        <w:pStyle w:val="BodyText"/>
      </w:pPr>
      <w:del w:id="27742" w:author="PR Preview" w:date="2026-01-01T00:00:00Z">
        <w:r>
          <w:rPr>
            <w:b/>
            <w:bCs/>
          </w:rPr>
          <w:delText xml:space="preserve">Only if, with uniqueness, by</w:delText>
        </w:r>
      </w:del>
      <w:del w:id="27743" w:author="PR Preview" w:date="2026-01-01T00:00:00Z">
        <w:r>
          <w:rPr>
            <w:b/>
            <w:bCs/>
          </w:rPr>
          <w:delText xml:space="preserve"> </w:delText>
        </w:r>
      </w:del>
      <w:hyperlink r:id="rId144">
        <w:del w:id="27744" w:author="PR Preview" w:date="2026-01-01T00:00:00Z">
          <w:r>
            <w:rPr>
              <w:rStyle w:val="Hyperlink"/>
              <w:b/>
              <w:bCs/>
            </w:rPr>
            <w:delText xml:space="preserve">induction</w:delText>
          </w:r>
        </w:del>
      </w:hyperlink>
      <w:del w:id="27745" w:author="PR Preview" w:date="2026-01-01T00:00:00Z">
        <w:r>
          <w:rPr>
            <w:b/>
            <w:bCs/>
          </w:rPr>
          <w:delText xml:space="preserve"> </w:delText>
        </w:r>
      </w:del>
      <w:del w:id="27746" w:author="PR Preview" w:date="2026-01-01T00:00:00Z">
        <w:r>
          <w:rPr>
            <w:b/>
            <w:bCs/>
          </w:rPr>
          <w:delText xml:space="preserve">on</w:delText>
        </w:r>
      </w:del>
      <w:del w:id="27747" w:author="PR Preview" w:date="2026-01-01T00:00:00Z">
        <w:r>
          <w:rPr>
            <w:b/>
            <w:bCs/>
          </w:rPr>
          <w:delText xml:space="preserve"> </w:delText>
        </w:r>
      </w:del>
      <m:oMath>
        <m:r>
          <m:t>p</m:t>
        </m:r>
      </m:oMath>
      <w:del w:id="27748" w:author="PR Preview" w:date="2026-01-01T00:00:00Z">
        <w:r>
          <w:rPr>
            <w:b/>
            <w:bCs/>
          </w:rPr>
          <w:delText xml:space="preserve">.</w:delText>
        </w:r>
      </w:del>
      <w:del w:id="27749" w:author="PR Preview" w:date="2026-01-01T00:00:00Z">
        <w:r>
          <w:delText xml:space="preserve"> </w:delText>
        </w:r>
      </w:del>
      <w:del w:id="27750" w:author="PR Preview" w:date="2026-01-01T00:00:00Z">
        <w:r>
          <w:delText xml:space="preserve">For</w:delText>
        </w:r>
      </w:del>
      <w:del w:id="27751" w:author="PR Preview" w:date="2026-01-01T00:00:00Z">
        <w:r>
          <w:delText xml:space="preserve"> </w:delText>
        </w:r>
      </w:del>
      <m:oMath>
        <m:r>
          <m:t>p</m:t>
        </m:r>
        <m:r>
          <m:rPr>
            <m:sty m:val="p"/>
          </m:rPr>
          <m:t>=</m:t>
        </m:r>
        <m:r>
          <m:t>1</m:t>
        </m:r>
      </m:oMath>
      <w:del w:id="27752" w:author="PR Preview" w:date="2026-01-01T00:00:00Z">
        <w:r>
          <w:delText xml:space="preserve">,</w:delText>
        </w:r>
      </w:del>
      <w:del w:id="27753" w:author="PR Preview" w:date="2026-01-01T00:00:00Z">
        <w:r>
          <w:delText xml:space="preserve"> </w:delText>
        </w:r>
      </w:del>
      <m:oMath>
        <m:r>
          <m:rPr>
            <m:sty m:val="bi"/>
          </m:rPr>
          <m:t>A</m:t>
        </m:r>
        <m:r>
          <m:rPr>
            <m:sty m:val="p"/>
          </m:rPr>
          <m:t>=</m:t>
        </m:r>
        <m:r>
          <m:rPr>
            <m:sty m:val="p"/>
          </m:rPr>
          <m:t>[</m:t>
        </m:r>
        <m:r>
          <m:t>a</m:t>
        </m:r>
        <m:r>
          <m:rPr>
            <m:sty m:val="p"/>
          </m:rPr>
          <m:t>]</m:t>
        </m:r>
      </m:oMath>
      <w:del w:id="27754" w:author="PR Preview" w:date="2026-01-01T00:00:00Z">
        <w:r>
          <w:delText xml:space="preserve"> </w:delText>
        </w:r>
      </w:del>
      <w:del w:id="27755" w:author="PR Preview" w:date="2026-01-01T00:00:00Z">
        <w:r>
          <w:delText xml:space="preserve">with</w:delText>
        </w:r>
      </w:del>
      <w:del w:id="27756" w:author="PR Preview" w:date="2026-01-01T00:00:00Z">
        <w:r>
          <w:delText xml:space="preserve"> </w:delText>
        </w:r>
      </w:del>
      <m:oMath>
        <m:r>
          <m:t>a</m:t>
        </m:r>
        <m:r>
          <m:rPr>
            <m:sty m:val="p"/>
          </m:rPr>
          <m:t>&gt;</m:t>
        </m:r>
        <m:r>
          <m:t>0</m:t>
        </m:r>
      </m:oMath>
      <w:del w:id="27757" w:author="PR Preview" w:date="2026-01-01T00:00:00Z">
        <w:r>
          <w:delText xml:space="preserve"> </w:delText>
        </w:r>
      </w:del>
      <w:del w:id="27758" w:author="PR Preview" w:date="2026-01-01T00:00:00Z">
        <w:r>
          <w:delText xml:space="preserve">(</w:delText>
        </w:r>
      </w:del>
      <w:hyperlink w:anchor="thm-pd-submatrix">
        <w:del w:id="27759" w:author="PR Preview" w:date="2026-01-01T00:00:00Z">
          <w:r>
            <w:rPr>
              <w:rStyle w:val="Hyperlink"/>
            </w:rPr>
            <w:delText xml:space="preserve">Theorem 123</w:delText>
          </w:r>
        </w:del>
      </w:hyperlink>
      <w:del w:id="27760" w:author="PR Preview" w:date="2026-01-01T00:00:00Z">
        <w:r>
          <w:delText xml:space="preserve">),</w:delText>
        </w:r>
      </w:del>
      <w:del w:id="27761" w:author="PR Preview" w:date="2026-01-01T00:00:00Z">
        <w:r>
          <w:delText xml:space="preserve"> </w:delText>
        </w:r>
      </w:del>
      <w:del w:id="27762" w:author="PR Preview" w:date="2026-01-01T00:00:00Z">
        <w:r>
          <w:delText xml:space="preserve">and</w:delText>
        </w:r>
      </w:del>
      <w:del w:id="27763"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27764" w:author="PR Preview" w:date="2026-01-01T00:00:00Z">
        <w:r>
          <w:delText xml:space="preserve"> </w:delText>
        </w:r>
      </w:del>
      <w:del w:id="27765" w:author="PR Preview" w:date="2026-01-01T00:00:00Z">
        <w:r>
          <w:delText xml:space="preserve">with</w:delText>
        </w:r>
      </w:del>
      <w:del w:id="27766" w:author="PR Preview" w:date="2026-01-01T00:00:00Z">
        <w:r>
          <w:delText xml:space="preserve"> </w:delText>
        </w:r>
      </w:del>
      <m:oMath>
        <m:r>
          <m:t>c</m:t>
        </m:r>
        <m:r>
          <m:rPr>
            <m:sty m:val="p"/>
          </m:rPr>
          <m:t>&gt;</m:t>
        </m:r>
        <m:r>
          <m:t>0</m:t>
        </m:r>
      </m:oMath>
      <w:del w:id="27767" w:author="PR Preview" w:date="2026-01-01T00:00:00Z">
        <w:r>
          <w:delText xml:space="preserve"> </w:delText>
        </w:r>
      </w:del>
      <w:del w:id="27768" w:author="PR Preview" w:date="2026-01-01T00:00:00Z">
        <w:r>
          <w:delText xml:space="preserve">holds exactly for</w:delText>
        </w:r>
      </w:del>
      <w:del w:id="27769" w:author="PR Preview" w:date="2026-01-01T00:00:00Z">
        <w:r>
          <w:delText xml:space="preserve"> </w:delText>
        </w:r>
      </w:del>
      <m:oMath>
        <m:r>
          <m:t>c</m:t>
        </m:r>
        <m:r>
          <m:rPr>
            <m:sty m:val="p"/>
          </m:rPr>
          <m:t>=</m:t>
        </m:r>
        <m:rad>
          <m:radPr>
            <m:degHide m:val="on"/>
          </m:radPr>
          <m:deg/>
          <m:e>
            <m:r>
              <m:t>a</m:t>
            </m:r>
          </m:e>
        </m:rad>
      </m:oMath>
      <w:del w:id="27770" w:author="PR Preview" w:date="2026-01-01T00:00:00Z">
        <w:r>
          <w:delText xml:space="preserve">.</w:delText>
        </w:r>
      </w:del>
      <w:del w:id="27771" w:author="PR Preview" w:date="2026-01-01T00:00:00Z">
        <w:r>
          <w:delText xml:space="preserve"> </w:delText>
        </w:r>
      </w:del>
      <w:del w:id="27772" w:author="PR Preview" w:date="2026-01-01T00:00:00Z">
        <w:r>
          <w:delText xml:space="preserve">For</w:delText>
        </w:r>
      </w:del>
      <w:del w:id="27773" w:author="PR Preview" w:date="2026-01-01T00:00:00Z">
        <w:r>
          <w:delText xml:space="preserve"> </w:delText>
        </w:r>
      </w:del>
      <m:oMath>
        <m:r>
          <m:t>p</m:t>
        </m:r>
        <m:r>
          <m:rPr>
            <m:sty m:val="p"/>
          </m:rPr>
          <m:t>&gt;</m:t>
        </m:r>
        <m:r>
          <m:t>1</m:t>
        </m:r>
      </m:oMath>
      <w:del w:id="27774" w:author="PR Preview" w:date="2026-01-01T00:00:00Z">
        <w:r>
          <w:delText xml:space="preserve">, assume every</w:delText>
        </w:r>
      </w:del>
      <w:del w:id="27775"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27776" w:author="PR Preview" w:date="2026-01-01T00:00:00Z">
        <w:r>
          <w:delText xml:space="preserve"> </w:delText>
        </w:r>
      </w:del>
      <w:del w:id="27777" w:author="PR Preview" w:date="2026-01-01T00:00:00Z">
        <w:r>
          <w:delText xml:space="preserve">positive definite matrix</w:delText>
        </w:r>
      </w:del>
      <w:del w:id="27778" w:author="PR Preview" w:date="2026-01-01T00:00:00Z">
        <w:r>
          <w:delText xml:space="preserve"> </w:delText>
        </w:r>
      </w:del>
      <w:del w:id="27779" w:author="PR Preview" w:date="2026-01-01T00:00:00Z">
        <w:r>
          <w:delText xml:space="preserve">has exactly one such factor, and split off the first row and column.</w:delText>
        </w:r>
      </w:del>
      <w:del w:id="27780" w:author="PR Preview" w:date="2026-01-01T00:00:00Z">
        <w:r>
          <w:delText xml:space="preserve"> </w:delText>
        </w:r>
      </w:del>
      <m:oMath>
        <m:r>
          <m:rPr>
            <m:sty m:val="bi"/>
          </m:rPr>
          <m:t>A</m:t>
        </m:r>
      </m:oMath>
      <w:del w:id="27781" w:author="PR Preview" w:date="2026-01-01T00:00:00Z">
        <w:r>
          <w:delText xml:space="preserve"> </w:delText>
        </w:r>
      </w:del>
      <w:del w:id="27782" w:author="PR Preview" w:date="2026-01-01T00:00:00Z">
        <w:r>
          <w:delText xml:space="preserve">is symmetric, so its first row is the transpose of its first column:</w:delText>
        </w:r>
      </w:del>
    </w:p>
    <w:p>
      <w:pPr>
        <w:pStyle w:val="FirstParagraph"/>
      </w:pPr>
      <w:ins w:id="27783" w:author="PR Preview" w:date="2026-01-01T00:00:00Z">
        <w:r>
          <w:rPr>
            <w:b/>
            <w:bCs/>
          </w:rPr>
          <w:t xml:space="preserve">Theorem 124 (Schur complement test)</w:t>
        </w:r>
      </w:ins>
      <w:ins w:id="27784" w:author="PR Preview" w:date="2026-01-01T00:00:00Z">
        <w:r>
          <w:t xml:space="preserve"> </w:t>
        </w:r>
      </w:ins>
      <w:ins w:id="27785" w:author="PR Preview" w:date="2026-01-01T00:00:00Z">
        <w:r>
          <w:t xml:space="preserve">Let</w:t>
        </w:r>
      </w:ins>
      <w:ins w:id="2778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7787" w:author="PR Preview" w:date="2026-01-01T00:00:00Z">
        <w:r>
          <w:t xml:space="preserve"> </w:t>
        </w:r>
      </w:ins>
      <w:ins w:id="27788" w:author="PR Preview" w:date="2026-01-01T00:00:00Z">
        <w:r>
          <w:t xml:space="preserve">be as in</w:t>
        </w:r>
      </w:ins>
      <w:ins w:id="27789" w:author="PR Preview" w:date="2026-01-01T00:00:00Z">
        <w:r>
          <w:t xml:space="preserve"> </w:t>
        </w:r>
      </w:ins>
      <w:hyperlink w:anchor="thm-block-quadratic">
        <w:ins w:id="27790" w:author="PR Preview" w:date="2026-01-01T00:00:00Z">
          <w:r>
            <w:rPr>
              <w:rStyle w:val="Hyperlink"/>
            </w:rPr>
            <w:t xml:space="preserve">Theorem 123</w:t>
          </w:r>
        </w:ins>
      </w:hyperlink>
      <w:ins w:id="27791" w:author="PR Preview" w:date="2026-01-01T00:00:00Z">
        <w:r>
          <w:t xml:space="preserve">.</w:t>
        </w:r>
      </w:ins>
      <w:ins w:id="27792" w:author="PR Preview" w:date="2026-01-01T00:00:00Z">
        <w:r>
          <w:t xml:space="preserve"> </w:t>
        </w:r>
      </w:ins>
      <w:ins w:id="27793" w:author="PR Preview" w:date="2026-01-01T00:00:00Z">
        <w:r>
          <w:t xml:space="preserve">Then</w:t>
        </w:r>
      </w:ins>
      <w:ins w:id="27794" w:author="PR Preview" w:date="2026-01-01T00:00:00Z">
        <w:r>
          <w:t xml:space="preserve"> </w:t>
        </w:r>
      </w:ins>
      <m:oMath>
        <m:r>
          <m:rPr>
            <m:sty m:val="bi"/>
          </m:rPr>
          <m:t>X</m:t>
        </m:r>
      </m:oMath>
      <w:ins w:id="27795" w:author="PR Preview" w:date="2026-01-01T00:00:00Z">
        <w:r>
          <w:t xml:space="preserve"> </w:t>
        </w:r>
      </w:ins>
      <w:ins w:id="27796" w:author="PR Preview" w:date="2026-01-01T00:00:00Z">
        <w:r>
          <w:t xml:space="preserve">is positive definite (</w:t>
        </w:r>
      </w:ins>
      <w:hyperlink w:anchor="def-positive-definite">
        <w:ins w:id="27797" w:author="PR Preview" w:date="2026-01-01T00:00:00Z">
          <w:r>
            <w:rPr>
              <w:rStyle w:val="Hyperlink"/>
            </w:rPr>
            <w:t xml:space="preserve">Definition 101</w:t>
          </w:r>
        </w:ins>
      </w:hyperlink>
      <w:ins w:id="27798" w:author="PR Preview" w:date="2026-01-01T00:00:00Z">
        <w:r>
          <w:t xml:space="preserve">)</w:t>
        </w:r>
      </w:ins>
      <w:ins w:id="27799" w:author="PR Preview" w:date="2026-01-01T00:00:00Z">
        <w:r>
          <w:t xml:space="preserve"> </w:t>
        </w:r>
      </w:ins>
      <w:ins w:id="27800" w:author="PR Preview" w:date="2026-01-01T00:00:00Z">
        <w:r>
          <w:t xml:space="preserve">exactly when</w:t>
        </w:r>
      </w:ins>
      <w:ins w:id="27801" w:author="PR Preview" w:date="2026-01-01T00:00:00Z">
        <w:r>
          <w:t xml:space="preserve"> </w:t>
        </w:r>
      </w:ins>
      <m:oMath>
        <m:r>
          <m:rPr>
            <m:sty m:val="bi"/>
          </m:rPr>
          <m:t>A</m:t>
        </m:r>
      </m:oMath>
      <w:ins w:id="27802" w:author="PR Preview" w:date="2026-01-01T00:00:00Z">
        <w:r>
          <w:t xml:space="preserve"> </w:t>
        </w:r>
      </w:ins>
      <w:ins w:id="27803" w:author="PR Preview" w:date="2026-01-01T00:00:00Z">
        <w:r>
          <w:t xml:space="preserve">is positive definite</w:t>
        </w:r>
      </w:ins>
      <w:ins w:id="27804" w:author="PR Preview" w:date="2026-01-01T00:00:00Z">
        <w:r>
          <w:t xml:space="preserve"> </w:t>
        </w:r>
      </w:ins>
      <w:ins w:id="27805" w:author="PR Preview" w:date="2026-01-01T00:00:00Z">
        <w:r>
          <w:t xml:space="preserve">and its Schur complement</w:t>
        </w:r>
      </w:ins>
      <w:ins w:id="27806" w:author="PR Preview" w:date="2026-01-01T00:00:00Z">
        <w:r>
          <w:t xml:space="preserve"> </w:t>
        </w:r>
      </w:ins>
      <m:oMath>
        <m:r>
          <m:rPr>
            <m:sty m:val="bi"/>
          </m:rPr>
          <m:t>S</m:t>
        </m:r>
      </m:oMath>
      <w:ins w:id="27807" w:author="PR Preview" w:date="2026-01-01T00:00:00Z">
        <w:r>
          <w:t xml:space="preserve"> </w:t>
        </w:r>
      </w:ins>
      <w:ins w:id="27808" w:author="PR Preview" w:date="2026-01-01T00:00:00Z">
        <w:r>
          <w:t xml:space="preserve">(</w:t>
        </w:r>
      </w:ins>
      <w:hyperlink w:anchor="def-schur-complement">
        <w:ins w:id="27809" w:author="PR Preview" w:date="2026-01-01T00:00:00Z">
          <w:r>
            <w:rPr>
              <w:rStyle w:val="Hyperlink"/>
            </w:rPr>
            <w:t xml:space="preserve">Definition 124</w:t>
          </w:r>
        </w:ins>
      </w:hyperlink>
      <w:ins w:id="27810" w:author="PR Preview" w:date="2026-01-01T00:00:00Z">
        <w:r>
          <w:t xml:space="preserve">) is positive definite.</w:t>
        </w:r>
      </w:ins>
    </w:p>
    <w:bookmarkEnd w:id="678"/>
    <w:p>
      <w:pPr>
        <w:pStyle w:val="BodyText"/>
      </w:pPr>
      <w:ins w:id="27811" w:author="PR Preview" w:date="2026-01-01T00:00:00Z">
        <w:r>
          <w:rPr>
            <w:i/>
            <w:iCs/>
          </w:rPr>
          <w:t xml:space="preserve">Proof</w:t>
        </w:r>
      </w:ins>
      <w:ins w:id="27812" w:author="PR Preview" w:date="2026-01-01T00:00:00Z">
        <w:r>
          <w:t xml:space="preserve">. </w:t>
        </w:r>
      </w:ins>
      <w:ins w:id="27813" w:author="PR Preview" w:date="2026-01-01T00:00:00Z">
        <w:r>
          <w:rPr>
            <w:b/>
            <w:bCs/>
          </w:rPr>
          <w:t xml:space="preserve">If.</w:t>
        </w:r>
      </w:ins>
      <w:ins w:id="27814" w:author="PR Preview" w:date="2026-01-01T00:00:00Z">
        <w:r>
          <w:t xml:space="preserve"> </w:t>
        </w:r>
      </w:ins>
      <m:oMath>
        <m:r>
          <m:rPr>
            <m:sty m:val="bi"/>
          </m:rPr>
          <m:t>A</m:t>
        </m:r>
      </m:oMath>
      <w:ins w:id="27815" w:author="PR Preview" w:date="2026-01-01T00:00:00Z">
        <w:r>
          <w:t xml:space="preserve"> </w:t>
        </w:r>
      </w:ins>
      <w:ins w:id="27816" w:author="PR Preview" w:date="2026-01-01T00:00:00Z">
        <w:r>
          <w:t xml:space="preserve">is positive definite, so invertible (</w:t>
        </w:r>
      </w:ins>
      <w:hyperlink w:anchor="thm-pd-inverse">
        <w:ins w:id="27817" w:author="PR Preview" w:date="2026-01-01T00:00:00Z">
          <w:r>
            <w:rPr>
              <w:rStyle w:val="Hyperlink"/>
            </w:rPr>
            <w:t xml:space="preserve">Theorem 83</w:t>
          </w:r>
        </w:ins>
      </w:hyperlink>
      <w:ins w:id="27818" w:author="PR Preview" w:date="2026-01-01T00:00:00Z">
        <w:r>
          <w:t xml:space="preserve">), and</w:t>
        </w:r>
      </w:ins>
      <w:ins w:id="27819" w:author="PR Preview" w:date="2026-01-01T00:00:00Z">
        <w:r>
          <w:t xml:space="preserve"> </w:t>
        </w:r>
      </w:ins>
      <m:oMath>
        <m:r>
          <m:rPr>
            <m:sty m:val="bi"/>
          </m:rPr>
          <m:t>S</m:t>
        </m:r>
      </m:oMath>
      <w:ins w:id="27820" w:author="PR Preview" w:date="2026-01-01T00:00:00Z">
        <w:r>
          <w:t xml:space="preserve"> </w:t>
        </w:r>
      </w:ins>
      <w:ins w:id="27821" w:author="PR Preview" w:date="2026-01-01T00:00:00Z">
        <w:r>
          <w:t xml:space="preserve">is defined.</w:t>
        </w:r>
      </w:ins>
      <w:ins w:id="27822" w:author="PR Preview" w:date="2026-01-01T00:00:00Z">
        <w:r>
          <w:t xml:space="preserve"> </w:t>
        </w:r>
      </w:ins>
      <m:oMath>
        <m:r>
          <m:rPr>
            <m:sty m:val="bi"/>
          </m:rPr>
          <m:t>X</m:t>
        </m:r>
      </m:oMath>
      <w:ins w:id="27823" w:author="PR Preview" w:date="2026-01-01T00:00:00Z">
        <w:r>
          <w:t xml:space="preserve"> </w:t>
        </w:r>
      </w:ins>
      <w:ins w:id="27824" w:author="PR Preview" w:date="2026-01-01T00:00:00Z">
        <w:r>
          <w:t xml:space="preserve">is symmetric.</w:t>
        </w:r>
      </w:ins>
      <w:ins w:id="27825" w:author="PR Preview" w:date="2026-01-01T00:00:00Z">
        <w:r>
          <w:t xml:space="preserve"> </w:t>
        </w:r>
      </w:ins>
      <w:ins w:id="27826" w:author="PR Preview" w:date="2026-01-01T00:00:00Z">
        <w:r>
          <w:t xml:space="preserve">Let</w:t>
        </w:r>
      </w:ins>
      <w:ins w:id="27827" w:author="PR Preview" w:date="2026-01-01T00:00:00Z">
        <w:r>
          <w:t xml:space="preserve"> </w:t>
        </w:r>
      </w:ins>
      <w:ins w:id="27828"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7829" w:author="PR Preview" w:date="2026-01-01T00:00:00Z">
        <w:r>
          <w:t xml:space="preserve"> </w:t>
        </w:r>
      </w:ins>
      <w:ins w:id="27830" w:author="PR Preview" w:date="2026-01-01T00:00:00Z">
        <w:r>
          <w:t xml:space="preserve">and</w:t>
        </w:r>
      </w:ins>
      <w:ins w:id="27831" w:author="PR Preview" w:date="2026-01-01T00:00:00Z">
        <w:r>
          <w:t xml:space="preserve"> </w:t>
        </w:r>
      </w:ins>
      <w:ins w:id="27832" w:author="PR Preview" w:date="2026-01-01T00:00:00Z">
        <w:r>
          <w:t xml:space="preserve">$\mathord{\smash[b]{\underset{\raise.3ex\hbox{$\scriptstyle\sim$}}{z}}\vphantom{z}} = \mathord{\smash[b]{\underset{\raise.3ex\hbox{$\scriptstyle\sim$}}{u}}\vphantom{u}} + \mathbf{A}^{-1} \mathbf{B} \mathord{\smash[b]{\underset{\raise.3ex\hbox{$\scriptstyle\sim$}}{w}}\vphantom{w}}$</w:t>
        </w:r>
      </w:ins>
      <w:ins w:id="27833" w:author="PR Preview" w:date="2026-01-01T00:00:00Z">
        <w:r>
          <w:t xml:space="preserve">.</w:t>
        </w:r>
      </w:ins>
      <w:ins w:id="27834" w:author="PR Preview" w:date="2026-01-01T00:00:00Z">
        <w:r>
          <w:t xml:space="preserve"> </w:t>
        </w:r>
      </w:ins>
      <w:ins w:id="27835" w:author="PR Preview" w:date="2026-01-01T00:00:00Z">
        <w:r>
          <w:t xml:space="preserve">By</w:t>
        </w:r>
      </w:ins>
      <w:ins w:id="27836" w:author="PR Preview" w:date="2026-01-01T00:00:00Z">
        <w:r>
          <w:t xml:space="preserve"> </w:t>
        </w:r>
      </w:ins>
      <w:hyperlink w:anchor="thm-block-quadratic">
        <w:ins w:id="27837" w:author="PR Preview" w:date="2026-01-01T00:00:00Z">
          <w:r>
            <w:rPr>
              <w:rStyle w:val="Hyperlink"/>
            </w:rPr>
            <w:t xml:space="preserve">Theorem 123</w:t>
          </w:r>
        </w:ins>
      </w:hyperlink>
      <w:ins w:id="27838" w:author="PR Preview" w:date="2026-01-01T00:00:00Z">
        <w:r>
          <w:t xml:space="preserve">,</w:t>
        </w:r>
      </w:ins>
      <w:ins w:id="27839" w:author="PR Preview" w:date="2026-01-01T00:00:00Z">
        <w:r>
          <w:t xml:space="preserve"> </w:t>
        </w:r>
      </w:ins>
      <w:ins w:id="27840"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27841" w:author="PR Preview" w:date="2026-01-01T00:00:00Z">
        <w:r>
          <w:t xml:space="preserve">,</w:t>
        </w:r>
      </w:ins>
      <w:ins w:id="27842" w:author="PR Preview" w:date="2026-01-01T00:00:00Z">
        <w:r>
          <w:t xml:space="preserve"> </w:t>
        </w:r>
      </w:ins>
      <w:ins w:id="27843" w:author="PR Preview" w:date="2026-01-01T00:00:00Z">
        <w:r>
          <w:t xml:space="preserve">and both terms are at least</w:t>
        </w:r>
      </w:ins>
      <w:ins w:id="27844" w:author="PR Preview" w:date="2026-01-01T00:00:00Z">
        <w:r>
          <w:t xml:space="preserve"> </w:t>
        </w:r>
      </w:ins>
      <m:oMath>
        <m:r>
          <m:t>0</m:t>
        </m:r>
      </m:oMath>
      <w:ins w:id="27845" w:author="PR Preview" w:date="2026-01-01T00:00:00Z">
        <w:r>
          <w:t xml:space="preserve">.</w:t>
        </w:r>
      </w:ins>
      <w:ins w:id="27846" w:author="PR Preview" w:date="2026-01-01T00:00:00Z">
        <w:r>
          <w:t xml:space="preserve"> </w:t>
        </w:r>
      </w:ins>
      <w:ins w:id="27847" w:author="PR Preview" w:date="2026-01-01T00:00:00Z">
        <w:r>
          <w:t xml:space="preserve">If</w:t>
        </w:r>
      </w:ins>
      <w:ins w:id="27848" w:author="PR Preview" w:date="2026-01-01T00:00:00Z">
        <w:r>
          <w:t xml:space="preserve"> </w:t>
        </w:r>
      </w:ins>
      <w:ins w:id="27849" w:author="PR Preview" w:date="2026-01-01T00:00:00Z">
        <w:r>
          <w:t xml:space="preserve">$\mathord{\smash[b]{\underset{\raise.3ex\hbox{$\scriptstyle\sim$}}{w}}\vphantom{w}} \ne \mathord{\smash[b]{\underset{\raise.3ex\hbox{$\scriptstyle\sim$}}{0}}\vphantom{0}}$</w:t>
        </w:r>
      </w:ins>
      <w:ins w:id="27850" w:author="PR Preview" w:date="2026-01-01T00:00:00Z">
        <w:r>
          <w:t xml:space="preserve">, the second term is positive.</w:t>
        </w:r>
      </w:ins>
      <w:ins w:id="27851" w:author="PR Preview" w:date="2026-01-01T00:00:00Z">
        <w:r>
          <w:t xml:space="preserve"> </w:t>
        </w:r>
      </w:ins>
      <w:ins w:id="27852" w:author="PR Preview" w:date="2026-01-01T00:00:00Z">
        <w:r>
          <w:t xml:space="preserve">If</w:t>
        </w:r>
      </w:ins>
      <w:ins w:id="27853" w:author="PR Preview" w:date="2026-01-01T00:00:00Z">
        <w:r>
          <w:t xml:space="preserve"> </w:t>
        </w:r>
      </w:ins>
      <w:ins w:id="27854" w:author="PR Preview" w:date="2026-01-01T00:00:00Z">
        <w:r>
          <w:t xml:space="preserve">$\mathord{\smash[b]{\underset{\raise.3ex\hbox{$\scriptstyle\sim$}}{w}}\vphantom{w}} = \mathord{\smash[b]{\underset{\raise.3ex\hbox{$\scriptstyle\sim$}}{0}}\vphantom{0}}$</w:t>
        </w:r>
      </w:ins>
      <w:ins w:id="27855" w:author="PR Preview" w:date="2026-01-01T00:00:00Z">
        <w:r>
          <w:t xml:space="preserve">, then</w:t>
        </w:r>
      </w:ins>
      <w:ins w:id="27856" w:author="PR Preview" w:date="2026-01-01T00:00:00Z">
        <w:r>
          <w:t xml:space="preserve"> </w:t>
        </w:r>
      </w:ins>
      <w:ins w:id="27857" w:author="PR Preview" w:date="2026-01-01T00:00:00Z">
        <w:r>
          <w:t xml:space="preserve">$\mathord{\smash[b]{\underset{\raise.3ex\hbox{$\scriptstyle\sim$}}{u}}\vphantom{u}} \ne \mathord{\smash[b]{\underset{\raise.3ex\hbox{$\scriptstyle\sim$}}{0}}\vphantom{0}}$</w:t>
        </w:r>
      </w:ins>
      <w:ins w:id="27858" w:author="PR Preview" w:date="2026-01-01T00:00:00Z">
        <w:r>
          <w:t xml:space="preserve"> </w:t>
        </w:r>
      </w:ins>
      <w:ins w:id="27859" w:author="PR Preview" w:date="2026-01-01T00:00:00Z">
        <w:r>
          <w:t xml:space="preserve">and</w:t>
        </w:r>
      </w:ins>
      <w:ins w:id="27860" w:author="PR Preview" w:date="2026-01-01T00:00:00Z">
        <w:r>
          <w:t xml:space="preserve"> </w:t>
        </w:r>
      </w:ins>
      <w:ins w:id="27861" w:author="PR Preview" w:date="2026-01-01T00:00:00Z">
        <w:r>
          <w:t xml:space="preserve">$\mathord{\smash[b]{\underset{\raise.3ex\hbox{$\scriptstyle\sim$}}{z}}\vphantom{z}} = \mathord{\smash[b]{\underset{\raise.3ex\hbox{$\scriptstyle\sim$}}{u}}\vphantom{u}}$</w:t>
        </w:r>
      </w:ins>
      <w:ins w:id="27862" w:author="PR Preview" w:date="2026-01-01T00:00:00Z">
        <w:r>
          <w:t xml:space="preserve">, so the first term is positive.</w:t>
        </w:r>
      </w:ins>
      <w:ins w:id="27863" w:author="PR Preview" w:date="2026-01-01T00:00:00Z">
        <w:r>
          <w:t xml:space="preserve"> </w:t>
        </w:r>
      </w:ins>
      <w:ins w:id="27864" w:author="PR Preview" w:date="2026-01-01T00:00:00Z">
        <w:r>
          <w:t xml:space="preserve">Either way</w:t>
        </w:r>
      </w:ins>
      <w:ins w:id="27865" w:author="PR Preview" w:date="2026-01-01T00:00:00Z">
        <w:r>
          <w:t xml:space="preserve"> </w:t>
        </w:r>
      </w:ins>
      <w:ins w:id="27866" w:author="PR Preview" w:date="2026-01-01T00:00:00Z">
        <w:r>
          <w:t xml:space="preserve">${\mathord{\smash[b]{\underset{\raise.3ex\hbox{$\scriptstyle\sim$}}{v}}\vphantom{v}}}^{\top} \mathbf{X} \mathord{\smash[b]{\underset{\raise.3ex\hbox{$\scriptstyle\sim$}}{v}}\vphantom{v}} &gt; 0$</w:t>
        </w:r>
      </w:ins>
      <w:ins w:id="27867" w:author="PR Preview" w:date="2026-01-01T00:00:00Z">
        <w:r>
          <w:t xml:space="preserve">.</w:t>
        </w:r>
      </w:ins>
    </w:p>
    <w:p>
      <w:pPr>
        <w:pStyle w:val="BodyText"/>
      </w:pPr>
      <w:ins w:id="27868" w:author="PR Preview" w:date="2026-01-01T00:00:00Z">
        <w:r>
          <w:rPr>
            <w:b/>
            <w:bCs/>
          </w:rPr>
          <w:t xml:space="preserve">Only if.</w:t>
        </w:r>
      </w:ins>
      <w:ins w:id="27869" w:author="PR Preview" w:date="2026-01-01T00:00:00Z">
        <w:r>
          <w:t xml:space="preserve"> </w:t>
        </w:r>
      </w:ins>
      <m:oMath>
        <m:r>
          <m:rPr>
            <m:sty m:val="bi"/>
          </m:rPr>
          <m:t>A</m:t>
        </m:r>
      </m:oMath>
      <w:ins w:id="27870" w:author="PR Preview" w:date="2026-01-01T00:00:00Z">
        <w:r>
          <w:t xml:space="preserve"> </w:t>
        </w:r>
      </w:ins>
      <w:ins w:id="27871" w:author="PR Preview" w:date="2026-01-01T00:00:00Z">
        <w:r>
          <w:t xml:space="preserve">is the top-left</w:t>
        </w:r>
      </w:ins>
      <w:ins w:id="27872" w:author="PR Preview" w:date="2026-01-01T00:00:00Z">
        <w:r>
          <w:t xml:space="preserve"> </w:t>
        </w:r>
      </w:ins>
      <m:oMath>
        <m:r>
          <m:t>k</m:t>
        </m:r>
        <m:r>
          <m:rPr>
            <m:sty m:val="p"/>
          </m:rPr>
          <m:t>×</m:t>
        </m:r>
        <m:r>
          <m:t>k</m:t>
        </m:r>
      </m:oMath>
      <w:ins w:id="27873" w:author="PR Preview" w:date="2026-01-01T00:00:00Z">
        <w:r>
          <w:t xml:space="preserve"> </w:t>
        </w:r>
      </w:ins>
      <w:ins w:id="27874" w:author="PR Preview" w:date="2026-01-01T00:00:00Z">
        <w:r>
          <w:t xml:space="preserve">block of</w:t>
        </w:r>
      </w:ins>
      <w:ins w:id="27875" w:author="PR Preview" w:date="2026-01-01T00:00:00Z">
        <w:r>
          <w:t xml:space="preserve"> </w:t>
        </w:r>
      </w:ins>
      <m:oMath>
        <m:r>
          <m:rPr>
            <m:sty m:val="bi"/>
          </m:rPr>
          <m:t>X</m:t>
        </m:r>
      </m:oMath>
      <w:ins w:id="27876" w:author="PR Preview" w:date="2026-01-01T00:00:00Z">
        <w:r>
          <w:t xml:space="preserve">, so it is positive definite (</w:t>
        </w:r>
      </w:ins>
      <w:hyperlink w:anchor="thm-pd-submatrix">
        <w:ins w:id="27877" w:author="PR Preview" w:date="2026-01-01T00:00:00Z">
          <w:r>
            <w:rPr>
              <w:rStyle w:val="Hyperlink"/>
            </w:rPr>
            <w:t xml:space="preserve">Theorem 122</w:t>
          </w:r>
        </w:ins>
      </w:hyperlink>
      <w:ins w:id="27878" w:author="PR Preview" w:date="2026-01-01T00:00:00Z">
        <w:r>
          <w:t xml:space="preserve">),</w:t>
        </w:r>
      </w:ins>
      <w:ins w:id="27879" w:author="PR Preview" w:date="2026-01-01T00:00:00Z">
        <w:r>
          <w:t xml:space="preserve"> </w:t>
        </w:r>
      </w:ins>
      <w:ins w:id="27880" w:author="PR Preview" w:date="2026-01-01T00:00:00Z">
        <w:r>
          <w:t xml:space="preserve">and invertible (</w:t>
        </w:r>
      </w:ins>
      <w:hyperlink w:anchor="thm-pd-inverse">
        <w:ins w:id="27881" w:author="PR Preview" w:date="2026-01-01T00:00:00Z">
          <w:r>
            <w:rPr>
              <w:rStyle w:val="Hyperlink"/>
            </w:rPr>
            <w:t xml:space="preserve">Theorem 83</w:t>
          </w:r>
        </w:ins>
      </w:hyperlink>
      <w:ins w:id="27882" w:author="PR Preview" w:date="2026-01-01T00:00:00Z">
        <w:r>
          <w:t xml:space="preserve">).</w:t>
        </w:r>
      </w:ins>
      <w:ins w:id="27883" w:author="PR Preview" w:date="2026-01-01T00:00:00Z">
        <w:r>
          <w:t xml:space="preserve"> </w:t>
        </w:r>
      </w:ins>
      <m:oMath>
        <m:r>
          <m:rPr>
            <m:sty m:val="bi"/>
          </m:rPr>
          <m:t>S</m:t>
        </m:r>
      </m:oMath>
      <w:ins w:id="27884" w:author="PR Preview" w:date="2026-01-01T00:00:00Z">
        <w:r>
          <w:t xml:space="preserve"> </w:t>
        </w:r>
      </w:ins>
      <w:ins w:id="27885"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27886" w:author="PR Preview" w:date="2026-01-01T00:00:00Z">
        <w:r>
          <w:t xml:space="preserve">(</w:t>
        </w:r>
      </w:ins>
      <w:hyperlink w:anchor="thm-transpose-product">
        <w:ins w:id="27887" w:author="PR Preview" w:date="2026-01-01T00:00:00Z">
          <w:r>
            <w:rPr>
              <w:rStyle w:val="Hyperlink"/>
            </w:rPr>
            <w:t xml:space="preserve">Theorem 19</w:t>
          </w:r>
        </w:ins>
      </w:hyperlink>
      <w:ins w:id="27888" w:author="PR Preview" w:date="2026-01-01T00:00:00Z">
        <w:r>
          <w:t xml:space="preserve">,</w:t>
        </w:r>
      </w:ins>
      <w:ins w:id="27889" w:author="PR Preview" w:date="2026-01-01T00:00:00Z">
        <w:r>
          <w:t xml:space="preserve"> </w:t>
        </w:r>
      </w:ins>
      <w:hyperlink w:anchor="def-matrix-transpose">
        <w:ins w:id="27890" w:author="PR Preview" w:date="2026-01-01T00:00:00Z">
          <w:r>
            <w:rPr>
              <w:rStyle w:val="Hyperlink"/>
            </w:rPr>
            <w:t xml:space="preserve">Definition 22</w:t>
          </w:r>
        </w:ins>
      </w:hyperlink>
      <w:ins w:id="27891" w:author="PR Preview" w:date="2026-01-01T00:00:00Z">
        <w:r>
          <w:t xml:space="preserve"> </w:t>
        </w:r>
      </w:ins>
      <w:ins w:id="27892" w:author="PR Preview" w:date="2026-01-01T00:00:00Z">
        <w:r>
          <w:t xml:space="preserve">for</w:t>
        </w:r>
      </w:ins>
      <w:ins w:id="27893"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27894" w:author="PR Preview" w:date="2026-01-01T00:00:00Z">
        <w:r>
          <w:t xml:space="preserve">,</w:t>
        </w:r>
      </w:ins>
      <w:ins w:id="27895" w:author="PR Preview" w:date="2026-01-01T00:00:00Z">
        <w:r>
          <w:t xml:space="preserve"> </w:t>
        </w:r>
      </w:ins>
      <w:hyperlink w:anchor="cor-inverse-symmetric">
        <w:ins w:id="27896" w:author="PR Preview" w:date="2026-01-01T00:00:00Z">
          <w:r>
            <w:rPr>
              <w:rStyle w:val="Hyperlink"/>
            </w:rPr>
            <w:t xml:space="preserve">Corollary 10</w:t>
          </w:r>
        </w:ins>
      </w:hyperlink>
      <w:ins w:id="27897" w:author="PR Preview" w:date="2026-01-01T00:00:00Z">
        <w:r>
          <w:t xml:space="preserve">),</w:t>
        </w:r>
      </w:ins>
      <w:ins w:id="27898" w:author="PR Preview" w:date="2026-01-01T00:00:00Z">
        <w:r>
          <w:t xml:space="preserve"> </w:t>
        </w:r>
      </w:ins>
      <w:ins w:id="27899" w:author="PR Preview" w:date="2026-01-01T00:00:00Z">
        <w:r>
          <w:t xml:space="preserve">and</w:t>
        </w:r>
      </w:ins>
      <w:ins w:id="27900" w:author="PR Preview" w:date="2026-01-01T00:00:00Z">
        <w:r>
          <w:t xml:space="preserve"> </w:t>
        </w:r>
      </w:ins>
      <m:oMath>
        <m:r>
          <m:rPr>
            <m:sty m:val="bi"/>
          </m:rPr>
          <m:t>C</m:t>
        </m:r>
      </m:oMath>
      <w:ins w:id="27901" w:author="PR Preview" w:date="2026-01-01T00:00:00Z">
        <w:r>
          <w:t xml:space="preserve"> </w:t>
        </w:r>
      </w:ins>
      <w:ins w:id="27902" w:author="PR Preview" w:date="2026-01-01T00:00:00Z">
        <w:r>
          <w:t xml:space="preserve">is symmetric,</w:t>
        </w:r>
      </w:ins>
      <w:ins w:id="27903" w:author="PR Preview" w:date="2026-01-01T00:00:00Z">
        <w:r>
          <w:t xml:space="preserve"> </w:t>
        </w:r>
      </w:ins>
      <w:ins w:id="27904" w:author="PR Preview" w:date="2026-01-01T00:00:00Z">
        <w:r>
          <w:t xml:space="preserve">so</w:t>
        </w:r>
      </w:ins>
      <w:ins w:id="27905"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7906" w:author="PR Preview" w:date="2026-01-01T00:00:00Z">
        <w:r>
          <w:t xml:space="preserve"> </w:t>
        </w:r>
      </w:ins>
      <w:ins w:id="27907" w:author="PR Preview" w:date="2026-01-01T00:00:00Z">
        <w:r>
          <w:t xml:space="preserve">is symmetric</w:t>
        </w:r>
      </w:ins>
      <w:ins w:id="27908" w:author="PR Preview" w:date="2026-01-01T00:00:00Z">
        <w:r>
          <w:t xml:space="preserve"> </w:t>
        </w:r>
      </w:ins>
      <w:ins w:id="27909" w:author="PR Preview" w:date="2026-01-01T00:00:00Z">
        <w:r>
          <w:t xml:space="preserve">(the transpose of a difference is the difference of the transposes, entry by entry,</w:t>
        </w:r>
      </w:ins>
      <w:ins w:id="27910" w:author="PR Preview" w:date="2026-01-01T00:00:00Z">
        <w:r>
          <w:t xml:space="preserve"> </w:t>
        </w:r>
      </w:ins>
      <w:hyperlink w:anchor="def-matrix-transpose">
        <w:ins w:id="27911" w:author="PR Preview" w:date="2026-01-01T00:00:00Z">
          <w:r>
            <w:rPr>
              <w:rStyle w:val="Hyperlink"/>
            </w:rPr>
            <w:t xml:space="preserve">Definition 22</w:t>
          </w:r>
        </w:ins>
      </w:hyperlink>
      <w:ins w:id="27912" w:author="PR Preview" w:date="2026-01-01T00:00:00Z">
        <w:r>
          <w:t xml:space="preserve">).</w:t>
        </w:r>
      </w:ins>
      <w:ins w:id="27913" w:author="PR Preview" w:date="2026-01-01T00:00:00Z">
        <w:r>
          <w:t xml:space="preserve"> </w:t>
        </w:r>
      </w:ins>
      <w:ins w:id="27914" w:author="PR Preview" w:date="2026-01-01T00:00:00Z">
        <w:r>
          <w:t xml:space="preserve">For</w:t>
        </w:r>
      </w:ins>
      <w:ins w:id="27915" w:author="PR Preview" w:date="2026-01-01T00:00:00Z">
        <w:r>
          <w:t xml:space="preserve"> </w:t>
        </w:r>
      </w:ins>
      <w:ins w:id="27916" w:author="PR Preview" w:date="2026-01-01T00:00:00Z">
        <w:r>
          <w:t xml:space="preserve">$\mathord{\smash[b]{\underset{\raise.3ex\hbox{$\scriptstyle\sim$}}{w}}\vphantom{w}} \ne \mathord{\smash[b]{\underset{\raise.3ex\hbox{$\scriptstyle\sim$}}{0}}\vphantom{0}}$</w:t>
        </w:r>
      </w:ins>
      <w:ins w:id="27917" w:author="PR Preview" w:date="2026-01-01T00:00:00Z">
        <w:r>
          <w:t xml:space="preserve">, take</w:t>
        </w:r>
      </w:ins>
      <w:ins w:id="27918" w:author="PR Preview" w:date="2026-01-01T00:00:00Z">
        <w:r>
          <w:t xml:space="preserve"> </w:t>
        </w:r>
      </w:ins>
      <w:ins w:id="27919" w:author="PR Preview" w:date="2026-01-01T00:00:00Z">
        <w:r>
          <w:t xml:space="preserve">$\mathord{\smash[b]{\underset{\raise.3ex\hbox{$\scriptstyle\sim$}}{u}}\vphantom{u}} = -\mathbf{A}^{-1} \mathbf{B} \mathord{\smash[b]{\underset{\raise.3ex\hbox{$\scriptstyle\sim$}}{w}}\vphantom{w}}$</w:t>
        </w:r>
      </w:ins>
      <w:ins w:id="27920" w:author="PR Preview" w:date="2026-01-01T00:00:00Z">
        <w:r>
          <w:t xml:space="preserve">, so</w:t>
        </w:r>
      </w:ins>
      <w:ins w:id="27921" w:author="PR Preview" w:date="2026-01-01T00:00:00Z">
        <w:r>
          <w:t xml:space="preserve"> </w:t>
        </w:r>
      </w:ins>
      <w:ins w:id="27922" w:author="PR Preview" w:date="2026-01-01T00:00:00Z">
        <w:r>
          <w:t xml:space="preserve">$\mathord{\smash[b]{\underset{\raise.3ex\hbox{$\scriptstyle\sim$}}{z}}\vphantom{z}} = \mathord{\smash[b]{\underset{\raise.3ex\hbox{$\scriptstyle\sim$}}{0}}\vphantom{0}}$</w:t>
        </w:r>
      </w:ins>
      <w:ins w:id="27923" w:author="PR Preview" w:date="2026-01-01T00:00:00Z">
        <w:r>
          <w:t xml:space="preserve"> </w:t>
        </w:r>
      </w:ins>
      <w:ins w:id="27924" w:author="PR Preview" w:date="2026-01-01T00:00:00Z">
        <w:r>
          <w:t xml:space="preserve">and</w:t>
        </w:r>
      </w:ins>
      <w:ins w:id="27925" w:author="PR Preview" w:date="2026-01-01T00:00:00Z">
        <w:r>
          <w:t xml:space="preserve"> </w:t>
        </w:r>
      </w:ins>
      <w:ins w:id="27926"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7927" w:author="PR Preview" w:date="2026-01-01T00:00:00Z">
        <w:r>
          <w:t xml:space="preserve">; then</w:t>
        </w:r>
      </w:ins>
      <w:ins w:id="27928" w:author="PR Preview" w:date="2026-01-01T00:00:00Z">
        <w:r>
          <w:t xml:space="preserve"> </w:t>
        </w:r>
      </w:ins>
      <w:ins w:id="27929"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27930" w:author="PR Preview" w:date="2026-01-01T00:00:00Z">
        <w:r>
          <w:t xml:space="preserve"> </w:t>
        </w:r>
      </w:ins>
      <w:ins w:id="27931" w:author="PR Preview" w:date="2026-01-01T00:00:00Z">
        <w:r>
          <w:t xml:space="preserve">(</w:t>
        </w:r>
      </w:ins>
      <w:hyperlink w:anchor="thm-block-quadratic">
        <w:ins w:id="27932" w:author="PR Preview" w:date="2026-01-01T00:00:00Z">
          <w:r>
            <w:rPr>
              <w:rStyle w:val="Hyperlink"/>
            </w:rPr>
            <w:t xml:space="preserve">Theorem 123</w:t>
          </w:r>
        </w:ins>
      </w:hyperlink>
      <w:ins w:id="27933" w:author="PR Preview" w:date="2026-01-01T00:00:00Z">
        <w:r>
          <w:t xml:space="preserve">).</w:t>
        </w:r>
      </w:ins>
    </w:p>
    <w:bookmarkStart w:id="679" w:name="exm-schur-test"/>
    <w:p>
      <w:pPr>
        <w:pStyle w:val="BodyText"/>
      </w:pPr>
      <w:ins w:id="27934" w:author="PR Preview" w:date="2026-01-01T00:00:00Z">
        <w:r>
          <w:rPr>
            <w:b/>
            <w:bCs/>
          </w:rPr>
          <w:t xml:space="preserve">Example 219 (Testing</w:t>
        </w:r>
      </w:ins>
      <w:ins w:id="27935" w:author="PR Preview" w:date="2026-01-01T00:00:00Z">
        <w:r>
          <w:rPr>
            <w:b/>
            <w:bCs/>
          </w:rPr>
          <w:t xml:space="preserve"> </w:t>
        </w:r>
      </w:ins>
      <m:oMath>
        <m:r>
          <m:t>2</m:t>
        </m:r>
        <m:r>
          <m:rPr>
            <m:sty m:val="p"/>
          </m:rPr>
          <m:t>×</m:t>
        </m:r>
        <m:r>
          <m:t>2</m:t>
        </m:r>
      </m:oMath>
      <w:ins w:id="27936" w:author="PR Preview" w:date="2026-01-01T00:00:00Z">
        <w:r>
          <w:rPr>
            <w:b/>
            <w:bCs/>
          </w:rPr>
          <w:t xml:space="preserve"> </w:t>
        </w:r>
      </w:ins>
      <w:ins w:id="27937" w:author="PR Preview" w:date="2026-01-01T00:00:00Z">
        <w:r>
          <w:rPr>
            <w:b/>
            <w:bCs/>
          </w:rPr>
          <w:t xml:space="preserve">matrices)</w:t>
        </w:r>
      </w:ins>
      <w:ins w:id="27938" w:author="PR Preview" w:date="2026-01-01T00:00:00Z">
        <w:r>
          <w:t xml:space="preserve"> </w:t>
        </w:r>
      </w:ins>
      <w:ins w:id="27939" w:author="PR Preview" w:date="2026-01-01T00:00:00Z">
        <w:r>
          <w:t xml:space="preserve">A symmetric</w:t>
        </w:r>
      </w:ins>
      <w:ins w:id="2794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7941" w:author="PR Preview" w:date="2026-01-01T00:00:00Z">
        <w:r>
          <w:t xml:space="preserve"> </w:t>
        </w:r>
      </w:ins>
      <w:ins w:id="27942" w:author="PR Preview" w:date="2026-01-01T00:00:00Z">
        <w:r>
          <w:t xml:space="preserve">is positive definite</w:t>
        </w:r>
      </w:ins>
      <w:ins w:id="27943" w:author="PR Preview" w:date="2026-01-01T00:00:00Z">
        <w:r>
          <w:t xml:space="preserve"> </w:t>
        </w:r>
      </w:ins>
      <w:ins w:id="27944" w:author="PR Preview" w:date="2026-01-01T00:00:00Z">
        <w:r>
          <w:t xml:space="preserve">exactly when</w:t>
        </w:r>
      </w:ins>
      <w:ins w:id="27945" w:author="PR Preview" w:date="2026-01-01T00:00:00Z">
        <w:r>
          <w:t xml:space="preserve"> </w:t>
        </w:r>
      </w:ins>
      <m:oMath>
        <m:r>
          <m:t>a</m:t>
        </m:r>
        <m:r>
          <m:rPr>
            <m:sty m:val="p"/>
          </m:rPr>
          <m:t>&gt;</m:t>
        </m:r>
        <m:r>
          <m:t>0</m:t>
        </m:r>
      </m:oMath>
      <w:ins w:id="27946" w:author="PR Preview" w:date="2026-01-01T00:00:00Z">
        <w:r>
          <w:t xml:space="preserve"> </w:t>
        </w:r>
      </w:ins>
      <w:ins w:id="27947" w:author="PR Preview" w:date="2026-01-01T00:00:00Z">
        <w:r>
          <w:t xml:space="preserve">and</w:t>
        </w:r>
      </w:ins>
      <w:ins w:id="27948"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27949" w:author="PR Preview" w:date="2026-01-01T00:00:00Z">
        <w:r>
          <w:t xml:space="preserve">, that is,</w:t>
        </w:r>
      </w:ins>
      <w:ins w:id="27950" w:author="PR Preview" w:date="2026-01-01T00:00:00Z">
        <w:r>
          <w:t xml:space="preserve"> </w:t>
        </w:r>
      </w:ins>
      <m:oMath>
        <m:r>
          <m:t>a</m:t>
        </m:r>
        <m:r>
          <m:rPr>
            <m:sty m:val="p"/>
          </m:rPr>
          <m:t>&gt;</m:t>
        </m:r>
        <m:r>
          <m:t>0</m:t>
        </m:r>
      </m:oMath>
      <w:ins w:id="27951" w:author="PR Preview" w:date="2026-01-01T00:00:00Z">
        <w:r>
          <w:t xml:space="preserve"> </w:t>
        </w:r>
      </w:ins>
      <w:ins w:id="27952" w:author="PR Preview" w:date="2026-01-01T00:00:00Z">
        <w:r>
          <w:t xml:space="preserve">and</w:t>
        </w:r>
      </w:ins>
      <w:ins w:id="27953" w:author="PR Preview" w:date="2026-01-01T00:00:00Z">
        <w:r>
          <w:t xml:space="preserve"> </w:t>
        </w:r>
      </w:ins>
      <m:oMath>
        <m:r>
          <m:t>a</m:t>
        </m:r>
        <m:r>
          <m:t>c</m:t>
        </m:r>
        <m:r>
          <m:rPr>
            <m:sty m:val="p"/>
          </m:rPr>
          <m:t>&gt;</m:t>
        </m:r>
        <m:sSup>
          <m:e>
            <m:r>
              <m:t>b</m:t>
            </m:r>
          </m:e>
          <m:sup>
            <m:r>
              <m:t>2</m:t>
            </m:r>
          </m:sup>
        </m:sSup>
      </m:oMath>
      <w:ins w:id="27954" w:author="PR Preview" w:date="2026-01-01T00:00:00Z">
        <w:r>
          <w:t xml:space="preserve"> </w:t>
        </w:r>
      </w:ins>
      <w:ins w:id="27955" w:author="PR Preview" w:date="2026-01-01T00:00:00Z">
        <w:r>
          <w:t xml:space="preserve">(a</w:t>
        </w:r>
      </w:ins>
      <w:ins w:id="27956" w:author="PR Preview" w:date="2026-01-01T00:00:00Z">
        <w:r>
          <w:t xml:space="preserve"> </w:t>
        </w:r>
      </w:ins>
      <m:oMath>
        <m:r>
          <m:t>1</m:t>
        </m:r>
        <m:r>
          <m:rPr>
            <m:sty m:val="p"/>
          </m:rPr>
          <m:t>×</m:t>
        </m:r>
        <m:r>
          <m:t>1</m:t>
        </m:r>
      </m:oMath>
      <w:ins w:id="27957" w:author="PR Preview" w:date="2026-01-01T00:00:00Z">
        <w:r>
          <w:t xml:space="preserve"> </w:t>
        </w:r>
      </w:ins>
      <w:ins w:id="27958" w:author="PR Preview" w:date="2026-01-01T00:00:00Z">
        <w:r>
          <w:t xml:space="preserve">matrix</w:t>
        </w:r>
      </w:ins>
      <w:ins w:id="27959" w:author="PR Preview" w:date="2026-01-01T00:00:00Z">
        <w:r>
          <w:t xml:space="preserve"> </w:t>
        </w:r>
      </w:ins>
      <m:oMath>
        <m:r>
          <m:rPr>
            <m:sty m:val="p"/>
          </m:rPr>
          <m:t>[</m:t>
        </m:r>
        <m:r>
          <m:t>s</m:t>
        </m:r>
        <m:r>
          <m:rPr>
            <m:sty m:val="p"/>
          </m:rPr>
          <m:t>]</m:t>
        </m:r>
      </m:oMath>
      <w:ins w:id="27960" w:author="PR Preview" w:date="2026-01-01T00:00:00Z">
        <w:r>
          <w:t xml:space="preserve"> </w:t>
        </w:r>
      </w:ins>
      <w:ins w:id="27961" w:author="PR Preview" w:date="2026-01-01T00:00:00Z">
        <w:r>
          <w:t xml:space="preserve">is positive definite exactly when</w:t>
        </w:r>
      </w:ins>
      <w:ins w:id="27962" w:author="PR Preview" w:date="2026-01-01T00:00:00Z">
        <w:r>
          <w:t xml:space="preserve"> </w:t>
        </w:r>
      </w:ins>
      <m:oMath>
        <m:r>
          <m:t>s</m:t>
        </m:r>
        <m:r>
          <m:rPr>
            <m:sty m:val="p"/>
          </m:rPr>
          <m:t>&gt;</m:t>
        </m:r>
        <m:r>
          <m:t>0</m:t>
        </m:r>
      </m:oMath>
      <w:ins w:id="27963" w:author="PR Preview" w:date="2026-01-01T00:00:00Z">
        <w:r>
          <w:t xml:space="preserve">, since</w:t>
        </w:r>
      </w:ins>
      <w:ins w:id="27964"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27965" w:author="PR Preview" w:date="2026-01-01T00:00:00Z">
        <w:r>
          <w:t xml:space="preserve">).</w:t>
        </w:r>
      </w:ins>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7966" w:author="PR Preview" w:date="2026-01-01T00:00:00Z">
        <w:r>
          <w:t xml:space="preserve">:</w:t>
        </w:r>
      </w:ins>
      <w:ins w:id="27967" w:author="PR Preview" w:date="2026-01-01T00:00:00Z">
        <w:r>
          <w:t xml:space="preserve"> </w:t>
        </w:r>
      </w:ins>
      <m:oMath>
        <m:r>
          <m:t>5</m:t>
        </m:r>
        <m:r>
          <m:rPr>
            <m:sty m:val="p"/>
          </m:rPr>
          <m:t>&gt;</m:t>
        </m:r>
        <m:r>
          <m:t>0</m:t>
        </m:r>
      </m:oMath>
      <w:ins w:id="27968" w:author="PR Preview" w:date="2026-01-01T00:00:00Z">
        <w:r>
          <w:t xml:space="preserve"> </w:t>
        </w:r>
      </w:ins>
      <w:ins w:id="27969" w:author="PR Preview" w:date="2026-01-01T00:00:00Z">
        <w:r>
          <w:t xml:space="preserve">and</w:t>
        </w:r>
      </w:ins>
      <w:ins w:id="27970" w:author="PR Preview" w:date="2026-01-01T00:00:00Z">
        <w:r>
          <w:t xml:space="preserve"> </w:t>
        </w:r>
      </w:ins>
      <m:oMath>
        <m:f>
          <m:fPr>
            <m:type m:val="lin"/>
          </m:fPr>
          <m:num>
            <m:r>
              <m:t>9</m:t>
            </m:r>
          </m:num>
          <m:den>
            <m:r>
              <m:t>5</m:t>
            </m:r>
          </m:den>
        </m:f>
        <m:r>
          <m:rPr>
            <m:sty m:val="p"/>
          </m:rPr>
          <m:t>&gt;</m:t>
        </m:r>
        <m:r>
          <m:t>0</m:t>
        </m:r>
      </m:oMath>
      <w:ins w:id="27971" w:author="PR Preview" w:date="2026-01-01T00:00:00Z">
        <w:r>
          <w:t xml:space="preserve"> </w:t>
        </w:r>
      </w:ins>
      <w:ins w:id="27972" w:author="PR Preview" w:date="2026-01-01T00:00:00Z">
        <w:r>
          <w:t xml:space="preserve">(</w:t>
        </w:r>
      </w:ins>
      <w:hyperlink w:anchor="exm-schur-complement">
        <w:ins w:id="27973" w:author="PR Preview" w:date="2026-01-01T00:00:00Z">
          <w:r>
            <w:rPr>
              <w:rStyle w:val="Hyperlink"/>
            </w:rPr>
            <w:t xml:space="preserve">Example 218</w:t>
          </w:r>
        </w:ins>
      </w:hyperlink>
      <w:ins w:id="27974" w:author="PR Preview" w:date="2026-01-01T00:00:00Z">
        <w:r>
          <w:t xml:space="preserve">),</w:t>
        </w:r>
      </w:ins>
      <w:ins w:id="27975" w:author="PR Preview" w:date="2026-01-01T00:00:00Z">
        <w:r>
          <w:t xml:space="preserve"> </w:t>
        </w:r>
      </w:ins>
      <w:ins w:id="27976" w:author="PR Preview" w:date="2026-01-01T00:00:00Z">
        <w:r>
          <w:t xml:space="preserve">so it is positive definite.</w:t>
        </w:r>
      </w:ins>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7977" w:author="PR Preview" w:date="2026-01-01T00:00:00Z">
        <w:r>
          <w:t xml:space="preserve">:</w:t>
        </w:r>
      </w:ins>
      <w:ins w:id="27978" w:author="PR Preview" w:date="2026-01-01T00:00:00Z">
        <w:r>
          <w:t xml:space="preserve"> </w:t>
        </w:r>
      </w:ins>
      <m:oMath>
        <m:r>
          <m:t>1</m:t>
        </m:r>
        <m:r>
          <m:rPr>
            <m:sty m:val="p"/>
          </m:rPr>
          <m:t>&gt;</m:t>
        </m:r>
        <m:r>
          <m:t>0</m:t>
        </m:r>
      </m:oMath>
      <w:ins w:id="27979" w:author="PR Preview" w:date="2026-01-01T00:00:00Z">
        <w:r>
          <w:t xml:space="preserve"> </w:t>
        </w:r>
      </w:ins>
      <w:ins w:id="27980" w:author="PR Preview" w:date="2026-01-01T00:00:00Z">
        <w:r>
          <w:t xml:space="preserve">but</w:t>
        </w:r>
      </w:ins>
      <w:ins w:id="27981" w:author="PR Preview" w:date="2026-01-01T00:00:00Z">
        <w:r>
          <w:t xml:space="preserve"> </w:t>
        </w:r>
      </w:ins>
      <m:oMath>
        <m:r>
          <m:rPr>
            <m:sty m:val="bi"/>
          </m:rPr>
          <m:t>S</m:t>
        </m:r>
        <m:r>
          <m:rPr>
            <m:sty m:val="p"/>
          </m:rPr>
          <m:t>=</m:t>
        </m:r>
        <m:r>
          <m:rPr>
            <m:sty m:val="p"/>
          </m:rPr>
          <m:t>−</m:t>
        </m:r>
        <m:r>
          <m:t>3</m:t>
        </m:r>
      </m:oMath>
      <w:ins w:id="27982" w:author="PR Preview" w:date="2026-01-01T00:00:00Z">
        <w:r>
          <w:t xml:space="preserve">,</w:t>
        </w:r>
      </w:ins>
      <w:ins w:id="27983" w:author="PR Preview" w:date="2026-01-01T00:00:00Z">
        <w:r>
          <w:t xml:space="preserve"> </w:t>
        </w:r>
      </w:ins>
      <w:ins w:id="27984" w:author="PR Preview" w:date="2026-01-01T00:00:00Z">
        <w:r>
          <w:t xml:space="preserve">so it is not, as</w:t>
        </w:r>
      </w:ins>
      <w:ins w:id="27985" w:author="PR Preview" w:date="2026-01-01T00:00:00Z">
        <w:r>
          <w:t xml:space="preserve"> </w:t>
        </w:r>
      </w:ins>
      <w:hyperlink w:anchor="exm-positive-definite">
        <w:ins w:id="27986" w:author="PR Preview" w:date="2026-01-01T00:00:00Z">
          <w:r>
            <w:rPr>
              <w:rStyle w:val="Hyperlink"/>
            </w:rPr>
            <w:t xml:space="preserve">Example 154</w:t>
          </w:r>
        </w:ins>
      </w:hyperlink>
      <w:ins w:id="27987" w:author="PR Preview" w:date="2026-01-01T00:00:00Z">
        <w:r>
          <w:t xml:space="preserve"> </w:t>
        </w:r>
      </w:ins>
      <w:ins w:id="27988" w:author="PR Preview" w:date="2026-01-01T00:00:00Z">
        <w:r>
          <w:t xml:space="preserve">found directly.</w:t>
        </w:r>
      </w:ins>
    </w:p>
    <w:bookmarkEnd w:id="679"/>
    <w:bookmarkStart w:id="680" w:name="thm-cholesky"/>
    <w:p>
      <w:pPr>
        <w:pStyle w:val="FirstParagraph"/>
      </w:pPr>
      <w:ins w:id="27989" w:author="PR Preview" w:date="2026-01-01T00:00:00Z">
        <w:r>
          <w:rPr>
            <w:b/>
            <w:bCs/>
          </w:rPr>
          <w:t xml:space="preserve">Theorem 125 (Cholesky factorization)</w:t>
        </w:r>
      </w:ins>
      <w:ins w:id="27990" w:author="PR Preview" w:date="2026-01-01T00:00:00Z">
        <w:r>
          <w:t xml:space="preserve"> </w:t>
        </w:r>
      </w:ins>
      <w:ins w:id="27991" w:author="PR Preview" w:date="2026-01-01T00:00:00Z">
        <w:r>
          <w:t xml:space="preserve">A</w:t>
        </w:r>
      </w:ins>
      <w:ins w:id="27992" w:author="PR Preview" w:date="2026-01-01T00:00:00Z">
        <w:r>
          <w:t xml:space="preserve"> </w:t>
        </w:r>
      </w:ins>
      <m:oMath>
        <m:r>
          <m:t>p</m:t>
        </m:r>
        <m:r>
          <m:rPr>
            <m:sty m:val="p"/>
          </m:rPr>
          <m:t>×</m:t>
        </m:r>
        <m:r>
          <m:t>p</m:t>
        </m:r>
      </m:oMath>
      <w:ins w:id="27993" w:author="PR Preview" w:date="2026-01-01T00:00:00Z">
        <w:r>
          <w:t xml:space="preserve"> </w:t>
        </w:r>
      </w:ins>
      <w:ins w:id="27994" w:author="PR Preview" w:date="2026-01-01T00:00:00Z">
        <w:r>
          <w:t xml:space="preserve">matrix</w:t>
        </w:r>
      </w:ins>
      <w:ins w:id="27995" w:author="PR Preview" w:date="2026-01-01T00:00:00Z">
        <w:r>
          <w:t xml:space="preserve"> </w:t>
        </w:r>
      </w:ins>
      <m:oMath>
        <m:r>
          <m:rPr>
            <m:sty m:val="bi"/>
          </m:rPr>
          <m:t>A</m:t>
        </m:r>
      </m:oMath>
      <w:ins w:id="27996" w:author="PR Preview" w:date="2026-01-01T00:00:00Z">
        <w:r>
          <w:t xml:space="preserve"> </w:t>
        </w:r>
      </w:ins>
      <w:ins w:id="27997" w:author="PR Preview" w:date="2026-01-01T00:00:00Z">
        <w:r>
          <w:t xml:space="preserve">is positive definite (</w:t>
        </w:r>
      </w:ins>
      <w:hyperlink w:anchor="def-positive-definite">
        <w:ins w:id="27998" w:author="PR Preview" w:date="2026-01-01T00:00:00Z">
          <w:r>
            <w:rPr>
              <w:rStyle w:val="Hyperlink"/>
            </w:rPr>
            <w:t xml:space="preserve">Definition 101</w:t>
          </w:r>
        </w:ins>
      </w:hyperlink>
      <w:ins w:id="27999" w:author="PR Preview" w:date="2026-01-01T00:00:00Z">
        <w:r>
          <w:t xml:space="preserve">)</w:t>
        </w:r>
      </w:ins>
      <w:ins w:id="28000" w:author="PR Preview" w:date="2026-01-01T00:00:00Z">
        <w:r>
          <w:t xml:space="preserve"> </w:t>
        </w:r>
      </w:ins>
      <w:ins w:id="28001" w:author="PR Preview" w:date="2026-01-01T00:00:00Z">
        <w:r>
          <w:t xml:space="preserve">exactly when</w:t>
        </w:r>
      </w:ins>
      <w:ins w:id="28002"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28003" w:author="PR Preview" w:date="2026-01-01T00:00:00Z">
        <w:r>
          <w:t xml:space="preserve"> </w:t>
        </w:r>
      </w:ins>
      <w:ins w:id="28004" w:author="PR Preview" w:date="2026-01-01T00:00:00Z">
        <w:r>
          <w:t xml:space="preserve">for some lower triangular</w:t>
        </w:r>
      </w:ins>
      <w:ins w:id="28005" w:author="PR Preview" w:date="2026-01-01T00:00:00Z">
        <w:r>
          <w:t xml:space="preserve"> </w:t>
        </w:r>
      </w:ins>
      <m:oMath>
        <m:r>
          <m:rPr>
            <m:sty m:val="bi"/>
          </m:rPr>
          <m:t>L</m:t>
        </m:r>
      </m:oMath>
      <w:ins w:id="28006" w:author="PR Preview" w:date="2026-01-01T00:00:00Z">
        <w:r>
          <w:t xml:space="preserve"> </w:t>
        </w:r>
      </w:ins>
      <w:ins w:id="28007" w:author="PR Preview" w:date="2026-01-01T00:00:00Z">
        <w:r>
          <w:t xml:space="preserve">(</w:t>
        </w:r>
      </w:ins>
      <w:hyperlink w:anchor="def-lower-triangular-matrix">
        <w:ins w:id="28008" w:author="PR Preview" w:date="2026-01-01T00:00:00Z">
          <w:r>
            <w:rPr>
              <w:rStyle w:val="Hyperlink"/>
            </w:rPr>
            <w:t xml:space="preserve">Definition 113</w:t>
          </w:r>
        </w:ins>
      </w:hyperlink>
      <w:ins w:id="28009" w:author="PR Preview" w:date="2026-01-01T00:00:00Z">
        <w:r>
          <w:t xml:space="preserve">) with positive diagonal entries.</w:t>
        </w:r>
      </w:ins>
      <w:ins w:id="28010" w:author="PR Preview" w:date="2026-01-01T00:00:00Z">
        <w:r>
          <w:t xml:space="preserve"> </w:t>
        </w:r>
      </w:ins>
      <w:ins w:id="28011" w:author="PR Preview" w:date="2026-01-01T00:00:00Z">
        <w:r>
          <w:t xml:space="preserve">For a positive definite</w:t>
        </w:r>
      </w:ins>
      <w:ins w:id="28012" w:author="PR Preview" w:date="2026-01-01T00:00:00Z">
        <w:r>
          <w:t xml:space="preserve"> </w:t>
        </w:r>
      </w:ins>
      <m:oMath>
        <m:r>
          <m:rPr>
            <m:sty m:val="bi"/>
          </m:rPr>
          <m:t>A</m:t>
        </m:r>
      </m:oMath>
      <w:ins w:id="28013" w:author="PR Preview" w:date="2026-01-01T00:00:00Z">
        <w:r>
          <w:t xml:space="preserve"> </w:t>
        </w:r>
      </w:ins>
      <w:ins w:id="28014" w:author="PR Preview" w:date="2026-01-01T00:00:00Z">
        <w:r>
          <w:t xml:space="preserve">that</w:t>
        </w:r>
      </w:ins>
      <w:ins w:id="28015" w:author="PR Preview" w:date="2026-01-01T00:00:00Z">
        <w:r>
          <w:t xml:space="preserve"> </w:t>
        </w:r>
      </w:ins>
      <m:oMath>
        <m:r>
          <m:rPr>
            <m:sty m:val="bi"/>
          </m:rPr>
          <m:t>L</m:t>
        </m:r>
      </m:oMath>
      <w:ins w:id="28016" w:author="PR Preview" w:date="2026-01-01T00:00:00Z">
        <w:r>
          <w:t xml:space="preserve"> </w:t>
        </w:r>
      </w:ins>
      <w:ins w:id="28017" w:author="PR Preview" w:date="2026-01-01T00:00:00Z">
        <w:r>
          <w:t xml:space="preserve">is unique;</w:t>
        </w:r>
      </w:ins>
      <w:ins w:id="28018" w:author="PR Preview" w:date="2026-01-01T00:00:00Z">
        <w:r>
          <w:t xml:space="preserve"> </w:t>
        </w:r>
      </w:ins>
      <w:ins w:id="28019" w:author="PR Preview" w:date="2026-01-01T00:00:00Z">
        <w:r>
          <w:t xml:space="preserve">it is the</w:t>
        </w:r>
      </w:ins>
      <w:ins w:id="28020" w:author="PR Preview" w:date="2026-01-01T00:00:00Z">
        <w:r>
          <w:t xml:space="preserve"> </w:t>
        </w:r>
      </w:ins>
      <w:ins w:id="28021" w:author="PR Preview" w:date="2026-01-01T00:00:00Z">
        <w:r>
          <w:rPr>
            <w:b/>
            <w:bCs/>
          </w:rPr>
          <w:t xml:space="preserve">Cholesky factor</w:t>
        </w:r>
      </w:ins>
      <w:ins w:id="28022" w:author="PR Preview" w:date="2026-01-01T00:00:00Z">
        <w:r>
          <w:t xml:space="preserve"> </w:t>
        </w:r>
      </w:ins>
      <w:ins w:id="28023" w:author="PR Preview" w:date="2026-01-01T00:00:00Z">
        <w:r>
          <w:t xml:space="preserve">[91]</w:t>
        </w:r>
      </w:ins>
      <w:ins w:id="28024" w:author="PR Preview" w:date="2026-01-01T00:00:00Z">
        <w:r>
          <w:t xml:space="preserve"> </w:t>
        </w:r>
      </w:ins>
      <w:ins w:id="28025" w:author="PR Preview" w:date="2026-01-01T00:00:00Z">
        <w:r>
          <w:t xml:space="preserve">of</w:t>
        </w:r>
      </w:ins>
      <w:ins w:id="28026" w:author="PR Preview" w:date="2026-01-01T00:00:00Z">
        <w:r>
          <w:t xml:space="preserve"> </w:t>
        </w:r>
      </w:ins>
      <m:oMath>
        <m:r>
          <m:rPr>
            <m:sty m:val="bi"/>
          </m:rPr>
          <m:t>A</m:t>
        </m:r>
      </m:oMath>
      <w:ins w:id="28027" w:author="PR Preview" w:date="2026-01-01T00:00:00Z">
        <w:r>
          <w:t xml:space="preserve">.</w:t>
        </w:r>
      </w:ins>
    </w:p>
    <w:bookmarkEnd w:id="680"/>
    <w:p>
      <w:pPr>
        <w:pStyle w:val="BodyText"/>
      </w:pPr>
      <w:ins w:id="28028" w:author="PR Preview" w:date="2026-01-01T00:00:00Z">
        <w:r>
          <w:rPr>
            <w:i/>
            <w:iCs/>
          </w:rPr>
          <w:t xml:space="preserve">Proof</w:t>
        </w:r>
      </w:ins>
      <w:ins w:id="28029" w:author="PR Preview" w:date="2026-01-01T00:00:00Z">
        <w:r>
          <w:t xml:space="preserve">. </w:t>
        </w:r>
      </w:ins>
      <w:ins w:id="28030" w:author="PR Preview" w:date="2026-01-01T00:00:00Z">
        <w:r>
          <w:rPr>
            <w:b/>
            <w:bCs/>
          </w:rPr>
          <w:t xml:space="preserve">If.</w:t>
        </w:r>
      </w:ins>
      <w:ins w:id="28031" w:author="PR Preview" w:date="2026-01-01T00:00:00Z">
        <w:r>
          <w:t xml:space="preserve"> </w:t>
        </w:r>
      </w:ins>
      <m:oMath>
        <m:sSup>
          <m:e>
            <m:r>
              <m:rPr>
                <m:sty m:val="bi"/>
              </m:rPr>
              <m:t>L</m:t>
            </m:r>
          </m:e>
          <m:sup>
            <m:r>
              <m:rPr>
                <m:sty m:val="p"/>
              </m:rPr>
              <m:t>⊤</m:t>
            </m:r>
          </m:sup>
        </m:sSup>
      </m:oMath>
      <w:ins w:id="28032" w:author="PR Preview" w:date="2026-01-01T00:00:00Z">
        <w:r>
          <w:t xml:space="preserve"> </w:t>
        </w:r>
      </w:ins>
      <w:ins w:id="28033" w:author="PR Preview" w:date="2026-01-01T00:00:00Z">
        <w:r>
          <w:t xml:space="preserve">is upper triangular with positive diagonal (</w:t>
        </w:r>
      </w:ins>
      <w:hyperlink w:anchor="def-matrix-transpose">
        <w:ins w:id="28034" w:author="PR Preview" w:date="2026-01-01T00:00:00Z">
          <w:r>
            <w:rPr>
              <w:rStyle w:val="Hyperlink"/>
            </w:rPr>
            <w:t xml:space="preserve">Definition 22</w:t>
          </w:r>
        </w:ins>
      </w:hyperlink>
      <w:ins w:id="28035" w:author="PR Preview" w:date="2026-01-01T00:00:00Z">
        <w:r>
          <w:t xml:space="preserve">),</w:t>
        </w:r>
      </w:ins>
      <w:ins w:id="28036" w:author="PR Preview" w:date="2026-01-01T00:00:00Z">
        <w:r>
          <w:t xml:space="preserve"> </w:t>
        </w:r>
      </w:ins>
      <w:ins w:id="28037" w:author="PR Preview" w:date="2026-01-01T00:00:00Z">
        <w:r>
          <w:t xml:space="preserve">so</w:t>
        </w:r>
      </w:ins>
      <w:ins w:id="28038" w:author="PR Preview" w:date="2026-01-01T00:00:00Z">
        <w:r>
          <w:t xml:space="preserve"> </w:t>
        </w:r>
      </w:ins>
      <w:ins w:id="28039" w:author="PR Preview" w:date="2026-01-01T00:00:00Z">
        <w:r>
          <w:t xml:space="preserve">${\mathbf{L}}^{\top} \mathord{\smash[b]{\underset{\raise.3ex\hbox{$\scriptstyle\sim$}}{x}}\vphantom{x}}= \mathord{\smash[b]{\underset{\raise.3ex\hbox{$\scriptstyle\sim$}}{0}}\vphantom{0}}$</w:t>
        </w:r>
      </w:ins>
      <w:ins w:id="28040" w:author="PR Preview" w:date="2026-01-01T00:00:00Z">
        <w:r>
          <w:t xml:space="preserve"> </w:t>
        </w:r>
      </w:ins>
      <w:ins w:id="28041" w:author="PR Preview" w:date="2026-01-01T00:00:00Z">
        <w:r>
          <w:t xml:space="preserve">only for</w:t>
        </w:r>
      </w:ins>
      <w:ins w:id="28042" w:author="PR Preview" w:date="2026-01-01T00:00:00Z">
        <w:r>
          <w:t xml:space="preserve"> </w:t>
        </w:r>
      </w:ins>
      <w:ins w:id="28043" w:author="PR Preview" w:date="2026-01-01T00:00:00Z">
        <w:r>
          <w:t xml:space="preserve">$\mathord{\smash[b]{\underset{\raise.3ex\hbox{$\scriptstyle\sim$}}{x}}\vphantom{x}}= \mathord{\smash[b]{\underset{\raise.3ex\hbox{$\scriptstyle\sim$}}{0}}\vphantom{0}}$</w:t>
        </w:r>
      </w:ins>
      <w:ins w:id="28044" w:author="PR Preview" w:date="2026-01-01T00:00:00Z">
        <w:r>
          <w:t xml:space="preserve"> </w:t>
        </w:r>
      </w:ins>
      <w:ins w:id="28045" w:author="PR Preview" w:date="2026-01-01T00:00:00Z">
        <w:r>
          <w:t xml:space="preserve">(</w:t>
        </w:r>
      </w:ins>
      <w:hyperlink w:anchor="thm-back-substitution">
        <w:ins w:id="28046" w:author="PR Preview" w:date="2026-01-01T00:00:00Z">
          <w:r>
            <w:rPr>
              <w:rStyle w:val="Hyperlink"/>
            </w:rPr>
            <w:t xml:space="preserve">Theorem 104</w:t>
          </w:r>
        </w:ins>
      </w:hyperlink>
      <w:ins w:id="28047" w:author="PR Preview" w:date="2026-01-01T00:00:00Z">
        <w:r>
          <w:t xml:space="preserve">),</w:t>
        </w:r>
      </w:ins>
      <w:ins w:id="28048" w:author="PR Preview" w:date="2026-01-01T00:00:00Z">
        <w:r>
          <w:t xml:space="preserve"> </w:t>
        </w:r>
      </w:ins>
      <w:ins w:id="28049" w:author="PR Preview" w:date="2026-01-01T00:00:00Z">
        <w:r>
          <w:t xml:space="preserve">and the columns of</w:t>
        </w:r>
      </w:ins>
      <w:ins w:id="28050" w:author="PR Preview" w:date="2026-01-01T00:00:00Z">
        <w:r>
          <w:t xml:space="preserve"> </w:t>
        </w:r>
      </w:ins>
      <m:oMath>
        <m:sSup>
          <m:e>
            <m:r>
              <m:rPr>
                <m:sty m:val="bi"/>
              </m:rPr>
              <m:t>L</m:t>
            </m:r>
          </m:e>
          <m:sup>
            <m:r>
              <m:rPr>
                <m:sty m:val="p"/>
              </m:rPr>
              <m:t>⊤</m:t>
            </m:r>
          </m:sup>
        </m:sSup>
      </m:oMath>
      <w:ins w:id="28051" w:author="PR Preview" w:date="2026-01-01T00:00:00Z">
        <w:r>
          <w:t xml:space="preserve"> </w:t>
        </w:r>
      </w:ins>
      <w:ins w:id="28052" w:author="PR Preview" w:date="2026-01-01T00:00:00Z">
        <w:r>
          <w:t xml:space="preserve">are linearly independent</w:t>
        </w:r>
      </w:ins>
      <w:ins w:id="28053" w:author="PR Preview" w:date="2026-01-01T00:00:00Z">
        <w:r>
          <w:t xml:space="preserve"> </w:t>
        </w:r>
      </w:ins>
      <w:ins w:id="28054" w:author="PR Preview" w:date="2026-01-01T00:00:00Z">
        <w:r>
          <w:t xml:space="preserve">(</w:t>
        </w:r>
      </w:ins>
      <w:hyperlink w:anchor="thm-matvec-columns">
        <w:ins w:id="28055" w:author="PR Preview" w:date="2026-01-01T00:00:00Z">
          <w:r>
            <w:rPr>
              <w:rStyle w:val="Hyperlink"/>
            </w:rPr>
            <w:t xml:space="preserve">Theorem 23</w:t>
          </w:r>
        </w:ins>
      </w:hyperlink>
      <w:ins w:id="28056" w:author="PR Preview" w:date="2026-01-01T00:00:00Z">
        <w:r>
          <w:t xml:space="preserve">,</w:t>
        </w:r>
      </w:ins>
      <w:ins w:id="28057" w:author="PR Preview" w:date="2026-01-01T00:00:00Z">
        <w:r>
          <w:t xml:space="preserve"> </w:t>
        </w:r>
      </w:ins>
      <w:hyperlink w:anchor="def-linearly-independent">
        <w:ins w:id="28058" w:author="PR Preview" w:date="2026-01-01T00:00:00Z">
          <w:r>
            <w:rPr>
              <w:rStyle w:val="Hyperlink"/>
            </w:rPr>
            <w:t xml:space="preserve">Definition 43</w:t>
          </w:r>
        </w:ins>
      </w:hyperlink>
      <w:ins w:id="28059" w:author="PR Preview" w:date="2026-01-01T00:00:00Z">
        <w:r>
          <w:t xml:space="preserve">).</w:t>
        </w:r>
      </w:ins>
      <w:ins w:id="28060" w:author="PR Preview" w:date="2026-01-01T00:00:00Z">
        <w:r>
          <w:t xml:space="preserve"> </w:t>
        </w:r>
      </w:ins>
      <w:ins w:id="28061" w:author="PR Preview" w:date="2026-01-01T00:00:00Z">
        <w:r>
          <w:t xml:space="preserve">So</w:t>
        </w:r>
      </w:ins>
      <w:ins w:id="28062"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28063" w:author="PR Preview" w:date="2026-01-01T00:00:00Z">
        <w:r>
          <w:t xml:space="preserve"> </w:t>
        </w:r>
      </w:ins>
      <w:ins w:id="28064" w:author="PR Preview" w:date="2026-01-01T00:00:00Z">
        <w:r>
          <w:t xml:space="preserve">(</w:t>
        </w:r>
      </w:ins>
      <w:hyperlink w:anchor="def-matrix-transpose">
        <w:ins w:id="28065" w:author="PR Preview" w:date="2026-01-01T00:00:00Z">
          <w:r>
            <w:rPr>
              <w:rStyle w:val="Hyperlink"/>
            </w:rPr>
            <w:t xml:space="preserve">Definition 22</w:t>
          </w:r>
        </w:ins>
      </w:hyperlink>
      <w:ins w:id="28066" w:author="PR Preview" w:date="2026-01-01T00:00:00Z">
        <w:r>
          <w:t xml:space="preserve">)</w:t>
        </w:r>
      </w:ins>
      <w:ins w:id="28067" w:author="PR Preview" w:date="2026-01-01T00:00:00Z">
        <w:r>
          <w:t xml:space="preserve"> </w:t>
        </w:r>
      </w:ins>
      <w:ins w:id="28068" w:author="PR Preview" w:date="2026-01-01T00:00:00Z">
        <w:r>
          <w:t xml:space="preserve">is positive definite (</w:t>
        </w:r>
      </w:ins>
      <w:hyperlink w:anchor="thm-pd-gram">
        <w:ins w:id="28069" w:author="PR Preview" w:date="2026-01-01T00:00:00Z">
          <w:r>
            <w:rPr>
              <w:rStyle w:val="Hyperlink"/>
            </w:rPr>
            <w:t xml:space="preserve">Theorem 118</w:t>
          </w:r>
        </w:ins>
      </w:hyperlink>
      <w:ins w:id="28070" w:author="PR Preview" w:date="2026-01-01T00:00:00Z">
        <w:r>
          <w:t xml:space="preserve">, part 2).</w:t>
        </w:r>
      </w:ins>
    </w:p>
    <w:p>
      <w:pPr>
        <w:pStyle w:val="BodyText"/>
      </w:pPr>
      <w:ins w:id="28071" w:author="PR Preview" w:date="2026-01-01T00:00:00Z">
        <w:r>
          <w:rPr>
            <w:b/>
            <w:bCs/>
          </w:rPr>
          <w:t xml:space="preserve">Only if, with uniqueness, by</w:t>
        </w:r>
      </w:ins>
      <w:ins w:id="28072" w:author="PR Preview" w:date="2026-01-01T00:00:00Z">
        <w:r>
          <w:rPr>
            <w:b/>
            <w:bCs/>
          </w:rPr>
          <w:t xml:space="preserve"> </w:t>
        </w:r>
      </w:ins>
      <w:hyperlink r:id="rId144">
        <w:ins w:id="28073" w:author="PR Preview" w:date="2026-01-01T00:00:00Z">
          <w:r>
            <w:rPr>
              <w:rStyle w:val="Hyperlink"/>
              <w:b/>
              <w:bCs/>
            </w:rPr>
            <w:t xml:space="preserve">induction</w:t>
          </w:r>
        </w:ins>
      </w:hyperlink>
      <w:ins w:id="28074" w:author="PR Preview" w:date="2026-01-01T00:00:00Z">
        <w:r>
          <w:rPr>
            <w:b/>
            <w:bCs/>
          </w:rPr>
          <w:t xml:space="preserve"> </w:t>
        </w:r>
      </w:ins>
      <w:ins w:id="28075" w:author="PR Preview" w:date="2026-01-01T00:00:00Z">
        <w:r>
          <w:rPr>
            <w:b/>
            <w:bCs/>
          </w:rPr>
          <w:t xml:space="preserve">on</w:t>
        </w:r>
      </w:ins>
      <w:ins w:id="28076" w:author="PR Preview" w:date="2026-01-01T00:00:00Z">
        <w:r>
          <w:rPr>
            <w:b/>
            <w:bCs/>
          </w:rPr>
          <w:t xml:space="preserve"> </w:t>
        </w:r>
      </w:ins>
      <m:oMath>
        <m:r>
          <m:t>p</m:t>
        </m:r>
      </m:oMath>
      <w:ins w:id="28077" w:author="PR Preview" w:date="2026-01-01T00:00:00Z">
        <w:r>
          <w:rPr>
            <w:b/>
            <w:bCs/>
          </w:rPr>
          <w:t xml:space="preserve">.</w:t>
        </w:r>
      </w:ins>
      <w:ins w:id="28078" w:author="PR Preview" w:date="2026-01-01T00:00:00Z">
        <w:r>
          <w:t xml:space="preserve"> </w:t>
        </w:r>
      </w:ins>
      <w:ins w:id="28079" w:author="PR Preview" w:date="2026-01-01T00:00:00Z">
        <w:r>
          <w:t xml:space="preserve">For</w:t>
        </w:r>
      </w:ins>
      <w:ins w:id="28080" w:author="PR Preview" w:date="2026-01-01T00:00:00Z">
        <w:r>
          <w:t xml:space="preserve"> </w:t>
        </w:r>
      </w:ins>
      <m:oMath>
        <m:r>
          <m:t>p</m:t>
        </m:r>
        <m:r>
          <m:rPr>
            <m:sty m:val="p"/>
          </m:rPr>
          <m:t>=</m:t>
        </m:r>
        <m:r>
          <m:t>1</m:t>
        </m:r>
      </m:oMath>
      <w:ins w:id="28081" w:author="PR Preview" w:date="2026-01-01T00:00:00Z">
        <w:r>
          <w:t xml:space="preserve">,</w:t>
        </w:r>
      </w:ins>
      <w:ins w:id="28082" w:author="PR Preview" w:date="2026-01-01T00:00:00Z">
        <w:r>
          <w:t xml:space="preserve"> </w:t>
        </w:r>
      </w:ins>
      <m:oMath>
        <m:r>
          <m:rPr>
            <m:sty m:val="bi"/>
          </m:rPr>
          <m:t>A</m:t>
        </m:r>
        <m:r>
          <m:rPr>
            <m:sty m:val="p"/>
          </m:rPr>
          <m:t>=</m:t>
        </m:r>
        <m:r>
          <m:rPr>
            <m:sty m:val="p"/>
          </m:rPr>
          <m:t>[</m:t>
        </m:r>
        <m:r>
          <m:t>a</m:t>
        </m:r>
        <m:r>
          <m:rPr>
            <m:sty m:val="p"/>
          </m:rPr>
          <m:t>]</m:t>
        </m:r>
      </m:oMath>
      <w:ins w:id="28083" w:author="PR Preview" w:date="2026-01-01T00:00:00Z">
        <w:r>
          <w:t xml:space="preserve"> </w:t>
        </w:r>
      </w:ins>
      <w:ins w:id="28084" w:author="PR Preview" w:date="2026-01-01T00:00:00Z">
        <w:r>
          <w:t xml:space="preserve">with</w:t>
        </w:r>
      </w:ins>
      <w:ins w:id="28085" w:author="PR Preview" w:date="2026-01-01T00:00:00Z">
        <w:r>
          <w:t xml:space="preserve"> </w:t>
        </w:r>
      </w:ins>
      <m:oMath>
        <m:r>
          <m:t>a</m:t>
        </m:r>
        <m:r>
          <m:rPr>
            <m:sty m:val="p"/>
          </m:rPr>
          <m:t>&gt;</m:t>
        </m:r>
        <m:r>
          <m:t>0</m:t>
        </m:r>
      </m:oMath>
      <w:ins w:id="28086" w:author="PR Preview" w:date="2026-01-01T00:00:00Z">
        <w:r>
          <w:t xml:space="preserve"> </w:t>
        </w:r>
      </w:ins>
      <w:ins w:id="28087" w:author="PR Preview" w:date="2026-01-01T00:00:00Z">
        <w:r>
          <w:t xml:space="preserve">(</w:t>
        </w:r>
      </w:ins>
      <w:hyperlink w:anchor="thm-pd-submatrix">
        <w:ins w:id="28088" w:author="PR Preview" w:date="2026-01-01T00:00:00Z">
          <w:r>
            <w:rPr>
              <w:rStyle w:val="Hyperlink"/>
            </w:rPr>
            <w:t xml:space="preserve">Theorem 122</w:t>
          </w:r>
        </w:ins>
      </w:hyperlink>
      <w:ins w:id="28089" w:author="PR Preview" w:date="2026-01-01T00:00:00Z">
        <w:r>
          <w:t xml:space="preserve">),</w:t>
        </w:r>
      </w:ins>
      <w:ins w:id="28090" w:author="PR Preview" w:date="2026-01-01T00:00:00Z">
        <w:r>
          <w:t xml:space="preserve"> </w:t>
        </w:r>
      </w:ins>
      <w:ins w:id="28091" w:author="PR Preview" w:date="2026-01-01T00:00:00Z">
        <w:r>
          <w:t xml:space="preserve">and</w:t>
        </w:r>
      </w:ins>
      <w:ins w:id="28092"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28093" w:author="PR Preview" w:date="2026-01-01T00:00:00Z">
        <w:r>
          <w:t xml:space="preserve"> </w:t>
        </w:r>
      </w:ins>
      <w:ins w:id="28094" w:author="PR Preview" w:date="2026-01-01T00:00:00Z">
        <w:r>
          <w:t xml:space="preserve">with</w:t>
        </w:r>
      </w:ins>
      <w:ins w:id="28095" w:author="PR Preview" w:date="2026-01-01T00:00:00Z">
        <w:r>
          <w:t xml:space="preserve"> </w:t>
        </w:r>
      </w:ins>
      <m:oMath>
        <m:r>
          <m:t>c</m:t>
        </m:r>
        <m:r>
          <m:rPr>
            <m:sty m:val="p"/>
          </m:rPr>
          <m:t>&gt;</m:t>
        </m:r>
        <m:r>
          <m:t>0</m:t>
        </m:r>
      </m:oMath>
      <w:ins w:id="28096" w:author="PR Preview" w:date="2026-01-01T00:00:00Z">
        <w:r>
          <w:t xml:space="preserve"> </w:t>
        </w:r>
      </w:ins>
      <w:ins w:id="28097" w:author="PR Preview" w:date="2026-01-01T00:00:00Z">
        <w:r>
          <w:t xml:space="preserve">holds exactly for</w:t>
        </w:r>
      </w:ins>
      <w:ins w:id="28098" w:author="PR Preview" w:date="2026-01-01T00:00:00Z">
        <w:r>
          <w:t xml:space="preserve"> </w:t>
        </w:r>
      </w:ins>
      <m:oMath>
        <m:r>
          <m:t>c</m:t>
        </m:r>
        <m:r>
          <m:rPr>
            <m:sty m:val="p"/>
          </m:rPr>
          <m:t>=</m:t>
        </m:r>
        <m:rad>
          <m:radPr>
            <m:degHide m:val="on"/>
          </m:radPr>
          <m:deg/>
          <m:e>
            <m:r>
              <m:t>a</m:t>
            </m:r>
          </m:e>
        </m:rad>
      </m:oMath>
      <w:ins w:id="28099" w:author="PR Preview" w:date="2026-01-01T00:00:00Z">
        <w:r>
          <w:t xml:space="preserve">.</w:t>
        </w:r>
      </w:ins>
      <w:ins w:id="28100" w:author="PR Preview" w:date="2026-01-01T00:00:00Z">
        <w:r>
          <w:t xml:space="preserve"> </w:t>
        </w:r>
      </w:ins>
      <w:ins w:id="28101" w:author="PR Preview" w:date="2026-01-01T00:00:00Z">
        <w:r>
          <w:t xml:space="preserve">For</w:t>
        </w:r>
      </w:ins>
      <w:ins w:id="28102" w:author="PR Preview" w:date="2026-01-01T00:00:00Z">
        <w:r>
          <w:t xml:space="preserve"> </w:t>
        </w:r>
      </w:ins>
      <m:oMath>
        <m:r>
          <m:t>p</m:t>
        </m:r>
        <m:r>
          <m:rPr>
            <m:sty m:val="p"/>
          </m:rPr>
          <m:t>&gt;</m:t>
        </m:r>
        <m:r>
          <m:t>1</m:t>
        </m:r>
      </m:oMath>
      <w:ins w:id="28103" w:author="PR Preview" w:date="2026-01-01T00:00:00Z">
        <w:r>
          <w:t xml:space="preserve">, assume every</w:t>
        </w:r>
      </w:ins>
      <w:ins w:id="28104"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28105" w:author="PR Preview" w:date="2026-01-01T00:00:00Z">
        <w:r>
          <w:t xml:space="preserve"> </w:t>
        </w:r>
      </w:ins>
      <w:ins w:id="28106" w:author="PR Preview" w:date="2026-01-01T00:00:00Z">
        <w:r>
          <w:t xml:space="preserve">positive definite matrix</w:t>
        </w:r>
      </w:ins>
      <w:ins w:id="28107" w:author="PR Preview" w:date="2026-01-01T00:00:00Z">
        <w:r>
          <w:t xml:space="preserve"> </w:t>
        </w:r>
      </w:ins>
      <w:ins w:id="28108" w:author="PR Preview" w:date="2026-01-01T00:00:00Z">
        <w:r>
          <w:t xml:space="preserve">has exactly one such factor, and split off the first row and column.</w:t>
        </w:r>
      </w:ins>
      <w:ins w:id="28109" w:author="PR Preview" w:date="2026-01-01T00:00:00Z">
        <w:r>
          <w:t xml:space="preserve"> </w:t>
        </w:r>
      </w:ins>
      <m:oMath>
        <m:r>
          <m:rPr>
            <m:sty m:val="bi"/>
          </m:rPr>
          <m:t>A</m:t>
        </m:r>
      </m:oMath>
      <w:ins w:id="28110" w:author="PR Preview" w:date="2026-01-01T00:00:00Z">
        <w:r>
          <w:t xml:space="preserve"> </w:t>
        </w:r>
      </w:ins>
      <w:ins w:id="28111" w:author="PR Preview" w:date="2026-01-01T00:00:00Z">
        <w:r>
          <w:t xml:space="preserve">is symmetric, so its first row is the transpose of its first column:</w:t>
        </w:r>
      </w:ins>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del w:id="28112" w:author="PR Preview" w:date="2026-01-01T00:00:00Z">
        <w:r>
          <w:delText xml:space="preserve"> </w:delText>
        </w:r>
      </w:del>
      <w:del w:id="28113" w:author="PR Preview" w:date="2026-01-01T00:00:00Z">
        <w:r>
          <w:delText xml:space="preserve">(</w:delText>
        </w:r>
      </w:del>
      <w:hyperlink w:anchor="thm-pd-submatrix">
        <w:del w:id="28114" w:author="PR Preview" w:date="2026-01-01T00:00:00Z">
          <w:r>
            <w:rPr>
              <w:rStyle w:val="Hyperlink"/>
            </w:rPr>
            <w:delText xml:space="preserve">Theorem 123</w:delText>
          </w:r>
        </w:del>
      </w:hyperlink>
      <w:del w:id="28115" w:author="PR Preview" w:date="2026-01-01T00:00:00Z">
        <w:r>
          <w:delText xml:space="preserve">), so the first equation with</w:delText>
        </w:r>
      </w:del>
      <w:del w:id="28116" w:author="PR Preview" w:date="2026-01-01T00:00:00Z">
        <w:r>
          <w:delText xml:space="preserve"> </w:delText>
        </w:r>
      </w:del>
      <m:oMath>
        <m:sSub>
          <m:e>
            <m:r>
              <m:t>ℓ</m:t>
            </m:r>
          </m:e>
          <m:sub>
            <m:r>
              <m:t>11</m:t>
            </m:r>
          </m:sub>
        </m:sSub>
        <m:r>
          <m:rPr>
            <m:sty m:val="p"/>
          </m:rPr>
          <m:t>&gt;</m:t>
        </m:r>
        <m:r>
          <m:t>0</m:t>
        </m:r>
      </m:oMath>
      <w:del w:id="28117" w:author="PR Preview" w:date="2026-01-01T00:00:00Z">
        <w:r>
          <w:delText xml:space="preserve"> </w:delText>
        </w:r>
      </w:del>
      <w:del w:id="28118" w:author="PR Preview" w:date="2026-01-01T00:00:00Z">
        <w:r>
          <w:delText xml:space="preserve">forces</w:delText>
        </w:r>
      </w:del>
      <w:del w:id="28119"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28120" w:author="PR Preview" w:date="2026-01-01T00:00:00Z">
        <w:r>
          <w:delText xml:space="preserve">;</w:delText>
        </w:r>
      </w:del>
      <w:del w:id="28121" w:author="PR Preview" w:date="2026-01-01T00:00:00Z">
        <w:r>
          <w:delText xml:space="preserve"> </w:delText>
        </w:r>
      </w:del>
      <w:del w:id="28122" w:author="PR Preview" w:date="2026-01-01T00:00:00Z">
        <w:r>
          <w:delText xml:space="preserve">the second then forces</w:delText>
        </w:r>
      </w:del>
      <w:del w:id="28123" w:author="PR Preview" w:date="2026-01-01T00:00:00Z">
        <w:r>
          <w:delText xml:space="preserve"> </w:delText>
        </w:r>
      </w:del>
      <w:del w:id="28124" w:author="PR Preview" w:date="2026-01-01T00:00:00Z">
        <w:r>
          <w:delText xml:space="preserve">$\mathord{\smash[b]{\underset{\raise.3ex\hbox{$\scriptstyle\sim$}}{g}}\vphantom{g}} = \tfrac{1}{\ell_{11}}\,\mathord{\smash[b]{\underset{\raise.3ex\hbox{$\scriptstyle\sim$}}{b}}\vphantom{b}}$</w:delText>
        </w:r>
      </w:del>
      <w:del w:id="28125" w:author="PR Preview" w:date="2026-01-01T00:00:00Z">
        <w:r>
          <w:delText xml:space="preserve">;</w:delText>
        </w:r>
      </w:del>
      <w:del w:id="28126" w:author="PR Preview" w:date="2026-01-01T00:00:00Z">
        <w:r>
          <w:delText xml:space="preserve"> </w:delText>
        </w:r>
      </w:del>
      <w:del w:id="28127" w:author="PR Preview" w:date="2026-01-01T00:00:00Z">
        <w:r>
          <w:delText xml:space="preserve">and the third becomes</w:delText>
        </w:r>
      </w:del>
    </w:p>
    <w:p>
      <w:pPr>
        <w:pStyle w:val="BodyText"/>
      </w:pPr>
      <w:del w:id="28128" w:author="PR Preview" w:date="2026-01-01T00:00:00Z">
        <w:r>
          <w:delTex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delText>
        </w:r>
      </w:del>
    </w:p>
    <w:p>
      <w:pPr>
        <w:pStyle w:val="FirstParagraph"/>
      </w:pPr>
      <m:oMath>
        <m:sSub>
          <m:e>
            <m:r>
              <m:t>a</m:t>
            </m:r>
          </m:e>
          <m:sub>
            <m:r>
              <m:t>11</m:t>
            </m:r>
          </m:sub>
        </m:sSub>
        <m:r>
          <m:rPr>
            <m:sty m:val="p"/>
          </m:rPr>
          <m:t>&gt;</m:t>
        </m:r>
        <m:r>
          <m:t>0</m:t>
        </m:r>
      </m:oMath>
      <w:ins w:id="28129" w:author="PR Preview" w:date="2026-01-01T00:00:00Z">
        <w:r>
          <w:t xml:space="preserve"> </w:t>
        </w:r>
      </w:ins>
      <w:ins w:id="28130" w:author="PR Preview" w:date="2026-01-01T00:00:00Z">
        <w:r>
          <w:t xml:space="preserve">(</w:t>
        </w:r>
      </w:ins>
      <w:hyperlink w:anchor="thm-pd-submatrix">
        <w:ins w:id="28131" w:author="PR Preview" w:date="2026-01-01T00:00:00Z">
          <w:r>
            <w:rPr>
              <w:rStyle w:val="Hyperlink"/>
            </w:rPr>
            <w:t xml:space="preserve">Theorem 122</w:t>
          </w:r>
        </w:ins>
      </w:hyperlink>
      <w:ins w:id="28132" w:author="PR Preview" w:date="2026-01-01T00:00:00Z">
        <w:r>
          <w:t xml:space="preserve">), so the first equation with</w:t>
        </w:r>
      </w:ins>
      <w:ins w:id="28133" w:author="PR Preview" w:date="2026-01-01T00:00:00Z">
        <w:r>
          <w:t xml:space="preserve"> </w:t>
        </w:r>
      </w:ins>
      <m:oMath>
        <m:sSub>
          <m:e>
            <m:r>
              <m:t>ℓ</m:t>
            </m:r>
          </m:e>
          <m:sub>
            <m:r>
              <m:t>11</m:t>
            </m:r>
          </m:sub>
        </m:sSub>
        <m:r>
          <m:rPr>
            <m:sty m:val="p"/>
          </m:rPr>
          <m:t>&gt;</m:t>
        </m:r>
        <m:r>
          <m:t>0</m:t>
        </m:r>
      </m:oMath>
      <w:ins w:id="28134" w:author="PR Preview" w:date="2026-01-01T00:00:00Z">
        <w:r>
          <w:t xml:space="preserve"> </w:t>
        </w:r>
      </w:ins>
      <w:ins w:id="28135" w:author="PR Preview" w:date="2026-01-01T00:00:00Z">
        <w:r>
          <w:t xml:space="preserve">forces</w:t>
        </w:r>
      </w:ins>
      <w:ins w:id="28136"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28137" w:author="PR Preview" w:date="2026-01-01T00:00:00Z">
        <w:r>
          <w:t xml:space="preserve">;</w:t>
        </w:r>
      </w:ins>
      <w:ins w:id="28138" w:author="PR Preview" w:date="2026-01-01T00:00:00Z">
        <w:r>
          <w:t xml:space="preserve"> </w:t>
        </w:r>
      </w:ins>
      <w:ins w:id="28139" w:author="PR Preview" w:date="2026-01-01T00:00:00Z">
        <w:r>
          <w:t xml:space="preserve">the second then forces</w:t>
        </w:r>
      </w:ins>
      <w:ins w:id="28140" w:author="PR Preview" w:date="2026-01-01T00:00:00Z">
        <w:r>
          <w:t xml:space="preserve"> </w:t>
        </w:r>
      </w:ins>
      <w:ins w:id="28141" w:author="PR Preview" w:date="2026-01-01T00:00:00Z">
        <w:r>
          <w:t xml:space="preserve">$\mathord{\smash[b]{\underset{\raise.3ex\hbox{$\scriptstyle\sim$}}{g}}\vphantom{g}} = \tfrac{1}{\ell_{11}}\,\mathord{\smash[b]{\underset{\raise.3ex\hbox{$\scriptstyle\sim$}}{b}}\vphantom{b}}$</w:t>
        </w:r>
      </w:ins>
      <w:ins w:id="28142" w:author="PR Preview" w:date="2026-01-01T00:00:00Z">
        <w:r>
          <w:t xml:space="preserve">;</w:t>
        </w:r>
      </w:ins>
      <w:ins w:id="28143" w:author="PR Preview" w:date="2026-01-01T00:00:00Z">
        <w:r>
          <w:t xml:space="preserve"> </w:t>
        </w:r>
      </w:ins>
      <w:ins w:id="28144" w:author="PR Preview" w:date="2026-01-01T00:00:00Z">
        <w:r>
          <w:t xml:space="preserve">and the third becomes</w:t>
        </w:r>
      </w:ins>
    </w:p>
    <w:p>
      <w:pPr>
        <w:pStyle w:val="BodyText"/>
      </w:pPr>
      <w:ins w:id="28145"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ins>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del w:id="28146" w:author="PR Preview" w:date="2026-01-01T00:00:00Z">
        <w:r>
          <w:delText xml:space="preserve">(</w:delText>
        </w:r>
      </w:del>
      <w:hyperlink w:anchor="thm-scalar-matmul">
        <w:del w:id="28147" w:author="PR Preview" w:date="2026-01-01T00:00:00Z">
          <w:r>
            <w:rPr>
              <w:rStyle w:val="Hyperlink"/>
            </w:rPr>
            <w:delText xml:space="preserve">Theorem 96</w:delText>
          </w:r>
        </w:del>
      </w:hyperlink>
      <w:del w:id="28148" w:author="PR Preview" w:date="2026-01-01T00:00:00Z">
        <w:r>
          <w:delText xml:space="preserve">),</w:delText>
        </w:r>
      </w:del>
      <w:del w:id="28149" w:author="PR Preview" w:date="2026-01-01T00:00:00Z">
        <w:r>
          <w:delText xml:space="preserve"> </w:delText>
        </w:r>
      </w:del>
      <w:del w:id="28150" w:author="PR Preview" w:date="2026-01-01T00:00:00Z">
        <w:r>
          <w:delText xml:space="preserve">and the right side is the Schur complement of</w:delText>
        </w:r>
      </w:del>
      <w:del w:id="28151" w:author="PR Preview" w:date="2026-01-01T00:00:00Z">
        <w:r>
          <w:delText xml:space="preserve"> </w:delText>
        </w:r>
      </w:del>
      <m:oMath>
        <m:r>
          <m:rPr>
            <m:sty m:val="p"/>
          </m:rPr>
          <m:t>[</m:t>
        </m:r>
        <m:sSub>
          <m:e>
            <m:r>
              <m:t>a</m:t>
            </m:r>
          </m:e>
          <m:sub>
            <m:r>
              <m:t>11</m:t>
            </m:r>
          </m:sub>
        </m:sSub>
        <m:r>
          <m:rPr>
            <m:sty m:val="p"/>
          </m:rPr>
          <m:t>]</m:t>
        </m:r>
      </m:oMath>
      <w:del w:id="28152" w:author="PR Preview" w:date="2026-01-01T00:00:00Z">
        <w:r>
          <w:delText xml:space="preserve"> </w:delText>
        </w:r>
      </w:del>
      <w:del w:id="28153" w:author="PR Preview" w:date="2026-01-01T00:00:00Z">
        <w:r>
          <w:delText xml:space="preserve">in</w:delText>
        </w:r>
      </w:del>
      <w:del w:id="28154" w:author="PR Preview" w:date="2026-01-01T00:00:00Z">
        <w:r>
          <w:delText xml:space="preserve"> </w:delText>
        </w:r>
      </w:del>
      <m:oMath>
        <m:r>
          <m:rPr>
            <m:sty m:val="bi"/>
          </m:rPr>
          <m:t>A</m:t>
        </m:r>
      </m:oMath>
      <w:del w:id="28155" w:author="PR Preview" w:date="2026-01-01T00:00:00Z">
        <w:r>
          <w:delText xml:space="preserve">.</w:delText>
        </w:r>
      </w:del>
      <w:del w:id="28156" w:author="PR Preview" w:date="2026-01-01T00:00:00Z">
        <w:r>
          <w:delText xml:space="preserve"> </w:delText>
        </w:r>
      </w:del>
      <w:del w:id="28157" w:author="PR Preview" w:date="2026-01-01T00:00:00Z">
        <w:r>
          <w:delText xml:space="preserve">It is positive definite by</w:delText>
        </w:r>
      </w:del>
      <w:del w:id="28158" w:author="PR Preview" w:date="2026-01-01T00:00:00Z">
        <w:r>
          <w:delText xml:space="preserve"> </w:delText>
        </w:r>
      </w:del>
      <w:hyperlink w:anchor="thm-schur-test">
        <w:del w:id="28159" w:author="PR Preview" w:date="2026-01-01T00:00:00Z">
          <w:r>
            <w:rPr>
              <w:rStyle w:val="Hyperlink"/>
            </w:rPr>
            <w:delText xml:space="preserve">Theorem 125</w:delText>
          </w:r>
        </w:del>
      </w:hyperlink>
      <w:del w:id="28160" w:author="PR Preview" w:date="2026-01-01T00:00:00Z">
        <w:r>
          <w:delText xml:space="preserve"> </w:delText>
        </w:r>
      </w:del>
      <w:del w:id="28161" w:author="PR Preview" w:date="2026-01-01T00:00:00Z">
        <w:r>
          <w:delText xml:space="preserve">(with</w:delText>
        </w:r>
      </w:del>
      <w:del w:id="28162" w:author="PR Preview" w:date="2026-01-01T00:00:00Z">
        <w:r>
          <w:delText xml:space="preserve"> </w:delText>
        </w:r>
      </w:del>
      <m:oMath>
        <m:r>
          <m:t>k</m:t>
        </m:r>
        <m:r>
          <m:rPr>
            <m:sty m:val="p"/>
          </m:rPr>
          <m:t>=</m:t>
        </m:r>
        <m:r>
          <m:t>1</m:t>
        </m:r>
      </m:oMath>
      <w:del w:id="28163" w:author="PR Preview" w:date="2026-01-01T00:00:00Z">
        <w:r>
          <w:delText xml:space="preserve">;</w:delText>
        </w:r>
      </w:del>
      <w:del w:id="28164" w:author="PR Preview" w:date="2026-01-01T00:00:00Z">
        <w:r>
          <w:delText xml:space="preserve"> </w:delText>
        </w:r>
      </w:del>
      <m:oMath>
        <m:sSub>
          <m:e>
            <m:r>
              <m:rPr>
                <m:sty m:val="bi"/>
              </m:rPr>
              <m:t>A</m:t>
            </m:r>
          </m:e>
          <m:sub>
            <m:r>
              <m:t>22</m:t>
            </m:r>
          </m:sub>
        </m:sSub>
      </m:oMath>
      <w:del w:id="28165" w:author="PR Preview" w:date="2026-01-01T00:00:00Z">
        <w:r>
          <w:delText xml:space="preserve"> </w:delText>
        </w:r>
      </w:del>
      <w:del w:id="28166" w:author="PR Preview" w:date="2026-01-01T00:00:00Z">
        <w:r>
          <w:delText xml:space="preserve">is symmetric because</w:delText>
        </w:r>
      </w:del>
      <w:del w:id="28167" w:author="PR Preview" w:date="2026-01-01T00:00:00Z">
        <w:r>
          <w:delText xml:space="preserve"> </w:delText>
        </w:r>
      </w:del>
      <m:oMath>
        <m:r>
          <m:rPr>
            <m:sty m:val="bi"/>
          </m:rPr>
          <m:t>A</m:t>
        </m:r>
      </m:oMath>
      <w:del w:id="28168" w:author="PR Preview" w:date="2026-01-01T00:00:00Z">
        <w:r>
          <w:delText xml:space="preserve"> </w:delText>
        </w:r>
      </w:del>
      <w:del w:id="28169" w:author="PR Preview" w:date="2026-01-01T00:00:00Z">
        <w:r>
          <w:delText xml:space="preserve">is).</w:delText>
        </w:r>
      </w:del>
      <w:del w:id="28170" w:author="PR Preview" w:date="2026-01-01T00:00:00Z">
        <w:r>
          <w:delText xml:space="preserve"> </w:delText>
        </w:r>
      </w:del>
      <w:del w:id="28171" w:author="PR Preview" w:date="2026-01-01T00:00:00Z">
        <w:r>
          <w:delText xml:space="preserve">By the induction hypothesis it has exactly one factor</w:delText>
        </w:r>
      </w:del>
      <w:del w:id="28172" w:author="PR Preview" w:date="2026-01-01T00:00:00Z">
        <w:r>
          <w:delText xml:space="preserve"> </w:delText>
        </w:r>
      </w:del>
      <m:oMath>
        <m:sSub>
          <m:e>
            <m:r>
              <m:rPr>
                <m:sty m:val="bi"/>
              </m:rPr>
              <m:t>L</m:t>
            </m:r>
          </m:e>
          <m:sub>
            <m:r>
              <m:t>22</m:t>
            </m:r>
          </m:sub>
        </m:sSub>
      </m:oMath>
      <w:del w:id="28173" w:author="PR Preview" w:date="2026-01-01T00:00:00Z">
        <w:r>
          <w:delText xml:space="preserve"> </w:delText>
        </w:r>
      </w:del>
      <w:del w:id="28174" w:author="PR Preview" w:date="2026-01-01T00:00:00Z">
        <w:r>
          <w:delText xml:space="preserve">of the required kind.</w:delText>
        </w:r>
      </w:del>
      <w:del w:id="28175" w:author="PR Preview" w:date="2026-01-01T00:00:00Z">
        <w:r>
          <w:delText xml:space="preserve"> </w:delText>
        </w:r>
      </w:del>
      <w:del w:id="28176" w:author="PR Preview" w:date="2026-01-01T00:00:00Z">
        <w:r>
          <w:delText xml:space="preserve">So</w:delText>
        </w:r>
      </w:del>
      <w:del w:id="28177" w:author="PR Preview" w:date="2026-01-01T00:00:00Z">
        <w:r>
          <w:delText xml:space="preserve"> </w:delText>
        </w:r>
      </w:del>
      <m:oMath>
        <m:r>
          <m:rPr>
            <m:sty m:val="bi"/>
          </m:rPr>
          <m:t>L</m:t>
        </m:r>
      </m:oMath>
      <w:del w:id="28178" w:author="PR Preview" w:date="2026-01-01T00:00:00Z">
        <w:r>
          <w:delText xml:space="preserve"> </w:delText>
        </w:r>
      </w:del>
      <w:del w:id="28179" w:author="PR Preview" w:date="2026-01-01T00:00:00Z">
        <w:r>
          <w:delText xml:space="preserve">exists and is unique.</w:delText>
        </w:r>
      </w:del>
    </w:p>
    <w:p>
      <w:pPr>
        <w:pStyle w:val="BodyText"/>
      </w:pPr>
      <w:del w:id="28180" w:author="PR Preview" w:date="2026-01-01T00:00:00Z">
        <w:r>
          <w:rPr>
            <w:b/>
            <w:bCs/>
          </w:rPr>
          <w:delText xml:space="preserve">Example 221 (Two Cholesky factors)</w:delText>
        </w:r>
      </w:del>
      <w:del w:id="28181" w:author="PR Preview" w:date="2026-01-01T00:00:00Z">
        <w:r>
          <w:delText xml:space="preserve"> </w:delText>
        </w:r>
      </w:del>
      <w:del w:id="28182" w:author="PR Preview" w:date="2026-01-01T00:00:00Z">
        <w:r>
          <w:delText xml:space="preserve"> </w:delText>
        </w:r>
      </w:del>
    </w:p>
    <w:p>
      <w:pPr>
        <w:pStyle w:val="FirstParagraph"/>
      </w:pPr>
      <w:ins w:id="28183" w:author="PR Preview" w:date="2026-01-01T00:00:00Z">
        <w:r>
          <w:t xml:space="preserve">(</w:t>
        </w:r>
      </w:ins>
      <w:hyperlink w:anchor="thm-scalar-matmul">
        <w:ins w:id="28184" w:author="PR Preview" w:date="2026-01-01T00:00:00Z">
          <w:r>
            <w:rPr>
              <w:rStyle w:val="Hyperlink"/>
            </w:rPr>
            <w:t xml:space="preserve">Theorem 95</w:t>
          </w:r>
        </w:ins>
      </w:hyperlink>
      <w:ins w:id="28185" w:author="PR Preview" w:date="2026-01-01T00:00:00Z">
        <w:r>
          <w:t xml:space="preserve">),</w:t>
        </w:r>
      </w:ins>
      <w:ins w:id="28186" w:author="PR Preview" w:date="2026-01-01T00:00:00Z">
        <w:r>
          <w:t xml:space="preserve"> </w:t>
        </w:r>
      </w:ins>
      <w:ins w:id="28187" w:author="PR Preview" w:date="2026-01-01T00:00:00Z">
        <w:r>
          <w:t xml:space="preserve">and the right side is the Schur complement of</w:t>
        </w:r>
      </w:ins>
      <w:ins w:id="28188" w:author="PR Preview" w:date="2026-01-01T00:00:00Z">
        <w:r>
          <w:t xml:space="preserve"> </w:t>
        </w:r>
      </w:ins>
      <m:oMath>
        <m:r>
          <m:rPr>
            <m:sty m:val="p"/>
          </m:rPr>
          <m:t>[</m:t>
        </m:r>
        <m:sSub>
          <m:e>
            <m:r>
              <m:t>a</m:t>
            </m:r>
          </m:e>
          <m:sub>
            <m:r>
              <m:t>11</m:t>
            </m:r>
          </m:sub>
        </m:sSub>
        <m:r>
          <m:rPr>
            <m:sty m:val="p"/>
          </m:rPr>
          <m:t>]</m:t>
        </m:r>
      </m:oMath>
      <w:ins w:id="28189" w:author="PR Preview" w:date="2026-01-01T00:00:00Z">
        <w:r>
          <w:t xml:space="preserve"> </w:t>
        </w:r>
      </w:ins>
      <w:ins w:id="28190" w:author="PR Preview" w:date="2026-01-01T00:00:00Z">
        <w:r>
          <w:t xml:space="preserve">in</w:t>
        </w:r>
      </w:ins>
      <w:ins w:id="28191" w:author="PR Preview" w:date="2026-01-01T00:00:00Z">
        <w:r>
          <w:t xml:space="preserve"> </w:t>
        </w:r>
      </w:ins>
      <m:oMath>
        <m:r>
          <m:rPr>
            <m:sty m:val="bi"/>
          </m:rPr>
          <m:t>A</m:t>
        </m:r>
      </m:oMath>
      <w:ins w:id="28192" w:author="PR Preview" w:date="2026-01-01T00:00:00Z">
        <w:r>
          <w:t xml:space="preserve">.</w:t>
        </w:r>
      </w:ins>
      <w:ins w:id="28193" w:author="PR Preview" w:date="2026-01-01T00:00:00Z">
        <w:r>
          <w:t xml:space="preserve"> </w:t>
        </w:r>
      </w:ins>
      <w:ins w:id="28194" w:author="PR Preview" w:date="2026-01-01T00:00:00Z">
        <w:r>
          <w:t xml:space="preserve">It is positive definite by</w:t>
        </w:r>
      </w:ins>
      <w:ins w:id="28195" w:author="PR Preview" w:date="2026-01-01T00:00:00Z">
        <w:r>
          <w:t xml:space="preserve"> </w:t>
        </w:r>
      </w:ins>
      <w:hyperlink w:anchor="thm-schur-test">
        <w:ins w:id="28196" w:author="PR Preview" w:date="2026-01-01T00:00:00Z">
          <w:r>
            <w:rPr>
              <w:rStyle w:val="Hyperlink"/>
            </w:rPr>
            <w:t xml:space="preserve">Theorem 124</w:t>
          </w:r>
        </w:ins>
      </w:hyperlink>
      <w:ins w:id="28197" w:author="PR Preview" w:date="2026-01-01T00:00:00Z">
        <w:r>
          <w:t xml:space="preserve"> </w:t>
        </w:r>
      </w:ins>
      <w:ins w:id="28198" w:author="PR Preview" w:date="2026-01-01T00:00:00Z">
        <w:r>
          <w:t xml:space="preserve">(with</w:t>
        </w:r>
      </w:ins>
      <w:ins w:id="28199" w:author="PR Preview" w:date="2026-01-01T00:00:00Z">
        <w:r>
          <w:t xml:space="preserve"> </w:t>
        </w:r>
      </w:ins>
      <m:oMath>
        <m:r>
          <m:t>k</m:t>
        </m:r>
        <m:r>
          <m:rPr>
            <m:sty m:val="p"/>
          </m:rPr>
          <m:t>=</m:t>
        </m:r>
        <m:r>
          <m:t>1</m:t>
        </m:r>
      </m:oMath>
      <w:ins w:id="28200" w:author="PR Preview" w:date="2026-01-01T00:00:00Z">
        <w:r>
          <w:t xml:space="preserve">;</w:t>
        </w:r>
      </w:ins>
      <w:ins w:id="28201" w:author="PR Preview" w:date="2026-01-01T00:00:00Z">
        <w:r>
          <w:t xml:space="preserve"> </w:t>
        </w:r>
      </w:ins>
      <m:oMath>
        <m:sSub>
          <m:e>
            <m:r>
              <m:rPr>
                <m:sty m:val="bi"/>
              </m:rPr>
              <m:t>A</m:t>
            </m:r>
          </m:e>
          <m:sub>
            <m:r>
              <m:t>22</m:t>
            </m:r>
          </m:sub>
        </m:sSub>
      </m:oMath>
      <w:ins w:id="28202" w:author="PR Preview" w:date="2026-01-01T00:00:00Z">
        <w:r>
          <w:t xml:space="preserve"> </w:t>
        </w:r>
      </w:ins>
      <w:ins w:id="28203" w:author="PR Preview" w:date="2026-01-01T00:00:00Z">
        <w:r>
          <w:t xml:space="preserve">is symmetric because</w:t>
        </w:r>
      </w:ins>
      <w:ins w:id="28204" w:author="PR Preview" w:date="2026-01-01T00:00:00Z">
        <w:r>
          <w:t xml:space="preserve"> </w:t>
        </w:r>
      </w:ins>
      <m:oMath>
        <m:r>
          <m:rPr>
            <m:sty m:val="bi"/>
          </m:rPr>
          <m:t>A</m:t>
        </m:r>
      </m:oMath>
      <w:ins w:id="28205" w:author="PR Preview" w:date="2026-01-01T00:00:00Z">
        <w:r>
          <w:t xml:space="preserve"> </w:t>
        </w:r>
      </w:ins>
      <w:ins w:id="28206" w:author="PR Preview" w:date="2026-01-01T00:00:00Z">
        <w:r>
          <w:t xml:space="preserve">is).</w:t>
        </w:r>
      </w:ins>
      <w:ins w:id="28207" w:author="PR Preview" w:date="2026-01-01T00:00:00Z">
        <w:r>
          <w:t xml:space="preserve"> </w:t>
        </w:r>
      </w:ins>
      <w:ins w:id="28208" w:author="PR Preview" w:date="2026-01-01T00:00:00Z">
        <w:r>
          <w:t xml:space="preserve">By the induction hypothesis it has exactly one factor</w:t>
        </w:r>
      </w:ins>
      <w:ins w:id="28209" w:author="PR Preview" w:date="2026-01-01T00:00:00Z">
        <w:r>
          <w:t xml:space="preserve"> </w:t>
        </w:r>
      </w:ins>
      <m:oMath>
        <m:sSub>
          <m:e>
            <m:r>
              <m:rPr>
                <m:sty m:val="bi"/>
              </m:rPr>
              <m:t>L</m:t>
            </m:r>
          </m:e>
          <m:sub>
            <m:r>
              <m:t>22</m:t>
            </m:r>
          </m:sub>
        </m:sSub>
      </m:oMath>
      <w:ins w:id="28210" w:author="PR Preview" w:date="2026-01-01T00:00:00Z">
        <w:r>
          <w:t xml:space="preserve"> </w:t>
        </w:r>
      </w:ins>
      <w:ins w:id="28211" w:author="PR Preview" w:date="2026-01-01T00:00:00Z">
        <w:r>
          <w:t xml:space="preserve">of the required kind.</w:t>
        </w:r>
      </w:ins>
      <w:ins w:id="28212" w:author="PR Preview" w:date="2026-01-01T00:00:00Z">
        <w:r>
          <w:t xml:space="preserve"> </w:t>
        </w:r>
      </w:ins>
      <w:ins w:id="28213" w:author="PR Preview" w:date="2026-01-01T00:00:00Z">
        <w:r>
          <w:t xml:space="preserve">So</w:t>
        </w:r>
      </w:ins>
      <w:ins w:id="28214" w:author="PR Preview" w:date="2026-01-01T00:00:00Z">
        <w:r>
          <w:t xml:space="preserve"> </w:t>
        </w:r>
      </w:ins>
      <m:oMath>
        <m:r>
          <m:rPr>
            <m:sty m:val="bi"/>
          </m:rPr>
          <m:t>L</m:t>
        </m:r>
      </m:oMath>
      <w:ins w:id="28215" w:author="PR Preview" w:date="2026-01-01T00:00:00Z">
        <w:r>
          <w:t xml:space="preserve"> </w:t>
        </w:r>
      </w:ins>
      <w:ins w:id="28216" w:author="PR Preview" w:date="2026-01-01T00:00:00Z">
        <w:r>
          <w:t xml:space="preserve">exists and is unique.</w:t>
        </w:r>
      </w:ins>
    </w:p>
    <w:bookmarkStart w:id="681" w:name="exm-cholesky"/>
    <w:p>
      <w:pPr>
        <w:pStyle w:val="BodyText"/>
      </w:pPr>
      <w:ins w:id="28217" w:author="PR Preview" w:date="2026-01-01T00:00:00Z">
        <w:r>
          <w:rPr>
            <w:b/>
            <w:bCs/>
          </w:rPr>
          <w:t xml:space="preserve">Example 220 (Two Cholesky factors)</w:t>
        </w:r>
      </w:ins>
      <w:ins w:id="28218" w:author="PR Preview" w:date="2026-01-01T00:00:00Z">
        <w:r>
          <w:t xml:space="preserve"> </w:t>
        </w:r>
      </w:ins>
      <w:ins w:id="28219" w:author="PR Preview" w:date="2026-01-01T00:00:00Z">
        <w:r>
          <w:t xml:space="preserve"> </w:t>
        </w:r>
      </w:ins>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28220" w:author="PR Preview" w:date="2026-01-01T00:00:00Z">
        <w:r>
          <w:delText xml:space="preserve">the Schur complement of</w:delText>
        </w:r>
      </w:del>
      <w:del w:id="28221" w:author="PR Preview" w:date="2026-01-01T00:00:00Z">
        <w:r>
          <w:delText xml:space="preserve"> </w:delText>
        </w:r>
      </w:del>
      <w:hyperlink w:anchor="exm-schur-complement">
        <w:del w:id="28222" w:author="PR Preview" w:date="2026-01-01T00:00:00Z">
          <w:r>
            <w:rPr>
              <w:rStyle w:val="Hyperlink"/>
            </w:rPr>
            <w:delText xml:space="preserve">Example 219</w:delText>
          </w:r>
        </w:del>
      </w:hyperlink>
      <w:del w:id="28223" w:author="PR Preview" w:date="2026-01-01T00:00:00Z">
        <w:r>
          <w:delText xml:space="preserve">,</w:delText>
        </w:r>
      </w:del>
      <w:del w:id="28224" w:author="PR Preview" w:date="2026-01-01T00:00:00Z">
        <w:r>
          <w:delText xml:space="preserve"> </w:delText>
        </w:r>
      </w:del>
      <w:del w:id="28225" w:author="PR Preview" w:date="2026-01-01T00:00:00Z">
        <w:r>
          <w:delText xml:space="preserve">so</w:delText>
        </w:r>
      </w:del>
      <w:del w:id="28226"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28227" w:author="PR Preview" w:date="2026-01-01T00:00:00Z">
        <w:r>
          <w:delText xml:space="preserve">.</w:delText>
        </w:r>
      </w:del>
    </w:p>
    <w:p>
      <w:pPr>
        <w:numPr>
          <w:ilvl w:val="0"/>
          <w:numId w:val="1000"/>
        </w:numPr>
      </w:pPr>
      <w:ins w:id="28228" w:author="PR Preview" w:date="2026-01-01T00:00:00Z">
        <w:r>
          <w:t xml:space="preserve">the Schur complement of</w:t>
        </w:r>
      </w:ins>
      <w:ins w:id="28229" w:author="PR Preview" w:date="2026-01-01T00:00:00Z">
        <w:r>
          <w:t xml:space="preserve"> </w:t>
        </w:r>
      </w:ins>
      <w:hyperlink w:anchor="exm-schur-complement">
        <w:ins w:id="28230" w:author="PR Preview" w:date="2026-01-01T00:00:00Z">
          <w:r>
            <w:rPr>
              <w:rStyle w:val="Hyperlink"/>
            </w:rPr>
            <w:t xml:space="preserve">Example 218</w:t>
          </w:r>
        </w:ins>
      </w:hyperlink>
      <w:ins w:id="28231" w:author="PR Preview" w:date="2026-01-01T00:00:00Z">
        <w:r>
          <w:t xml:space="preserve">,</w:t>
        </w:r>
      </w:ins>
      <w:ins w:id="28232" w:author="PR Preview" w:date="2026-01-01T00:00:00Z">
        <w:r>
          <w:t xml:space="preserve"> </w:t>
        </w:r>
      </w:ins>
      <w:ins w:id="28233" w:author="PR Preview" w:date="2026-01-01T00:00:00Z">
        <w:r>
          <w:t xml:space="preserve">so</w:t>
        </w:r>
      </w:ins>
      <w:ins w:id="28234"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28235" w:author="PR Preview" w:date="2026-01-01T00:00:00Z">
        <w:r>
          <w:t xml:space="preserve">.</w:t>
        </w:r>
      </w:ins>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28236" w:author="PR Preview" w:date="2026-01-01T00:00:00Z">
        <w:r>
          <w:delText xml:space="preserve">has no real solution,</w:delText>
        </w:r>
      </w:del>
      <w:del w:id="28237" w:author="PR Preview" w:date="2026-01-01T00:00:00Z">
        <w:r>
          <w:delText xml:space="preserve"> </w:delText>
        </w:r>
      </w:del>
      <w:del w:id="28238" w:author="PR Preview" w:date="2026-01-01T00:00:00Z">
        <w:r>
          <w:delText xml:space="preserve">matching the failure of the Schur complement test (</w:delText>
        </w:r>
      </w:del>
      <w:hyperlink w:anchor="exm-schur-test">
        <w:del w:id="28239" w:author="PR Preview" w:date="2026-01-01T00:00:00Z">
          <w:r>
            <w:rPr>
              <w:rStyle w:val="Hyperlink"/>
            </w:rPr>
            <w:delText xml:space="preserve">Example 220</w:delText>
          </w:r>
        </w:del>
      </w:hyperlink>
      <w:del w:id="28240" w:author="PR Preview" w:date="2026-01-01T00:00:00Z">
        <w:r>
          <w:delText xml:space="preserve">).</w:delText>
        </w:r>
      </w:del>
    </w:p>
    <w:p>
      <w:pPr>
        <w:numPr>
          <w:ilvl w:val="0"/>
          <w:numId w:val="1000"/>
        </w:numPr>
      </w:pPr>
      <w:ins w:id="28241" w:author="PR Preview" w:date="2026-01-01T00:00:00Z">
        <w:r>
          <w:t xml:space="preserve">has no real solution,</w:t>
        </w:r>
      </w:ins>
      <w:ins w:id="28242" w:author="PR Preview" w:date="2026-01-01T00:00:00Z">
        <w:r>
          <w:t xml:space="preserve"> </w:t>
        </w:r>
      </w:ins>
      <w:ins w:id="28243" w:author="PR Preview" w:date="2026-01-01T00:00:00Z">
        <w:r>
          <w:t xml:space="preserve">matching the failure of the Schur complement test (</w:t>
        </w:r>
      </w:ins>
      <w:hyperlink w:anchor="exm-schur-test">
        <w:ins w:id="28244" w:author="PR Preview" w:date="2026-01-01T00:00:00Z">
          <w:r>
            <w:rPr>
              <w:rStyle w:val="Hyperlink"/>
            </w:rPr>
            <w:t xml:space="preserve">Example 219</w:t>
          </w:r>
        </w:ins>
      </w:hyperlink>
      <w:ins w:id="28245" w:author="PR Preview" w:date="2026-01-01T00:00:00Z">
        <w:r>
          <w:t xml:space="preserve">).</w:t>
        </w:r>
      </w:ins>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del w:id="28246" w:author="PR Preview" w:date="2026-01-01T00:00:00Z">
        <w:r>
          <w:rPr>
            <w:b/>
            <w:bCs/>
          </w:rPr>
          <w:delText xml:space="preserve">Example 222 (A complex vector and its conjugate)</w:delText>
        </w:r>
      </w:del>
    </w:p>
    <w:p>
      <w:pPr>
        <w:pStyle w:val="BodyText"/>
      </w:pPr>
      <w:ins w:id="28247" w:author="PR Preview" w:date="2026-01-01T00:00:00Z">
        <w:r>
          <w:rPr>
            <w:b/>
            <w:bCs/>
          </w:rPr>
          <w:t xml:space="preserve">Example 221 (A complex vector and its conjugate)</w:t>
        </w:r>
      </w:ins>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del w:id="28248" w:author="PR Preview" w:date="2026-01-01T00:00:00Z">
        <w:r>
          <w:rPr>
            <w:b/>
            <w:bCs/>
          </w:rPr>
          <w:delText xml:space="preserve">Definition 128 (Conjugate transpose (Hermitian adjoint, Hermitian conjugate, transjugate))</w:delText>
        </w:r>
      </w:del>
      <w:del w:id="28249" w:author="PR Preview" w:date="2026-01-01T00:00:00Z">
        <w:r>
          <w:delText xml:space="preserve"> </w:delText>
        </w:r>
      </w:del>
      <w:del w:id="28250" w:author="PR Preview" w:date="2026-01-01T00:00:00Z">
        <w:r>
          <w:delText xml:space="preserve">The</w:delText>
        </w:r>
      </w:del>
      <w:del w:id="28251" w:author="PR Preview" w:date="2026-01-01T00:00:00Z">
        <w:r>
          <w:delText xml:space="preserve"> </w:delText>
        </w:r>
      </w:del>
      <w:del w:id="28252" w:author="PR Preview" w:date="2026-01-01T00:00:00Z">
        <w:r>
          <w:rPr>
            <w:b/>
            <w:bCs/>
          </w:rPr>
          <w:delText xml:space="preserve">conjugate transpose</w:delText>
        </w:r>
      </w:del>
      <w:del w:id="28253" w:author="PR Preview" w:date="2026-01-01T00:00:00Z">
        <w:r>
          <w:delText xml:space="preserve"> </w:delText>
        </w:r>
      </w:del>
      <w:del w:id="28254" w:author="PR Preview" w:date="2026-01-01T00:00:00Z">
        <w:r>
          <w:delText xml:space="preserve">[95]</w:delText>
        </w:r>
      </w:del>
      <w:del w:id="28255" w:author="PR Preview" w:date="2026-01-01T00:00:00Z">
        <w:r>
          <w:delText xml:space="preserve"> </w:delText>
        </w:r>
      </w:del>
      <w:del w:id="28256" w:author="PR Preview" w:date="2026-01-01T00:00:00Z">
        <w:r>
          <w:delText xml:space="preserve">(also called the</w:delText>
        </w:r>
      </w:del>
      <w:del w:id="28257" w:author="PR Preview" w:date="2026-01-01T00:00:00Z">
        <w:r>
          <w:delText xml:space="preserve"> </w:delText>
        </w:r>
      </w:del>
      <w:del w:id="28258" w:author="PR Preview" w:date="2026-01-01T00:00:00Z">
        <w:r>
          <w:rPr>
            <w:b/>
            <w:bCs/>
          </w:rPr>
          <w:delText xml:space="preserve">Hermitian adjoint</w:delText>
        </w:r>
      </w:del>
      <w:del w:id="28259" w:author="PR Preview" w:date="2026-01-01T00:00:00Z">
        <w:r>
          <w:delText xml:space="preserve">,</w:delText>
        </w:r>
      </w:del>
      <w:del w:id="28260" w:author="PR Preview" w:date="2026-01-01T00:00:00Z">
        <w:r>
          <w:delText xml:space="preserve"> </w:delText>
        </w:r>
      </w:del>
      <w:del w:id="28261" w:author="PR Preview" w:date="2026-01-01T00:00:00Z">
        <w:r>
          <w:rPr>
            <w:b/>
            <w:bCs/>
          </w:rPr>
          <w:delText xml:space="preserve">Hermitian conjugate</w:delText>
        </w:r>
      </w:del>
      <w:del w:id="28262" w:author="PR Preview" w:date="2026-01-01T00:00:00Z">
        <w:r>
          <w:delText xml:space="preserve">, or</w:delText>
        </w:r>
      </w:del>
      <w:del w:id="28263" w:author="PR Preview" w:date="2026-01-01T00:00:00Z">
        <w:r>
          <w:delText xml:space="preserve"> </w:delText>
        </w:r>
      </w:del>
      <w:del w:id="28264" w:author="PR Preview" w:date="2026-01-01T00:00:00Z">
        <w:r>
          <w:rPr>
            <w:b/>
            <w:bCs/>
          </w:rPr>
          <w:delText xml:space="preserve">transjugate</w:delText>
        </w:r>
      </w:del>
      <w:del w:id="28265" w:author="PR Preview" w:date="2026-01-01T00:00:00Z">
        <w:r>
          <w:delText xml:space="preserve">)</w:delText>
        </w:r>
      </w:del>
      <w:del w:id="28266" w:author="PR Preview" w:date="2026-01-01T00:00:00Z">
        <w:r>
          <w:delText xml:space="preserve"> </w:delText>
        </w:r>
      </w:del>
      <w:del w:id="28267" w:author="PR Preview" w:date="2026-01-01T00:00:00Z">
        <w:r>
          <w:delText xml:space="preserve">of an</w:delText>
        </w:r>
      </w:del>
      <w:del w:id="28268" w:author="PR Preview" w:date="2026-01-01T00:00:00Z">
        <w:r>
          <w:delText xml:space="preserve"> </w:delText>
        </w:r>
      </w:del>
      <m:oMath>
        <m:r>
          <m:t>m</m:t>
        </m:r>
        <m:r>
          <m:rPr>
            <m:sty m:val="p"/>
          </m:rPr>
          <m:t>×</m:t>
        </m:r>
        <m:r>
          <m:t>n</m:t>
        </m:r>
      </m:oMath>
      <w:del w:id="28269" w:author="PR Preview" w:date="2026-01-01T00:00:00Z">
        <w:r>
          <w:delText xml:space="preserve"> </w:delText>
        </w:r>
      </w:del>
      <w:del w:id="28270" w:author="PR Preview" w:date="2026-01-01T00:00:00Z">
        <w:r>
          <w:delText xml:space="preserve">complex matrix</w:delText>
        </w:r>
      </w:del>
      <w:del w:id="28271" w:author="PR Preview" w:date="2026-01-01T00:00:00Z">
        <w:r>
          <w:delText xml:space="preserve"> </w:delText>
        </w:r>
      </w:del>
      <m:oMath>
        <m:r>
          <m:rPr>
            <m:sty m:val="bi"/>
          </m:rPr>
          <m:t>A</m:t>
        </m:r>
      </m:oMath>
      <w:del w:id="28272" w:author="PR Preview" w:date="2026-01-01T00:00:00Z">
        <w:r>
          <w:delText xml:space="preserve"> </w:delText>
        </w:r>
      </w:del>
      <w:del w:id="28273" w:author="PR Preview" w:date="2026-01-01T00:00:00Z">
        <w:r>
          <w:delText xml:space="preserve">is the</w:delText>
        </w:r>
      </w:del>
      <w:del w:id="28274" w:author="PR Preview" w:date="2026-01-01T00:00:00Z">
        <w:r>
          <w:delText xml:space="preserve"> </w:delText>
        </w:r>
      </w:del>
      <m:oMath>
        <m:r>
          <m:t>n</m:t>
        </m:r>
        <m:r>
          <m:rPr>
            <m:sty m:val="p"/>
          </m:rPr>
          <m:t>×</m:t>
        </m:r>
        <m:r>
          <m:t>m</m:t>
        </m:r>
      </m:oMath>
      <w:del w:id="28275" w:author="PR Preview" w:date="2026-01-01T00:00:00Z">
        <w:r>
          <w:delText xml:space="preserve"> </w:delText>
        </w:r>
      </w:del>
      <w:del w:id="28276" w:author="PR Preview" w:date="2026-01-01T00:00:00Z">
        <w:r>
          <w:delText xml:space="preserve">matrix</w:delText>
        </w:r>
      </w:del>
      <w:del w:id="28277" w:author="PR Preview" w:date="2026-01-01T00:00:00Z">
        <w:r>
          <w:delText xml:space="preserve"> </w:delText>
        </w:r>
      </w:del>
      <m:oMath>
        <m:sSup>
          <m:e>
            <m:r>
              <m:rPr>
                <m:sty m:val="bi"/>
              </m:rPr>
              <m:t>A</m:t>
            </m:r>
          </m:e>
          <m:sup>
            <m:r>
              <m:rPr>
                <m:scr m:val="sans-serif"/>
                <m:sty m:val="p"/>
              </m:rPr>
              <m:t>H</m:t>
            </m:r>
          </m:sup>
        </m:sSup>
      </m:oMath>
      <w:del w:id="28278" w:author="PR Preview" w:date="2026-01-01T00:00:00Z">
        <w:r>
          <w:delText xml:space="preserve"> </w:delText>
        </w:r>
      </w:del>
      <w:del w:id="28279" w:author="PR Preview" w:date="2026-01-01T00:00:00Z">
        <w:r>
          <w:delText xml:space="preserve">obtained by transposing</w:delText>
        </w:r>
      </w:del>
      <w:del w:id="28280" w:author="PR Preview" w:date="2026-01-01T00:00:00Z">
        <w:r>
          <w:delText xml:space="preserve"> </w:delText>
        </w:r>
      </w:del>
      <m:oMath>
        <m:r>
          <m:rPr>
            <m:sty m:val="bi"/>
          </m:rPr>
          <m:t>A</m:t>
        </m:r>
      </m:oMath>
      <w:del w:id="28281" w:author="PR Preview" w:date="2026-01-01T00:00:00Z">
        <w:r>
          <w:delText xml:space="preserve"> </w:delText>
        </w:r>
      </w:del>
      <w:del w:id="28282" w:author="PR Preview" w:date="2026-01-01T00:00:00Z">
        <w:r>
          <w:delText xml:space="preserve">and then taking the complex conjugate of each entry:</w:delText>
        </w:r>
      </w:del>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del w:id="28283" w:author="PR Preview" w:date="2026-01-01T00:00:00Z">
        <w:r>
          <w:rPr>
            <w:i/>
            <w:iCs/>
          </w:rPr>
          <w:delText xml:space="preserve">Remark 52</w:delText>
        </w:r>
      </w:del>
      <w:del w:id="28284" w:author="PR Preview" w:date="2026-01-01T00:00:00Z">
        <w:r>
          <w:delText xml:space="preserve"> (Notation for the conjugate transpose). </w:delText>
        </w:r>
      </w:del>
      <w:del w:id="28285" w:author="PR Preview" w:date="2026-01-01T00:00:00Z">
        <w:r>
          <w:delText xml:space="preserve">The operation is denoted variously across mathematics and physics:</w:delText>
        </w:r>
      </w:del>
      <w:del w:id="28286" w:author="PR Preview" w:date="2026-01-01T00:00:00Z">
        <w:r>
          <w:delText xml:space="preserve"> </w:delText>
        </w:r>
      </w:del>
      <m:oMath>
        <m:sSup>
          <m:e>
            <m:r>
              <m:rPr>
                <m:sty m:val="bi"/>
              </m:rPr>
              <m:t>A</m:t>
            </m:r>
          </m:e>
          <m:sup>
            <m:r>
              <m:rPr>
                <m:sty m:val="p"/>
              </m:rPr>
              <m:t>*</m:t>
            </m:r>
          </m:sup>
        </m:sSup>
      </m:oMath>
      <w:del w:id="28287" w:author="PR Preview" w:date="2026-01-01T00:00:00Z">
        <w:r>
          <w:delText xml:space="preserve"> </w:delText>
        </w:r>
      </w:del>
      <w:del w:id="28288" w:author="PR Preview" w:date="2026-01-01T00:00:00Z">
        <w:r>
          <w:delText xml:space="preserve">in pure mathematics (</w:delText>
        </w:r>
      </w:del>
      <w:del w:id="28289" w:author="PR Preview" w:date="2026-01-01T00:00:00Z">
        <w:r>
          <w:delText xml:space="preserve">Axler [51], Definition 7.7, p. 231</w:delText>
        </w:r>
      </w:del>
      <w:del w:id="28290" w:author="PR Preview" w:date="2026-01-01T00:00:00Z">
        <w:r>
          <w:delText xml:space="preserve">),</w:delText>
        </w:r>
      </w:del>
      <w:del w:id="28291" w:author="PR Preview" w:date="2026-01-01T00:00:00Z">
        <w:r>
          <w:delText xml:space="preserve"> </w:delText>
        </w:r>
      </w:del>
      <m:oMath>
        <m:sSup>
          <m:e>
            <m:r>
              <m:rPr>
                <m:sty m:val="bi"/>
              </m:rPr>
              <m:t>A</m:t>
            </m:r>
          </m:e>
          <m:sup>
            <m:r>
              <m:rPr>
                <m:sty m:val="p"/>
              </m:rPr>
              <m:t>†</m:t>
            </m:r>
          </m:sup>
        </m:sSup>
      </m:oMath>
      <w:del w:id="28292" w:author="PR Preview" w:date="2026-01-01T00:00:00Z">
        <w:r>
          <w:delText xml:space="preserve"> </w:delText>
        </w:r>
      </w:del>
      <w:del w:id="28293" w:author="PR Preview" w:date="2026-01-01T00:00:00Z">
        <w:r>
          <w:delText xml:space="preserve">(</w:delText>
        </w:r>
      </w:del>
      <w:del w:id="28294" w:author="PR Preview" w:date="2026-01-01T00:00:00Z">
        <w:r>
          <w:delText xml:space="preserve">“</w:delText>
        </w:r>
      </w:del>
      <m:oMath>
        <m:r>
          <m:t>A</m:t>
        </m:r>
      </m:oMath>
      <w:del w:id="28295" w:author="PR Preview" w:date="2026-01-01T00:00:00Z">
        <w:r>
          <w:delText xml:space="preserve">-dagger”</w:delText>
        </w:r>
      </w:del>
      <w:del w:id="28296" w:author="PR Preview" w:date="2026-01-01T00:00:00Z">
        <w:r>
          <w:delText xml:space="preserve">) in physics and quantum mechanics,</w:delText>
        </w:r>
      </w:del>
      <w:del w:id="28297" w:author="PR Preview" w:date="2026-01-01T00:00:00Z">
        <w:r>
          <w:delText xml:space="preserve"> </w:delText>
        </w:r>
      </w:del>
      <w:del w:id="28298" w:author="PR Preview" w:date="2026-01-01T00:00:00Z">
        <w:r>
          <w:delText xml:space="preserve">and</w:delText>
        </w:r>
      </w:del>
      <w:del w:id="28299" w:author="PR Preview" w:date="2026-01-01T00:00:00Z">
        <w:r>
          <w:delText xml:space="preserve"> </w:delText>
        </w:r>
      </w:del>
      <m:oMath>
        <m:sSup>
          <m:e>
            <m:r>
              <m:rPr>
                <m:sty m:val="bi"/>
              </m:rPr>
              <m:t>A</m:t>
            </m:r>
          </m:e>
          <m:sup>
            <m:r>
              <m:rPr>
                <m:scr m:val="sans-serif"/>
                <m:sty m:val="p"/>
              </m:rPr>
              <m:t>H</m:t>
            </m:r>
          </m:sup>
        </m:sSup>
      </m:oMath>
      <w:del w:id="28300" w:author="PR Preview" w:date="2026-01-01T00:00:00Z">
        <w:r>
          <w:delText xml:space="preserve"> </w:delText>
        </w:r>
      </w:del>
      <w:del w:id="28301" w:author="PR Preview" w:date="2026-01-01T00:00:00Z">
        <w:r>
          <w:delText xml:space="preserve">in engineering, numerical linear algebra, and statistics.</w:delText>
        </w:r>
      </w:del>
      <w:del w:id="28302" w:author="PR Preview" w:date="2026-01-01T00:00:00Z">
        <w:r>
          <w:delText xml:space="preserve"> </w:delText>
        </w:r>
      </w:del>
      <w:del w:id="28303" w:author="PR Preview" w:date="2026-01-01T00:00:00Z">
        <w:r>
          <w:delText xml:space="preserve">These notes write</w:delText>
        </w:r>
      </w:del>
      <w:del w:id="28304" w:author="PR Preview" w:date="2026-01-01T00:00:00Z">
        <w:r>
          <w:delText xml:space="preserve"> </w:delText>
        </w:r>
      </w:del>
      <m:oMath>
        <m:sSup>
          <m:e>
            <m:r>
              <m:rPr>
                <m:sty m:val="bi"/>
              </m:rPr>
              <m:t>A</m:t>
            </m:r>
          </m:e>
          <m:sup>
            <m:r>
              <m:rPr>
                <m:scr m:val="sans-serif"/>
                <m:sty m:val="p"/>
              </m:rPr>
              <m:t>H</m:t>
            </m:r>
          </m:sup>
        </m:sSup>
      </m:oMath>
      <w:del w:id="28305" w:author="PR Preview" w:date="2026-01-01T00:00:00Z">
        <w:r>
          <w:delText xml:space="preserve"> </w:delText>
        </w:r>
      </w:del>
      <w:del w:id="28306" w:author="PR Preview" w:date="2026-01-01T00:00:00Z">
        <w:r>
          <w:delText xml:space="preserve">because</w:delText>
        </w:r>
      </w:del>
      <w:del w:id="28307" w:author="PR Preview" w:date="2026-01-01T00:00:00Z">
        <w:r>
          <w:delText xml:space="preserve"> </w:delText>
        </w:r>
      </w:del>
      <m:oMath>
        <m:sSup>
          <m:e>
            <m:r>
              <m:t>​</m:t>
            </m:r>
          </m:e>
          <m:sup>
            <m:r>
              <m:rPr>
                <m:sty m:val="p"/>
              </m:rPr>
              <m:t>*</m:t>
            </m:r>
          </m:sup>
        </m:sSup>
      </m:oMath>
      <w:del w:id="28308" w:author="PR Preview" w:date="2026-01-01T00:00:00Z">
        <w:r>
          <w:delText xml:space="preserve"> </w:delText>
        </w:r>
      </w:del>
      <w:del w:id="28309" w:author="PR Preview" w:date="2026-01-01T00:00:00Z">
        <w:r>
          <w:delText xml:space="preserve">is reserved for optimal points (as in</w:delText>
        </w:r>
      </w:del>
      <w:del w:id="28310" w:author="PR Preview" w:date="2026-01-01T00:00:00Z">
        <w:r>
          <w:delText xml:space="preserve"> </w:delText>
        </w:r>
      </w:del>
      <w:del w:id="28311" w:author="PR Preview" w:date="2026-01-01T00:00:00Z">
        <w:r>
          <w:delText xml:space="preserve">$\mathord{\smash[b]{\underset{\raise.3ex\hbox{$\scriptstyle\sim$}}{x}}\vphantom{x}}^*$</w:delText>
        </w:r>
      </w:del>
      <w:del w:id="28312" w:author="PR Preview" w:date="2026-01-01T00:00:00Z">
        <w:r>
          <w:delText xml:space="preserve">)</w:delText>
        </w:r>
      </w:del>
      <w:del w:id="28313" w:author="PR Preview" w:date="2026-01-01T00:00:00Z">
        <w:r>
          <w:delText xml:space="preserve"> </w:delText>
        </w:r>
      </w:del>
      <w:del w:id="28314" w:author="PR Preview" w:date="2026-01-01T00:00:00Z">
        <w:r>
          <w:delText xml:space="preserve">and</w:delText>
        </w:r>
      </w:del>
      <w:del w:id="28315" w:author="PR Preview" w:date="2026-01-01T00:00:00Z">
        <w:r>
          <w:delText xml:space="preserve"> </w:delText>
        </w:r>
      </w:del>
      <m:oMath>
        <m:sSup>
          <m:e>
            <m:r>
              <m:t>​</m:t>
            </m:r>
          </m:e>
          <m:sup>
            <m:r>
              <m:rPr>
                <m:sty m:val="p"/>
              </m:rPr>
              <m:t>†</m:t>
            </m:r>
          </m:sup>
        </m:sSup>
      </m:oMath>
      <w:del w:id="28316" w:author="PR Preview" w:date="2026-01-01T00:00:00Z">
        <w:r>
          <w:delText xml:space="preserve"> </w:delText>
        </w:r>
      </w:del>
      <w:del w:id="28317" w:author="PR Preview" w:date="2026-01-01T00:00:00Z">
        <w:r>
          <w:delText xml:space="preserve">frequently denotes the Moore-Penrose pseudoinverse in the broader literature.</w:delText>
        </w:r>
      </w:del>
    </w:p>
    <w:p>
      <w:pPr>
        <w:pStyle w:val="BodyText"/>
      </w:pPr>
      <w:ins w:id="28318" w:author="PR Preview" w:date="2026-01-01T00:00:00Z">
        <w:r>
          <w:rPr>
            <w:b/>
            <w:bCs/>
          </w:rPr>
          <w:t xml:space="preserve">Definition 128 (Conjugate transpose (Hermitian adjoint, Hermitian conjugate, transjugate))</w:t>
        </w:r>
      </w:ins>
      <w:ins w:id="28319" w:author="PR Preview" w:date="2026-01-01T00:00:00Z">
        <w:r>
          <w:t xml:space="preserve"> </w:t>
        </w:r>
      </w:ins>
      <w:ins w:id="28320" w:author="PR Preview" w:date="2026-01-01T00:00:00Z">
        <w:r>
          <w:t xml:space="preserve">The</w:t>
        </w:r>
      </w:ins>
      <w:ins w:id="28321" w:author="PR Preview" w:date="2026-01-01T00:00:00Z">
        <w:r>
          <w:t xml:space="preserve"> </w:t>
        </w:r>
      </w:ins>
      <w:ins w:id="28322" w:author="PR Preview" w:date="2026-01-01T00:00:00Z">
        <w:r>
          <w:rPr>
            <w:b/>
            <w:bCs/>
          </w:rPr>
          <w:t xml:space="preserve">conjugate transpose</w:t>
        </w:r>
      </w:ins>
      <w:ins w:id="28323" w:author="PR Preview" w:date="2026-01-01T00:00:00Z">
        <w:r>
          <w:t xml:space="preserve"> </w:t>
        </w:r>
      </w:ins>
      <w:ins w:id="28324" w:author="PR Preview" w:date="2026-01-01T00:00:00Z">
        <w:r>
          <w:t xml:space="preserve">[92]</w:t>
        </w:r>
      </w:ins>
      <w:ins w:id="28325" w:author="PR Preview" w:date="2026-01-01T00:00:00Z">
        <w:r>
          <w:t xml:space="preserve"> </w:t>
        </w:r>
      </w:ins>
      <w:ins w:id="28326" w:author="PR Preview" w:date="2026-01-01T00:00:00Z">
        <w:r>
          <w:t xml:space="preserve">(also called the</w:t>
        </w:r>
      </w:ins>
      <w:ins w:id="28327" w:author="PR Preview" w:date="2026-01-01T00:00:00Z">
        <w:r>
          <w:t xml:space="preserve"> </w:t>
        </w:r>
      </w:ins>
      <w:ins w:id="28328" w:author="PR Preview" w:date="2026-01-01T00:00:00Z">
        <w:r>
          <w:rPr>
            <w:b/>
            <w:bCs/>
          </w:rPr>
          <w:t xml:space="preserve">Hermitian adjoint</w:t>
        </w:r>
      </w:ins>
      <w:ins w:id="28329" w:author="PR Preview" w:date="2026-01-01T00:00:00Z">
        <w:r>
          <w:t xml:space="preserve">,</w:t>
        </w:r>
      </w:ins>
      <w:ins w:id="28330" w:author="PR Preview" w:date="2026-01-01T00:00:00Z">
        <w:r>
          <w:t xml:space="preserve"> </w:t>
        </w:r>
      </w:ins>
      <w:ins w:id="28331" w:author="PR Preview" w:date="2026-01-01T00:00:00Z">
        <w:r>
          <w:rPr>
            <w:b/>
            <w:bCs/>
          </w:rPr>
          <w:t xml:space="preserve">Hermitian conjugate</w:t>
        </w:r>
      </w:ins>
      <w:ins w:id="28332" w:author="PR Preview" w:date="2026-01-01T00:00:00Z">
        <w:r>
          <w:t xml:space="preserve">, or</w:t>
        </w:r>
      </w:ins>
      <w:ins w:id="28333" w:author="PR Preview" w:date="2026-01-01T00:00:00Z">
        <w:r>
          <w:t xml:space="preserve"> </w:t>
        </w:r>
      </w:ins>
      <w:ins w:id="28334" w:author="PR Preview" w:date="2026-01-01T00:00:00Z">
        <w:r>
          <w:rPr>
            <w:b/>
            <w:bCs/>
          </w:rPr>
          <w:t xml:space="preserve">transjugate</w:t>
        </w:r>
      </w:ins>
      <w:ins w:id="28335" w:author="PR Preview" w:date="2026-01-01T00:00:00Z">
        <w:r>
          <w:t xml:space="preserve">)</w:t>
        </w:r>
      </w:ins>
      <w:ins w:id="28336" w:author="PR Preview" w:date="2026-01-01T00:00:00Z">
        <w:r>
          <w:t xml:space="preserve"> </w:t>
        </w:r>
      </w:ins>
      <w:ins w:id="28337" w:author="PR Preview" w:date="2026-01-01T00:00:00Z">
        <w:r>
          <w:t xml:space="preserve">of an</w:t>
        </w:r>
      </w:ins>
      <w:ins w:id="28338" w:author="PR Preview" w:date="2026-01-01T00:00:00Z">
        <w:r>
          <w:t xml:space="preserve"> </w:t>
        </w:r>
      </w:ins>
      <m:oMath>
        <m:r>
          <m:t>m</m:t>
        </m:r>
        <m:r>
          <m:rPr>
            <m:sty m:val="p"/>
          </m:rPr>
          <m:t>×</m:t>
        </m:r>
        <m:r>
          <m:t>n</m:t>
        </m:r>
      </m:oMath>
      <w:ins w:id="28339" w:author="PR Preview" w:date="2026-01-01T00:00:00Z">
        <w:r>
          <w:t xml:space="preserve"> </w:t>
        </w:r>
      </w:ins>
      <w:ins w:id="28340" w:author="PR Preview" w:date="2026-01-01T00:00:00Z">
        <w:r>
          <w:t xml:space="preserve">complex matrix</w:t>
        </w:r>
      </w:ins>
      <w:ins w:id="28341" w:author="PR Preview" w:date="2026-01-01T00:00:00Z">
        <w:r>
          <w:t xml:space="preserve"> </w:t>
        </w:r>
      </w:ins>
      <m:oMath>
        <m:r>
          <m:rPr>
            <m:sty m:val="bi"/>
          </m:rPr>
          <m:t>A</m:t>
        </m:r>
      </m:oMath>
      <w:ins w:id="28342" w:author="PR Preview" w:date="2026-01-01T00:00:00Z">
        <w:r>
          <w:t xml:space="preserve"> </w:t>
        </w:r>
      </w:ins>
      <w:ins w:id="28343" w:author="PR Preview" w:date="2026-01-01T00:00:00Z">
        <w:r>
          <w:t xml:space="preserve">is the</w:t>
        </w:r>
      </w:ins>
      <w:ins w:id="28344" w:author="PR Preview" w:date="2026-01-01T00:00:00Z">
        <w:r>
          <w:t xml:space="preserve"> </w:t>
        </w:r>
      </w:ins>
      <m:oMath>
        <m:r>
          <m:t>n</m:t>
        </m:r>
        <m:r>
          <m:rPr>
            <m:sty m:val="p"/>
          </m:rPr>
          <m:t>×</m:t>
        </m:r>
        <m:r>
          <m:t>m</m:t>
        </m:r>
      </m:oMath>
      <w:ins w:id="28345" w:author="PR Preview" w:date="2026-01-01T00:00:00Z">
        <w:r>
          <w:t xml:space="preserve"> </w:t>
        </w:r>
      </w:ins>
      <w:ins w:id="28346" w:author="PR Preview" w:date="2026-01-01T00:00:00Z">
        <w:r>
          <w:t xml:space="preserve">matrix</w:t>
        </w:r>
      </w:ins>
      <w:ins w:id="28347" w:author="PR Preview" w:date="2026-01-01T00:00:00Z">
        <w:r>
          <w:t xml:space="preserve"> </w:t>
        </w:r>
      </w:ins>
      <m:oMath>
        <m:sSup>
          <m:e>
            <m:r>
              <m:rPr>
                <m:sty m:val="bi"/>
              </m:rPr>
              <m:t>A</m:t>
            </m:r>
          </m:e>
          <m:sup>
            <m:r>
              <m:rPr>
                <m:scr m:val="sans-serif"/>
                <m:sty m:val="p"/>
              </m:rPr>
              <m:t>H</m:t>
            </m:r>
          </m:sup>
        </m:sSup>
      </m:oMath>
      <w:ins w:id="28348" w:author="PR Preview" w:date="2026-01-01T00:00:00Z">
        <w:r>
          <w:t xml:space="preserve"> </w:t>
        </w:r>
      </w:ins>
      <w:ins w:id="28349" w:author="PR Preview" w:date="2026-01-01T00:00:00Z">
        <w:r>
          <w:t xml:space="preserve">obtained by transposing</w:t>
        </w:r>
      </w:ins>
      <w:ins w:id="28350" w:author="PR Preview" w:date="2026-01-01T00:00:00Z">
        <w:r>
          <w:t xml:space="preserve"> </w:t>
        </w:r>
      </w:ins>
      <m:oMath>
        <m:r>
          <m:rPr>
            <m:sty m:val="bi"/>
          </m:rPr>
          <m:t>A</m:t>
        </m:r>
      </m:oMath>
      <w:ins w:id="28351" w:author="PR Preview" w:date="2026-01-01T00:00:00Z">
        <w:r>
          <w:t xml:space="preserve"> </w:t>
        </w:r>
      </w:ins>
      <w:ins w:id="28352"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ins w:id="28353" w:author="PR Preview" w:date="2026-01-01T00:00:00Z">
        <w:r>
          <w:rPr>
            <w:i/>
            <w:iCs/>
          </w:rPr>
          <w:t xml:space="preserve">Remark 52</w:t>
        </w:r>
      </w:ins>
      <w:ins w:id="28354" w:author="PR Preview" w:date="2026-01-01T00:00:00Z">
        <w:r>
          <w:t xml:space="preserve"> (Notation for the conjugate transpose). </w:t>
        </w:r>
      </w:ins>
      <w:ins w:id="28355" w:author="PR Preview" w:date="2026-01-01T00:00:00Z">
        <w:r>
          <w:t xml:space="preserve">The operation is denoted variously across mathematics and physics:</w:t>
        </w:r>
      </w:ins>
      <w:ins w:id="28356" w:author="PR Preview" w:date="2026-01-01T00:00:00Z">
        <w:r>
          <w:t xml:space="preserve"> </w:t>
        </w:r>
      </w:ins>
      <m:oMath>
        <m:sSup>
          <m:e>
            <m:r>
              <m:rPr>
                <m:sty m:val="bi"/>
              </m:rPr>
              <m:t>A</m:t>
            </m:r>
          </m:e>
          <m:sup>
            <m:r>
              <m:rPr>
                <m:sty m:val="p"/>
              </m:rPr>
              <m:t>*</m:t>
            </m:r>
          </m:sup>
        </m:sSup>
      </m:oMath>
      <w:ins w:id="28357" w:author="PR Preview" w:date="2026-01-01T00:00:00Z">
        <w:r>
          <w:t xml:space="preserve"> </w:t>
        </w:r>
      </w:ins>
      <w:ins w:id="28358" w:author="PR Preview" w:date="2026-01-01T00:00:00Z">
        <w:r>
          <w:t xml:space="preserve">in pure mathematics (</w:t>
        </w:r>
      </w:ins>
      <w:ins w:id="28359" w:author="PR Preview" w:date="2026-01-01T00:00:00Z">
        <w:r>
          <w:t xml:space="preserve">Axler [50], Definition 7.7, p. 231</w:t>
        </w:r>
      </w:ins>
      <w:ins w:id="28360" w:author="PR Preview" w:date="2026-01-01T00:00:00Z">
        <w:r>
          <w:t xml:space="preserve">),</w:t>
        </w:r>
      </w:ins>
      <w:ins w:id="28361" w:author="PR Preview" w:date="2026-01-01T00:00:00Z">
        <w:r>
          <w:t xml:space="preserve"> </w:t>
        </w:r>
      </w:ins>
      <m:oMath>
        <m:sSup>
          <m:e>
            <m:r>
              <m:rPr>
                <m:sty m:val="bi"/>
              </m:rPr>
              <m:t>A</m:t>
            </m:r>
          </m:e>
          <m:sup>
            <m:r>
              <m:rPr>
                <m:sty m:val="p"/>
              </m:rPr>
              <m:t>†</m:t>
            </m:r>
          </m:sup>
        </m:sSup>
      </m:oMath>
      <w:ins w:id="28362" w:author="PR Preview" w:date="2026-01-01T00:00:00Z">
        <w:r>
          <w:t xml:space="preserve"> </w:t>
        </w:r>
      </w:ins>
      <w:ins w:id="28363" w:author="PR Preview" w:date="2026-01-01T00:00:00Z">
        <w:r>
          <w:t xml:space="preserve">(</w:t>
        </w:r>
      </w:ins>
      <w:ins w:id="28364" w:author="PR Preview" w:date="2026-01-01T00:00:00Z">
        <w:r>
          <w:t xml:space="preserve">“</w:t>
        </w:r>
      </w:ins>
      <m:oMath>
        <m:r>
          <m:t>A</m:t>
        </m:r>
      </m:oMath>
      <w:ins w:id="28365" w:author="PR Preview" w:date="2026-01-01T00:00:00Z">
        <w:r>
          <w:t xml:space="preserve">-dagger”</w:t>
        </w:r>
      </w:ins>
      <w:ins w:id="28366" w:author="PR Preview" w:date="2026-01-01T00:00:00Z">
        <w:r>
          <w:t xml:space="preserve">) in physics and quantum mechanics,</w:t>
        </w:r>
      </w:ins>
      <w:ins w:id="28367" w:author="PR Preview" w:date="2026-01-01T00:00:00Z">
        <w:r>
          <w:t xml:space="preserve"> </w:t>
        </w:r>
      </w:ins>
      <w:ins w:id="28368" w:author="PR Preview" w:date="2026-01-01T00:00:00Z">
        <w:r>
          <w:t xml:space="preserve">and</w:t>
        </w:r>
      </w:ins>
      <w:ins w:id="28369" w:author="PR Preview" w:date="2026-01-01T00:00:00Z">
        <w:r>
          <w:t xml:space="preserve"> </w:t>
        </w:r>
      </w:ins>
      <m:oMath>
        <m:sSup>
          <m:e>
            <m:r>
              <m:rPr>
                <m:sty m:val="bi"/>
              </m:rPr>
              <m:t>A</m:t>
            </m:r>
          </m:e>
          <m:sup>
            <m:r>
              <m:rPr>
                <m:scr m:val="sans-serif"/>
                <m:sty m:val="p"/>
              </m:rPr>
              <m:t>H</m:t>
            </m:r>
          </m:sup>
        </m:sSup>
      </m:oMath>
      <w:ins w:id="28370" w:author="PR Preview" w:date="2026-01-01T00:00:00Z">
        <w:r>
          <w:t xml:space="preserve"> </w:t>
        </w:r>
      </w:ins>
      <w:ins w:id="28371" w:author="PR Preview" w:date="2026-01-01T00:00:00Z">
        <w:r>
          <w:t xml:space="preserve">in engineering, numerical linear algebra, and statistics.</w:t>
        </w:r>
      </w:ins>
      <w:ins w:id="28372" w:author="PR Preview" w:date="2026-01-01T00:00:00Z">
        <w:r>
          <w:t xml:space="preserve"> </w:t>
        </w:r>
      </w:ins>
      <w:ins w:id="28373" w:author="PR Preview" w:date="2026-01-01T00:00:00Z">
        <w:r>
          <w:t xml:space="preserve">These notes write</w:t>
        </w:r>
      </w:ins>
      <w:ins w:id="28374" w:author="PR Preview" w:date="2026-01-01T00:00:00Z">
        <w:r>
          <w:t xml:space="preserve"> </w:t>
        </w:r>
      </w:ins>
      <m:oMath>
        <m:sSup>
          <m:e>
            <m:r>
              <m:rPr>
                <m:sty m:val="bi"/>
              </m:rPr>
              <m:t>A</m:t>
            </m:r>
          </m:e>
          <m:sup>
            <m:r>
              <m:rPr>
                <m:scr m:val="sans-serif"/>
                <m:sty m:val="p"/>
              </m:rPr>
              <m:t>H</m:t>
            </m:r>
          </m:sup>
        </m:sSup>
      </m:oMath>
      <w:ins w:id="28375" w:author="PR Preview" w:date="2026-01-01T00:00:00Z">
        <w:r>
          <w:t xml:space="preserve"> </w:t>
        </w:r>
      </w:ins>
      <w:ins w:id="28376" w:author="PR Preview" w:date="2026-01-01T00:00:00Z">
        <w:r>
          <w:t xml:space="preserve">because</w:t>
        </w:r>
      </w:ins>
      <w:ins w:id="28377" w:author="PR Preview" w:date="2026-01-01T00:00:00Z">
        <w:r>
          <w:t xml:space="preserve"> </w:t>
        </w:r>
      </w:ins>
      <m:oMath>
        <m:sSup>
          <m:e>
            <m:r>
              <m:t>​</m:t>
            </m:r>
          </m:e>
          <m:sup>
            <m:r>
              <m:rPr>
                <m:sty m:val="p"/>
              </m:rPr>
              <m:t>*</m:t>
            </m:r>
          </m:sup>
        </m:sSup>
      </m:oMath>
      <w:ins w:id="28378" w:author="PR Preview" w:date="2026-01-01T00:00:00Z">
        <w:r>
          <w:t xml:space="preserve"> </w:t>
        </w:r>
      </w:ins>
      <w:ins w:id="28379" w:author="PR Preview" w:date="2026-01-01T00:00:00Z">
        <w:r>
          <w:t xml:space="preserve">is reserved for optimal points (as in</w:t>
        </w:r>
      </w:ins>
      <w:ins w:id="28380" w:author="PR Preview" w:date="2026-01-01T00:00:00Z">
        <w:r>
          <w:t xml:space="preserve"> </w:t>
        </w:r>
      </w:ins>
      <w:ins w:id="28381" w:author="PR Preview" w:date="2026-01-01T00:00:00Z">
        <w:r>
          <w:t xml:space="preserve">$\mathord{\smash[b]{\underset{\raise.3ex\hbox{$\scriptstyle\sim$}}{x}}\vphantom{x}}^*$</w:t>
        </w:r>
      </w:ins>
      <w:ins w:id="28382" w:author="PR Preview" w:date="2026-01-01T00:00:00Z">
        <w:r>
          <w:t xml:space="preserve">)</w:t>
        </w:r>
      </w:ins>
      <w:ins w:id="28383" w:author="PR Preview" w:date="2026-01-01T00:00:00Z">
        <w:r>
          <w:t xml:space="preserve"> </w:t>
        </w:r>
      </w:ins>
      <w:ins w:id="28384" w:author="PR Preview" w:date="2026-01-01T00:00:00Z">
        <w:r>
          <w:t xml:space="preserve">and</w:t>
        </w:r>
      </w:ins>
      <w:ins w:id="28385" w:author="PR Preview" w:date="2026-01-01T00:00:00Z">
        <w:r>
          <w:t xml:space="preserve"> </w:t>
        </w:r>
      </w:ins>
      <m:oMath>
        <m:sSup>
          <m:e>
            <m:r>
              <m:t>​</m:t>
            </m:r>
          </m:e>
          <m:sup>
            <m:r>
              <m:rPr>
                <m:sty m:val="p"/>
              </m:rPr>
              <m:t>†</m:t>
            </m:r>
          </m:sup>
        </m:sSup>
      </m:oMath>
      <w:ins w:id="28386" w:author="PR Preview" w:date="2026-01-01T00:00:00Z">
        <w:r>
          <w:t xml:space="preserve"> </w:t>
        </w:r>
      </w:ins>
      <w:ins w:id="28387"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del w:id="28388" w:author="PR Preview" w:date="2026-01-01T00:00:00Z">
        <w:r>
          <w:rPr>
            <w:b/>
            <w:bCs/>
          </w:rPr>
          <w:delText xml:space="preserve">Example 223 (The conjugate transpose of a</w:delText>
        </w:r>
      </w:del>
      <w:del w:id="28389" w:author="PR Preview" w:date="2026-01-01T00:00:00Z">
        <w:r>
          <w:rPr>
            <w:b/>
            <w:bCs/>
          </w:rPr>
          <w:delText xml:space="preserve"> </w:delText>
        </w:r>
      </w:del>
      <m:oMath>
        <m:r>
          <m:t>2</m:t>
        </m:r>
        <m:r>
          <m:rPr>
            <m:sty m:val="p"/>
          </m:rPr>
          <m:t>×</m:t>
        </m:r>
        <m:r>
          <m:t>3</m:t>
        </m:r>
      </m:oMath>
      <w:del w:id="28390" w:author="PR Preview" w:date="2026-01-01T00:00:00Z">
        <w:r>
          <w:rPr>
            <w:b/>
            <w:bCs/>
          </w:rPr>
          <w:delText xml:space="preserve"> </w:delText>
        </w:r>
      </w:del>
      <w:del w:id="28391" w:author="PR Preview" w:date="2026-01-01T00:00:00Z">
        <w:r>
          <w:rPr>
            <w:b/>
            <w:bCs/>
          </w:rPr>
          <w:delText xml:space="preserve">matrix)</w:delText>
        </w:r>
      </w:del>
      <w:del w:id="28392" w:author="PR Preview" w:date="2026-01-01T00:00:00Z">
        <w:r>
          <w:delText xml:space="preserve"> </w:delText>
        </w:r>
      </w:del>
      <w:del w:id="28393" w:author="PR Preview" w:date="2026-01-01T00:00:00Z">
        <w:r>
          <w:delText xml:space="preserve">For</w:delText>
        </w:r>
      </w:del>
    </w:p>
    <w:p>
      <w:pPr>
        <w:pStyle w:val="BodyText"/>
      </w:pPr>
      <w:ins w:id="28394" w:author="PR Preview" w:date="2026-01-01T00:00:00Z">
        <w:r>
          <w:rPr>
            <w:b/>
            <w:bCs/>
          </w:rPr>
          <w:t xml:space="preserve">Example 222 (The conjugate transpose of a</w:t>
        </w:r>
      </w:ins>
      <w:ins w:id="28395" w:author="PR Preview" w:date="2026-01-01T00:00:00Z">
        <w:r>
          <w:rPr>
            <w:b/>
            <w:bCs/>
          </w:rPr>
          <w:t xml:space="preserve"> </w:t>
        </w:r>
      </w:ins>
      <m:oMath>
        <m:r>
          <m:t>2</m:t>
        </m:r>
        <m:r>
          <m:rPr>
            <m:sty m:val="p"/>
          </m:rPr>
          <m:t>×</m:t>
        </m:r>
        <m:r>
          <m:t>3</m:t>
        </m:r>
      </m:oMath>
      <w:ins w:id="28396" w:author="PR Preview" w:date="2026-01-01T00:00:00Z">
        <w:r>
          <w:rPr>
            <w:b/>
            <w:bCs/>
          </w:rPr>
          <w:t xml:space="preserve"> </w:t>
        </w:r>
      </w:ins>
      <w:ins w:id="28397" w:author="PR Preview" w:date="2026-01-01T00:00:00Z">
        <w:r>
          <w:rPr>
            <w:b/>
            <w:bCs/>
          </w:rPr>
          <w:t xml:space="preserve">matrix)</w:t>
        </w:r>
      </w:ins>
      <w:ins w:id="28398" w:author="PR Preview" w:date="2026-01-01T00:00:00Z">
        <w:r>
          <w:t xml:space="preserve"> </w:t>
        </w:r>
      </w:ins>
      <w:ins w:id="28399"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del w:id="28400" w:author="PR Preview" w:date="2026-01-01T00:00:00Z">
        <w:r>
          <w:rPr>
            <w:b/>
            <w:bCs/>
          </w:rPr>
          <w:delText xml:space="preserve">Theorem 127 (Properties of the Hermitian adjoint)</w:delText>
        </w:r>
      </w:del>
      <w:del w:id="28401" w:author="PR Preview" w:date="2026-01-01T00:00:00Z">
        <w:r>
          <w:delText xml:space="preserve"> </w:delText>
        </w:r>
      </w:del>
      <w:del w:id="28402" w:author="PR Preview" w:date="2026-01-01T00:00:00Z">
        <w:r>
          <w:delText xml:space="preserve">Let</w:delText>
        </w:r>
      </w:del>
      <w:del w:id="28403" w:author="PR Preview" w:date="2026-01-01T00:00:00Z">
        <w:r>
          <w:delText xml:space="preserve"> </w:delText>
        </w:r>
      </w:del>
      <m:oMath>
        <m:r>
          <m:rPr>
            <m:sty m:val="bi"/>
          </m:rPr>
          <m:t>A</m:t>
        </m:r>
      </m:oMath>
      <w:del w:id="28404" w:author="PR Preview" w:date="2026-01-01T00:00:00Z">
        <w:r>
          <w:delText xml:space="preserve"> </w:delText>
        </w:r>
      </w:del>
      <w:del w:id="28405" w:author="PR Preview" w:date="2026-01-01T00:00:00Z">
        <w:r>
          <w:delText xml:space="preserve">and</w:delText>
        </w:r>
      </w:del>
      <w:del w:id="28406" w:author="PR Preview" w:date="2026-01-01T00:00:00Z">
        <w:r>
          <w:delText xml:space="preserve"> </w:delText>
        </w:r>
      </w:del>
      <m:oMath>
        <m:r>
          <m:rPr>
            <m:sty m:val="bi"/>
          </m:rPr>
          <m:t>B</m:t>
        </m:r>
      </m:oMath>
      <w:del w:id="28407" w:author="PR Preview" w:date="2026-01-01T00:00:00Z">
        <w:r>
          <w:delText xml:space="preserve"> </w:delText>
        </w:r>
      </w:del>
      <w:del w:id="28408" w:author="PR Preview" w:date="2026-01-01T00:00:00Z">
        <w:r>
          <w:delText xml:space="preserve">be complex matrices of compatible dimensions,</w:delText>
        </w:r>
      </w:del>
      <w:del w:id="28409" w:author="PR Preview" w:date="2026-01-01T00:00:00Z">
        <w:r>
          <w:delText xml:space="preserve"> </w:delText>
        </w:r>
      </w:del>
      <w:del w:id="28410" w:author="PR Preview" w:date="2026-01-01T00:00:00Z">
        <w:r>
          <w:delText xml:space="preserve">and let</w:delText>
        </w:r>
      </w:del>
      <w:del w:id="28411" w:author="PR Preview" w:date="2026-01-01T00:00:00Z">
        <w:r>
          <w:delText xml:space="preserve"> </w:delText>
        </w:r>
      </w:del>
      <m:oMath>
        <m:r>
          <m:t>c</m:t>
        </m:r>
        <m:r>
          <m:rPr>
            <m:sty m:val="p"/>
          </m:rPr>
          <m:t>∈</m:t>
        </m:r>
        <m:r>
          <m:rPr>
            <m:scr m:val="double-struck"/>
            <m:sty m:val="p"/>
          </m:rPr>
          <m:t>C</m:t>
        </m:r>
      </m:oMath>
      <w:del w:id="28412" w:author="PR Preview" w:date="2026-01-01T00:00:00Z">
        <w:r>
          <w:delText xml:space="preserve"> </w:delText>
        </w:r>
      </w:del>
      <w:del w:id="28413" w:author="PR Preview" w:date="2026-01-01T00:00:00Z">
        <w:r>
          <w:delText xml:space="preserve">be a scalar.</w:delText>
        </w:r>
      </w:del>
      <w:del w:id="28414" w:author="PR Preview" w:date="2026-01-01T00:00:00Z">
        <w:r>
          <w:delText xml:space="preserve"> </w:delText>
        </w:r>
      </w:del>
      <w:del w:id="28415" w:author="PR Preview" w:date="2026-01-01T00:00:00Z">
        <w:r>
          <w:delText xml:space="preserve">The Hermitian adjoint (</w:delText>
        </w:r>
      </w:del>
      <w:hyperlink w:anchor="def-conjugate-transpose">
        <w:del w:id="28416" w:author="PR Preview" w:date="2026-01-01T00:00:00Z">
          <w:r>
            <w:rPr>
              <w:rStyle w:val="Hyperlink"/>
            </w:rPr>
            <w:delText xml:space="preserve">Definition 128</w:delText>
          </w:r>
        </w:del>
      </w:hyperlink>
      <w:del w:id="28417" w:author="PR Preview" w:date="2026-01-01T00:00:00Z">
        <w:r>
          <w:delText xml:space="preserve">) satisfies:</w:delText>
        </w:r>
      </w:del>
    </w:p>
    <w:p>
      <w:pPr>
        <w:pStyle w:val="BodyText"/>
      </w:pPr>
      <w:ins w:id="28418" w:author="PR Preview" w:date="2026-01-01T00:00:00Z">
        <w:r>
          <w:rPr>
            <w:b/>
            <w:bCs/>
          </w:rPr>
          <w:t xml:space="preserve">Theorem 126 (Properties of the Hermitian adjoint)</w:t>
        </w:r>
      </w:ins>
      <w:ins w:id="28419" w:author="PR Preview" w:date="2026-01-01T00:00:00Z">
        <w:r>
          <w:t xml:space="preserve"> </w:t>
        </w:r>
      </w:ins>
      <w:ins w:id="28420" w:author="PR Preview" w:date="2026-01-01T00:00:00Z">
        <w:r>
          <w:t xml:space="preserve">Let</w:t>
        </w:r>
      </w:ins>
      <w:ins w:id="28421" w:author="PR Preview" w:date="2026-01-01T00:00:00Z">
        <w:r>
          <w:t xml:space="preserve"> </w:t>
        </w:r>
      </w:ins>
      <m:oMath>
        <m:r>
          <m:rPr>
            <m:sty m:val="bi"/>
          </m:rPr>
          <m:t>A</m:t>
        </m:r>
      </m:oMath>
      <w:ins w:id="28422" w:author="PR Preview" w:date="2026-01-01T00:00:00Z">
        <w:r>
          <w:t xml:space="preserve"> </w:t>
        </w:r>
      </w:ins>
      <w:ins w:id="28423" w:author="PR Preview" w:date="2026-01-01T00:00:00Z">
        <w:r>
          <w:t xml:space="preserve">and</w:t>
        </w:r>
      </w:ins>
      <w:ins w:id="28424" w:author="PR Preview" w:date="2026-01-01T00:00:00Z">
        <w:r>
          <w:t xml:space="preserve"> </w:t>
        </w:r>
      </w:ins>
      <m:oMath>
        <m:r>
          <m:rPr>
            <m:sty m:val="bi"/>
          </m:rPr>
          <m:t>B</m:t>
        </m:r>
      </m:oMath>
      <w:ins w:id="28425" w:author="PR Preview" w:date="2026-01-01T00:00:00Z">
        <w:r>
          <w:t xml:space="preserve"> </w:t>
        </w:r>
      </w:ins>
      <w:ins w:id="28426" w:author="PR Preview" w:date="2026-01-01T00:00:00Z">
        <w:r>
          <w:t xml:space="preserve">be complex matrices of compatible dimensions,</w:t>
        </w:r>
      </w:ins>
      <w:ins w:id="28427" w:author="PR Preview" w:date="2026-01-01T00:00:00Z">
        <w:r>
          <w:t xml:space="preserve"> </w:t>
        </w:r>
      </w:ins>
      <w:ins w:id="28428" w:author="PR Preview" w:date="2026-01-01T00:00:00Z">
        <w:r>
          <w:t xml:space="preserve">and let</w:t>
        </w:r>
      </w:ins>
      <w:ins w:id="28429" w:author="PR Preview" w:date="2026-01-01T00:00:00Z">
        <w:r>
          <w:t xml:space="preserve"> </w:t>
        </w:r>
      </w:ins>
      <m:oMath>
        <m:r>
          <m:t>c</m:t>
        </m:r>
        <m:r>
          <m:rPr>
            <m:sty m:val="p"/>
          </m:rPr>
          <m:t>∈</m:t>
        </m:r>
        <m:r>
          <m:rPr>
            <m:scr m:val="double-struck"/>
            <m:sty m:val="p"/>
          </m:rPr>
          <m:t>C</m:t>
        </m:r>
      </m:oMath>
      <w:ins w:id="28430" w:author="PR Preview" w:date="2026-01-01T00:00:00Z">
        <w:r>
          <w:t xml:space="preserve"> </w:t>
        </w:r>
      </w:ins>
      <w:ins w:id="28431" w:author="PR Preview" w:date="2026-01-01T00:00:00Z">
        <w:r>
          <w:t xml:space="preserve">be a scalar.</w:t>
        </w:r>
      </w:ins>
      <w:ins w:id="28432" w:author="PR Preview" w:date="2026-01-01T00:00:00Z">
        <w:r>
          <w:t xml:space="preserve"> </w:t>
        </w:r>
      </w:ins>
      <w:ins w:id="28433" w:author="PR Preview" w:date="2026-01-01T00:00:00Z">
        <w:r>
          <w:t xml:space="preserve">The Hermitian adjoint (</w:t>
        </w:r>
      </w:ins>
      <w:hyperlink w:anchor="def-conjugate-transpose">
        <w:ins w:id="28434" w:author="PR Preview" w:date="2026-01-01T00:00:00Z">
          <w:r>
            <w:rPr>
              <w:rStyle w:val="Hyperlink"/>
            </w:rPr>
            <w:t xml:space="preserve">Definition 128</w:t>
          </w:r>
        </w:ins>
      </w:hyperlink>
      <w:ins w:id="28435" w:author="PR Preview" w:date="2026-01-01T00:00:00Z">
        <w:r>
          <w:t xml:space="preserve">) satisfies:</w:t>
        </w:r>
      </w:ins>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del w:id="28436" w:author="PR Preview" w:date="2026-01-01T00:00:00Z">
        <w:r>
          <w:rPr>
            <w:b/>
            <w:bCs/>
          </w:rPr>
          <w:delText xml:space="preserve">Theorem 128 (The adjoint property for inner products)</w:delText>
        </w:r>
      </w:del>
      <w:del w:id="28437" w:author="PR Preview" w:date="2026-01-01T00:00:00Z">
        <w:r>
          <w:delText xml:space="preserve"> </w:delText>
        </w:r>
      </w:del>
      <w:del w:id="28438" w:author="PR Preview" w:date="2026-01-01T00:00:00Z">
        <w:r>
          <w:delText xml:space="preserve">Let</w:delText>
        </w:r>
      </w:del>
      <w:del w:id="28439" w:author="PR Preview" w:date="2026-01-01T00:00:00Z">
        <w:r>
          <w:delText xml:space="preserve"> </w:delText>
        </w:r>
      </w:del>
      <m:oMath>
        <m:r>
          <m:rPr>
            <m:sty m:val="bi"/>
          </m:rPr>
          <m:t>A</m:t>
        </m:r>
      </m:oMath>
      <w:del w:id="28440" w:author="PR Preview" w:date="2026-01-01T00:00:00Z">
        <w:r>
          <w:delText xml:space="preserve"> </w:delText>
        </w:r>
      </w:del>
      <w:del w:id="28441" w:author="PR Preview" w:date="2026-01-01T00:00:00Z">
        <w:r>
          <w:delText xml:space="preserve">be an</w:delText>
        </w:r>
      </w:del>
      <w:del w:id="28442" w:author="PR Preview" w:date="2026-01-01T00:00:00Z">
        <w:r>
          <w:delText xml:space="preserve"> </w:delText>
        </w:r>
      </w:del>
      <m:oMath>
        <m:r>
          <m:t>m</m:t>
        </m:r>
        <m:r>
          <m:rPr>
            <m:sty m:val="p"/>
          </m:rPr>
          <m:t>×</m:t>
        </m:r>
        <m:r>
          <m:t>n</m:t>
        </m:r>
      </m:oMath>
      <w:del w:id="28443" w:author="PR Preview" w:date="2026-01-01T00:00:00Z">
        <w:r>
          <w:delText xml:space="preserve"> </w:delText>
        </w:r>
      </w:del>
      <w:del w:id="28444" w:author="PR Preview" w:date="2026-01-01T00:00:00Z">
        <w:r>
          <w:delText xml:space="preserve">complex matrix.</w:delText>
        </w:r>
      </w:del>
      <w:del w:id="28445" w:author="PR Preview" w:date="2026-01-01T00:00:00Z">
        <w:r>
          <w:delText xml:space="preserve"> </w:delText>
        </w:r>
      </w:del>
      <w:del w:id="28446" w:author="PR Preview" w:date="2026-01-01T00:00:00Z">
        <w:r>
          <w:delText xml:space="preserve">Under the standard inner product on complex Euclidean space,</w:delText>
        </w:r>
      </w:del>
      <w:del w:id="28447" w:author="PR Preview" w:date="2026-01-01T00:00:00Z">
        <w:r>
          <w:delText xml:space="preserve"> </w:delText>
        </w:r>
      </w:del>
      <w:del w:id="28448" w:author="PR Preview" w:date="2026-01-01T00:00:00Z">
        <w:r>
          <w:delTex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delText>
        </w:r>
      </w:del>
      <w:del w:id="28449" w:author="PR Preview" w:date="2026-01-01T00:00:00Z">
        <w:r>
          <w:delText xml:space="preserve">,</w:delText>
        </w:r>
      </w:del>
    </w:p>
    <w:p>
      <w:pPr>
        <w:pStyle w:val="BodyText"/>
      </w:pPr>
      <w:ins w:id="28450" w:author="PR Preview" w:date="2026-01-01T00:00:00Z">
        <w:r>
          <w:rPr>
            <w:b/>
            <w:bCs/>
          </w:rPr>
          <w:t xml:space="preserve">Theorem 127 (The adjoint property for inner products)</w:t>
        </w:r>
      </w:ins>
      <w:ins w:id="28451" w:author="PR Preview" w:date="2026-01-01T00:00:00Z">
        <w:r>
          <w:t xml:space="preserve"> </w:t>
        </w:r>
      </w:ins>
      <w:ins w:id="28452" w:author="PR Preview" w:date="2026-01-01T00:00:00Z">
        <w:r>
          <w:t xml:space="preserve">Let</w:t>
        </w:r>
      </w:ins>
      <w:ins w:id="28453" w:author="PR Preview" w:date="2026-01-01T00:00:00Z">
        <w:r>
          <w:t xml:space="preserve"> </w:t>
        </w:r>
      </w:ins>
      <m:oMath>
        <m:r>
          <m:rPr>
            <m:sty m:val="bi"/>
          </m:rPr>
          <m:t>A</m:t>
        </m:r>
      </m:oMath>
      <w:ins w:id="28454" w:author="PR Preview" w:date="2026-01-01T00:00:00Z">
        <w:r>
          <w:t xml:space="preserve"> </w:t>
        </w:r>
      </w:ins>
      <w:ins w:id="28455" w:author="PR Preview" w:date="2026-01-01T00:00:00Z">
        <w:r>
          <w:t xml:space="preserve">be an</w:t>
        </w:r>
      </w:ins>
      <w:ins w:id="28456" w:author="PR Preview" w:date="2026-01-01T00:00:00Z">
        <w:r>
          <w:t xml:space="preserve"> </w:t>
        </w:r>
      </w:ins>
      <m:oMath>
        <m:r>
          <m:t>m</m:t>
        </m:r>
        <m:r>
          <m:rPr>
            <m:sty m:val="p"/>
          </m:rPr>
          <m:t>×</m:t>
        </m:r>
        <m:r>
          <m:t>n</m:t>
        </m:r>
      </m:oMath>
      <w:ins w:id="28457" w:author="PR Preview" w:date="2026-01-01T00:00:00Z">
        <w:r>
          <w:t xml:space="preserve"> </w:t>
        </w:r>
      </w:ins>
      <w:ins w:id="28458" w:author="PR Preview" w:date="2026-01-01T00:00:00Z">
        <w:r>
          <w:t xml:space="preserve">complex matrix.</w:t>
        </w:r>
      </w:ins>
      <w:ins w:id="28459" w:author="PR Preview" w:date="2026-01-01T00:00:00Z">
        <w:r>
          <w:t xml:space="preserve"> </w:t>
        </w:r>
      </w:ins>
      <w:ins w:id="28460" w:author="PR Preview" w:date="2026-01-01T00:00:00Z">
        <w:r>
          <w:t xml:space="preserve">Under the standard inner product on complex Euclidean space,</w:t>
        </w:r>
      </w:ins>
      <w:ins w:id="28461" w:author="PR Preview" w:date="2026-01-01T00:00:00Z">
        <w:r>
          <w:t xml:space="preserve"> </w:t>
        </w:r>
      </w:ins>
      <w:ins w:id="28462"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28463" w:author="PR Preview" w:date="2026-01-01T00:00:00Z">
        <w:r>
          <w:t xml:space="preserve">,</w:t>
        </w:r>
      </w:ins>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del w:id="28464" w:author="PR Preview" w:date="2026-01-01T00:00:00Z">
        <w:r>
          <w:rPr>
            <w:i/>
            <w:iCs/>
          </w:rPr>
          <w:delText xml:space="preserve">Proof</w:delText>
        </w:r>
      </w:del>
      <w:del w:id="28465" w:author="PR Preview" w:date="2026-01-01T00:00:00Z">
        <w:r>
          <w:delText xml:space="preserve">. </w:delText>
        </w:r>
      </w:del>
      <w:del w:id="28466" w:author="PR Preview" w:date="2026-01-01T00:00:00Z">
        <w:r>
          <w:delText xml:space="preserve">By the definition of the standard complex inner product and the product rule for the Hermitian adjoint (</w:delText>
        </w:r>
      </w:del>
      <w:hyperlink w:anchor="thm-hermitian-adjoint-properties">
        <w:del w:id="28467" w:author="PR Preview" w:date="2026-01-01T00:00:00Z">
          <w:r>
            <w:rPr>
              <w:rStyle w:val="Hyperlink"/>
            </w:rPr>
            <w:delText xml:space="preserve">Theorem 127</w:delText>
          </w:r>
        </w:del>
      </w:hyperlink>
      <w:del w:id="28468" w:author="PR Preview" w:date="2026-01-01T00:00:00Z">
        <w:r>
          <w:delText xml:space="preserve">):</w:delText>
        </w:r>
      </w:del>
    </w:p>
    <w:p>
      <w:pPr>
        <w:pStyle w:val="BodyText"/>
      </w:pPr>
      <w:del w:id="28469" w:author="PR Preview" w:date="2026-01-01T00:00:00Z">
        <w:r>
          <w:delTex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delText>
        </w:r>
      </w:del>
    </w:p>
    <w:p>
      <w:pPr>
        <w:pStyle w:val="FirstParagraph"/>
      </w:pPr>
      <w:del w:id="28470" w:author="PR Preview" w:date="2026-01-01T00:00:00Z">
        <w:r>
          <w:rPr>
            <w:i/>
            <w:iCs/>
          </w:rPr>
          <w:delText xml:space="preserve">Remark 54</w:delText>
        </w:r>
      </w:del>
      <w:del w:id="28471" w:author="PR Preview" w:date="2026-01-01T00:00:00Z">
        <w:r>
          <w:delText xml:space="preserve"> (Where the name</w:delText>
        </w:r>
      </w:del>
      <w:del w:id="28472" w:author="PR Preview" w:date="2026-01-01T00:00:00Z">
        <w:r>
          <w:delText xml:space="preserve"> </w:delText>
        </w:r>
      </w:del>
      <w:del w:id="28473" w:author="PR Preview" w:date="2026-01-01T00:00:00Z">
        <w:r>
          <w:delText xml:space="preserve">“adjoint”</w:delText>
        </w:r>
      </w:del>
      <w:del w:id="28474" w:author="PR Preview" w:date="2026-01-01T00:00:00Z">
        <w:r>
          <w:delText xml:space="preserve"> </w:delText>
        </w:r>
      </w:del>
      <w:del w:id="28475" w:author="PR Preview" w:date="2026-01-01T00:00:00Z">
        <w:r>
          <w:delText xml:space="preserve">comes from). </w:delText>
        </w:r>
      </w:del>
      <w:del w:id="28476" w:author="PR Preview" w:date="2026-01-01T00:00:00Z">
        <w:r>
          <w:delText xml:space="preserve">This identity is the origin of the name</w:delText>
        </w:r>
      </w:del>
      <w:del w:id="28477" w:author="PR Preview" w:date="2026-01-01T00:00:00Z">
        <w:r>
          <w:delText xml:space="preserve"> </w:delText>
        </w:r>
      </w:del>
      <w:del w:id="28478" w:author="PR Preview" w:date="2026-01-01T00:00:00Z">
        <w:r>
          <w:rPr>
            <w:b/>
            <w:bCs/>
          </w:rPr>
          <w:delText xml:space="preserve">adjoint</w:delText>
        </w:r>
      </w:del>
      <w:del w:id="28479" w:author="PR Preview" w:date="2026-01-01T00:00:00Z">
        <w:r>
          <w:delText xml:space="preserve">:</w:delText>
        </w:r>
      </w:del>
      <w:del w:id="28480" w:author="PR Preview" w:date="2026-01-01T00:00:00Z">
        <w:r>
          <w:delText xml:space="preserve"> </w:delText>
        </w:r>
      </w:del>
      <w:del w:id="28481" w:author="PR Preview" w:date="2026-01-01T00:00:00Z">
        <w:r>
          <w:delText xml:space="preserve">in functional analysis and operator theory,</w:delText>
        </w:r>
      </w:del>
      <w:del w:id="28482" w:author="PR Preview" w:date="2026-01-01T00:00:00Z">
        <w:r>
          <w:delText xml:space="preserve"> </w:delText>
        </w:r>
      </w:del>
      <w:del w:id="28483" w:author="PR Preview" w:date="2026-01-01T00:00:00Z">
        <w:r>
          <w:delText xml:space="preserve">the</w:delText>
        </w:r>
      </w:del>
      <w:del w:id="28484" w:author="PR Preview" w:date="2026-01-01T00:00:00Z">
        <w:r>
          <w:delText xml:space="preserve"> </w:delText>
        </w:r>
      </w:del>
      <w:del w:id="28485" w:author="PR Preview" w:date="2026-01-01T00:00:00Z">
        <w:r>
          <w:rPr>
            <w:i/>
            <w:iCs/>
          </w:rPr>
          <w:delText xml:space="preserve">adjoint</w:delText>
        </w:r>
      </w:del>
      <w:del w:id="28486" w:author="PR Preview" w:date="2026-01-01T00:00:00Z">
        <w:r>
          <w:delText xml:space="preserve"> </w:delText>
        </w:r>
      </w:del>
      <w:del w:id="28487" w:author="PR Preview" w:date="2026-01-01T00:00:00Z">
        <w:r>
          <w:delText xml:space="preserve">of a linear map</w:delText>
        </w:r>
      </w:del>
      <w:del w:id="28488" w:author="PR Preview" w:date="2026-01-01T00:00:00Z">
        <w:r>
          <w:delText xml:space="preserve"> </w:delText>
        </w:r>
      </w:del>
      <m:oMath>
        <m:r>
          <m:t>T</m:t>
        </m:r>
        <m:r>
          <m:rPr>
            <m:sty m:val="p"/>
          </m:rPr>
          <m:t>:</m:t>
        </m:r>
        <m:r>
          <m:t>V</m:t>
        </m:r>
        <m:r>
          <m:rPr>
            <m:sty m:val="p"/>
          </m:rPr>
          <m:t>→</m:t>
        </m:r>
        <m:r>
          <m:t>W</m:t>
        </m:r>
      </m:oMath>
      <w:del w:id="28489" w:author="PR Preview" w:date="2026-01-01T00:00:00Z">
        <w:r>
          <w:delText xml:space="preserve"> </w:delText>
        </w:r>
      </w:del>
      <w:del w:id="28490" w:author="PR Preview" w:date="2026-01-01T00:00:00Z">
        <w:r>
          <w:delText xml:space="preserve">between inner product spaces is defined as the unique operator</w:delText>
        </w:r>
      </w:del>
      <w:del w:id="28491" w:author="PR Preview" w:date="2026-01-01T00:00:00Z">
        <w:r>
          <w:delText xml:space="preserve"> </w:delText>
        </w:r>
      </w:del>
      <m:oMath>
        <m:sSup>
          <m:e>
            <m:r>
              <m:t>T</m:t>
            </m:r>
          </m:e>
          <m:sup>
            <m:r>
              <m:rPr>
                <m:sty m:val="p"/>
              </m:rPr>
              <m:t>*</m:t>
            </m:r>
          </m:sup>
        </m:sSup>
        <m:r>
          <m:rPr>
            <m:sty m:val="p"/>
          </m:rPr>
          <m:t>:</m:t>
        </m:r>
        <m:r>
          <m:t>W</m:t>
        </m:r>
        <m:r>
          <m:rPr>
            <m:sty m:val="p"/>
          </m:rPr>
          <m:t>→</m:t>
        </m:r>
        <m:r>
          <m:t>V</m:t>
        </m:r>
      </m:oMath>
      <w:del w:id="28492" w:author="PR Preview" w:date="2026-01-01T00:00:00Z">
        <w:r>
          <w:delText xml:space="preserve"> </w:delText>
        </w:r>
      </w:del>
      <w:del w:id="28493" w:author="PR Preview" w:date="2026-01-01T00:00:00Z">
        <w:r>
          <w:delText xml:space="preserve">satisfying</w:delText>
        </w:r>
      </w:del>
      <w:del w:id="28494" w:author="PR Preview" w:date="2026-01-01T00:00:00Z">
        <w:r>
          <w:delText xml:space="preserve"> </w:delText>
        </w:r>
      </w:del>
      <w:del w:id="28495"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28496" w:author="PR Preview" w:date="2026-01-01T00:00:00Z">
        <w:r>
          <w:delText xml:space="preserve"> </w:delText>
        </w:r>
      </w:del>
      <w:del w:id="28497" w:author="PR Preview" w:date="2026-01-01T00:00:00Z">
        <w:r>
          <w:delText xml:space="preserve">(</w:delText>
        </w:r>
      </w:del>
      <w:del w:id="28498" w:author="PR Preview" w:date="2026-01-01T00:00:00Z">
        <w:r>
          <w:delText xml:space="preserve">Axler [51], Definition 7.1, p. 226</w:delText>
        </w:r>
      </w:del>
      <w:del w:id="28499" w:author="PR Preview" w:date="2026-01-01T00:00:00Z">
        <w:r>
          <w:delText xml:space="preserve">).</w:delText>
        </w:r>
      </w:del>
      <w:del w:id="28500" w:author="PR Preview" w:date="2026-01-01T00:00:00Z">
        <w:r>
          <w:delText xml:space="preserve"> </w:delText>
        </w:r>
      </w:del>
      <w:del w:id="28501" w:author="PR Preview" w:date="2026-01-01T00:00:00Z">
        <w:r>
          <w:delText xml:space="preserve">When</w:delText>
        </w:r>
      </w:del>
      <w:del w:id="28502" w:author="PR Preview" w:date="2026-01-01T00:00:00Z">
        <w:r>
          <w:delText xml:space="preserve"> </w:delText>
        </w:r>
      </w:del>
      <m:oMath>
        <m:r>
          <m:t>V</m:t>
        </m:r>
      </m:oMath>
      <w:del w:id="28503" w:author="PR Preview" w:date="2026-01-01T00:00:00Z">
        <w:r>
          <w:delText xml:space="preserve"> </w:delText>
        </w:r>
      </w:del>
      <w:del w:id="28504" w:author="PR Preview" w:date="2026-01-01T00:00:00Z">
        <w:r>
          <w:delText xml:space="preserve">and</w:delText>
        </w:r>
      </w:del>
      <w:del w:id="28505" w:author="PR Preview" w:date="2026-01-01T00:00:00Z">
        <w:r>
          <w:delText xml:space="preserve"> </w:delText>
        </w:r>
      </w:del>
      <m:oMath>
        <m:r>
          <m:t>W</m:t>
        </m:r>
      </m:oMath>
      <w:del w:id="28506" w:author="PR Preview" w:date="2026-01-01T00:00:00Z">
        <w:r>
          <w:delText xml:space="preserve"> </w:delText>
        </w:r>
      </w:del>
      <w:del w:id="28507" w:author="PR Preview" w:date="2026-01-01T00:00:00Z">
        <w:r>
          <w:delText xml:space="preserve">are finite-dimensional spaces equipped with their standard orthonormal bases,</w:delText>
        </w:r>
      </w:del>
      <w:del w:id="28508" w:author="PR Preview" w:date="2026-01-01T00:00:00Z">
        <w:r>
          <w:delText xml:space="preserve"> </w:delText>
        </w:r>
      </w:del>
      <w:del w:id="28509" w:author="PR Preview" w:date="2026-01-01T00:00:00Z">
        <w:r>
          <w:delText xml:space="preserve">the matrix representing the adjoint operator</w:delText>
        </w:r>
      </w:del>
      <w:del w:id="28510" w:author="PR Preview" w:date="2026-01-01T00:00:00Z">
        <w:r>
          <w:delText xml:space="preserve"> </w:delText>
        </w:r>
      </w:del>
      <m:oMath>
        <m:sSup>
          <m:e>
            <m:r>
              <m:t>T</m:t>
            </m:r>
          </m:e>
          <m:sup>
            <m:r>
              <m:rPr>
                <m:sty m:val="p"/>
              </m:rPr>
              <m:t>*</m:t>
            </m:r>
          </m:sup>
        </m:sSup>
      </m:oMath>
      <w:del w:id="28511" w:author="PR Preview" w:date="2026-01-01T00:00:00Z">
        <w:r>
          <w:delText xml:space="preserve"> </w:delText>
        </w:r>
      </w:del>
      <w:del w:id="28512" w:author="PR Preview" w:date="2026-01-01T00:00:00Z">
        <w:r>
          <w:delText xml:space="preserve">is precisely the Hermitian adjoint matrix</w:delText>
        </w:r>
      </w:del>
      <w:del w:id="28513" w:author="PR Preview" w:date="2026-01-01T00:00:00Z">
        <w:r>
          <w:delText xml:space="preserve"> </w:delText>
        </w:r>
      </w:del>
      <m:oMath>
        <m:sSup>
          <m:e>
            <m:r>
              <m:rPr>
                <m:sty m:val="bi"/>
              </m:rPr>
              <m:t>A</m:t>
            </m:r>
          </m:e>
          <m:sup>
            <m:r>
              <m:rPr>
                <m:scr m:val="sans-serif"/>
                <m:sty m:val="p"/>
              </m:rPr>
              <m:t>H</m:t>
            </m:r>
          </m:sup>
        </m:sSup>
      </m:oMath>
      <w:del w:id="28514" w:author="PR Preview" w:date="2026-01-01T00:00:00Z">
        <w:r>
          <w:delText xml:space="preserve"> </w:delText>
        </w:r>
      </w:del>
      <w:del w:id="28515" w:author="PR Preview" w:date="2026-01-01T00:00:00Z">
        <w:r>
          <w:delText xml:space="preserve">(</w:delText>
        </w:r>
      </w:del>
      <w:del w:id="28516" w:author="PR Preview" w:date="2026-01-01T00:00:00Z">
        <w:r>
          <w:delText xml:space="preserve">Axler [51], Proposition 7.9, p. 231</w:delText>
        </w:r>
      </w:del>
      <w:del w:id="28517" w:author="PR Preview" w:date="2026-01-01T00:00:00Z">
        <w:r>
          <w:delText xml:space="preserve">).</w:delText>
        </w:r>
      </w:del>
    </w:p>
    <w:p>
      <w:pPr>
        <w:pStyle w:val="BodyText"/>
      </w:pPr>
      <w:del w:id="28518" w:author="PR Preview" w:date="2026-01-01T00:00:00Z">
        <w:r>
          <w:rPr>
            <w:b/>
            <w:bCs/>
          </w:rPr>
          <w:delText xml:space="preserve">Theorem 129 (</w:delText>
        </w:r>
      </w:del>
      <w:del w:id="28519" w:author="PR Preview" w:date="2026-01-01T00:00:00Z">
        <w:r>
          <w:rPr>
            <w:b/>
            <w:bCs/>
          </w:rPr>
          <w:delText xml:space="preserve">$\mathord{\smash[b]{\underset{\raise.3ex\hbox{$\scriptstyle\sim$}}{z}}\vphantom{z}}^{\mathsf{H}}\mathord{\smash[b]{\underset{\raise.3ex\hbox{$\scriptstyle\sim$}}{z}}\vphantom{z}}$</w:delText>
        </w:r>
      </w:del>
      <w:del w:id="28520" w:author="PR Preview" w:date="2026-01-01T00:00:00Z">
        <w:r>
          <w:rPr>
            <w:b/>
            <w:bCs/>
          </w:rPr>
          <w:delText xml:space="preserve"> </w:delText>
        </w:r>
      </w:del>
      <w:del w:id="28521" w:author="PR Preview" w:date="2026-01-01T00:00:00Z">
        <w:r>
          <w:rPr>
            <w:b/>
            <w:bCs/>
          </w:rPr>
          <w:delText xml:space="preserve">is a sum of squared absolute values)</w:delText>
        </w:r>
      </w:del>
      <w:del w:id="28522" w:author="PR Preview" w:date="2026-01-01T00:00:00Z">
        <w:r>
          <w:delText xml:space="preserve"> </w:delText>
        </w:r>
      </w:del>
      <w:del w:id="28523" w:author="PR Preview" w:date="2026-01-01T00:00:00Z">
        <w:r>
          <w:delText xml:space="preserve">For every</w:delText>
        </w:r>
      </w:del>
      <w:del w:id="28524" w:author="PR Preview" w:date="2026-01-01T00:00:00Z">
        <w:r>
          <w:delText xml:space="preserve"> </w:delText>
        </w:r>
      </w:del>
      <w:del w:id="28525" w:author="PR Preview" w:date="2026-01-01T00:00:00Z">
        <w:r>
          <w:delText xml:space="preserve">$\mathord{\smash[b]{\underset{\raise.3ex\hbox{$\scriptstyle\sim$}}{z}}\vphantom{z}} \in \mathbb{C}^p$</w:delText>
        </w:r>
      </w:del>
      <w:del w:id="28526" w:author="PR Preview" w:date="2026-01-01T00:00:00Z">
        <w:r>
          <w:delText xml:space="preserve">,</w:delText>
        </w:r>
      </w:del>
    </w:p>
    <w:p>
      <w:pPr>
        <w:pStyle w:val="FirstParagraph"/>
      </w:pPr>
      <w:ins w:id="28527" w:author="PR Preview" w:date="2026-01-01T00:00:00Z">
        <w:r>
          <w:rPr>
            <w:i/>
            <w:iCs/>
          </w:rPr>
          <w:t xml:space="preserve">Proof</w:t>
        </w:r>
      </w:ins>
      <w:ins w:id="28528" w:author="PR Preview" w:date="2026-01-01T00:00:00Z">
        <w:r>
          <w:t xml:space="preserve">. </w:t>
        </w:r>
      </w:ins>
      <w:ins w:id="28529" w:author="PR Preview" w:date="2026-01-01T00:00:00Z">
        <w:r>
          <w:t xml:space="preserve">By the definition of the standard complex inner product and the product rule for the Hermitian adjoint (</w:t>
        </w:r>
      </w:ins>
      <w:hyperlink w:anchor="thm-hermitian-adjoint-properties">
        <w:ins w:id="28530" w:author="PR Preview" w:date="2026-01-01T00:00:00Z">
          <w:r>
            <w:rPr>
              <w:rStyle w:val="Hyperlink"/>
            </w:rPr>
            <w:t xml:space="preserve">Theorem 126</w:t>
          </w:r>
        </w:ins>
      </w:hyperlink>
      <w:ins w:id="28531" w:author="PR Preview" w:date="2026-01-01T00:00:00Z">
        <w:r>
          <w:t xml:space="preserve">):</w:t>
        </w:r>
      </w:ins>
    </w:p>
    <w:p>
      <w:pPr>
        <w:pStyle w:val="BodyText"/>
      </w:pPr>
      <w:ins w:id="28532"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694" w:name="rem-adjoint-name"/>
    <w:p>
      <w:pPr>
        <w:pStyle w:val="FirstParagraph"/>
      </w:pPr>
      <w:ins w:id="28533" w:author="PR Preview" w:date="2026-01-01T00:00:00Z">
        <w:r>
          <w:rPr>
            <w:i/>
            <w:iCs/>
          </w:rPr>
          <w:t xml:space="preserve">Remark 54</w:t>
        </w:r>
      </w:ins>
      <w:ins w:id="28534" w:author="PR Preview" w:date="2026-01-01T00:00:00Z">
        <w:r>
          <w:t xml:space="preserve"> (Where the name</w:t>
        </w:r>
      </w:ins>
      <w:ins w:id="28535" w:author="PR Preview" w:date="2026-01-01T00:00:00Z">
        <w:r>
          <w:t xml:space="preserve"> </w:t>
        </w:r>
      </w:ins>
      <w:ins w:id="28536" w:author="PR Preview" w:date="2026-01-01T00:00:00Z">
        <w:r>
          <w:t xml:space="preserve">“adjoint”</w:t>
        </w:r>
      </w:ins>
      <w:ins w:id="28537" w:author="PR Preview" w:date="2026-01-01T00:00:00Z">
        <w:r>
          <w:t xml:space="preserve"> </w:t>
        </w:r>
      </w:ins>
      <w:ins w:id="28538" w:author="PR Preview" w:date="2026-01-01T00:00:00Z">
        <w:r>
          <w:t xml:space="preserve">comes from). </w:t>
        </w:r>
      </w:ins>
      <w:ins w:id="28539" w:author="PR Preview" w:date="2026-01-01T00:00:00Z">
        <w:r>
          <w:t xml:space="preserve">This identity is the origin of the name</w:t>
        </w:r>
      </w:ins>
      <w:ins w:id="28540" w:author="PR Preview" w:date="2026-01-01T00:00:00Z">
        <w:r>
          <w:t xml:space="preserve"> </w:t>
        </w:r>
      </w:ins>
      <w:ins w:id="28541" w:author="PR Preview" w:date="2026-01-01T00:00:00Z">
        <w:r>
          <w:rPr>
            <w:b/>
            <w:bCs/>
          </w:rPr>
          <w:t xml:space="preserve">adjoint</w:t>
        </w:r>
      </w:ins>
      <w:ins w:id="28542" w:author="PR Preview" w:date="2026-01-01T00:00:00Z">
        <w:r>
          <w:t xml:space="preserve">:</w:t>
        </w:r>
      </w:ins>
      <w:ins w:id="28543" w:author="PR Preview" w:date="2026-01-01T00:00:00Z">
        <w:r>
          <w:t xml:space="preserve"> </w:t>
        </w:r>
      </w:ins>
      <w:ins w:id="28544" w:author="PR Preview" w:date="2026-01-01T00:00:00Z">
        <w:r>
          <w:t xml:space="preserve">in functional analysis and operator theory,</w:t>
        </w:r>
      </w:ins>
      <w:ins w:id="28545" w:author="PR Preview" w:date="2026-01-01T00:00:00Z">
        <w:r>
          <w:t xml:space="preserve"> </w:t>
        </w:r>
      </w:ins>
      <w:ins w:id="28546" w:author="PR Preview" w:date="2026-01-01T00:00:00Z">
        <w:r>
          <w:t xml:space="preserve">the</w:t>
        </w:r>
      </w:ins>
      <w:ins w:id="28547" w:author="PR Preview" w:date="2026-01-01T00:00:00Z">
        <w:r>
          <w:t xml:space="preserve"> </w:t>
        </w:r>
      </w:ins>
      <w:ins w:id="28548" w:author="PR Preview" w:date="2026-01-01T00:00:00Z">
        <w:r>
          <w:rPr>
            <w:i/>
            <w:iCs/>
          </w:rPr>
          <w:t xml:space="preserve">adjoint</w:t>
        </w:r>
      </w:ins>
      <w:ins w:id="28549" w:author="PR Preview" w:date="2026-01-01T00:00:00Z">
        <w:r>
          <w:t xml:space="preserve"> </w:t>
        </w:r>
      </w:ins>
      <w:ins w:id="28550" w:author="PR Preview" w:date="2026-01-01T00:00:00Z">
        <w:r>
          <w:t xml:space="preserve">of a linear map</w:t>
        </w:r>
      </w:ins>
      <w:ins w:id="28551" w:author="PR Preview" w:date="2026-01-01T00:00:00Z">
        <w:r>
          <w:t xml:space="preserve"> </w:t>
        </w:r>
      </w:ins>
      <m:oMath>
        <m:r>
          <m:t>T</m:t>
        </m:r>
        <m:r>
          <m:rPr>
            <m:sty m:val="p"/>
          </m:rPr>
          <m:t>:</m:t>
        </m:r>
        <m:r>
          <m:t>V</m:t>
        </m:r>
        <m:r>
          <m:rPr>
            <m:sty m:val="p"/>
          </m:rPr>
          <m:t>→</m:t>
        </m:r>
        <m:r>
          <m:t>W</m:t>
        </m:r>
      </m:oMath>
      <w:ins w:id="28552" w:author="PR Preview" w:date="2026-01-01T00:00:00Z">
        <w:r>
          <w:t xml:space="preserve"> </w:t>
        </w:r>
      </w:ins>
      <w:ins w:id="28553" w:author="PR Preview" w:date="2026-01-01T00:00:00Z">
        <w:r>
          <w:t xml:space="preserve">between inner product spaces is defined as the unique operator</w:t>
        </w:r>
      </w:ins>
      <w:ins w:id="28554" w:author="PR Preview" w:date="2026-01-01T00:00:00Z">
        <w:r>
          <w:t xml:space="preserve"> </w:t>
        </w:r>
      </w:ins>
      <m:oMath>
        <m:sSup>
          <m:e>
            <m:r>
              <m:t>T</m:t>
            </m:r>
          </m:e>
          <m:sup>
            <m:r>
              <m:rPr>
                <m:sty m:val="p"/>
              </m:rPr>
              <m:t>*</m:t>
            </m:r>
          </m:sup>
        </m:sSup>
        <m:r>
          <m:rPr>
            <m:sty m:val="p"/>
          </m:rPr>
          <m:t>:</m:t>
        </m:r>
        <m:r>
          <m:t>W</m:t>
        </m:r>
        <m:r>
          <m:rPr>
            <m:sty m:val="p"/>
          </m:rPr>
          <m:t>→</m:t>
        </m:r>
        <m:r>
          <m:t>V</m:t>
        </m:r>
      </m:oMath>
      <w:ins w:id="28555" w:author="PR Preview" w:date="2026-01-01T00:00:00Z">
        <w:r>
          <w:t xml:space="preserve"> </w:t>
        </w:r>
      </w:ins>
      <w:ins w:id="28556" w:author="PR Preview" w:date="2026-01-01T00:00:00Z">
        <w:r>
          <w:t xml:space="preserve">satisfying</w:t>
        </w:r>
      </w:ins>
      <w:ins w:id="28557" w:author="PR Preview" w:date="2026-01-01T00:00:00Z">
        <w:r>
          <w:t xml:space="preserve"> </w:t>
        </w:r>
      </w:ins>
      <w:ins w:id="28558"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28559" w:author="PR Preview" w:date="2026-01-01T00:00:00Z">
        <w:r>
          <w:t xml:space="preserve"> </w:t>
        </w:r>
      </w:ins>
      <w:ins w:id="28560" w:author="PR Preview" w:date="2026-01-01T00:00:00Z">
        <w:r>
          <w:t xml:space="preserve">(</w:t>
        </w:r>
      </w:ins>
      <w:ins w:id="28561" w:author="PR Preview" w:date="2026-01-01T00:00:00Z">
        <w:r>
          <w:t xml:space="preserve">Axler [50], Definition 7.1, p. 226</w:t>
        </w:r>
      </w:ins>
      <w:ins w:id="28562" w:author="PR Preview" w:date="2026-01-01T00:00:00Z">
        <w:r>
          <w:t xml:space="preserve">).</w:t>
        </w:r>
      </w:ins>
      <w:ins w:id="28563" w:author="PR Preview" w:date="2026-01-01T00:00:00Z">
        <w:r>
          <w:t xml:space="preserve"> </w:t>
        </w:r>
      </w:ins>
      <w:ins w:id="28564" w:author="PR Preview" w:date="2026-01-01T00:00:00Z">
        <w:r>
          <w:t xml:space="preserve">When</w:t>
        </w:r>
      </w:ins>
      <w:ins w:id="28565" w:author="PR Preview" w:date="2026-01-01T00:00:00Z">
        <w:r>
          <w:t xml:space="preserve"> </w:t>
        </w:r>
      </w:ins>
      <m:oMath>
        <m:r>
          <m:t>V</m:t>
        </m:r>
      </m:oMath>
      <w:ins w:id="28566" w:author="PR Preview" w:date="2026-01-01T00:00:00Z">
        <w:r>
          <w:t xml:space="preserve"> </w:t>
        </w:r>
      </w:ins>
      <w:ins w:id="28567" w:author="PR Preview" w:date="2026-01-01T00:00:00Z">
        <w:r>
          <w:t xml:space="preserve">and</w:t>
        </w:r>
      </w:ins>
      <w:ins w:id="28568" w:author="PR Preview" w:date="2026-01-01T00:00:00Z">
        <w:r>
          <w:t xml:space="preserve"> </w:t>
        </w:r>
      </w:ins>
      <m:oMath>
        <m:r>
          <m:t>W</m:t>
        </m:r>
      </m:oMath>
      <w:ins w:id="28569" w:author="PR Preview" w:date="2026-01-01T00:00:00Z">
        <w:r>
          <w:t xml:space="preserve"> </w:t>
        </w:r>
      </w:ins>
      <w:ins w:id="28570" w:author="PR Preview" w:date="2026-01-01T00:00:00Z">
        <w:r>
          <w:t xml:space="preserve">are finite-dimensional spaces equipped with their standard orthonormal bases,</w:t>
        </w:r>
      </w:ins>
      <w:ins w:id="28571" w:author="PR Preview" w:date="2026-01-01T00:00:00Z">
        <w:r>
          <w:t xml:space="preserve"> </w:t>
        </w:r>
      </w:ins>
      <w:ins w:id="28572" w:author="PR Preview" w:date="2026-01-01T00:00:00Z">
        <w:r>
          <w:t xml:space="preserve">the matrix representing the adjoint operator</w:t>
        </w:r>
      </w:ins>
      <w:ins w:id="28573" w:author="PR Preview" w:date="2026-01-01T00:00:00Z">
        <w:r>
          <w:t xml:space="preserve"> </w:t>
        </w:r>
      </w:ins>
      <m:oMath>
        <m:sSup>
          <m:e>
            <m:r>
              <m:t>T</m:t>
            </m:r>
          </m:e>
          <m:sup>
            <m:r>
              <m:rPr>
                <m:sty m:val="p"/>
              </m:rPr>
              <m:t>*</m:t>
            </m:r>
          </m:sup>
        </m:sSup>
      </m:oMath>
      <w:ins w:id="28574" w:author="PR Preview" w:date="2026-01-01T00:00:00Z">
        <w:r>
          <w:t xml:space="preserve"> </w:t>
        </w:r>
      </w:ins>
      <w:ins w:id="28575" w:author="PR Preview" w:date="2026-01-01T00:00:00Z">
        <w:r>
          <w:t xml:space="preserve">is precisely the Hermitian adjoint matrix</w:t>
        </w:r>
      </w:ins>
      <w:ins w:id="28576" w:author="PR Preview" w:date="2026-01-01T00:00:00Z">
        <w:r>
          <w:t xml:space="preserve"> </w:t>
        </w:r>
      </w:ins>
      <m:oMath>
        <m:sSup>
          <m:e>
            <m:r>
              <m:rPr>
                <m:sty m:val="bi"/>
              </m:rPr>
              <m:t>A</m:t>
            </m:r>
          </m:e>
          <m:sup>
            <m:r>
              <m:rPr>
                <m:scr m:val="sans-serif"/>
                <m:sty m:val="p"/>
              </m:rPr>
              <m:t>H</m:t>
            </m:r>
          </m:sup>
        </m:sSup>
      </m:oMath>
      <w:ins w:id="28577" w:author="PR Preview" w:date="2026-01-01T00:00:00Z">
        <w:r>
          <w:t xml:space="preserve"> </w:t>
        </w:r>
      </w:ins>
      <w:ins w:id="28578" w:author="PR Preview" w:date="2026-01-01T00:00:00Z">
        <w:r>
          <w:t xml:space="preserve">(</w:t>
        </w:r>
      </w:ins>
      <w:ins w:id="28579" w:author="PR Preview" w:date="2026-01-01T00:00:00Z">
        <w:r>
          <w:t xml:space="preserve">Axler [50], Proposition 7.9, p. 231</w:t>
        </w:r>
      </w:ins>
      <w:ins w:id="28580" w:author="PR Preview" w:date="2026-01-01T00:00:00Z">
        <w:r>
          <w:t xml:space="preserve">).</w:t>
        </w:r>
      </w:ins>
    </w:p>
    <w:bookmarkEnd w:id="694"/>
    <w:bookmarkStart w:id="695" w:name="thm-zhz-sum-squares"/>
    <w:p>
      <w:pPr>
        <w:pStyle w:val="BodyText"/>
      </w:pPr>
      <w:ins w:id="28581" w:author="PR Preview" w:date="2026-01-01T00:00:00Z">
        <w:r>
          <w:rPr>
            <w:b/>
            <w:bCs/>
          </w:rPr>
          <w:t xml:space="preserve">Theorem 128 (</w:t>
        </w:r>
      </w:ins>
      <w:ins w:id="28582" w:author="PR Preview" w:date="2026-01-01T00:00:00Z">
        <w:r>
          <w:rPr>
            <w:b/>
            <w:bCs/>
          </w:rPr>
          <w:t xml:space="preserve">$\mathord{\smash[b]{\underset{\raise.3ex\hbox{$\scriptstyle\sim$}}{z}}\vphantom{z}}^{\mathsf{H}}\mathord{\smash[b]{\underset{\raise.3ex\hbox{$\scriptstyle\sim$}}{z}}\vphantom{z}}$</w:t>
        </w:r>
      </w:ins>
      <w:ins w:id="28583" w:author="PR Preview" w:date="2026-01-01T00:00:00Z">
        <w:r>
          <w:rPr>
            <w:b/>
            <w:bCs/>
          </w:rPr>
          <w:t xml:space="preserve"> </w:t>
        </w:r>
      </w:ins>
      <w:ins w:id="28584" w:author="PR Preview" w:date="2026-01-01T00:00:00Z">
        <w:r>
          <w:rPr>
            <w:b/>
            <w:bCs/>
          </w:rPr>
          <w:t xml:space="preserve">is a sum of squared absolute values)</w:t>
        </w:r>
      </w:ins>
      <w:ins w:id="28585" w:author="PR Preview" w:date="2026-01-01T00:00:00Z">
        <w:r>
          <w:t xml:space="preserve"> </w:t>
        </w:r>
      </w:ins>
      <w:ins w:id="28586" w:author="PR Preview" w:date="2026-01-01T00:00:00Z">
        <w:r>
          <w:t xml:space="preserve">For every</w:t>
        </w:r>
      </w:ins>
      <w:ins w:id="28587" w:author="PR Preview" w:date="2026-01-01T00:00:00Z">
        <w:r>
          <w:t xml:space="preserve"> </w:t>
        </w:r>
      </w:ins>
      <w:ins w:id="28588" w:author="PR Preview" w:date="2026-01-01T00:00:00Z">
        <w:r>
          <w:t xml:space="preserve">$\mathord{\smash[b]{\underset{\raise.3ex\hbox{$\scriptstyle\sim$}}{z}}\vphantom{z}} \in \mathbb{C}^p$</w:t>
        </w:r>
      </w:ins>
      <w:ins w:id="28589" w:author="PR Preview" w:date="2026-01-01T00:00:00Z">
        <w:r>
          <w:t xml:space="preserve">,</w:t>
        </w:r>
      </w:ins>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del w:id="28590" w:author="PR Preview" w:date="2026-01-01T00:00:00Z">
        <w:r>
          <w:rPr>
            <w:b/>
            <w:bCs/>
          </w:rPr>
          <w:delText xml:space="preserve">Example 224 (Computing</w:delText>
        </w:r>
      </w:del>
      <w:del w:id="28591" w:author="PR Preview" w:date="2026-01-01T00:00:00Z">
        <w:r>
          <w:rPr>
            <w:b/>
            <w:bCs/>
          </w:rPr>
          <w:delText xml:space="preserve"> </w:delText>
        </w:r>
      </w:del>
      <w:del w:id="28592" w:author="PR Preview" w:date="2026-01-01T00:00:00Z">
        <w:r>
          <w:rPr>
            <w:b/>
            <w:bCs/>
          </w:rPr>
          <w:delText xml:space="preserve">$\mathord{\smash[b]{\underset{\raise.3ex\hbox{$\scriptstyle\sim$}}{z}}\vphantom{z}}^{\mathsf{H}}\mathord{\smash[b]{\underset{\raise.3ex\hbox{$\scriptstyle\sim$}}{z}}\vphantom{z}}$</w:delText>
        </w:r>
      </w:del>
      <w:del w:id="28593" w:author="PR Preview" w:date="2026-01-01T00:00:00Z">
        <w:r>
          <w:rPr>
            <w:b/>
            <w:bCs/>
          </w:rPr>
          <w:delText xml:space="preserve">)</w:delText>
        </w:r>
      </w:del>
      <w:del w:id="28594" w:author="PR Preview" w:date="2026-01-01T00:00:00Z">
        <w:r>
          <w:delText xml:space="preserve"> </w:delText>
        </w:r>
      </w:del>
      <w:del w:id="28595" w:author="PR Preview" w:date="2026-01-01T00:00:00Z">
        <w:r>
          <w:delText xml:space="preserve">Let</w:delText>
        </w:r>
      </w:del>
      <w:del w:id="28596" w:author="PR Preview" w:date="2026-01-01T00:00:00Z">
        <w:r>
          <w:delText xml:space="preserve"> </w:delText>
        </w:r>
      </w:del>
      <w:del w:id="28597" w:author="PR Preview" w:date="2026-01-01T00:00:00Z">
        <w:r>
          <w:delText xml:space="preserve">$\mathord{\smash[b]{\underset{\raise.3ex\hbox{$\scriptstyle\sim$}}{z}}\vphantom{z}} = {(1 + i, 2)}^{\top}$</w:delText>
        </w:r>
      </w:del>
      <w:del w:id="28598" w:author="PR Preview" w:date="2026-01-01T00:00:00Z">
        <w:r>
          <w:delText xml:space="preserve">.</w:delText>
        </w:r>
      </w:del>
      <w:del w:id="28599" w:author="PR Preview" w:date="2026-01-01T00:00:00Z">
        <w:r>
          <w:delText xml:space="preserve"> </w:delText>
        </w:r>
      </w:del>
      <w:del w:id="28600" w:author="PR Preview" w:date="2026-01-01T00:00:00Z">
        <w:r>
          <w:delText xml:space="preserve">By</w:delText>
        </w:r>
      </w:del>
      <w:del w:id="28601" w:author="PR Preview" w:date="2026-01-01T00:00:00Z">
        <w:r>
          <w:delText xml:space="preserve"> </w:delText>
        </w:r>
      </w:del>
      <w:hyperlink w:anchor="thm-zhz-sum-squares">
        <w:del w:id="28602" w:author="PR Preview" w:date="2026-01-01T00:00:00Z">
          <w:r>
            <w:rPr>
              <w:rStyle w:val="Hyperlink"/>
            </w:rPr>
            <w:delText xml:space="preserve">Theorem 129</w:delText>
          </w:r>
        </w:del>
      </w:hyperlink>
      <w:del w:id="28603" w:author="PR Preview" w:date="2026-01-01T00:00:00Z">
        <w:r>
          <w:delText xml:space="preserve">,</w:delText>
        </w:r>
      </w:del>
    </w:p>
    <w:p>
      <w:pPr>
        <w:pStyle w:val="BodyText"/>
      </w:pPr>
      <w:del w:id="28604" w:author="PR Preview" w:date="2026-01-01T00:00:00Z">
        <w:r>
          <w:delTex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delText>
        </w:r>
      </w:del>
    </w:p>
    <w:p>
      <w:pPr>
        <w:pStyle w:val="BodyText"/>
      </w:pPr>
      <w:ins w:id="28605" w:author="PR Preview" w:date="2026-01-01T00:00:00Z">
        <w:r>
          <w:rPr>
            <w:b/>
            <w:bCs/>
          </w:rPr>
          <w:t xml:space="preserve">Example 223 (Computing</w:t>
        </w:r>
      </w:ins>
      <w:ins w:id="28606" w:author="PR Preview" w:date="2026-01-01T00:00:00Z">
        <w:r>
          <w:rPr>
            <w:b/>
            <w:bCs/>
          </w:rPr>
          <w:t xml:space="preserve"> </w:t>
        </w:r>
      </w:ins>
      <w:ins w:id="28607" w:author="PR Preview" w:date="2026-01-01T00:00:00Z">
        <w:r>
          <w:rPr>
            <w:b/>
            <w:bCs/>
          </w:rPr>
          <w:t xml:space="preserve">$\mathord{\smash[b]{\underset{\raise.3ex\hbox{$\scriptstyle\sim$}}{z}}\vphantom{z}}^{\mathsf{H}}\mathord{\smash[b]{\underset{\raise.3ex\hbox{$\scriptstyle\sim$}}{z}}\vphantom{z}}$</w:t>
        </w:r>
      </w:ins>
      <w:ins w:id="28608" w:author="PR Preview" w:date="2026-01-01T00:00:00Z">
        <w:r>
          <w:rPr>
            <w:b/>
            <w:bCs/>
          </w:rPr>
          <w:t xml:space="preserve">)</w:t>
        </w:r>
      </w:ins>
      <w:ins w:id="28609" w:author="PR Preview" w:date="2026-01-01T00:00:00Z">
        <w:r>
          <w:t xml:space="preserve"> </w:t>
        </w:r>
      </w:ins>
      <w:ins w:id="28610" w:author="PR Preview" w:date="2026-01-01T00:00:00Z">
        <w:r>
          <w:t xml:space="preserve">Let</w:t>
        </w:r>
      </w:ins>
      <w:ins w:id="28611" w:author="PR Preview" w:date="2026-01-01T00:00:00Z">
        <w:r>
          <w:t xml:space="preserve"> </w:t>
        </w:r>
      </w:ins>
      <w:ins w:id="28612" w:author="PR Preview" w:date="2026-01-01T00:00:00Z">
        <w:r>
          <w:t xml:space="preserve">$\mathord{\smash[b]{\underset{\raise.3ex\hbox{$\scriptstyle\sim$}}{z}}\vphantom{z}} = {(1 + i, 2)}^{\top}$</w:t>
        </w:r>
      </w:ins>
      <w:ins w:id="28613" w:author="PR Preview" w:date="2026-01-01T00:00:00Z">
        <w:r>
          <w:t xml:space="preserve">.</w:t>
        </w:r>
      </w:ins>
      <w:ins w:id="28614" w:author="PR Preview" w:date="2026-01-01T00:00:00Z">
        <w:r>
          <w:t xml:space="preserve"> </w:t>
        </w:r>
      </w:ins>
      <w:ins w:id="28615" w:author="PR Preview" w:date="2026-01-01T00:00:00Z">
        <w:r>
          <w:t xml:space="preserve">By</w:t>
        </w:r>
      </w:ins>
      <w:ins w:id="28616" w:author="PR Preview" w:date="2026-01-01T00:00:00Z">
        <w:r>
          <w:t xml:space="preserve"> </w:t>
        </w:r>
      </w:ins>
      <w:hyperlink w:anchor="thm-zhz-sum-squares">
        <w:ins w:id="28617" w:author="PR Preview" w:date="2026-01-01T00:00:00Z">
          <w:r>
            <w:rPr>
              <w:rStyle w:val="Hyperlink"/>
            </w:rPr>
            <w:t xml:space="preserve">Theorem 128</w:t>
          </w:r>
        </w:ins>
      </w:hyperlink>
      <w:ins w:id="28618" w:author="PR Preview" w:date="2026-01-01T00:00:00Z">
        <w:r>
          <w:t xml:space="preserve">,</w:t>
        </w:r>
      </w:ins>
    </w:p>
    <w:p>
      <w:pPr>
        <w:pStyle w:val="BodyText"/>
      </w:pPr>
      <w:ins w:id="28619"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del w:id="28620" w:author="PR Preview" w:date="2026-01-01T00:00:00Z">
        <w:r>
          <w:rPr>
            <w:b/>
            <w:bCs/>
          </w:rPr>
          <w:delText xml:space="preserve">Example 225 (Why complex vectors use the conjugate transpose)</w:delText>
        </w:r>
      </w:del>
      <w:del w:id="28621" w:author="PR Preview" w:date="2026-01-01T00:00:00Z">
        <w:r>
          <w:delText xml:space="preserve"> </w:delText>
        </w:r>
      </w:del>
      <w:del w:id="28622" w:author="PR Preview" w:date="2026-01-01T00:00:00Z">
        <w:r>
          <w:delText xml:space="preserve">For a real vector</w:delText>
        </w:r>
      </w:del>
      <w:del w:id="28623" w:author="PR Preview" w:date="2026-01-01T00:00:00Z">
        <w:r>
          <w:delText xml:space="preserve"> </w:delText>
        </w:r>
      </w:del>
      <w:del w:id="28624" w:author="PR Preview" w:date="2026-01-01T00:00:00Z">
        <w:r>
          <w:delText xml:space="preserve">$\mathord{\smash[b]{\underset{\raise.3ex\hbox{$\scriptstyle\sim$}}{x}}\vphantom{x}}$</w:delText>
        </w:r>
      </w:del>
      <w:del w:id="28625" w:author="PR Preview" w:date="2026-01-01T00:00:00Z">
        <w:r>
          <w:delText xml:space="preserve">,</w:delText>
        </w:r>
      </w:del>
      <w:del w:id="28626" w:author="PR Preview" w:date="2026-01-01T00:00:00Z">
        <w:r>
          <w:delText xml:space="preserve"> </w:delText>
        </w:r>
      </w:del>
      <w:del w:id="28627" w:author="PR Preview" w:date="2026-01-01T00:00:00Z">
        <w:r>
          <w:delText xml:space="preserve">${\mathord{\smash[b]{\underset{\raise.3ex\hbox{$\scriptstyle\sim$}}{x}}\vphantom{x}}}^{\top}\mathord{\smash[b]{\underset{\raise.3ex\hbox{$\scriptstyle\sim$}}{x}}\vphantom{x}}= \sum_{j=1}^px_j^2$</w:delText>
        </w:r>
      </w:del>
      <w:del w:id="28628" w:author="PR Preview" w:date="2026-01-01T00:00:00Z">
        <w:r>
          <w:delText xml:space="preserve"> </w:delText>
        </w:r>
      </w:del>
      <w:del w:id="28629" w:author="PR Preview" w:date="2026-01-01T00:00:00Z">
        <w:r>
          <w:delText xml:space="preserve">is</w:delText>
        </w:r>
      </w:del>
      <w:del w:id="28630" w:author="PR Preview" w:date="2026-01-01T00:00:00Z">
        <w:r>
          <w:delText xml:space="preserve"> </w:delText>
        </w:r>
      </w:del>
      <m:oMath>
        <m:r>
          <m:t>0</m:t>
        </m:r>
      </m:oMath>
      <w:del w:id="28631" w:author="PR Preview" w:date="2026-01-01T00:00:00Z">
        <w:r>
          <w:delText xml:space="preserve"> </w:delText>
        </w:r>
      </w:del>
      <w:del w:id="28632" w:author="PR Preview" w:date="2026-01-01T00:00:00Z">
        <w:r>
          <w:delText xml:space="preserve">only when</w:delText>
        </w:r>
      </w:del>
      <w:del w:id="28633" w:author="PR Preview" w:date="2026-01-01T00:00:00Z">
        <w:r>
          <w:delText xml:space="preserve"> </w:delText>
        </w:r>
      </w:del>
      <w:del w:id="28634" w:author="PR Preview" w:date="2026-01-01T00:00:00Z">
        <w:r>
          <w:delText xml:space="preserve">$\mathord{\smash[b]{\underset{\raise.3ex\hbox{$\scriptstyle\sim$}}{x}}\vphantom{x}}$</w:delText>
        </w:r>
      </w:del>
      <w:del w:id="28635" w:author="PR Preview" w:date="2026-01-01T00:00:00Z">
        <w:r>
          <w:delText xml:space="preserve"> </w:delText>
        </w:r>
      </w:del>
      <w:del w:id="28636" w:author="PR Preview" w:date="2026-01-01T00:00:00Z">
        <w:r>
          <w:delText xml:space="preserve">is the zero vector.</w:delText>
        </w:r>
      </w:del>
      <w:del w:id="28637" w:author="PR Preview" w:date="2026-01-01T00:00:00Z">
        <w:r>
          <w:delText xml:space="preserve"> </w:delText>
        </w:r>
      </w:del>
      <w:del w:id="28638" w:author="PR Preview" w:date="2026-01-01T00:00:00Z">
        <w:r>
          <w:delText xml:space="preserve">The same formula fails for complex vectors.</w:delText>
        </w:r>
      </w:del>
      <w:del w:id="28639" w:author="PR Preview" w:date="2026-01-01T00:00:00Z">
        <w:r>
          <w:delText xml:space="preserve"> </w:delText>
        </w:r>
      </w:del>
      <w:del w:id="28640" w:author="PR Preview" w:date="2026-01-01T00:00:00Z">
        <w:r>
          <w:delText xml:space="preserve">Let</w:delText>
        </w:r>
      </w:del>
      <w:del w:id="28641" w:author="PR Preview" w:date="2026-01-01T00:00:00Z">
        <w:r>
          <w:delText xml:space="preserve"> </w:delText>
        </w:r>
      </w:del>
      <w:del w:id="28642" w:author="PR Preview" w:date="2026-01-01T00:00:00Z">
        <w:r>
          <w:delText xml:space="preserve">$\mathord{\smash[b]{\underset{\raise.3ex\hbox{$\scriptstyle\sim$}}{z}}\vphantom{z}} = {(1, i)}^{\top}$</w:delText>
        </w:r>
      </w:del>
      <w:del w:id="28643" w:author="PR Preview" w:date="2026-01-01T00:00:00Z">
        <w:r>
          <w:delText xml:space="preserve">. Then</w:delText>
        </w:r>
      </w:del>
    </w:p>
    <w:p>
      <w:pPr>
        <w:pStyle w:val="FirstParagraph"/>
      </w:pPr>
      <w:ins w:id="28644" w:author="PR Preview" w:date="2026-01-01T00:00:00Z">
        <w:r>
          <w:rPr>
            <w:b/>
            <w:bCs/>
          </w:rPr>
          <w:t xml:space="preserve">Example 224 (Why complex vectors use the conjugate transpose)</w:t>
        </w:r>
      </w:ins>
      <w:ins w:id="28645" w:author="PR Preview" w:date="2026-01-01T00:00:00Z">
        <w:r>
          <w:t xml:space="preserve"> </w:t>
        </w:r>
      </w:ins>
      <w:ins w:id="28646" w:author="PR Preview" w:date="2026-01-01T00:00:00Z">
        <w:r>
          <w:t xml:space="preserve">For a real vector</w:t>
        </w:r>
      </w:ins>
      <w:ins w:id="28647" w:author="PR Preview" w:date="2026-01-01T00:00:00Z">
        <w:r>
          <w:t xml:space="preserve"> </w:t>
        </w:r>
      </w:ins>
      <w:ins w:id="28648" w:author="PR Preview" w:date="2026-01-01T00:00:00Z">
        <w:r>
          <w:t xml:space="preserve">$\mathord{\smash[b]{\underset{\raise.3ex\hbox{$\scriptstyle\sim$}}{x}}\vphantom{x}}$</w:t>
        </w:r>
      </w:ins>
      <w:ins w:id="28649" w:author="PR Preview" w:date="2026-01-01T00:00:00Z">
        <w:r>
          <w:t xml:space="preserve">,</w:t>
        </w:r>
      </w:ins>
      <w:ins w:id="28650" w:author="PR Preview" w:date="2026-01-01T00:00:00Z">
        <w:r>
          <w:t xml:space="preserve"> </w:t>
        </w:r>
      </w:ins>
      <w:ins w:id="28651" w:author="PR Preview" w:date="2026-01-01T00:00:00Z">
        <w:r>
          <w:t xml:space="preserve">${\mathord{\smash[b]{\underset{\raise.3ex\hbox{$\scriptstyle\sim$}}{x}}\vphantom{x}}}^{\top}\mathord{\smash[b]{\underset{\raise.3ex\hbox{$\scriptstyle\sim$}}{x}}\vphantom{x}}= \sum_{j=1}^px_j^2$</w:t>
        </w:r>
      </w:ins>
      <w:ins w:id="28652" w:author="PR Preview" w:date="2026-01-01T00:00:00Z">
        <w:r>
          <w:t xml:space="preserve"> </w:t>
        </w:r>
      </w:ins>
      <w:ins w:id="28653" w:author="PR Preview" w:date="2026-01-01T00:00:00Z">
        <w:r>
          <w:t xml:space="preserve">is</w:t>
        </w:r>
      </w:ins>
      <w:ins w:id="28654" w:author="PR Preview" w:date="2026-01-01T00:00:00Z">
        <w:r>
          <w:t xml:space="preserve"> </w:t>
        </w:r>
      </w:ins>
      <m:oMath>
        <m:r>
          <m:t>0</m:t>
        </m:r>
      </m:oMath>
      <w:ins w:id="28655" w:author="PR Preview" w:date="2026-01-01T00:00:00Z">
        <w:r>
          <w:t xml:space="preserve"> </w:t>
        </w:r>
      </w:ins>
      <w:ins w:id="28656" w:author="PR Preview" w:date="2026-01-01T00:00:00Z">
        <w:r>
          <w:t xml:space="preserve">only when</w:t>
        </w:r>
      </w:ins>
      <w:ins w:id="28657" w:author="PR Preview" w:date="2026-01-01T00:00:00Z">
        <w:r>
          <w:t xml:space="preserve"> </w:t>
        </w:r>
      </w:ins>
      <w:ins w:id="28658" w:author="PR Preview" w:date="2026-01-01T00:00:00Z">
        <w:r>
          <w:t xml:space="preserve">$\mathord{\smash[b]{\underset{\raise.3ex\hbox{$\scriptstyle\sim$}}{x}}\vphantom{x}}$</w:t>
        </w:r>
      </w:ins>
      <w:ins w:id="28659" w:author="PR Preview" w:date="2026-01-01T00:00:00Z">
        <w:r>
          <w:t xml:space="preserve"> </w:t>
        </w:r>
      </w:ins>
      <w:ins w:id="28660" w:author="PR Preview" w:date="2026-01-01T00:00:00Z">
        <w:r>
          <w:t xml:space="preserve">is the zero vector.</w:t>
        </w:r>
      </w:ins>
      <w:ins w:id="28661" w:author="PR Preview" w:date="2026-01-01T00:00:00Z">
        <w:r>
          <w:t xml:space="preserve"> </w:t>
        </w:r>
      </w:ins>
      <w:ins w:id="28662" w:author="PR Preview" w:date="2026-01-01T00:00:00Z">
        <w:r>
          <w:t xml:space="preserve">The same formula fails for complex vectors.</w:t>
        </w:r>
      </w:ins>
      <w:ins w:id="28663" w:author="PR Preview" w:date="2026-01-01T00:00:00Z">
        <w:r>
          <w:t xml:space="preserve"> </w:t>
        </w:r>
      </w:ins>
      <w:ins w:id="28664" w:author="PR Preview" w:date="2026-01-01T00:00:00Z">
        <w:r>
          <w:t xml:space="preserve">Let</w:t>
        </w:r>
      </w:ins>
      <w:ins w:id="28665" w:author="PR Preview" w:date="2026-01-01T00:00:00Z">
        <w:r>
          <w:t xml:space="preserve"> </w:t>
        </w:r>
      </w:ins>
      <w:ins w:id="28666" w:author="PR Preview" w:date="2026-01-01T00:00:00Z">
        <w:r>
          <w:t xml:space="preserve">$\mathord{\smash[b]{\underset{\raise.3ex\hbox{$\scriptstyle\sim$}}{z}}\vphantom{z}} = {(1, i)}^{\top}$</w:t>
        </w:r>
      </w:ins>
      <w:ins w:id="28667" w:author="PR Preview" w:date="2026-01-01T00:00:00Z">
        <w:r>
          <w:t xml:space="preserve">. Then</w:t>
        </w:r>
      </w:ins>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del w:id="28668" w:author="PR Preview" w:date="2026-01-01T00:00:00Z">
        <w:r>
          <w:delText xml:space="preserve">which is positive, as</w:delText>
        </w:r>
      </w:del>
      <w:del w:id="28669" w:author="PR Preview" w:date="2026-01-01T00:00:00Z">
        <w:r>
          <w:delText xml:space="preserve"> </w:delText>
        </w:r>
      </w:del>
      <w:hyperlink w:anchor="thm-zhz-sum-squares">
        <w:del w:id="28670" w:author="PR Preview" w:date="2026-01-01T00:00:00Z">
          <w:r>
            <w:rPr>
              <w:rStyle w:val="Hyperlink"/>
            </w:rPr>
            <w:delText xml:space="preserve">Theorem 129</w:delText>
          </w:r>
        </w:del>
      </w:hyperlink>
      <w:del w:id="28671" w:author="PR Preview" w:date="2026-01-01T00:00:00Z">
        <w:r>
          <w:delText xml:space="preserve"> </w:delText>
        </w:r>
      </w:del>
      <w:del w:id="28672" w:author="PR Preview" w:date="2026-01-01T00:00:00Z">
        <w:r>
          <w:delText xml:space="preserve">guarantees.</w:delText>
        </w:r>
      </w:del>
    </w:p>
    <w:p>
      <w:pPr>
        <w:pStyle w:val="BodyText"/>
      </w:pPr>
      <w:del w:id="28673" w:author="PR Preview" w:date="2026-01-01T00:00:00Z">
        <w:r>
          <w:rPr>
            <w:b/>
            <w:bCs/>
          </w:rPr>
          <w:delText xml:space="preserve">Definition 129 (Hermitian matrix (self-adjoint matrix))</w:delText>
        </w:r>
      </w:del>
      <w:del w:id="28674" w:author="PR Preview" w:date="2026-01-01T00:00:00Z">
        <w:r>
          <w:delText xml:space="preserve"> </w:delText>
        </w:r>
      </w:del>
      <w:del w:id="28675" w:author="PR Preview" w:date="2026-01-01T00:00:00Z">
        <w:r>
          <w:delText xml:space="preserve">A square complex matrix</w:delText>
        </w:r>
      </w:del>
      <w:del w:id="28676"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8677" w:author="PR Preview" w:date="2026-01-01T00:00:00Z">
        <w:r>
          <w:delText xml:space="preserve"> </w:delText>
        </w:r>
      </w:del>
      <w:del w:id="28678" w:author="PR Preview" w:date="2026-01-01T00:00:00Z">
        <w:r>
          <w:delText xml:space="preserve">is</w:delText>
        </w:r>
      </w:del>
      <w:del w:id="28679" w:author="PR Preview" w:date="2026-01-01T00:00:00Z">
        <w:r>
          <w:delText xml:space="preserve"> </w:delText>
        </w:r>
      </w:del>
      <w:del w:id="28680" w:author="PR Preview" w:date="2026-01-01T00:00:00Z">
        <w:r>
          <w:rPr>
            <w:b/>
            <w:bCs/>
          </w:rPr>
          <w:delText xml:space="preserve">Hermitian</w:delText>
        </w:r>
      </w:del>
      <w:del w:id="28681" w:author="PR Preview" w:date="2026-01-01T00:00:00Z">
        <w:r>
          <w:delText xml:space="preserve"> </w:delText>
        </w:r>
      </w:del>
      <w:del w:id="28682" w:author="PR Preview" w:date="2026-01-01T00:00:00Z">
        <w:r>
          <w:delText xml:space="preserve">[96]</w:delText>
        </w:r>
      </w:del>
      <w:del w:id="28683" w:author="PR Preview" w:date="2026-01-01T00:00:00Z">
        <w:r>
          <w:delText xml:space="preserve"> </w:delText>
        </w:r>
      </w:del>
      <w:del w:id="28684" w:author="PR Preview" w:date="2026-01-01T00:00:00Z">
        <w:r>
          <w:delText xml:space="preserve">(or</w:delText>
        </w:r>
      </w:del>
      <w:del w:id="28685" w:author="PR Preview" w:date="2026-01-01T00:00:00Z">
        <w:r>
          <w:delText xml:space="preserve"> </w:delText>
        </w:r>
      </w:del>
      <w:del w:id="28686" w:author="PR Preview" w:date="2026-01-01T00:00:00Z">
        <w:r>
          <w:rPr>
            <w:b/>
            <w:bCs/>
          </w:rPr>
          <w:delText xml:space="preserve">self-adjoint</w:delText>
        </w:r>
      </w:del>
      <w:del w:id="28687" w:author="PR Preview" w:date="2026-01-01T00:00:00Z">
        <w:r>
          <w:delText xml:space="preserve">)</w:delText>
        </w:r>
      </w:del>
      <w:del w:id="28688" w:author="PR Preview" w:date="2026-01-01T00:00:00Z">
        <w:r>
          <w:delText xml:space="preserve"> </w:delText>
        </w:r>
      </w:del>
      <w:del w:id="28689" w:author="PR Preview" w:date="2026-01-01T00:00:00Z">
        <w:r>
          <w:delText xml:space="preserve">if it equals its conjugate transpose (</w:delText>
        </w:r>
      </w:del>
      <w:hyperlink w:anchor="def-conjugate-transpose">
        <w:del w:id="28690" w:author="PR Preview" w:date="2026-01-01T00:00:00Z">
          <w:r>
            <w:rPr>
              <w:rStyle w:val="Hyperlink"/>
            </w:rPr>
            <w:delText xml:space="preserve">Definition 128</w:delText>
          </w:r>
        </w:del>
      </w:hyperlink>
      <w:del w:id="28691"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p>
      <w:pPr>
        <w:pStyle w:val="FirstParagraph"/>
      </w:pPr>
      <w:del w:id="28692" w:author="PR Preview" w:date="2026-01-01T00:00:00Z">
        <w:r>
          <w:rPr>
            <w:i/>
            <w:iCs/>
          </w:rPr>
          <w:delText xml:space="preserve">Remark 55</w:delText>
        </w:r>
      </w:del>
      <w:del w:id="28693" w:author="PR Preview" w:date="2026-01-01T00:00:00Z">
        <w:r>
          <w:delText xml:space="preserve"> (Why</w:delText>
        </w:r>
      </w:del>
      <w:del w:id="28694" w:author="PR Preview" w:date="2026-01-01T00:00:00Z">
        <w:r>
          <w:delText xml:space="preserve"> </w:delText>
        </w:r>
      </w:del>
      <w:del w:id="28695" w:author="PR Preview" w:date="2026-01-01T00:00:00Z">
        <w:r>
          <w:delText xml:space="preserve">“self-adjoint”</w:delText>
        </w:r>
      </w:del>
      <w:del w:id="28696" w:author="PR Preview" w:date="2026-01-01T00:00:00Z">
        <w:r>
          <w:delText xml:space="preserve">). </w:delText>
        </w:r>
      </w:del>
      <w:del w:id="28697" w:author="PR Preview" w:date="2026-01-01T00:00:00Z">
        <w:r>
          <w:delText xml:space="preserve">The term</w:delText>
        </w:r>
      </w:del>
      <w:del w:id="28698" w:author="PR Preview" w:date="2026-01-01T00:00:00Z">
        <w:r>
          <w:delText xml:space="preserve"> </w:delText>
        </w:r>
      </w:del>
      <w:del w:id="28699" w:author="PR Preview" w:date="2026-01-01T00:00:00Z">
        <w:r>
          <w:rPr>
            <w:i/>
            <w:iCs/>
          </w:rPr>
          <w:delText xml:space="preserve">self-adjoint</w:delText>
        </w:r>
      </w:del>
      <w:del w:id="28700" w:author="PR Preview" w:date="2026-01-01T00:00:00Z">
        <w:r>
          <w:delText xml:space="preserve"> </w:delText>
        </w:r>
      </w:del>
      <w:del w:id="28701" w:author="PR Preview" w:date="2026-01-01T00:00:00Z">
        <w:r>
          <w:delText xml:space="preserve">comes directly from</w:delText>
        </w:r>
      </w:del>
      <w:del w:id="28702" w:author="PR Preview" w:date="2026-01-01T00:00:00Z">
        <w:r>
          <w:delText xml:space="preserve"> </w:delText>
        </w:r>
      </w:del>
      <w:hyperlink w:anchor="thm-adjoint-inner-product">
        <w:del w:id="28703" w:author="PR Preview" w:date="2026-01-01T00:00:00Z">
          <w:r>
            <w:rPr>
              <w:rStyle w:val="Hyperlink"/>
            </w:rPr>
            <w:delText xml:space="preserve">Theorem 128</w:delText>
          </w:r>
        </w:del>
      </w:hyperlink>
      <w:del w:id="28704" w:author="PR Preview" w:date="2026-01-01T00:00:00Z">
        <w:r>
          <w:delText xml:space="preserve">:</w:delText>
        </w:r>
      </w:del>
      <w:del w:id="28705" w:author="PR Preview" w:date="2026-01-01T00:00:00Z">
        <w:r>
          <w:delText xml:space="preserve"> </w:delText>
        </w:r>
      </w:del>
      <w:del w:id="28706" w:author="PR Preview" w:date="2026-01-01T00:00:00Z">
        <w:r>
          <w:delText xml:space="preserve">when</w:delText>
        </w:r>
      </w:del>
      <w:del w:id="28707" w:author="PR Preview" w:date="2026-01-01T00:00:00Z">
        <w:r>
          <w:delText xml:space="preserve"> </w:delText>
        </w:r>
      </w:del>
      <m:oMath>
        <m:r>
          <m:rPr>
            <m:sty m:val="bi"/>
          </m:rPr>
          <m:t>A</m:t>
        </m:r>
      </m:oMath>
      <w:del w:id="28708" w:author="PR Preview" w:date="2026-01-01T00:00:00Z">
        <w:r>
          <w:delText xml:space="preserve"> </w:delText>
        </w:r>
      </w:del>
      <w:del w:id="28709" w:author="PR Preview" w:date="2026-01-01T00:00:00Z">
        <w:r>
          <w:delText xml:space="preserve">is Hermitian,</w:delText>
        </w:r>
      </w:del>
      <w:del w:id="28710" w:author="PR Preview" w:date="2026-01-01T00:00:00Z">
        <w:r>
          <w:delText xml:space="preserve"> </w:delText>
        </w:r>
      </w:del>
      <w:del w:id="28711"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delText>
        </w:r>
      </w:del>
      <w:del w:id="28712" w:author="PR Preview" w:date="2026-01-01T00:00:00Z">
        <w:r>
          <w:delText xml:space="preserve"> </w:delText>
        </w:r>
      </w:del>
      <w:del w:id="28713" w:author="PR Preview" w:date="2026-01-01T00:00:00Z">
        <w:r>
          <w:delText xml:space="preserve">for all</w:delText>
        </w:r>
      </w:del>
      <w:del w:id="28714" w:author="PR Preview" w:date="2026-01-01T00:00:00Z">
        <w:r>
          <w:delText xml:space="preserve"> </w:delText>
        </w:r>
      </w:del>
      <w:del w:id="28715" w:author="PR Preview" w:date="2026-01-01T00:00:00Z">
        <w:r>
          <w:delText xml:space="preserve">$\mathord{\smash[b]{\underset{\raise.3ex\hbox{$\scriptstyle\sim$}}{u}}\vphantom{u}}, \mathord{\smash[b]{\underset{\raise.3ex\hbox{$\scriptstyle\sim$}}{v}}\vphantom{v}} \in \mathbb{C}^n$</w:delText>
        </w:r>
      </w:del>
      <w:del w:id="28716" w:author="PR Preview" w:date="2026-01-01T00:00:00Z">
        <w:r>
          <w:delText xml:space="preserve">.</w:delText>
        </w:r>
      </w:del>
      <w:del w:id="28717" w:author="PR Preview" w:date="2026-01-01T00:00:00Z">
        <w:r>
          <w:delText xml:space="preserve"> </w:delText>
        </w:r>
      </w:del>
      <w:del w:id="28718" w:author="PR Preview" w:date="2026-01-01T00:00:00Z">
        <w:r>
          <w:delText xml:space="preserve">The linear operator moves across the inner product without change.</w:delText>
        </w:r>
      </w:del>
    </w:p>
    <w:p>
      <w:pPr>
        <w:pStyle w:val="BodyText"/>
      </w:pPr>
      <w:del w:id="28719" w:author="PR Preview" w:date="2026-01-01T00:00:00Z">
        <w:r>
          <w:rPr>
            <w:b/>
            <w:bCs/>
          </w:rPr>
          <w:delText xml:space="preserve">Example 226 (A Hermitian matrix)</w:delText>
        </w:r>
      </w:del>
    </w:p>
    <w:p>
      <w:pPr>
        <w:pStyle w:val="FirstParagraph"/>
      </w:pPr>
      <w:ins w:id="28720" w:author="PR Preview" w:date="2026-01-01T00:00:00Z">
        <w:r>
          <w:t xml:space="preserve">which is positive, as</w:t>
        </w:r>
      </w:ins>
      <w:ins w:id="28721" w:author="PR Preview" w:date="2026-01-01T00:00:00Z">
        <w:r>
          <w:t xml:space="preserve"> </w:t>
        </w:r>
      </w:ins>
      <w:hyperlink w:anchor="thm-zhz-sum-squares">
        <w:ins w:id="28722" w:author="PR Preview" w:date="2026-01-01T00:00:00Z">
          <w:r>
            <w:rPr>
              <w:rStyle w:val="Hyperlink"/>
            </w:rPr>
            <w:t xml:space="preserve">Theorem 128</w:t>
          </w:r>
        </w:ins>
      </w:hyperlink>
      <w:ins w:id="28723" w:author="PR Preview" w:date="2026-01-01T00:00:00Z">
        <w:r>
          <w:t xml:space="preserve"> </w:t>
        </w:r>
      </w:ins>
      <w:ins w:id="28724" w:author="PR Preview" w:date="2026-01-01T00:00:00Z">
        <w:r>
          <w:t xml:space="preserve">guarantees.</w:t>
        </w:r>
      </w:ins>
    </w:p>
    <w:bookmarkEnd w:id="699"/>
    <w:bookmarkStart w:id="700" w:name="def-hermitian-matrix"/>
    <w:p>
      <w:pPr>
        <w:pStyle w:val="BodyText"/>
      </w:pPr>
      <w:ins w:id="28725" w:author="PR Preview" w:date="2026-01-01T00:00:00Z">
        <w:r>
          <w:rPr>
            <w:b/>
            <w:bCs/>
          </w:rPr>
          <w:t xml:space="preserve">Definition 129 (Hermitian matrix (self-adjoint matrix))</w:t>
        </w:r>
      </w:ins>
      <w:ins w:id="28726" w:author="PR Preview" w:date="2026-01-01T00:00:00Z">
        <w:r>
          <w:t xml:space="preserve"> </w:t>
        </w:r>
      </w:ins>
      <w:ins w:id="28727" w:author="PR Preview" w:date="2026-01-01T00:00:00Z">
        <w:r>
          <w:t xml:space="preserve">A square complex matrix</w:t>
        </w:r>
      </w:ins>
      <w:ins w:id="28728"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8729" w:author="PR Preview" w:date="2026-01-01T00:00:00Z">
        <w:r>
          <w:t xml:space="preserve"> </w:t>
        </w:r>
      </w:ins>
      <w:ins w:id="28730" w:author="PR Preview" w:date="2026-01-01T00:00:00Z">
        <w:r>
          <w:t xml:space="preserve">is</w:t>
        </w:r>
      </w:ins>
      <w:ins w:id="28731" w:author="PR Preview" w:date="2026-01-01T00:00:00Z">
        <w:r>
          <w:t xml:space="preserve"> </w:t>
        </w:r>
      </w:ins>
      <w:ins w:id="28732" w:author="PR Preview" w:date="2026-01-01T00:00:00Z">
        <w:r>
          <w:rPr>
            <w:b/>
            <w:bCs/>
          </w:rPr>
          <w:t xml:space="preserve">Hermitian</w:t>
        </w:r>
      </w:ins>
      <w:ins w:id="28733" w:author="PR Preview" w:date="2026-01-01T00:00:00Z">
        <w:r>
          <w:t xml:space="preserve"> </w:t>
        </w:r>
      </w:ins>
      <w:ins w:id="28734" w:author="PR Preview" w:date="2026-01-01T00:00:00Z">
        <w:r>
          <w:t xml:space="preserve">[93]</w:t>
        </w:r>
      </w:ins>
      <w:ins w:id="28735" w:author="PR Preview" w:date="2026-01-01T00:00:00Z">
        <w:r>
          <w:t xml:space="preserve"> </w:t>
        </w:r>
      </w:ins>
      <w:ins w:id="28736" w:author="PR Preview" w:date="2026-01-01T00:00:00Z">
        <w:r>
          <w:t xml:space="preserve">(or</w:t>
        </w:r>
      </w:ins>
      <w:ins w:id="28737" w:author="PR Preview" w:date="2026-01-01T00:00:00Z">
        <w:r>
          <w:t xml:space="preserve"> </w:t>
        </w:r>
      </w:ins>
      <w:ins w:id="28738" w:author="PR Preview" w:date="2026-01-01T00:00:00Z">
        <w:r>
          <w:rPr>
            <w:b/>
            <w:bCs/>
          </w:rPr>
          <w:t xml:space="preserve">self-adjoint</w:t>
        </w:r>
      </w:ins>
      <w:ins w:id="28739" w:author="PR Preview" w:date="2026-01-01T00:00:00Z">
        <w:r>
          <w:t xml:space="preserve">)</w:t>
        </w:r>
      </w:ins>
      <w:ins w:id="28740" w:author="PR Preview" w:date="2026-01-01T00:00:00Z">
        <w:r>
          <w:t xml:space="preserve"> </w:t>
        </w:r>
      </w:ins>
      <w:ins w:id="28741" w:author="PR Preview" w:date="2026-01-01T00:00:00Z">
        <w:r>
          <w:t xml:space="preserve">if it equals its conjugate transpose (</w:t>
        </w:r>
      </w:ins>
      <w:hyperlink w:anchor="def-conjugate-transpose">
        <w:ins w:id="28742" w:author="PR Preview" w:date="2026-01-01T00:00:00Z">
          <w:r>
            <w:rPr>
              <w:rStyle w:val="Hyperlink"/>
            </w:rPr>
            <w:t xml:space="preserve">Definition 128</w:t>
          </w:r>
        </w:ins>
      </w:hyperlink>
      <w:ins w:id="28743"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ins w:id="28744" w:author="PR Preview" w:date="2026-01-01T00:00:00Z">
        <w:r>
          <w:rPr>
            <w:i/>
            <w:iCs/>
          </w:rPr>
          <w:t xml:space="preserve">Remark 55</w:t>
        </w:r>
      </w:ins>
      <w:ins w:id="28745" w:author="PR Preview" w:date="2026-01-01T00:00:00Z">
        <w:r>
          <w:t xml:space="preserve"> (Why</w:t>
        </w:r>
      </w:ins>
      <w:ins w:id="28746" w:author="PR Preview" w:date="2026-01-01T00:00:00Z">
        <w:r>
          <w:t xml:space="preserve"> </w:t>
        </w:r>
      </w:ins>
      <w:ins w:id="28747" w:author="PR Preview" w:date="2026-01-01T00:00:00Z">
        <w:r>
          <w:t xml:space="preserve">“self-adjoint”</w:t>
        </w:r>
      </w:ins>
      <w:ins w:id="28748" w:author="PR Preview" w:date="2026-01-01T00:00:00Z">
        <w:r>
          <w:t xml:space="preserve">). </w:t>
        </w:r>
      </w:ins>
      <w:ins w:id="28749" w:author="PR Preview" w:date="2026-01-01T00:00:00Z">
        <w:r>
          <w:t xml:space="preserve">The term</w:t>
        </w:r>
      </w:ins>
      <w:ins w:id="28750" w:author="PR Preview" w:date="2026-01-01T00:00:00Z">
        <w:r>
          <w:t xml:space="preserve"> </w:t>
        </w:r>
      </w:ins>
      <w:ins w:id="28751" w:author="PR Preview" w:date="2026-01-01T00:00:00Z">
        <w:r>
          <w:rPr>
            <w:i/>
            <w:iCs/>
          </w:rPr>
          <w:t xml:space="preserve">self-adjoint</w:t>
        </w:r>
      </w:ins>
      <w:ins w:id="28752" w:author="PR Preview" w:date="2026-01-01T00:00:00Z">
        <w:r>
          <w:t xml:space="preserve"> </w:t>
        </w:r>
      </w:ins>
      <w:ins w:id="28753" w:author="PR Preview" w:date="2026-01-01T00:00:00Z">
        <w:r>
          <w:t xml:space="preserve">comes directly from</w:t>
        </w:r>
      </w:ins>
      <w:ins w:id="28754" w:author="PR Preview" w:date="2026-01-01T00:00:00Z">
        <w:r>
          <w:t xml:space="preserve"> </w:t>
        </w:r>
      </w:ins>
      <w:hyperlink w:anchor="thm-adjoint-inner-product">
        <w:ins w:id="28755" w:author="PR Preview" w:date="2026-01-01T00:00:00Z">
          <w:r>
            <w:rPr>
              <w:rStyle w:val="Hyperlink"/>
            </w:rPr>
            <w:t xml:space="preserve">Theorem 127</w:t>
          </w:r>
        </w:ins>
      </w:hyperlink>
      <w:ins w:id="28756" w:author="PR Preview" w:date="2026-01-01T00:00:00Z">
        <w:r>
          <w:t xml:space="preserve">:</w:t>
        </w:r>
      </w:ins>
      <w:ins w:id="28757" w:author="PR Preview" w:date="2026-01-01T00:00:00Z">
        <w:r>
          <w:t xml:space="preserve"> </w:t>
        </w:r>
      </w:ins>
      <w:ins w:id="28758" w:author="PR Preview" w:date="2026-01-01T00:00:00Z">
        <w:r>
          <w:t xml:space="preserve">when</w:t>
        </w:r>
      </w:ins>
      <w:ins w:id="28759" w:author="PR Preview" w:date="2026-01-01T00:00:00Z">
        <w:r>
          <w:t xml:space="preserve"> </w:t>
        </w:r>
      </w:ins>
      <m:oMath>
        <m:r>
          <m:rPr>
            <m:sty m:val="bi"/>
          </m:rPr>
          <m:t>A</m:t>
        </m:r>
      </m:oMath>
      <w:ins w:id="28760" w:author="PR Preview" w:date="2026-01-01T00:00:00Z">
        <w:r>
          <w:t xml:space="preserve"> </w:t>
        </w:r>
      </w:ins>
      <w:ins w:id="28761" w:author="PR Preview" w:date="2026-01-01T00:00:00Z">
        <w:r>
          <w:t xml:space="preserve">is Hermitian,</w:t>
        </w:r>
      </w:ins>
      <w:ins w:id="28762" w:author="PR Preview" w:date="2026-01-01T00:00:00Z">
        <w:r>
          <w:t xml:space="preserve"> </w:t>
        </w:r>
      </w:ins>
      <w:ins w:id="28763"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28764" w:author="PR Preview" w:date="2026-01-01T00:00:00Z">
        <w:r>
          <w:t xml:space="preserve"> </w:t>
        </w:r>
      </w:ins>
      <w:ins w:id="28765" w:author="PR Preview" w:date="2026-01-01T00:00:00Z">
        <w:r>
          <w:t xml:space="preserve">for all</w:t>
        </w:r>
      </w:ins>
      <w:ins w:id="28766" w:author="PR Preview" w:date="2026-01-01T00:00:00Z">
        <w:r>
          <w:t xml:space="preserve"> </w:t>
        </w:r>
      </w:ins>
      <w:ins w:id="28767" w:author="PR Preview" w:date="2026-01-01T00:00:00Z">
        <w:r>
          <w:t xml:space="preserve">$\mathord{\smash[b]{\underset{\raise.3ex\hbox{$\scriptstyle\sim$}}{u}}\vphantom{u}}, \mathord{\smash[b]{\underset{\raise.3ex\hbox{$\scriptstyle\sim$}}{v}}\vphantom{v}} \in \mathbb{C}^n$</w:t>
        </w:r>
      </w:ins>
      <w:ins w:id="28768" w:author="PR Preview" w:date="2026-01-01T00:00:00Z">
        <w:r>
          <w:t xml:space="preserve">.</w:t>
        </w:r>
      </w:ins>
      <w:ins w:id="28769" w:author="PR Preview" w:date="2026-01-01T00:00:00Z">
        <w:r>
          <w:t xml:space="preserve"> </w:t>
        </w:r>
      </w:ins>
      <w:ins w:id="28770" w:author="PR Preview" w:date="2026-01-01T00:00:00Z">
        <w:r>
          <w:t xml:space="preserve">The linear operator moves across the inner product without change.</w:t>
        </w:r>
      </w:ins>
    </w:p>
    <w:bookmarkEnd w:id="701"/>
    <w:bookmarkStart w:id="702" w:name="exm-hermitian-matrix"/>
    <w:p>
      <w:pPr>
        <w:pStyle w:val="BodyText"/>
      </w:pPr>
      <w:ins w:id="28771" w:author="PR Preview" w:date="2026-01-01T00:00:00Z">
        <w:r>
          <w:rPr>
            <w:b/>
            <w:bCs/>
          </w:rPr>
          <w:t xml:space="preserve">Example 225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del w:id="28772" w:author="PR Preview" w:date="2026-01-01T00:00:00Z">
        <w:r>
          <w:rPr>
            <w:b/>
            <w:bCs/>
          </w:rPr>
          <w:delText xml:space="preserve">Example 227 (A symmetric complex matrix that is not Hermitian)</w:delText>
        </w:r>
      </w:del>
    </w:p>
    <w:p>
      <w:pPr>
        <w:pStyle w:val="BodyText"/>
      </w:pPr>
      <w:ins w:id="28773" w:author="PR Preview" w:date="2026-01-01T00:00:00Z">
        <w:r>
          <w:rPr>
            <w:b/>
            <w:bCs/>
          </w:rPr>
          <w:t xml:space="preserve">Example 226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del w:id="28774" w:author="PR Preview" w:date="2026-01-01T00:00:00Z">
        <w:r>
          <w:rPr>
            <w:b/>
            <w:bCs/>
          </w:rPr>
          <w:delText xml:space="preserve">Definition 130 (Skew-Hermitian matrix (anti-Hermitian matrix))</w:delText>
        </w:r>
      </w:del>
      <w:del w:id="28775" w:author="PR Preview" w:date="2026-01-01T00:00:00Z">
        <w:r>
          <w:delText xml:space="preserve"> </w:delText>
        </w:r>
      </w:del>
      <w:del w:id="28776" w:author="PR Preview" w:date="2026-01-01T00:00:00Z">
        <w:r>
          <w:delText xml:space="preserve">A square complex matrix</w:delText>
        </w:r>
      </w:del>
      <w:del w:id="28777"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8778" w:author="PR Preview" w:date="2026-01-01T00:00:00Z">
        <w:r>
          <w:delText xml:space="preserve"> </w:delText>
        </w:r>
      </w:del>
      <w:del w:id="28779" w:author="PR Preview" w:date="2026-01-01T00:00:00Z">
        <w:r>
          <w:delText xml:space="preserve">is</w:delText>
        </w:r>
      </w:del>
      <w:del w:id="28780" w:author="PR Preview" w:date="2026-01-01T00:00:00Z">
        <w:r>
          <w:delText xml:space="preserve"> </w:delText>
        </w:r>
      </w:del>
      <w:del w:id="28781" w:author="PR Preview" w:date="2026-01-01T00:00:00Z">
        <w:r>
          <w:rPr>
            <w:b/>
            <w:bCs/>
          </w:rPr>
          <w:delText xml:space="preserve">skew-Hermitian</w:delText>
        </w:r>
      </w:del>
      <w:del w:id="28782" w:author="PR Preview" w:date="2026-01-01T00:00:00Z">
        <w:r>
          <w:delText xml:space="preserve"> </w:delText>
        </w:r>
      </w:del>
      <w:del w:id="28783" w:author="PR Preview" w:date="2026-01-01T00:00:00Z">
        <w:r>
          <w:delText xml:space="preserve">[97]</w:delText>
        </w:r>
      </w:del>
      <w:del w:id="28784" w:author="PR Preview" w:date="2026-01-01T00:00:00Z">
        <w:r>
          <w:delText xml:space="preserve"> </w:delText>
        </w:r>
      </w:del>
      <w:del w:id="28785" w:author="PR Preview" w:date="2026-01-01T00:00:00Z">
        <w:r>
          <w:delText xml:space="preserve">(or</w:delText>
        </w:r>
      </w:del>
      <w:del w:id="28786" w:author="PR Preview" w:date="2026-01-01T00:00:00Z">
        <w:r>
          <w:delText xml:space="preserve"> </w:delText>
        </w:r>
      </w:del>
      <w:del w:id="28787" w:author="PR Preview" w:date="2026-01-01T00:00:00Z">
        <w:r>
          <w:rPr>
            <w:b/>
            <w:bCs/>
          </w:rPr>
          <w:delText xml:space="preserve">anti-Hermitian</w:delText>
        </w:r>
      </w:del>
      <w:del w:id="28788" w:author="PR Preview" w:date="2026-01-01T00:00:00Z">
        <w:r>
          <w:delText xml:space="preserve">)</w:delText>
        </w:r>
      </w:del>
      <w:del w:id="28789" w:author="PR Preview" w:date="2026-01-01T00:00:00Z">
        <w:r>
          <w:delText xml:space="preserve"> </w:delText>
        </w:r>
      </w:del>
      <w:del w:id="28790" w:author="PR Preview" w:date="2026-01-01T00:00:00Z">
        <w:r>
          <w:delText xml:space="preserve">if it equals the negative of its conjugate transpose (</w:delText>
        </w:r>
      </w:del>
      <w:hyperlink w:anchor="def-conjugate-transpose">
        <w:del w:id="28791" w:author="PR Preview" w:date="2026-01-01T00:00:00Z">
          <w:r>
            <w:rPr>
              <w:rStyle w:val="Hyperlink"/>
            </w:rPr>
            <w:delText xml:space="preserve">Definition 128</w:delText>
          </w:r>
        </w:del>
      </w:hyperlink>
      <w:del w:id="28792" w:author="PR Preview" w:date="2026-01-01T00:00:00Z">
        <w:r>
          <w:delText xml:space="preserve">):</w:delText>
        </w:r>
      </w:del>
    </w:p>
    <w:p>
      <w:pPr>
        <w:pStyle w:val="FirstParagraph"/>
      </w:pPr>
      <w:ins w:id="28793" w:author="PR Preview" w:date="2026-01-01T00:00:00Z">
        <w:r>
          <w:rPr>
            <w:b/>
            <w:bCs/>
          </w:rPr>
          <w:t xml:space="preserve">Definition 130 (Skew-Hermitian matrix (anti-Hermitian matrix))</w:t>
        </w:r>
      </w:ins>
      <w:ins w:id="28794" w:author="PR Preview" w:date="2026-01-01T00:00:00Z">
        <w:r>
          <w:t xml:space="preserve"> </w:t>
        </w:r>
      </w:ins>
      <w:ins w:id="28795" w:author="PR Preview" w:date="2026-01-01T00:00:00Z">
        <w:r>
          <w:t xml:space="preserve">A square complex matrix</w:t>
        </w:r>
      </w:ins>
      <w:ins w:id="28796"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8797" w:author="PR Preview" w:date="2026-01-01T00:00:00Z">
        <w:r>
          <w:t xml:space="preserve"> </w:t>
        </w:r>
      </w:ins>
      <w:ins w:id="28798" w:author="PR Preview" w:date="2026-01-01T00:00:00Z">
        <w:r>
          <w:t xml:space="preserve">is</w:t>
        </w:r>
      </w:ins>
      <w:ins w:id="28799" w:author="PR Preview" w:date="2026-01-01T00:00:00Z">
        <w:r>
          <w:t xml:space="preserve"> </w:t>
        </w:r>
      </w:ins>
      <w:ins w:id="28800" w:author="PR Preview" w:date="2026-01-01T00:00:00Z">
        <w:r>
          <w:rPr>
            <w:b/>
            <w:bCs/>
          </w:rPr>
          <w:t xml:space="preserve">skew-Hermitian</w:t>
        </w:r>
      </w:ins>
      <w:ins w:id="28801" w:author="PR Preview" w:date="2026-01-01T00:00:00Z">
        <w:r>
          <w:t xml:space="preserve"> </w:t>
        </w:r>
      </w:ins>
      <w:ins w:id="28802" w:author="PR Preview" w:date="2026-01-01T00:00:00Z">
        <w:r>
          <w:t xml:space="preserve">[94]</w:t>
        </w:r>
      </w:ins>
      <w:ins w:id="28803" w:author="PR Preview" w:date="2026-01-01T00:00:00Z">
        <w:r>
          <w:t xml:space="preserve"> </w:t>
        </w:r>
      </w:ins>
      <w:ins w:id="28804" w:author="PR Preview" w:date="2026-01-01T00:00:00Z">
        <w:r>
          <w:t xml:space="preserve">(or</w:t>
        </w:r>
      </w:ins>
      <w:ins w:id="28805" w:author="PR Preview" w:date="2026-01-01T00:00:00Z">
        <w:r>
          <w:t xml:space="preserve"> </w:t>
        </w:r>
      </w:ins>
      <w:ins w:id="28806" w:author="PR Preview" w:date="2026-01-01T00:00:00Z">
        <w:r>
          <w:rPr>
            <w:b/>
            <w:bCs/>
          </w:rPr>
          <w:t xml:space="preserve">anti-Hermitian</w:t>
        </w:r>
      </w:ins>
      <w:ins w:id="28807" w:author="PR Preview" w:date="2026-01-01T00:00:00Z">
        <w:r>
          <w:t xml:space="preserve">)</w:t>
        </w:r>
      </w:ins>
      <w:ins w:id="28808" w:author="PR Preview" w:date="2026-01-01T00:00:00Z">
        <w:r>
          <w:t xml:space="preserve"> </w:t>
        </w:r>
      </w:ins>
      <w:ins w:id="28809" w:author="PR Preview" w:date="2026-01-01T00:00:00Z">
        <w:r>
          <w:t xml:space="preserve">if it equals the negative of its conjugate transpose (</w:t>
        </w:r>
      </w:ins>
      <w:hyperlink w:anchor="def-conjugate-transpose">
        <w:ins w:id="28810" w:author="PR Preview" w:date="2026-01-01T00:00:00Z">
          <w:r>
            <w:rPr>
              <w:rStyle w:val="Hyperlink"/>
            </w:rPr>
            <w:t xml:space="preserve">Definition 128</w:t>
          </w:r>
        </w:ins>
      </w:hyperlink>
      <w:ins w:id="28811"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del w:id="28812" w:author="PR Preview" w:date="2026-01-01T00:00:00Z">
        <w:r>
          <w:rPr>
            <w:b/>
            <w:bCs/>
          </w:rPr>
          <w:delText xml:space="preserve">Example 228 (A skew-Hermitian matrix)</w:delText>
        </w:r>
      </w:del>
      <w:del w:id="28813" w:author="PR Preview" w:date="2026-01-01T00:00:00Z">
        <w:r>
          <w:delText xml:space="preserve"> </w:delText>
        </w:r>
      </w:del>
      <w:del w:id="28814" w:author="PR Preview" w:date="2026-01-01T00:00:00Z">
        <w:r>
          <w:delText xml:space="preserve">The matrix</w:delText>
        </w:r>
      </w:del>
    </w:p>
    <w:p>
      <w:pPr>
        <w:pStyle w:val="BodyText"/>
      </w:pPr>
      <w:ins w:id="28815" w:author="PR Preview" w:date="2026-01-01T00:00:00Z">
        <w:r>
          <w:rPr>
            <w:b/>
            <w:bCs/>
          </w:rPr>
          <w:t xml:space="preserve">Example 227 (A skew-Hermitian matrix)</w:t>
        </w:r>
      </w:ins>
      <w:ins w:id="28816" w:author="PR Preview" w:date="2026-01-01T00:00:00Z">
        <w:r>
          <w:t xml:space="preserve"> </w:t>
        </w:r>
      </w:ins>
      <w:ins w:id="28817"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del w:id="28818" w:author="PR Preview" w:date="2026-01-01T00:00:00Z">
        <w:r>
          <w:rPr>
            <w:b/>
            <w:bCs/>
          </w:rPr>
          <w:delText xml:space="preserve">Theorem 130 (Hermitian and skew-Hermitian decomposition)</w:delText>
        </w:r>
      </w:del>
      <w:del w:id="28819" w:author="PR Preview" w:date="2026-01-01T00:00:00Z">
        <w:r>
          <w:delText xml:space="preserve"> </w:delText>
        </w:r>
      </w:del>
      <w:del w:id="28820" w:author="PR Preview" w:date="2026-01-01T00:00:00Z">
        <w:r>
          <w:delText xml:space="preserve">Every square complex matrix</w:delText>
        </w:r>
      </w:del>
      <w:del w:id="28821"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8822" w:author="PR Preview" w:date="2026-01-01T00:00:00Z">
        <w:r>
          <w:delText xml:space="preserve"> </w:delText>
        </w:r>
      </w:del>
      <w:del w:id="28823" w:author="PR Preview" w:date="2026-01-01T00:00:00Z">
        <w:r>
          <w:delText xml:space="preserve">can be uniquely expressed as the sum of a Hermitian matrix</w:delText>
        </w:r>
      </w:del>
      <w:del w:id="28824" w:author="PR Preview" w:date="2026-01-01T00:00:00Z">
        <w:r>
          <w:delText xml:space="preserve"> </w:delText>
        </w:r>
      </w:del>
      <m:oMath>
        <m:r>
          <m:rPr>
            <m:sty m:val="bi"/>
          </m:rPr>
          <m:t>H</m:t>
        </m:r>
      </m:oMath>
      <w:del w:id="28825" w:author="PR Preview" w:date="2026-01-01T00:00:00Z">
        <w:r>
          <w:delText xml:space="preserve"> </w:delText>
        </w:r>
      </w:del>
      <w:del w:id="28826" w:author="PR Preview" w:date="2026-01-01T00:00:00Z">
        <w:r>
          <w:delText xml:space="preserve">(</w:delText>
        </w:r>
      </w:del>
      <w:hyperlink w:anchor="def-hermitian-matrix">
        <w:del w:id="28827" w:author="PR Preview" w:date="2026-01-01T00:00:00Z">
          <w:r>
            <w:rPr>
              <w:rStyle w:val="Hyperlink"/>
            </w:rPr>
            <w:delText xml:space="preserve">Definition 129</w:delText>
          </w:r>
        </w:del>
      </w:hyperlink>
      <w:del w:id="28828" w:author="PR Preview" w:date="2026-01-01T00:00:00Z">
        <w:r>
          <w:delText xml:space="preserve">)</w:delText>
        </w:r>
      </w:del>
      <w:del w:id="28829" w:author="PR Preview" w:date="2026-01-01T00:00:00Z">
        <w:r>
          <w:delText xml:space="preserve"> </w:delText>
        </w:r>
      </w:del>
      <w:del w:id="28830" w:author="PR Preview" w:date="2026-01-01T00:00:00Z">
        <w:r>
          <w:delText xml:space="preserve">and a skew-Hermitian matrix</w:delText>
        </w:r>
      </w:del>
      <w:del w:id="28831" w:author="PR Preview" w:date="2026-01-01T00:00:00Z">
        <w:r>
          <w:delText xml:space="preserve"> </w:delText>
        </w:r>
      </w:del>
      <m:oMath>
        <m:r>
          <m:rPr>
            <m:sty m:val="bi"/>
          </m:rPr>
          <m:t>S</m:t>
        </m:r>
      </m:oMath>
      <w:del w:id="28832" w:author="PR Preview" w:date="2026-01-01T00:00:00Z">
        <w:r>
          <w:delText xml:space="preserve"> </w:delText>
        </w:r>
      </w:del>
      <w:del w:id="28833" w:author="PR Preview" w:date="2026-01-01T00:00:00Z">
        <w:r>
          <w:delText xml:space="preserve">(</w:delText>
        </w:r>
      </w:del>
      <w:hyperlink w:anchor="def-skew-hermitian-matrix">
        <w:del w:id="28834" w:author="PR Preview" w:date="2026-01-01T00:00:00Z">
          <w:r>
            <w:rPr>
              <w:rStyle w:val="Hyperlink"/>
            </w:rPr>
            <w:delText xml:space="preserve">Definition 130</w:delText>
          </w:r>
        </w:del>
      </w:hyperlink>
      <w:del w:id="28835" w:author="PR Preview" w:date="2026-01-01T00:00:00Z">
        <w:r>
          <w:delText xml:space="preserve">):</w:delText>
        </w:r>
      </w:del>
    </w:p>
    <w:p>
      <w:pPr>
        <w:pStyle w:val="BodyText"/>
      </w:pPr>
      <w:ins w:id="28836" w:author="PR Preview" w:date="2026-01-01T00:00:00Z">
        <w:r>
          <w:rPr>
            <w:b/>
            <w:bCs/>
          </w:rPr>
          <w:t xml:space="preserve">Theorem 129 (Hermitian and skew-Hermitian decomposition)</w:t>
        </w:r>
      </w:ins>
      <w:ins w:id="28837" w:author="PR Preview" w:date="2026-01-01T00:00:00Z">
        <w:r>
          <w:t xml:space="preserve"> </w:t>
        </w:r>
      </w:ins>
      <w:ins w:id="28838" w:author="PR Preview" w:date="2026-01-01T00:00:00Z">
        <w:r>
          <w:t xml:space="preserve">Every square complex matrix</w:t>
        </w:r>
      </w:ins>
      <w:ins w:id="28839"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8840" w:author="PR Preview" w:date="2026-01-01T00:00:00Z">
        <w:r>
          <w:t xml:space="preserve"> </w:t>
        </w:r>
      </w:ins>
      <w:ins w:id="28841" w:author="PR Preview" w:date="2026-01-01T00:00:00Z">
        <w:r>
          <w:t xml:space="preserve">can be uniquely expressed as the sum of a Hermitian matrix</w:t>
        </w:r>
      </w:ins>
      <w:ins w:id="28842" w:author="PR Preview" w:date="2026-01-01T00:00:00Z">
        <w:r>
          <w:t xml:space="preserve"> </w:t>
        </w:r>
      </w:ins>
      <m:oMath>
        <m:r>
          <m:rPr>
            <m:sty m:val="bi"/>
          </m:rPr>
          <m:t>H</m:t>
        </m:r>
      </m:oMath>
      <w:ins w:id="28843" w:author="PR Preview" w:date="2026-01-01T00:00:00Z">
        <w:r>
          <w:t xml:space="preserve"> </w:t>
        </w:r>
      </w:ins>
      <w:ins w:id="28844" w:author="PR Preview" w:date="2026-01-01T00:00:00Z">
        <w:r>
          <w:t xml:space="preserve">(</w:t>
        </w:r>
      </w:ins>
      <w:hyperlink w:anchor="def-hermitian-matrix">
        <w:ins w:id="28845" w:author="PR Preview" w:date="2026-01-01T00:00:00Z">
          <w:r>
            <w:rPr>
              <w:rStyle w:val="Hyperlink"/>
            </w:rPr>
            <w:t xml:space="preserve">Definition 129</w:t>
          </w:r>
        </w:ins>
      </w:hyperlink>
      <w:ins w:id="28846" w:author="PR Preview" w:date="2026-01-01T00:00:00Z">
        <w:r>
          <w:t xml:space="preserve">)</w:t>
        </w:r>
      </w:ins>
      <w:ins w:id="28847" w:author="PR Preview" w:date="2026-01-01T00:00:00Z">
        <w:r>
          <w:t xml:space="preserve"> </w:t>
        </w:r>
      </w:ins>
      <w:ins w:id="28848" w:author="PR Preview" w:date="2026-01-01T00:00:00Z">
        <w:r>
          <w:t xml:space="preserve">and a skew-Hermitian matrix</w:t>
        </w:r>
      </w:ins>
      <w:ins w:id="28849" w:author="PR Preview" w:date="2026-01-01T00:00:00Z">
        <w:r>
          <w:t xml:space="preserve"> </w:t>
        </w:r>
      </w:ins>
      <m:oMath>
        <m:r>
          <m:rPr>
            <m:sty m:val="bi"/>
          </m:rPr>
          <m:t>S</m:t>
        </m:r>
      </m:oMath>
      <w:ins w:id="28850" w:author="PR Preview" w:date="2026-01-01T00:00:00Z">
        <w:r>
          <w:t xml:space="preserve"> </w:t>
        </w:r>
      </w:ins>
      <w:ins w:id="28851" w:author="PR Preview" w:date="2026-01-01T00:00:00Z">
        <w:r>
          <w:t xml:space="preserve">(</w:t>
        </w:r>
      </w:ins>
      <w:hyperlink w:anchor="def-skew-hermitian-matrix">
        <w:ins w:id="28852" w:author="PR Preview" w:date="2026-01-01T00:00:00Z">
          <w:r>
            <w:rPr>
              <w:rStyle w:val="Hyperlink"/>
            </w:rPr>
            <w:t xml:space="preserve">Definition 130</w:t>
          </w:r>
        </w:ins>
      </w:hyperlink>
      <w:ins w:id="28853"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28854" w:author="PR Preview" w:date="2026-01-01T00:00:00Z">
        <w:r>
          <w:delText xml:space="preserve">Applying the properties of the Hermitian adjoint (</w:delText>
        </w:r>
      </w:del>
      <w:hyperlink w:anchor="thm-hermitian-adjoint-properties">
        <w:del w:id="28855" w:author="PR Preview" w:date="2026-01-01T00:00:00Z">
          <w:r>
            <w:rPr>
              <w:rStyle w:val="Hyperlink"/>
            </w:rPr>
            <w:delText xml:space="preserve">Theorem 127</w:delText>
          </w:r>
        </w:del>
      </w:hyperlink>
      <w:del w:id="28856" w:author="PR Preview" w:date="2026-01-01T00:00:00Z">
        <w:r>
          <w:delText xml:space="preserve">):</w:delText>
        </w:r>
      </w:del>
    </w:p>
    <w:p>
      <w:pPr>
        <w:pStyle w:val="FirstParagraph"/>
      </w:pPr>
      <w:ins w:id="28857" w:author="PR Preview" w:date="2026-01-01T00:00:00Z">
        <w:r>
          <w:t xml:space="preserve">Applying the properties of the Hermitian adjoint (</w:t>
        </w:r>
      </w:ins>
      <w:hyperlink w:anchor="thm-hermitian-adjoint-properties">
        <w:ins w:id="28858" w:author="PR Preview" w:date="2026-01-01T00:00:00Z">
          <w:r>
            <w:rPr>
              <w:rStyle w:val="Hyperlink"/>
            </w:rPr>
            <w:t xml:space="preserve">Theorem 126</w:t>
          </w:r>
        </w:ins>
      </w:hyperlink>
      <w:ins w:id="28859"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del w:id="28860" w:author="PR Preview" w:date="2026-01-01T00:00:00Z">
        <w:r>
          <w:delText xml:space="preserve">Strang [98]</w:delText>
        </w:r>
      </w:del>
      <w:del w:id="28861" w:author="PR Preview" w:date="2026-01-01T00:00:00Z">
        <w:r>
          <w:delText xml:space="preserve"> </w:delText>
        </w:r>
      </w:del>
      <w:del w:id="28862" w:author="PR Preview" w:date="2026-01-01T00:00:00Z">
        <w:r>
          <w:delText xml:space="preserve">is a widely used first course in linear algebra.</w:delText>
        </w:r>
      </w:del>
      <w:del w:id="28863" w:author="PR Preview" w:date="2026-01-01T00:00:00Z">
        <w:r>
          <w:delText xml:space="preserve"> </w:delText>
        </w:r>
      </w:del>
      <w:del w:id="28864" w:author="PR Preview" w:date="2026-01-01T00:00:00Z">
        <w:r>
          <w:delText xml:space="preserve">It covers vectors, elimination, vector spaces, orthogonality, determinants,</w:delText>
        </w:r>
      </w:del>
      <w:del w:id="28865" w:author="PR Preview" w:date="2026-01-01T00:00:00Z">
        <w:r>
          <w:delText xml:space="preserve"> </w:delText>
        </w:r>
      </w:del>
      <w:del w:id="28866" w:author="PR Preview" w:date="2026-01-01T00:00:00Z">
        <w:r>
          <w:delText xml:space="preserve">eigenvalues, and the singular value decomposition.</w:delText>
        </w:r>
      </w:del>
    </w:p>
    <w:p>
      <w:pPr>
        <w:pStyle w:val="Compact"/>
        <w:numPr>
          <w:ilvl w:val="0"/>
          <w:numId w:val="1114"/>
        </w:numPr>
      </w:pPr>
      <w:del w:id="28867" w:author="PR Preview" w:date="2026-01-01T00:00:00Z">
        <w:r>
          <w:delText xml:space="preserve">Axler [51]</w:delText>
        </w:r>
      </w:del>
      <w:del w:id="28868" w:author="PR Preview" w:date="2026-01-01T00:00:00Z">
        <w:r>
          <w:delText xml:space="preserve"> </w:delText>
        </w:r>
      </w:del>
      <w:del w:id="28869" w:author="PR Preview" w:date="2026-01-01T00:00:00Z">
        <w:r>
          <w:delText xml:space="preserve">is a proof-based treatment centered on vector spaces and linear maps.</w:delText>
        </w:r>
      </w:del>
      <w:del w:id="28870" w:author="PR Preview" w:date="2026-01-01T00:00:00Z">
        <w:r>
          <w:delText xml:space="preserve"> </w:delText>
        </w:r>
      </w:del>
      <w:del w:id="28871" w:author="PR Preview" w:date="2026-01-01T00:00:00Z">
        <w:r>
          <w:delText xml:space="preserve">A free electronic version is available from the publisher.</w:delText>
        </w:r>
      </w:del>
    </w:p>
    <w:p>
      <w:pPr>
        <w:pStyle w:val="Compact"/>
        <w:numPr>
          <w:ilvl w:val="0"/>
          <w:numId w:val="1114"/>
        </w:numPr>
      </w:pPr>
      <w:del w:id="28872" w:author="PR Preview" w:date="2026-01-01T00:00:00Z">
        <w:r>
          <w:delText xml:space="preserve">Fieller [99]</w:delText>
        </w:r>
      </w:del>
    </w:p>
    <w:p>
      <w:pPr>
        <w:pStyle w:val="Compact"/>
        <w:numPr>
          <w:ilvl w:val="0"/>
          <w:numId w:val="1114"/>
        </w:numPr>
      </w:pPr>
      <w:ins w:id="28873" w:author="PR Preview" w:date="2026-01-01T00:00:00Z">
        <w:r>
          <w:t xml:space="preserve">Strang [95]</w:t>
        </w:r>
      </w:ins>
      <w:ins w:id="28874" w:author="PR Preview" w:date="2026-01-01T00:00:00Z">
        <w:r>
          <w:t xml:space="preserve"> </w:t>
        </w:r>
      </w:ins>
      <w:ins w:id="28875" w:author="PR Preview" w:date="2026-01-01T00:00:00Z">
        <w:r>
          <w:t xml:space="preserve">is a widely used first course in linear algebra.</w:t>
        </w:r>
      </w:ins>
      <w:ins w:id="28876" w:author="PR Preview" w:date="2026-01-01T00:00:00Z">
        <w:r>
          <w:t xml:space="preserve"> </w:t>
        </w:r>
      </w:ins>
      <w:ins w:id="28877" w:author="PR Preview" w:date="2026-01-01T00:00:00Z">
        <w:r>
          <w:t xml:space="preserve">It covers vectors, elimination, vector spaces, orthogonality, determinants,</w:t>
        </w:r>
      </w:ins>
      <w:ins w:id="28878" w:author="PR Preview" w:date="2026-01-01T00:00:00Z">
        <w:r>
          <w:t xml:space="preserve"> </w:t>
        </w:r>
      </w:ins>
      <w:ins w:id="28879" w:author="PR Preview" w:date="2026-01-01T00:00:00Z">
        <w:r>
          <w:t xml:space="preserve">eigenvalues, and the singular value decomposition.</w:t>
        </w:r>
      </w:ins>
    </w:p>
    <w:p>
      <w:pPr>
        <w:pStyle w:val="Compact"/>
        <w:numPr>
          <w:ilvl w:val="0"/>
          <w:numId w:val="1114"/>
        </w:numPr>
      </w:pPr>
      <w:ins w:id="28880" w:author="PR Preview" w:date="2026-01-01T00:00:00Z">
        <w:r>
          <w:t xml:space="preserve">Axler [50]</w:t>
        </w:r>
      </w:ins>
      <w:ins w:id="28881" w:author="PR Preview" w:date="2026-01-01T00:00:00Z">
        <w:r>
          <w:t xml:space="preserve"> </w:t>
        </w:r>
      </w:ins>
      <w:ins w:id="28882" w:author="PR Preview" w:date="2026-01-01T00:00:00Z">
        <w:r>
          <w:t xml:space="preserve">is a proof-based treatment centered on vector spaces and linear maps.</w:t>
        </w:r>
      </w:ins>
      <w:ins w:id="28883" w:author="PR Preview" w:date="2026-01-01T00:00:00Z">
        <w:r>
          <w:t xml:space="preserve"> </w:t>
        </w:r>
      </w:ins>
      <w:ins w:id="28884" w:author="PR Preview" w:date="2026-01-01T00:00:00Z">
        <w:r>
          <w:t xml:space="preserve">A free electronic version is available from the publisher.</w:t>
        </w:r>
      </w:ins>
    </w:p>
    <w:p>
      <w:pPr>
        <w:pStyle w:val="Compact"/>
        <w:numPr>
          <w:ilvl w:val="0"/>
          <w:numId w:val="1114"/>
        </w:numPr>
      </w:pPr>
      <w:ins w:id="28885" w:author="PR Preview" w:date="2026-01-01T00:00:00Z">
        <w:r>
          <w:t xml:space="preserve">Fieller [96]</w:t>
        </w:r>
      </w:ins>
    </w:p>
    <w:p>
      <w:pPr>
        <w:pStyle w:val="Compact"/>
        <w:numPr>
          <w:ilvl w:val="0"/>
          <w:numId w:val="1114"/>
        </w:numPr>
      </w:pPr>
      <w:r>
        <w:t xml:space="preserve">Banerjee and Roy [47]</w:t>
      </w:r>
    </w:p>
    <w:p>
      <w:pPr>
        <w:pStyle w:val="Compact"/>
        <w:numPr>
          <w:ilvl w:val="0"/>
          <w:numId w:val="1114"/>
        </w:numPr>
      </w:pPr>
      <w:del w:id="28886" w:author="PR Preview" w:date="2026-01-01T00:00:00Z">
        <w:r>
          <w:delText xml:space="preserve">Searle and Khuri [100]</w:delText>
        </w:r>
      </w:del>
    </w:p>
    <w:p>
      <w:pPr>
        <w:pStyle w:val="Compact"/>
        <w:numPr>
          <w:ilvl w:val="0"/>
          <w:numId w:val="1114"/>
        </w:numPr>
      </w:pPr>
      <w:del w:id="28887" w:author="PR Preview" w:date="2026-01-01T00:00:00Z">
        <w:r>
          <w:delText xml:space="preserve">Petersen and Pedersen [101]</w:delText>
        </w:r>
      </w:del>
      <w:del w:id="28888" w:author="PR Preview" w:date="2026-01-01T00:00:00Z">
        <w:r>
          <w:delText xml:space="preserve"> </w:delText>
        </w:r>
      </w:del>
      <w:del w:id="28889" w:author="PR Preview" w:date="2026-01-01T00:00:00Z">
        <w:r>
          <w:delText xml:space="preserve">is a free desk reference that collects matrix identities:</w:delText>
        </w:r>
      </w:del>
      <w:del w:id="28890" w:author="PR Preview" w:date="2026-01-01T00:00:00Z">
        <w:r>
          <w:delText xml:space="preserve"> </w:delText>
        </w:r>
      </w:del>
      <w:del w:id="28891" w:author="PR Preview" w:date="2026-01-01T00:00:00Z">
        <w:r>
          <w:delText xml:space="preserve">it lists results on determinants, inverses, decompositions,</w:delText>
        </w:r>
      </w:del>
      <w:del w:id="28892" w:author="PR Preview" w:date="2026-01-01T00:00:00Z">
        <w:r>
          <w:delText xml:space="preserve"> </w:delText>
        </w:r>
      </w:del>
      <w:del w:id="28893" w:author="PR Preview" w:date="2026-01-01T00:00:00Z">
        <w:r>
          <w:delText xml:space="preserve">and</w:delText>
        </w:r>
      </w:del>
      <w:del w:id="28894" w:author="PR Preview" w:date="2026-01-01T00:00:00Z">
        <w:r>
          <w:delText xml:space="preserve"> </w:delText>
        </w:r>
      </w:del>
      <w:hyperlink r:id="rId709">
        <w:del w:id="28895" w:author="PR Preview" w:date="2026-01-01T00:00:00Z">
          <w:r>
            <w:rPr>
              <w:rStyle w:val="Hyperlink"/>
            </w:rPr>
            <w:delText xml:space="preserve">derivatives</w:delText>
          </w:r>
        </w:del>
      </w:hyperlink>
      <w:del w:id="28896" w:author="PR Preview" w:date="2026-01-01T00:00:00Z">
        <w:r>
          <w:delText xml:space="preserve"> </w:delText>
        </w:r>
      </w:del>
      <w:del w:id="28897" w:author="PR Preview" w:date="2026-01-01T00:00:00Z">
        <w:r>
          <w:delText xml:space="preserve">of vectors and matrices,</w:delText>
        </w:r>
      </w:del>
      <w:del w:id="28898" w:author="PR Preview" w:date="2026-01-01T00:00:00Z">
        <w:r>
          <w:delText xml:space="preserve"> </w:delText>
        </w:r>
      </w:del>
      <w:del w:id="28899" w:author="PR Preview" w:date="2026-01-01T00:00:00Z">
        <w:r>
          <w:delText xml:space="preserve">so it is a quick place to look up a formula these pages prove.</w:delText>
        </w:r>
      </w:del>
    </w:p>
    <w:p>
      <w:pPr>
        <w:pStyle w:val="Compact"/>
        <w:numPr>
          <w:ilvl w:val="0"/>
          <w:numId w:val="1114"/>
        </w:numPr>
      </w:pPr>
      <w:del w:id="28900" w:author="PR Preview" w:date="2026-01-01T00:00:00Z">
        <w:r>
          <w:delText xml:space="preserve">Stanford University [102]</w:delText>
        </w:r>
      </w:del>
      <w:del w:id="28901" w:author="PR Preview" w:date="2026-01-01T00:00:00Z">
        <w:r>
          <w:delText xml:space="preserve"> </w:delText>
        </w:r>
      </w:del>
      <w:del w:id="28902" w:author="PR Preview" w:date="2026-01-01T00:00:00Z">
        <w:r>
          <w:delText xml:space="preserve">(Stanford EE 278, taught by Tsachy Weissman) applies this page’s tools to probability and inference.</w:delText>
        </w:r>
      </w:del>
      <w:del w:id="28903" w:author="PR Preview" w:date="2026-01-01T00:00:00Z">
        <w:r>
          <w:delText xml:space="preserve"> </w:delText>
        </w:r>
      </w:del>
      <w:del w:id="28904" w:author="PR Preview" w:date="2026-01-01T00:00:00Z">
        <w:r>
          <w:delText xml:space="preserve">Its</w:delText>
        </w:r>
      </w:del>
      <w:del w:id="28905" w:author="PR Preview" w:date="2026-01-01T00:00:00Z">
        <w:r>
          <w:delText xml:space="preserve"> </w:delText>
        </w:r>
      </w:del>
      <w:del w:id="28906" w:author="PR Preview" w:date="2026-01-01T00:00:00Z">
        <w:r>
          <w:delText xml:space="preserve">“MMSE Geometry”</w:delText>
        </w:r>
      </w:del>
      <w:del w:id="28907" w:author="PR Preview" w:date="2026-01-01T00:00:00Z">
        <w:r>
          <w:delText xml:space="preserve"> </w:delText>
        </w:r>
      </w:del>
      <w:del w:id="28908" w:author="PR Preview" w:date="2026-01-01T00:00:00Z">
        <w:r>
          <w:delText xml:space="preserve">lecture treats the best estimate as an orthogonal</w:delText>
        </w:r>
      </w:del>
      <w:del w:id="28909" w:author="PR Preview" w:date="2026-01-01T00:00:00Z">
        <w:r>
          <w:delText xml:space="preserve"> </w:delText>
        </w:r>
      </w:del>
      <w:hyperlink r:id="rId710">
        <w:del w:id="28910" w:author="PR Preview" w:date="2026-01-01T00:00:00Z">
          <w:r>
            <w:rPr>
              <w:rStyle w:val="Hyperlink"/>
            </w:rPr>
            <w:delText xml:space="preserve">projection</w:delText>
          </w:r>
        </w:del>
      </w:hyperlink>
      <w:del w:id="28911" w:author="PR Preview" w:date="2026-01-01T00:00:00Z">
        <w:r>
          <w:delText xml:space="preserve">,</w:delText>
        </w:r>
      </w:del>
      <w:del w:id="28912" w:author="PR Preview" w:date="2026-01-01T00:00:00Z">
        <w:r>
          <w:delText xml:space="preserve"> </w:delText>
        </w:r>
      </w:del>
      <w:del w:id="28913" w:author="PR Preview" w:date="2026-01-01T00:00:00Z">
        <w:r>
          <w:delText xml:space="preserve">and its lectures on spectral decomposition, the Karhunen-Loeve expansion and principal component analysis</w:delText>
        </w:r>
      </w:del>
      <w:del w:id="28914" w:author="PR Preview" w:date="2026-01-01T00:00:00Z">
        <w:r>
          <w:delText xml:space="preserve"> </w:delText>
        </w:r>
      </w:del>
      <w:del w:id="28915" w:author="PR Preview" w:date="2026-01-01T00:00:00Z">
        <w:r>
          <w:delText xml:space="preserve">treat</w:delText>
        </w:r>
      </w:del>
      <w:del w:id="28916" w:author="PR Preview" w:date="2026-01-01T00:00:00Z">
        <w:r>
          <w:delText xml:space="preserve"> </w:delText>
        </w:r>
      </w:del>
      <w:hyperlink r:id="rId711">
        <w:del w:id="28917" w:author="PR Preview" w:date="2026-01-01T00:00:00Z">
          <w:r>
            <w:rPr>
              <w:rStyle w:val="Hyperlink"/>
            </w:rPr>
            <w:delText xml:space="preserve">diagonalization</w:delText>
          </w:r>
        </w:del>
      </w:hyperlink>
      <w:del w:id="28918" w:author="PR Preview" w:date="2026-01-01T00:00:00Z">
        <w:r>
          <w:delText xml:space="preserve"> </w:delText>
        </w:r>
      </w:del>
      <w:del w:id="28919" w:author="PR Preview" w:date="2026-01-01T00:00:00Z">
        <w:r>
          <w:delText xml:space="preserve">of a covariance matrix.</w:delText>
        </w:r>
      </w:del>
    </w:p>
    <w:p>
      <w:pPr>
        <w:pStyle w:val="Compact"/>
        <w:numPr>
          <w:ilvl w:val="0"/>
          <w:numId w:val="1114"/>
        </w:numPr>
      </w:pPr>
      <w:ins w:id="28920" w:author="PR Preview" w:date="2026-01-01T00:00:00Z">
        <w:r>
          <w:t xml:space="preserve">Searle and Khuri [97]</w:t>
        </w:r>
      </w:ins>
    </w:p>
    <w:p>
      <w:pPr>
        <w:pStyle w:val="Compact"/>
        <w:numPr>
          <w:ilvl w:val="0"/>
          <w:numId w:val="1114"/>
        </w:numPr>
      </w:pPr>
      <w:ins w:id="28921" w:author="PR Preview" w:date="2026-01-01T00:00:00Z">
        <w:r>
          <w:t xml:space="preserve">Petersen and Pedersen [98]</w:t>
        </w:r>
      </w:ins>
      <w:ins w:id="28922" w:author="PR Preview" w:date="2026-01-01T00:00:00Z">
        <w:r>
          <w:t xml:space="preserve"> </w:t>
        </w:r>
      </w:ins>
      <w:ins w:id="28923" w:author="PR Preview" w:date="2026-01-01T00:00:00Z">
        <w:r>
          <w:t xml:space="preserve">is a free desk reference that collects matrix identities:</w:t>
        </w:r>
      </w:ins>
      <w:ins w:id="28924" w:author="PR Preview" w:date="2026-01-01T00:00:00Z">
        <w:r>
          <w:t xml:space="preserve"> </w:t>
        </w:r>
      </w:ins>
      <w:ins w:id="28925" w:author="PR Preview" w:date="2026-01-01T00:00:00Z">
        <w:r>
          <w:t xml:space="preserve">it lists results on determinants, inverses, decompositions,</w:t>
        </w:r>
      </w:ins>
      <w:ins w:id="28926" w:author="PR Preview" w:date="2026-01-01T00:00:00Z">
        <w:r>
          <w:t xml:space="preserve"> </w:t>
        </w:r>
      </w:ins>
      <w:ins w:id="28927" w:author="PR Preview" w:date="2026-01-01T00:00:00Z">
        <w:r>
          <w:t xml:space="preserve">and</w:t>
        </w:r>
      </w:ins>
      <w:ins w:id="28928" w:author="PR Preview" w:date="2026-01-01T00:00:00Z">
        <w:r>
          <w:t xml:space="preserve"> </w:t>
        </w:r>
      </w:ins>
      <w:hyperlink r:id="rId709">
        <w:ins w:id="28929" w:author="PR Preview" w:date="2026-01-01T00:00:00Z">
          <w:r>
            <w:rPr>
              <w:rStyle w:val="Hyperlink"/>
            </w:rPr>
            <w:t xml:space="preserve">derivatives</w:t>
          </w:r>
        </w:ins>
      </w:hyperlink>
      <w:ins w:id="28930" w:author="PR Preview" w:date="2026-01-01T00:00:00Z">
        <w:r>
          <w:t xml:space="preserve"> </w:t>
        </w:r>
      </w:ins>
      <w:ins w:id="28931" w:author="PR Preview" w:date="2026-01-01T00:00:00Z">
        <w:r>
          <w:t xml:space="preserve">of vectors and matrices,</w:t>
        </w:r>
      </w:ins>
      <w:ins w:id="28932" w:author="PR Preview" w:date="2026-01-01T00:00:00Z">
        <w:r>
          <w:t xml:space="preserve"> </w:t>
        </w:r>
      </w:ins>
      <w:ins w:id="28933" w:author="PR Preview" w:date="2026-01-01T00:00:00Z">
        <w:r>
          <w:t xml:space="preserve">so it is a quick place to look up a formula these pages prove.</w:t>
        </w:r>
      </w:ins>
    </w:p>
    <w:p>
      <w:pPr>
        <w:pStyle w:val="Compact"/>
        <w:numPr>
          <w:ilvl w:val="0"/>
          <w:numId w:val="1114"/>
        </w:numPr>
      </w:pPr>
      <w:ins w:id="28934" w:author="PR Preview" w:date="2026-01-01T00:00:00Z">
        <w:r>
          <w:t xml:space="preserve">Stanford University [99]</w:t>
        </w:r>
      </w:ins>
      <w:ins w:id="28935" w:author="PR Preview" w:date="2026-01-01T00:00:00Z">
        <w:r>
          <w:t xml:space="preserve"> </w:t>
        </w:r>
      </w:ins>
      <w:ins w:id="28936" w:author="PR Preview" w:date="2026-01-01T00:00:00Z">
        <w:r>
          <w:t xml:space="preserve">(Stanford EE 278, taught by Tsachy Weissman) applies this page’s tools to probability and inference.</w:t>
        </w:r>
      </w:ins>
      <w:ins w:id="28937" w:author="PR Preview" w:date="2026-01-01T00:00:00Z">
        <w:r>
          <w:t xml:space="preserve"> </w:t>
        </w:r>
      </w:ins>
      <w:ins w:id="28938" w:author="PR Preview" w:date="2026-01-01T00:00:00Z">
        <w:r>
          <w:t xml:space="preserve">Its</w:t>
        </w:r>
      </w:ins>
      <w:ins w:id="28939" w:author="PR Preview" w:date="2026-01-01T00:00:00Z">
        <w:r>
          <w:t xml:space="preserve"> </w:t>
        </w:r>
      </w:ins>
      <w:ins w:id="28940" w:author="PR Preview" w:date="2026-01-01T00:00:00Z">
        <w:r>
          <w:t xml:space="preserve">“MMSE Geometry”</w:t>
        </w:r>
      </w:ins>
      <w:ins w:id="28941" w:author="PR Preview" w:date="2026-01-01T00:00:00Z">
        <w:r>
          <w:t xml:space="preserve"> </w:t>
        </w:r>
      </w:ins>
      <w:ins w:id="28942" w:author="PR Preview" w:date="2026-01-01T00:00:00Z">
        <w:r>
          <w:t xml:space="preserve">lecture treats the best estimate as an orthogonal</w:t>
        </w:r>
      </w:ins>
      <w:ins w:id="28943" w:author="PR Preview" w:date="2026-01-01T00:00:00Z">
        <w:r>
          <w:t xml:space="preserve"> </w:t>
        </w:r>
      </w:ins>
      <w:hyperlink r:id="rId710">
        <w:ins w:id="28944" w:author="PR Preview" w:date="2026-01-01T00:00:00Z">
          <w:r>
            <w:rPr>
              <w:rStyle w:val="Hyperlink"/>
            </w:rPr>
            <w:t xml:space="preserve">projection</w:t>
          </w:r>
        </w:ins>
      </w:hyperlink>
      <w:ins w:id="28945" w:author="PR Preview" w:date="2026-01-01T00:00:00Z">
        <w:r>
          <w:t xml:space="preserve">,</w:t>
        </w:r>
      </w:ins>
      <w:ins w:id="28946" w:author="PR Preview" w:date="2026-01-01T00:00:00Z">
        <w:r>
          <w:t xml:space="preserve"> </w:t>
        </w:r>
      </w:ins>
      <w:ins w:id="28947" w:author="PR Preview" w:date="2026-01-01T00:00:00Z">
        <w:r>
          <w:t xml:space="preserve">and its lectures on spectral decomposition, the Karhunen-Loeve expansion and principal component analysis</w:t>
        </w:r>
      </w:ins>
      <w:ins w:id="28948" w:author="PR Preview" w:date="2026-01-01T00:00:00Z">
        <w:r>
          <w:t xml:space="preserve"> </w:t>
        </w:r>
      </w:ins>
      <w:ins w:id="28949" w:author="PR Preview" w:date="2026-01-01T00:00:00Z">
        <w:r>
          <w:t xml:space="preserve">treat</w:t>
        </w:r>
      </w:ins>
      <w:ins w:id="28950" w:author="PR Preview" w:date="2026-01-01T00:00:00Z">
        <w:r>
          <w:t xml:space="preserve"> </w:t>
        </w:r>
      </w:ins>
      <w:hyperlink r:id="rId711">
        <w:ins w:id="28951" w:author="PR Preview" w:date="2026-01-01T00:00:00Z">
          <w:r>
            <w:rPr>
              <w:rStyle w:val="Hyperlink"/>
            </w:rPr>
            <w:t xml:space="preserve">diagonalization</w:t>
          </w:r>
        </w:ins>
      </w:hyperlink>
      <w:ins w:id="28952" w:author="PR Preview" w:date="2026-01-01T00:00:00Z">
        <w:r>
          <w:t xml:space="preserve"> </w:t>
        </w:r>
      </w:ins>
      <w:ins w:id="28953" w:author="PR Preview" w:date="2026-01-01T00:00:00Z">
        <w:r>
          <w:t xml:space="preserve">of a covariance matrix.</w:t>
        </w:r>
      </w:ins>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del w:id="28954" w:author="PR Preview" w:date="2026-01-01T00:00:00Z">
        <w:r>
          <w:delText xml:space="preserve">[49]</w:delText>
        </w:r>
      </w:del>
      <w:del w:id="28955" w:author="PR Preview" w:date="2026-01-01T00:00:00Z">
        <w:r>
          <w:delText xml:space="preserve"> </w:delText>
        </w:r>
      </w:del>
      <w:del w:id="28956" w:author="PR Preview" w:date="2026-01-01T00:00:00Z">
        <w:r>
          <w:delText xml:space="preserve">	</w:delText>
        </w:r>
      </w:del>
      <w:del w:id="28957" w:author="PR Preview" w:date="2026-01-01T00:00:00Z">
        <w:r>
          <w:delText xml:space="preserve">Wikipedia contributors,</w:delText>
        </w:r>
      </w:del>
      <w:del w:id="28958" w:author="PR Preview" w:date="2026-01-01T00:00:00Z">
        <w:r>
          <w:delText xml:space="preserve"> </w:delText>
        </w:r>
      </w:del>
      <w:del w:id="28959" w:author="PR Preview" w:date="2026-01-01T00:00:00Z">
        <w:r>
          <w:delText xml:space="preserve">“Fundamental theorem of linear algebra —</w:delText>
        </w:r>
      </w:del>
      <w:del w:id="28960" w:author="PR Preview" w:date="2026-01-01T00:00:00Z">
        <w:r>
          <w:delText xml:space="preserve"> </w:delText>
        </w:r>
      </w:del>
      <w:del w:id="28961" w:author="PR Preview" w:date="2026-01-01T00:00:00Z">
        <w:r>
          <w:delText xml:space="preserve">Wikipedia</w:delText>
        </w:r>
      </w:del>
      <w:del w:id="28962" w:author="PR Preview" w:date="2026-01-01T00:00:00Z">
        <w:r>
          <w:delText xml:space="preserve">,</w:delText>
        </w:r>
      </w:del>
      <w:del w:id="28963" w:author="PR Preview" w:date="2026-01-01T00:00:00Z">
        <w:r>
          <w:delText xml:space="preserve"> </w:delText>
        </w:r>
      </w:del>
      <w:del w:id="28964" w:author="PR Preview" w:date="2026-01-01T00:00:00Z">
        <w:r>
          <w:delText xml:space="preserve">the free encyclopedia.”</w:delText>
        </w:r>
      </w:del>
      <w:del w:id="28965" w:author="PR Preview" w:date="2026-01-01T00:00:00Z">
        <w:r>
          <w:delText xml:space="preserve"> </w:delText>
        </w:r>
      </w:del>
      <w:del w:id="28966" w:author="PR Preview" w:date="2026-01-01T00:00:00Z">
        <w:r>
          <w:delText xml:space="preserve">2026. Available:</w:delText>
        </w:r>
      </w:del>
      <w:del w:id="28967" w:author="PR Preview" w:date="2026-01-01T00:00:00Z">
        <w:r>
          <w:delText xml:space="preserve"> </w:delText>
        </w:r>
      </w:del>
      <w:hyperlink r:id="rId9">
        <w:del w:id="28968" w:author="PR Preview" w:date="2026-01-01T00:00:00Z">
          <w:r>
            <w:rPr>
              <w:rStyle w:val="Hyperlink"/>
            </w:rPr>
            <w:delText xml:space="preserve">https://en.wikipedia.org/wiki/Fundamental_theorem_of_linear_algebra</w:delText>
          </w:r>
        </w:del>
      </w:hyperlink>
    </w:p>
    <w:p>
      <w:pPr>
        <w:pStyle w:val="Bibliography"/>
      </w:pPr>
      <w:del w:id="28969" w:author="PR Preview" w:date="2026-01-01T00:00:00Z">
        <w:r>
          <w:delText xml:space="preserve">[50]</w:delText>
        </w:r>
      </w:del>
      <w:del w:id="28970" w:author="PR Preview" w:date="2026-01-01T00:00:00Z">
        <w:r>
          <w:delText xml:space="preserve"> </w:delText>
        </w:r>
      </w:del>
      <w:del w:id="28971" w:author="PR Preview" w:date="2026-01-01T00:00:00Z">
        <w:r>
          <w:delText xml:space="preserve">	</w:delText>
        </w:r>
      </w:del>
      <w:del w:id="28972" w:author="PR Preview" w:date="2026-01-01T00:00:00Z">
        <w:r>
          <w:delText xml:space="preserve">Wikipedia contributors,</w:delText>
        </w:r>
      </w:del>
      <w:del w:id="28973" w:author="PR Preview" w:date="2026-01-01T00:00:00Z">
        <w:r>
          <w:delText xml:space="preserve"> </w:delText>
        </w:r>
      </w:del>
      <w:del w:id="28974" w:author="PR Preview" w:date="2026-01-01T00:00:00Z">
        <w:r>
          <w:delText xml:space="preserve">“Inner product space —</w:delText>
        </w:r>
      </w:del>
      <w:del w:id="28975" w:author="PR Preview" w:date="2026-01-01T00:00:00Z">
        <w:r>
          <w:delText xml:space="preserve"> </w:delText>
        </w:r>
      </w:del>
      <w:del w:id="28976" w:author="PR Preview" w:date="2026-01-01T00:00:00Z">
        <w:r>
          <w:delText xml:space="preserve">Wikipedia</w:delText>
        </w:r>
      </w:del>
      <w:del w:id="28977" w:author="PR Preview" w:date="2026-01-01T00:00:00Z">
        <w:r>
          <w:delText xml:space="preserve">,</w:delText>
        </w:r>
      </w:del>
      <w:del w:id="28978" w:author="PR Preview" w:date="2026-01-01T00:00:00Z">
        <w:r>
          <w:delText xml:space="preserve"> </w:delText>
        </w:r>
      </w:del>
      <w:del w:id="28979" w:author="PR Preview" w:date="2026-01-01T00:00:00Z">
        <w:r>
          <w:delText xml:space="preserve">the free encyclopedia.”</w:delText>
        </w:r>
      </w:del>
      <w:del w:id="28980" w:author="PR Preview" w:date="2026-01-01T00:00:00Z">
        <w:r>
          <w:delText xml:space="preserve"> </w:delText>
        </w:r>
      </w:del>
      <w:del w:id="28981" w:author="PR Preview" w:date="2026-01-01T00:00:00Z">
        <w:r>
          <w:delText xml:space="preserve">2026. Available:</w:delText>
        </w:r>
      </w:del>
      <w:del w:id="28982" w:author="PR Preview" w:date="2026-01-01T00:00:00Z">
        <w:r>
          <w:delText xml:space="preserve"> </w:delText>
        </w:r>
      </w:del>
      <w:hyperlink r:id="rId809">
        <w:del w:id="28983" w:author="PR Preview" w:date="2026-01-01T00:00:00Z">
          <w:r>
            <w:rPr>
              <w:rStyle w:val="Hyperlink"/>
            </w:rPr>
            <w:delText xml:space="preserve">https://en.wikipedia.org/wiki/Inner_product_space</w:delText>
          </w:r>
        </w:del>
      </w:hyperlink>
    </w:p>
    <w:p>
      <w:pPr>
        <w:pStyle w:val="Bibliography"/>
      </w:pPr>
      <w:del w:id="28984" w:author="PR Preview" w:date="2026-01-01T00:00:00Z">
        <w:r>
          <w:delText xml:space="preserve">[51]</w:delText>
        </w:r>
      </w:del>
      <w:del w:id="28985" w:author="PR Preview" w:date="2026-01-01T00:00:00Z">
        <w:r>
          <w:delText xml:space="preserve"> </w:delText>
        </w:r>
      </w:del>
      <w:del w:id="28986" w:author="PR Preview" w:date="2026-01-01T00:00:00Z">
        <w:r>
          <w:delText xml:space="preserve">	</w:delText>
        </w:r>
      </w:del>
      <w:del w:id="28987" w:author="PR Preview" w:date="2026-01-01T00:00:00Z">
        <w:r>
          <w:delText xml:space="preserve">S. Axler,</w:delText>
        </w:r>
      </w:del>
      <w:del w:id="28988" w:author="PR Preview" w:date="2026-01-01T00:00:00Z">
        <w:r>
          <w:delText xml:space="preserve"> </w:delText>
        </w:r>
      </w:del>
      <w:del w:id="28989" w:author="PR Preview" w:date="2026-01-01T00:00:00Z">
        <w:r>
          <w:rPr>
            <w:i/>
            <w:iCs/>
          </w:rPr>
          <w:delText xml:space="preserve">Linear algebra done right</w:delText>
        </w:r>
      </w:del>
      <w:del w:id="28990" w:author="PR Preview" w:date="2026-01-01T00:00:00Z">
        <w:r>
          <w:delText xml:space="preserve">, 4th ed. in Undergraduate texts in mathematics. Springer, 2024. doi:</w:delText>
        </w:r>
      </w:del>
      <w:del w:id="28991" w:author="PR Preview" w:date="2026-01-01T00:00:00Z">
        <w:r>
          <w:delText xml:space="preserve"> </w:delText>
        </w:r>
      </w:del>
      <w:hyperlink r:id="rId811">
        <w:del w:id="28992" w:author="PR Preview" w:date="2026-01-01T00:00:00Z">
          <w:r>
            <w:rPr>
              <w:rStyle w:val="Hyperlink"/>
            </w:rPr>
            <w:delText xml:space="preserve">10.1007/978-3-031-41026-0</w:delText>
          </w:r>
        </w:del>
      </w:hyperlink>
      <w:del w:id="28993" w:author="PR Preview" w:date="2026-01-01T00:00:00Z">
        <w:r>
          <w:delText xml:space="preserve">.</w:delText>
        </w:r>
      </w:del>
    </w:p>
    <w:p>
      <w:pPr>
        <w:pStyle w:val="Bibliography"/>
      </w:pPr>
      <w:del w:id="28994" w:author="PR Preview" w:date="2026-01-01T00:00:00Z">
        <w:r>
          <w:delText xml:space="preserve">[52]</w:delText>
        </w:r>
      </w:del>
      <w:del w:id="28995" w:author="PR Preview" w:date="2026-01-01T00:00:00Z">
        <w:r>
          <w:delText xml:space="preserve"> </w:delText>
        </w:r>
      </w:del>
      <w:del w:id="28996" w:author="PR Preview" w:date="2026-01-01T00:00:00Z">
        <w:r>
          <w:delText xml:space="preserve">	</w:delText>
        </w:r>
      </w:del>
      <w:del w:id="28997" w:author="PR Preview" w:date="2026-01-01T00:00:00Z">
        <w:r>
          <w:delText xml:space="preserve">H. Zhou,</w:delText>
        </w:r>
      </w:del>
      <w:del w:id="28998" w:author="PR Preview" w:date="2026-01-01T00:00:00Z">
        <w:r>
          <w:delText xml:space="preserve"> </w:delText>
        </w:r>
      </w:del>
      <w:del w:id="28999" w:author="PR Preview" w:date="2026-01-01T00:00:00Z">
        <w:r>
          <w:delText xml:space="preserve">“Vectors.”</w:delText>
        </w:r>
      </w:del>
      <w:del w:id="29000" w:author="PR Preview" w:date="2026-01-01T00:00:00Z">
        <w:r>
          <w:delText xml:space="preserve"> </w:delText>
        </w:r>
      </w:del>
      <w:del w:id="29001" w:author="PR Preview" w:date="2026-01-01T00:00:00Z">
        <w:r>
          <w:delText xml:space="preserve">Lecture notes for Biostat 216, Mathematical Methods for Biostatistics, University of California, Los Angeles, 2024. Accessed: Oct. 05, 2026. [Online]. Available:</w:delText>
        </w:r>
      </w:del>
      <w:del w:id="29002" w:author="PR Preview" w:date="2026-01-01T00:00:00Z">
        <w:r>
          <w:delText xml:space="preserve"> </w:delText>
        </w:r>
      </w:del>
      <w:hyperlink r:id="rId813">
        <w:del w:id="29003" w:author="PR Preview" w:date="2026-01-01T00:00:00Z">
          <w:r>
            <w:rPr>
              <w:rStyle w:val="Hyperlink"/>
            </w:rPr>
            <w:delText xml:space="preserve">https://ucla-biostat-216.github.io/2024fall/slides/02-vector/02-vector.html</w:delText>
          </w:r>
        </w:del>
      </w:hyperlink>
    </w:p>
    <w:p>
      <w:pPr>
        <w:pStyle w:val="Bibliography"/>
      </w:pPr>
      <w:del w:id="29004" w:author="PR Preview" w:date="2026-01-01T00:00:00Z">
        <w:r>
          <w:delText xml:space="preserve">[53]</w:delText>
        </w:r>
      </w:del>
      <w:del w:id="29005" w:author="PR Preview" w:date="2026-01-01T00:00:00Z">
        <w:r>
          <w:delText xml:space="preserve"> </w:delText>
        </w:r>
      </w:del>
      <w:del w:id="29006" w:author="PR Preview" w:date="2026-01-01T00:00:00Z">
        <w:r>
          <w:delText xml:space="preserve">	</w:delText>
        </w:r>
      </w:del>
      <w:del w:id="29007" w:author="PR Preview" w:date="2026-01-01T00:00:00Z">
        <w:r>
          <w:delText xml:space="preserve">Wikipedia contributors,</w:delText>
        </w:r>
      </w:del>
      <w:del w:id="29008" w:author="PR Preview" w:date="2026-01-01T00:00:00Z">
        <w:r>
          <w:delText xml:space="preserve"> </w:delText>
        </w:r>
      </w:del>
      <w:del w:id="29009" w:author="PR Preview" w:date="2026-01-01T00:00:00Z">
        <w:r>
          <w:delText xml:space="preserve">“Pythagorean theorem —</w:delText>
        </w:r>
      </w:del>
      <w:del w:id="29010" w:author="PR Preview" w:date="2026-01-01T00:00:00Z">
        <w:r>
          <w:delText xml:space="preserve"> </w:delText>
        </w:r>
      </w:del>
      <w:del w:id="29011" w:author="PR Preview" w:date="2026-01-01T00:00:00Z">
        <w:r>
          <w:delText xml:space="preserve">Wikipedia</w:delText>
        </w:r>
      </w:del>
      <w:del w:id="29012" w:author="PR Preview" w:date="2026-01-01T00:00:00Z">
        <w:r>
          <w:delText xml:space="preserve">,</w:delText>
        </w:r>
      </w:del>
      <w:del w:id="29013" w:author="PR Preview" w:date="2026-01-01T00:00:00Z">
        <w:r>
          <w:delText xml:space="preserve"> </w:delText>
        </w:r>
      </w:del>
      <w:del w:id="29014" w:author="PR Preview" w:date="2026-01-01T00:00:00Z">
        <w:r>
          <w:delText xml:space="preserve">the free encyclopedia.”</w:delText>
        </w:r>
      </w:del>
      <w:del w:id="29015" w:author="PR Preview" w:date="2026-01-01T00:00:00Z">
        <w:r>
          <w:delText xml:space="preserve"> </w:delText>
        </w:r>
      </w:del>
      <w:del w:id="29016" w:author="PR Preview" w:date="2026-01-01T00:00:00Z">
        <w:r>
          <w:delText xml:space="preserve">2026. Available:</w:delText>
        </w:r>
      </w:del>
      <w:del w:id="29017" w:author="PR Preview" w:date="2026-01-01T00:00:00Z">
        <w:r>
          <w:delText xml:space="preserve"> </w:delText>
        </w:r>
      </w:del>
      <w:hyperlink r:id="rId815">
        <w:del w:id="29018" w:author="PR Preview" w:date="2026-01-01T00:00:00Z">
          <w:r>
            <w:rPr>
              <w:rStyle w:val="Hyperlink"/>
            </w:rPr>
            <w:delText xml:space="preserve">https://en.wikipedia.org/wiki/Pythagorean_theorem</w:delText>
          </w:r>
        </w:del>
      </w:hyperlink>
    </w:p>
    <w:p>
      <w:pPr>
        <w:pStyle w:val="Bibliography"/>
      </w:pPr>
      <w:del w:id="29019" w:author="PR Preview" w:date="2026-01-01T00:00:00Z">
        <w:r>
          <w:delText xml:space="preserve">[54]</w:delText>
        </w:r>
      </w:del>
      <w:del w:id="29020" w:author="PR Preview" w:date="2026-01-01T00:00:00Z">
        <w:r>
          <w:delText xml:space="preserve"> </w:delText>
        </w:r>
      </w:del>
      <w:del w:id="29021" w:author="PR Preview" w:date="2026-01-01T00:00:00Z">
        <w:r>
          <w:delText xml:space="preserve">	</w:delText>
        </w:r>
      </w:del>
      <w:del w:id="29022" w:author="PR Preview" w:date="2026-01-01T00:00:00Z">
        <w:r>
          <w:delText xml:space="preserve">Wikipedia contributors,</w:delText>
        </w:r>
      </w:del>
      <w:del w:id="29023" w:author="PR Preview" w:date="2026-01-01T00:00:00Z">
        <w:r>
          <w:delText xml:space="preserve"> </w:delText>
        </w:r>
      </w:del>
      <w:del w:id="29024" w:author="PR Preview" w:date="2026-01-01T00:00:00Z">
        <w:r>
          <w:delText xml:space="preserve">“Cauchy–schwarz inequality —</w:delText>
        </w:r>
      </w:del>
      <w:del w:id="29025" w:author="PR Preview" w:date="2026-01-01T00:00:00Z">
        <w:r>
          <w:delText xml:space="preserve"> </w:delText>
        </w:r>
      </w:del>
      <w:del w:id="29026" w:author="PR Preview" w:date="2026-01-01T00:00:00Z">
        <w:r>
          <w:delText xml:space="preserve">Wikipedia</w:delText>
        </w:r>
      </w:del>
      <w:del w:id="29027" w:author="PR Preview" w:date="2026-01-01T00:00:00Z">
        <w:r>
          <w:delText xml:space="preserve">,</w:delText>
        </w:r>
      </w:del>
      <w:del w:id="29028" w:author="PR Preview" w:date="2026-01-01T00:00:00Z">
        <w:r>
          <w:delText xml:space="preserve"> </w:delText>
        </w:r>
      </w:del>
      <w:del w:id="29029" w:author="PR Preview" w:date="2026-01-01T00:00:00Z">
        <w:r>
          <w:delText xml:space="preserve">the free encyclopedia.”</w:delText>
        </w:r>
      </w:del>
      <w:del w:id="29030" w:author="PR Preview" w:date="2026-01-01T00:00:00Z">
        <w:r>
          <w:delText xml:space="preserve"> </w:delText>
        </w:r>
      </w:del>
      <w:del w:id="29031" w:author="PR Preview" w:date="2026-01-01T00:00:00Z">
        <w:r>
          <w:delText xml:space="preserve">2026. Available:</w:delText>
        </w:r>
      </w:del>
      <w:del w:id="29032" w:author="PR Preview" w:date="2026-01-01T00:00:00Z">
        <w:r>
          <w:delText xml:space="preserve"> </w:delText>
        </w:r>
      </w:del>
      <w:hyperlink r:id="rId10">
        <w:del w:id="29033" w:author="PR Preview" w:date="2026-01-01T00:00:00Z">
          <w:r>
            <w:rPr>
              <w:rStyle w:val="Hyperlink"/>
            </w:rPr>
            <w:delText xml:space="preserve">https://en.wikipedia.org/wiki/Cauchy%E2%80%93Schwarz_inequality</w:delText>
          </w:r>
        </w:del>
      </w:hyperlink>
    </w:p>
    <w:p>
      <w:pPr>
        <w:pStyle w:val="Bibliography"/>
      </w:pPr>
      <w:del w:id="29034" w:author="PR Preview" w:date="2026-01-01T00:00:00Z">
        <w:r>
          <w:delText xml:space="preserve">[55]</w:delText>
        </w:r>
      </w:del>
      <w:del w:id="29035" w:author="PR Preview" w:date="2026-01-01T00:00:00Z">
        <w:r>
          <w:delText xml:space="preserve"> </w:delText>
        </w:r>
      </w:del>
      <w:del w:id="29036" w:author="PR Preview" w:date="2026-01-01T00:00:00Z">
        <w:r>
          <w:delText xml:space="preserve">	</w:delText>
        </w:r>
      </w:del>
      <w:del w:id="29037" w:author="PR Preview" w:date="2026-01-01T00:00:00Z">
        <w:r>
          <w:delText xml:space="preserve">Wikipedia contributors,</w:delText>
        </w:r>
      </w:del>
      <w:del w:id="29038" w:author="PR Preview" w:date="2026-01-01T00:00:00Z">
        <w:r>
          <w:delText xml:space="preserve"> </w:delText>
        </w:r>
      </w:del>
      <w:del w:id="29039" w:author="PR Preview" w:date="2026-01-01T00:00:00Z">
        <w:r>
          <w:delText xml:space="preserve">“Norm (mathematics) —</w:delText>
        </w:r>
      </w:del>
      <w:del w:id="29040" w:author="PR Preview" w:date="2026-01-01T00:00:00Z">
        <w:r>
          <w:delText xml:space="preserve"> </w:delText>
        </w:r>
      </w:del>
      <w:del w:id="29041" w:author="PR Preview" w:date="2026-01-01T00:00:00Z">
        <w:r>
          <w:delText xml:space="preserve">Wikipedia</w:delText>
        </w:r>
      </w:del>
      <w:del w:id="29042" w:author="PR Preview" w:date="2026-01-01T00:00:00Z">
        <w:r>
          <w:delText xml:space="preserve">,</w:delText>
        </w:r>
      </w:del>
      <w:del w:id="29043" w:author="PR Preview" w:date="2026-01-01T00:00:00Z">
        <w:r>
          <w:delText xml:space="preserve"> </w:delText>
        </w:r>
      </w:del>
      <w:del w:id="29044" w:author="PR Preview" w:date="2026-01-01T00:00:00Z">
        <w:r>
          <w:delText xml:space="preserve">the free encyclopedia.”</w:delText>
        </w:r>
      </w:del>
      <w:del w:id="29045" w:author="PR Preview" w:date="2026-01-01T00:00:00Z">
        <w:r>
          <w:delText xml:space="preserve"> </w:delText>
        </w:r>
      </w:del>
      <w:del w:id="29046" w:author="PR Preview" w:date="2026-01-01T00:00:00Z">
        <w:r>
          <w:delText xml:space="preserve">2026. Available:</w:delText>
        </w:r>
      </w:del>
      <w:del w:id="29047" w:author="PR Preview" w:date="2026-01-01T00:00:00Z">
        <w:r>
          <w:delText xml:space="preserve"> </w:delText>
        </w:r>
      </w:del>
      <w:hyperlink r:id="rId817">
        <w:del w:id="29048" w:author="PR Preview" w:date="2026-01-01T00:00:00Z">
          <w:r>
            <w:rPr>
              <w:rStyle w:val="Hyperlink"/>
            </w:rPr>
            <w:delText xml:space="preserve">https://en.wikipedia.org/wiki/Norm_(mathematics)</w:delText>
          </w:r>
        </w:del>
      </w:hyperlink>
    </w:p>
    <w:p>
      <w:pPr>
        <w:pStyle w:val="Bibliography"/>
      </w:pPr>
      <w:del w:id="29049" w:author="PR Preview" w:date="2026-01-01T00:00:00Z">
        <w:r>
          <w:delText xml:space="preserve">[56]</w:delText>
        </w:r>
      </w:del>
      <w:del w:id="29050" w:author="PR Preview" w:date="2026-01-01T00:00:00Z">
        <w:r>
          <w:delText xml:space="preserve"> </w:delText>
        </w:r>
      </w:del>
      <w:del w:id="29051" w:author="PR Preview" w:date="2026-01-01T00:00:00Z">
        <w:r>
          <w:delText xml:space="preserve">	</w:delText>
        </w:r>
      </w:del>
      <w:del w:id="29052" w:author="PR Preview" w:date="2026-01-01T00:00:00Z">
        <w:r>
          <w:delText xml:space="preserve">Wikipedia contributors,</w:delText>
        </w:r>
      </w:del>
      <w:del w:id="29053" w:author="PR Preview" w:date="2026-01-01T00:00:00Z">
        <w:r>
          <w:delText xml:space="preserve"> </w:delText>
        </w:r>
      </w:del>
      <w:del w:id="29054" w:author="PR Preview" w:date="2026-01-01T00:00:00Z">
        <w:r>
          <w:delText xml:space="preserve">“Triangle inequality —</w:delText>
        </w:r>
      </w:del>
      <w:del w:id="29055" w:author="PR Preview" w:date="2026-01-01T00:00:00Z">
        <w:r>
          <w:delText xml:space="preserve"> </w:delText>
        </w:r>
      </w:del>
      <w:del w:id="29056" w:author="PR Preview" w:date="2026-01-01T00:00:00Z">
        <w:r>
          <w:delText xml:space="preserve">Wikipedia</w:delText>
        </w:r>
      </w:del>
      <w:del w:id="29057" w:author="PR Preview" w:date="2026-01-01T00:00:00Z">
        <w:r>
          <w:delText xml:space="preserve">,</w:delText>
        </w:r>
      </w:del>
      <w:del w:id="29058" w:author="PR Preview" w:date="2026-01-01T00:00:00Z">
        <w:r>
          <w:delText xml:space="preserve"> </w:delText>
        </w:r>
      </w:del>
      <w:del w:id="29059" w:author="PR Preview" w:date="2026-01-01T00:00:00Z">
        <w:r>
          <w:delText xml:space="preserve">the free encyclopedia.”</w:delText>
        </w:r>
      </w:del>
      <w:del w:id="29060" w:author="PR Preview" w:date="2026-01-01T00:00:00Z">
        <w:r>
          <w:delText xml:space="preserve"> </w:delText>
        </w:r>
      </w:del>
      <w:del w:id="29061" w:author="PR Preview" w:date="2026-01-01T00:00:00Z">
        <w:r>
          <w:delText xml:space="preserve">2026. Available:</w:delText>
        </w:r>
      </w:del>
      <w:del w:id="29062" w:author="PR Preview" w:date="2026-01-01T00:00:00Z">
        <w:r>
          <w:delText xml:space="preserve"> </w:delText>
        </w:r>
      </w:del>
      <w:hyperlink r:id="rId12">
        <w:del w:id="29063" w:author="PR Preview" w:date="2026-01-01T00:00:00Z">
          <w:r>
            <w:rPr>
              <w:rStyle w:val="Hyperlink"/>
            </w:rPr>
            <w:delText xml:space="preserve">https://en.wikipedia.org/wiki/Triangle_inequality</w:delText>
          </w:r>
        </w:del>
      </w:hyperlink>
    </w:p>
    <w:p>
      <w:pPr>
        <w:pStyle w:val="Bibliography"/>
      </w:pPr>
      <w:del w:id="29064" w:author="PR Preview" w:date="2026-01-01T00:00:00Z">
        <w:r>
          <w:delText xml:space="preserve">[57]</w:delText>
        </w:r>
      </w:del>
      <w:del w:id="29065" w:author="PR Preview" w:date="2026-01-01T00:00:00Z">
        <w:r>
          <w:delText xml:space="preserve"> </w:delText>
        </w:r>
      </w:del>
      <w:del w:id="29066" w:author="PR Preview" w:date="2026-01-01T00:00:00Z">
        <w:r>
          <w:delText xml:space="preserve">	</w:delText>
        </w:r>
      </w:del>
      <w:del w:id="29067" w:author="PR Preview" w:date="2026-01-01T00:00:00Z">
        <w:r>
          <w:delText xml:space="preserve">Wikipedia contributors,</w:delText>
        </w:r>
      </w:del>
      <w:del w:id="29068" w:author="PR Preview" w:date="2026-01-01T00:00:00Z">
        <w:r>
          <w:delText xml:space="preserve"> </w:delText>
        </w:r>
      </w:del>
      <w:del w:id="29069" w:author="PR Preview" w:date="2026-01-01T00:00:00Z">
        <w:r>
          <w:delText xml:space="preserve">“Lp space —</w:delText>
        </w:r>
      </w:del>
      <w:del w:id="29070" w:author="PR Preview" w:date="2026-01-01T00:00:00Z">
        <w:r>
          <w:delText xml:space="preserve"> </w:delText>
        </w:r>
      </w:del>
      <w:del w:id="29071" w:author="PR Preview" w:date="2026-01-01T00:00:00Z">
        <w:r>
          <w:delText xml:space="preserve">Wikipedia</w:delText>
        </w:r>
      </w:del>
      <w:del w:id="29072" w:author="PR Preview" w:date="2026-01-01T00:00:00Z">
        <w:r>
          <w:delText xml:space="preserve">,</w:delText>
        </w:r>
      </w:del>
      <w:del w:id="29073" w:author="PR Preview" w:date="2026-01-01T00:00:00Z">
        <w:r>
          <w:delText xml:space="preserve"> </w:delText>
        </w:r>
      </w:del>
      <w:del w:id="29074" w:author="PR Preview" w:date="2026-01-01T00:00:00Z">
        <w:r>
          <w:delText xml:space="preserve">the free encyclopedia.”</w:delText>
        </w:r>
      </w:del>
      <w:del w:id="29075" w:author="PR Preview" w:date="2026-01-01T00:00:00Z">
        <w:r>
          <w:delText xml:space="preserve"> </w:delText>
        </w:r>
      </w:del>
      <w:del w:id="29076" w:author="PR Preview" w:date="2026-01-01T00:00:00Z">
        <w:r>
          <w:delText xml:space="preserve">2026. Available:</w:delText>
        </w:r>
      </w:del>
      <w:del w:id="29077" w:author="PR Preview" w:date="2026-01-01T00:00:00Z">
        <w:r>
          <w:delText xml:space="preserve"> </w:delText>
        </w:r>
      </w:del>
      <w:hyperlink r:id="rId819">
        <w:del w:id="29078" w:author="PR Preview" w:date="2026-01-01T00:00:00Z">
          <w:r>
            <w:rPr>
              <w:rStyle w:val="Hyperlink"/>
            </w:rPr>
            <w:delText xml:space="preserve">https://en.wikipedia.org/wiki/Lp_space</w:delText>
          </w:r>
        </w:del>
      </w:hyperlink>
    </w:p>
    <w:p>
      <w:pPr>
        <w:pStyle w:val="Bibliography"/>
      </w:pPr>
      <w:del w:id="29079" w:author="PR Preview" w:date="2026-01-01T00:00:00Z">
        <w:r>
          <w:delText xml:space="preserve">[58]</w:delText>
        </w:r>
      </w:del>
      <w:del w:id="29080" w:author="PR Preview" w:date="2026-01-01T00:00:00Z">
        <w:r>
          <w:delText xml:space="preserve"> </w:delText>
        </w:r>
      </w:del>
      <w:del w:id="29081" w:author="PR Preview" w:date="2026-01-01T00:00:00Z">
        <w:r>
          <w:delText xml:space="preserve">	</w:delText>
        </w:r>
      </w:del>
      <w:del w:id="29082" w:author="PR Preview" w:date="2026-01-01T00:00:00Z">
        <w:r>
          <w:delText xml:space="preserve">Wikipedia contributors,</w:delText>
        </w:r>
      </w:del>
      <w:del w:id="29083" w:author="PR Preview" w:date="2026-01-01T00:00:00Z">
        <w:r>
          <w:delText xml:space="preserve"> </w:delText>
        </w:r>
      </w:del>
      <w:del w:id="29084" w:author="PR Preview" w:date="2026-01-01T00:00:00Z">
        <w:r>
          <w:delText xml:space="preserve">“Uniform norm —</w:delText>
        </w:r>
      </w:del>
      <w:del w:id="29085" w:author="PR Preview" w:date="2026-01-01T00:00:00Z">
        <w:r>
          <w:delText xml:space="preserve"> </w:delText>
        </w:r>
      </w:del>
      <w:del w:id="29086" w:author="PR Preview" w:date="2026-01-01T00:00:00Z">
        <w:r>
          <w:delText xml:space="preserve">Wikipedia</w:delText>
        </w:r>
      </w:del>
      <w:del w:id="29087" w:author="PR Preview" w:date="2026-01-01T00:00:00Z">
        <w:r>
          <w:delText xml:space="preserve">,</w:delText>
        </w:r>
      </w:del>
      <w:del w:id="29088" w:author="PR Preview" w:date="2026-01-01T00:00:00Z">
        <w:r>
          <w:delText xml:space="preserve"> </w:delText>
        </w:r>
      </w:del>
      <w:del w:id="29089" w:author="PR Preview" w:date="2026-01-01T00:00:00Z">
        <w:r>
          <w:delText xml:space="preserve">the free encyclopedia.”</w:delText>
        </w:r>
      </w:del>
      <w:del w:id="29090" w:author="PR Preview" w:date="2026-01-01T00:00:00Z">
        <w:r>
          <w:delText xml:space="preserve"> </w:delText>
        </w:r>
      </w:del>
      <w:del w:id="29091" w:author="PR Preview" w:date="2026-01-01T00:00:00Z">
        <w:r>
          <w:delText xml:space="preserve">2026. Available:</w:delText>
        </w:r>
      </w:del>
      <w:del w:id="29092" w:author="PR Preview" w:date="2026-01-01T00:00:00Z">
        <w:r>
          <w:delText xml:space="preserve"> </w:delText>
        </w:r>
      </w:del>
      <w:hyperlink r:id="rId821">
        <w:del w:id="29093" w:author="PR Preview" w:date="2026-01-01T00:00:00Z">
          <w:r>
            <w:rPr>
              <w:rStyle w:val="Hyperlink"/>
            </w:rPr>
            <w:delText xml:space="preserve">https://en.wikipedia.org/wiki/Uniform_norm</w:delText>
          </w:r>
        </w:del>
      </w:hyperlink>
    </w:p>
    <w:p>
      <w:pPr>
        <w:pStyle w:val="Bibliography"/>
      </w:pPr>
      <w:del w:id="29094" w:author="PR Preview" w:date="2026-01-01T00:00:00Z">
        <w:r>
          <w:delText xml:space="preserve">[59]</w:delText>
        </w:r>
      </w:del>
      <w:del w:id="29095" w:author="PR Preview" w:date="2026-01-01T00:00:00Z">
        <w:r>
          <w:delText xml:space="preserve"> </w:delText>
        </w:r>
      </w:del>
      <w:del w:id="29096" w:author="PR Preview" w:date="2026-01-01T00:00:00Z">
        <w:r>
          <w:delText xml:space="preserve">	</w:delText>
        </w:r>
      </w:del>
      <w:del w:id="29097" w:author="PR Preview" w:date="2026-01-01T00:00:00Z">
        <w:r>
          <w:delText xml:space="preserve">Wikipedia contributors,</w:delText>
        </w:r>
      </w:del>
      <w:del w:id="29098" w:author="PR Preview" w:date="2026-01-01T00:00:00Z">
        <w:r>
          <w:delText xml:space="preserve"> </w:delText>
        </w:r>
      </w:del>
      <w:del w:id="29099" w:author="PR Preview" w:date="2026-01-01T00:00:00Z">
        <w:r>
          <w:delText xml:space="preserve">“Cosine similarity —</w:delText>
        </w:r>
      </w:del>
      <w:del w:id="29100" w:author="PR Preview" w:date="2026-01-01T00:00:00Z">
        <w:r>
          <w:delText xml:space="preserve"> </w:delText>
        </w:r>
      </w:del>
      <w:del w:id="29101" w:author="PR Preview" w:date="2026-01-01T00:00:00Z">
        <w:r>
          <w:delText xml:space="preserve">Wikipedia</w:delText>
        </w:r>
      </w:del>
      <w:del w:id="29102" w:author="PR Preview" w:date="2026-01-01T00:00:00Z">
        <w:r>
          <w:delText xml:space="preserve">,</w:delText>
        </w:r>
      </w:del>
      <w:del w:id="29103" w:author="PR Preview" w:date="2026-01-01T00:00:00Z">
        <w:r>
          <w:delText xml:space="preserve"> </w:delText>
        </w:r>
      </w:del>
      <w:del w:id="29104" w:author="PR Preview" w:date="2026-01-01T00:00:00Z">
        <w:r>
          <w:delText xml:space="preserve">the free encyclopedia.”</w:delText>
        </w:r>
      </w:del>
      <w:del w:id="29105" w:author="PR Preview" w:date="2026-01-01T00:00:00Z">
        <w:r>
          <w:delText xml:space="preserve"> </w:delText>
        </w:r>
      </w:del>
      <w:del w:id="29106" w:author="PR Preview" w:date="2026-01-01T00:00:00Z">
        <w:r>
          <w:delText xml:space="preserve">2026. Available:</w:delText>
        </w:r>
      </w:del>
      <w:del w:id="29107" w:author="PR Preview" w:date="2026-01-01T00:00:00Z">
        <w:r>
          <w:delText xml:space="preserve"> </w:delText>
        </w:r>
      </w:del>
      <w:hyperlink r:id="rId823">
        <w:del w:id="29108" w:author="PR Preview" w:date="2026-01-01T00:00:00Z">
          <w:r>
            <w:rPr>
              <w:rStyle w:val="Hyperlink"/>
            </w:rPr>
            <w:delText xml:space="preserve">https://en.wikipedia.org/wiki/Cosine_similarity</w:delText>
          </w:r>
        </w:del>
      </w:hyperlink>
    </w:p>
    <w:p>
      <w:pPr>
        <w:pStyle w:val="Bibliography"/>
      </w:pPr>
      <w:del w:id="29109" w:author="PR Preview" w:date="2026-01-01T00:00:00Z">
        <w:r>
          <w:delText xml:space="preserve">[60]</w:delText>
        </w:r>
      </w:del>
      <w:del w:id="29110" w:author="PR Preview" w:date="2026-01-01T00:00:00Z">
        <w:r>
          <w:delText xml:space="preserve"> </w:delText>
        </w:r>
      </w:del>
      <w:del w:id="29111" w:author="PR Preview" w:date="2026-01-01T00:00:00Z">
        <w:r>
          <w:delText xml:space="preserve">	</w:delText>
        </w:r>
      </w:del>
      <w:del w:id="29112" w:author="PR Preview" w:date="2026-01-01T00:00:00Z">
        <w:r>
          <w:delText xml:space="preserve">Wikipedia contributors,</w:delText>
        </w:r>
      </w:del>
      <w:del w:id="29113" w:author="PR Preview" w:date="2026-01-01T00:00:00Z">
        <w:r>
          <w:delText xml:space="preserve"> </w:delText>
        </w:r>
      </w:del>
      <w:del w:id="29114" w:author="PR Preview" w:date="2026-01-01T00:00:00Z">
        <w:r>
          <w:delText xml:space="preserve">“Orthonormal basis —</w:delText>
        </w:r>
      </w:del>
      <w:del w:id="29115" w:author="PR Preview" w:date="2026-01-01T00:00:00Z">
        <w:r>
          <w:delText xml:space="preserve"> </w:delText>
        </w:r>
      </w:del>
      <w:del w:id="29116" w:author="PR Preview" w:date="2026-01-01T00:00:00Z">
        <w:r>
          <w:delText xml:space="preserve">Wikipedia</w:delText>
        </w:r>
      </w:del>
      <w:del w:id="29117" w:author="PR Preview" w:date="2026-01-01T00:00:00Z">
        <w:r>
          <w:delText xml:space="preserve">,</w:delText>
        </w:r>
      </w:del>
      <w:del w:id="29118" w:author="PR Preview" w:date="2026-01-01T00:00:00Z">
        <w:r>
          <w:delText xml:space="preserve"> </w:delText>
        </w:r>
      </w:del>
      <w:del w:id="29119" w:author="PR Preview" w:date="2026-01-01T00:00:00Z">
        <w:r>
          <w:delText xml:space="preserve">the free encyclopedia.”</w:delText>
        </w:r>
      </w:del>
      <w:del w:id="29120" w:author="PR Preview" w:date="2026-01-01T00:00:00Z">
        <w:r>
          <w:delText xml:space="preserve"> </w:delText>
        </w:r>
      </w:del>
      <w:del w:id="29121" w:author="PR Preview" w:date="2026-01-01T00:00:00Z">
        <w:r>
          <w:delText xml:space="preserve">2026. Available:</w:delText>
        </w:r>
      </w:del>
      <w:del w:id="29122" w:author="PR Preview" w:date="2026-01-01T00:00:00Z">
        <w:r>
          <w:delText xml:space="preserve"> </w:delText>
        </w:r>
      </w:del>
      <w:hyperlink r:id="rId825">
        <w:del w:id="29123" w:author="PR Preview" w:date="2026-01-01T00:00:00Z">
          <w:r>
            <w:rPr>
              <w:rStyle w:val="Hyperlink"/>
            </w:rPr>
            <w:delText xml:space="preserve">https://en.wikipedia.org/wiki/Orthonormal_basis</w:delText>
          </w:r>
        </w:del>
      </w:hyperlink>
    </w:p>
    <w:p>
      <w:pPr>
        <w:pStyle w:val="Bibliography"/>
      </w:pPr>
      <w:del w:id="29124" w:author="PR Preview" w:date="2026-01-01T00:00:00Z">
        <w:r>
          <w:delText xml:space="preserve">[61]</w:delText>
        </w:r>
      </w:del>
      <w:del w:id="29125" w:author="PR Preview" w:date="2026-01-01T00:00:00Z">
        <w:r>
          <w:delText xml:space="preserve"> </w:delText>
        </w:r>
      </w:del>
      <w:del w:id="29126" w:author="PR Preview" w:date="2026-01-01T00:00:00Z">
        <w:r>
          <w:delText xml:space="preserve">	</w:delText>
        </w:r>
      </w:del>
      <w:del w:id="29127" w:author="PR Preview" w:date="2026-01-01T00:00:00Z">
        <w:r>
          <w:delText xml:space="preserve">Wikipedia contributors,</w:delText>
        </w:r>
      </w:del>
      <w:del w:id="29128" w:author="PR Preview" w:date="2026-01-01T00:00:00Z">
        <w:r>
          <w:delText xml:space="preserve"> </w:delText>
        </w:r>
      </w:del>
      <w:del w:id="29129" w:author="PR Preview" w:date="2026-01-01T00:00:00Z">
        <w:r>
          <w:delText xml:space="preserve">“Gram–schmidt process —</w:delText>
        </w:r>
      </w:del>
      <w:del w:id="29130" w:author="PR Preview" w:date="2026-01-01T00:00:00Z">
        <w:r>
          <w:delText xml:space="preserve"> </w:delText>
        </w:r>
      </w:del>
      <w:del w:id="29131" w:author="PR Preview" w:date="2026-01-01T00:00:00Z">
        <w:r>
          <w:delText xml:space="preserve">Wikipedia</w:delText>
        </w:r>
      </w:del>
      <w:del w:id="29132" w:author="PR Preview" w:date="2026-01-01T00:00:00Z">
        <w:r>
          <w:delText xml:space="preserve">,</w:delText>
        </w:r>
      </w:del>
      <w:del w:id="29133" w:author="PR Preview" w:date="2026-01-01T00:00:00Z">
        <w:r>
          <w:delText xml:space="preserve"> </w:delText>
        </w:r>
      </w:del>
      <w:del w:id="29134" w:author="PR Preview" w:date="2026-01-01T00:00:00Z">
        <w:r>
          <w:delText xml:space="preserve">the free encyclopedia.”</w:delText>
        </w:r>
      </w:del>
      <w:del w:id="29135" w:author="PR Preview" w:date="2026-01-01T00:00:00Z">
        <w:r>
          <w:delText xml:space="preserve"> </w:delText>
        </w:r>
      </w:del>
      <w:del w:id="29136" w:author="PR Preview" w:date="2026-01-01T00:00:00Z">
        <w:r>
          <w:delText xml:space="preserve">2026. Available:</w:delText>
        </w:r>
      </w:del>
      <w:del w:id="29137" w:author="PR Preview" w:date="2026-01-01T00:00:00Z">
        <w:r>
          <w:delText xml:space="preserve"> </w:delText>
        </w:r>
      </w:del>
      <w:hyperlink r:id="rId827">
        <w:del w:id="29138" w:author="PR Preview" w:date="2026-01-01T00:00:00Z">
          <w:r>
            <w:rPr>
              <w:rStyle w:val="Hyperlink"/>
            </w:rPr>
            <w:delText xml:space="preserve">https://en.wikipedia.org/wiki/Gram%E2%80%93Schmidt_process</w:delText>
          </w:r>
        </w:del>
      </w:hyperlink>
    </w:p>
    <w:p>
      <w:pPr>
        <w:pStyle w:val="Bibliography"/>
      </w:pPr>
      <w:del w:id="29139" w:author="PR Preview" w:date="2026-01-01T00:00:00Z">
        <w:r>
          <w:delText xml:space="preserve">[62]</w:delText>
        </w:r>
      </w:del>
      <w:del w:id="29140" w:author="PR Preview" w:date="2026-01-01T00:00:00Z">
        <w:r>
          <w:delText xml:space="preserve"> </w:delText>
        </w:r>
      </w:del>
      <w:del w:id="29141" w:author="PR Preview" w:date="2026-01-01T00:00:00Z">
        <w:r>
          <w:delText xml:space="preserve">	</w:delText>
        </w:r>
      </w:del>
      <w:del w:id="29142" w:author="PR Preview" w:date="2026-01-01T00:00:00Z">
        <w:r>
          <w:delText xml:space="preserve">Wikipedia contributors,</w:delText>
        </w:r>
      </w:del>
      <w:del w:id="29143" w:author="PR Preview" w:date="2026-01-01T00:00:00Z">
        <w:r>
          <w:delText xml:space="preserve"> </w:delText>
        </w:r>
      </w:del>
      <w:del w:id="29144" w:author="PR Preview" w:date="2026-01-01T00:00:00Z">
        <w:r>
          <w:delText xml:space="preserve">“Outer product —</w:delText>
        </w:r>
      </w:del>
      <w:del w:id="29145" w:author="PR Preview" w:date="2026-01-01T00:00:00Z">
        <w:r>
          <w:delText xml:space="preserve"> </w:delText>
        </w:r>
      </w:del>
      <w:del w:id="29146" w:author="PR Preview" w:date="2026-01-01T00:00:00Z">
        <w:r>
          <w:delText xml:space="preserve">Wikipedia</w:delText>
        </w:r>
      </w:del>
      <w:del w:id="29147" w:author="PR Preview" w:date="2026-01-01T00:00:00Z">
        <w:r>
          <w:delText xml:space="preserve">,</w:delText>
        </w:r>
      </w:del>
      <w:del w:id="29148" w:author="PR Preview" w:date="2026-01-01T00:00:00Z">
        <w:r>
          <w:delText xml:space="preserve"> </w:delText>
        </w:r>
      </w:del>
      <w:del w:id="29149" w:author="PR Preview" w:date="2026-01-01T00:00:00Z">
        <w:r>
          <w:delText xml:space="preserve">the free encyclopedia.”</w:delText>
        </w:r>
      </w:del>
      <w:del w:id="29150" w:author="PR Preview" w:date="2026-01-01T00:00:00Z">
        <w:r>
          <w:delText xml:space="preserve"> </w:delText>
        </w:r>
      </w:del>
      <w:del w:id="29151" w:author="PR Preview" w:date="2026-01-01T00:00:00Z">
        <w:r>
          <w:delText xml:space="preserve">2026. Available:</w:delText>
        </w:r>
      </w:del>
      <w:del w:id="29152" w:author="PR Preview" w:date="2026-01-01T00:00:00Z">
        <w:r>
          <w:delText xml:space="preserve"> </w:delText>
        </w:r>
      </w:del>
      <w:hyperlink r:id="rId829">
        <w:del w:id="29153" w:author="PR Preview" w:date="2026-01-01T00:00:00Z">
          <w:r>
            <w:rPr>
              <w:rStyle w:val="Hyperlink"/>
            </w:rPr>
            <w:delText xml:space="preserve">https://en.wikipedia.org/wiki/Outer_product</w:delText>
          </w:r>
        </w:del>
      </w:hyperlink>
    </w:p>
    <w:p>
      <w:pPr>
        <w:pStyle w:val="Bibliography"/>
      </w:pPr>
      <w:del w:id="29154" w:author="PR Preview" w:date="2026-01-01T00:00:00Z">
        <w:r>
          <w:delText xml:space="preserve">[63]</w:delText>
        </w:r>
      </w:del>
      <w:del w:id="29155" w:author="PR Preview" w:date="2026-01-01T00:00:00Z">
        <w:r>
          <w:delText xml:space="preserve"> </w:delText>
        </w:r>
      </w:del>
      <w:del w:id="29156" w:author="PR Preview" w:date="2026-01-01T00:00:00Z">
        <w:r>
          <w:delText xml:space="preserve">	</w:delText>
        </w:r>
      </w:del>
      <w:del w:id="29157" w:author="PR Preview" w:date="2026-01-01T00:00:00Z">
        <w:r>
          <w:delText xml:space="preserve">Wikipedia contributors,</w:delText>
        </w:r>
      </w:del>
      <w:del w:id="29158" w:author="PR Preview" w:date="2026-01-01T00:00:00Z">
        <w:r>
          <w:delText xml:space="preserve"> </w:delText>
        </w:r>
      </w:del>
      <w:del w:id="29159" w:author="PR Preview" w:date="2026-01-01T00:00:00Z">
        <w:r>
          <w:delText xml:space="preserve">“Symmetric matrix —</w:delText>
        </w:r>
      </w:del>
      <w:del w:id="29160" w:author="PR Preview" w:date="2026-01-01T00:00:00Z">
        <w:r>
          <w:delText xml:space="preserve"> </w:delText>
        </w:r>
      </w:del>
      <w:del w:id="29161" w:author="PR Preview" w:date="2026-01-01T00:00:00Z">
        <w:r>
          <w:delText xml:space="preserve">Wikipedia</w:delText>
        </w:r>
      </w:del>
      <w:del w:id="29162" w:author="PR Preview" w:date="2026-01-01T00:00:00Z">
        <w:r>
          <w:delText xml:space="preserve">,</w:delText>
        </w:r>
      </w:del>
      <w:del w:id="29163" w:author="PR Preview" w:date="2026-01-01T00:00:00Z">
        <w:r>
          <w:delText xml:space="preserve"> </w:delText>
        </w:r>
      </w:del>
      <w:del w:id="29164" w:author="PR Preview" w:date="2026-01-01T00:00:00Z">
        <w:r>
          <w:delText xml:space="preserve">the free encyclopedia.”</w:delText>
        </w:r>
      </w:del>
      <w:del w:id="29165" w:author="PR Preview" w:date="2026-01-01T00:00:00Z">
        <w:r>
          <w:delText xml:space="preserve"> </w:delText>
        </w:r>
      </w:del>
      <w:del w:id="29166" w:author="PR Preview" w:date="2026-01-01T00:00:00Z">
        <w:r>
          <w:delText xml:space="preserve">2026. Available:</w:delText>
        </w:r>
      </w:del>
      <w:del w:id="29167" w:author="PR Preview" w:date="2026-01-01T00:00:00Z">
        <w:r>
          <w:delText xml:space="preserve"> </w:delText>
        </w:r>
      </w:del>
      <w:hyperlink r:id="rId831">
        <w:del w:id="29168" w:author="PR Preview" w:date="2026-01-01T00:00:00Z">
          <w:r>
            <w:rPr>
              <w:rStyle w:val="Hyperlink"/>
            </w:rPr>
            <w:delText xml:space="preserve">https://en.wikipedia.org/wiki/Symmetric_matrix</w:delText>
          </w:r>
        </w:del>
      </w:hyperlink>
    </w:p>
    <w:p>
      <w:pPr>
        <w:pStyle w:val="Bibliography"/>
      </w:pPr>
      <w:del w:id="29169" w:author="PR Preview" w:date="2026-01-01T00:00:00Z">
        <w:r>
          <w:delText xml:space="preserve">[64]</w:delText>
        </w:r>
      </w:del>
      <w:del w:id="29170" w:author="PR Preview" w:date="2026-01-01T00:00:00Z">
        <w:r>
          <w:delText xml:space="preserve"> </w:delText>
        </w:r>
      </w:del>
      <w:del w:id="29171" w:author="PR Preview" w:date="2026-01-01T00:00:00Z">
        <w:r>
          <w:delText xml:space="preserve">	</w:delText>
        </w:r>
      </w:del>
      <w:del w:id="29172" w:author="PR Preview" w:date="2026-01-01T00:00:00Z">
        <w:r>
          <w:delText xml:space="preserve">Wikipedia contributors,</w:delText>
        </w:r>
      </w:del>
      <w:del w:id="29173" w:author="PR Preview" w:date="2026-01-01T00:00:00Z">
        <w:r>
          <w:delText xml:space="preserve"> </w:delText>
        </w:r>
      </w:del>
      <w:del w:id="29174" w:author="PR Preview" w:date="2026-01-01T00:00:00Z">
        <w:r>
          <w:delText xml:space="preserve">“Diagonal matrix —</w:delText>
        </w:r>
      </w:del>
      <w:del w:id="29175" w:author="PR Preview" w:date="2026-01-01T00:00:00Z">
        <w:r>
          <w:delText xml:space="preserve"> </w:delText>
        </w:r>
      </w:del>
      <w:del w:id="29176" w:author="PR Preview" w:date="2026-01-01T00:00:00Z">
        <w:r>
          <w:delText xml:space="preserve">Wikipedia</w:delText>
        </w:r>
      </w:del>
      <w:del w:id="29177" w:author="PR Preview" w:date="2026-01-01T00:00:00Z">
        <w:r>
          <w:delText xml:space="preserve">,</w:delText>
        </w:r>
      </w:del>
      <w:del w:id="29178" w:author="PR Preview" w:date="2026-01-01T00:00:00Z">
        <w:r>
          <w:delText xml:space="preserve"> </w:delText>
        </w:r>
      </w:del>
      <w:del w:id="29179" w:author="PR Preview" w:date="2026-01-01T00:00:00Z">
        <w:r>
          <w:delText xml:space="preserve">the free encyclopedia.”</w:delText>
        </w:r>
      </w:del>
      <w:del w:id="29180" w:author="PR Preview" w:date="2026-01-01T00:00:00Z">
        <w:r>
          <w:delText xml:space="preserve"> </w:delText>
        </w:r>
      </w:del>
      <w:del w:id="29181" w:author="PR Preview" w:date="2026-01-01T00:00:00Z">
        <w:r>
          <w:delText xml:space="preserve">2026. Available:</w:delText>
        </w:r>
      </w:del>
      <w:del w:id="29182" w:author="PR Preview" w:date="2026-01-01T00:00:00Z">
        <w:r>
          <w:delText xml:space="preserve"> </w:delText>
        </w:r>
      </w:del>
      <w:hyperlink r:id="rId833">
        <w:del w:id="29183" w:author="PR Preview" w:date="2026-01-01T00:00:00Z">
          <w:r>
            <w:rPr>
              <w:rStyle w:val="Hyperlink"/>
            </w:rPr>
            <w:delText xml:space="preserve">https://en.wikipedia.org/wiki/Diagonal_matrix</w:delText>
          </w:r>
        </w:del>
      </w:hyperlink>
    </w:p>
    <w:p>
      <w:pPr>
        <w:pStyle w:val="Bibliography"/>
      </w:pPr>
      <w:del w:id="29184" w:author="PR Preview" w:date="2026-01-01T00:00:00Z">
        <w:r>
          <w:delText xml:space="preserve">[65]</w:delText>
        </w:r>
      </w:del>
      <w:del w:id="29185" w:author="PR Preview" w:date="2026-01-01T00:00:00Z">
        <w:r>
          <w:delText xml:space="preserve"> </w:delText>
        </w:r>
      </w:del>
      <w:del w:id="29186" w:author="PR Preview" w:date="2026-01-01T00:00:00Z">
        <w:r>
          <w:delText xml:space="preserve">	</w:delText>
        </w:r>
      </w:del>
      <w:del w:id="29187" w:author="PR Preview" w:date="2026-01-01T00:00:00Z">
        <w:r>
          <w:delText xml:space="preserve">Wikipedia contributors,</w:delText>
        </w:r>
      </w:del>
      <w:del w:id="29188" w:author="PR Preview" w:date="2026-01-01T00:00:00Z">
        <w:r>
          <w:delText xml:space="preserve"> </w:delText>
        </w:r>
      </w:del>
      <w:del w:id="29189" w:author="PR Preview" w:date="2026-01-01T00:00:00Z">
        <w:r>
          <w:delText xml:space="preserve">“Invertible matrix —</w:delText>
        </w:r>
      </w:del>
      <w:del w:id="29190" w:author="PR Preview" w:date="2026-01-01T00:00:00Z">
        <w:r>
          <w:delText xml:space="preserve"> </w:delText>
        </w:r>
      </w:del>
      <w:del w:id="29191" w:author="PR Preview" w:date="2026-01-01T00:00:00Z">
        <w:r>
          <w:delText xml:space="preserve">Wikipedia</w:delText>
        </w:r>
      </w:del>
      <w:del w:id="29192" w:author="PR Preview" w:date="2026-01-01T00:00:00Z">
        <w:r>
          <w:delText xml:space="preserve">,</w:delText>
        </w:r>
      </w:del>
      <w:del w:id="29193" w:author="PR Preview" w:date="2026-01-01T00:00:00Z">
        <w:r>
          <w:delText xml:space="preserve"> </w:delText>
        </w:r>
      </w:del>
      <w:del w:id="29194" w:author="PR Preview" w:date="2026-01-01T00:00:00Z">
        <w:r>
          <w:delText xml:space="preserve">the free encyclopedia.”</w:delText>
        </w:r>
      </w:del>
      <w:del w:id="29195" w:author="PR Preview" w:date="2026-01-01T00:00:00Z">
        <w:r>
          <w:delText xml:space="preserve"> </w:delText>
        </w:r>
      </w:del>
      <w:del w:id="29196" w:author="PR Preview" w:date="2026-01-01T00:00:00Z">
        <w:r>
          <w:delText xml:space="preserve">2026. Available:</w:delText>
        </w:r>
      </w:del>
      <w:del w:id="29197" w:author="PR Preview" w:date="2026-01-01T00:00:00Z">
        <w:r>
          <w:delText xml:space="preserve"> </w:delText>
        </w:r>
      </w:del>
      <w:hyperlink r:id="rId835">
        <w:del w:id="29198" w:author="PR Preview" w:date="2026-01-01T00:00:00Z">
          <w:r>
            <w:rPr>
              <w:rStyle w:val="Hyperlink"/>
            </w:rPr>
            <w:delText xml:space="preserve">https://en.wikipedia.org/wiki/Invertible_matrix</w:delText>
          </w:r>
        </w:del>
      </w:hyperlink>
    </w:p>
    <w:p>
      <w:pPr>
        <w:pStyle w:val="Bibliography"/>
      </w:pPr>
      <w:del w:id="29199" w:author="PR Preview" w:date="2026-01-01T00:00:00Z">
        <w:r>
          <w:delText xml:space="preserve">[66]</w:delText>
        </w:r>
      </w:del>
      <w:del w:id="29200" w:author="PR Preview" w:date="2026-01-01T00:00:00Z">
        <w:r>
          <w:delText xml:space="preserve"> </w:delText>
        </w:r>
      </w:del>
      <w:del w:id="29201" w:author="PR Preview" w:date="2026-01-01T00:00:00Z">
        <w:r>
          <w:delText xml:space="preserve">	</w:delText>
        </w:r>
      </w:del>
      <w:del w:id="29202" w:author="PR Preview" w:date="2026-01-01T00:00:00Z">
        <w:r>
          <w:delText xml:space="preserve">Wikipedia contributors,</w:delText>
        </w:r>
      </w:del>
      <w:del w:id="29203" w:author="PR Preview" w:date="2026-01-01T00:00:00Z">
        <w:r>
          <w:delText xml:space="preserve"> </w:delText>
        </w:r>
      </w:del>
      <w:del w:id="29204" w:author="PR Preview" w:date="2026-01-01T00:00:00Z">
        <w:r>
          <w:delText xml:space="preserve">“Idempotent matrix —</w:delText>
        </w:r>
      </w:del>
      <w:del w:id="29205" w:author="PR Preview" w:date="2026-01-01T00:00:00Z">
        <w:r>
          <w:delText xml:space="preserve"> </w:delText>
        </w:r>
      </w:del>
      <w:del w:id="29206" w:author="PR Preview" w:date="2026-01-01T00:00:00Z">
        <w:r>
          <w:delText xml:space="preserve">Wikipedia</w:delText>
        </w:r>
      </w:del>
      <w:del w:id="29207" w:author="PR Preview" w:date="2026-01-01T00:00:00Z">
        <w:r>
          <w:delText xml:space="preserve">,</w:delText>
        </w:r>
      </w:del>
      <w:del w:id="29208" w:author="PR Preview" w:date="2026-01-01T00:00:00Z">
        <w:r>
          <w:delText xml:space="preserve"> </w:delText>
        </w:r>
      </w:del>
      <w:del w:id="29209" w:author="PR Preview" w:date="2026-01-01T00:00:00Z">
        <w:r>
          <w:delText xml:space="preserve">the free encyclopedia.”</w:delText>
        </w:r>
      </w:del>
      <w:del w:id="29210" w:author="PR Preview" w:date="2026-01-01T00:00:00Z">
        <w:r>
          <w:delText xml:space="preserve"> </w:delText>
        </w:r>
      </w:del>
      <w:del w:id="29211" w:author="PR Preview" w:date="2026-01-01T00:00:00Z">
        <w:r>
          <w:delText xml:space="preserve">2026. Available:</w:delText>
        </w:r>
      </w:del>
      <w:del w:id="29212" w:author="PR Preview" w:date="2026-01-01T00:00:00Z">
        <w:r>
          <w:delText xml:space="preserve"> </w:delText>
        </w:r>
      </w:del>
      <w:hyperlink r:id="rId837">
        <w:del w:id="29213" w:author="PR Preview" w:date="2026-01-01T00:00:00Z">
          <w:r>
            <w:rPr>
              <w:rStyle w:val="Hyperlink"/>
            </w:rPr>
            <w:delText xml:space="preserve">https://en.wikipedia.org/wiki/Idempotent_matrix</w:delText>
          </w:r>
        </w:del>
      </w:hyperlink>
    </w:p>
    <w:p>
      <w:pPr>
        <w:pStyle w:val="Bibliography"/>
      </w:pPr>
      <w:del w:id="29214" w:author="PR Preview" w:date="2026-01-01T00:00:00Z">
        <w:r>
          <w:delText xml:space="preserve">[67]</w:delText>
        </w:r>
      </w:del>
      <w:del w:id="29215" w:author="PR Preview" w:date="2026-01-01T00:00:00Z">
        <w:r>
          <w:delText xml:space="preserve"> </w:delText>
        </w:r>
      </w:del>
      <w:del w:id="29216" w:author="PR Preview" w:date="2026-01-01T00:00:00Z">
        <w:r>
          <w:delText xml:space="preserve">	</w:delText>
        </w:r>
      </w:del>
      <w:del w:id="29217" w:author="PR Preview" w:date="2026-01-01T00:00:00Z">
        <w:r>
          <w:delText xml:space="preserve">Wikipedia contributors,</w:delText>
        </w:r>
      </w:del>
      <w:del w:id="29218" w:author="PR Preview" w:date="2026-01-01T00:00:00Z">
        <w:r>
          <w:delText xml:space="preserve"> </w:delText>
        </w:r>
      </w:del>
      <w:del w:id="29219" w:author="PR Preview" w:date="2026-01-01T00:00:00Z">
        <w:r>
          <w:delText xml:space="preserve">“Orthogonal matrix —</w:delText>
        </w:r>
      </w:del>
      <w:del w:id="29220" w:author="PR Preview" w:date="2026-01-01T00:00:00Z">
        <w:r>
          <w:delText xml:space="preserve"> </w:delText>
        </w:r>
      </w:del>
      <w:del w:id="29221" w:author="PR Preview" w:date="2026-01-01T00:00:00Z">
        <w:r>
          <w:delText xml:space="preserve">Wikipedia</w:delText>
        </w:r>
      </w:del>
      <w:del w:id="29222" w:author="PR Preview" w:date="2026-01-01T00:00:00Z">
        <w:r>
          <w:delText xml:space="preserve">,</w:delText>
        </w:r>
      </w:del>
      <w:del w:id="29223" w:author="PR Preview" w:date="2026-01-01T00:00:00Z">
        <w:r>
          <w:delText xml:space="preserve"> </w:delText>
        </w:r>
      </w:del>
      <w:del w:id="29224" w:author="PR Preview" w:date="2026-01-01T00:00:00Z">
        <w:r>
          <w:delText xml:space="preserve">the free encyclopedia.”</w:delText>
        </w:r>
      </w:del>
      <w:del w:id="29225" w:author="PR Preview" w:date="2026-01-01T00:00:00Z">
        <w:r>
          <w:delText xml:space="preserve"> </w:delText>
        </w:r>
      </w:del>
      <w:del w:id="29226" w:author="PR Preview" w:date="2026-01-01T00:00:00Z">
        <w:r>
          <w:delText xml:space="preserve">2026. Available:</w:delText>
        </w:r>
      </w:del>
      <w:del w:id="29227" w:author="PR Preview" w:date="2026-01-01T00:00:00Z">
        <w:r>
          <w:delText xml:space="preserve"> </w:delText>
        </w:r>
      </w:del>
      <w:hyperlink r:id="rId839">
        <w:del w:id="29228" w:author="PR Preview" w:date="2026-01-01T00:00:00Z">
          <w:r>
            <w:rPr>
              <w:rStyle w:val="Hyperlink"/>
            </w:rPr>
            <w:delText xml:space="preserve">https://en.wikipedia.org/wiki/Orthogonal_matrix</w:delText>
          </w:r>
        </w:del>
      </w:hyperlink>
    </w:p>
    <w:p>
      <w:pPr>
        <w:pStyle w:val="Bibliography"/>
      </w:pPr>
      <w:del w:id="29229" w:author="PR Preview" w:date="2026-01-01T00:00:00Z">
        <w:r>
          <w:delText xml:space="preserve">[68]</w:delText>
        </w:r>
      </w:del>
      <w:del w:id="29230" w:author="PR Preview" w:date="2026-01-01T00:00:00Z">
        <w:r>
          <w:delText xml:space="preserve"> </w:delText>
        </w:r>
      </w:del>
      <w:del w:id="29231" w:author="PR Preview" w:date="2026-01-01T00:00:00Z">
        <w:r>
          <w:delText xml:space="preserve">	</w:delText>
        </w:r>
      </w:del>
      <w:del w:id="29232" w:author="PR Preview" w:date="2026-01-01T00:00:00Z">
        <w:r>
          <w:delText xml:space="preserve">Wikipedia contributors,</w:delText>
        </w:r>
      </w:del>
      <w:del w:id="29233" w:author="PR Preview" w:date="2026-01-01T00:00:00Z">
        <w:r>
          <w:delText xml:space="preserve"> </w:delText>
        </w:r>
      </w:del>
      <w:del w:id="29234" w:author="PR Preview" w:date="2026-01-01T00:00:00Z">
        <w:r>
          <w:delText xml:space="preserve">“Quadratic form —</w:delText>
        </w:r>
      </w:del>
      <w:del w:id="29235" w:author="PR Preview" w:date="2026-01-01T00:00:00Z">
        <w:r>
          <w:delText xml:space="preserve"> </w:delText>
        </w:r>
      </w:del>
      <w:del w:id="29236" w:author="PR Preview" w:date="2026-01-01T00:00:00Z">
        <w:r>
          <w:delText xml:space="preserve">Wikipedia</w:delText>
        </w:r>
      </w:del>
      <w:del w:id="29237" w:author="PR Preview" w:date="2026-01-01T00:00:00Z">
        <w:r>
          <w:delText xml:space="preserve">,</w:delText>
        </w:r>
      </w:del>
      <w:del w:id="29238" w:author="PR Preview" w:date="2026-01-01T00:00:00Z">
        <w:r>
          <w:delText xml:space="preserve"> </w:delText>
        </w:r>
      </w:del>
      <w:del w:id="29239" w:author="PR Preview" w:date="2026-01-01T00:00:00Z">
        <w:r>
          <w:delText xml:space="preserve">the free encyclopedia.”</w:delText>
        </w:r>
      </w:del>
      <w:del w:id="29240" w:author="PR Preview" w:date="2026-01-01T00:00:00Z">
        <w:r>
          <w:delText xml:space="preserve"> </w:delText>
        </w:r>
      </w:del>
      <w:del w:id="29241" w:author="PR Preview" w:date="2026-01-01T00:00:00Z">
        <w:r>
          <w:delText xml:space="preserve">2026. Available:</w:delText>
        </w:r>
      </w:del>
      <w:del w:id="29242" w:author="PR Preview" w:date="2026-01-01T00:00:00Z">
        <w:r>
          <w:delText xml:space="preserve"> </w:delText>
        </w:r>
      </w:del>
      <w:hyperlink r:id="rId841">
        <w:del w:id="29243" w:author="PR Preview" w:date="2026-01-01T00:00:00Z">
          <w:r>
            <w:rPr>
              <w:rStyle w:val="Hyperlink"/>
            </w:rPr>
            <w:delText xml:space="preserve">https://en.wikipedia.org/wiki/Quadratic_form</w:delText>
          </w:r>
        </w:del>
      </w:hyperlink>
    </w:p>
    <w:p>
      <w:pPr>
        <w:pStyle w:val="Bibliography"/>
      </w:pPr>
      <w:del w:id="29244" w:author="PR Preview" w:date="2026-01-01T00:00:00Z">
        <w:r>
          <w:delText xml:space="preserve">[69]</w:delText>
        </w:r>
      </w:del>
      <w:del w:id="29245" w:author="PR Preview" w:date="2026-01-01T00:00:00Z">
        <w:r>
          <w:delText xml:space="preserve"> </w:delText>
        </w:r>
      </w:del>
      <w:del w:id="29246" w:author="PR Preview" w:date="2026-01-01T00:00:00Z">
        <w:r>
          <w:delText xml:space="preserve">	</w:delText>
        </w:r>
      </w:del>
      <w:del w:id="29247" w:author="PR Preview" w:date="2026-01-01T00:00:00Z">
        <w:r>
          <w:delText xml:space="preserve">Wikipedia contributors,</w:delText>
        </w:r>
      </w:del>
      <w:del w:id="29248" w:author="PR Preview" w:date="2026-01-01T00:00:00Z">
        <w:r>
          <w:delText xml:space="preserve"> </w:delText>
        </w:r>
      </w:del>
      <w:del w:id="29249" w:author="PR Preview" w:date="2026-01-01T00:00:00Z">
        <w:r>
          <w:delText xml:space="preserve">“Trace (linear algebra) —</w:delText>
        </w:r>
      </w:del>
      <w:del w:id="29250" w:author="PR Preview" w:date="2026-01-01T00:00:00Z">
        <w:r>
          <w:delText xml:space="preserve"> </w:delText>
        </w:r>
      </w:del>
      <w:del w:id="29251" w:author="PR Preview" w:date="2026-01-01T00:00:00Z">
        <w:r>
          <w:delText xml:space="preserve">Wikipedia</w:delText>
        </w:r>
      </w:del>
      <w:del w:id="29252" w:author="PR Preview" w:date="2026-01-01T00:00:00Z">
        <w:r>
          <w:delText xml:space="preserve">,</w:delText>
        </w:r>
      </w:del>
      <w:del w:id="29253" w:author="PR Preview" w:date="2026-01-01T00:00:00Z">
        <w:r>
          <w:delText xml:space="preserve"> </w:delText>
        </w:r>
      </w:del>
      <w:del w:id="29254" w:author="PR Preview" w:date="2026-01-01T00:00:00Z">
        <w:r>
          <w:delText xml:space="preserve">the free encyclopedia.”</w:delText>
        </w:r>
      </w:del>
      <w:del w:id="29255" w:author="PR Preview" w:date="2026-01-01T00:00:00Z">
        <w:r>
          <w:delText xml:space="preserve"> </w:delText>
        </w:r>
      </w:del>
      <w:del w:id="29256" w:author="PR Preview" w:date="2026-01-01T00:00:00Z">
        <w:r>
          <w:delText xml:space="preserve">2026. Available:</w:delText>
        </w:r>
      </w:del>
      <w:del w:id="29257" w:author="PR Preview" w:date="2026-01-01T00:00:00Z">
        <w:r>
          <w:delText xml:space="preserve"> </w:delText>
        </w:r>
      </w:del>
      <w:hyperlink r:id="rId843">
        <w:del w:id="29258" w:author="PR Preview" w:date="2026-01-01T00:00:00Z">
          <w:r>
            <w:rPr>
              <w:rStyle w:val="Hyperlink"/>
            </w:rPr>
            <w:delText xml:space="preserve">https://en.wikipedia.org/wiki/Trace_(linear_algebra)</w:delText>
          </w:r>
        </w:del>
      </w:hyperlink>
    </w:p>
    <w:p>
      <w:pPr>
        <w:pStyle w:val="Bibliography"/>
      </w:pPr>
      <w:del w:id="29259" w:author="PR Preview" w:date="2026-01-01T00:00:00Z">
        <w:r>
          <w:delText xml:space="preserve">[70]</w:delText>
        </w:r>
      </w:del>
      <w:del w:id="29260" w:author="PR Preview" w:date="2026-01-01T00:00:00Z">
        <w:r>
          <w:delText xml:space="preserve"> </w:delText>
        </w:r>
      </w:del>
      <w:del w:id="29261" w:author="PR Preview" w:date="2026-01-01T00:00:00Z">
        <w:r>
          <w:delText xml:space="preserve">	</w:delText>
        </w:r>
      </w:del>
      <w:del w:id="29262" w:author="PR Preview" w:date="2026-01-01T00:00:00Z">
        <w:r>
          <w:delText xml:space="preserve">Wikipedia contributors,</w:delText>
        </w:r>
      </w:del>
      <w:del w:id="29263" w:author="PR Preview" w:date="2026-01-01T00:00:00Z">
        <w:r>
          <w:delText xml:space="preserve"> </w:delText>
        </w:r>
      </w:del>
      <w:del w:id="29264" w:author="PR Preview" w:date="2026-01-01T00:00:00Z">
        <w:r>
          <w:delText xml:space="preserve">“Frobenius norm —</w:delText>
        </w:r>
      </w:del>
      <w:del w:id="29265" w:author="PR Preview" w:date="2026-01-01T00:00:00Z">
        <w:r>
          <w:delText xml:space="preserve"> </w:delText>
        </w:r>
      </w:del>
      <w:del w:id="29266" w:author="PR Preview" w:date="2026-01-01T00:00:00Z">
        <w:r>
          <w:delText xml:space="preserve">Wikipedia</w:delText>
        </w:r>
      </w:del>
      <w:del w:id="29267" w:author="PR Preview" w:date="2026-01-01T00:00:00Z">
        <w:r>
          <w:delText xml:space="preserve">,</w:delText>
        </w:r>
      </w:del>
      <w:del w:id="29268" w:author="PR Preview" w:date="2026-01-01T00:00:00Z">
        <w:r>
          <w:delText xml:space="preserve"> </w:delText>
        </w:r>
      </w:del>
      <w:del w:id="29269" w:author="PR Preview" w:date="2026-01-01T00:00:00Z">
        <w:r>
          <w:delText xml:space="preserve">the free encyclopedia.”</w:delText>
        </w:r>
      </w:del>
      <w:del w:id="29270" w:author="PR Preview" w:date="2026-01-01T00:00:00Z">
        <w:r>
          <w:delText xml:space="preserve"> </w:delText>
        </w:r>
      </w:del>
      <w:del w:id="29271" w:author="PR Preview" w:date="2026-01-01T00:00:00Z">
        <w:r>
          <w:delText xml:space="preserve">2026. Available:</w:delText>
        </w:r>
      </w:del>
      <w:del w:id="29272" w:author="PR Preview" w:date="2026-01-01T00:00:00Z">
        <w:r>
          <w:delText xml:space="preserve"> </w:delText>
        </w:r>
      </w:del>
      <w:hyperlink r:id="rId845">
        <w:del w:id="29273" w:author="PR Preview" w:date="2026-01-01T00:00:00Z">
          <w:r>
            <w:rPr>
              <w:rStyle w:val="Hyperlink"/>
            </w:rPr>
            <w:delText xml:space="preserve">https://en.wikipedia.org/wiki/Frobenius_norm</w:delText>
          </w:r>
        </w:del>
      </w:hyperlink>
    </w:p>
    <w:p>
      <w:pPr>
        <w:pStyle w:val="Bibliography"/>
      </w:pPr>
      <w:del w:id="29274" w:author="PR Preview" w:date="2026-01-01T00:00:00Z">
        <w:r>
          <w:delText xml:space="preserve">[71]</w:delText>
        </w:r>
      </w:del>
      <w:del w:id="29275" w:author="PR Preview" w:date="2026-01-01T00:00:00Z">
        <w:r>
          <w:delText xml:space="preserve"> </w:delText>
        </w:r>
      </w:del>
      <w:del w:id="29276" w:author="PR Preview" w:date="2026-01-01T00:00:00Z">
        <w:r>
          <w:delText xml:space="preserve">	</w:delText>
        </w:r>
      </w:del>
      <w:del w:id="29277" w:author="PR Preview" w:date="2026-01-01T00:00:00Z">
        <w:r>
          <w:delText xml:space="preserve">Wikipedia contributors,</w:delText>
        </w:r>
      </w:del>
      <w:del w:id="29278" w:author="PR Preview" w:date="2026-01-01T00:00:00Z">
        <w:r>
          <w:delText xml:space="preserve"> </w:delText>
        </w:r>
      </w:del>
      <w:del w:id="29279" w:author="PR Preview" w:date="2026-01-01T00:00:00Z">
        <w:r>
          <w:delText xml:space="preserve">“Eigendecomposition of a matrix —</w:delText>
        </w:r>
      </w:del>
      <w:del w:id="29280" w:author="PR Preview" w:date="2026-01-01T00:00:00Z">
        <w:r>
          <w:delText xml:space="preserve"> </w:delText>
        </w:r>
      </w:del>
      <w:del w:id="29281" w:author="PR Preview" w:date="2026-01-01T00:00:00Z">
        <w:r>
          <w:delText xml:space="preserve">Wikipedia</w:delText>
        </w:r>
      </w:del>
      <w:del w:id="29282" w:author="PR Preview" w:date="2026-01-01T00:00:00Z">
        <w:r>
          <w:delText xml:space="preserve">,</w:delText>
        </w:r>
      </w:del>
      <w:del w:id="29283" w:author="PR Preview" w:date="2026-01-01T00:00:00Z">
        <w:r>
          <w:delText xml:space="preserve"> </w:delText>
        </w:r>
      </w:del>
      <w:del w:id="29284" w:author="PR Preview" w:date="2026-01-01T00:00:00Z">
        <w:r>
          <w:delText xml:space="preserve">the free encyclopedia.”</w:delText>
        </w:r>
      </w:del>
      <w:del w:id="29285" w:author="PR Preview" w:date="2026-01-01T00:00:00Z">
        <w:r>
          <w:delText xml:space="preserve"> </w:delText>
        </w:r>
      </w:del>
      <w:del w:id="29286" w:author="PR Preview" w:date="2026-01-01T00:00:00Z">
        <w:r>
          <w:delText xml:space="preserve">2026. Available:</w:delText>
        </w:r>
      </w:del>
      <w:del w:id="29287" w:author="PR Preview" w:date="2026-01-01T00:00:00Z">
        <w:r>
          <w:delText xml:space="preserve"> </w:delText>
        </w:r>
      </w:del>
      <w:hyperlink r:id="rId847">
        <w:del w:id="29288" w:author="PR Preview" w:date="2026-01-01T00:00:00Z">
          <w:r>
            <w:rPr>
              <w:rStyle w:val="Hyperlink"/>
            </w:rPr>
            <w:delText xml:space="preserve">https://en.wikipedia.org/wiki/Eigendecomposition_of_a_matrix</w:delText>
          </w:r>
        </w:del>
      </w:hyperlink>
    </w:p>
    <w:p>
      <w:pPr>
        <w:pStyle w:val="Bibliography"/>
      </w:pPr>
      <w:del w:id="29289" w:author="PR Preview" w:date="2026-01-01T00:00:00Z">
        <w:r>
          <w:delText xml:space="preserve">[72]</w:delText>
        </w:r>
      </w:del>
      <w:del w:id="29290" w:author="PR Preview" w:date="2026-01-01T00:00:00Z">
        <w:r>
          <w:delText xml:space="preserve"> </w:delText>
        </w:r>
      </w:del>
      <w:del w:id="29291" w:author="PR Preview" w:date="2026-01-01T00:00:00Z">
        <w:r>
          <w:delText xml:space="preserve">	</w:delText>
        </w:r>
      </w:del>
      <w:del w:id="29292" w:author="PR Preview" w:date="2026-01-01T00:00:00Z">
        <w:r>
          <w:delText xml:space="preserve">Wikipedia contributors,</w:delText>
        </w:r>
      </w:del>
      <w:del w:id="29293" w:author="PR Preview" w:date="2026-01-01T00:00:00Z">
        <w:r>
          <w:delText xml:space="preserve"> </w:delText>
        </w:r>
      </w:del>
      <w:del w:id="29294" w:author="PR Preview" w:date="2026-01-01T00:00:00Z">
        <w:r>
          <w:delText xml:space="preserve">“Singular value decomposition —</w:delText>
        </w:r>
      </w:del>
      <w:del w:id="29295" w:author="PR Preview" w:date="2026-01-01T00:00:00Z">
        <w:r>
          <w:delText xml:space="preserve"> </w:delText>
        </w:r>
      </w:del>
      <w:del w:id="29296" w:author="PR Preview" w:date="2026-01-01T00:00:00Z">
        <w:r>
          <w:delText xml:space="preserve">Wikipedia</w:delText>
        </w:r>
      </w:del>
      <w:del w:id="29297" w:author="PR Preview" w:date="2026-01-01T00:00:00Z">
        <w:r>
          <w:delText xml:space="preserve">,</w:delText>
        </w:r>
      </w:del>
      <w:del w:id="29298" w:author="PR Preview" w:date="2026-01-01T00:00:00Z">
        <w:r>
          <w:delText xml:space="preserve"> </w:delText>
        </w:r>
      </w:del>
      <w:del w:id="29299" w:author="PR Preview" w:date="2026-01-01T00:00:00Z">
        <w:r>
          <w:delText xml:space="preserve">the free encyclopedia.”</w:delText>
        </w:r>
      </w:del>
      <w:del w:id="29300" w:author="PR Preview" w:date="2026-01-01T00:00:00Z">
        <w:r>
          <w:delText xml:space="preserve"> </w:delText>
        </w:r>
      </w:del>
      <w:del w:id="29301" w:author="PR Preview" w:date="2026-01-01T00:00:00Z">
        <w:r>
          <w:delText xml:space="preserve">2026. Available:</w:delText>
        </w:r>
      </w:del>
      <w:del w:id="29302" w:author="PR Preview" w:date="2026-01-01T00:00:00Z">
        <w:r>
          <w:delText xml:space="preserve"> </w:delText>
        </w:r>
      </w:del>
      <w:hyperlink r:id="rId849">
        <w:del w:id="29303" w:author="PR Preview" w:date="2026-01-01T00:00:00Z">
          <w:r>
            <w:rPr>
              <w:rStyle w:val="Hyperlink"/>
            </w:rPr>
            <w:delText xml:space="preserve">https://en.wikipedia.org/wiki/Singular_value_decomposition</w:delText>
          </w:r>
        </w:del>
      </w:hyperlink>
    </w:p>
    <w:p>
      <w:pPr>
        <w:pStyle w:val="Bibliography"/>
      </w:pPr>
      <w:del w:id="29304" w:author="PR Preview" w:date="2026-01-01T00:00:00Z">
        <w:r>
          <w:delText xml:space="preserve">[73]</w:delText>
        </w:r>
      </w:del>
      <w:del w:id="29305" w:author="PR Preview" w:date="2026-01-01T00:00:00Z">
        <w:r>
          <w:delText xml:space="preserve"> </w:delText>
        </w:r>
      </w:del>
      <w:del w:id="29306" w:author="PR Preview" w:date="2026-01-01T00:00:00Z">
        <w:r>
          <w:delText xml:space="preserve">	</w:delText>
        </w:r>
      </w:del>
      <w:del w:id="29307" w:author="PR Preview" w:date="2026-01-01T00:00:00Z">
        <w:r>
          <w:delText xml:space="preserve">Wikipedia contributors,</w:delText>
        </w:r>
      </w:del>
      <w:del w:id="29308" w:author="PR Preview" w:date="2026-01-01T00:00:00Z">
        <w:r>
          <w:delText xml:space="preserve"> </w:delText>
        </w:r>
      </w:del>
      <w:del w:id="29309" w:author="PR Preview" w:date="2026-01-01T00:00:00Z">
        <w:r>
          <w:delText xml:space="preserve">“Definite matrix —</w:delText>
        </w:r>
      </w:del>
      <w:del w:id="29310" w:author="PR Preview" w:date="2026-01-01T00:00:00Z">
        <w:r>
          <w:delText xml:space="preserve"> </w:delText>
        </w:r>
      </w:del>
      <w:del w:id="29311" w:author="PR Preview" w:date="2026-01-01T00:00:00Z">
        <w:r>
          <w:delText xml:space="preserve">Wikipedia</w:delText>
        </w:r>
      </w:del>
      <w:del w:id="29312" w:author="PR Preview" w:date="2026-01-01T00:00:00Z">
        <w:r>
          <w:delText xml:space="preserve">,</w:delText>
        </w:r>
      </w:del>
      <w:del w:id="29313" w:author="PR Preview" w:date="2026-01-01T00:00:00Z">
        <w:r>
          <w:delText xml:space="preserve"> </w:delText>
        </w:r>
      </w:del>
      <w:del w:id="29314" w:author="PR Preview" w:date="2026-01-01T00:00:00Z">
        <w:r>
          <w:delText xml:space="preserve">the free encyclopedia.”</w:delText>
        </w:r>
      </w:del>
      <w:del w:id="29315" w:author="PR Preview" w:date="2026-01-01T00:00:00Z">
        <w:r>
          <w:delText xml:space="preserve"> </w:delText>
        </w:r>
      </w:del>
      <w:del w:id="29316" w:author="PR Preview" w:date="2026-01-01T00:00:00Z">
        <w:r>
          <w:delText xml:space="preserve">2026. Available:</w:delText>
        </w:r>
      </w:del>
      <w:del w:id="29317" w:author="PR Preview" w:date="2026-01-01T00:00:00Z">
        <w:r>
          <w:delText xml:space="preserve"> </w:delText>
        </w:r>
      </w:del>
      <w:hyperlink r:id="rId851">
        <w:del w:id="29318" w:author="PR Preview" w:date="2026-01-01T00:00:00Z">
          <w:r>
            <w:rPr>
              <w:rStyle w:val="Hyperlink"/>
            </w:rPr>
            <w:delText xml:space="preserve">https://en.wikipedia.org/wiki/Definite_matrix</w:delText>
          </w:r>
        </w:del>
      </w:hyperlink>
    </w:p>
    <w:p>
      <w:pPr>
        <w:pStyle w:val="Bibliography"/>
      </w:pPr>
      <w:del w:id="29319" w:author="PR Preview" w:date="2026-01-01T00:00:00Z">
        <w:r>
          <w:delText xml:space="preserve">[74]</w:delText>
        </w:r>
      </w:del>
      <w:del w:id="29320" w:author="PR Preview" w:date="2026-01-01T00:00:00Z">
        <w:r>
          <w:delText xml:space="preserve"> </w:delText>
        </w:r>
      </w:del>
      <w:del w:id="29321" w:author="PR Preview" w:date="2026-01-01T00:00:00Z">
        <w:r>
          <w:delText xml:space="preserve">	</w:delText>
        </w:r>
      </w:del>
      <w:del w:id="29322" w:author="PR Preview" w:date="2026-01-01T00:00:00Z">
        <w:r>
          <w:delText xml:space="preserve">Wikipedia contributors,</w:delText>
        </w:r>
      </w:del>
      <w:del w:id="29323" w:author="PR Preview" w:date="2026-01-01T00:00:00Z">
        <w:r>
          <w:delText xml:space="preserve"> </w:delText>
        </w:r>
      </w:del>
      <w:del w:id="29324" w:author="PR Preview" w:date="2026-01-01T00:00:00Z">
        <w:r>
          <w:delText xml:space="preserve">“Paraboloid —</w:delText>
        </w:r>
      </w:del>
      <w:del w:id="29325" w:author="PR Preview" w:date="2026-01-01T00:00:00Z">
        <w:r>
          <w:delText xml:space="preserve"> </w:delText>
        </w:r>
      </w:del>
      <w:del w:id="29326" w:author="PR Preview" w:date="2026-01-01T00:00:00Z">
        <w:r>
          <w:delText xml:space="preserve">Wikipedia</w:delText>
        </w:r>
      </w:del>
      <w:del w:id="29327" w:author="PR Preview" w:date="2026-01-01T00:00:00Z">
        <w:r>
          <w:delText xml:space="preserve">,</w:delText>
        </w:r>
      </w:del>
      <w:del w:id="29328" w:author="PR Preview" w:date="2026-01-01T00:00:00Z">
        <w:r>
          <w:delText xml:space="preserve"> </w:delText>
        </w:r>
      </w:del>
      <w:del w:id="29329" w:author="PR Preview" w:date="2026-01-01T00:00:00Z">
        <w:r>
          <w:delText xml:space="preserve">the free encyclopedia.”</w:delText>
        </w:r>
      </w:del>
      <w:del w:id="29330" w:author="PR Preview" w:date="2026-01-01T00:00:00Z">
        <w:r>
          <w:delText xml:space="preserve"> </w:delText>
        </w:r>
      </w:del>
      <w:del w:id="29331" w:author="PR Preview" w:date="2026-01-01T00:00:00Z">
        <w:r>
          <w:delText xml:space="preserve">2026. Available:</w:delText>
        </w:r>
      </w:del>
      <w:del w:id="29332" w:author="PR Preview" w:date="2026-01-01T00:00:00Z">
        <w:r>
          <w:delText xml:space="preserve"> </w:delText>
        </w:r>
      </w:del>
      <w:hyperlink r:id="rId853">
        <w:del w:id="29333" w:author="PR Preview" w:date="2026-01-01T00:00:00Z">
          <w:r>
            <w:rPr>
              <w:rStyle w:val="Hyperlink"/>
            </w:rPr>
            <w:delText xml:space="preserve">https://en.wikipedia.org/wiki/Paraboloid</w:delText>
          </w:r>
        </w:del>
      </w:hyperlink>
    </w:p>
    <w:p>
      <w:pPr>
        <w:pStyle w:val="Bibliography"/>
      </w:pPr>
      <w:del w:id="29334" w:author="PR Preview" w:date="2026-01-01T00:00:00Z">
        <w:r>
          <w:delText xml:space="preserve">[75]</w:delText>
        </w:r>
      </w:del>
      <w:del w:id="29335" w:author="PR Preview" w:date="2026-01-01T00:00:00Z">
        <w:r>
          <w:delText xml:space="preserve"> </w:delText>
        </w:r>
      </w:del>
      <w:del w:id="29336" w:author="PR Preview" w:date="2026-01-01T00:00:00Z">
        <w:r>
          <w:delText xml:space="preserve">	</w:delText>
        </w:r>
      </w:del>
      <w:del w:id="29337" w:author="PR Preview" w:date="2026-01-01T00:00:00Z">
        <w:r>
          <w:delText xml:space="preserve">Wikipedia contributors,</w:delText>
        </w:r>
      </w:del>
      <w:del w:id="29338" w:author="PR Preview" w:date="2026-01-01T00:00:00Z">
        <w:r>
          <w:delText xml:space="preserve"> </w:delText>
        </w:r>
      </w:del>
      <w:del w:id="29339" w:author="PR Preview" w:date="2026-01-01T00:00:00Z">
        <w:r>
          <w:delText xml:space="preserve">“Determinant —</w:delText>
        </w:r>
      </w:del>
      <w:del w:id="29340" w:author="PR Preview" w:date="2026-01-01T00:00:00Z">
        <w:r>
          <w:delText xml:space="preserve"> </w:delText>
        </w:r>
      </w:del>
      <w:del w:id="29341" w:author="PR Preview" w:date="2026-01-01T00:00:00Z">
        <w:r>
          <w:delText xml:space="preserve">Wikipedia</w:delText>
        </w:r>
      </w:del>
      <w:del w:id="29342" w:author="PR Preview" w:date="2026-01-01T00:00:00Z">
        <w:r>
          <w:delText xml:space="preserve">,</w:delText>
        </w:r>
      </w:del>
      <w:del w:id="29343" w:author="PR Preview" w:date="2026-01-01T00:00:00Z">
        <w:r>
          <w:delText xml:space="preserve"> </w:delText>
        </w:r>
      </w:del>
      <w:del w:id="29344" w:author="PR Preview" w:date="2026-01-01T00:00:00Z">
        <w:r>
          <w:delText xml:space="preserve">the free encyclopedia.”</w:delText>
        </w:r>
      </w:del>
      <w:del w:id="29345" w:author="PR Preview" w:date="2026-01-01T00:00:00Z">
        <w:r>
          <w:delText xml:space="preserve"> </w:delText>
        </w:r>
      </w:del>
      <w:del w:id="29346" w:author="PR Preview" w:date="2026-01-01T00:00:00Z">
        <w:r>
          <w:delText xml:space="preserve">2026. Available:</w:delText>
        </w:r>
      </w:del>
      <w:del w:id="29347" w:author="PR Preview" w:date="2026-01-01T00:00:00Z">
        <w:r>
          <w:delText xml:space="preserve"> </w:delText>
        </w:r>
      </w:del>
      <w:hyperlink r:id="rId855">
        <w:del w:id="29348" w:author="PR Preview" w:date="2026-01-01T00:00:00Z">
          <w:r>
            <w:rPr>
              <w:rStyle w:val="Hyperlink"/>
            </w:rPr>
            <w:delText xml:space="preserve">https://en.wikipedia.org/wiki/Determinant</w:delText>
          </w:r>
        </w:del>
      </w:hyperlink>
    </w:p>
    <w:p>
      <w:pPr>
        <w:pStyle w:val="Bibliography"/>
      </w:pPr>
      <w:del w:id="29349" w:author="PR Preview" w:date="2026-01-01T00:00:00Z">
        <w:r>
          <w:delText xml:space="preserve">[76]</w:delText>
        </w:r>
      </w:del>
      <w:del w:id="29350" w:author="PR Preview" w:date="2026-01-01T00:00:00Z">
        <w:r>
          <w:delText xml:space="preserve"> </w:delText>
        </w:r>
      </w:del>
      <w:del w:id="29351" w:author="PR Preview" w:date="2026-01-01T00:00:00Z">
        <w:r>
          <w:delText xml:space="preserve">	</w:delText>
        </w:r>
      </w:del>
      <w:del w:id="29352" w:author="PR Preview" w:date="2026-01-01T00:00:00Z">
        <w:r>
          <w:delText xml:space="preserve">Wikipedia contributors,</w:delText>
        </w:r>
      </w:del>
      <w:del w:id="29353" w:author="PR Preview" w:date="2026-01-01T00:00:00Z">
        <w:r>
          <w:delText xml:space="preserve"> </w:delText>
        </w:r>
      </w:del>
      <w:del w:id="29354" w:author="PR Preview" w:date="2026-01-01T00:00:00Z">
        <w:r>
          <w:delText xml:space="preserve">“Design matrix —</w:delText>
        </w:r>
      </w:del>
      <w:del w:id="29355" w:author="PR Preview" w:date="2026-01-01T00:00:00Z">
        <w:r>
          <w:delText xml:space="preserve"> </w:delText>
        </w:r>
      </w:del>
      <w:del w:id="29356" w:author="PR Preview" w:date="2026-01-01T00:00:00Z">
        <w:r>
          <w:delText xml:space="preserve">Wikipedia</w:delText>
        </w:r>
      </w:del>
      <w:del w:id="29357" w:author="PR Preview" w:date="2026-01-01T00:00:00Z">
        <w:r>
          <w:delText xml:space="preserve">,</w:delText>
        </w:r>
      </w:del>
      <w:del w:id="29358" w:author="PR Preview" w:date="2026-01-01T00:00:00Z">
        <w:r>
          <w:delText xml:space="preserve"> </w:delText>
        </w:r>
      </w:del>
      <w:del w:id="29359" w:author="PR Preview" w:date="2026-01-01T00:00:00Z">
        <w:r>
          <w:delText xml:space="preserve">the free encyclopedia.”</w:delText>
        </w:r>
      </w:del>
      <w:del w:id="29360" w:author="PR Preview" w:date="2026-01-01T00:00:00Z">
        <w:r>
          <w:delText xml:space="preserve"> </w:delText>
        </w:r>
      </w:del>
      <w:del w:id="29361" w:author="PR Preview" w:date="2026-01-01T00:00:00Z">
        <w:r>
          <w:delText xml:space="preserve">2026. Available:</w:delText>
        </w:r>
      </w:del>
      <w:del w:id="29362" w:author="PR Preview" w:date="2026-01-01T00:00:00Z">
        <w:r>
          <w:delText xml:space="preserve"> </w:delText>
        </w:r>
      </w:del>
      <w:hyperlink r:id="rId857">
        <w:del w:id="29363" w:author="PR Preview" w:date="2026-01-01T00:00:00Z">
          <w:r>
            <w:rPr>
              <w:rStyle w:val="Hyperlink"/>
            </w:rPr>
            <w:delText xml:space="preserve">https://en.wikipedia.org/wiki/Design_matrix</w:delText>
          </w:r>
        </w:del>
      </w:hyperlink>
    </w:p>
    <w:p>
      <w:pPr>
        <w:pStyle w:val="Bibliography"/>
      </w:pPr>
      <w:del w:id="29364" w:author="PR Preview" w:date="2026-01-01T00:00:00Z">
        <w:r>
          <w:delText xml:space="preserve">[77]</w:delText>
        </w:r>
      </w:del>
      <w:del w:id="29365" w:author="PR Preview" w:date="2026-01-01T00:00:00Z">
        <w:r>
          <w:delText xml:space="preserve"> </w:delText>
        </w:r>
      </w:del>
      <w:del w:id="29366" w:author="PR Preview" w:date="2026-01-01T00:00:00Z">
        <w:r>
          <w:delText xml:space="preserve">	</w:delText>
        </w:r>
      </w:del>
      <w:del w:id="29367" w:author="PR Preview" w:date="2026-01-01T00:00:00Z">
        <w:r>
          <w:delText xml:space="preserve">Wikipedia contributors,</w:delText>
        </w:r>
      </w:del>
      <w:del w:id="29368" w:author="PR Preview" w:date="2026-01-01T00:00:00Z">
        <w:r>
          <w:delText xml:space="preserve"> </w:delText>
        </w:r>
      </w:del>
      <w:del w:id="29369" w:author="PR Preview" w:date="2026-01-01T00:00:00Z">
        <w:r>
          <w:delText xml:space="preserve">“Projection matrix —</w:delText>
        </w:r>
      </w:del>
      <w:del w:id="29370" w:author="PR Preview" w:date="2026-01-01T00:00:00Z">
        <w:r>
          <w:delText xml:space="preserve"> </w:delText>
        </w:r>
      </w:del>
      <w:del w:id="29371" w:author="PR Preview" w:date="2026-01-01T00:00:00Z">
        <w:r>
          <w:delText xml:space="preserve">Wikipedia</w:delText>
        </w:r>
      </w:del>
      <w:del w:id="29372" w:author="PR Preview" w:date="2026-01-01T00:00:00Z">
        <w:r>
          <w:delText xml:space="preserve">,</w:delText>
        </w:r>
      </w:del>
      <w:del w:id="29373" w:author="PR Preview" w:date="2026-01-01T00:00:00Z">
        <w:r>
          <w:delText xml:space="preserve"> </w:delText>
        </w:r>
      </w:del>
      <w:del w:id="29374" w:author="PR Preview" w:date="2026-01-01T00:00:00Z">
        <w:r>
          <w:delText xml:space="preserve">the free encyclopedia.”</w:delText>
        </w:r>
      </w:del>
      <w:del w:id="29375" w:author="PR Preview" w:date="2026-01-01T00:00:00Z">
        <w:r>
          <w:delText xml:space="preserve"> </w:delText>
        </w:r>
      </w:del>
      <w:del w:id="29376" w:author="PR Preview" w:date="2026-01-01T00:00:00Z">
        <w:r>
          <w:delText xml:space="preserve">2026. Available:</w:delText>
        </w:r>
      </w:del>
      <w:del w:id="29377" w:author="PR Preview" w:date="2026-01-01T00:00:00Z">
        <w:r>
          <w:delText xml:space="preserve"> </w:delText>
        </w:r>
      </w:del>
      <w:hyperlink r:id="rId859">
        <w:del w:id="29378" w:author="PR Preview" w:date="2026-01-01T00:00:00Z">
          <w:r>
            <w:rPr>
              <w:rStyle w:val="Hyperlink"/>
            </w:rPr>
            <w:delText xml:space="preserve">https://en.wikipedia.org/wiki/Projection_matrix</w:delText>
          </w:r>
        </w:del>
      </w:hyperlink>
    </w:p>
    <w:p>
      <w:pPr>
        <w:pStyle w:val="Bibliography"/>
      </w:pPr>
      <w:del w:id="29379" w:author="PR Preview" w:date="2026-01-01T00:00:00Z">
        <w:r>
          <w:delText xml:space="preserve">[78]</w:delText>
        </w:r>
      </w:del>
      <w:del w:id="29380" w:author="PR Preview" w:date="2026-01-01T00:00:00Z">
        <w:r>
          <w:delText xml:space="preserve"> </w:delText>
        </w:r>
      </w:del>
      <w:del w:id="29381" w:author="PR Preview" w:date="2026-01-01T00:00:00Z">
        <w:r>
          <w:delText xml:space="preserve">	</w:delText>
        </w:r>
      </w:del>
      <w:del w:id="29382" w:author="PR Preview" w:date="2026-01-01T00:00:00Z">
        <w:r>
          <w:delText xml:space="preserve">H. Zhou,</w:delText>
        </w:r>
      </w:del>
      <w:del w:id="29383" w:author="PR Preview" w:date="2026-01-01T00:00:00Z">
        <w:r>
          <w:delText xml:space="preserve"> </w:delText>
        </w:r>
      </w:del>
      <w:del w:id="29384" w:author="PR Preview" w:date="2026-01-01T00:00:00Z">
        <w:r>
          <w:delText xml:space="preserve">“Linear equations and matrix inverses.”</w:delText>
        </w:r>
      </w:del>
      <w:del w:id="29385" w:author="PR Preview" w:date="2026-01-01T00:00:00Z">
        <w:r>
          <w:delText xml:space="preserve"> </w:delText>
        </w:r>
      </w:del>
      <w:del w:id="29386" w:author="PR Preview" w:date="2026-01-01T00:00:00Z">
        <w:r>
          <w:delText xml:space="preserve">Lecture notes for Biostat 216, Mathematical Methods for Biostatistics, University of California, Los Angeles, 2024. Accessed: Oct. 05, 2026. [Online]. Available:</w:delText>
        </w:r>
      </w:del>
      <w:del w:id="29387" w:author="PR Preview" w:date="2026-01-01T00:00:00Z">
        <w:r>
          <w:delText xml:space="preserve"> </w:delText>
        </w:r>
      </w:del>
      <w:hyperlink r:id="rId861">
        <w:del w:id="29388" w:author="PR Preview" w:date="2026-01-01T00:00:00Z">
          <w:r>
            <w:rPr>
              <w:rStyle w:val="Hyperlink"/>
            </w:rPr>
            <w:delText xml:space="preserve">https://ucla-biostat-216.github.io/2024fall/slides/07-matinv/07-matinv.html</w:delText>
          </w:r>
        </w:del>
      </w:hyperlink>
    </w:p>
    <w:p>
      <w:pPr>
        <w:pStyle w:val="Bibliography"/>
      </w:pPr>
      <w:del w:id="29389" w:author="PR Preview" w:date="2026-01-01T00:00:00Z">
        <w:r>
          <w:delText xml:space="preserve">[79]</w:delText>
        </w:r>
      </w:del>
      <w:del w:id="29390" w:author="PR Preview" w:date="2026-01-01T00:00:00Z">
        <w:r>
          <w:delText xml:space="preserve"> </w:delText>
        </w:r>
      </w:del>
      <w:del w:id="29391" w:author="PR Preview" w:date="2026-01-01T00:00:00Z">
        <w:r>
          <w:delText xml:space="preserve">	</w:delText>
        </w:r>
      </w:del>
      <w:del w:id="29392" w:author="PR Preview" w:date="2026-01-01T00:00:00Z">
        <w:r>
          <w:delText xml:space="preserve">Wikipedia contributors,</w:delText>
        </w:r>
      </w:del>
      <w:del w:id="29393" w:author="PR Preview" w:date="2026-01-01T00:00:00Z">
        <w:r>
          <w:delText xml:space="preserve"> </w:delText>
        </w:r>
      </w:del>
      <w:del w:id="29394" w:author="PR Preview" w:date="2026-01-01T00:00:00Z">
        <w:r>
          <w:delText xml:space="preserve">“Generalized inverse —</w:delText>
        </w:r>
      </w:del>
      <w:del w:id="29395" w:author="PR Preview" w:date="2026-01-01T00:00:00Z">
        <w:r>
          <w:delText xml:space="preserve"> </w:delText>
        </w:r>
      </w:del>
      <w:del w:id="29396" w:author="PR Preview" w:date="2026-01-01T00:00:00Z">
        <w:r>
          <w:delText xml:space="preserve">Wikipedia</w:delText>
        </w:r>
      </w:del>
      <w:del w:id="29397" w:author="PR Preview" w:date="2026-01-01T00:00:00Z">
        <w:r>
          <w:delText xml:space="preserve">,</w:delText>
        </w:r>
      </w:del>
      <w:del w:id="29398" w:author="PR Preview" w:date="2026-01-01T00:00:00Z">
        <w:r>
          <w:delText xml:space="preserve"> </w:delText>
        </w:r>
      </w:del>
      <w:del w:id="29399" w:author="PR Preview" w:date="2026-01-01T00:00:00Z">
        <w:r>
          <w:delText xml:space="preserve">the free encyclopedia.”</w:delText>
        </w:r>
      </w:del>
      <w:del w:id="29400" w:author="PR Preview" w:date="2026-01-01T00:00:00Z">
        <w:r>
          <w:delText xml:space="preserve"> </w:delText>
        </w:r>
      </w:del>
      <w:del w:id="29401" w:author="PR Preview" w:date="2026-01-01T00:00:00Z">
        <w:r>
          <w:delText xml:space="preserve">2026. Available:</w:delText>
        </w:r>
      </w:del>
      <w:del w:id="29402" w:author="PR Preview" w:date="2026-01-01T00:00:00Z">
        <w:r>
          <w:delText xml:space="preserve"> </w:delText>
        </w:r>
      </w:del>
      <w:hyperlink r:id="rId863">
        <w:del w:id="29403" w:author="PR Preview" w:date="2026-01-01T00:00:00Z">
          <w:r>
            <w:rPr>
              <w:rStyle w:val="Hyperlink"/>
            </w:rPr>
            <w:delText xml:space="preserve">https://en.wikipedia.org/wiki/Generalized_inverse</w:delText>
          </w:r>
        </w:del>
      </w:hyperlink>
    </w:p>
    <w:p>
      <w:pPr>
        <w:pStyle w:val="Bibliography"/>
      </w:pPr>
      <w:del w:id="29404" w:author="PR Preview" w:date="2026-01-01T00:00:00Z">
        <w:r>
          <w:delText xml:space="preserve">[80]</w:delText>
        </w:r>
      </w:del>
      <w:del w:id="29405" w:author="PR Preview" w:date="2026-01-01T00:00:00Z">
        <w:r>
          <w:delText xml:space="preserve"> </w:delText>
        </w:r>
      </w:del>
      <w:del w:id="29406" w:author="PR Preview" w:date="2026-01-01T00:00:00Z">
        <w:r>
          <w:delText xml:space="preserve">	</w:delText>
        </w:r>
      </w:del>
      <w:del w:id="29407" w:author="PR Preview" w:date="2026-01-01T00:00:00Z">
        <w:r>
          <w:delText xml:space="preserve">Wikipedia contributors,</w:delText>
        </w:r>
      </w:del>
      <w:del w:id="29408" w:author="PR Preview" w:date="2026-01-01T00:00:00Z">
        <w:r>
          <w:delText xml:space="preserve"> </w:delText>
        </w:r>
      </w:del>
      <w:del w:id="29409" w:author="PR Preview" w:date="2026-01-01T00:00:00Z">
        <w:r>
          <w:delText xml:space="preserve">“Moore–penrose inverse —</w:delText>
        </w:r>
      </w:del>
      <w:del w:id="29410" w:author="PR Preview" w:date="2026-01-01T00:00:00Z">
        <w:r>
          <w:delText xml:space="preserve"> </w:delText>
        </w:r>
      </w:del>
      <w:del w:id="29411" w:author="PR Preview" w:date="2026-01-01T00:00:00Z">
        <w:r>
          <w:delText xml:space="preserve">Wikipedia</w:delText>
        </w:r>
      </w:del>
      <w:del w:id="29412" w:author="PR Preview" w:date="2026-01-01T00:00:00Z">
        <w:r>
          <w:delText xml:space="preserve">,</w:delText>
        </w:r>
      </w:del>
      <w:del w:id="29413" w:author="PR Preview" w:date="2026-01-01T00:00:00Z">
        <w:r>
          <w:delText xml:space="preserve"> </w:delText>
        </w:r>
      </w:del>
      <w:del w:id="29414" w:author="PR Preview" w:date="2026-01-01T00:00:00Z">
        <w:r>
          <w:delText xml:space="preserve">the free encyclopedia.”</w:delText>
        </w:r>
      </w:del>
      <w:del w:id="29415" w:author="PR Preview" w:date="2026-01-01T00:00:00Z">
        <w:r>
          <w:delText xml:space="preserve"> </w:delText>
        </w:r>
      </w:del>
      <w:del w:id="29416" w:author="PR Preview" w:date="2026-01-01T00:00:00Z">
        <w:r>
          <w:delText xml:space="preserve">2026. Available:</w:delText>
        </w:r>
      </w:del>
      <w:del w:id="29417" w:author="PR Preview" w:date="2026-01-01T00:00:00Z">
        <w:r>
          <w:delText xml:space="preserve"> </w:delText>
        </w:r>
      </w:del>
      <w:hyperlink r:id="rId865">
        <w:del w:id="29418" w:author="PR Preview" w:date="2026-01-01T00:00:00Z">
          <w:r>
            <w:rPr>
              <w:rStyle w:val="Hyperlink"/>
            </w:rPr>
            <w:delText xml:space="preserve">https://en.wikipedia.org/wiki/Moore%E2%80%93Penrose_inverse</w:delText>
          </w:r>
        </w:del>
      </w:hyperlink>
    </w:p>
    <w:p>
      <w:pPr>
        <w:pStyle w:val="Bibliography"/>
      </w:pPr>
      <w:del w:id="29419" w:author="PR Preview" w:date="2026-01-01T00:00:00Z">
        <w:r>
          <w:delText xml:space="preserve">[81]</w:delText>
        </w:r>
      </w:del>
      <w:del w:id="29420" w:author="PR Preview" w:date="2026-01-01T00:00:00Z">
        <w:r>
          <w:delText xml:space="preserve"> </w:delText>
        </w:r>
      </w:del>
      <w:del w:id="29421" w:author="PR Preview" w:date="2026-01-01T00:00:00Z">
        <w:r>
          <w:delText xml:space="preserve">	</w:delText>
        </w:r>
      </w:del>
      <w:del w:id="29422" w:author="PR Preview" w:date="2026-01-01T00:00:00Z">
        <w:r>
          <w:delText xml:space="preserve">Wikipedia contributors,</w:delText>
        </w:r>
      </w:del>
      <w:del w:id="29423" w:author="PR Preview" w:date="2026-01-01T00:00:00Z">
        <w:r>
          <w:delText xml:space="preserve"> </w:delText>
        </w:r>
      </w:del>
      <w:del w:id="29424" w:author="PR Preview" w:date="2026-01-01T00:00:00Z">
        <w:r>
          <w:delText xml:space="preserve">“Consistent and inconsistent equations —</w:delText>
        </w:r>
      </w:del>
      <w:del w:id="29425" w:author="PR Preview" w:date="2026-01-01T00:00:00Z">
        <w:r>
          <w:delText xml:space="preserve"> </w:delText>
        </w:r>
      </w:del>
      <w:del w:id="29426" w:author="PR Preview" w:date="2026-01-01T00:00:00Z">
        <w:r>
          <w:delText xml:space="preserve">Wikipedia</w:delText>
        </w:r>
      </w:del>
      <w:del w:id="29427" w:author="PR Preview" w:date="2026-01-01T00:00:00Z">
        <w:r>
          <w:delText xml:space="preserve">,</w:delText>
        </w:r>
      </w:del>
      <w:del w:id="29428" w:author="PR Preview" w:date="2026-01-01T00:00:00Z">
        <w:r>
          <w:delText xml:space="preserve"> </w:delText>
        </w:r>
      </w:del>
      <w:del w:id="29429" w:author="PR Preview" w:date="2026-01-01T00:00:00Z">
        <w:r>
          <w:delText xml:space="preserve">the free encyclopedia.”</w:delText>
        </w:r>
      </w:del>
      <w:del w:id="29430" w:author="PR Preview" w:date="2026-01-01T00:00:00Z">
        <w:r>
          <w:delText xml:space="preserve"> </w:delText>
        </w:r>
      </w:del>
      <w:del w:id="29431" w:author="PR Preview" w:date="2026-01-01T00:00:00Z">
        <w:r>
          <w:delText xml:space="preserve">2026. Available:</w:delText>
        </w:r>
      </w:del>
      <w:del w:id="29432" w:author="PR Preview" w:date="2026-01-01T00:00:00Z">
        <w:r>
          <w:delText xml:space="preserve"> </w:delText>
        </w:r>
      </w:del>
      <w:hyperlink r:id="rId867">
        <w:del w:id="29433" w:author="PR Preview" w:date="2026-01-01T00:00:00Z">
          <w:r>
            <w:rPr>
              <w:rStyle w:val="Hyperlink"/>
            </w:rPr>
            <w:delText xml:space="preserve">https://en.wikipedia.org/wiki/Consistent_and_inconsistent_equations</w:delText>
          </w:r>
        </w:del>
      </w:hyperlink>
    </w:p>
    <w:p>
      <w:pPr>
        <w:pStyle w:val="Bibliography"/>
      </w:pPr>
      <w:del w:id="29434" w:author="PR Preview" w:date="2026-01-01T00:00:00Z">
        <w:r>
          <w:delText xml:space="preserve">[82]</w:delText>
        </w:r>
      </w:del>
      <w:del w:id="29435" w:author="PR Preview" w:date="2026-01-01T00:00:00Z">
        <w:r>
          <w:delText xml:space="preserve"> </w:delText>
        </w:r>
      </w:del>
      <w:del w:id="29436" w:author="PR Preview" w:date="2026-01-01T00:00:00Z">
        <w:r>
          <w:delText xml:space="preserve">	</w:delText>
        </w:r>
      </w:del>
      <w:del w:id="29437" w:author="PR Preview" w:date="2026-01-01T00:00:00Z">
        <w:r>
          <w:delText xml:space="preserve">H. Zhou,</w:delText>
        </w:r>
      </w:del>
      <w:del w:id="29438" w:author="PR Preview" w:date="2026-01-01T00:00:00Z">
        <w:r>
          <w:delText xml:space="preserve"> </w:delText>
        </w:r>
      </w:del>
      <w:del w:id="29439" w:author="PR Preview" w:date="2026-01-01T00:00:00Z">
        <w:r>
          <w:delText xml:space="preserve">“Least squares.”</w:delText>
        </w:r>
      </w:del>
      <w:del w:id="29440" w:author="PR Preview" w:date="2026-01-01T00:00:00Z">
        <w:r>
          <w:delText xml:space="preserve"> </w:delText>
        </w:r>
      </w:del>
      <w:del w:id="29441" w:author="PR Preview" w:date="2026-01-01T00:00:00Z">
        <w:r>
          <w:delText xml:space="preserve">Lecture notes for Biostat 216, Mathematical Methods for Biostatistics, University of California, Los Angeles, 2024. Accessed: Oct. 05, 2026. [Online]. Available:</w:delText>
        </w:r>
      </w:del>
      <w:del w:id="29442" w:author="PR Preview" w:date="2026-01-01T00:00:00Z">
        <w:r>
          <w:delText xml:space="preserve"> </w:delText>
        </w:r>
      </w:del>
      <w:hyperlink r:id="rId869">
        <w:del w:id="29443" w:author="PR Preview" w:date="2026-01-01T00:00:00Z">
          <w:r>
            <w:rPr>
              <w:rStyle w:val="Hyperlink"/>
            </w:rPr>
            <w:delText xml:space="preserve">https://ucla-biostat-216.github.io/2024fall/slides/08-ls/08-ls.html</w:delText>
          </w:r>
        </w:del>
      </w:hyperlink>
    </w:p>
    <w:p>
      <w:pPr>
        <w:pStyle w:val="Bibliography"/>
      </w:pPr>
      <w:del w:id="29444" w:author="PR Preview" w:date="2026-01-01T00:00:00Z">
        <w:r>
          <w:delText xml:space="preserve">[83]</w:delText>
        </w:r>
      </w:del>
      <w:del w:id="29445" w:author="PR Preview" w:date="2026-01-01T00:00:00Z">
        <w:r>
          <w:delText xml:space="preserve"> </w:delText>
        </w:r>
      </w:del>
      <w:del w:id="29446" w:author="PR Preview" w:date="2026-01-01T00:00:00Z">
        <w:r>
          <w:delText xml:space="preserve">	</w:delText>
        </w:r>
      </w:del>
      <w:del w:id="29447" w:author="PR Preview" w:date="2026-01-01T00:00:00Z">
        <w:r>
          <w:delText xml:space="preserve">Wikipedia contributors,</w:delText>
        </w:r>
      </w:del>
      <w:del w:id="29448" w:author="PR Preview" w:date="2026-01-01T00:00:00Z">
        <w:r>
          <w:delText xml:space="preserve"> </w:delText>
        </w:r>
      </w:del>
      <w:del w:id="29449" w:author="PR Preview" w:date="2026-01-01T00:00:00Z">
        <w:r>
          <w:delText xml:space="preserve">“Triangular matrix —</w:delText>
        </w:r>
      </w:del>
      <w:del w:id="29450" w:author="PR Preview" w:date="2026-01-01T00:00:00Z">
        <w:r>
          <w:delText xml:space="preserve"> </w:delText>
        </w:r>
      </w:del>
      <w:del w:id="29451" w:author="PR Preview" w:date="2026-01-01T00:00:00Z">
        <w:r>
          <w:delText xml:space="preserve">Wikipedia</w:delText>
        </w:r>
      </w:del>
      <w:del w:id="29452" w:author="PR Preview" w:date="2026-01-01T00:00:00Z">
        <w:r>
          <w:delText xml:space="preserve">,</w:delText>
        </w:r>
      </w:del>
      <w:del w:id="29453" w:author="PR Preview" w:date="2026-01-01T00:00:00Z">
        <w:r>
          <w:delText xml:space="preserve"> </w:delText>
        </w:r>
      </w:del>
      <w:del w:id="29454" w:author="PR Preview" w:date="2026-01-01T00:00:00Z">
        <w:r>
          <w:delText xml:space="preserve">the free encyclopedia.”</w:delText>
        </w:r>
      </w:del>
      <w:del w:id="29455" w:author="PR Preview" w:date="2026-01-01T00:00:00Z">
        <w:r>
          <w:delText xml:space="preserve"> </w:delText>
        </w:r>
      </w:del>
      <w:del w:id="29456" w:author="PR Preview" w:date="2026-01-01T00:00:00Z">
        <w:r>
          <w:delText xml:space="preserve">2026. Available:</w:delText>
        </w:r>
      </w:del>
      <w:del w:id="29457" w:author="PR Preview" w:date="2026-01-01T00:00:00Z">
        <w:r>
          <w:delText xml:space="preserve"> </w:delText>
        </w:r>
      </w:del>
      <w:hyperlink r:id="rId871">
        <w:del w:id="29458" w:author="PR Preview" w:date="2026-01-01T00:00:00Z">
          <w:r>
            <w:rPr>
              <w:rStyle w:val="Hyperlink"/>
            </w:rPr>
            <w:delText xml:space="preserve">https://en.wikipedia.org/wiki/Triangular_matrix</w:delText>
          </w:r>
        </w:del>
      </w:hyperlink>
    </w:p>
    <w:p>
      <w:pPr>
        <w:pStyle w:val="Bibliography"/>
      </w:pPr>
      <w:del w:id="29459" w:author="PR Preview" w:date="2026-01-01T00:00:00Z">
        <w:r>
          <w:delText xml:space="preserve">[84]</w:delText>
        </w:r>
      </w:del>
      <w:del w:id="29460" w:author="PR Preview" w:date="2026-01-01T00:00:00Z">
        <w:r>
          <w:delText xml:space="preserve"> </w:delText>
        </w:r>
      </w:del>
      <w:del w:id="29461" w:author="PR Preview" w:date="2026-01-01T00:00:00Z">
        <w:r>
          <w:delText xml:space="preserve">	</w:delText>
        </w:r>
      </w:del>
      <w:del w:id="29462" w:author="PR Preview" w:date="2026-01-01T00:00:00Z">
        <w:r>
          <w:delText xml:space="preserve">Wikipedia contributors,</w:delText>
        </w:r>
      </w:del>
      <w:del w:id="29463" w:author="PR Preview" w:date="2026-01-01T00:00:00Z">
        <w:r>
          <w:delText xml:space="preserve"> </w:delText>
        </w:r>
      </w:del>
      <w:del w:id="29464" w:author="PR Preview" w:date="2026-01-01T00:00:00Z">
        <w:r>
          <w:delText xml:space="preserve">“Least squares —</w:delText>
        </w:r>
      </w:del>
      <w:del w:id="29465" w:author="PR Preview" w:date="2026-01-01T00:00:00Z">
        <w:r>
          <w:delText xml:space="preserve"> </w:delText>
        </w:r>
      </w:del>
      <w:del w:id="29466" w:author="PR Preview" w:date="2026-01-01T00:00:00Z">
        <w:r>
          <w:delText xml:space="preserve">Wikipedia</w:delText>
        </w:r>
      </w:del>
      <w:del w:id="29467" w:author="PR Preview" w:date="2026-01-01T00:00:00Z">
        <w:r>
          <w:delText xml:space="preserve">,</w:delText>
        </w:r>
      </w:del>
      <w:del w:id="29468" w:author="PR Preview" w:date="2026-01-01T00:00:00Z">
        <w:r>
          <w:delText xml:space="preserve"> </w:delText>
        </w:r>
      </w:del>
      <w:del w:id="29469" w:author="PR Preview" w:date="2026-01-01T00:00:00Z">
        <w:r>
          <w:delText xml:space="preserve">the free encyclopedia.”</w:delText>
        </w:r>
      </w:del>
      <w:del w:id="29470" w:author="PR Preview" w:date="2026-01-01T00:00:00Z">
        <w:r>
          <w:delText xml:space="preserve"> </w:delText>
        </w:r>
      </w:del>
      <w:del w:id="29471" w:author="PR Preview" w:date="2026-01-01T00:00:00Z">
        <w:r>
          <w:delText xml:space="preserve">2026. Available:</w:delText>
        </w:r>
      </w:del>
      <w:del w:id="29472" w:author="PR Preview" w:date="2026-01-01T00:00:00Z">
        <w:r>
          <w:delText xml:space="preserve"> </w:delText>
        </w:r>
      </w:del>
      <w:hyperlink r:id="rId873">
        <w:del w:id="29473" w:author="PR Preview" w:date="2026-01-01T00:00:00Z">
          <w:r>
            <w:rPr>
              <w:rStyle w:val="Hyperlink"/>
            </w:rPr>
            <w:delText xml:space="preserve">https://en.wikipedia.org/wiki/Least_squares</w:delText>
          </w:r>
        </w:del>
      </w:hyperlink>
    </w:p>
    <w:p>
      <w:pPr>
        <w:pStyle w:val="Bibliography"/>
      </w:pPr>
      <w:del w:id="29474" w:author="PR Preview" w:date="2026-01-01T00:00:00Z">
        <w:r>
          <w:delText xml:space="preserve">[85]</w:delText>
        </w:r>
      </w:del>
      <w:del w:id="29475" w:author="PR Preview" w:date="2026-01-01T00:00:00Z">
        <w:r>
          <w:delText xml:space="preserve"> </w:delText>
        </w:r>
      </w:del>
      <w:del w:id="29476" w:author="PR Preview" w:date="2026-01-01T00:00:00Z">
        <w:r>
          <w:delText xml:space="preserve">	</w:delText>
        </w:r>
      </w:del>
      <w:del w:id="29477" w:author="PR Preview" w:date="2026-01-01T00:00:00Z">
        <w:r>
          <w:delText xml:space="preserve">Wikipedia contributors,</w:delText>
        </w:r>
      </w:del>
      <w:del w:id="29478" w:author="PR Preview" w:date="2026-01-01T00:00:00Z">
        <w:r>
          <w:delText xml:space="preserve"> </w:delText>
        </w:r>
      </w:del>
      <w:del w:id="29479" w:author="PR Preview" w:date="2026-01-01T00:00:00Z">
        <w:r>
          <w:delText xml:space="preserve">“Normal equations —</w:delText>
        </w:r>
      </w:del>
      <w:del w:id="29480" w:author="PR Preview" w:date="2026-01-01T00:00:00Z">
        <w:r>
          <w:delText xml:space="preserve"> </w:delText>
        </w:r>
      </w:del>
      <w:del w:id="29481" w:author="PR Preview" w:date="2026-01-01T00:00:00Z">
        <w:r>
          <w:delText xml:space="preserve">Wikipedia</w:delText>
        </w:r>
      </w:del>
      <w:del w:id="29482" w:author="PR Preview" w:date="2026-01-01T00:00:00Z">
        <w:r>
          <w:delText xml:space="preserve">,</w:delText>
        </w:r>
      </w:del>
      <w:del w:id="29483" w:author="PR Preview" w:date="2026-01-01T00:00:00Z">
        <w:r>
          <w:delText xml:space="preserve"> </w:delText>
        </w:r>
      </w:del>
      <w:del w:id="29484" w:author="PR Preview" w:date="2026-01-01T00:00:00Z">
        <w:r>
          <w:delText xml:space="preserve">the free encyclopedia.”</w:delText>
        </w:r>
      </w:del>
      <w:del w:id="29485" w:author="PR Preview" w:date="2026-01-01T00:00:00Z">
        <w:r>
          <w:delText xml:space="preserve"> </w:delText>
        </w:r>
      </w:del>
      <w:del w:id="29486" w:author="PR Preview" w:date="2026-01-01T00:00:00Z">
        <w:r>
          <w:delText xml:space="preserve">2026. Available:</w:delText>
        </w:r>
      </w:del>
      <w:del w:id="29487" w:author="PR Preview" w:date="2026-01-01T00:00:00Z">
        <w:r>
          <w:delText xml:space="preserve"> </w:delText>
        </w:r>
      </w:del>
      <w:hyperlink r:id="rId875">
        <w:del w:id="29488" w:author="PR Preview" w:date="2026-01-01T00:00:00Z">
          <w:r>
            <w:rPr>
              <w:rStyle w:val="Hyperlink"/>
            </w:rPr>
            <w:delText xml:space="preserve">https://en.wikipedia.org/wiki/Normal_equations</w:delText>
          </w:r>
        </w:del>
      </w:hyperlink>
    </w:p>
    <w:p>
      <w:pPr>
        <w:pStyle w:val="Bibliography"/>
      </w:pPr>
      <w:del w:id="29489" w:author="PR Preview" w:date="2026-01-01T00:00:00Z">
        <w:r>
          <w:delText xml:space="preserve">[86]</w:delText>
        </w:r>
      </w:del>
      <w:del w:id="29490" w:author="PR Preview" w:date="2026-01-01T00:00:00Z">
        <w:r>
          <w:delText xml:space="preserve"> </w:delText>
        </w:r>
      </w:del>
      <w:del w:id="29491" w:author="PR Preview" w:date="2026-01-01T00:00:00Z">
        <w:r>
          <w:delText xml:space="preserve">	</w:delText>
        </w:r>
      </w:del>
      <w:del w:id="29492" w:author="PR Preview" w:date="2026-01-01T00:00:00Z">
        <w:r>
          <w:delText xml:space="preserve">Wikipedia contributors,</w:delText>
        </w:r>
      </w:del>
      <w:del w:id="29493" w:author="PR Preview" w:date="2026-01-01T00:00:00Z">
        <w:r>
          <w:delText xml:space="preserve"> </w:delText>
        </w:r>
      </w:del>
      <w:del w:id="29494" w:author="PR Preview" w:date="2026-01-01T00:00:00Z">
        <w:r>
          <w:delText xml:space="preserve">“LU decomposition —</w:delText>
        </w:r>
      </w:del>
      <w:del w:id="29495" w:author="PR Preview" w:date="2026-01-01T00:00:00Z">
        <w:r>
          <w:delText xml:space="preserve"> </w:delText>
        </w:r>
      </w:del>
      <w:del w:id="29496" w:author="PR Preview" w:date="2026-01-01T00:00:00Z">
        <w:r>
          <w:delText xml:space="preserve">Wikipedia</w:delText>
        </w:r>
      </w:del>
      <w:del w:id="29497" w:author="PR Preview" w:date="2026-01-01T00:00:00Z">
        <w:r>
          <w:delText xml:space="preserve">,</w:delText>
        </w:r>
      </w:del>
      <w:del w:id="29498" w:author="PR Preview" w:date="2026-01-01T00:00:00Z">
        <w:r>
          <w:delText xml:space="preserve"> </w:delText>
        </w:r>
      </w:del>
      <w:del w:id="29499" w:author="PR Preview" w:date="2026-01-01T00:00:00Z">
        <w:r>
          <w:delText xml:space="preserve">the free encyclopedia.”</w:delText>
        </w:r>
      </w:del>
      <w:del w:id="29500" w:author="PR Preview" w:date="2026-01-01T00:00:00Z">
        <w:r>
          <w:delText xml:space="preserve"> </w:delText>
        </w:r>
      </w:del>
      <w:del w:id="29501" w:author="PR Preview" w:date="2026-01-01T00:00:00Z">
        <w:r>
          <w:delText xml:space="preserve">2026. Available:</w:delText>
        </w:r>
      </w:del>
      <w:del w:id="29502" w:author="PR Preview" w:date="2026-01-01T00:00:00Z">
        <w:r>
          <w:delText xml:space="preserve"> </w:delText>
        </w:r>
      </w:del>
      <w:hyperlink r:id="rId877">
        <w:del w:id="29503" w:author="PR Preview" w:date="2026-01-01T00:00:00Z">
          <w:r>
            <w:rPr>
              <w:rStyle w:val="Hyperlink"/>
            </w:rPr>
            <w:delText xml:space="preserve">https://en.wikipedia.org/wiki/LU_decomposition</w:delText>
          </w:r>
        </w:del>
      </w:hyperlink>
    </w:p>
    <w:p>
      <w:pPr>
        <w:pStyle w:val="Bibliography"/>
      </w:pPr>
      <w:del w:id="29504" w:author="PR Preview" w:date="2026-01-01T00:00:00Z">
        <w:r>
          <w:delText xml:space="preserve">[87]</w:delText>
        </w:r>
      </w:del>
      <w:del w:id="29505" w:author="PR Preview" w:date="2026-01-01T00:00:00Z">
        <w:r>
          <w:delText xml:space="preserve"> </w:delText>
        </w:r>
      </w:del>
      <w:del w:id="29506" w:author="PR Preview" w:date="2026-01-01T00:00:00Z">
        <w:r>
          <w:delText xml:space="preserve">	</w:delText>
        </w:r>
      </w:del>
      <w:del w:id="29507" w:author="PR Preview" w:date="2026-01-01T00:00:00Z">
        <w:r>
          <w:delText xml:space="preserve">H. Zhou,</w:delText>
        </w:r>
      </w:del>
      <w:del w:id="29508" w:author="PR Preview" w:date="2026-01-01T00:00:00Z">
        <w:r>
          <w:delText xml:space="preserve"> </w:delText>
        </w:r>
      </w:del>
      <w:del w:id="29509" w:author="PR Preview" w:date="2026-01-01T00:00:00Z">
        <w:r>
          <w:delText xml:space="preserve">“Eigen-decomposition.”</w:delText>
        </w:r>
      </w:del>
      <w:del w:id="29510" w:author="PR Preview" w:date="2026-01-01T00:00:00Z">
        <w:r>
          <w:delText xml:space="preserve"> </w:delText>
        </w:r>
      </w:del>
      <w:del w:id="29511" w:author="PR Preview" w:date="2026-01-01T00:00:00Z">
        <w:r>
          <w:delText xml:space="preserve">Lecture notes for Biostat 216, Mathematical Methods for Biostatistics, University of California, Los Angeles, 2024. Accessed: Oct. 05, 2026. [Online]. Available:</w:delText>
        </w:r>
      </w:del>
      <w:del w:id="29512" w:author="PR Preview" w:date="2026-01-01T00:00:00Z">
        <w:r>
          <w:delText xml:space="preserve"> </w:delText>
        </w:r>
      </w:del>
      <w:hyperlink r:id="rId879">
        <w:del w:id="29513" w:author="PR Preview" w:date="2026-01-01T00:00:00Z">
          <w:r>
            <w:rPr>
              <w:rStyle w:val="Hyperlink"/>
            </w:rPr>
            <w:delText xml:space="preserve">https://ucla-biostat-216.github.io/2024fall/slides/10-eig/10-eig.html</w:delText>
          </w:r>
        </w:del>
      </w:hyperlink>
    </w:p>
    <w:p>
      <w:pPr>
        <w:pStyle w:val="Bibliography"/>
      </w:pPr>
      <w:del w:id="29514" w:author="PR Preview" w:date="2026-01-01T00:00:00Z">
        <w:r>
          <w:delText xml:space="preserve">[88]</w:delText>
        </w:r>
      </w:del>
      <w:del w:id="29515" w:author="PR Preview" w:date="2026-01-01T00:00:00Z">
        <w:r>
          <w:delText xml:space="preserve"> </w:delText>
        </w:r>
      </w:del>
      <w:del w:id="29516" w:author="PR Preview" w:date="2026-01-01T00:00:00Z">
        <w:r>
          <w:delText xml:space="preserve">	</w:delText>
        </w:r>
      </w:del>
      <w:del w:id="29517" w:author="PR Preview" w:date="2026-01-01T00:00:00Z">
        <w:r>
          <w:delText xml:space="preserve">Wikipedia contributors,</w:delText>
        </w:r>
      </w:del>
      <w:del w:id="29518" w:author="PR Preview" w:date="2026-01-01T00:00:00Z">
        <w:r>
          <w:delText xml:space="preserve"> </w:delText>
        </w:r>
      </w:del>
      <w:del w:id="29519" w:author="PR Preview" w:date="2026-01-01T00:00:00Z">
        <w:r>
          <w:delText xml:space="preserve">“Eigenvalues and eigenvectors —</w:delText>
        </w:r>
      </w:del>
      <w:del w:id="29520" w:author="PR Preview" w:date="2026-01-01T00:00:00Z">
        <w:r>
          <w:delText xml:space="preserve"> </w:delText>
        </w:r>
      </w:del>
      <w:del w:id="29521" w:author="PR Preview" w:date="2026-01-01T00:00:00Z">
        <w:r>
          <w:delText xml:space="preserve">Wikipedia</w:delText>
        </w:r>
      </w:del>
      <w:del w:id="29522" w:author="PR Preview" w:date="2026-01-01T00:00:00Z">
        <w:r>
          <w:delText xml:space="preserve">,</w:delText>
        </w:r>
      </w:del>
      <w:del w:id="29523" w:author="PR Preview" w:date="2026-01-01T00:00:00Z">
        <w:r>
          <w:delText xml:space="preserve"> </w:delText>
        </w:r>
      </w:del>
      <w:del w:id="29524" w:author="PR Preview" w:date="2026-01-01T00:00:00Z">
        <w:r>
          <w:delText xml:space="preserve">the free encyclopedia.”</w:delText>
        </w:r>
      </w:del>
      <w:del w:id="29525" w:author="PR Preview" w:date="2026-01-01T00:00:00Z">
        <w:r>
          <w:delText xml:space="preserve"> </w:delText>
        </w:r>
      </w:del>
      <w:del w:id="29526" w:author="PR Preview" w:date="2026-01-01T00:00:00Z">
        <w:r>
          <w:delText xml:space="preserve">2026. Available:</w:delText>
        </w:r>
      </w:del>
      <w:del w:id="29527" w:author="PR Preview" w:date="2026-01-01T00:00:00Z">
        <w:r>
          <w:delText xml:space="preserve"> </w:delText>
        </w:r>
      </w:del>
      <w:hyperlink r:id="rId881">
        <w:del w:id="29528" w:author="PR Preview" w:date="2026-01-01T00:00:00Z">
          <w:r>
            <w:rPr>
              <w:rStyle w:val="Hyperlink"/>
            </w:rPr>
            <w:delText xml:space="preserve">https://en.wikipedia.org/wiki/Eigenvalues_and_eigenvectors</w:delText>
          </w:r>
        </w:del>
      </w:hyperlink>
    </w:p>
    <w:p>
      <w:pPr>
        <w:pStyle w:val="Bibliography"/>
      </w:pPr>
      <w:del w:id="29529" w:author="PR Preview" w:date="2026-01-01T00:00:00Z">
        <w:r>
          <w:delText xml:space="preserve">[89]</w:delText>
        </w:r>
      </w:del>
      <w:del w:id="29530" w:author="PR Preview" w:date="2026-01-01T00:00:00Z">
        <w:r>
          <w:delText xml:space="preserve"> </w:delText>
        </w:r>
      </w:del>
      <w:del w:id="29531" w:author="PR Preview" w:date="2026-01-01T00:00:00Z">
        <w:r>
          <w:delText xml:space="preserve">	</w:delText>
        </w:r>
      </w:del>
      <w:del w:id="29532" w:author="PR Preview" w:date="2026-01-01T00:00:00Z">
        <w:r>
          <w:delText xml:space="preserve">Wikipedia contributors,</w:delText>
        </w:r>
      </w:del>
      <w:del w:id="29533" w:author="PR Preview" w:date="2026-01-01T00:00:00Z">
        <w:r>
          <w:delText xml:space="preserve"> </w:delText>
        </w:r>
      </w:del>
      <w:del w:id="29534" w:author="PR Preview" w:date="2026-01-01T00:00:00Z">
        <w:r>
          <w:delText xml:space="preserve">“Matrix similarity —</w:delText>
        </w:r>
      </w:del>
      <w:del w:id="29535" w:author="PR Preview" w:date="2026-01-01T00:00:00Z">
        <w:r>
          <w:delText xml:space="preserve"> </w:delText>
        </w:r>
      </w:del>
      <w:del w:id="29536" w:author="PR Preview" w:date="2026-01-01T00:00:00Z">
        <w:r>
          <w:delText xml:space="preserve">Wikipedia</w:delText>
        </w:r>
      </w:del>
      <w:del w:id="29537" w:author="PR Preview" w:date="2026-01-01T00:00:00Z">
        <w:r>
          <w:delText xml:space="preserve">,</w:delText>
        </w:r>
      </w:del>
      <w:del w:id="29538" w:author="PR Preview" w:date="2026-01-01T00:00:00Z">
        <w:r>
          <w:delText xml:space="preserve"> </w:delText>
        </w:r>
      </w:del>
      <w:del w:id="29539" w:author="PR Preview" w:date="2026-01-01T00:00:00Z">
        <w:r>
          <w:delText xml:space="preserve">the free encyclopedia.”</w:delText>
        </w:r>
      </w:del>
      <w:del w:id="29540" w:author="PR Preview" w:date="2026-01-01T00:00:00Z">
        <w:r>
          <w:delText xml:space="preserve"> </w:delText>
        </w:r>
      </w:del>
      <w:del w:id="29541" w:author="PR Preview" w:date="2026-01-01T00:00:00Z">
        <w:r>
          <w:delText xml:space="preserve">2026. Available:</w:delText>
        </w:r>
      </w:del>
      <w:del w:id="29542" w:author="PR Preview" w:date="2026-01-01T00:00:00Z">
        <w:r>
          <w:delText xml:space="preserve"> </w:delText>
        </w:r>
      </w:del>
      <w:hyperlink r:id="rId883">
        <w:del w:id="29543" w:author="PR Preview" w:date="2026-01-01T00:00:00Z">
          <w:r>
            <w:rPr>
              <w:rStyle w:val="Hyperlink"/>
            </w:rPr>
            <w:delText xml:space="preserve">https://en.wikipedia.org/wiki/Matrix_similarity</w:delText>
          </w:r>
        </w:del>
      </w:hyperlink>
    </w:p>
    <w:p>
      <w:pPr>
        <w:pStyle w:val="Bibliography"/>
      </w:pPr>
      <w:del w:id="29544" w:author="PR Preview" w:date="2026-01-01T00:00:00Z">
        <w:r>
          <w:delText xml:space="preserve">[90]</w:delText>
        </w:r>
      </w:del>
      <w:del w:id="29545" w:author="PR Preview" w:date="2026-01-01T00:00:00Z">
        <w:r>
          <w:delText xml:space="preserve"> </w:delText>
        </w:r>
      </w:del>
      <w:del w:id="29546" w:author="PR Preview" w:date="2026-01-01T00:00:00Z">
        <w:r>
          <w:delText xml:space="preserve">	</w:delText>
        </w:r>
      </w:del>
      <w:del w:id="29547" w:author="PR Preview" w:date="2026-01-01T00:00:00Z">
        <w:r>
          <w:delText xml:space="preserve">Wikipedia contributors,</w:delText>
        </w:r>
      </w:del>
      <w:del w:id="29548" w:author="PR Preview" w:date="2026-01-01T00:00:00Z">
        <w:r>
          <w:delText xml:space="preserve"> </w:delText>
        </w:r>
      </w:del>
      <w:del w:id="29549" w:author="PR Preview" w:date="2026-01-01T00:00:00Z">
        <w:r>
          <w:delText xml:space="preserve">“Diagonalizable matrix —</w:delText>
        </w:r>
      </w:del>
      <w:del w:id="29550" w:author="PR Preview" w:date="2026-01-01T00:00:00Z">
        <w:r>
          <w:delText xml:space="preserve"> </w:delText>
        </w:r>
      </w:del>
      <w:del w:id="29551" w:author="PR Preview" w:date="2026-01-01T00:00:00Z">
        <w:r>
          <w:delText xml:space="preserve">Wikipedia</w:delText>
        </w:r>
      </w:del>
      <w:del w:id="29552" w:author="PR Preview" w:date="2026-01-01T00:00:00Z">
        <w:r>
          <w:delText xml:space="preserve">,</w:delText>
        </w:r>
      </w:del>
      <w:del w:id="29553" w:author="PR Preview" w:date="2026-01-01T00:00:00Z">
        <w:r>
          <w:delText xml:space="preserve"> </w:delText>
        </w:r>
      </w:del>
      <w:del w:id="29554" w:author="PR Preview" w:date="2026-01-01T00:00:00Z">
        <w:r>
          <w:delText xml:space="preserve">the free encyclopedia.”</w:delText>
        </w:r>
      </w:del>
      <w:del w:id="29555" w:author="PR Preview" w:date="2026-01-01T00:00:00Z">
        <w:r>
          <w:delText xml:space="preserve"> </w:delText>
        </w:r>
      </w:del>
      <w:del w:id="29556" w:author="PR Preview" w:date="2026-01-01T00:00:00Z">
        <w:r>
          <w:delText xml:space="preserve">2026. Available:</w:delText>
        </w:r>
      </w:del>
      <w:del w:id="29557" w:author="PR Preview" w:date="2026-01-01T00:00:00Z">
        <w:r>
          <w:delText xml:space="preserve"> </w:delText>
        </w:r>
      </w:del>
      <w:hyperlink r:id="rId885">
        <w:del w:id="29558" w:author="PR Preview" w:date="2026-01-01T00:00:00Z">
          <w:r>
            <w:rPr>
              <w:rStyle w:val="Hyperlink"/>
            </w:rPr>
            <w:delText xml:space="preserve">https://en.wikipedia.org/wiki/Diagonalizable_matrix</w:delText>
          </w:r>
        </w:del>
      </w:hyperlink>
    </w:p>
    <w:p>
      <w:pPr>
        <w:pStyle w:val="Bibliography"/>
      </w:pPr>
      <w:del w:id="29559" w:author="PR Preview" w:date="2026-01-01T00:00:00Z">
        <w:r>
          <w:delText xml:space="preserve">[91]</w:delText>
        </w:r>
      </w:del>
      <w:del w:id="29560" w:author="PR Preview" w:date="2026-01-01T00:00:00Z">
        <w:r>
          <w:delText xml:space="preserve"> </w:delText>
        </w:r>
      </w:del>
      <w:del w:id="29561" w:author="PR Preview" w:date="2026-01-01T00:00:00Z">
        <w:r>
          <w:delText xml:space="preserve">	</w:delText>
        </w:r>
      </w:del>
      <w:del w:id="29562" w:author="PR Preview" w:date="2026-01-01T00:00:00Z">
        <w:r>
          <w:delText xml:space="preserve">H. Zhou,</w:delText>
        </w:r>
      </w:del>
      <w:del w:id="29563" w:author="PR Preview" w:date="2026-01-01T00:00:00Z">
        <w:r>
          <w:delText xml:space="preserve"> </w:delText>
        </w:r>
      </w:del>
      <w:del w:id="29564" w:author="PR Preview" w:date="2026-01-01T00:00:00Z">
        <w:r>
          <w:delText xml:space="preserve">“Symmetric positive definite matrices.”</w:delText>
        </w:r>
      </w:del>
      <w:del w:id="29565" w:author="PR Preview" w:date="2026-01-01T00:00:00Z">
        <w:r>
          <w:delText xml:space="preserve"> </w:delText>
        </w:r>
      </w:del>
      <w:del w:id="29566" w:author="PR Preview" w:date="2026-01-01T00:00:00Z">
        <w:r>
          <w:delText xml:space="preserve">Lecture notes for Biostat 216, Mathematical Methods for Biostatistics, University of California, Los Angeles, 2024. Accessed: Oct. 05, 2026. [Online]. Available:</w:delText>
        </w:r>
      </w:del>
      <w:del w:id="29567" w:author="PR Preview" w:date="2026-01-01T00:00:00Z">
        <w:r>
          <w:delText xml:space="preserve"> </w:delText>
        </w:r>
      </w:del>
      <w:hyperlink r:id="rId887">
        <w:del w:id="29568" w:author="PR Preview" w:date="2026-01-01T00:00:00Z">
          <w:r>
            <w:rPr>
              <w:rStyle w:val="Hyperlink"/>
            </w:rPr>
            <w:delText xml:space="preserve">https://ucla-biostat-216.github.io/2024fall/slides/11-pd/11-pd.html</w:delText>
          </w:r>
        </w:del>
      </w:hyperlink>
    </w:p>
    <w:p>
      <w:pPr>
        <w:pStyle w:val="Bibliography"/>
      </w:pPr>
      <w:del w:id="29569" w:author="PR Preview" w:date="2026-01-01T00:00:00Z">
        <w:r>
          <w:delText xml:space="preserve">[92]</w:delText>
        </w:r>
      </w:del>
      <w:del w:id="29570" w:author="PR Preview" w:date="2026-01-01T00:00:00Z">
        <w:r>
          <w:delText xml:space="preserve"> </w:delText>
        </w:r>
      </w:del>
      <w:del w:id="29571" w:author="PR Preview" w:date="2026-01-01T00:00:00Z">
        <w:r>
          <w:delText xml:space="preserve">	</w:delText>
        </w:r>
      </w:del>
      <w:del w:id="29572" w:author="PR Preview" w:date="2026-01-01T00:00:00Z">
        <w:r>
          <w:delText xml:space="preserve">Wikipedia contributors,</w:delText>
        </w:r>
      </w:del>
      <w:del w:id="29573" w:author="PR Preview" w:date="2026-01-01T00:00:00Z">
        <w:r>
          <w:delText xml:space="preserve"> </w:delText>
        </w:r>
      </w:del>
      <w:del w:id="29574" w:author="PR Preview" w:date="2026-01-01T00:00:00Z">
        <w:r>
          <w:delText xml:space="preserve">“Block matrix —</w:delText>
        </w:r>
      </w:del>
      <w:del w:id="29575" w:author="PR Preview" w:date="2026-01-01T00:00:00Z">
        <w:r>
          <w:delText xml:space="preserve"> </w:delText>
        </w:r>
      </w:del>
      <w:del w:id="29576" w:author="PR Preview" w:date="2026-01-01T00:00:00Z">
        <w:r>
          <w:delText xml:space="preserve">Wikipedia</w:delText>
        </w:r>
      </w:del>
      <w:del w:id="29577" w:author="PR Preview" w:date="2026-01-01T00:00:00Z">
        <w:r>
          <w:delText xml:space="preserve">,</w:delText>
        </w:r>
      </w:del>
      <w:del w:id="29578" w:author="PR Preview" w:date="2026-01-01T00:00:00Z">
        <w:r>
          <w:delText xml:space="preserve"> </w:delText>
        </w:r>
      </w:del>
      <w:del w:id="29579" w:author="PR Preview" w:date="2026-01-01T00:00:00Z">
        <w:r>
          <w:delText xml:space="preserve">the free encyclopedia.”</w:delText>
        </w:r>
      </w:del>
      <w:del w:id="29580" w:author="PR Preview" w:date="2026-01-01T00:00:00Z">
        <w:r>
          <w:delText xml:space="preserve"> </w:delText>
        </w:r>
      </w:del>
      <w:del w:id="29581" w:author="PR Preview" w:date="2026-01-01T00:00:00Z">
        <w:r>
          <w:delText xml:space="preserve">2026. Available:</w:delText>
        </w:r>
      </w:del>
      <w:del w:id="29582" w:author="PR Preview" w:date="2026-01-01T00:00:00Z">
        <w:r>
          <w:delText xml:space="preserve"> </w:delText>
        </w:r>
      </w:del>
      <w:hyperlink r:id="rId889">
        <w:del w:id="29583" w:author="PR Preview" w:date="2026-01-01T00:00:00Z">
          <w:r>
            <w:rPr>
              <w:rStyle w:val="Hyperlink"/>
            </w:rPr>
            <w:delText xml:space="preserve">https://en.wikipedia.org/wiki/Block_matrix</w:delText>
          </w:r>
        </w:del>
      </w:hyperlink>
    </w:p>
    <w:p>
      <w:pPr>
        <w:pStyle w:val="Bibliography"/>
      </w:pPr>
      <w:del w:id="29584" w:author="PR Preview" w:date="2026-01-01T00:00:00Z">
        <w:r>
          <w:delText xml:space="preserve">[93]</w:delText>
        </w:r>
      </w:del>
      <w:del w:id="29585" w:author="PR Preview" w:date="2026-01-01T00:00:00Z">
        <w:r>
          <w:delText xml:space="preserve"> </w:delText>
        </w:r>
      </w:del>
      <w:del w:id="29586" w:author="PR Preview" w:date="2026-01-01T00:00:00Z">
        <w:r>
          <w:delText xml:space="preserve">	</w:delText>
        </w:r>
      </w:del>
      <w:del w:id="29587" w:author="PR Preview" w:date="2026-01-01T00:00:00Z">
        <w:r>
          <w:delText xml:space="preserve">Wikipedia contributors,</w:delText>
        </w:r>
      </w:del>
      <w:del w:id="29588" w:author="PR Preview" w:date="2026-01-01T00:00:00Z">
        <w:r>
          <w:delText xml:space="preserve"> </w:delText>
        </w:r>
      </w:del>
      <w:del w:id="29589" w:author="PR Preview" w:date="2026-01-01T00:00:00Z">
        <w:r>
          <w:delText xml:space="preserve">“Schur complement —</w:delText>
        </w:r>
      </w:del>
      <w:del w:id="29590" w:author="PR Preview" w:date="2026-01-01T00:00:00Z">
        <w:r>
          <w:delText xml:space="preserve"> </w:delText>
        </w:r>
      </w:del>
      <w:del w:id="29591" w:author="PR Preview" w:date="2026-01-01T00:00:00Z">
        <w:r>
          <w:delText xml:space="preserve">Wikipedia</w:delText>
        </w:r>
      </w:del>
      <w:del w:id="29592" w:author="PR Preview" w:date="2026-01-01T00:00:00Z">
        <w:r>
          <w:delText xml:space="preserve">,</w:delText>
        </w:r>
      </w:del>
      <w:del w:id="29593" w:author="PR Preview" w:date="2026-01-01T00:00:00Z">
        <w:r>
          <w:delText xml:space="preserve"> </w:delText>
        </w:r>
      </w:del>
      <w:del w:id="29594" w:author="PR Preview" w:date="2026-01-01T00:00:00Z">
        <w:r>
          <w:delText xml:space="preserve">the free encyclopedia.”</w:delText>
        </w:r>
      </w:del>
      <w:del w:id="29595" w:author="PR Preview" w:date="2026-01-01T00:00:00Z">
        <w:r>
          <w:delText xml:space="preserve"> </w:delText>
        </w:r>
      </w:del>
      <w:del w:id="29596" w:author="PR Preview" w:date="2026-01-01T00:00:00Z">
        <w:r>
          <w:delText xml:space="preserve">2026. Available:</w:delText>
        </w:r>
      </w:del>
      <w:del w:id="29597" w:author="PR Preview" w:date="2026-01-01T00:00:00Z">
        <w:r>
          <w:delText xml:space="preserve"> </w:delText>
        </w:r>
      </w:del>
      <w:hyperlink r:id="rId891">
        <w:del w:id="29598" w:author="PR Preview" w:date="2026-01-01T00:00:00Z">
          <w:r>
            <w:rPr>
              <w:rStyle w:val="Hyperlink"/>
            </w:rPr>
            <w:delText xml:space="preserve">https://en.wikipedia.org/wiki/Schur_complement</w:delText>
          </w:r>
        </w:del>
      </w:hyperlink>
    </w:p>
    <w:p>
      <w:pPr>
        <w:pStyle w:val="Bibliography"/>
      </w:pPr>
      <w:del w:id="29599" w:author="PR Preview" w:date="2026-01-01T00:00:00Z">
        <w:r>
          <w:delText xml:space="preserve">[94]</w:delText>
        </w:r>
      </w:del>
      <w:del w:id="29600" w:author="PR Preview" w:date="2026-01-01T00:00:00Z">
        <w:r>
          <w:delText xml:space="preserve"> </w:delText>
        </w:r>
      </w:del>
      <w:del w:id="29601" w:author="PR Preview" w:date="2026-01-01T00:00:00Z">
        <w:r>
          <w:delText xml:space="preserve">	</w:delText>
        </w:r>
      </w:del>
      <w:del w:id="29602" w:author="PR Preview" w:date="2026-01-01T00:00:00Z">
        <w:r>
          <w:delText xml:space="preserve">Wikipedia contributors,</w:delText>
        </w:r>
      </w:del>
      <w:del w:id="29603" w:author="PR Preview" w:date="2026-01-01T00:00:00Z">
        <w:r>
          <w:delText xml:space="preserve"> </w:delText>
        </w:r>
      </w:del>
      <w:del w:id="29604" w:author="PR Preview" w:date="2026-01-01T00:00:00Z">
        <w:r>
          <w:delText xml:space="preserve">“Cholesky decomposition —</w:delText>
        </w:r>
      </w:del>
      <w:del w:id="29605" w:author="PR Preview" w:date="2026-01-01T00:00:00Z">
        <w:r>
          <w:delText xml:space="preserve"> </w:delText>
        </w:r>
      </w:del>
      <w:del w:id="29606" w:author="PR Preview" w:date="2026-01-01T00:00:00Z">
        <w:r>
          <w:delText xml:space="preserve">Wikipedia</w:delText>
        </w:r>
      </w:del>
      <w:del w:id="29607" w:author="PR Preview" w:date="2026-01-01T00:00:00Z">
        <w:r>
          <w:delText xml:space="preserve">,</w:delText>
        </w:r>
      </w:del>
      <w:del w:id="29608" w:author="PR Preview" w:date="2026-01-01T00:00:00Z">
        <w:r>
          <w:delText xml:space="preserve"> </w:delText>
        </w:r>
      </w:del>
      <w:del w:id="29609" w:author="PR Preview" w:date="2026-01-01T00:00:00Z">
        <w:r>
          <w:delText xml:space="preserve">the free encyclopedia.”</w:delText>
        </w:r>
      </w:del>
      <w:del w:id="29610" w:author="PR Preview" w:date="2026-01-01T00:00:00Z">
        <w:r>
          <w:delText xml:space="preserve"> </w:delText>
        </w:r>
      </w:del>
      <w:del w:id="29611" w:author="PR Preview" w:date="2026-01-01T00:00:00Z">
        <w:r>
          <w:delText xml:space="preserve">2026. Available:</w:delText>
        </w:r>
      </w:del>
      <w:del w:id="29612" w:author="PR Preview" w:date="2026-01-01T00:00:00Z">
        <w:r>
          <w:delText xml:space="preserve"> </w:delText>
        </w:r>
      </w:del>
      <w:hyperlink r:id="rId893">
        <w:del w:id="29613" w:author="PR Preview" w:date="2026-01-01T00:00:00Z">
          <w:r>
            <w:rPr>
              <w:rStyle w:val="Hyperlink"/>
            </w:rPr>
            <w:delText xml:space="preserve">https://en.wikipedia.org/wiki/Cholesky_decomposition</w:delText>
          </w:r>
        </w:del>
      </w:hyperlink>
    </w:p>
    <w:p>
      <w:pPr>
        <w:pStyle w:val="Bibliography"/>
      </w:pPr>
      <w:del w:id="29614" w:author="PR Preview" w:date="2026-01-01T00:00:00Z">
        <w:r>
          <w:delText xml:space="preserve">[95]</w:delText>
        </w:r>
      </w:del>
      <w:del w:id="29615" w:author="PR Preview" w:date="2026-01-01T00:00:00Z">
        <w:r>
          <w:delText xml:space="preserve"> </w:delText>
        </w:r>
      </w:del>
      <w:del w:id="29616" w:author="PR Preview" w:date="2026-01-01T00:00:00Z">
        <w:r>
          <w:delText xml:space="preserve">	</w:delText>
        </w:r>
      </w:del>
      <w:del w:id="29617" w:author="PR Preview" w:date="2026-01-01T00:00:00Z">
        <w:r>
          <w:delText xml:space="preserve">Wikipedia contributors,</w:delText>
        </w:r>
      </w:del>
      <w:del w:id="29618" w:author="PR Preview" w:date="2026-01-01T00:00:00Z">
        <w:r>
          <w:delText xml:space="preserve"> </w:delText>
        </w:r>
      </w:del>
      <w:del w:id="29619" w:author="PR Preview" w:date="2026-01-01T00:00:00Z">
        <w:r>
          <w:delText xml:space="preserve">“Conjugate transpose —</w:delText>
        </w:r>
      </w:del>
      <w:del w:id="29620" w:author="PR Preview" w:date="2026-01-01T00:00:00Z">
        <w:r>
          <w:delText xml:space="preserve"> </w:delText>
        </w:r>
      </w:del>
      <w:del w:id="29621" w:author="PR Preview" w:date="2026-01-01T00:00:00Z">
        <w:r>
          <w:delText xml:space="preserve">Wikipedia</w:delText>
        </w:r>
      </w:del>
      <w:del w:id="29622" w:author="PR Preview" w:date="2026-01-01T00:00:00Z">
        <w:r>
          <w:delText xml:space="preserve">,</w:delText>
        </w:r>
      </w:del>
      <w:del w:id="29623" w:author="PR Preview" w:date="2026-01-01T00:00:00Z">
        <w:r>
          <w:delText xml:space="preserve"> </w:delText>
        </w:r>
      </w:del>
      <w:del w:id="29624" w:author="PR Preview" w:date="2026-01-01T00:00:00Z">
        <w:r>
          <w:delText xml:space="preserve">the free encyclopedia.”</w:delText>
        </w:r>
      </w:del>
      <w:del w:id="29625" w:author="PR Preview" w:date="2026-01-01T00:00:00Z">
        <w:r>
          <w:delText xml:space="preserve"> </w:delText>
        </w:r>
      </w:del>
      <w:del w:id="29626" w:author="PR Preview" w:date="2026-01-01T00:00:00Z">
        <w:r>
          <w:delText xml:space="preserve">2026. Available:</w:delText>
        </w:r>
      </w:del>
      <w:del w:id="29627" w:author="PR Preview" w:date="2026-01-01T00:00:00Z">
        <w:r>
          <w:delText xml:space="preserve"> </w:delText>
        </w:r>
      </w:del>
      <w:hyperlink r:id="rId895">
        <w:del w:id="29628" w:author="PR Preview" w:date="2026-01-01T00:00:00Z">
          <w:r>
            <w:rPr>
              <w:rStyle w:val="Hyperlink"/>
            </w:rPr>
            <w:delText xml:space="preserve">https://en.wikipedia.org/wiki/Conjugate_transpose</w:delText>
          </w:r>
        </w:del>
      </w:hyperlink>
    </w:p>
    <w:p>
      <w:pPr>
        <w:pStyle w:val="Bibliography"/>
      </w:pPr>
      <w:del w:id="29629" w:author="PR Preview" w:date="2026-01-01T00:00:00Z">
        <w:r>
          <w:delText xml:space="preserve">[96]</w:delText>
        </w:r>
      </w:del>
      <w:del w:id="29630" w:author="PR Preview" w:date="2026-01-01T00:00:00Z">
        <w:r>
          <w:delText xml:space="preserve"> </w:delText>
        </w:r>
      </w:del>
      <w:del w:id="29631" w:author="PR Preview" w:date="2026-01-01T00:00:00Z">
        <w:r>
          <w:delText xml:space="preserve">	</w:delText>
        </w:r>
      </w:del>
      <w:del w:id="29632" w:author="PR Preview" w:date="2026-01-01T00:00:00Z">
        <w:r>
          <w:delText xml:space="preserve">Wikipedia contributors,</w:delText>
        </w:r>
      </w:del>
      <w:del w:id="29633" w:author="PR Preview" w:date="2026-01-01T00:00:00Z">
        <w:r>
          <w:delText xml:space="preserve"> </w:delText>
        </w:r>
      </w:del>
      <w:del w:id="29634" w:author="PR Preview" w:date="2026-01-01T00:00:00Z">
        <w:r>
          <w:delText xml:space="preserve">“Hermitian matrix —</w:delText>
        </w:r>
      </w:del>
      <w:del w:id="29635" w:author="PR Preview" w:date="2026-01-01T00:00:00Z">
        <w:r>
          <w:delText xml:space="preserve"> </w:delText>
        </w:r>
      </w:del>
      <w:del w:id="29636" w:author="PR Preview" w:date="2026-01-01T00:00:00Z">
        <w:r>
          <w:delText xml:space="preserve">Wikipedia</w:delText>
        </w:r>
      </w:del>
      <w:del w:id="29637" w:author="PR Preview" w:date="2026-01-01T00:00:00Z">
        <w:r>
          <w:delText xml:space="preserve">,</w:delText>
        </w:r>
      </w:del>
      <w:del w:id="29638" w:author="PR Preview" w:date="2026-01-01T00:00:00Z">
        <w:r>
          <w:delText xml:space="preserve"> </w:delText>
        </w:r>
      </w:del>
      <w:del w:id="29639" w:author="PR Preview" w:date="2026-01-01T00:00:00Z">
        <w:r>
          <w:delText xml:space="preserve">the free encyclopedia.”</w:delText>
        </w:r>
      </w:del>
      <w:del w:id="29640" w:author="PR Preview" w:date="2026-01-01T00:00:00Z">
        <w:r>
          <w:delText xml:space="preserve"> </w:delText>
        </w:r>
      </w:del>
      <w:del w:id="29641" w:author="PR Preview" w:date="2026-01-01T00:00:00Z">
        <w:r>
          <w:delText xml:space="preserve">2026. Available:</w:delText>
        </w:r>
      </w:del>
      <w:del w:id="29642" w:author="PR Preview" w:date="2026-01-01T00:00:00Z">
        <w:r>
          <w:delText xml:space="preserve"> </w:delText>
        </w:r>
      </w:del>
      <w:hyperlink r:id="rId897">
        <w:del w:id="29643" w:author="PR Preview" w:date="2026-01-01T00:00:00Z">
          <w:r>
            <w:rPr>
              <w:rStyle w:val="Hyperlink"/>
            </w:rPr>
            <w:delText xml:space="preserve">https://en.wikipedia.org/wiki/Hermitian_matrix</w:delText>
          </w:r>
        </w:del>
      </w:hyperlink>
    </w:p>
    <w:p>
      <w:pPr>
        <w:pStyle w:val="Bibliography"/>
      </w:pPr>
      <w:del w:id="29644" w:author="PR Preview" w:date="2026-01-01T00:00:00Z">
        <w:r>
          <w:delText xml:space="preserve">[97]</w:delText>
        </w:r>
      </w:del>
      <w:del w:id="29645" w:author="PR Preview" w:date="2026-01-01T00:00:00Z">
        <w:r>
          <w:delText xml:space="preserve"> </w:delText>
        </w:r>
      </w:del>
      <w:del w:id="29646" w:author="PR Preview" w:date="2026-01-01T00:00:00Z">
        <w:r>
          <w:delText xml:space="preserve">	</w:delText>
        </w:r>
      </w:del>
      <w:del w:id="29647" w:author="PR Preview" w:date="2026-01-01T00:00:00Z">
        <w:r>
          <w:delText xml:space="preserve">Wikipedia contributors,</w:delText>
        </w:r>
      </w:del>
      <w:del w:id="29648" w:author="PR Preview" w:date="2026-01-01T00:00:00Z">
        <w:r>
          <w:delText xml:space="preserve"> </w:delText>
        </w:r>
      </w:del>
      <w:del w:id="29649" w:author="PR Preview" w:date="2026-01-01T00:00:00Z">
        <w:r>
          <w:delText xml:space="preserve">“Skew-hermitian matrix —</w:delText>
        </w:r>
      </w:del>
      <w:del w:id="29650" w:author="PR Preview" w:date="2026-01-01T00:00:00Z">
        <w:r>
          <w:delText xml:space="preserve"> </w:delText>
        </w:r>
      </w:del>
      <w:del w:id="29651" w:author="PR Preview" w:date="2026-01-01T00:00:00Z">
        <w:r>
          <w:delText xml:space="preserve">Wikipedia</w:delText>
        </w:r>
      </w:del>
      <w:del w:id="29652" w:author="PR Preview" w:date="2026-01-01T00:00:00Z">
        <w:r>
          <w:delText xml:space="preserve">,</w:delText>
        </w:r>
      </w:del>
      <w:del w:id="29653" w:author="PR Preview" w:date="2026-01-01T00:00:00Z">
        <w:r>
          <w:delText xml:space="preserve"> </w:delText>
        </w:r>
      </w:del>
      <w:del w:id="29654" w:author="PR Preview" w:date="2026-01-01T00:00:00Z">
        <w:r>
          <w:delText xml:space="preserve">the free encyclopedia.”</w:delText>
        </w:r>
      </w:del>
      <w:del w:id="29655" w:author="PR Preview" w:date="2026-01-01T00:00:00Z">
        <w:r>
          <w:delText xml:space="preserve"> </w:delText>
        </w:r>
      </w:del>
      <w:del w:id="29656" w:author="PR Preview" w:date="2026-01-01T00:00:00Z">
        <w:r>
          <w:delText xml:space="preserve">2026. Available:</w:delText>
        </w:r>
      </w:del>
      <w:del w:id="29657" w:author="PR Preview" w:date="2026-01-01T00:00:00Z">
        <w:r>
          <w:delText xml:space="preserve"> </w:delText>
        </w:r>
      </w:del>
      <w:hyperlink r:id="rId899">
        <w:del w:id="29658" w:author="PR Preview" w:date="2026-01-01T00:00:00Z">
          <w:r>
            <w:rPr>
              <w:rStyle w:val="Hyperlink"/>
            </w:rPr>
            <w:delText xml:space="preserve">https://en.wikipedia.org/wiki/Skew-Hermitian_matrix</w:delText>
          </w:r>
        </w:del>
      </w:hyperlink>
    </w:p>
    <w:p>
      <w:pPr>
        <w:pStyle w:val="Bibliography"/>
      </w:pPr>
      <w:del w:id="29659" w:author="PR Preview" w:date="2026-01-01T00:00:00Z">
        <w:r>
          <w:delText xml:space="preserve">[98]</w:delText>
        </w:r>
      </w:del>
      <w:del w:id="29660" w:author="PR Preview" w:date="2026-01-01T00:00:00Z">
        <w:r>
          <w:delText xml:space="preserve"> </w:delText>
        </w:r>
      </w:del>
      <w:del w:id="29661" w:author="PR Preview" w:date="2026-01-01T00:00:00Z">
        <w:r>
          <w:delText xml:space="preserve">	</w:delText>
        </w:r>
      </w:del>
      <w:del w:id="29662" w:author="PR Preview" w:date="2026-01-01T00:00:00Z">
        <w:r>
          <w:delText xml:space="preserve">G. Strang,</w:delText>
        </w:r>
      </w:del>
      <w:del w:id="29663" w:author="PR Preview" w:date="2026-01-01T00:00:00Z">
        <w:r>
          <w:delText xml:space="preserve"> </w:delText>
        </w:r>
      </w:del>
      <w:del w:id="29664" w:author="PR Preview" w:date="2026-01-01T00:00:00Z">
        <w:r>
          <w:rPr>
            <w:i/>
            <w:iCs/>
          </w:rPr>
          <w:delText xml:space="preserve">Introduction to linear algebra</w:delText>
        </w:r>
      </w:del>
      <w:del w:id="29665" w:author="PR Preview" w:date="2026-01-01T00:00:00Z">
        <w:r>
          <w:delText xml:space="preserve">, 6th ed. Wellesley, MA: Wellesley-Cambridge Press, 2023. Available:</w:delText>
        </w:r>
      </w:del>
      <w:del w:id="29666" w:author="PR Preview" w:date="2026-01-01T00:00:00Z">
        <w:r>
          <w:delText xml:space="preserve"> </w:delText>
        </w:r>
      </w:del>
      <w:hyperlink r:id="rId901">
        <w:del w:id="29667" w:author="PR Preview" w:date="2026-01-01T00:00:00Z">
          <w:r>
            <w:rPr>
              <w:rStyle w:val="Hyperlink"/>
            </w:rPr>
            <w:delText xml:space="preserve">https://math.mit.edu/~gs/linearalgebra/</w:delText>
          </w:r>
        </w:del>
      </w:hyperlink>
    </w:p>
    <w:p>
      <w:pPr>
        <w:pStyle w:val="Bibliography"/>
      </w:pPr>
      <w:del w:id="29668" w:author="PR Preview" w:date="2026-01-01T00:00:00Z">
        <w:r>
          <w:delText xml:space="preserve">[99]</w:delText>
        </w:r>
      </w:del>
      <w:del w:id="29669" w:author="PR Preview" w:date="2026-01-01T00:00:00Z">
        <w:r>
          <w:delText xml:space="preserve"> </w:delText>
        </w:r>
      </w:del>
      <w:del w:id="29670" w:author="PR Preview" w:date="2026-01-01T00:00:00Z">
        <w:r>
          <w:delText xml:space="preserve">	</w:delText>
        </w:r>
      </w:del>
      <w:del w:id="29671" w:author="PR Preview" w:date="2026-01-01T00:00:00Z">
        <w:r>
          <w:delText xml:space="preserve">N. Fieller,</w:delText>
        </w:r>
      </w:del>
      <w:del w:id="29672" w:author="PR Preview" w:date="2026-01-01T00:00:00Z">
        <w:r>
          <w:delText xml:space="preserve"> </w:delText>
        </w:r>
      </w:del>
      <w:del w:id="29673" w:author="PR Preview" w:date="2026-01-01T00:00:00Z">
        <w:r>
          <w:rPr>
            <w:i/>
            <w:iCs/>
          </w:rPr>
          <w:delText xml:space="preserve">Basics of matrix algebra for statistics with</w:delText>
        </w:r>
      </w:del>
      <w:del w:id="29674" w:author="PR Preview" w:date="2026-01-01T00:00:00Z">
        <w:r>
          <w:rPr>
            <w:i/>
            <w:iCs/>
          </w:rPr>
          <w:delText xml:space="preserve"> </w:delText>
        </w:r>
      </w:del>
      <w:del w:id="29675" w:author="PR Preview" w:date="2026-01-01T00:00:00Z">
        <w:r>
          <w:rPr>
            <w:i/>
            <w:iCs/>
          </w:rPr>
          <w:delText xml:space="preserve">R</w:delText>
        </w:r>
      </w:del>
      <w:del w:id="29676" w:author="PR Preview" w:date="2026-01-01T00:00:00Z">
        <w:r>
          <w:delText xml:space="preserve">. Chapman; Hall/CRC, 2016. doi:</w:delText>
        </w:r>
      </w:del>
      <w:del w:id="29677" w:author="PR Preview" w:date="2026-01-01T00:00:00Z">
        <w:r>
          <w:delText xml:space="preserve"> </w:delText>
        </w:r>
      </w:del>
      <w:hyperlink r:id="rId903">
        <w:del w:id="29678" w:author="PR Preview" w:date="2026-01-01T00:00:00Z">
          <w:r>
            <w:rPr>
              <w:rStyle w:val="Hyperlink"/>
            </w:rPr>
            <w:delText xml:space="preserve">10.1201/9781315370200</w:delText>
          </w:r>
        </w:del>
      </w:hyperlink>
      <w:del w:id="29679" w:author="PR Preview" w:date="2026-01-01T00:00:00Z">
        <w:r>
          <w:delText xml:space="preserve">.</w:delText>
        </w:r>
      </w:del>
    </w:p>
    <w:p>
      <w:pPr>
        <w:pStyle w:val="Bibliography"/>
      </w:pPr>
      <w:del w:id="29680" w:author="PR Preview" w:date="2026-01-01T00:00:00Z">
        <w:r>
          <w:delText xml:space="preserve">[100]</w:delText>
        </w:r>
      </w:del>
      <w:del w:id="29681" w:author="PR Preview" w:date="2026-01-01T00:00:00Z">
        <w:r>
          <w:delText xml:space="preserve"> </w:delText>
        </w:r>
      </w:del>
      <w:del w:id="29682" w:author="PR Preview" w:date="2026-01-01T00:00:00Z">
        <w:r>
          <w:delText xml:space="preserve">	</w:delText>
        </w:r>
      </w:del>
      <w:del w:id="29683" w:author="PR Preview" w:date="2026-01-01T00:00:00Z">
        <w:r>
          <w:delText xml:space="preserve">S. R. Searle and A. I. Khuri,</w:delText>
        </w:r>
      </w:del>
      <w:del w:id="29684" w:author="PR Preview" w:date="2026-01-01T00:00:00Z">
        <w:r>
          <w:delText xml:space="preserve"> </w:delText>
        </w:r>
      </w:del>
      <w:del w:id="29685" w:author="PR Preview" w:date="2026-01-01T00:00:00Z">
        <w:r>
          <w:rPr>
            <w:i/>
            <w:iCs/>
          </w:rPr>
          <w:delText xml:space="preserve">Matrix algebra useful for statistics</w:delText>
        </w:r>
      </w:del>
      <w:del w:id="29686" w:author="PR Preview" w:date="2026-01-01T00:00:00Z">
        <w:r>
          <w:delText xml:space="preserve">. John Wiley &amp; Sons, 2017.</w:delText>
        </w:r>
      </w:del>
    </w:p>
    <w:p>
      <w:pPr>
        <w:pStyle w:val="Bibliography"/>
      </w:pPr>
      <w:del w:id="29687" w:author="PR Preview" w:date="2026-01-01T00:00:00Z">
        <w:r>
          <w:delText xml:space="preserve">[101]</w:delText>
        </w:r>
      </w:del>
      <w:del w:id="29688" w:author="PR Preview" w:date="2026-01-01T00:00:00Z">
        <w:r>
          <w:delText xml:space="preserve"> </w:delText>
        </w:r>
      </w:del>
      <w:del w:id="29689" w:author="PR Preview" w:date="2026-01-01T00:00:00Z">
        <w:r>
          <w:delText xml:space="preserve">	</w:delText>
        </w:r>
      </w:del>
      <w:del w:id="29690" w:author="PR Preview" w:date="2026-01-01T00:00:00Z">
        <w:r>
          <w:delText xml:space="preserve">K. B. Petersen and M. S. Pedersen,</w:delText>
        </w:r>
      </w:del>
      <w:del w:id="29691" w:author="PR Preview" w:date="2026-01-01T00:00:00Z">
        <w:r>
          <w:delText xml:space="preserve"> </w:delText>
        </w:r>
      </w:del>
      <w:del w:id="29692" w:author="PR Preview" w:date="2026-01-01T00:00:00Z">
        <w:r>
          <w:delText xml:space="preserve">“The matrix cookbook,”</w:delText>
        </w:r>
      </w:del>
      <w:del w:id="29693" w:author="PR Preview" w:date="2026-01-01T00:00:00Z">
        <w:r>
          <w:delText xml:space="preserve"> </w:delText>
        </w:r>
      </w:del>
      <w:del w:id="29694" w:author="PR Preview" w:date="2026-01-01T00:00:00Z">
        <w:r>
          <w:delText xml:space="preserve">Technical University of Denmark, Nov. 2012. Available:</w:delText>
        </w:r>
      </w:del>
      <w:del w:id="29695" w:author="PR Preview" w:date="2026-01-01T00:00:00Z">
        <w:r>
          <w:delText xml:space="preserve"> </w:delText>
        </w:r>
      </w:del>
      <w:hyperlink r:id="rId906">
        <w:del w:id="29696" w:author="PR Preview" w:date="2026-01-01T00:00:00Z">
          <w:r>
            <w:rPr>
              <w:rStyle w:val="Hyperlink"/>
            </w:rPr>
            <w:delText xml:space="preserve">https://www2.imm.dtu.dk/pubdb/edoc/imm3274.pdf</w:delText>
          </w:r>
        </w:del>
      </w:hyperlink>
    </w:p>
    <w:p>
      <w:pPr>
        <w:pStyle w:val="Bibliography"/>
      </w:pPr>
      <w:del w:id="29697" w:author="PR Preview" w:date="2026-01-01T00:00:00Z">
        <w:r>
          <w:delText xml:space="preserve">[102]</w:delText>
        </w:r>
      </w:del>
      <w:del w:id="29698" w:author="PR Preview" w:date="2026-01-01T00:00:00Z">
        <w:r>
          <w:delText xml:space="preserve"> </w:delText>
        </w:r>
      </w:del>
      <w:del w:id="29699" w:author="PR Preview" w:date="2026-01-01T00:00:00Z">
        <w:r>
          <w:delText xml:space="preserve">	</w:delText>
        </w:r>
      </w:del>
      <w:del w:id="29700" w:author="PR Preview" w:date="2026-01-01T00:00:00Z">
        <w:r>
          <w:delText xml:space="preserve">Stanford University,</w:delText>
        </w:r>
      </w:del>
      <w:del w:id="29701" w:author="PR Preview" w:date="2026-01-01T00:00:00Z">
        <w:r>
          <w:delText xml:space="preserve"> </w:delText>
        </w:r>
      </w:del>
      <w:del w:id="29702" w:author="PR Preview" w:date="2026-01-01T00:00:00Z">
        <w:r>
          <w:delText xml:space="preserve">“</w:delText>
        </w:r>
      </w:del>
      <w:del w:id="29703" w:author="PR Preview" w:date="2026-01-01T00:00:00Z">
        <w:r>
          <w:delText xml:space="preserve">EE</w:delText>
        </w:r>
      </w:del>
      <w:del w:id="29704" w:author="PR Preview" w:date="2026-01-01T00:00:00Z">
        <w:r>
          <w:delText xml:space="preserve"> </w:delText>
        </w:r>
      </w:del>
      <w:del w:id="29705" w:author="PR Preview" w:date="2026-01-01T00:00:00Z">
        <w:r>
          <w:delText xml:space="preserve">278, probability and statistical inference: Fall 2024 lecture notes.”</w:delText>
        </w:r>
      </w:del>
      <w:del w:id="29706" w:author="PR Preview" w:date="2026-01-01T00:00:00Z">
        <w:r>
          <w:delText xml:space="preserve"> </w:delText>
        </w:r>
      </w:del>
      <w:del w:id="29707" w:author="PR Preview" w:date="2026-01-01T00:00:00Z">
        <w:r>
          <w:delText xml:space="preserve">Handwritten lecture notes, 2024. Available:</w:delText>
        </w:r>
      </w:del>
      <w:del w:id="29708" w:author="PR Preview" w:date="2026-01-01T00:00:00Z">
        <w:r>
          <w:delText xml:space="preserve"> </w:delText>
        </w:r>
      </w:del>
      <w:hyperlink r:id="rId908">
        <w:del w:id="29709" w:author="PR Preview" w:date="2026-01-01T00:00:00Z">
          <w:r>
            <w:rPr>
              <w:rStyle w:val="Hyperlink"/>
            </w:rPr>
            <w:delText xml:space="preserve">https://web.stanford.edu/class/ee278/lectures.html</w:delText>
          </w:r>
        </w:del>
      </w:hyperlink>
    </w:p>
    <w:p>
      <w:pPr>
        <w:pStyle w:val="Bibliography"/>
      </w:pPr>
      <w:ins w:id="29710" w:author="PR Preview" w:date="2026-01-01T00:00:00Z">
        <w:r>
          <w:t xml:space="preserve">[49]</w:t>
        </w:r>
      </w:ins>
      <w:ins w:id="29711" w:author="PR Preview" w:date="2026-01-01T00:00:00Z">
        <w:r>
          <w:t xml:space="preserve"> </w:t>
        </w:r>
      </w:ins>
      <w:ins w:id="29712" w:author="PR Preview" w:date="2026-01-01T00:00:00Z">
        <w:r>
          <w:t xml:space="preserve">	</w:t>
        </w:r>
      </w:ins>
      <w:ins w:id="29713" w:author="PR Preview" w:date="2026-01-01T00:00:00Z">
        <w:r>
          <w:t xml:space="preserve">Wikipedia contributors,</w:t>
        </w:r>
      </w:ins>
      <w:ins w:id="29714" w:author="PR Preview" w:date="2026-01-01T00:00:00Z">
        <w:r>
          <w:t xml:space="preserve"> </w:t>
        </w:r>
      </w:ins>
      <w:ins w:id="29715" w:author="PR Preview" w:date="2026-01-01T00:00:00Z">
        <w:r>
          <w:t xml:space="preserve">“Inner product space —</w:t>
        </w:r>
      </w:ins>
      <w:ins w:id="29716" w:author="PR Preview" w:date="2026-01-01T00:00:00Z">
        <w:r>
          <w:t xml:space="preserve"> </w:t>
        </w:r>
      </w:ins>
      <w:ins w:id="29717" w:author="PR Preview" w:date="2026-01-01T00:00:00Z">
        <w:r>
          <w:t xml:space="preserve">Wikipedia</w:t>
        </w:r>
      </w:ins>
      <w:ins w:id="29718" w:author="PR Preview" w:date="2026-01-01T00:00:00Z">
        <w:r>
          <w:t xml:space="preserve">,</w:t>
        </w:r>
      </w:ins>
      <w:ins w:id="29719" w:author="PR Preview" w:date="2026-01-01T00:00:00Z">
        <w:r>
          <w:t xml:space="preserve"> </w:t>
        </w:r>
      </w:ins>
      <w:ins w:id="29720" w:author="PR Preview" w:date="2026-01-01T00:00:00Z">
        <w:r>
          <w:t xml:space="preserve">the free encyclopedia.”</w:t>
        </w:r>
      </w:ins>
      <w:ins w:id="29721" w:author="PR Preview" w:date="2026-01-01T00:00:00Z">
        <w:r>
          <w:t xml:space="preserve"> </w:t>
        </w:r>
      </w:ins>
      <w:ins w:id="29722" w:author="PR Preview" w:date="2026-01-01T00:00:00Z">
        <w:r>
          <w:t xml:space="preserve">2026. Available:</w:t>
        </w:r>
      </w:ins>
      <w:ins w:id="29723" w:author="PR Preview" w:date="2026-01-01T00:00:00Z">
        <w:r>
          <w:t xml:space="preserve"> </w:t>
        </w:r>
      </w:ins>
      <w:hyperlink r:id="rId809">
        <w:ins w:id="29724" w:author="PR Preview" w:date="2026-01-01T00:00:00Z">
          <w:r>
            <w:rPr>
              <w:rStyle w:val="Hyperlink"/>
            </w:rPr>
            <w:t xml:space="preserve">https://en.wikipedia.org/wiki/Inner_product_space</w:t>
          </w:r>
        </w:ins>
      </w:hyperlink>
    </w:p>
    <w:bookmarkEnd w:id="810"/>
    <w:bookmarkStart w:id="812" w:name="ref-axler2024linear"/>
    <w:p>
      <w:pPr>
        <w:pStyle w:val="Bibliography"/>
      </w:pPr>
      <w:ins w:id="29725" w:author="PR Preview" w:date="2026-01-01T00:00:00Z">
        <w:r>
          <w:t xml:space="preserve">[50]</w:t>
        </w:r>
      </w:ins>
      <w:ins w:id="29726" w:author="PR Preview" w:date="2026-01-01T00:00:00Z">
        <w:r>
          <w:t xml:space="preserve"> </w:t>
        </w:r>
      </w:ins>
      <w:ins w:id="29727" w:author="PR Preview" w:date="2026-01-01T00:00:00Z">
        <w:r>
          <w:t xml:space="preserve">	</w:t>
        </w:r>
      </w:ins>
      <w:ins w:id="29728" w:author="PR Preview" w:date="2026-01-01T00:00:00Z">
        <w:r>
          <w:t xml:space="preserve">S. Axler,</w:t>
        </w:r>
      </w:ins>
      <w:ins w:id="29729" w:author="PR Preview" w:date="2026-01-01T00:00:00Z">
        <w:r>
          <w:t xml:space="preserve"> </w:t>
        </w:r>
      </w:ins>
      <w:ins w:id="29730" w:author="PR Preview" w:date="2026-01-01T00:00:00Z">
        <w:r>
          <w:rPr>
            <w:i/>
            <w:iCs/>
          </w:rPr>
          <w:t xml:space="preserve">Linear algebra done right</w:t>
        </w:r>
      </w:ins>
      <w:ins w:id="29731" w:author="PR Preview" w:date="2026-01-01T00:00:00Z">
        <w:r>
          <w:t xml:space="preserve">, 4th ed. in Undergraduate texts in mathematics. Springer, 2024. doi:</w:t>
        </w:r>
      </w:ins>
      <w:ins w:id="29732" w:author="PR Preview" w:date="2026-01-01T00:00:00Z">
        <w:r>
          <w:t xml:space="preserve"> </w:t>
        </w:r>
      </w:ins>
      <w:hyperlink r:id="rId811">
        <w:ins w:id="29733" w:author="PR Preview" w:date="2026-01-01T00:00:00Z">
          <w:r>
            <w:rPr>
              <w:rStyle w:val="Hyperlink"/>
            </w:rPr>
            <w:t xml:space="preserve">10.1007/978-3-031-41026-0</w:t>
          </w:r>
        </w:ins>
      </w:hyperlink>
      <w:ins w:id="29734" w:author="PR Preview" w:date="2026-01-01T00:00:00Z">
        <w:r>
          <w:t xml:space="preserve">.</w:t>
        </w:r>
      </w:ins>
    </w:p>
    <w:bookmarkEnd w:id="812"/>
    <w:bookmarkStart w:id="814" w:name="ref-zhou2024vector"/>
    <w:p>
      <w:pPr>
        <w:pStyle w:val="Bibliography"/>
      </w:pPr>
      <w:ins w:id="29735" w:author="PR Preview" w:date="2026-01-01T00:00:00Z">
        <w:r>
          <w:t xml:space="preserve">[51]</w:t>
        </w:r>
      </w:ins>
      <w:ins w:id="29736" w:author="PR Preview" w:date="2026-01-01T00:00:00Z">
        <w:r>
          <w:t xml:space="preserve"> </w:t>
        </w:r>
      </w:ins>
      <w:ins w:id="29737" w:author="PR Preview" w:date="2026-01-01T00:00:00Z">
        <w:r>
          <w:t xml:space="preserve">	</w:t>
        </w:r>
      </w:ins>
      <w:ins w:id="29738" w:author="PR Preview" w:date="2026-01-01T00:00:00Z">
        <w:r>
          <w:t xml:space="preserve">H. Zhou,</w:t>
        </w:r>
      </w:ins>
      <w:ins w:id="29739" w:author="PR Preview" w:date="2026-01-01T00:00:00Z">
        <w:r>
          <w:t xml:space="preserve"> </w:t>
        </w:r>
      </w:ins>
      <w:ins w:id="29740" w:author="PR Preview" w:date="2026-01-01T00:00:00Z">
        <w:r>
          <w:t xml:space="preserve">“Vectors.”</w:t>
        </w:r>
      </w:ins>
      <w:ins w:id="29741" w:author="PR Preview" w:date="2026-01-01T00:00:00Z">
        <w:r>
          <w:t xml:space="preserve"> </w:t>
        </w:r>
      </w:ins>
      <w:ins w:id="29742" w:author="PR Preview" w:date="2026-01-01T00:00:00Z">
        <w:r>
          <w:t xml:space="preserve">Lecture notes for Biostat 216, Mathematical Methods for Biostatistics, University of California, Los Angeles, 2024. Accessed: Oct. 05, 2026. [Online]. Available:</w:t>
        </w:r>
      </w:ins>
      <w:ins w:id="29743" w:author="PR Preview" w:date="2026-01-01T00:00:00Z">
        <w:r>
          <w:t xml:space="preserve"> </w:t>
        </w:r>
      </w:ins>
      <w:hyperlink r:id="rId813">
        <w:ins w:id="29744" w:author="PR Preview" w:date="2026-01-01T00:00:00Z">
          <w:r>
            <w:rPr>
              <w:rStyle w:val="Hyperlink"/>
            </w:rPr>
            <w:t xml:space="preserve">https://ucla-biostat-216.github.io/2024fall/slides/02-vector/02-vector.html</w:t>
          </w:r>
        </w:ins>
      </w:hyperlink>
    </w:p>
    <w:bookmarkEnd w:id="814"/>
    <w:bookmarkStart w:id="816" w:name="ref-wikipedia_pythagorean_theorem"/>
    <w:p>
      <w:pPr>
        <w:pStyle w:val="Bibliography"/>
      </w:pPr>
      <w:ins w:id="29745" w:author="PR Preview" w:date="2026-01-01T00:00:00Z">
        <w:r>
          <w:t xml:space="preserve">[52]</w:t>
        </w:r>
      </w:ins>
      <w:ins w:id="29746" w:author="PR Preview" w:date="2026-01-01T00:00:00Z">
        <w:r>
          <w:t xml:space="preserve"> </w:t>
        </w:r>
      </w:ins>
      <w:ins w:id="29747" w:author="PR Preview" w:date="2026-01-01T00:00:00Z">
        <w:r>
          <w:t xml:space="preserve">	</w:t>
        </w:r>
      </w:ins>
      <w:ins w:id="29748" w:author="PR Preview" w:date="2026-01-01T00:00:00Z">
        <w:r>
          <w:t xml:space="preserve">Wikipedia contributors,</w:t>
        </w:r>
      </w:ins>
      <w:ins w:id="29749" w:author="PR Preview" w:date="2026-01-01T00:00:00Z">
        <w:r>
          <w:t xml:space="preserve"> </w:t>
        </w:r>
      </w:ins>
      <w:ins w:id="29750" w:author="PR Preview" w:date="2026-01-01T00:00:00Z">
        <w:r>
          <w:t xml:space="preserve">“Pythagorean theorem —</w:t>
        </w:r>
      </w:ins>
      <w:ins w:id="29751" w:author="PR Preview" w:date="2026-01-01T00:00:00Z">
        <w:r>
          <w:t xml:space="preserve"> </w:t>
        </w:r>
      </w:ins>
      <w:ins w:id="29752" w:author="PR Preview" w:date="2026-01-01T00:00:00Z">
        <w:r>
          <w:t xml:space="preserve">Wikipedia</w:t>
        </w:r>
      </w:ins>
      <w:ins w:id="29753" w:author="PR Preview" w:date="2026-01-01T00:00:00Z">
        <w:r>
          <w:t xml:space="preserve">,</w:t>
        </w:r>
      </w:ins>
      <w:ins w:id="29754" w:author="PR Preview" w:date="2026-01-01T00:00:00Z">
        <w:r>
          <w:t xml:space="preserve"> </w:t>
        </w:r>
      </w:ins>
      <w:ins w:id="29755" w:author="PR Preview" w:date="2026-01-01T00:00:00Z">
        <w:r>
          <w:t xml:space="preserve">the free encyclopedia.”</w:t>
        </w:r>
      </w:ins>
      <w:ins w:id="29756" w:author="PR Preview" w:date="2026-01-01T00:00:00Z">
        <w:r>
          <w:t xml:space="preserve"> </w:t>
        </w:r>
      </w:ins>
      <w:ins w:id="29757" w:author="PR Preview" w:date="2026-01-01T00:00:00Z">
        <w:r>
          <w:t xml:space="preserve">2026. Available:</w:t>
        </w:r>
      </w:ins>
      <w:ins w:id="29758" w:author="PR Preview" w:date="2026-01-01T00:00:00Z">
        <w:r>
          <w:t xml:space="preserve"> </w:t>
        </w:r>
      </w:ins>
      <w:hyperlink r:id="rId815">
        <w:ins w:id="29759" w:author="PR Preview" w:date="2026-01-01T00:00:00Z">
          <w:r>
            <w:rPr>
              <w:rStyle w:val="Hyperlink"/>
            </w:rPr>
            <w:t xml:space="preserve">https://en.wikipedia.org/wiki/Pythagorean_theorem</w:t>
          </w:r>
        </w:ins>
      </w:hyperlink>
    </w:p>
    <w:bookmarkEnd w:id="816"/>
    <w:bookmarkStart w:id="818" w:name="ref-wikipedia_norm_mathematics"/>
    <w:p>
      <w:pPr>
        <w:pStyle w:val="Bibliography"/>
      </w:pPr>
      <w:ins w:id="29760" w:author="PR Preview" w:date="2026-01-01T00:00:00Z">
        <w:r>
          <w:t xml:space="preserve">[53]</w:t>
        </w:r>
      </w:ins>
      <w:ins w:id="29761" w:author="PR Preview" w:date="2026-01-01T00:00:00Z">
        <w:r>
          <w:t xml:space="preserve"> </w:t>
        </w:r>
      </w:ins>
      <w:ins w:id="29762" w:author="PR Preview" w:date="2026-01-01T00:00:00Z">
        <w:r>
          <w:t xml:space="preserve">	</w:t>
        </w:r>
      </w:ins>
      <w:ins w:id="29763" w:author="PR Preview" w:date="2026-01-01T00:00:00Z">
        <w:r>
          <w:t xml:space="preserve">Wikipedia contributors,</w:t>
        </w:r>
      </w:ins>
      <w:ins w:id="29764" w:author="PR Preview" w:date="2026-01-01T00:00:00Z">
        <w:r>
          <w:t xml:space="preserve"> </w:t>
        </w:r>
      </w:ins>
      <w:ins w:id="29765" w:author="PR Preview" w:date="2026-01-01T00:00:00Z">
        <w:r>
          <w:t xml:space="preserve">“Norm (mathematics) —</w:t>
        </w:r>
      </w:ins>
      <w:ins w:id="29766" w:author="PR Preview" w:date="2026-01-01T00:00:00Z">
        <w:r>
          <w:t xml:space="preserve"> </w:t>
        </w:r>
      </w:ins>
      <w:ins w:id="29767" w:author="PR Preview" w:date="2026-01-01T00:00:00Z">
        <w:r>
          <w:t xml:space="preserve">Wikipedia</w:t>
        </w:r>
      </w:ins>
      <w:ins w:id="29768" w:author="PR Preview" w:date="2026-01-01T00:00:00Z">
        <w:r>
          <w:t xml:space="preserve">,</w:t>
        </w:r>
      </w:ins>
      <w:ins w:id="29769" w:author="PR Preview" w:date="2026-01-01T00:00:00Z">
        <w:r>
          <w:t xml:space="preserve"> </w:t>
        </w:r>
      </w:ins>
      <w:ins w:id="29770" w:author="PR Preview" w:date="2026-01-01T00:00:00Z">
        <w:r>
          <w:t xml:space="preserve">the free encyclopedia.”</w:t>
        </w:r>
      </w:ins>
      <w:ins w:id="29771" w:author="PR Preview" w:date="2026-01-01T00:00:00Z">
        <w:r>
          <w:t xml:space="preserve"> </w:t>
        </w:r>
      </w:ins>
      <w:ins w:id="29772" w:author="PR Preview" w:date="2026-01-01T00:00:00Z">
        <w:r>
          <w:t xml:space="preserve">2026. Available:</w:t>
        </w:r>
      </w:ins>
      <w:ins w:id="29773" w:author="PR Preview" w:date="2026-01-01T00:00:00Z">
        <w:r>
          <w:t xml:space="preserve"> </w:t>
        </w:r>
      </w:ins>
      <w:hyperlink r:id="rId817">
        <w:ins w:id="29774" w:author="PR Preview" w:date="2026-01-01T00:00:00Z">
          <w:r>
            <w:rPr>
              <w:rStyle w:val="Hyperlink"/>
            </w:rPr>
            <w:t xml:space="preserve">https://en.wikipedia.org/wiki/Norm_(mathematics)</w:t>
          </w:r>
        </w:ins>
      </w:hyperlink>
    </w:p>
    <w:bookmarkEnd w:id="818"/>
    <w:bookmarkStart w:id="820" w:name="ref-wikipedia_lp_space"/>
    <w:p>
      <w:pPr>
        <w:pStyle w:val="Bibliography"/>
      </w:pPr>
      <w:ins w:id="29775" w:author="PR Preview" w:date="2026-01-01T00:00:00Z">
        <w:r>
          <w:t xml:space="preserve">[54]</w:t>
        </w:r>
      </w:ins>
      <w:ins w:id="29776" w:author="PR Preview" w:date="2026-01-01T00:00:00Z">
        <w:r>
          <w:t xml:space="preserve"> </w:t>
        </w:r>
      </w:ins>
      <w:ins w:id="29777" w:author="PR Preview" w:date="2026-01-01T00:00:00Z">
        <w:r>
          <w:t xml:space="preserve">	</w:t>
        </w:r>
      </w:ins>
      <w:ins w:id="29778" w:author="PR Preview" w:date="2026-01-01T00:00:00Z">
        <w:r>
          <w:t xml:space="preserve">Wikipedia contributors,</w:t>
        </w:r>
      </w:ins>
      <w:ins w:id="29779" w:author="PR Preview" w:date="2026-01-01T00:00:00Z">
        <w:r>
          <w:t xml:space="preserve"> </w:t>
        </w:r>
      </w:ins>
      <w:ins w:id="29780" w:author="PR Preview" w:date="2026-01-01T00:00:00Z">
        <w:r>
          <w:t xml:space="preserve">“Lp space —</w:t>
        </w:r>
      </w:ins>
      <w:ins w:id="29781" w:author="PR Preview" w:date="2026-01-01T00:00:00Z">
        <w:r>
          <w:t xml:space="preserve"> </w:t>
        </w:r>
      </w:ins>
      <w:ins w:id="29782" w:author="PR Preview" w:date="2026-01-01T00:00:00Z">
        <w:r>
          <w:t xml:space="preserve">Wikipedia</w:t>
        </w:r>
      </w:ins>
      <w:ins w:id="29783" w:author="PR Preview" w:date="2026-01-01T00:00:00Z">
        <w:r>
          <w:t xml:space="preserve">,</w:t>
        </w:r>
      </w:ins>
      <w:ins w:id="29784" w:author="PR Preview" w:date="2026-01-01T00:00:00Z">
        <w:r>
          <w:t xml:space="preserve"> </w:t>
        </w:r>
      </w:ins>
      <w:ins w:id="29785" w:author="PR Preview" w:date="2026-01-01T00:00:00Z">
        <w:r>
          <w:t xml:space="preserve">the free encyclopedia.”</w:t>
        </w:r>
      </w:ins>
      <w:ins w:id="29786" w:author="PR Preview" w:date="2026-01-01T00:00:00Z">
        <w:r>
          <w:t xml:space="preserve"> </w:t>
        </w:r>
      </w:ins>
      <w:ins w:id="29787" w:author="PR Preview" w:date="2026-01-01T00:00:00Z">
        <w:r>
          <w:t xml:space="preserve">2026. Available:</w:t>
        </w:r>
      </w:ins>
      <w:ins w:id="29788" w:author="PR Preview" w:date="2026-01-01T00:00:00Z">
        <w:r>
          <w:t xml:space="preserve"> </w:t>
        </w:r>
      </w:ins>
      <w:hyperlink r:id="rId819">
        <w:ins w:id="29789" w:author="PR Preview" w:date="2026-01-01T00:00:00Z">
          <w:r>
            <w:rPr>
              <w:rStyle w:val="Hyperlink"/>
            </w:rPr>
            <w:t xml:space="preserve">https://en.wikipedia.org/wiki/Lp_space</w:t>
          </w:r>
        </w:ins>
      </w:hyperlink>
    </w:p>
    <w:bookmarkEnd w:id="820"/>
    <w:bookmarkStart w:id="822" w:name="ref-wikipedia_uniform_norm"/>
    <w:p>
      <w:pPr>
        <w:pStyle w:val="Bibliography"/>
      </w:pPr>
      <w:ins w:id="29790" w:author="PR Preview" w:date="2026-01-01T00:00:00Z">
        <w:r>
          <w:t xml:space="preserve">[55]</w:t>
        </w:r>
      </w:ins>
      <w:ins w:id="29791" w:author="PR Preview" w:date="2026-01-01T00:00:00Z">
        <w:r>
          <w:t xml:space="preserve"> </w:t>
        </w:r>
      </w:ins>
      <w:ins w:id="29792" w:author="PR Preview" w:date="2026-01-01T00:00:00Z">
        <w:r>
          <w:t xml:space="preserve">	</w:t>
        </w:r>
      </w:ins>
      <w:ins w:id="29793" w:author="PR Preview" w:date="2026-01-01T00:00:00Z">
        <w:r>
          <w:t xml:space="preserve">Wikipedia contributors,</w:t>
        </w:r>
      </w:ins>
      <w:ins w:id="29794" w:author="PR Preview" w:date="2026-01-01T00:00:00Z">
        <w:r>
          <w:t xml:space="preserve"> </w:t>
        </w:r>
      </w:ins>
      <w:ins w:id="29795" w:author="PR Preview" w:date="2026-01-01T00:00:00Z">
        <w:r>
          <w:t xml:space="preserve">“Uniform norm —</w:t>
        </w:r>
      </w:ins>
      <w:ins w:id="29796" w:author="PR Preview" w:date="2026-01-01T00:00:00Z">
        <w:r>
          <w:t xml:space="preserve"> </w:t>
        </w:r>
      </w:ins>
      <w:ins w:id="29797" w:author="PR Preview" w:date="2026-01-01T00:00:00Z">
        <w:r>
          <w:t xml:space="preserve">Wikipedia</w:t>
        </w:r>
      </w:ins>
      <w:ins w:id="29798" w:author="PR Preview" w:date="2026-01-01T00:00:00Z">
        <w:r>
          <w:t xml:space="preserve">,</w:t>
        </w:r>
      </w:ins>
      <w:ins w:id="29799" w:author="PR Preview" w:date="2026-01-01T00:00:00Z">
        <w:r>
          <w:t xml:space="preserve"> </w:t>
        </w:r>
      </w:ins>
      <w:ins w:id="29800" w:author="PR Preview" w:date="2026-01-01T00:00:00Z">
        <w:r>
          <w:t xml:space="preserve">the free encyclopedia.”</w:t>
        </w:r>
      </w:ins>
      <w:ins w:id="29801" w:author="PR Preview" w:date="2026-01-01T00:00:00Z">
        <w:r>
          <w:t xml:space="preserve"> </w:t>
        </w:r>
      </w:ins>
      <w:ins w:id="29802" w:author="PR Preview" w:date="2026-01-01T00:00:00Z">
        <w:r>
          <w:t xml:space="preserve">2026. Available:</w:t>
        </w:r>
      </w:ins>
      <w:ins w:id="29803" w:author="PR Preview" w:date="2026-01-01T00:00:00Z">
        <w:r>
          <w:t xml:space="preserve"> </w:t>
        </w:r>
      </w:ins>
      <w:hyperlink r:id="rId821">
        <w:ins w:id="29804" w:author="PR Preview" w:date="2026-01-01T00:00:00Z">
          <w:r>
            <w:rPr>
              <w:rStyle w:val="Hyperlink"/>
            </w:rPr>
            <w:t xml:space="preserve">https://en.wikipedia.org/wiki/Uniform_norm</w:t>
          </w:r>
        </w:ins>
      </w:hyperlink>
    </w:p>
    <w:bookmarkEnd w:id="822"/>
    <w:bookmarkStart w:id="824" w:name="ref-wikipedia_cosine_similarity"/>
    <w:p>
      <w:pPr>
        <w:pStyle w:val="Bibliography"/>
      </w:pPr>
      <w:ins w:id="29805" w:author="PR Preview" w:date="2026-01-01T00:00:00Z">
        <w:r>
          <w:t xml:space="preserve">[56]</w:t>
        </w:r>
      </w:ins>
      <w:ins w:id="29806" w:author="PR Preview" w:date="2026-01-01T00:00:00Z">
        <w:r>
          <w:t xml:space="preserve"> </w:t>
        </w:r>
      </w:ins>
      <w:ins w:id="29807" w:author="PR Preview" w:date="2026-01-01T00:00:00Z">
        <w:r>
          <w:t xml:space="preserve">	</w:t>
        </w:r>
      </w:ins>
      <w:ins w:id="29808" w:author="PR Preview" w:date="2026-01-01T00:00:00Z">
        <w:r>
          <w:t xml:space="preserve">Wikipedia contributors,</w:t>
        </w:r>
      </w:ins>
      <w:ins w:id="29809" w:author="PR Preview" w:date="2026-01-01T00:00:00Z">
        <w:r>
          <w:t xml:space="preserve"> </w:t>
        </w:r>
      </w:ins>
      <w:ins w:id="29810" w:author="PR Preview" w:date="2026-01-01T00:00:00Z">
        <w:r>
          <w:t xml:space="preserve">“Cosine similarity —</w:t>
        </w:r>
      </w:ins>
      <w:ins w:id="29811" w:author="PR Preview" w:date="2026-01-01T00:00:00Z">
        <w:r>
          <w:t xml:space="preserve"> </w:t>
        </w:r>
      </w:ins>
      <w:ins w:id="29812" w:author="PR Preview" w:date="2026-01-01T00:00:00Z">
        <w:r>
          <w:t xml:space="preserve">Wikipedia</w:t>
        </w:r>
      </w:ins>
      <w:ins w:id="29813" w:author="PR Preview" w:date="2026-01-01T00:00:00Z">
        <w:r>
          <w:t xml:space="preserve">,</w:t>
        </w:r>
      </w:ins>
      <w:ins w:id="29814" w:author="PR Preview" w:date="2026-01-01T00:00:00Z">
        <w:r>
          <w:t xml:space="preserve"> </w:t>
        </w:r>
      </w:ins>
      <w:ins w:id="29815" w:author="PR Preview" w:date="2026-01-01T00:00:00Z">
        <w:r>
          <w:t xml:space="preserve">the free encyclopedia.”</w:t>
        </w:r>
      </w:ins>
      <w:ins w:id="29816" w:author="PR Preview" w:date="2026-01-01T00:00:00Z">
        <w:r>
          <w:t xml:space="preserve"> </w:t>
        </w:r>
      </w:ins>
      <w:ins w:id="29817" w:author="PR Preview" w:date="2026-01-01T00:00:00Z">
        <w:r>
          <w:t xml:space="preserve">2026. Available:</w:t>
        </w:r>
      </w:ins>
      <w:ins w:id="29818" w:author="PR Preview" w:date="2026-01-01T00:00:00Z">
        <w:r>
          <w:t xml:space="preserve"> </w:t>
        </w:r>
      </w:ins>
      <w:hyperlink r:id="rId823">
        <w:ins w:id="29819" w:author="PR Preview" w:date="2026-01-01T00:00:00Z">
          <w:r>
            <w:rPr>
              <w:rStyle w:val="Hyperlink"/>
            </w:rPr>
            <w:t xml:space="preserve">https://en.wikipedia.org/wiki/Cosine_similarity</w:t>
          </w:r>
        </w:ins>
      </w:hyperlink>
    </w:p>
    <w:bookmarkEnd w:id="824"/>
    <w:bookmarkStart w:id="826" w:name="ref-wikipedia_orthonormal_basis"/>
    <w:p>
      <w:pPr>
        <w:pStyle w:val="Bibliography"/>
      </w:pPr>
      <w:ins w:id="29820" w:author="PR Preview" w:date="2026-01-01T00:00:00Z">
        <w:r>
          <w:t xml:space="preserve">[57]</w:t>
        </w:r>
      </w:ins>
      <w:ins w:id="29821" w:author="PR Preview" w:date="2026-01-01T00:00:00Z">
        <w:r>
          <w:t xml:space="preserve"> </w:t>
        </w:r>
      </w:ins>
      <w:ins w:id="29822" w:author="PR Preview" w:date="2026-01-01T00:00:00Z">
        <w:r>
          <w:t xml:space="preserve">	</w:t>
        </w:r>
      </w:ins>
      <w:ins w:id="29823" w:author="PR Preview" w:date="2026-01-01T00:00:00Z">
        <w:r>
          <w:t xml:space="preserve">Wikipedia contributors,</w:t>
        </w:r>
      </w:ins>
      <w:ins w:id="29824" w:author="PR Preview" w:date="2026-01-01T00:00:00Z">
        <w:r>
          <w:t xml:space="preserve"> </w:t>
        </w:r>
      </w:ins>
      <w:ins w:id="29825" w:author="PR Preview" w:date="2026-01-01T00:00:00Z">
        <w:r>
          <w:t xml:space="preserve">“Orthonormal basis —</w:t>
        </w:r>
      </w:ins>
      <w:ins w:id="29826" w:author="PR Preview" w:date="2026-01-01T00:00:00Z">
        <w:r>
          <w:t xml:space="preserve"> </w:t>
        </w:r>
      </w:ins>
      <w:ins w:id="29827" w:author="PR Preview" w:date="2026-01-01T00:00:00Z">
        <w:r>
          <w:t xml:space="preserve">Wikipedia</w:t>
        </w:r>
      </w:ins>
      <w:ins w:id="29828" w:author="PR Preview" w:date="2026-01-01T00:00:00Z">
        <w:r>
          <w:t xml:space="preserve">,</w:t>
        </w:r>
      </w:ins>
      <w:ins w:id="29829" w:author="PR Preview" w:date="2026-01-01T00:00:00Z">
        <w:r>
          <w:t xml:space="preserve"> </w:t>
        </w:r>
      </w:ins>
      <w:ins w:id="29830" w:author="PR Preview" w:date="2026-01-01T00:00:00Z">
        <w:r>
          <w:t xml:space="preserve">the free encyclopedia.”</w:t>
        </w:r>
      </w:ins>
      <w:ins w:id="29831" w:author="PR Preview" w:date="2026-01-01T00:00:00Z">
        <w:r>
          <w:t xml:space="preserve"> </w:t>
        </w:r>
      </w:ins>
      <w:ins w:id="29832" w:author="PR Preview" w:date="2026-01-01T00:00:00Z">
        <w:r>
          <w:t xml:space="preserve">2026. Available:</w:t>
        </w:r>
      </w:ins>
      <w:ins w:id="29833" w:author="PR Preview" w:date="2026-01-01T00:00:00Z">
        <w:r>
          <w:t xml:space="preserve"> </w:t>
        </w:r>
      </w:ins>
      <w:hyperlink r:id="rId825">
        <w:ins w:id="29834" w:author="PR Preview" w:date="2026-01-01T00:00:00Z">
          <w:r>
            <w:rPr>
              <w:rStyle w:val="Hyperlink"/>
            </w:rPr>
            <w:t xml:space="preserve">https://en.wikipedia.org/wiki/Orthonormal_basis</w:t>
          </w:r>
        </w:ins>
      </w:hyperlink>
    </w:p>
    <w:bookmarkEnd w:id="826"/>
    <w:bookmarkStart w:id="828" w:name="ref-wikipedia_gram_schmidt_process"/>
    <w:p>
      <w:pPr>
        <w:pStyle w:val="Bibliography"/>
      </w:pPr>
      <w:ins w:id="29835" w:author="PR Preview" w:date="2026-01-01T00:00:00Z">
        <w:r>
          <w:t xml:space="preserve">[58]</w:t>
        </w:r>
      </w:ins>
      <w:ins w:id="29836" w:author="PR Preview" w:date="2026-01-01T00:00:00Z">
        <w:r>
          <w:t xml:space="preserve"> </w:t>
        </w:r>
      </w:ins>
      <w:ins w:id="29837" w:author="PR Preview" w:date="2026-01-01T00:00:00Z">
        <w:r>
          <w:t xml:space="preserve">	</w:t>
        </w:r>
      </w:ins>
      <w:ins w:id="29838" w:author="PR Preview" w:date="2026-01-01T00:00:00Z">
        <w:r>
          <w:t xml:space="preserve">Wikipedia contributors,</w:t>
        </w:r>
      </w:ins>
      <w:ins w:id="29839" w:author="PR Preview" w:date="2026-01-01T00:00:00Z">
        <w:r>
          <w:t xml:space="preserve"> </w:t>
        </w:r>
      </w:ins>
      <w:ins w:id="29840" w:author="PR Preview" w:date="2026-01-01T00:00:00Z">
        <w:r>
          <w:t xml:space="preserve">“Gram–schmidt process —</w:t>
        </w:r>
      </w:ins>
      <w:ins w:id="29841" w:author="PR Preview" w:date="2026-01-01T00:00:00Z">
        <w:r>
          <w:t xml:space="preserve"> </w:t>
        </w:r>
      </w:ins>
      <w:ins w:id="29842" w:author="PR Preview" w:date="2026-01-01T00:00:00Z">
        <w:r>
          <w:t xml:space="preserve">Wikipedia</w:t>
        </w:r>
      </w:ins>
      <w:ins w:id="29843" w:author="PR Preview" w:date="2026-01-01T00:00:00Z">
        <w:r>
          <w:t xml:space="preserve">,</w:t>
        </w:r>
      </w:ins>
      <w:ins w:id="29844" w:author="PR Preview" w:date="2026-01-01T00:00:00Z">
        <w:r>
          <w:t xml:space="preserve"> </w:t>
        </w:r>
      </w:ins>
      <w:ins w:id="29845" w:author="PR Preview" w:date="2026-01-01T00:00:00Z">
        <w:r>
          <w:t xml:space="preserve">the free encyclopedia.”</w:t>
        </w:r>
      </w:ins>
      <w:ins w:id="29846" w:author="PR Preview" w:date="2026-01-01T00:00:00Z">
        <w:r>
          <w:t xml:space="preserve"> </w:t>
        </w:r>
      </w:ins>
      <w:ins w:id="29847" w:author="PR Preview" w:date="2026-01-01T00:00:00Z">
        <w:r>
          <w:t xml:space="preserve">2026. Available:</w:t>
        </w:r>
      </w:ins>
      <w:ins w:id="29848" w:author="PR Preview" w:date="2026-01-01T00:00:00Z">
        <w:r>
          <w:t xml:space="preserve"> </w:t>
        </w:r>
      </w:ins>
      <w:hyperlink r:id="rId827">
        <w:ins w:id="29849" w:author="PR Preview" w:date="2026-01-01T00:00:00Z">
          <w:r>
            <w:rPr>
              <w:rStyle w:val="Hyperlink"/>
            </w:rPr>
            <w:t xml:space="preserve">https://en.wikipedia.org/wiki/Gram%E2%80%93Schmidt_process</w:t>
          </w:r>
        </w:ins>
      </w:hyperlink>
    </w:p>
    <w:bookmarkEnd w:id="828"/>
    <w:bookmarkStart w:id="830" w:name="ref-wikipedia_outer_product"/>
    <w:p>
      <w:pPr>
        <w:pStyle w:val="Bibliography"/>
      </w:pPr>
      <w:ins w:id="29850" w:author="PR Preview" w:date="2026-01-01T00:00:00Z">
        <w:r>
          <w:t xml:space="preserve">[59]</w:t>
        </w:r>
      </w:ins>
      <w:ins w:id="29851" w:author="PR Preview" w:date="2026-01-01T00:00:00Z">
        <w:r>
          <w:t xml:space="preserve"> </w:t>
        </w:r>
      </w:ins>
      <w:ins w:id="29852" w:author="PR Preview" w:date="2026-01-01T00:00:00Z">
        <w:r>
          <w:t xml:space="preserve">	</w:t>
        </w:r>
      </w:ins>
      <w:ins w:id="29853" w:author="PR Preview" w:date="2026-01-01T00:00:00Z">
        <w:r>
          <w:t xml:space="preserve">Wikipedia contributors,</w:t>
        </w:r>
      </w:ins>
      <w:ins w:id="29854" w:author="PR Preview" w:date="2026-01-01T00:00:00Z">
        <w:r>
          <w:t xml:space="preserve"> </w:t>
        </w:r>
      </w:ins>
      <w:ins w:id="29855" w:author="PR Preview" w:date="2026-01-01T00:00:00Z">
        <w:r>
          <w:t xml:space="preserve">“Outer product —</w:t>
        </w:r>
      </w:ins>
      <w:ins w:id="29856" w:author="PR Preview" w:date="2026-01-01T00:00:00Z">
        <w:r>
          <w:t xml:space="preserve"> </w:t>
        </w:r>
      </w:ins>
      <w:ins w:id="29857" w:author="PR Preview" w:date="2026-01-01T00:00:00Z">
        <w:r>
          <w:t xml:space="preserve">Wikipedia</w:t>
        </w:r>
      </w:ins>
      <w:ins w:id="29858" w:author="PR Preview" w:date="2026-01-01T00:00:00Z">
        <w:r>
          <w:t xml:space="preserve">,</w:t>
        </w:r>
      </w:ins>
      <w:ins w:id="29859" w:author="PR Preview" w:date="2026-01-01T00:00:00Z">
        <w:r>
          <w:t xml:space="preserve"> </w:t>
        </w:r>
      </w:ins>
      <w:ins w:id="29860" w:author="PR Preview" w:date="2026-01-01T00:00:00Z">
        <w:r>
          <w:t xml:space="preserve">the free encyclopedia.”</w:t>
        </w:r>
      </w:ins>
      <w:ins w:id="29861" w:author="PR Preview" w:date="2026-01-01T00:00:00Z">
        <w:r>
          <w:t xml:space="preserve"> </w:t>
        </w:r>
      </w:ins>
      <w:ins w:id="29862" w:author="PR Preview" w:date="2026-01-01T00:00:00Z">
        <w:r>
          <w:t xml:space="preserve">2026. Available:</w:t>
        </w:r>
      </w:ins>
      <w:ins w:id="29863" w:author="PR Preview" w:date="2026-01-01T00:00:00Z">
        <w:r>
          <w:t xml:space="preserve"> </w:t>
        </w:r>
      </w:ins>
      <w:hyperlink r:id="rId829">
        <w:ins w:id="29864" w:author="PR Preview" w:date="2026-01-01T00:00:00Z">
          <w:r>
            <w:rPr>
              <w:rStyle w:val="Hyperlink"/>
            </w:rPr>
            <w:t xml:space="preserve">https://en.wikipedia.org/wiki/Outer_product</w:t>
          </w:r>
        </w:ins>
      </w:hyperlink>
    </w:p>
    <w:bookmarkEnd w:id="830"/>
    <w:bookmarkStart w:id="832" w:name="ref-wikipedia_symmetric_matrix"/>
    <w:p>
      <w:pPr>
        <w:pStyle w:val="Bibliography"/>
      </w:pPr>
      <w:ins w:id="29865" w:author="PR Preview" w:date="2026-01-01T00:00:00Z">
        <w:r>
          <w:t xml:space="preserve">[60]</w:t>
        </w:r>
      </w:ins>
      <w:ins w:id="29866" w:author="PR Preview" w:date="2026-01-01T00:00:00Z">
        <w:r>
          <w:t xml:space="preserve"> </w:t>
        </w:r>
      </w:ins>
      <w:ins w:id="29867" w:author="PR Preview" w:date="2026-01-01T00:00:00Z">
        <w:r>
          <w:t xml:space="preserve">	</w:t>
        </w:r>
      </w:ins>
      <w:ins w:id="29868" w:author="PR Preview" w:date="2026-01-01T00:00:00Z">
        <w:r>
          <w:t xml:space="preserve">Wikipedia contributors,</w:t>
        </w:r>
      </w:ins>
      <w:ins w:id="29869" w:author="PR Preview" w:date="2026-01-01T00:00:00Z">
        <w:r>
          <w:t xml:space="preserve"> </w:t>
        </w:r>
      </w:ins>
      <w:ins w:id="29870" w:author="PR Preview" w:date="2026-01-01T00:00:00Z">
        <w:r>
          <w:t xml:space="preserve">“Symmetric matrix —</w:t>
        </w:r>
      </w:ins>
      <w:ins w:id="29871" w:author="PR Preview" w:date="2026-01-01T00:00:00Z">
        <w:r>
          <w:t xml:space="preserve"> </w:t>
        </w:r>
      </w:ins>
      <w:ins w:id="29872" w:author="PR Preview" w:date="2026-01-01T00:00:00Z">
        <w:r>
          <w:t xml:space="preserve">Wikipedia</w:t>
        </w:r>
      </w:ins>
      <w:ins w:id="29873" w:author="PR Preview" w:date="2026-01-01T00:00:00Z">
        <w:r>
          <w:t xml:space="preserve">,</w:t>
        </w:r>
      </w:ins>
      <w:ins w:id="29874" w:author="PR Preview" w:date="2026-01-01T00:00:00Z">
        <w:r>
          <w:t xml:space="preserve"> </w:t>
        </w:r>
      </w:ins>
      <w:ins w:id="29875" w:author="PR Preview" w:date="2026-01-01T00:00:00Z">
        <w:r>
          <w:t xml:space="preserve">the free encyclopedia.”</w:t>
        </w:r>
      </w:ins>
      <w:ins w:id="29876" w:author="PR Preview" w:date="2026-01-01T00:00:00Z">
        <w:r>
          <w:t xml:space="preserve"> </w:t>
        </w:r>
      </w:ins>
      <w:ins w:id="29877" w:author="PR Preview" w:date="2026-01-01T00:00:00Z">
        <w:r>
          <w:t xml:space="preserve">2026. Available:</w:t>
        </w:r>
      </w:ins>
      <w:ins w:id="29878" w:author="PR Preview" w:date="2026-01-01T00:00:00Z">
        <w:r>
          <w:t xml:space="preserve"> </w:t>
        </w:r>
      </w:ins>
      <w:hyperlink r:id="rId831">
        <w:ins w:id="29879" w:author="PR Preview" w:date="2026-01-01T00:00:00Z">
          <w:r>
            <w:rPr>
              <w:rStyle w:val="Hyperlink"/>
            </w:rPr>
            <w:t xml:space="preserve">https://en.wikipedia.org/wiki/Symmetric_matrix</w:t>
          </w:r>
        </w:ins>
      </w:hyperlink>
    </w:p>
    <w:bookmarkEnd w:id="832"/>
    <w:bookmarkStart w:id="834" w:name="ref-wikipedia_diagonal_matrix"/>
    <w:p>
      <w:pPr>
        <w:pStyle w:val="Bibliography"/>
      </w:pPr>
      <w:ins w:id="29880" w:author="PR Preview" w:date="2026-01-01T00:00:00Z">
        <w:r>
          <w:t xml:space="preserve">[61]</w:t>
        </w:r>
      </w:ins>
      <w:ins w:id="29881" w:author="PR Preview" w:date="2026-01-01T00:00:00Z">
        <w:r>
          <w:t xml:space="preserve"> </w:t>
        </w:r>
      </w:ins>
      <w:ins w:id="29882" w:author="PR Preview" w:date="2026-01-01T00:00:00Z">
        <w:r>
          <w:t xml:space="preserve">	</w:t>
        </w:r>
      </w:ins>
      <w:ins w:id="29883" w:author="PR Preview" w:date="2026-01-01T00:00:00Z">
        <w:r>
          <w:t xml:space="preserve">Wikipedia contributors,</w:t>
        </w:r>
      </w:ins>
      <w:ins w:id="29884" w:author="PR Preview" w:date="2026-01-01T00:00:00Z">
        <w:r>
          <w:t xml:space="preserve"> </w:t>
        </w:r>
      </w:ins>
      <w:ins w:id="29885" w:author="PR Preview" w:date="2026-01-01T00:00:00Z">
        <w:r>
          <w:t xml:space="preserve">“Diagonal matrix —</w:t>
        </w:r>
      </w:ins>
      <w:ins w:id="29886" w:author="PR Preview" w:date="2026-01-01T00:00:00Z">
        <w:r>
          <w:t xml:space="preserve"> </w:t>
        </w:r>
      </w:ins>
      <w:ins w:id="29887" w:author="PR Preview" w:date="2026-01-01T00:00:00Z">
        <w:r>
          <w:t xml:space="preserve">Wikipedia</w:t>
        </w:r>
      </w:ins>
      <w:ins w:id="29888" w:author="PR Preview" w:date="2026-01-01T00:00:00Z">
        <w:r>
          <w:t xml:space="preserve">,</w:t>
        </w:r>
      </w:ins>
      <w:ins w:id="29889" w:author="PR Preview" w:date="2026-01-01T00:00:00Z">
        <w:r>
          <w:t xml:space="preserve"> </w:t>
        </w:r>
      </w:ins>
      <w:ins w:id="29890" w:author="PR Preview" w:date="2026-01-01T00:00:00Z">
        <w:r>
          <w:t xml:space="preserve">the free encyclopedia.”</w:t>
        </w:r>
      </w:ins>
      <w:ins w:id="29891" w:author="PR Preview" w:date="2026-01-01T00:00:00Z">
        <w:r>
          <w:t xml:space="preserve"> </w:t>
        </w:r>
      </w:ins>
      <w:ins w:id="29892" w:author="PR Preview" w:date="2026-01-01T00:00:00Z">
        <w:r>
          <w:t xml:space="preserve">2026. Available:</w:t>
        </w:r>
      </w:ins>
      <w:ins w:id="29893" w:author="PR Preview" w:date="2026-01-01T00:00:00Z">
        <w:r>
          <w:t xml:space="preserve"> </w:t>
        </w:r>
      </w:ins>
      <w:hyperlink r:id="rId833">
        <w:ins w:id="29894" w:author="PR Preview" w:date="2026-01-01T00:00:00Z">
          <w:r>
            <w:rPr>
              <w:rStyle w:val="Hyperlink"/>
            </w:rPr>
            <w:t xml:space="preserve">https://en.wikipedia.org/wiki/Diagonal_matrix</w:t>
          </w:r>
        </w:ins>
      </w:hyperlink>
    </w:p>
    <w:bookmarkEnd w:id="834"/>
    <w:bookmarkStart w:id="836" w:name="ref-wikipedia_invertible_matrix"/>
    <w:p>
      <w:pPr>
        <w:pStyle w:val="Bibliography"/>
      </w:pPr>
      <w:ins w:id="29895" w:author="PR Preview" w:date="2026-01-01T00:00:00Z">
        <w:r>
          <w:t xml:space="preserve">[62]</w:t>
        </w:r>
      </w:ins>
      <w:ins w:id="29896" w:author="PR Preview" w:date="2026-01-01T00:00:00Z">
        <w:r>
          <w:t xml:space="preserve"> </w:t>
        </w:r>
      </w:ins>
      <w:ins w:id="29897" w:author="PR Preview" w:date="2026-01-01T00:00:00Z">
        <w:r>
          <w:t xml:space="preserve">	</w:t>
        </w:r>
      </w:ins>
      <w:ins w:id="29898" w:author="PR Preview" w:date="2026-01-01T00:00:00Z">
        <w:r>
          <w:t xml:space="preserve">Wikipedia contributors,</w:t>
        </w:r>
      </w:ins>
      <w:ins w:id="29899" w:author="PR Preview" w:date="2026-01-01T00:00:00Z">
        <w:r>
          <w:t xml:space="preserve"> </w:t>
        </w:r>
      </w:ins>
      <w:ins w:id="29900" w:author="PR Preview" w:date="2026-01-01T00:00:00Z">
        <w:r>
          <w:t xml:space="preserve">“Invertible matrix —</w:t>
        </w:r>
      </w:ins>
      <w:ins w:id="29901" w:author="PR Preview" w:date="2026-01-01T00:00:00Z">
        <w:r>
          <w:t xml:space="preserve"> </w:t>
        </w:r>
      </w:ins>
      <w:ins w:id="29902" w:author="PR Preview" w:date="2026-01-01T00:00:00Z">
        <w:r>
          <w:t xml:space="preserve">Wikipedia</w:t>
        </w:r>
      </w:ins>
      <w:ins w:id="29903" w:author="PR Preview" w:date="2026-01-01T00:00:00Z">
        <w:r>
          <w:t xml:space="preserve">,</w:t>
        </w:r>
      </w:ins>
      <w:ins w:id="29904" w:author="PR Preview" w:date="2026-01-01T00:00:00Z">
        <w:r>
          <w:t xml:space="preserve"> </w:t>
        </w:r>
      </w:ins>
      <w:ins w:id="29905" w:author="PR Preview" w:date="2026-01-01T00:00:00Z">
        <w:r>
          <w:t xml:space="preserve">the free encyclopedia.”</w:t>
        </w:r>
      </w:ins>
      <w:ins w:id="29906" w:author="PR Preview" w:date="2026-01-01T00:00:00Z">
        <w:r>
          <w:t xml:space="preserve"> </w:t>
        </w:r>
      </w:ins>
      <w:ins w:id="29907" w:author="PR Preview" w:date="2026-01-01T00:00:00Z">
        <w:r>
          <w:t xml:space="preserve">2026. Available:</w:t>
        </w:r>
      </w:ins>
      <w:ins w:id="29908" w:author="PR Preview" w:date="2026-01-01T00:00:00Z">
        <w:r>
          <w:t xml:space="preserve"> </w:t>
        </w:r>
      </w:ins>
      <w:hyperlink r:id="rId835">
        <w:ins w:id="29909" w:author="PR Preview" w:date="2026-01-01T00:00:00Z">
          <w:r>
            <w:rPr>
              <w:rStyle w:val="Hyperlink"/>
            </w:rPr>
            <w:t xml:space="preserve">https://en.wikipedia.org/wiki/Invertible_matrix</w:t>
          </w:r>
        </w:ins>
      </w:hyperlink>
    </w:p>
    <w:bookmarkEnd w:id="836"/>
    <w:bookmarkStart w:id="838" w:name="ref-wikipedia_idempotent_matrix"/>
    <w:p>
      <w:pPr>
        <w:pStyle w:val="Bibliography"/>
      </w:pPr>
      <w:ins w:id="29910" w:author="PR Preview" w:date="2026-01-01T00:00:00Z">
        <w:r>
          <w:t xml:space="preserve">[63]</w:t>
        </w:r>
      </w:ins>
      <w:ins w:id="29911" w:author="PR Preview" w:date="2026-01-01T00:00:00Z">
        <w:r>
          <w:t xml:space="preserve"> </w:t>
        </w:r>
      </w:ins>
      <w:ins w:id="29912" w:author="PR Preview" w:date="2026-01-01T00:00:00Z">
        <w:r>
          <w:t xml:space="preserve">	</w:t>
        </w:r>
      </w:ins>
      <w:ins w:id="29913" w:author="PR Preview" w:date="2026-01-01T00:00:00Z">
        <w:r>
          <w:t xml:space="preserve">Wikipedia contributors,</w:t>
        </w:r>
      </w:ins>
      <w:ins w:id="29914" w:author="PR Preview" w:date="2026-01-01T00:00:00Z">
        <w:r>
          <w:t xml:space="preserve"> </w:t>
        </w:r>
      </w:ins>
      <w:ins w:id="29915" w:author="PR Preview" w:date="2026-01-01T00:00:00Z">
        <w:r>
          <w:t xml:space="preserve">“Idempotent matrix —</w:t>
        </w:r>
      </w:ins>
      <w:ins w:id="29916" w:author="PR Preview" w:date="2026-01-01T00:00:00Z">
        <w:r>
          <w:t xml:space="preserve"> </w:t>
        </w:r>
      </w:ins>
      <w:ins w:id="29917" w:author="PR Preview" w:date="2026-01-01T00:00:00Z">
        <w:r>
          <w:t xml:space="preserve">Wikipedia</w:t>
        </w:r>
      </w:ins>
      <w:ins w:id="29918" w:author="PR Preview" w:date="2026-01-01T00:00:00Z">
        <w:r>
          <w:t xml:space="preserve">,</w:t>
        </w:r>
      </w:ins>
      <w:ins w:id="29919" w:author="PR Preview" w:date="2026-01-01T00:00:00Z">
        <w:r>
          <w:t xml:space="preserve"> </w:t>
        </w:r>
      </w:ins>
      <w:ins w:id="29920" w:author="PR Preview" w:date="2026-01-01T00:00:00Z">
        <w:r>
          <w:t xml:space="preserve">the free encyclopedia.”</w:t>
        </w:r>
      </w:ins>
      <w:ins w:id="29921" w:author="PR Preview" w:date="2026-01-01T00:00:00Z">
        <w:r>
          <w:t xml:space="preserve"> </w:t>
        </w:r>
      </w:ins>
      <w:ins w:id="29922" w:author="PR Preview" w:date="2026-01-01T00:00:00Z">
        <w:r>
          <w:t xml:space="preserve">2026. Available:</w:t>
        </w:r>
      </w:ins>
      <w:ins w:id="29923" w:author="PR Preview" w:date="2026-01-01T00:00:00Z">
        <w:r>
          <w:t xml:space="preserve"> </w:t>
        </w:r>
      </w:ins>
      <w:hyperlink r:id="rId837">
        <w:ins w:id="29924" w:author="PR Preview" w:date="2026-01-01T00:00:00Z">
          <w:r>
            <w:rPr>
              <w:rStyle w:val="Hyperlink"/>
            </w:rPr>
            <w:t xml:space="preserve">https://en.wikipedia.org/wiki/Idempotent_matrix</w:t>
          </w:r>
        </w:ins>
      </w:hyperlink>
    </w:p>
    <w:bookmarkEnd w:id="838"/>
    <w:bookmarkStart w:id="840" w:name="ref-wikipedia_orthogonal_matrix"/>
    <w:p>
      <w:pPr>
        <w:pStyle w:val="Bibliography"/>
      </w:pPr>
      <w:ins w:id="29925" w:author="PR Preview" w:date="2026-01-01T00:00:00Z">
        <w:r>
          <w:t xml:space="preserve">[64]</w:t>
        </w:r>
      </w:ins>
      <w:ins w:id="29926" w:author="PR Preview" w:date="2026-01-01T00:00:00Z">
        <w:r>
          <w:t xml:space="preserve"> </w:t>
        </w:r>
      </w:ins>
      <w:ins w:id="29927" w:author="PR Preview" w:date="2026-01-01T00:00:00Z">
        <w:r>
          <w:t xml:space="preserve">	</w:t>
        </w:r>
      </w:ins>
      <w:ins w:id="29928" w:author="PR Preview" w:date="2026-01-01T00:00:00Z">
        <w:r>
          <w:t xml:space="preserve">Wikipedia contributors,</w:t>
        </w:r>
      </w:ins>
      <w:ins w:id="29929" w:author="PR Preview" w:date="2026-01-01T00:00:00Z">
        <w:r>
          <w:t xml:space="preserve"> </w:t>
        </w:r>
      </w:ins>
      <w:ins w:id="29930" w:author="PR Preview" w:date="2026-01-01T00:00:00Z">
        <w:r>
          <w:t xml:space="preserve">“Orthogonal matrix —</w:t>
        </w:r>
      </w:ins>
      <w:ins w:id="29931" w:author="PR Preview" w:date="2026-01-01T00:00:00Z">
        <w:r>
          <w:t xml:space="preserve"> </w:t>
        </w:r>
      </w:ins>
      <w:ins w:id="29932" w:author="PR Preview" w:date="2026-01-01T00:00:00Z">
        <w:r>
          <w:t xml:space="preserve">Wikipedia</w:t>
        </w:r>
      </w:ins>
      <w:ins w:id="29933" w:author="PR Preview" w:date="2026-01-01T00:00:00Z">
        <w:r>
          <w:t xml:space="preserve">,</w:t>
        </w:r>
      </w:ins>
      <w:ins w:id="29934" w:author="PR Preview" w:date="2026-01-01T00:00:00Z">
        <w:r>
          <w:t xml:space="preserve"> </w:t>
        </w:r>
      </w:ins>
      <w:ins w:id="29935" w:author="PR Preview" w:date="2026-01-01T00:00:00Z">
        <w:r>
          <w:t xml:space="preserve">the free encyclopedia.”</w:t>
        </w:r>
      </w:ins>
      <w:ins w:id="29936" w:author="PR Preview" w:date="2026-01-01T00:00:00Z">
        <w:r>
          <w:t xml:space="preserve"> </w:t>
        </w:r>
      </w:ins>
      <w:ins w:id="29937" w:author="PR Preview" w:date="2026-01-01T00:00:00Z">
        <w:r>
          <w:t xml:space="preserve">2026. Available:</w:t>
        </w:r>
      </w:ins>
      <w:ins w:id="29938" w:author="PR Preview" w:date="2026-01-01T00:00:00Z">
        <w:r>
          <w:t xml:space="preserve"> </w:t>
        </w:r>
      </w:ins>
      <w:hyperlink r:id="rId839">
        <w:ins w:id="29939" w:author="PR Preview" w:date="2026-01-01T00:00:00Z">
          <w:r>
            <w:rPr>
              <w:rStyle w:val="Hyperlink"/>
            </w:rPr>
            <w:t xml:space="preserve">https://en.wikipedia.org/wiki/Orthogonal_matrix</w:t>
          </w:r>
        </w:ins>
      </w:hyperlink>
    </w:p>
    <w:bookmarkEnd w:id="840"/>
    <w:bookmarkStart w:id="842" w:name="ref-wikipedia_quadratic_form"/>
    <w:p>
      <w:pPr>
        <w:pStyle w:val="Bibliography"/>
      </w:pPr>
      <w:ins w:id="29940" w:author="PR Preview" w:date="2026-01-01T00:00:00Z">
        <w:r>
          <w:t xml:space="preserve">[65]</w:t>
        </w:r>
      </w:ins>
      <w:ins w:id="29941" w:author="PR Preview" w:date="2026-01-01T00:00:00Z">
        <w:r>
          <w:t xml:space="preserve"> </w:t>
        </w:r>
      </w:ins>
      <w:ins w:id="29942" w:author="PR Preview" w:date="2026-01-01T00:00:00Z">
        <w:r>
          <w:t xml:space="preserve">	</w:t>
        </w:r>
      </w:ins>
      <w:ins w:id="29943" w:author="PR Preview" w:date="2026-01-01T00:00:00Z">
        <w:r>
          <w:t xml:space="preserve">Wikipedia contributors,</w:t>
        </w:r>
      </w:ins>
      <w:ins w:id="29944" w:author="PR Preview" w:date="2026-01-01T00:00:00Z">
        <w:r>
          <w:t xml:space="preserve"> </w:t>
        </w:r>
      </w:ins>
      <w:ins w:id="29945" w:author="PR Preview" w:date="2026-01-01T00:00:00Z">
        <w:r>
          <w:t xml:space="preserve">“Quadratic form —</w:t>
        </w:r>
      </w:ins>
      <w:ins w:id="29946" w:author="PR Preview" w:date="2026-01-01T00:00:00Z">
        <w:r>
          <w:t xml:space="preserve"> </w:t>
        </w:r>
      </w:ins>
      <w:ins w:id="29947" w:author="PR Preview" w:date="2026-01-01T00:00:00Z">
        <w:r>
          <w:t xml:space="preserve">Wikipedia</w:t>
        </w:r>
      </w:ins>
      <w:ins w:id="29948" w:author="PR Preview" w:date="2026-01-01T00:00:00Z">
        <w:r>
          <w:t xml:space="preserve">,</w:t>
        </w:r>
      </w:ins>
      <w:ins w:id="29949" w:author="PR Preview" w:date="2026-01-01T00:00:00Z">
        <w:r>
          <w:t xml:space="preserve"> </w:t>
        </w:r>
      </w:ins>
      <w:ins w:id="29950" w:author="PR Preview" w:date="2026-01-01T00:00:00Z">
        <w:r>
          <w:t xml:space="preserve">the free encyclopedia.”</w:t>
        </w:r>
      </w:ins>
      <w:ins w:id="29951" w:author="PR Preview" w:date="2026-01-01T00:00:00Z">
        <w:r>
          <w:t xml:space="preserve"> </w:t>
        </w:r>
      </w:ins>
      <w:ins w:id="29952" w:author="PR Preview" w:date="2026-01-01T00:00:00Z">
        <w:r>
          <w:t xml:space="preserve">2026. Available:</w:t>
        </w:r>
      </w:ins>
      <w:ins w:id="29953" w:author="PR Preview" w:date="2026-01-01T00:00:00Z">
        <w:r>
          <w:t xml:space="preserve"> </w:t>
        </w:r>
      </w:ins>
      <w:hyperlink r:id="rId841">
        <w:ins w:id="29954" w:author="PR Preview" w:date="2026-01-01T00:00:00Z">
          <w:r>
            <w:rPr>
              <w:rStyle w:val="Hyperlink"/>
            </w:rPr>
            <w:t xml:space="preserve">https://en.wikipedia.org/wiki/Quadratic_form</w:t>
          </w:r>
        </w:ins>
      </w:hyperlink>
    </w:p>
    <w:bookmarkEnd w:id="842"/>
    <w:bookmarkStart w:id="844" w:name="ref-wikipedia_trace_linear_algebra"/>
    <w:p>
      <w:pPr>
        <w:pStyle w:val="Bibliography"/>
      </w:pPr>
      <w:ins w:id="29955" w:author="PR Preview" w:date="2026-01-01T00:00:00Z">
        <w:r>
          <w:t xml:space="preserve">[66]</w:t>
        </w:r>
      </w:ins>
      <w:ins w:id="29956" w:author="PR Preview" w:date="2026-01-01T00:00:00Z">
        <w:r>
          <w:t xml:space="preserve"> </w:t>
        </w:r>
      </w:ins>
      <w:ins w:id="29957" w:author="PR Preview" w:date="2026-01-01T00:00:00Z">
        <w:r>
          <w:t xml:space="preserve">	</w:t>
        </w:r>
      </w:ins>
      <w:ins w:id="29958" w:author="PR Preview" w:date="2026-01-01T00:00:00Z">
        <w:r>
          <w:t xml:space="preserve">Wikipedia contributors,</w:t>
        </w:r>
      </w:ins>
      <w:ins w:id="29959" w:author="PR Preview" w:date="2026-01-01T00:00:00Z">
        <w:r>
          <w:t xml:space="preserve"> </w:t>
        </w:r>
      </w:ins>
      <w:ins w:id="29960" w:author="PR Preview" w:date="2026-01-01T00:00:00Z">
        <w:r>
          <w:t xml:space="preserve">“Trace (linear algebra) —</w:t>
        </w:r>
      </w:ins>
      <w:ins w:id="29961" w:author="PR Preview" w:date="2026-01-01T00:00:00Z">
        <w:r>
          <w:t xml:space="preserve"> </w:t>
        </w:r>
      </w:ins>
      <w:ins w:id="29962" w:author="PR Preview" w:date="2026-01-01T00:00:00Z">
        <w:r>
          <w:t xml:space="preserve">Wikipedia</w:t>
        </w:r>
      </w:ins>
      <w:ins w:id="29963" w:author="PR Preview" w:date="2026-01-01T00:00:00Z">
        <w:r>
          <w:t xml:space="preserve">,</w:t>
        </w:r>
      </w:ins>
      <w:ins w:id="29964" w:author="PR Preview" w:date="2026-01-01T00:00:00Z">
        <w:r>
          <w:t xml:space="preserve"> </w:t>
        </w:r>
      </w:ins>
      <w:ins w:id="29965" w:author="PR Preview" w:date="2026-01-01T00:00:00Z">
        <w:r>
          <w:t xml:space="preserve">the free encyclopedia.”</w:t>
        </w:r>
      </w:ins>
      <w:ins w:id="29966" w:author="PR Preview" w:date="2026-01-01T00:00:00Z">
        <w:r>
          <w:t xml:space="preserve"> </w:t>
        </w:r>
      </w:ins>
      <w:ins w:id="29967" w:author="PR Preview" w:date="2026-01-01T00:00:00Z">
        <w:r>
          <w:t xml:space="preserve">2026. Available:</w:t>
        </w:r>
      </w:ins>
      <w:ins w:id="29968" w:author="PR Preview" w:date="2026-01-01T00:00:00Z">
        <w:r>
          <w:t xml:space="preserve"> </w:t>
        </w:r>
      </w:ins>
      <w:hyperlink r:id="rId843">
        <w:ins w:id="29969" w:author="PR Preview" w:date="2026-01-01T00:00:00Z">
          <w:r>
            <w:rPr>
              <w:rStyle w:val="Hyperlink"/>
            </w:rPr>
            <w:t xml:space="preserve">https://en.wikipedia.org/wiki/Trace_(linear_algebra)</w:t>
          </w:r>
        </w:ins>
      </w:hyperlink>
    </w:p>
    <w:bookmarkEnd w:id="844"/>
    <w:bookmarkStart w:id="846" w:name="ref-wikipedia_frobenius_norm"/>
    <w:p>
      <w:pPr>
        <w:pStyle w:val="Bibliography"/>
      </w:pPr>
      <w:ins w:id="29970" w:author="PR Preview" w:date="2026-01-01T00:00:00Z">
        <w:r>
          <w:t xml:space="preserve">[67]</w:t>
        </w:r>
      </w:ins>
      <w:ins w:id="29971" w:author="PR Preview" w:date="2026-01-01T00:00:00Z">
        <w:r>
          <w:t xml:space="preserve"> </w:t>
        </w:r>
      </w:ins>
      <w:ins w:id="29972" w:author="PR Preview" w:date="2026-01-01T00:00:00Z">
        <w:r>
          <w:t xml:space="preserve">	</w:t>
        </w:r>
      </w:ins>
      <w:ins w:id="29973" w:author="PR Preview" w:date="2026-01-01T00:00:00Z">
        <w:r>
          <w:t xml:space="preserve">Wikipedia contributors,</w:t>
        </w:r>
      </w:ins>
      <w:ins w:id="29974" w:author="PR Preview" w:date="2026-01-01T00:00:00Z">
        <w:r>
          <w:t xml:space="preserve"> </w:t>
        </w:r>
      </w:ins>
      <w:ins w:id="29975" w:author="PR Preview" w:date="2026-01-01T00:00:00Z">
        <w:r>
          <w:t xml:space="preserve">“Frobenius norm —</w:t>
        </w:r>
      </w:ins>
      <w:ins w:id="29976" w:author="PR Preview" w:date="2026-01-01T00:00:00Z">
        <w:r>
          <w:t xml:space="preserve"> </w:t>
        </w:r>
      </w:ins>
      <w:ins w:id="29977" w:author="PR Preview" w:date="2026-01-01T00:00:00Z">
        <w:r>
          <w:t xml:space="preserve">Wikipedia</w:t>
        </w:r>
      </w:ins>
      <w:ins w:id="29978" w:author="PR Preview" w:date="2026-01-01T00:00:00Z">
        <w:r>
          <w:t xml:space="preserve">,</w:t>
        </w:r>
      </w:ins>
      <w:ins w:id="29979" w:author="PR Preview" w:date="2026-01-01T00:00:00Z">
        <w:r>
          <w:t xml:space="preserve"> </w:t>
        </w:r>
      </w:ins>
      <w:ins w:id="29980" w:author="PR Preview" w:date="2026-01-01T00:00:00Z">
        <w:r>
          <w:t xml:space="preserve">the free encyclopedia.”</w:t>
        </w:r>
      </w:ins>
      <w:ins w:id="29981" w:author="PR Preview" w:date="2026-01-01T00:00:00Z">
        <w:r>
          <w:t xml:space="preserve"> </w:t>
        </w:r>
      </w:ins>
      <w:ins w:id="29982" w:author="PR Preview" w:date="2026-01-01T00:00:00Z">
        <w:r>
          <w:t xml:space="preserve">2026. Available:</w:t>
        </w:r>
      </w:ins>
      <w:ins w:id="29983" w:author="PR Preview" w:date="2026-01-01T00:00:00Z">
        <w:r>
          <w:t xml:space="preserve"> </w:t>
        </w:r>
      </w:ins>
      <w:hyperlink r:id="rId845">
        <w:ins w:id="29984" w:author="PR Preview" w:date="2026-01-01T00:00:00Z">
          <w:r>
            <w:rPr>
              <w:rStyle w:val="Hyperlink"/>
            </w:rPr>
            <w:t xml:space="preserve">https://en.wikipedia.org/wiki/Frobenius_norm</w:t>
          </w:r>
        </w:ins>
      </w:hyperlink>
    </w:p>
    <w:bookmarkEnd w:id="846"/>
    <w:bookmarkStart w:id="848" w:name="Xb43b527953f0eee3a44673cae4da74733136085"/>
    <w:p>
      <w:pPr>
        <w:pStyle w:val="Bibliography"/>
      </w:pPr>
      <w:ins w:id="29985" w:author="PR Preview" w:date="2026-01-01T00:00:00Z">
        <w:r>
          <w:t xml:space="preserve">[68]</w:t>
        </w:r>
      </w:ins>
      <w:ins w:id="29986" w:author="PR Preview" w:date="2026-01-01T00:00:00Z">
        <w:r>
          <w:t xml:space="preserve"> </w:t>
        </w:r>
      </w:ins>
      <w:ins w:id="29987" w:author="PR Preview" w:date="2026-01-01T00:00:00Z">
        <w:r>
          <w:t xml:space="preserve">	</w:t>
        </w:r>
      </w:ins>
      <w:ins w:id="29988" w:author="PR Preview" w:date="2026-01-01T00:00:00Z">
        <w:r>
          <w:t xml:space="preserve">Wikipedia contributors,</w:t>
        </w:r>
      </w:ins>
      <w:ins w:id="29989" w:author="PR Preview" w:date="2026-01-01T00:00:00Z">
        <w:r>
          <w:t xml:space="preserve"> </w:t>
        </w:r>
      </w:ins>
      <w:ins w:id="29990" w:author="PR Preview" w:date="2026-01-01T00:00:00Z">
        <w:r>
          <w:t xml:space="preserve">“Eigendecomposition of a matrix —</w:t>
        </w:r>
      </w:ins>
      <w:ins w:id="29991" w:author="PR Preview" w:date="2026-01-01T00:00:00Z">
        <w:r>
          <w:t xml:space="preserve"> </w:t>
        </w:r>
      </w:ins>
      <w:ins w:id="29992" w:author="PR Preview" w:date="2026-01-01T00:00:00Z">
        <w:r>
          <w:t xml:space="preserve">Wikipedia</w:t>
        </w:r>
      </w:ins>
      <w:ins w:id="29993" w:author="PR Preview" w:date="2026-01-01T00:00:00Z">
        <w:r>
          <w:t xml:space="preserve">,</w:t>
        </w:r>
      </w:ins>
      <w:ins w:id="29994" w:author="PR Preview" w:date="2026-01-01T00:00:00Z">
        <w:r>
          <w:t xml:space="preserve"> </w:t>
        </w:r>
      </w:ins>
      <w:ins w:id="29995" w:author="PR Preview" w:date="2026-01-01T00:00:00Z">
        <w:r>
          <w:t xml:space="preserve">the free encyclopedia.”</w:t>
        </w:r>
      </w:ins>
      <w:ins w:id="29996" w:author="PR Preview" w:date="2026-01-01T00:00:00Z">
        <w:r>
          <w:t xml:space="preserve"> </w:t>
        </w:r>
      </w:ins>
      <w:ins w:id="29997" w:author="PR Preview" w:date="2026-01-01T00:00:00Z">
        <w:r>
          <w:t xml:space="preserve">2026. Available:</w:t>
        </w:r>
      </w:ins>
      <w:ins w:id="29998" w:author="PR Preview" w:date="2026-01-01T00:00:00Z">
        <w:r>
          <w:t xml:space="preserve"> </w:t>
        </w:r>
      </w:ins>
      <w:hyperlink r:id="rId847">
        <w:ins w:id="29999" w:author="PR Preview" w:date="2026-01-01T00:00:00Z">
          <w:r>
            <w:rPr>
              <w:rStyle w:val="Hyperlink"/>
            </w:rPr>
            <w:t xml:space="preserve">https://en.wikipedia.org/wiki/Eigendecomposition_of_a_matrix</w:t>
          </w:r>
        </w:ins>
      </w:hyperlink>
    </w:p>
    <w:bookmarkEnd w:id="848"/>
    <w:bookmarkStart w:id="850" w:name="X3fcaea5f0d39c316e8eba753e3f1acffa30cc5e"/>
    <w:p>
      <w:pPr>
        <w:pStyle w:val="Bibliography"/>
      </w:pPr>
      <w:ins w:id="30000" w:author="PR Preview" w:date="2026-01-01T00:00:00Z">
        <w:r>
          <w:t xml:space="preserve">[69]</w:t>
        </w:r>
      </w:ins>
      <w:ins w:id="30001" w:author="PR Preview" w:date="2026-01-01T00:00:00Z">
        <w:r>
          <w:t xml:space="preserve"> </w:t>
        </w:r>
      </w:ins>
      <w:ins w:id="30002" w:author="PR Preview" w:date="2026-01-01T00:00:00Z">
        <w:r>
          <w:t xml:space="preserve">	</w:t>
        </w:r>
      </w:ins>
      <w:ins w:id="30003" w:author="PR Preview" w:date="2026-01-01T00:00:00Z">
        <w:r>
          <w:t xml:space="preserve">Wikipedia contributors,</w:t>
        </w:r>
      </w:ins>
      <w:ins w:id="30004" w:author="PR Preview" w:date="2026-01-01T00:00:00Z">
        <w:r>
          <w:t xml:space="preserve"> </w:t>
        </w:r>
      </w:ins>
      <w:ins w:id="30005" w:author="PR Preview" w:date="2026-01-01T00:00:00Z">
        <w:r>
          <w:t xml:space="preserve">“Singular value decomposition —</w:t>
        </w:r>
      </w:ins>
      <w:ins w:id="30006" w:author="PR Preview" w:date="2026-01-01T00:00:00Z">
        <w:r>
          <w:t xml:space="preserve"> </w:t>
        </w:r>
      </w:ins>
      <w:ins w:id="30007" w:author="PR Preview" w:date="2026-01-01T00:00:00Z">
        <w:r>
          <w:t xml:space="preserve">Wikipedia</w:t>
        </w:r>
      </w:ins>
      <w:ins w:id="30008" w:author="PR Preview" w:date="2026-01-01T00:00:00Z">
        <w:r>
          <w:t xml:space="preserve">,</w:t>
        </w:r>
      </w:ins>
      <w:ins w:id="30009" w:author="PR Preview" w:date="2026-01-01T00:00:00Z">
        <w:r>
          <w:t xml:space="preserve"> </w:t>
        </w:r>
      </w:ins>
      <w:ins w:id="30010" w:author="PR Preview" w:date="2026-01-01T00:00:00Z">
        <w:r>
          <w:t xml:space="preserve">the free encyclopedia.”</w:t>
        </w:r>
      </w:ins>
      <w:ins w:id="30011" w:author="PR Preview" w:date="2026-01-01T00:00:00Z">
        <w:r>
          <w:t xml:space="preserve"> </w:t>
        </w:r>
      </w:ins>
      <w:ins w:id="30012" w:author="PR Preview" w:date="2026-01-01T00:00:00Z">
        <w:r>
          <w:t xml:space="preserve">2026. Available:</w:t>
        </w:r>
      </w:ins>
      <w:ins w:id="30013" w:author="PR Preview" w:date="2026-01-01T00:00:00Z">
        <w:r>
          <w:t xml:space="preserve"> </w:t>
        </w:r>
      </w:ins>
      <w:hyperlink r:id="rId849">
        <w:ins w:id="30014" w:author="PR Preview" w:date="2026-01-01T00:00:00Z">
          <w:r>
            <w:rPr>
              <w:rStyle w:val="Hyperlink"/>
            </w:rPr>
            <w:t xml:space="preserve">https://en.wikipedia.org/wiki/Singular_value_decomposition</w:t>
          </w:r>
        </w:ins>
      </w:hyperlink>
    </w:p>
    <w:bookmarkEnd w:id="850"/>
    <w:bookmarkStart w:id="852" w:name="ref-wikipedia_definite_matrix"/>
    <w:p>
      <w:pPr>
        <w:pStyle w:val="Bibliography"/>
      </w:pPr>
      <w:ins w:id="30015" w:author="PR Preview" w:date="2026-01-01T00:00:00Z">
        <w:r>
          <w:t xml:space="preserve">[70]</w:t>
        </w:r>
      </w:ins>
      <w:ins w:id="30016" w:author="PR Preview" w:date="2026-01-01T00:00:00Z">
        <w:r>
          <w:t xml:space="preserve"> </w:t>
        </w:r>
      </w:ins>
      <w:ins w:id="30017" w:author="PR Preview" w:date="2026-01-01T00:00:00Z">
        <w:r>
          <w:t xml:space="preserve">	</w:t>
        </w:r>
      </w:ins>
      <w:ins w:id="30018" w:author="PR Preview" w:date="2026-01-01T00:00:00Z">
        <w:r>
          <w:t xml:space="preserve">Wikipedia contributors,</w:t>
        </w:r>
      </w:ins>
      <w:ins w:id="30019" w:author="PR Preview" w:date="2026-01-01T00:00:00Z">
        <w:r>
          <w:t xml:space="preserve"> </w:t>
        </w:r>
      </w:ins>
      <w:ins w:id="30020" w:author="PR Preview" w:date="2026-01-01T00:00:00Z">
        <w:r>
          <w:t xml:space="preserve">“Definite matrix —</w:t>
        </w:r>
      </w:ins>
      <w:ins w:id="30021" w:author="PR Preview" w:date="2026-01-01T00:00:00Z">
        <w:r>
          <w:t xml:space="preserve"> </w:t>
        </w:r>
      </w:ins>
      <w:ins w:id="30022" w:author="PR Preview" w:date="2026-01-01T00:00:00Z">
        <w:r>
          <w:t xml:space="preserve">Wikipedia</w:t>
        </w:r>
      </w:ins>
      <w:ins w:id="30023" w:author="PR Preview" w:date="2026-01-01T00:00:00Z">
        <w:r>
          <w:t xml:space="preserve">,</w:t>
        </w:r>
      </w:ins>
      <w:ins w:id="30024" w:author="PR Preview" w:date="2026-01-01T00:00:00Z">
        <w:r>
          <w:t xml:space="preserve"> </w:t>
        </w:r>
      </w:ins>
      <w:ins w:id="30025" w:author="PR Preview" w:date="2026-01-01T00:00:00Z">
        <w:r>
          <w:t xml:space="preserve">the free encyclopedia.”</w:t>
        </w:r>
      </w:ins>
      <w:ins w:id="30026" w:author="PR Preview" w:date="2026-01-01T00:00:00Z">
        <w:r>
          <w:t xml:space="preserve"> </w:t>
        </w:r>
      </w:ins>
      <w:ins w:id="30027" w:author="PR Preview" w:date="2026-01-01T00:00:00Z">
        <w:r>
          <w:t xml:space="preserve">2026. Available:</w:t>
        </w:r>
      </w:ins>
      <w:ins w:id="30028" w:author="PR Preview" w:date="2026-01-01T00:00:00Z">
        <w:r>
          <w:t xml:space="preserve"> </w:t>
        </w:r>
      </w:ins>
      <w:hyperlink r:id="rId851">
        <w:ins w:id="30029" w:author="PR Preview" w:date="2026-01-01T00:00:00Z">
          <w:r>
            <w:rPr>
              <w:rStyle w:val="Hyperlink"/>
            </w:rPr>
            <w:t xml:space="preserve">https://en.wikipedia.org/wiki/Definite_matrix</w:t>
          </w:r>
        </w:ins>
      </w:hyperlink>
    </w:p>
    <w:bookmarkEnd w:id="852"/>
    <w:bookmarkStart w:id="854" w:name="ref-wikipedia_paraboloid"/>
    <w:p>
      <w:pPr>
        <w:pStyle w:val="Bibliography"/>
      </w:pPr>
      <w:ins w:id="30030" w:author="PR Preview" w:date="2026-01-01T00:00:00Z">
        <w:r>
          <w:t xml:space="preserve">[71]</w:t>
        </w:r>
      </w:ins>
      <w:ins w:id="30031" w:author="PR Preview" w:date="2026-01-01T00:00:00Z">
        <w:r>
          <w:t xml:space="preserve"> </w:t>
        </w:r>
      </w:ins>
      <w:ins w:id="30032" w:author="PR Preview" w:date="2026-01-01T00:00:00Z">
        <w:r>
          <w:t xml:space="preserve">	</w:t>
        </w:r>
      </w:ins>
      <w:ins w:id="30033" w:author="PR Preview" w:date="2026-01-01T00:00:00Z">
        <w:r>
          <w:t xml:space="preserve">Wikipedia contributors,</w:t>
        </w:r>
      </w:ins>
      <w:ins w:id="30034" w:author="PR Preview" w:date="2026-01-01T00:00:00Z">
        <w:r>
          <w:t xml:space="preserve"> </w:t>
        </w:r>
      </w:ins>
      <w:ins w:id="30035" w:author="PR Preview" w:date="2026-01-01T00:00:00Z">
        <w:r>
          <w:t xml:space="preserve">“Paraboloid —</w:t>
        </w:r>
      </w:ins>
      <w:ins w:id="30036" w:author="PR Preview" w:date="2026-01-01T00:00:00Z">
        <w:r>
          <w:t xml:space="preserve"> </w:t>
        </w:r>
      </w:ins>
      <w:ins w:id="30037" w:author="PR Preview" w:date="2026-01-01T00:00:00Z">
        <w:r>
          <w:t xml:space="preserve">Wikipedia</w:t>
        </w:r>
      </w:ins>
      <w:ins w:id="30038" w:author="PR Preview" w:date="2026-01-01T00:00:00Z">
        <w:r>
          <w:t xml:space="preserve">,</w:t>
        </w:r>
      </w:ins>
      <w:ins w:id="30039" w:author="PR Preview" w:date="2026-01-01T00:00:00Z">
        <w:r>
          <w:t xml:space="preserve"> </w:t>
        </w:r>
      </w:ins>
      <w:ins w:id="30040" w:author="PR Preview" w:date="2026-01-01T00:00:00Z">
        <w:r>
          <w:t xml:space="preserve">the free encyclopedia.”</w:t>
        </w:r>
      </w:ins>
      <w:ins w:id="30041" w:author="PR Preview" w:date="2026-01-01T00:00:00Z">
        <w:r>
          <w:t xml:space="preserve"> </w:t>
        </w:r>
      </w:ins>
      <w:ins w:id="30042" w:author="PR Preview" w:date="2026-01-01T00:00:00Z">
        <w:r>
          <w:t xml:space="preserve">2026. Available:</w:t>
        </w:r>
      </w:ins>
      <w:ins w:id="30043" w:author="PR Preview" w:date="2026-01-01T00:00:00Z">
        <w:r>
          <w:t xml:space="preserve"> </w:t>
        </w:r>
      </w:ins>
      <w:hyperlink r:id="rId853">
        <w:ins w:id="30044" w:author="PR Preview" w:date="2026-01-01T00:00:00Z">
          <w:r>
            <w:rPr>
              <w:rStyle w:val="Hyperlink"/>
            </w:rPr>
            <w:t xml:space="preserve">https://en.wikipedia.org/wiki/Paraboloid</w:t>
          </w:r>
        </w:ins>
      </w:hyperlink>
    </w:p>
    <w:bookmarkEnd w:id="854"/>
    <w:bookmarkStart w:id="856" w:name="ref-wikipedia_determinant"/>
    <w:p>
      <w:pPr>
        <w:pStyle w:val="Bibliography"/>
      </w:pPr>
      <w:ins w:id="30045" w:author="PR Preview" w:date="2026-01-01T00:00:00Z">
        <w:r>
          <w:t xml:space="preserve">[72]</w:t>
        </w:r>
      </w:ins>
      <w:ins w:id="30046" w:author="PR Preview" w:date="2026-01-01T00:00:00Z">
        <w:r>
          <w:t xml:space="preserve"> </w:t>
        </w:r>
      </w:ins>
      <w:ins w:id="30047" w:author="PR Preview" w:date="2026-01-01T00:00:00Z">
        <w:r>
          <w:t xml:space="preserve">	</w:t>
        </w:r>
      </w:ins>
      <w:ins w:id="30048" w:author="PR Preview" w:date="2026-01-01T00:00:00Z">
        <w:r>
          <w:t xml:space="preserve">Wikipedia contributors,</w:t>
        </w:r>
      </w:ins>
      <w:ins w:id="30049" w:author="PR Preview" w:date="2026-01-01T00:00:00Z">
        <w:r>
          <w:t xml:space="preserve"> </w:t>
        </w:r>
      </w:ins>
      <w:ins w:id="30050" w:author="PR Preview" w:date="2026-01-01T00:00:00Z">
        <w:r>
          <w:t xml:space="preserve">“Determinant —</w:t>
        </w:r>
      </w:ins>
      <w:ins w:id="30051" w:author="PR Preview" w:date="2026-01-01T00:00:00Z">
        <w:r>
          <w:t xml:space="preserve"> </w:t>
        </w:r>
      </w:ins>
      <w:ins w:id="30052" w:author="PR Preview" w:date="2026-01-01T00:00:00Z">
        <w:r>
          <w:t xml:space="preserve">Wikipedia</w:t>
        </w:r>
      </w:ins>
      <w:ins w:id="30053" w:author="PR Preview" w:date="2026-01-01T00:00:00Z">
        <w:r>
          <w:t xml:space="preserve">,</w:t>
        </w:r>
      </w:ins>
      <w:ins w:id="30054" w:author="PR Preview" w:date="2026-01-01T00:00:00Z">
        <w:r>
          <w:t xml:space="preserve"> </w:t>
        </w:r>
      </w:ins>
      <w:ins w:id="30055" w:author="PR Preview" w:date="2026-01-01T00:00:00Z">
        <w:r>
          <w:t xml:space="preserve">the free encyclopedia.”</w:t>
        </w:r>
      </w:ins>
      <w:ins w:id="30056" w:author="PR Preview" w:date="2026-01-01T00:00:00Z">
        <w:r>
          <w:t xml:space="preserve"> </w:t>
        </w:r>
      </w:ins>
      <w:ins w:id="30057" w:author="PR Preview" w:date="2026-01-01T00:00:00Z">
        <w:r>
          <w:t xml:space="preserve">2026. Available:</w:t>
        </w:r>
      </w:ins>
      <w:ins w:id="30058" w:author="PR Preview" w:date="2026-01-01T00:00:00Z">
        <w:r>
          <w:t xml:space="preserve"> </w:t>
        </w:r>
      </w:ins>
      <w:hyperlink r:id="rId855">
        <w:ins w:id="30059" w:author="PR Preview" w:date="2026-01-01T00:00:00Z">
          <w:r>
            <w:rPr>
              <w:rStyle w:val="Hyperlink"/>
            </w:rPr>
            <w:t xml:space="preserve">https://en.wikipedia.org/wiki/Determinant</w:t>
          </w:r>
        </w:ins>
      </w:hyperlink>
    </w:p>
    <w:bookmarkEnd w:id="856"/>
    <w:bookmarkStart w:id="858" w:name="ref-wikipedia_design_matrix"/>
    <w:p>
      <w:pPr>
        <w:pStyle w:val="Bibliography"/>
      </w:pPr>
      <w:ins w:id="30060" w:author="PR Preview" w:date="2026-01-01T00:00:00Z">
        <w:r>
          <w:t xml:space="preserve">[73]</w:t>
        </w:r>
      </w:ins>
      <w:ins w:id="30061" w:author="PR Preview" w:date="2026-01-01T00:00:00Z">
        <w:r>
          <w:t xml:space="preserve"> </w:t>
        </w:r>
      </w:ins>
      <w:ins w:id="30062" w:author="PR Preview" w:date="2026-01-01T00:00:00Z">
        <w:r>
          <w:t xml:space="preserve">	</w:t>
        </w:r>
      </w:ins>
      <w:ins w:id="30063" w:author="PR Preview" w:date="2026-01-01T00:00:00Z">
        <w:r>
          <w:t xml:space="preserve">Wikipedia contributors,</w:t>
        </w:r>
      </w:ins>
      <w:ins w:id="30064" w:author="PR Preview" w:date="2026-01-01T00:00:00Z">
        <w:r>
          <w:t xml:space="preserve"> </w:t>
        </w:r>
      </w:ins>
      <w:ins w:id="30065" w:author="PR Preview" w:date="2026-01-01T00:00:00Z">
        <w:r>
          <w:t xml:space="preserve">“Design matrix —</w:t>
        </w:r>
      </w:ins>
      <w:ins w:id="30066" w:author="PR Preview" w:date="2026-01-01T00:00:00Z">
        <w:r>
          <w:t xml:space="preserve"> </w:t>
        </w:r>
      </w:ins>
      <w:ins w:id="30067" w:author="PR Preview" w:date="2026-01-01T00:00:00Z">
        <w:r>
          <w:t xml:space="preserve">Wikipedia</w:t>
        </w:r>
      </w:ins>
      <w:ins w:id="30068" w:author="PR Preview" w:date="2026-01-01T00:00:00Z">
        <w:r>
          <w:t xml:space="preserve">,</w:t>
        </w:r>
      </w:ins>
      <w:ins w:id="30069" w:author="PR Preview" w:date="2026-01-01T00:00:00Z">
        <w:r>
          <w:t xml:space="preserve"> </w:t>
        </w:r>
      </w:ins>
      <w:ins w:id="30070" w:author="PR Preview" w:date="2026-01-01T00:00:00Z">
        <w:r>
          <w:t xml:space="preserve">the free encyclopedia.”</w:t>
        </w:r>
      </w:ins>
      <w:ins w:id="30071" w:author="PR Preview" w:date="2026-01-01T00:00:00Z">
        <w:r>
          <w:t xml:space="preserve"> </w:t>
        </w:r>
      </w:ins>
      <w:ins w:id="30072" w:author="PR Preview" w:date="2026-01-01T00:00:00Z">
        <w:r>
          <w:t xml:space="preserve">2026. Available:</w:t>
        </w:r>
      </w:ins>
      <w:ins w:id="30073" w:author="PR Preview" w:date="2026-01-01T00:00:00Z">
        <w:r>
          <w:t xml:space="preserve"> </w:t>
        </w:r>
      </w:ins>
      <w:hyperlink r:id="rId857">
        <w:ins w:id="30074" w:author="PR Preview" w:date="2026-01-01T00:00:00Z">
          <w:r>
            <w:rPr>
              <w:rStyle w:val="Hyperlink"/>
            </w:rPr>
            <w:t xml:space="preserve">https://en.wikipedia.org/wiki/Design_matrix</w:t>
          </w:r>
        </w:ins>
      </w:hyperlink>
    </w:p>
    <w:bookmarkEnd w:id="858"/>
    <w:bookmarkStart w:id="860" w:name="ref-wikipedia_projection_matrix"/>
    <w:p>
      <w:pPr>
        <w:pStyle w:val="Bibliography"/>
      </w:pPr>
      <w:ins w:id="30075" w:author="PR Preview" w:date="2026-01-01T00:00:00Z">
        <w:r>
          <w:t xml:space="preserve">[74]</w:t>
        </w:r>
      </w:ins>
      <w:ins w:id="30076" w:author="PR Preview" w:date="2026-01-01T00:00:00Z">
        <w:r>
          <w:t xml:space="preserve"> </w:t>
        </w:r>
      </w:ins>
      <w:ins w:id="30077" w:author="PR Preview" w:date="2026-01-01T00:00:00Z">
        <w:r>
          <w:t xml:space="preserve">	</w:t>
        </w:r>
      </w:ins>
      <w:ins w:id="30078" w:author="PR Preview" w:date="2026-01-01T00:00:00Z">
        <w:r>
          <w:t xml:space="preserve">Wikipedia contributors,</w:t>
        </w:r>
      </w:ins>
      <w:ins w:id="30079" w:author="PR Preview" w:date="2026-01-01T00:00:00Z">
        <w:r>
          <w:t xml:space="preserve"> </w:t>
        </w:r>
      </w:ins>
      <w:ins w:id="30080" w:author="PR Preview" w:date="2026-01-01T00:00:00Z">
        <w:r>
          <w:t xml:space="preserve">“Projection matrix —</w:t>
        </w:r>
      </w:ins>
      <w:ins w:id="30081" w:author="PR Preview" w:date="2026-01-01T00:00:00Z">
        <w:r>
          <w:t xml:space="preserve"> </w:t>
        </w:r>
      </w:ins>
      <w:ins w:id="30082" w:author="PR Preview" w:date="2026-01-01T00:00:00Z">
        <w:r>
          <w:t xml:space="preserve">Wikipedia</w:t>
        </w:r>
      </w:ins>
      <w:ins w:id="30083" w:author="PR Preview" w:date="2026-01-01T00:00:00Z">
        <w:r>
          <w:t xml:space="preserve">,</w:t>
        </w:r>
      </w:ins>
      <w:ins w:id="30084" w:author="PR Preview" w:date="2026-01-01T00:00:00Z">
        <w:r>
          <w:t xml:space="preserve"> </w:t>
        </w:r>
      </w:ins>
      <w:ins w:id="30085" w:author="PR Preview" w:date="2026-01-01T00:00:00Z">
        <w:r>
          <w:t xml:space="preserve">the free encyclopedia.”</w:t>
        </w:r>
      </w:ins>
      <w:ins w:id="30086" w:author="PR Preview" w:date="2026-01-01T00:00:00Z">
        <w:r>
          <w:t xml:space="preserve"> </w:t>
        </w:r>
      </w:ins>
      <w:ins w:id="30087" w:author="PR Preview" w:date="2026-01-01T00:00:00Z">
        <w:r>
          <w:t xml:space="preserve">2026. Available:</w:t>
        </w:r>
      </w:ins>
      <w:ins w:id="30088" w:author="PR Preview" w:date="2026-01-01T00:00:00Z">
        <w:r>
          <w:t xml:space="preserve"> </w:t>
        </w:r>
      </w:ins>
      <w:hyperlink r:id="rId859">
        <w:ins w:id="30089" w:author="PR Preview" w:date="2026-01-01T00:00:00Z">
          <w:r>
            <w:rPr>
              <w:rStyle w:val="Hyperlink"/>
            </w:rPr>
            <w:t xml:space="preserve">https://en.wikipedia.org/wiki/Projection_matrix</w:t>
          </w:r>
        </w:ins>
      </w:hyperlink>
    </w:p>
    <w:bookmarkEnd w:id="860"/>
    <w:bookmarkStart w:id="862" w:name="ref-zhou2024matinv"/>
    <w:p>
      <w:pPr>
        <w:pStyle w:val="Bibliography"/>
      </w:pPr>
      <w:ins w:id="30090" w:author="PR Preview" w:date="2026-01-01T00:00:00Z">
        <w:r>
          <w:t xml:space="preserve">[75]</w:t>
        </w:r>
      </w:ins>
      <w:ins w:id="30091" w:author="PR Preview" w:date="2026-01-01T00:00:00Z">
        <w:r>
          <w:t xml:space="preserve"> </w:t>
        </w:r>
      </w:ins>
      <w:ins w:id="30092" w:author="PR Preview" w:date="2026-01-01T00:00:00Z">
        <w:r>
          <w:t xml:space="preserve">	</w:t>
        </w:r>
      </w:ins>
      <w:ins w:id="30093" w:author="PR Preview" w:date="2026-01-01T00:00:00Z">
        <w:r>
          <w:t xml:space="preserve">H. Zhou,</w:t>
        </w:r>
      </w:ins>
      <w:ins w:id="30094" w:author="PR Preview" w:date="2026-01-01T00:00:00Z">
        <w:r>
          <w:t xml:space="preserve"> </w:t>
        </w:r>
      </w:ins>
      <w:ins w:id="30095" w:author="PR Preview" w:date="2026-01-01T00:00:00Z">
        <w:r>
          <w:t xml:space="preserve">“Linear equations and matrix inverses.”</w:t>
        </w:r>
      </w:ins>
      <w:ins w:id="30096" w:author="PR Preview" w:date="2026-01-01T00:00:00Z">
        <w:r>
          <w:t xml:space="preserve"> </w:t>
        </w:r>
      </w:ins>
      <w:ins w:id="30097" w:author="PR Preview" w:date="2026-01-01T00:00:00Z">
        <w:r>
          <w:t xml:space="preserve">Lecture notes for Biostat 216, Mathematical Methods for Biostatistics, University of California, Los Angeles, 2024. Accessed: Oct. 05, 2026. [Online]. Available:</w:t>
        </w:r>
      </w:ins>
      <w:ins w:id="30098" w:author="PR Preview" w:date="2026-01-01T00:00:00Z">
        <w:r>
          <w:t xml:space="preserve"> </w:t>
        </w:r>
      </w:ins>
      <w:hyperlink r:id="rId861">
        <w:ins w:id="30099" w:author="PR Preview" w:date="2026-01-01T00:00:00Z">
          <w:r>
            <w:rPr>
              <w:rStyle w:val="Hyperlink"/>
            </w:rPr>
            <w:t xml:space="preserve">https://ucla-biostat-216.github.io/2024fall/slides/07-matinv/07-matinv.html</w:t>
          </w:r>
        </w:ins>
      </w:hyperlink>
    </w:p>
    <w:bookmarkEnd w:id="862"/>
    <w:bookmarkStart w:id="864" w:name="ref-wikipedia_generalized_inverse"/>
    <w:p>
      <w:pPr>
        <w:pStyle w:val="Bibliography"/>
      </w:pPr>
      <w:ins w:id="30100" w:author="PR Preview" w:date="2026-01-01T00:00:00Z">
        <w:r>
          <w:t xml:space="preserve">[76]</w:t>
        </w:r>
      </w:ins>
      <w:ins w:id="30101" w:author="PR Preview" w:date="2026-01-01T00:00:00Z">
        <w:r>
          <w:t xml:space="preserve"> </w:t>
        </w:r>
      </w:ins>
      <w:ins w:id="30102" w:author="PR Preview" w:date="2026-01-01T00:00:00Z">
        <w:r>
          <w:t xml:space="preserve">	</w:t>
        </w:r>
      </w:ins>
      <w:ins w:id="30103" w:author="PR Preview" w:date="2026-01-01T00:00:00Z">
        <w:r>
          <w:t xml:space="preserve">Wikipedia contributors,</w:t>
        </w:r>
      </w:ins>
      <w:ins w:id="30104" w:author="PR Preview" w:date="2026-01-01T00:00:00Z">
        <w:r>
          <w:t xml:space="preserve"> </w:t>
        </w:r>
      </w:ins>
      <w:ins w:id="30105" w:author="PR Preview" w:date="2026-01-01T00:00:00Z">
        <w:r>
          <w:t xml:space="preserve">“Generalized inverse —</w:t>
        </w:r>
      </w:ins>
      <w:ins w:id="30106" w:author="PR Preview" w:date="2026-01-01T00:00:00Z">
        <w:r>
          <w:t xml:space="preserve"> </w:t>
        </w:r>
      </w:ins>
      <w:ins w:id="30107" w:author="PR Preview" w:date="2026-01-01T00:00:00Z">
        <w:r>
          <w:t xml:space="preserve">Wikipedia</w:t>
        </w:r>
      </w:ins>
      <w:ins w:id="30108" w:author="PR Preview" w:date="2026-01-01T00:00:00Z">
        <w:r>
          <w:t xml:space="preserve">,</w:t>
        </w:r>
      </w:ins>
      <w:ins w:id="30109" w:author="PR Preview" w:date="2026-01-01T00:00:00Z">
        <w:r>
          <w:t xml:space="preserve"> </w:t>
        </w:r>
      </w:ins>
      <w:ins w:id="30110" w:author="PR Preview" w:date="2026-01-01T00:00:00Z">
        <w:r>
          <w:t xml:space="preserve">the free encyclopedia.”</w:t>
        </w:r>
      </w:ins>
      <w:ins w:id="30111" w:author="PR Preview" w:date="2026-01-01T00:00:00Z">
        <w:r>
          <w:t xml:space="preserve"> </w:t>
        </w:r>
      </w:ins>
      <w:ins w:id="30112" w:author="PR Preview" w:date="2026-01-01T00:00:00Z">
        <w:r>
          <w:t xml:space="preserve">2026. Available:</w:t>
        </w:r>
      </w:ins>
      <w:ins w:id="30113" w:author="PR Preview" w:date="2026-01-01T00:00:00Z">
        <w:r>
          <w:t xml:space="preserve"> </w:t>
        </w:r>
      </w:ins>
      <w:hyperlink r:id="rId863">
        <w:ins w:id="30114" w:author="PR Preview" w:date="2026-01-01T00:00:00Z">
          <w:r>
            <w:rPr>
              <w:rStyle w:val="Hyperlink"/>
            </w:rPr>
            <w:t xml:space="preserve">https://en.wikipedia.org/wiki/Generalized_inverse</w:t>
          </w:r>
        </w:ins>
      </w:hyperlink>
    </w:p>
    <w:bookmarkEnd w:id="864"/>
    <w:bookmarkStart w:id="866" w:name="ref-wikipedia_moore_penrose_inverse"/>
    <w:p>
      <w:pPr>
        <w:pStyle w:val="Bibliography"/>
      </w:pPr>
      <w:ins w:id="30115" w:author="PR Preview" w:date="2026-01-01T00:00:00Z">
        <w:r>
          <w:t xml:space="preserve">[77]</w:t>
        </w:r>
      </w:ins>
      <w:ins w:id="30116" w:author="PR Preview" w:date="2026-01-01T00:00:00Z">
        <w:r>
          <w:t xml:space="preserve"> </w:t>
        </w:r>
      </w:ins>
      <w:ins w:id="30117" w:author="PR Preview" w:date="2026-01-01T00:00:00Z">
        <w:r>
          <w:t xml:space="preserve">	</w:t>
        </w:r>
      </w:ins>
      <w:ins w:id="30118" w:author="PR Preview" w:date="2026-01-01T00:00:00Z">
        <w:r>
          <w:t xml:space="preserve">Wikipedia contributors,</w:t>
        </w:r>
      </w:ins>
      <w:ins w:id="30119" w:author="PR Preview" w:date="2026-01-01T00:00:00Z">
        <w:r>
          <w:t xml:space="preserve"> </w:t>
        </w:r>
      </w:ins>
      <w:ins w:id="30120" w:author="PR Preview" w:date="2026-01-01T00:00:00Z">
        <w:r>
          <w:t xml:space="preserve">“Moore–penrose inverse —</w:t>
        </w:r>
      </w:ins>
      <w:ins w:id="30121" w:author="PR Preview" w:date="2026-01-01T00:00:00Z">
        <w:r>
          <w:t xml:space="preserve"> </w:t>
        </w:r>
      </w:ins>
      <w:ins w:id="30122" w:author="PR Preview" w:date="2026-01-01T00:00:00Z">
        <w:r>
          <w:t xml:space="preserve">Wikipedia</w:t>
        </w:r>
      </w:ins>
      <w:ins w:id="30123" w:author="PR Preview" w:date="2026-01-01T00:00:00Z">
        <w:r>
          <w:t xml:space="preserve">,</w:t>
        </w:r>
      </w:ins>
      <w:ins w:id="30124" w:author="PR Preview" w:date="2026-01-01T00:00:00Z">
        <w:r>
          <w:t xml:space="preserve"> </w:t>
        </w:r>
      </w:ins>
      <w:ins w:id="30125" w:author="PR Preview" w:date="2026-01-01T00:00:00Z">
        <w:r>
          <w:t xml:space="preserve">the free encyclopedia.”</w:t>
        </w:r>
      </w:ins>
      <w:ins w:id="30126" w:author="PR Preview" w:date="2026-01-01T00:00:00Z">
        <w:r>
          <w:t xml:space="preserve"> </w:t>
        </w:r>
      </w:ins>
      <w:ins w:id="30127" w:author="PR Preview" w:date="2026-01-01T00:00:00Z">
        <w:r>
          <w:t xml:space="preserve">2026. Available:</w:t>
        </w:r>
      </w:ins>
      <w:ins w:id="30128" w:author="PR Preview" w:date="2026-01-01T00:00:00Z">
        <w:r>
          <w:t xml:space="preserve"> </w:t>
        </w:r>
      </w:ins>
      <w:hyperlink r:id="rId865">
        <w:ins w:id="30129" w:author="PR Preview" w:date="2026-01-01T00:00:00Z">
          <w:r>
            <w:rPr>
              <w:rStyle w:val="Hyperlink"/>
            </w:rPr>
            <w:t xml:space="preserve">https://en.wikipedia.org/wiki/Moore%E2%80%93Penrose_inverse</w:t>
          </w:r>
        </w:ins>
      </w:hyperlink>
    </w:p>
    <w:bookmarkEnd w:id="866"/>
    <w:bookmarkStart w:id="868" w:name="X97fe57415e7e267285131d5509dc48aaa6368b8"/>
    <w:p>
      <w:pPr>
        <w:pStyle w:val="Bibliography"/>
      </w:pPr>
      <w:ins w:id="30130" w:author="PR Preview" w:date="2026-01-01T00:00:00Z">
        <w:r>
          <w:t xml:space="preserve">[78]</w:t>
        </w:r>
      </w:ins>
      <w:ins w:id="30131" w:author="PR Preview" w:date="2026-01-01T00:00:00Z">
        <w:r>
          <w:t xml:space="preserve"> </w:t>
        </w:r>
      </w:ins>
      <w:ins w:id="30132" w:author="PR Preview" w:date="2026-01-01T00:00:00Z">
        <w:r>
          <w:t xml:space="preserve">	</w:t>
        </w:r>
      </w:ins>
      <w:ins w:id="30133" w:author="PR Preview" w:date="2026-01-01T00:00:00Z">
        <w:r>
          <w:t xml:space="preserve">Wikipedia contributors,</w:t>
        </w:r>
      </w:ins>
      <w:ins w:id="30134" w:author="PR Preview" w:date="2026-01-01T00:00:00Z">
        <w:r>
          <w:t xml:space="preserve"> </w:t>
        </w:r>
      </w:ins>
      <w:ins w:id="30135" w:author="PR Preview" w:date="2026-01-01T00:00:00Z">
        <w:r>
          <w:t xml:space="preserve">“Consistent and inconsistent equations —</w:t>
        </w:r>
      </w:ins>
      <w:ins w:id="30136" w:author="PR Preview" w:date="2026-01-01T00:00:00Z">
        <w:r>
          <w:t xml:space="preserve"> </w:t>
        </w:r>
      </w:ins>
      <w:ins w:id="30137" w:author="PR Preview" w:date="2026-01-01T00:00:00Z">
        <w:r>
          <w:t xml:space="preserve">Wikipedia</w:t>
        </w:r>
      </w:ins>
      <w:ins w:id="30138" w:author="PR Preview" w:date="2026-01-01T00:00:00Z">
        <w:r>
          <w:t xml:space="preserve">,</w:t>
        </w:r>
      </w:ins>
      <w:ins w:id="30139" w:author="PR Preview" w:date="2026-01-01T00:00:00Z">
        <w:r>
          <w:t xml:space="preserve"> </w:t>
        </w:r>
      </w:ins>
      <w:ins w:id="30140" w:author="PR Preview" w:date="2026-01-01T00:00:00Z">
        <w:r>
          <w:t xml:space="preserve">the free encyclopedia.”</w:t>
        </w:r>
      </w:ins>
      <w:ins w:id="30141" w:author="PR Preview" w:date="2026-01-01T00:00:00Z">
        <w:r>
          <w:t xml:space="preserve"> </w:t>
        </w:r>
      </w:ins>
      <w:ins w:id="30142" w:author="PR Preview" w:date="2026-01-01T00:00:00Z">
        <w:r>
          <w:t xml:space="preserve">2026. Available:</w:t>
        </w:r>
      </w:ins>
      <w:ins w:id="30143" w:author="PR Preview" w:date="2026-01-01T00:00:00Z">
        <w:r>
          <w:t xml:space="preserve"> </w:t>
        </w:r>
      </w:ins>
      <w:hyperlink r:id="rId867">
        <w:ins w:id="30144" w:author="PR Preview" w:date="2026-01-01T00:00:00Z">
          <w:r>
            <w:rPr>
              <w:rStyle w:val="Hyperlink"/>
            </w:rPr>
            <w:t xml:space="preserve">https://en.wikipedia.org/wiki/Consistent_and_inconsistent_equations</w:t>
          </w:r>
        </w:ins>
      </w:hyperlink>
    </w:p>
    <w:bookmarkEnd w:id="868"/>
    <w:bookmarkStart w:id="870" w:name="ref-zhou2024ls"/>
    <w:p>
      <w:pPr>
        <w:pStyle w:val="Bibliography"/>
      </w:pPr>
      <w:ins w:id="30145" w:author="PR Preview" w:date="2026-01-01T00:00:00Z">
        <w:r>
          <w:t xml:space="preserve">[79]</w:t>
        </w:r>
      </w:ins>
      <w:ins w:id="30146" w:author="PR Preview" w:date="2026-01-01T00:00:00Z">
        <w:r>
          <w:t xml:space="preserve"> </w:t>
        </w:r>
      </w:ins>
      <w:ins w:id="30147" w:author="PR Preview" w:date="2026-01-01T00:00:00Z">
        <w:r>
          <w:t xml:space="preserve">	</w:t>
        </w:r>
      </w:ins>
      <w:ins w:id="30148" w:author="PR Preview" w:date="2026-01-01T00:00:00Z">
        <w:r>
          <w:t xml:space="preserve">H. Zhou,</w:t>
        </w:r>
      </w:ins>
      <w:ins w:id="30149" w:author="PR Preview" w:date="2026-01-01T00:00:00Z">
        <w:r>
          <w:t xml:space="preserve"> </w:t>
        </w:r>
      </w:ins>
      <w:ins w:id="30150" w:author="PR Preview" w:date="2026-01-01T00:00:00Z">
        <w:r>
          <w:t xml:space="preserve">“Least squares.”</w:t>
        </w:r>
      </w:ins>
      <w:ins w:id="30151" w:author="PR Preview" w:date="2026-01-01T00:00:00Z">
        <w:r>
          <w:t xml:space="preserve"> </w:t>
        </w:r>
      </w:ins>
      <w:ins w:id="30152" w:author="PR Preview" w:date="2026-01-01T00:00:00Z">
        <w:r>
          <w:t xml:space="preserve">Lecture notes for Biostat 216, Mathematical Methods for Biostatistics, University of California, Los Angeles, 2024. Accessed: Oct. 05, 2026. [Online]. Available:</w:t>
        </w:r>
      </w:ins>
      <w:ins w:id="30153" w:author="PR Preview" w:date="2026-01-01T00:00:00Z">
        <w:r>
          <w:t xml:space="preserve"> </w:t>
        </w:r>
      </w:ins>
      <w:hyperlink r:id="rId869">
        <w:ins w:id="30154" w:author="PR Preview" w:date="2026-01-01T00:00:00Z">
          <w:r>
            <w:rPr>
              <w:rStyle w:val="Hyperlink"/>
            </w:rPr>
            <w:t xml:space="preserve">https://ucla-biostat-216.github.io/2024fall/slides/08-ls/08-ls.html</w:t>
          </w:r>
        </w:ins>
      </w:hyperlink>
    </w:p>
    <w:bookmarkEnd w:id="870"/>
    <w:bookmarkStart w:id="872" w:name="ref-wikipedia_triangular_matrix"/>
    <w:p>
      <w:pPr>
        <w:pStyle w:val="Bibliography"/>
      </w:pPr>
      <w:ins w:id="30155" w:author="PR Preview" w:date="2026-01-01T00:00:00Z">
        <w:r>
          <w:t xml:space="preserve">[80]</w:t>
        </w:r>
      </w:ins>
      <w:ins w:id="30156" w:author="PR Preview" w:date="2026-01-01T00:00:00Z">
        <w:r>
          <w:t xml:space="preserve"> </w:t>
        </w:r>
      </w:ins>
      <w:ins w:id="30157" w:author="PR Preview" w:date="2026-01-01T00:00:00Z">
        <w:r>
          <w:t xml:space="preserve">	</w:t>
        </w:r>
      </w:ins>
      <w:ins w:id="30158" w:author="PR Preview" w:date="2026-01-01T00:00:00Z">
        <w:r>
          <w:t xml:space="preserve">Wikipedia contributors,</w:t>
        </w:r>
      </w:ins>
      <w:ins w:id="30159" w:author="PR Preview" w:date="2026-01-01T00:00:00Z">
        <w:r>
          <w:t xml:space="preserve"> </w:t>
        </w:r>
      </w:ins>
      <w:ins w:id="30160" w:author="PR Preview" w:date="2026-01-01T00:00:00Z">
        <w:r>
          <w:t xml:space="preserve">“Triangular matrix —</w:t>
        </w:r>
      </w:ins>
      <w:ins w:id="30161" w:author="PR Preview" w:date="2026-01-01T00:00:00Z">
        <w:r>
          <w:t xml:space="preserve"> </w:t>
        </w:r>
      </w:ins>
      <w:ins w:id="30162" w:author="PR Preview" w:date="2026-01-01T00:00:00Z">
        <w:r>
          <w:t xml:space="preserve">Wikipedia</w:t>
        </w:r>
      </w:ins>
      <w:ins w:id="30163" w:author="PR Preview" w:date="2026-01-01T00:00:00Z">
        <w:r>
          <w:t xml:space="preserve">,</w:t>
        </w:r>
      </w:ins>
      <w:ins w:id="30164" w:author="PR Preview" w:date="2026-01-01T00:00:00Z">
        <w:r>
          <w:t xml:space="preserve"> </w:t>
        </w:r>
      </w:ins>
      <w:ins w:id="30165" w:author="PR Preview" w:date="2026-01-01T00:00:00Z">
        <w:r>
          <w:t xml:space="preserve">the free encyclopedia.”</w:t>
        </w:r>
      </w:ins>
      <w:ins w:id="30166" w:author="PR Preview" w:date="2026-01-01T00:00:00Z">
        <w:r>
          <w:t xml:space="preserve"> </w:t>
        </w:r>
      </w:ins>
      <w:ins w:id="30167" w:author="PR Preview" w:date="2026-01-01T00:00:00Z">
        <w:r>
          <w:t xml:space="preserve">2026. Available:</w:t>
        </w:r>
      </w:ins>
      <w:ins w:id="30168" w:author="PR Preview" w:date="2026-01-01T00:00:00Z">
        <w:r>
          <w:t xml:space="preserve"> </w:t>
        </w:r>
      </w:ins>
      <w:hyperlink r:id="rId871">
        <w:ins w:id="30169" w:author="PR Preview" w:date="2026-01-01T00:00:00Z">
          <w:r>
            <w:rPr>
              <w:rStyle w:val="Hyperlink"/>
            </w:rPr>
            <w:t xml:space="preserve">https://en.wikipedia.org/wiki/Triangular_matrix</w:t>
          </w:r>
        </w:ins>
      </w:hyperlink>
    </w:p>
    <w:bookmarkEnd w:id="872"/>
    <w:bookmarkStart w:id="874" w:name="ref-wikipedia_least_squares"/>
    <w:p>
      <w:pPr>
        <w:pStyle w:val="Bibliography"/>
      </w:pPr>
      <w:ins w:id="30170" w:author="PR Preview" w:date="2026-01-01T00:00:00Z">
        <w:r>
          <w:t xml:space="preserve">[81]</w:t>
        </w:r>
      </w:ins>
      <w:ins w:id="30171" w:author="PR Preview" w:date="2026-01-01T00:00:00Z">
        <w:r>
          <w:t xml:space="preserve"> </w:t>
        </w:r>
      </w:ins>
      <w:ins w:id="30172" w:author="PR Preview" w:date="2026-01-01T00:00:00Z">
        <w:r>
          <w:t xml:space="preserve">	</w:t>
        </w:r>
      </w:ins>
      <w:ins w:id="30173" w:author="PR Preview" w:date="2026-01-01T00:00:00Z">
        <w:r>
          <w:t xml:space="preserve">Wikipedia contributors,</w:t>
        </w:r>
      </w:ins>
      <w:ins w:id="30174" w:author="PR Preview" w:date="2026-01-01T00:00:00Z">
        <w:r>
          <w:t xml:space="preserve"> </w:t>
        </w:r>
      </w:ins>
      <w:ins w:id="30175" w:author="PR Preview" w:date="2026-01-01T00:00:00Z">
        <w:r>
          <w:t xml:space="preserve">“Least squares —</w:t>
        </w:r>
      </w:ins>
      <w:ins w:id="30176" w:author="PR Preview" w:date="2026-01-01T00:00:00Z">
        <w:r>
          <w:t xml:space="preserve"> </w:t>
        </w:r>
      </w:ins>
      <w:ins w:id="30177" w:author="PR Preview" w:date="2026-01-01T00:00:00Z">
        <w:r>
          <w:t xml:space="preserve">Wikipedia</w:t>
        </w:r>
      </w:ins>
      <w:ins w:id="30178" w:author="PR Preview" w:date="2026-01-01T00:00:00Z">
        <w:r>
          <w:t xml:space="preserve">,</w:t>
        </w:r>
      </w:ins>
      <w:ins w:id="30179" w:author="PR Preview" w:date="2026-01-01T00:00:00Z">
        <w:r>
          <w:t xml:space="preserve"> </w:t>
        </w:r>
      </w:ins>
      <w:ins w:id="30180" w:author="PR Preview" w:date="2026-01-01T00:00:00Z">
        <w:r>
          <w:t xml:space="preserve">the free encyclopedia.”</w:t>
        </w:r>
      </w:ins>
      <w:ins w:id="30181" w:author="PR Preview" w:date="2026-01-01T00:00:00Z">
        <w:r>
          <w:t xml:space="preserve"> </w:t>
        </w:r>
      </w:ins>
      <w:ins w:id="30182" w:author="PR Preview" w:date="2026-01-01T00:00:00Z">
        <w:r>
          <w:t xml:space="preserve">2026. Available:</w:t>
        </w:r>
      </w:ins>
      <w:ins w:id="30183" w:author="PR Preview" w:date="2026-01-01T00:00:00Z">
        <w:r>
          <w:t xml:space="preserve"> </w:t>
        </w:r>
      </w:ins>
      <w:hyperlink r:id="rId873">
        <w:ins w:id="30184" w:author="PR Preview" w:date="2026-01-01T00:00:00Z">
          <w:r>
            <w:rPr>
              <w:rStyle w:val="Hyperlink"/>
            </w:rPr>
            <w:t xml:space="preserve">https://en.wikipedia.org/wiki/Least_squares</w:t>
          </w:r>
        </w:ins>
      </w:hyperlink>
    </w:p>
    <w:bookmarkEnd w:id="874"/>
    <w:bookmarkStart w:id="876" w:name="ref-wikipedia_normal_equations"/>
    <w:p>
      <w:pPr>
        <w:pStyle w:val="Bibliography"/>
      </w:pPr>
      <w:ins w:id="30185" w:author="PR Preview" w:date="2026-01-01T00:00:00Z">
        <w:r>
          <w:t xml:space="preserve">[82]</w:t>
        </w:r>
      </w:ins>
      <w:ins w:id="30186" w:author="PR Preview" w:date="2026-01-01T00:00:00Z">
        <w:r>
          <w:t xml:space="preserve"> </w:t>
        </w:r>
      </w:ins>
      <w:ins w:id="30187" w:author="PR Preview" w:date="2026-01-01T00:00:00Z">
        <w:r>
          <w:t xml:space="preserve">	</w:t>
        </w:r>
      </w:ins>
      <w:ins w:id="30188" w:author="PR Preview" w:date="2026-01-01T00:00:00Z">
        <w:r>
          <w:t xml:space="preserve">Wikipedia contributors,</w:t>
        </w:r>
      </w:ins>
      <w:ins w:id="30189" w:author="PR Preview" w:date="2026-01-01T00:00:00Z">
        <w:r>
          <w:t xml:space="preserve"> </w:t>
        </w:r>
      </w:ins>
      <w:ins w:id="30190" w:author="PR Preview" w:date="2026-01-01T00:00:00Z">
        <w:r>
          <w:t xml:space="preserve">“Normal equations —</w:t>
        </w:r>
      </w:ins>
      <w:ins w:id="30191" w:author="PR Preview" w:date="2026-01-01T00:00:00Z">
        <w:r>
          <w:t xml:space="preserve"> </w:t>
        </w:r>
      </w:ins>
      <w:ins w:id="30192" w:author="PR Preview" w:date="2026-01-01T00:00:00Z">
        <w:r>
          <w:t xml:space="preserve">Wikipedia</w:t>
        </w:r>
      </w:ins>
      <w:ins w:id="30193" w:author="PR Preview" w:date="2026-01-01T00:00:00Z">
        <w:r>
          <w:t xml:space="preserve">,</w:t>
        </w:r>
      </w:ins>
      <w:ins w:id="30194" w:author="PR Preview" w:date="2026-01-01T00:00:00Z">
        <w:r>
          <w:t xml:space="preserve"> </w:t>
        </w:r>
      </w:ins>
      <w:ins w:id="30195" w:author="PR Preview" w:date="2026-01-01T00:00:00Z">
        <w:r>
          <w:t xml:space="preserve">the free encyclopedia.”</w:t>
        </w:r>
      </w:ins>
      <w:ins w:id="30196" w:author="PR Preview" w:date="2026-01-01T00:00:00Z">
        <w:r>
          <w:t xml:space="preserve"> </w:t>
        </w:r>
      </w:ins>
      <w:ins w:id="30197" w:author="PR Preview" w:date="2026-01-01T00:00:00Z">
        <w:r>
          <w:t xml:space="preserve">2026. Available:</w:t>
        </w:r>
      </w:ins>
      <w:ins w:id="30198" w:author="PR Preview" w:date="2026-01-01T00:00:00Z">
        <w:r>
          <w:t xml:space="preserve"> </w:t>
        </w:r>
      </w:ins>
      <w:hyperlink r:id="rId875">
        <w:ins w:id="30199" w:author="PR Preview" w:date="2026-01-01T00:00:00Z">
          <w:r>
            <w:rPr>
              <w:rStyle w:val="Hyperlink"/>
            </w:rPr>
            <w:t xml:space="preserve">https://en.wikipedia.org/wiki/Normal_equations</w:t>
          </w:r>
        </w:ins>
      </w:hyperlink>
    </w:p>
    <w:bookmarkEnd w:id="876"/>
    <w:bookmarkStart w:id="878" w:name="ref-wikipedia_lu_decomposition"/>
    <w:p>
      <w:pPr>
        <w:pStyle w:val="Bibliography"/>
      </w:pPr>
      <w:ins w:id="30200" w:author="PR Preview" w:date="2026-01-01T00:00:00Z">
        <w:r>
          <w:t xml:space="preserve">[83]</w:t>
        </w:r>
      </w:ins>
      <w:ins w:id="30201" w:author="PR Preview" w:date="2026-01-01T00:00:00Z">
        <w:r>
          <w:t xml:space="preserve"> </w:t>
        </w:r>
      </w:ins>
      <w:ins w:id="30202" w:author="PR Preview" w:date="2026-01-01T00:00:00Z">
        <w:r>
          <w:t xml:space="preserve">	</w:t>
        </w:r>
      </w:ins>
      <w:ins w:id="30203" w:author="PR Preview" w:date="2026-01-01T00:00:00Z">
        <w:r>
          <w:t xml:space="preserve">Wikipedia contributors,</w:t>
        </w:r>
      </w:ins>
      <w:ins w:id="30204" w:author="PR Preview" w:date="2026-01-01T00:00:00Z">
        <w:r>
          <w:t xml:space="preserve"> </w:t>
        </w:r>
      </w:ins>
      <w:ins w:id="30205" w:author="PR Preview" w:date="2026-01-01T00:00:00Z">
        <w:r>
          <w:t xml:space="preserve">“LU decomposition —</w:t>
        </w:r>
      </w:ins>
      <w:ins w:id="30206" w:author="PR Preview" w:date="2026-01-01T00:00:00Z">
        <w:r>
          <w:t xml:space="preserve"> </w:t>
        </w:r>
      </w:ins>
      <w:ins w:id="30207" w:author="PR Preview" w:date="2026-01-01T00:00:00Z">
        <w:r>
          <w:t xml:space="preserve">Wikipedia</w:t>
        </w:r>
      </w:ins>
      <w:ins w:id="30208" w:author="PR Preview" w:date="2026-01-01T00:00:00Z">
        <w:r>
          <w:t xml:space="preserve">,</w:t>
        </w:r>
      </w:ins>
      <w:ins w:id="30209" w:author="PR Preview" w:date="2026-01-01T00:00:00Z">
        <w:r>
          <w:t xml:space="preserve"> </w:t>
        </w:r>
      </w:ins>
      <w:ins w:id="30210" w:author="PR Preview" w:date="2026-01-01T00:00:00Z">
        <w:r>
          <w:t xml:space="preserve">the free encyclopedia.”</w:t>
        </w:r>
      </w:ins>
      <w:ins w:id="30211" w:author="PR Preview" w:date="2026-01-01T00:00:00Z">
        <w:r>
          <w:t xml:space="preserve"> </w:t>
        </w:r>
      </w:ins>
      <w:ins w:id="30212" w:author="PR Preview" w:date="2026-01-01T00:00:00Z">
        <w:r>
          <w:t xml:space="preserve">2026. Available:</w:t>
        </w:r>
      </w:ins>
      <w:ins w:id="30213" w:author="PR Preview" w:date="2026-01-01T00:00:00Z">
        <w:r>
          <w:t xml:space="preserve"> </w:t>
        </w:r>
      </w:ins>
      <w:hyperlink r:id="rId877">
        <w:ins w:id="30214" w:author="PR Preview" w:date="2026-01-01T00:00:00Z">
          <w:r>
            <w:rPr>
              <w:rStyle w:val="Hyperlink"/>
            </w:rPr>
            <w:t xml:space="preserve">https://en.wikipedia.org/wiki/LU_decomposition</w:t>
          </w:r>
        </w:ins>
      </w:hyperlink>
    </w:p>
    <w:bookmarkEnd w:id="878"/>
    <w:bookmarkStart w:id="880" w:name="ref-zhou2024eig"/>
    <w:p>
      <w:pPr>
        <w:pStyle w:val="Bibliography"/>
      </w:pPr>
      <w:ins w:id="30215" w:author="PR Preview" w:date="2026-01-01T00:00:00Z">
        <w:r>
          <w:t xml:space="preserve">[84]</w:t>
        </w:r>
      </w:ins>
      <w:ins w:id="30216" w:author="PR Preview" w:date="2026-01-01T00:00:00Z">
        <w:r>
          <w:t xml:space="preserve"> </w:t>
        </w:r>
      </w:ins>
      <w:ins w:id="30217" w:author="PR Preview" w:date="2026-01-01T00:00:00Z">
        <w:r>
          <w:t xml:space="preserve">	</w:t>
        </w:r>
      </w:ins>
      <w:ins w:id="30218" w:author="PR Preview" w:date="2026-01-01T00:00:00Z">
        <w:r>
          <w:t xml:space="preserve">H. Zhou,</w:t>
        </w:r>
      </w:ins>
      <w:ins w:id="30219" w:author="PR Preview" w:date="2026-01-01T00:00:00Z">
        <w:r>
          <w:t xml:space="preserve"> </w:t>
        </w:r>
      </w:ins>
      <w:ins w:id="30220" w:author="PR Preview" w:date="2026-01-01T00:00:00Z">
        <w:r>
          <w:t xml:space="preserve">“Eigen-decomposition.”</w:t>
        </w:r>
      </w:ins>
      <w:ins w:id="30221" w:author="PR Preview" w:date="2026-01-01T00:00:00Z">
        <w:r>
          <w:t xml:space="preserve"> </w:t>
        </w:r>
      </w:ins>
      <w:ins w:id="30222" w:author="PR Preview" w:date="2026-01-01T00:00:00Z">
        <w:r>
          <w:t xml:space="preserve">Lecture notes for Biostat 216, Mathematical Methods for Biostatistics, University of California, Los Angeles, 2024. Accessed: Oct. 05, 2026. [Online]. Available:</w:t>
        </w:r>
      </w:ins>
      <w:ins w:id="30223" w:author="PR Preview" w:date="2026-01-01T00:00:00Z">
        <w:r>
          <w:t xml:space="preserve"> </w:t>
        </w:r>
      </w:ins>
      <w:hyperlink r:id="rId879">
        <w:ins w:id="30224" w:author="PR Preview" w:date="2026-01-01T00:00:00Z">
          <w:r>
            <w:rPr>
              <w:rStyle w:val="Hyperlink"/>
            </w:rPr>
            <w:t xml:space="preserve">https://ucla-biostat-216.github.io/2024fall/slides/10-eig/10-eig.html</w:t>
          </w:r>
        </w:ins>
      </w:hyperlink>
    </w:p>
    <w:bookmarkEnd w:id="880"/>
    <w:bookmarkStart w:id="882" w:name="X43312e3e9ce0f6584f41a7e988a70af3618ea26"/>
    <w:p>
      <w:pPr>
        <w:pStyle w:val="Bibliography"/>
      </w:pPr>
      <w:ins w:id="30225" w:author="PR Preview" w:date="2026-01-01T00:00:00Z">
        <w:r>
          <w:t xml:space="preserve">[85]</w:t>
        </w:r>
      </w:ins>
      <w:ins w:id="30226" w:author="PR Preview" w:date="2026-01-01T00:00:00Z">
        <w:r>
          <w:t xml:space="preserve"> </w:t>
        </w:r>
      </w:ins>
      <w:ins w:id="30227" w:author="PR Preview" w:date="2026-01-01T00:00:00Z">
        <w:r>
          <w:t xml:space="preserve">	</w:t>
        </w:r>
      </w:ins>
      <w:ins w:id="30228" w:author="PR Preview" w:date="2026-01-01T00:00:00Z">
        <w:r>
          <w:t xml:space="preserve">Wikipedia contributors,</w:t>
        </w:r>
      </w:ins>
      <w:ins w:id="30229" w:author="PR Preview" w:date="2026-01-01T00:00:00Z">
        <w:r>
          <w:t xml:space="preserve"> </w:t>
        </w:r>
      </w:ins>
      <w:ins w:id="30230" w:author="PR Preview" w:date="2026-01-01T00:00:00Z">
        <w:r>
          <w:t xml:space="preserve">“Eigenvalues and eigenvectors —</w:t>
        </w:r>
      </w:ins>
      <w:ins w:id="30231" w:author="PR Preview" w:date="2026-01-01T00:00:00Z">
        <w:r>
          <w:t xml:space="preserve"> </w:t>
        </w:r>
      </w:ins>
      <w:ins w:id="30232" w:author="PR Preview" w:date="2026-01-01T00:00:00Z">
        <w:r>
          <w:t xml:space="preserve">Wikipedia</w:t>
        </w:r>
      </w:ins>
      <w:ins w:id="30233" w:author="PR Preview" w:date="2026-01-01T00:00:00Z">
        <w:r>
          <w:t xml:space="preserve">,</w:t>
        </w:r>
      </w:ins>
      <w:ins w:id="30234" w:author="PR Preview" w:date="2026-01-01T00:00:00Z">
        <w:r>
          <w:t xml:space="preserve"> </w:t>
        </w:r>
      </w:ins>
      <w:ins w:id="30235" w:author="PR Preview" w:date="2026-01-01T00:00:00Z">
        <w:r>
          <w:t xml:space="preserve">the free encyclopedia.”</w:t>
        </w:r>
      </w:ins>
      <w:ins w:id="30236" w:author="PR Preview" w:date="2026-01-01T00:00:00Z">
        <w:r>
          <w:t xml:space="preserve"> </w:t>
        </w:r>
      </w:ins>
      <w:ins w:id="30237" w:author="PR Preview" w:date="2026-01-01T00:00:00Z">
        <w:r>
          <w:t xml:space="preserve">2026. Available:</w:t>
        </w:r>
      </w:ins>
      <w:ins w:id="30238" w:author="PR Preview" w:date="2026-01-01T00:00:00Z">
        <w:r>
          <w:t xml:space="preserve"> </w:t>
        </w:r>
      </w:ins>
      <w:hyperlink r:id="rId881">
        <w:ins w:id="30239" w:author="PR Preview" w:date="2026-01-01T00:00:00Z">
          <w:r>
            <w:rPr>
              <w:rStyle w:val="Hyperlink"/>
            </w:rPr>
            <w:t xml:space="preserve">https://en.wikipedia.org/wiki/Eigenvalues_and_eigenvectors</w:t>
          </w:r>
        </w:ins>
      </w:hyperlink>
    </w:p>
    <w:bookmarkEnd w:id="882"/>
    <w:bookmarkStart w:id="884" w:name="ref-wikipedia_matrix_similarity"/>
    <w:p>
      <w:pPr>
        <w:pStyle w:val="Bibliography"/>
      </w:pPr>
      <w:ins w:id="30240" w:author="PR Preview" w:date="2026-01-01T00:00:00Z">
        <w:r>
          <w:t xml:space="preserve">[86]</w:t>
        </w:r>
      </w:ins>
      <w:ins w:id="30241" w:author="PR Preview" w:date="2026-01-01T00:00:00Z">
        <w:r>
          <w:t xml:space="preserve"> </w:t>
        </w:r>
      </w:ins>
      <w:ins w:id="30242" w:author="PR Preview" w:date="2026-01-01T00:00:00Z">
        <w:r>
          <w:t xml:space="preserve">	</w:t>
        </w:r>
      </w:ins>
      <w:ins w:id="30243" w:author="PR Preview" w:date="2026-01-01T00:00:00Z">
        <w:r>
          <w:t xml:space="preserve">Wikipedia contributors,</w:t>
        </w:r>
      </w:ins>
      <w:ins w:id="30244" w:author="PR Preview" w:date="2026-01-01T00:00:00Z">
        <w:r>
          <w:t xml:space="preserve"> </w:t>
        </w:r>
      </w:ins>
      <w:ins w:id="30245" w:author="PR Preview" w:date="2026-01-01T00:00:00Z">
        <w:r>
          <w:t xml:space="preserve">“Matrix similarity —</w:t>
        </w:r>
      </w:ins>
      <w:ins w:id="30246" w:author="PR Preview" w:date="2026-01-01T00:00:00Z">
        <w:r>
          <w:t xml:space="preserve"> </w:t>
        </w:r>
      </w:ins>
      <w:ins w:id="30247" w:author="PR Preview" w:date="2026-01-01T00:00:00Z">
        <w:r>
          <w:t xml:space="preserve">Wikipedia</w:t>
        </w:r>
      </w:ins>
      <w:ins w:id="30248" w:author="PR Preview" w:date="2026-01-01T00:00:00Z">
        <w:r>
          <w:t xml:space="preserve">,</w:t>
        </w:r>
      </w:ins>
      <w:ins w:id="30249" w:author="PR Preview" w:date="2026-01-01T00:00:00Z">
        <w:r>
          <w:t xml:space="preserve"> </w:t>
        </w:r>
      </w:ins>
      <w:ins w:id="30250" w:author="PR Preview" w:date="2026-01-01T00:00:00Z">
        <w:r>
          <w:t xml:space="preserve">the free encyclopedia.”</w:t>
        </w:r>
      </w:ins>
      <w:ins w:id="30251" w:author="PR Preview" w:date="2026-01-01T00:00:00Z">
        <w:r>
          <w:t xml:space="preserve"> </w:t>
        </w:r>
      </w:ins>
      <w:ins w:id="30252" w:author="PR Preview" w:date="2026-01-01T00:00:00Z">
        <w:r>
          <w:t xml:space="preserve">2026. Available:</w:t>
        </w:r>
      </w:ins>
      <w:ins w:id="30253" w:author="PR Preview" w:date="2026-01-01T00:00:00Z">
        <w:r>
          <w:t xml:space="preserve"> </w:t>
        </w:r>
      </w:ins>
      <w:hyperlink r:id="rId883">
        <w:ins w:id="30254" w:author="PR Preview" w:date="2026-01-01T00:00:00Z">
          <w:r>
            <w:rPr>
              <w:rStyle w:val="Hyperlink"/>
            </w:rPr>
            <w:t xml:space="preserve">https://en.wikipedia.org/wiki/Matrix_similarity</w:t>
          </w:r>
        </w:ins>
      </w:hyperlink>
    </w:p>
    <w:bookmarkEnd w:id="884"/>
    <w:bookmarkStart w:id="886" w:name="ref-wikipedia_diagonalizable_matrix"/>
    <w:p>
      <w:pPr>
        <w:pStyle w:val="Bibliography"/>
      </w:pPr>
      <w:ins w:id="30255" w:author="PR Preview" w:date="2026-01-01T00:00:00Z">
        <w:r>
          <w:t xml:space="preserve">[87]</w:t>
        </w:r>
      </w:ins>
      <w:ins w:id="30256" w:author="PR Preview" w:date="2026-01-01T00:00:00Z">
        <w:r>
          <w:t xml:space="preserve"> </w:t>
        </w:r>
      </w:ins>
      <w:ins w:id="30257" w:author="PR Preview" w:date="2026-01-01T00:00:00Z">
        <w:r>
          <w:t xml:space="preserve">	</w:t>
        </w:r>
      </w:ins>
      <w:ins w:id="30258" w:author="PR Preview" w:date="2026-01-01T00:00:00Z">
        <w:r>
          <w:t xml:space="preserve">Wikipedia contributors,</w:t>
        </w:r>
      </w:ins>
      <w:ins w:id="30259" w:author="PR Preview" w:date="2026-01-01T00:00:00Z">
        <w:r>
          <w:t xml:space="preserve"> </w:t>
        </w:r>
      </w:ins>
      <w:ins w:id="30260" w:author="PR Preview" w:date="2026-01-01T00:00:00Z">
        <w:r>
          <w:t xml:space="preserve">“Diagonalizable matrix —</w:t>
        </w:r>
      </w:ins>
      <w:ins w:id="30261" w:author="PR Preview" w:date="2026-01-01T00:00:00Z">
        <w:r>
          <w:t xml:space="preserve"> </w:t>
        </w:r>
      </w:ins>
      <w:ins w:id="30262" w:author="PR Preview" w:date="2026-01-01T00:00:00Z">
        <w:r>
          <w:t xml:space="preserve">Wikipedia</w:t>
        </w:r>
      </w:ins>
      <w:ins w:id="30263" w:author="PR Preview" w:date="2026-01-01T00:00:00Z">
        <w:r>
          <w:t xml:space="preserve">,</w:t>
        </w:r>
      </w:ins>
      <w:ins w:id="30264" w:author="PR Preview" w:date="2026-01-01T00:00:00Z">
        <w:r>
          <w:t xml:space="preserve"> </w:t>
        </w:r>
      </w:ins>
      <w:ins w:id="30265" w:author="PR Preview" w:date="2026-01-01T00:00:00Z">
        <w:r>
          <w:t xml:space="preserve">the free encyclopedia.”</w:t>
        </w:r>
      </w:ins>
      <w:ins w:id="30266" w:author="PR Preview" w:date="2026-01-01T00:00:00Z">
        <w:r>
          <w:t xml:space="preserve"> </w:t>
        </w:r>
      </w:ins>
      <w:ins w:id="30267" w:author="PR Preview" w:date="2026-01-01T00:00:00Z">
        <w:r>
          <w:t xml:space="preserve">2026. Available:</w:t>
        </w:r>
      </w:ins>
      <w:ins w:id="30268" w:author="PR Preview" w:date="2026-01-01T00:00:00Z">
        <w:r>
          <w:t xml:space="preserve"> </w:t>
        </w:r>
      </w:ins>
      <w:hyperlink r:id="rId885">
        <w:ins w:id="30269" w:author="PR Preview" w:date="2026-01-01T00:00:00Z">
          <w:r>
            <w:rPr>
              <w:rStyle w:val="Hyperlink"/>
            </w:rPr>
            <w:t xml:space="preserve">https://en.wikipedia.org/wiki/Diagonalizable_matrix</w:t>
          </w:r>
        </w:ins>
      </w:hyperlink>
    </w:p>
    <w:bookmarkEnd w:id="886"/>
    <w:bookmarkStart w:id="888" w:name="ref-zhou2024pd"/>
    <w:p>
      <w:pPr>
        <w:pStyle w:val="Bibliography"/>
      </w:pPr>
      <w:ins w:id="30270" w:author="PR Preview" w:date="2026-01-01T00:00:00Z">
        <w:r>
          <w:t xml:space="preserve">[88]</w:t>
        </w:r>
      </w:ins>
      <w:ins w:id="30271" w:author="PR Preview" w:date="2026-01-01T00:00:00Z">
        <w:r>
          <w:t xml:space="preserve"> </w:t>
        </w:r>
      </w:ins>
      <w:ins w:id="30272" w:author="PR Preview" w:date="2026-01-01T00:00:00Z">
        <w:r>
          <w:t xml:space="preserve">	</w:t>
        </w:r>
      </w:ins>
      <w:ins w:id="30273" w:author="PR Preview" w:date="2026-01-01T00:00:00Z">
        <w:r>
          <w:t xml:space="preserve">H. Zhou,</w:t>
        </w:r>
      </w:ins>
      <w:ins w:id="30274" w:author="PR Preview" w:date="2026-01-01T00:00:00Z">
        <w:r>
          <w:t xml:space="preserve"> </w:t>
        </w:r>
      </w:ins>
      <w:ins w:id="30275" w:author="PR Preview" w:date="2026-01-01T00:00:00Z">
        <w:r>
          <w:t xml:space="preserve">“Symmetric positive definite matrices.”</w:t>
        </w:r>
      </w:ins>
      <w:ins w:id="30276" w:author="PR Preview" w:date="2026-01-01T00:00:00Z">
        <w:r>
          <w:t xml:space="preserve"> </w:t>
        </w:r>
      </w:ins>
      <w:ins w:id="30277" w:author="PR Preview" w:date="2026-01-01T00:00:00Z">
        <w:r>
          <w:t xml:space="preserve">Lecture notes for Biostat 216, Mathematical Methods for Biostatistics, University of California, Los Angeles, 2024. Accessed: Oct. 05, 2026. [Online]. Available:</w:t>
        </w:r>
      </w:ins>
      <w:ins w:id="30278" w:author="PR Preview" w:date="2026-01-01T00:00:00Z">
        <w:r>
          <w:t xml:space="preserve"> </w:t>
        </w:r>
      </w:ins>
      <w:hyperlink r:id="rId887">
        <w:ins w:id="30279" w:author="PR Preview" w:date="2026-01-01T00:00:00Z">
          <w:r>
            <w:rPr>
              <w:rStyle w:val="Hyperlink"/>
            </w:rPr>
            <w:t xml:space="preserve">https://ucla-biostat-216.github.io/2024fall/slides/11-pd/11-pd.html</w:t>
          </w:r>
        </w:ins>
      </w:hyperlink>
    </w:p>
    <w:bookmarkEnd w:id="888"/>
    <w:bookmarkStart w:id="890" w:name="ref-wikipedia_block_matrix"/>
    <w:p>
      <w:pPr>
        <w:pStyle w:val="Bibliography"/>
      </w:pPr>
      <w:ins w:id="30280" w:author="PR Preview" w:date="2026-01-01T00:00:00Z">
        <w:r>
          <w:t xml:space="preserve">[89]</w:t>
        </w:r>
      </w:ins>
      <w:ins w:id="30281" w:author="PR Preview" w:date="2026-01-01T00:00:00Z">
        <w:r>
          <w:t xml:space="preserve"> </w:t>
        </w:r>
      </w:ins>
      <w:ins w:id="30282" w:author="PR Preview" w:date="2026-01-01T00:00:00Z">
        <w:r>
          <w:t xml:space="preserve">	</w:t>
        </w:r>
      </w:ins>
      <w:ins w:id="30283" w:author="PR Preview" w:date="2026-01-01T00:00:00Z">
        <w:r>
          <w:t xml:space="preserve">Wikipedia contributors,</w:t>
        </w:r>
      </w:ins>
      <w:ins w:id="30284" w:author="PR Preview" w:date="2026-01-01T00:00:00Z">
        <w:r>
          <w:t xml:space="preserve"> </w:t>
        </w:r>
      </w:ins>
      <w:ins w:id="30285" w:author="PR Preview" w:date="2026-01-01T00:00:00Z">
        <w:r>
          <w:t xml:space="preserve">“Block matrix —</w:t>
        </w:r>
      </w:ins>
      <w:ins w:id="30286" w:author="PR Preview" w:date="2026-01-01T00:00:00Z">
        <w:r>
          <w:t xml:space="preserve"> </w:t>
        </w:r>
      </w:ins>
      <w:ins w:id="30287" w:author="PR Preview" w:date="2026-01-01T00:00:00Z">
        <w:r>
          <w:t xml:space="preserve">Wikipedia</w:t>
        </w:r>
      </w:ins>
      <w:ins w:id="30288" w:author="PR Preview" w:date="2026-01-01T00:00:00Z">
        <w:r>
          <w:t xml:space="preserve">,</w:t>
        </w:r>
      </w:ins>
      <w:ins w:id="30289" w:author="PR Preview" w:date="2026-01-01T00:00:00Z">
        <w:r>
          <w:t xml:space="preserve"> </w:t>
        </w:r>
      </w:ins>
      <w:ins w:id="30290" w:author="PR Preview" w:date="2026-01-01T00:00:00Z">
        <w:r>
          <w:t xml:space="preserve">the free encyclopedia.”</w:t>
        </w:r>
      </w:ins>
      <w:ins w:id="30291" w:author="PR Preview" w:date="2026-01-01T00:00:00Z">
        <w:r>
          <w:t xml:space="preserve"> </w:t>
        </w:r>
      </w:ins>
      <w:ins w:id="30292" w:author="PR Preview" w:date="2026-01-01T00:00:00Z">
        <w:r>
          <w:t xml:space="preserve">2026. Available:</w:t>
        </w:r>
      </w:ins>
      <w:ins w:id="30293" w:author="PR Preview" w:date="2026-01-01T00:00:00Z">
        <w:r>
          <w:t xml:space="preserve"> </w:t>
        </w:r>
      </w:ins>
      <w:hyperlink r:id="rId889">
        <w:ins w:id="30294" w:author="PR Preview" w:date="2026-01-01T00:00:00Z">
          <w:r>
            <w:rPr>
              <w:rStyle w:val="Hyperlink"/>
            </w:rPr>
            <w:t xml:space="preserve">https://en.wikipedia.org/wiki/Block_matrix</w:t>
          </w:r>
        </w:ins>
      </w:hyperlink>
    </w:p>
    <w:bookmarkEnd w:id="890"/>
    <w:bookmarkStart w:id="892" w:name="ref-wikipedia_schur_complement"/>
    <w:p>
      <w:pPr>
        <w:pStyle w:val="Bibliography"/>
      </w:pPr>
      <w:ins w:id="30295" w:author="PR Preview" w:date="2026-01-01T00:00:00Z">
        <w:r>
          <w:t xml:space="preserve">[90]</w:t>
        </w:r>
      </w:ins>
      <w:ins w:id="30296" w:author="PR Preview" w:date="2026-01-01T00:00:00Z">
        <w:r>
          <w:t xml:space="preserve"> </w:t>
        </w:r>
      </w:ins>
      <w:ins w:id="30297" w:author="PR Preview" w:date="2026-01-01T00:00:00Z">
        <w:r>
          <w:t xml:space="preserve">	</w:t>
        </w:r>
      </w:ins>
      <w:ins w:id="30298" w:author="PR Preview" w:date="2026-01-01T00:00:00Z">
        <w:r>
          <w:t xml:space="preserve">Wikipedia contributors,</w:t>
        </w:r>
      </w:ins>
      <w:ins w:id="30299" w:author="PR Preview" w:date="2026-01-01T00:00:00Z">
        <w:r>
          <w:t xml:space="preserve"> </w:t>
        </w:r>
      </w:ins>
      <w:ins w:id="30300" w:author="PR Preview" w:date="2026-01-01T00:00:00Z">
        <w:r>
          <w:t xml:space="preserve">“Schur complement —</w:t>
        </w:r>
      </w:ins>
      <w:ins w:id="30301" w:author="PR Preview" w:date="2026-01-01T00:00:00Z">
        <w:r>
          <w:t xml:space="preserve"> </w:t>
        </w:r>
      </w:ins>
      <w:ins w:id="30302" w:author="PR Preview" w:date="2026-01-01T00:00:00Z">
        <w:r>
          <w:t xml:space="preserve">Wikipedia</w:t>
        </w:r>
      </w:ins>
      <w:ins w:id="30303" w:author="PR Preview" w:date="2026-01-01T00:00:00Z">
        <w:r>
          <w:t xml:space="preserve">,</w:t>
        </w:r>
      </w:ins>
      <w:ins w:id="30304" w:author="PR Preview" w:date="2026-01-01T00:00:00Z">
        <w:r>
          <w:t xml:space="preserve"> </w:t>
        </w:r>
      </w:ins>
      <w:ins w:id="30305" w:author="PR Preview" w:date="2026-01-01T00:00:00Z">
        <w:r>
          <w:t xml:space="preserve">the free encyclopedia.”</w:t>
        </w:r>
      </w:ins>
      <w:ins w:id="30306" w:author="PR Preview" w:date="2026-01-01T00:00:00Z">
        <w:r>
          <w:t xml:space="preserve"> </w:t>
        </w:r>
      </w:ins>
      <w:ins w:id="30307" w:author="PR Preview" w:date="2026-01-01T00:00:00Z">
        <w:r>
          <w:t xml:space="preserve">2026. Available:</w:t>
        </w:r>
      </w:ins>
      <w:ins w:id="30308" w:author="PR Preview" w:date="2026-01-01T00:00:00Z">
        <w:r>
          <w:t xml:space="preserve"> </w:t>
        </w:r>
      </w:ins>
      <w:hyperlink r:id="rId891">
        <w:ins w:id="30309" w:author="PR Preview" w:date="2026-01-01T00:00:00Z">
          <w:r>
            <w:rPr>
              <w:rStyle w:val="Hyperlink"/>
            </w:rPr>
            <w:t xml:space="preserve">https://en.wikipedia.org/wiki/Schur_complement</w:t>
          </w:r>
        </w:ins>
      </w:hyperlink>
    </w:p>
    <w:bookmarkEnd w:id="892"/>
    <w:bookmarkStart w:id="894" w:name="ref-wikipedia_cholesky_decomposition"/>
    <w:p>
      <w:pPr>
        <w:pStyle w:val="Bibliography"/>
      </w:pPr>
      <w:ins w:id="30310" w:author="PR Preview" w:date="2026-01-01T00:00:00Z">
        <w:r>
          <w:t xml:space="preserve">[91]</w:t>
        </w:r>
      </w:ins>
      <w:ins w:id="30311" w:author="PR Preview" w:date="2026-01-01T00:00:00Z">
        <w:r>
          <w:t xml:space="preserve"> </w:t>
        </w:r>
      </w:ins>
      <w:ins w:id="30312" w:author="PR Preview" w:date="2026-01-01T00:00:00Z">
        <w:r>
          <w:t xml:space="preserve">	</w:t>
        </w:r>
      </w:ins>
      <w:ins w:id="30313" w:author="PR Preview" w:date="2026-01-01T00:00:00Z">
        <w:r>
          <w:t xml:space="preserve">Wikipedia contributors,</w:t>
        </w:r>
      </w:ins>
      <w:ins w:id="30314" w:author="PR Preview" w:date="2026-01-01T00:00:00Z">
        <w:r>
          <w:t xml:space="preserve"> </w:t>
        </w:r>
      </w:ins>
      <w:ins w:id="30315" w:author="PR Preview" w:date="2026-01-01T00:00:00Z">
        <w:r>
          <w:t xml:space="preserve">“Cholesky decomposition —</w:t>
        </w:r>
      </w:ins>
      <w:ins w:id="30316" w:author="PR Preview" w:date="2026-01-01T00:00:00Z">
        <w:r>
          <w:t xml:space="preserve"> </w:t>
        </w:r>
      </w:ins>
      <w:ins w:id="30317" w:author="PR Preview" w:date="2026-01-01T00:00:00Z">
        <w:r>
          <w:t xml:space="preserve">Wikipedia</w:t>
        </w:r>
      </w:ins>
      <w:ins w:id="30318" w:author="PR Preview" w:date="2026-01-01T00:00:00Z">
        <w:r>
          <w:t xml:space="preserve">,</w:t>
        </w:r>
      </w:ins>
      <w:ins w:id="30319" w:author="PR Preview" w:date="2026-01-01T00:00:00Z">
        <w:r>
          <w:t xml:space="preserve"> </w:t>
        </w:r>
      </w:ins>
      <w:ins w:id="30320" w:author="PR Preview" w:date="2026-01-01T00:00:00Z">
        <w:r>
          <w:t xml:space="preserve">the free encyclopedia.”</w:t>
        </w:r>
      </w:ins>
      <w:ins w:id="30321" w:author="PR Preview" w:date="2026-01-01T00:00:00Z">
        <w:r>
          <w:t xml:space="preserve"> </w:t>
        </w:r>
      </w:ins>
      <w:ins w:id="30322" w:author="PR Preview" w:date="2026-01-01T00:00:00Z">
        <w:r>
          <w:t xml:space="preserve">2026. Available:</w:t>
        </w:r>
      </w:ins>
      <w:ins w:id="30323" w:author="PR Preview" w:date="2026-01-01T00:00:00Z">
        <w:r>
          <w:t xml:space="preserve"> </w:t>
        </w:r>
      </w:ins>
      <w:hyperlink r:id="rId893">
        <w:ins w:id="30324" w:author="PR Preview" w:date="2026-01-01T00:00:00Z">
          <w:r>
            <w:rPr>
              <w:rStyle w:val="Hyperlink"/>
            </w:rPr>
            <w:t xml:space="preserve">https://en.wikipedia.org/wiki/Cholesky_decomposition</w:t>
          </w:r>
        </w:ins>
      </w:hyperlink>
    </w:p>
    <w:bookmarkEnd w:id="894"/>
    <w:bookmarkStart w:id="896" w:name="ref-wikipedia_conjugate_transpose"/>
    <w:p>
      <w:pPr>
        <w:pStyle w:val="Bibliography"/>
      </w:pPr>
      <w:ins w:id="30325" w:author="PR Preview" w:date="2026-01-01T00:00:00Z">
        <w:r>
          <w:t xml:space="preserve">[92]</w:t>
        </w:r>
      </w:ins>
      <w:ins w:id="30326" w:author="PR Preview" w:date="2026-01-01T00:00:00Z">
        <w:r>
          <w:t xml:space="preserve"> </w:t>
        </w:r>
      </w:ins>
      <w:ins w:id="30327" w:author="PR Preview" w:date="2026-01-01T00:00:00Z">
        <w:r>
          <w:t xml:space="preserve">	</w:t>
        </w:r>
      </w:ins>
      <w:ins w:id="30328" w:author="PR Preview" w:date="2026-01-01T00:00:00Z">
        <w:r>
          <w:t xml:space="preserve">Wikipedia contributors,</w:t>
        </w:r>
      </w:ins>
      <w:ins w:id="30329" w:author="PR Preview" w:date="2026-01-01T00:00:00Z">
        <w:r>
          <w:t xml:space="preserve"> </w:t>
        </w:r>
      </w:ins>
      <w:ins w:id="30330" w:author="PR Preview" w:date="2026-01-01T00:00:00Z">
        <w:r>
          <w:t xml:space="preserve">“Conjugate transpose —</w:t>
        </w:r>
      </w:ins>
      <w:ins w:id="30331" w:author="PR Preview" w:date="2026-01-01T00:00:00Z">
        <w:r>
          <w:t xml:space="preserve"> </w:t>
        </w:r>
      </w:ins>
      <w:ins w:id="30332" w:author="PR Preview" w:date="2026-01-01T00:00:00Z">
        <w:r>
          <w:t xml:space="preserve">Wikipedia</w:t>
        </w:r>
      </w:ins>
      <w:ins w:id="30333" w:author="PR Preview" w:date="2026-01-01T00:00:00Z">
        <w:r>
          <w:t xml:space="preserve">,</w:t>
        </w:r>
      </w:ins>
      <w:ins w:id="30334" w:author="PR Preview" w:date="2026-01-01T00:00:00Z">
        <w:r>
          <w:t xml:space="preserve"> </w:t>
        </w:r>
      </w:ins>
      <w:ins w:id="30335" w:author="PR Preview" w:date="2026-01-01T00:00:00Z">
        <w:r>
          <w:t xml:space="preserve">the free encyclopedia.”</w:t>
        </w:r>
      </w:ins>
      <w:ins w:id="30336" w:author="PR Preview" w:date="2026-01-01T00:00:00Z">
        <w:r>
          <w:t xml:space="preserve"> </w:t>
        </w:r>
      </w:ins>
      <w:ins w:id="30337" w:author="PR Preview" w:date="2026-01-01T00:00:00Z">
        <w:r>
          <w:t xml:space="preserve">2026. Available:</w:t>
        </w:r>
      </w:ins>
      <w:ins w:id="30338" w:author="PR Preview" w:date="2026-01-01T00:00:00Z">
        <w:r>
          <w:t xml:space="preserve"> </w:t>
        </w:r>
      </w:ins>
      <w:hyperlink r:id="rId895">
        <w:ins w:id="30339" w:author="PR Preview" w:date="2026-01-01T00:00:00Z">
          <w:r>
            <w:rPr>
              <w:rStyle w:val="Hyperlink"/>
            </w:rPr>
            <w:t xml:space="preserve">https://en.wikipedia.org/wiki/Conjugate_transpose</w:t>
          </w:r>
        </w:ins>
      </w:hyperlink>
    </w:p>
    <w:bookmarkEnd w:id="896"/>
    <w:bookmarkStart w:id="898" w:name="ref-wikipedia_hermitian_matrix"/>
    <w:p>
      <w:pPr>
        <w:pStyle w:val="Bibliography"/>
      </w:pPr>
      <w:ins w:id="30340" w:author="PR Preview" w:date="2026-01-01T00:00:00Z">
        <w:r>
          <w:t xml:space="preserve">[93]</w:t>
        </w:r>
      </w:ins>
      <w:ins w:id="30341" w:author="PR Preview" w:date="2026-01-01T00:00:00Z">
        <w:r>
          <w:t xml:space="preserve"> </w:t>
        </w:r>
      </w:ins>
      <w:ins w:id="30342" w:author="PR Preview" w:date="2026-01-01T00:00:00Z">
        <w:r>
          <w:t xml:space="preserve">	</w:t>
        </w:r>
      </w:ins>
      <w:ins w:id="30343" w:author="PR Preview" w:date="2026-01-01T00:00:00Z">
        <w:r>
          <w:t xml:space="preserve">Wikipedia contributors,</w:t>
        </w:r>
      </w:ins>
      <w:ins w:id="30344" w:author="PR Preview" w:date="2026-01-01T00:00:00Z">
        <w:r>
          <w:t xml:space="preserve"> </w:t>
        </w:r>
      </w:ins>
      <w:ins w:id="30345" w:author="PR Preview" w:date="2026-01-01T00:00:00Z">
        <w:r>
          <w:t xml:space="preserve">“Hermitian matrix —</w:t>
        </w:r>
      </w:ins>
      <w:ins w:id="30346" w:author="PR Preview" w:date="2026-01-01T00:00:00Z">
        <w:r>
          <w:t xml:space="preserve"> </w:t>
        </w:r>
      </w:ins>
      <w:ins w:id="30347" w:author="PR Preview" w:date="2026-01-01T00:00:00Z">
        <w:r>
          <w:t xml:space="preserve">Wikipedia</w:t>
        </w:r>
      </w:ins>
      <w:ins w:id="30348" w:author="PR Preview" w:date="2026-01-01T00:00:00Z">
        <w:r>
          <w:t xml:space="preserve">,</w:t>
        </w:r>
      </w:ins>
      <w:ins w:id="30349" w:author="PR Preview" w:date="2026-01-01T00:00:00Z">
        <w:r>
          <w:t xml:space="preserve"> </w:t>
        </w:r>
      </w:ins>
      <w:ins w:id="30350" w:author="PR Preview" w:date="2026-01-01T00:00:00Z">
        <w:r>
          <w:t xml:space="preserve">the free encyclopedia.”</w:t>
        </w:r>
      </w:ins>
      <w:ins w:id="30351" w:author="PR Preview" w:date="2026-01-01T00:00:00Z">
        <w:r>
          <w:t xml:space="preserve"> </w:t>
        </w:r>
      </w:ins>
      <w:ins w:id="30352" w:author="PR Preview" w:date="2026-01-01T00:00:00Z">
        <w:r>
          <w:t xml:space="preserve">2026. Available:</w:t>
        </w:r>
      </w:ins>
      <w:ins w:id="30353" w:author="PR Preview" w:date="2026-01-01T00:00:00Z">
        <w:r>
          <w:t xml:space="preserve"> </w:t>
        </w:r>
      </w:ins>
      <w:hyperlink r:id="rId897">
        <w:ins w:id="30354" w:author="PR Preview" w:date="2026-01-01T00:00:00Z">
          <w:r>
            <w:rPr>
              <w:rStyle w:val="Hyperlink"/>
            </w:rPr>
            <w:t xml:space="preserve">https://en.wikipedia.org/wiki/Hermitian_matrix</w:t>
          </w:r>
        </w:ins>
      </w:hyperlink>
    </w:p>
    <w:bookmarkEnd w:id="898"/>
    <w:bookmarkStart w:id="900" w:name="ref-wikipedia_skew_hermitian_matrix"/>
    <w:p>
      <w:pPr>
        <w:pStyle w:val="Bibliography"/>
      </w:pPr>
      <w:ins w:id="30355" w:author="PR Preview" w:date="2026-01-01T00:00:00Z">
        <w:r>
          <w:t xml:space="preserve">[94]</w:t>
        </w:r>
      </w:ins>
      <w:ins w:id="30356" w:author="PR Preview" w:date="2026-01-01T00:00:00Z">
        <w:r>
          <w:t xml:space="preserve"> </w:t>
        </w:r>
      </w:ins>
      <w:ins w:id="30357" w:author="PR Preview" w:date="2026-01-01T00:00:00Z">
        <w:r>
          <w:t xml:space="preserve">	</w:t>
        </w:r>
      </w:ins>
      <w:ins w:id="30358" w:author="PR Preview" w:date="2026-01-01T00:00:00Z">
        <w:r>
          <w:t xml:space="preserve">Wikipedia contributors,</w:t>
        </w:r>
      </w:ins>
      <w:ins w:id="30359" w:author="PR Preview" w:date="2026-01-01T00:00:00Z">
        <w:r>
          <w:t xml:space="preserve"> </w:t>
        </w:r>
      </w:ins>
      <w:ins w:id="30360" w:author="PR Preview" w:date="2026-01-01T00:00:00Z">
        <w:r>
          <w:t xml:space="preserve">“Skew-hermitian matrix —</w:t>
        </w:r>
      </w:ins>
      <w:ins w:id="30361" w:author="PR Preview" w:date="2026-01-01T00:00:00Z">
        <w:r>
          <w:t xml:space="preserve"> </w:t>
        </w:r>
      </w:ins>
      <w:ins w:id="30362" w:author="PR Preview" w:date="2026-01-01T00:00:00Z">
        <w:r>
          <w:t xml:space="preserve">Wikipedia</w:t>
        </w:r>
      </w:ins>
      <w:ins w:id="30363" w:author="PR Preview" w:date="2026-01-01T00:00:00Z">
        <w:r>
          <w:t xml:space="preserve">,</w:t>
        </w:r>
      </w:ins>
      <w:ins w:id="30364" w:author="PR Preview" w:date="2026-01-01T00:00:00Z">
        <w:r>
          <w:t xml:space="preserve"> </w:t>
        </w:r>
      </w:ins>
      <w:ins w:id="30365" w:author="PR Preview" w:date="2026-01-01T00:00:00Z">
        <w:r>
          <w:t xml:space="preserve">the free encyclopedia.”</w:t>
        </w:r>
      </w:ins>
      <w:ins w:id="30366" w:author="PR Preview" w:date="2026-01-01T00:00:00Z">
        <w:r>
          <w:t xml:space="preserve"> </w:t>
        </w:r>
      </w:ins>
      <w:ins w:id="30367" w:author="PR Preview" w:date="2026-01-01T00:00:00Z">
        <w:r>
          <w:t xml:space="preserve">2026. Available:</w:t>
        </w:r>
      </w:ins>
      <w:ins w:id="30368" w:author="PR Preview" w:date="2026-01-01T00:00:00Z">
        <w:r>
          <w:t xml:space="preserve"> </w:t>
        </w:r>
      </w:ins>
      <w:hyperlink r:id="rId899">
        <w:ins w:id="30369" w:author="PR Preview" w:date="2026-01-01T00:00:00Z">
          <w:r>
            <w:rPr>
              <w:rStyle w:val="Hyperlink"/>
            </w:rPr>
            <w:t xml:space="preserve">https://en.wikipedia.org/wiki/Skew-Hermitian_matrix</w:t>
          </w:r>
        </w:ins>
      </w:hyperlink>
    </w:p>
    <w:bookmarkEnd w:id="900"/>
    <w:bookmarkStart w:id="902" w:name="ref-strang2023linear"/>
    <w:p>
      <w:pPr>
        <w:pStyle w:val="Bibliography"/>
      </w:pPr>
      <w:ins w:id="30370" w:author="PR Preview" w:date="2026-01-01T00:00:00Z">
        <w:r>
          <w:t xml:space="preserve">[95]</w:t>
        </w:r>
      </w:ins>
      <w:ins w:id="30371" w:author="PR Preview" w:date="2026-01-01T00:00:00Z">
        <w:r>
          <w:t xml:space="preserve"> </w:t>
        </w:r>
      </w:ins>
      <w:ins w:id="30372" w:author="PR Preview" w:date="2026-01-01T00:00:00Z">
        <w:r>
          <w:t xml:space="preserve">	</w:t>
        </w:r>
      </w:ins>
      <w:ins w:id="30373" w:author="PR Preview" w:date="2026-01-01T00:00:00Z">
        <w:r>
          <w:t xml:space="preserve">G. Strang,</w:t>
        </w:r>
      </w:ins>
      <w:ins w:id="30374" w:author="PR Preview" w:date="2026-01-01T00:00:00Z">
        <w:r>
          <w:t xml:space="preserve"> </w:t>
        </w:r>
      </w:ins>
      <w:ins w:id="30375" w:author="PR Preview" w:date="2026-01-01T00:00:00Z">
        <w:r>
          <w:rPr>
            <w:i/>
            <w:iCs/>
          </w:rPr>
          <w:t xml:space="preserve">Introduction to linear algebra</w:t>
        </w:r>
      </w:ins>
      <w:ins w:id="30376" w:author="PR Preview" w:date="2026-01-01T00:00:00Z">
        <w:r>
          <w:t xml:space="preserve">, 6th ed. Wellesley, MA: Wellesley-Cambridge Press, 2023. Available:</w:t>
        </w:r>
      </w:ins>
      <w:ins w:id="30377" w:author="PR Preview" w:date="2026-01-01T00:00:00Z">
        <w:r>
          <w:t xml:space="preserve"> </w:t>
        </w:r>
      </w:ins>
      <w:hyperlink r:id="rId901">
        <w:ins w:id="30378" w:author="PR Preview" w:date="2026-01-01T00:00:00Z">
          <w:r>
            <w:rPr>
              <w:rStyle w:val="Hyperlink"/>
            </w:rPr>
            <w:t xml:space="preserve">https://math.mit.edu/~gs/linearalgebra/</w:t>
          </w:r>
        </w:ins>
      </w:hyperlink>
    </w:p>
    <w:bookmarkEnd w:id="902"/>
    <w:bookmarkStart w:id="904" w:name="ref-fieller2018basics"/>
    <w:p>
      <w:pPr>
        <w:pStyle w:val="Bibliography"/>
      </w:pPr>
      <w:ins w:id="30379" w:author="PR Preview" w:date="2026-01-01T00:00:00Z">
        <w:r>
          <w:t xml:space="preserve">[96]</w:t>
        </w:r>
      </w:ins>
      <w:ins w:id="30380" w:author="PR Preview" w:date="2026-01-01T00:00:00Z">
        <w:r>
          <w:t xml:space="preserve"> </w:t>
        </w:r>
      </w:ins>
      <w:ins w:id="30381" w:author="PR Preview" w:date="2026-01-01T00:00:00Z">
        <w:r>
          <w:t xml:space="preserve">	</w:t>
        </w:r>
      </w:ins>
      <w:ins w:id="30382" w:author="PR Preview" w:date="2026-01-01T00:00:00Z">
        <w:r>
          <w:t xml:space="preserve">N. Fieller,</w:t>
        </w:r>
      </w:ins>
      <w:ins w:id="30383" w:author="PR Preview" w:date="2026-01-01T00:00:00Z">
        <w:r>
          <w:t xml:space="preserve"> </w:t>
        </w:r>
      </w:ins>
      <w:ins w:id="30384" w:author="PR Preview" w:date="2026-01-01T00:00:00Z">
        <w:r>
          <w:rPr>
            <w:i/>
            <w:iCs/>
          </w:rPr>
          <w:t xml:space="preserve">Basics of matrix algebra for statistics with</w:t>
        </w:r>
      </w:ins>
      <w:ins w:id="30385" w:author="PR Preview" w:date="2026-01-01T00:00:00Z">
        <w:r>
          <w:rPr>
            <w:i/>
            <w:iCs/>
          </w:rPr>
          <w:t xml:space="preserve"> </w:t>
        </w:r>
      </w:ins>
      <w:ins w:id="30386" w:author="PR Preview" w:date="2026-01-01T00:00:00Z">
        <w:r>
          <w:rPr>
            <w:i/>
            <w:iCs/>
          </w:rPr>
          <w:t xml:space="preserve">R</w:t>
        </w:r>
      </w:ins>
      <w:ins w:id="30387" w:author="PR Preview" w:date="2026-01-01T00:00:00Z">
        <w:r>
          <w:t xml:space="preserve">. Chapman; Hall/CRC, 2016. doi:</w:t>
        </w:r>
      </w:ins>
      <w:ins w:id="30388" w:author="PR Preview" w:date="2026-01-01T00:00:00Z">
        <w:r>
          <w:t xml:space="preserve"> </w:t>
        </w:r>
      </w:ins>
      <w:hyperlink r:id="rId903">
        <w:ins w:id="30389" w:author="PR Preview" w:date="2026-01-01T00:00:00Z">
          <w:r>
            <w:rPr>
              <w:rStyle w:val="Hyperlink"/>
            </w:rPr>
            <w:t xml:space="preserve">10.1201/9781315370200</w:t>
          </w:r>
        </w:ins>
      </w:hyperlink>
      <w:ins w:id="30390" w:author="PR Preview" w:date="2026-01-01T00:00:00Z">
        <w:r>
          <w:t xml:space="preserve">.</w:t>
        </w:r>
      </w:ins>
    </w:p>
    <w:bookmarkEnd w:id="904"/>
    <w:bookmarkStart w:id="905" w:name="ref-searle2017matrix"/>
    <w:p>
      <w:pPr>
        <w:pStyle w:val="Bibliography"/>
      </w:pPr>
      <w:ins w:id="30391" w:author="PR Preview" w:date="2026-01-01T00:00:00Z">
        <w:r>
          <w:t xml:space="preserve">[97]</w:t>
        </w:r>
      </w:ins>
      <w:ins w:id="30392" w:author="PR Preview" w:date="2026-01-01T00:00:00Z">
        <w:r>
          <w:t xml:space="preserve"> </w:t>
        </w:r>
      </w:ins>
      <w:ins w:id="30393" w:author="PR Preview" w:date="2026-01-01T00:00:00Z">
        <w:r>
          <w:t xml:space="preserve">	</w:t>
        </w:r>
      </w:ins>
      <w:ins w:id="30394" w:author="PR Preview" w:date="2026-01-01T00:00:00Z">
        <w:r>
          <w:t xml:space="preserve">S. R. Searle and A. I. Khuri,</w:t>
        </w:r>
      </w:ins>
      <w:ins w:id="30395" w:author="PR Preview" w:date="2026-01-01T00:00:00Z">
        <w:r>
          <w:t xml:space="preserve"> </w:t>
        </w:r>
      </w:ins>
      <w:ins w:id="30396" w:author="PR Preview" w:date="2026-01-01T00:00:00Z">
        <w:r>
          <w:rPr>
            <w:i/>
            <w:iCs/>
          </w:rPr>
          <w:t xml:space="preserve">Matrix algebra useful for statistics</w:t>
        </w:r>
      </w:ins>
      <w:ins w:id="30397" w:author="PR Preview" w:date="2026-01-01T00:00:00Z">
        <w:r>
          <w:t xml:space="preserve">. John Wiley &amp; Sons, 2017.</w:t>
        </w:r>
      </w:ins>
    </w:p>
    <w:bookmarkEnd w:id="905"/>
    <w:bookmarkStart w:id="907" w:name="ref-petersen2012matrix"/>
    <w:p>
      <w:pPr>
        <w:pStyle w:val="Bibliography"/>
      </w:pPr>
      <w:ins w:id="30398" w:author="PR Preview" w:date="2026-01-01T00:00:00Z">
        <w:r>
          <w:t xml:space="preserve">[98]</w:t>
        </w:r>
      </w:ins>
      <w:ins w:id="30399" w:author="PR Preview" w:date="2026-01-01T00:00:00Z">
        <w:r>
          <w:t xml:space="preserve"> </w:t>
        </w:r>
      </w:ins>
      <w:ins w:id="30400" w:author="PR Preview" w:date="2026-01-01T00:00:00Z">
        <w:r>
          <w:t xml:space="preserve">	</w:t>
        </w:r>
      </w:ins>
      <w:ins w:id="30401" w:author="PR Preview" w:date="2026-01-01T00:00:00Z">
        <w:r>
          <w:t xml:space="preserve">K. B. Petersen and M. S. Pedersen,</w:t>
        </w:r>
      </w:ins>
      <w:ins w:id="30402" w:author="PR Preview" w:date="2026-01-01T00:00:00Z">
        <w:r>
          <w:t xml:space="preserve"> </w:t>
        </w:r>
      </w:ins>
      <w:ins w:id="30403" w:author="PR Preview" w:date="2026-01-01T00:00:00Z">
        <w:r>
          <w:t xml:space="preserve">“The matrix cookbook,”</w:t>
        </w:r>
      </w:ins>
      <w:ins w:id="30404" w:author="PR Preview" w:date="2026-01-01T00:00:00Z">
        <w:r>
          <w:t xml:space="preserve"> </w:t>
        </w:r>
      </w:ins>
      <w:ins w:id="30405" w:author="PR Preview" w:date="2026-01-01T00:00:00Z">
        <w:r>
          <w:t xml:space="preserve">Technical University of Denmark, Nov. 2012. Available:</w:t>
        </w:r>
      </w:ins>
      <w:ins w:id="30406" w:author="PR Preview" w:date="2026-01-01T00:00:00Z">
        <w:r>
          <w:t xml:space="preserve"> </w:t>
        </w:r>
      </w:ins>
      <w:hyperlink r:id="rId906">
        <w:ins w:id="30407" w:author="PR Preview" w:date="2026-01-01T00:00:00Z">
          <w:r>
            <w:rPr>
              <w:rStyle w:val="Hyperlink"/>
            </w:rPr>
            <w:t xml:space="preserve">https://www2.imm.dtu.dk/pubdb/edoc/imm3274.pdf</w:t>
          </w:r>
        </w:ins>
      </w:hyperlink>
    </w:p>
    <w:bookmarkEnd w:id="907"/>
    <w:bookmarkStart w:id="909" w:name="ref-stanford2024ee278notes"/>
    <w:p>
      <w:pPr>
        <w:pStyle w:val="Bibliography"/>
      </w:pPr>
      <w:ins w:id="30408" w:author="PR Preview" w:date="2026-01-01T00:00:00Z">
        <w:r>
          <w:t xml:space="preserve">[99]</w:t>
        </w:r>
      </w:ins>
      <w:ins w:id="30409" w:author="PR Preview" w:date="2026-01-01T00:00:00Z">
        <w:r>
          <w:t xml:space="preserve"> </w:t>
        </w:r>
      </w:ins>
      <w:ins w:id="30410" w:author="PR Preview" w:date="2026-01-01T00:00:00Z">
        <w:r>
          <w:t xml:space="preserve">	</w:t>
        </w:r>
      </w:ins>
      <w:ins w:id="30411" w:author="PR Preview" w:date="2026-01-01T00:00:00Z">
        <w:r>
          <w:t xml:space="preserve">Stanford University,</w:t>
        </w:r>
      </w:ins>
      <w:ins w:id="30412" w:author="PR Preview" w:date="2026-01-01T00:00:00Z">
        <w:r>
          <w:t xml:space="preserve"> </w:t>
        </w:r>
      </w:ins>
      <w:ins w:id="30413" w:author="PR Preview" w:date="2026-01-01T00:00:00Z">
        <w:r>
          <w:t xml:space="preserve">“</w:t>
        </w:r>
      </w:ins>
      <w:ins w:id="30414" w:author="PR Preview" w:date="2026-01-01T00:00:00Z">
        <w:r>
          <w:t xml:space="preserve">EE</w:t>
        </w:r>
      </w:ins>
      <w:ins w:id="30415" w:author="PR Preview" w:date="2026-01-01T00:00:00Z">
        <w:r>
          <w:t xml:space="preserve"> </w:t>
        </w:r>
      </w:ins>
      <w:ins w:id="30416" w:author="PR Preview" w:date="2026-01-01T00:00:00Z">
        <w:r>
          <w:t xml:space="preserve">278, probability and statistical inference: Fall 2024 lecture notes.”</w:t>
        </w:r>
      </w:ins>
      <w:ins w:id="30417" w:author="PR Preview" w:date="2026-01-01T00:00:00Z">
        <w:r>
          <w:t xml:space="preserve"> </w:t>
        </w:r>
      </w:ins>
      <w:ins w:id="30418" w:author="PR Preview" w:date="2026-01-01T00:00:00Z">
        <w:r>
          <w:t xml:space="preserve">Handwritten lecture notes, 2024. Available:</w:t>
        </w:r>
      </w:ins>
      <w:ins w:id="30419" w:author="PR Preview" w:date="2026-01-01T00:00:00Z">
        <w:r>
          <w:t xml:space="preserve"> </w:t>
        </w:r>
      </w:ins>
      <w:hyperlink r:id="rId908">
        <w:ins w:id="30420" w:author="PR Preview" w:date="2026-01-01T00:00:00Z">
          <w:r>
            <w:rPr>
              <w:rStyle w:val="Hyperlink"/>
            </w:rPr>
            <w:t xml:space="preserve">https://web.stanford.edu/class/ee278/lectures.html</w:t>
          </w:r>
        </w:ins>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8" Type="http://schemas.openxmlformats.org/officeDocument/2006/relationships/image" Target="media/rId198.png"/><Relationship Id="rId76" Type="http://schemas.openxmlformats.org/officeDocument/2006/relationships/image" Target="media/rId76.png"/><Relationship Id="rId294" Type="http://schemas.openxmlformats.org/officeDocument/2006/relationships/image" Target="media/rId294.png"/><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 Id="rId9" Type="http://schemas.openxmlformats.org/officeDocument/2006/relationships/hyperlink" Target="https://en.wikipedia.org/wiki/Fundamental_theorem_of_linear_algebra" TargetMode="External"/><Relationship Id="rId10" Type="http://schemas.openxmlformats.org/officeDocument/2006/relationships/hyperlink" Target="https://en.wikipedia.org/wiki/Cauchy%E2%80%93Schwarz_inequality" TargetMode="External"/><Relationship Id="rId12" Type="http://schemas.openxmlformats.org/officeDocument/2006/relationships/hyperlink" Target="https://en.wikipedia.org/wiki/Triangle_inequality" TargetMode="External"/></Relationships>
</file>

<file path=word/_rels/footnotes.xml.rels><?xml version='1.0' encoding='UTF-8' standalone='yes'?>
<Relationships xmlns="http://schemas.openxmlformats.org/package/2006/relationships"><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2026-10-19T09:32:24Z</dcterms:created>
  <dcterms:modified xsi:type="dcterms:W3CDTF">2026-10-19T09:32:24Z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01:34:03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