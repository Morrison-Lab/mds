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01:34:03 (PDT)</w:t>
        </w:r>
      </w:ins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3" w:author="PR Preview" w:date="2026-01-01T00:00:00Z">
        <w:r>
          <w:delText xml:space="preserve">[25, Ch. 18], [5], Theorem 4.9, p. 282</w:delText>
        </w:r>
      </w:del>
    </w:p>
    <w:p>
      <w:pPr>
        <w:pStyle w:val="FirstParagraph"/>
      </w:pPr>
      <w:ins w:id="4" w:author="PR Preview" w:date="2026-01-01T00:00:00Z">
        <w:r>
          <w:t xml:space="preserve">[24, Ch. 18], [5], Theorem 4.9, p. 282</w:t>
        </w:r>
      </w:ins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t>T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</w:delText>
        </w:r>
      </w:del>
      <w:del w:id="9" w:author="PR Preview" w:date="2026-01-01T00:00:00Z">
        <w:r>
          <w:delText xml:space="preserve"> </w:delText>
        </w:r>
      </w:del>
      <w:hyperlink r:id="rId322">
        <w:del w:id="10" w:author="PR Preview" w:date="2026-01-01T00:00:00Z">
          <w:r>
            <w:rPr>
              <w:rStyle w:val="Hyperlink"/>
            </w:rPr>
            <w:delText xml:space="preserve">random variable</w:delText>
          </w:r>
        </w:del>
      </w:hyperlink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with the</w:delText>
        </w:r>
      </w:del>
      <w:del w:id="13" w:author="PR Preview" w:date="2026-01-01T00:00:00Z">
        <w:r>
          <w:delText xml:space="preserve"> </w:delText>
        </w:r>
      </w:del>
      <w:hyperlink r:id="rId323">
        <w:del w:id="14" w:author="PR Preview" w:date="2026-01-01T00:00:00Z">
          <w:r>
            <w:rPr>
              <w:rStyle w:val="Hyperlink"/>
            </w:rPr>
            <w:delText xml:space="preserve">exponential distribution</w:delText>
          </w:r>
        </w:del>
      </w:hyperlink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with rate</w:delText>
        </w:r>
      </w:del>
      <w:del w:id="17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&gt;</m:t>
        </m:r>
        <m:r>
          <m:t>0</m:t>
        </m:r>
      </m:oMath>
      <w:del w:id="18" w:author="PR Preview" w:date="2026-01-01T00:00:00Z">
        <w:r>
          <w:delText xml:space="preserve">.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Its</w:delText>
        </w:r>
      </w:del>
      <w:del w:id="21" w:author="PR Preview" w:date="2026-01-01T00:00:00Z">
        <w:r>
          <w:delText xml:space="preserve"> </w:delText>
        </w:r>
      </w:del>
      <w:hyperlink r:id="rId324">
        <w:del w:id="22" w:author="PR Preview" w:date="2026-01-01T00:00:00Z">
          <w:r>
            <w:rPr>
              <w:rStyle w:val="Hyperlink"/>
            </w:rPr>
            <w:delText xml:space="preserve">probability density function (PDF)</w:delText>
          </w:r>
        </w:del>
      </w:hyperlink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is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[26, Sec. II], p. 295,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“Survival and Hazard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Functions for Selected Distributions”</w:delText>
        </w:r>
      </w:del>
      <w:del w:id="31" w:author="PR Preview" w:date="2026-01-01T00:00:00Z">
        <w:r>
          <w:delText xml:space="preserve">:</w:delText>
        </w:r>
      </w:del>
    </w:p>
    <w:p>
      <w:pPr>
        <w:pStyle w:val="BodyText"/>
      </w:pPr>
      <w:ins w:id="32" w:author="PR Preview" w:date="2026-01-01T00:00:00Z">
        <w:r>
          <w:t xml:space="preserve">Let</w:t>
        </w:r>
      </w:ins>
      <w:ins w:id="33" w:author="PR Preview" w:date="2026-01-01T00:00:00Z">
        <w:r>
          <w:t xml:space="preserve"> </w:t>
        </w:r>
      </w:ins>
      <m:oMath>
        <m:r>
          <m:t>T</m:t>
        </m:r>
      </m:oMath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be a</w:t>
        </w:r>
      </w:ins>
      <w:ins w:id="36" w:author="PR Preview" w:date="2026-01-01T00:00:00Z">
        <w:r>
          <w:t xml:space="preserve"> </w:t>
        </w:r>
      </w:ins>
      <w:hyperlink r:id="rId322">
        <w:ins w:id="37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with the</w:t>
        </w:r>
      </w:ins>
      <w:ins w:id="40" w:author="PR Preview" w:date="2026-01-01T00:00:00Z">
        <w:r>
          <w:t xml:space="preserve"> </w:t>
        </w:r>
      </w:ins>
      <w:hyperlink r:id="rId323">
        <w:ins w:id="41" w:author="PR Preview" w:date="2026-01-01T00:00:00Z">
          <w:r>
            <w:rPr>
              <w:rStyle w:val="Hyperlink"/>
            </w:rPr>
            <w:t xml:space="preserve">exponential distribution</w:t>
          </w:r>
        </w:ins>
      </w:hyperlink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with rate</w:t>
        </w:r>
      </w:ins>
      <w:ins w:id="44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&gt;</m:t>
        </m:r>
        <m:r>
          <m:t>0</m:t>
        </m:r>
      </m:oMath>
      <w:ins w:id="45" w:author="PR Preview" w:date="2026-01-01T00:00:00Z">
        <w:r>
          <w:t xml:space="preserve">.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Its</w:t>
        </w:r>
      </w:ins>
      <w:ins w:id="48" w:author="PR Preview" w:date="2026-01-01T00:00:00Z">
        <w:r>
          <w:t xml:space="preserve"> </w:t>
        </w:r>
      </w:ins>
      <w:hyperlink r:id="rId324">
        <w:ins w:id="49" w:author="PR Preview" w:date="2026-01-01T00:00:00Z">
          <w:r>
            <w:rPr>
              <w:rStyle w:val="Hyperlink"/>
            </w:rPr>
            <w:t xml:space="preserve">probability density function (PDF)</w:t>
          </w:r>
        </w:ins>
      </w:hyperlink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is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[25, Sec. II], p. 295,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“Survival and Hazard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Functions for Selected Distributions”</w:t>
        </w:r>
      </w:ins>
      <w:ins w:id="5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del w:id="59" w:author="PR Preview" w:date="2026-01-01T00:00:00Z">
        <w:r>
          <w:delText xml:space="preserve">The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rPr>
            <w:b/>
            <w:bCs/>
          </w:rPr>
          <w:delText xml:space="preserve">Fubini–Tonelli theorem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states conditions under which the order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of integration in a double integral can be exchanged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[27]</w:delText>
        </w:r>
      </w:del>
      <w:del w:id="68" w:author="PR Preview" w:date="2026-01-01T00:00:00Z">
        <w:r>
          <w:delText xml:space="preserve">.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We state them in two settings: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the Riemann version (</w:delText>
        </w:r>
      </w:del>
      <w:hyperlink w:anchor="thm-fubini">
        <w:del w:id="73" w:author="PR Preview" w:date="2026-01-01T00:00:00Z">
          <w:r>
            <w:rPr>
              <w:rStyle w:val="Hyperlink"/>
            </w:rPr>
            <w:delText xml:space="preserve">Theorem 24</w:delText>
          </w:r>
        </w:del>
      </w:hyperlink>
      <w:del w:id="74" w:author="PR Preview" w:date="2026-01-01T00:00:00Z">
        <w:r>
          <w:delText xml:space="preserve">) is what applied courses usually use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for double integrals of continuous functions on simple regions;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the</w:delText>
        </w:r>
      </w:del>
      <w:del w:id="79" w:author="PR Preview" w:date="2026-01-01T00:00:00Z">
        <w:r>
          <w:delText xml:space="preserve"> </w:delText>
        </w:r>
      </w:del>
      <w:hyperlink r:id="rId347">
        <m:oMath>
          <m:r>
            <m:t>σ</m:t>
          </m:r>
        </m:oMath>
        <w:del w:id="80" w:author="PR Preview" w:date="2026-01-01T00:00:00Z">
          <w:r>
            <w:rPr>
              <w:rStyle w:val="Hyperlink"/>
            </w:rPr>
            <w:delText xml:space="preserve">-finite</w:delText>
          </w:r>
        </w:del>
      </w:hyperlink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measure-theoretic versions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(</w:delText>
        </w:r>
      </w:del>
      <w:hyperlink w:anchor="thm-tonelli-measure">
        <w:del w:id="85" w:author="PR Preview" w:date="2026-01-01T00:00:00Z">
          <w:r>
            <w:rPr>
              <w:rStyle w:val="Hyperlink"/>
            </w:rPr>
            <w:delText xml:space="preserve">Theorem 27</w:delText>
          </w:r>
        </w:del>
      </w:hyperlink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and</w:delText>
        </w:r>
      </w:del>
      <w:del w:id="88" w:author="PR Preview" w:date="2026-01-01T00:00:00Z">
        <w:r>
          <w:delText xml:space="preserve"> </w:delText>
        </w:r>
      </w:del>
      <w:hyperlink w:anchor="thm-fubini-measure">
        <w:del w:id="89" w:author="PR Preview" w:date="2026-01-01T00:00:00Z">
          <w:r>
            <w:rPr>
              <w:rStyle w:val="Hyperlink"/>
            </w:rPr>
            <w:delText xml:space="preserve">Theorem 28</w:delText>
          </w:r>
        </w:del>
      </w:hyperlink>
      <w:del w:id="90" w:author="PR Preview" w:date="2026-01-01T00:00:00Z">
        <w:r>
          <w:delText xml:space="preserve">) are</w:delText>
        </w:r>
      </w:del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included to make the</w:delText>
        </w:r>
      </w:del>
      <w:del w:id="93" w:author="PR Preview" w:date="2026-01-01T00:00:00Z">
        <w:r>
          <w:delText xml:space="preserve"> </w:delText>
        </w:r>
      </w:del>
      <w:hyperlink r:id="rId348">
        <w:del w:id="94" w:author="PR Preview" w:date="2026-01-01T00:00:00Z">
          <w:r>
            <w:rPr>
              <w:rStyle w:val="Hyperlink"/>
            </w:rPr>
            <w:delText xml:space="preserve">joint-distribution form</w:delText>
          </w:r>
        </w:del>
      </w:hyperlink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corollary in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rPr>
            <w:i/>
            <w:iCs/>
          </w:rPr>
          <w:delText xml:space="preserve">Probability for Data Science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follow from a stated theorem rather than from an aside.</w:delText>
        </w:r>
      </w:del>
    </w:p>
    <w:p>
      <w:pPr>
        <w:pStyle w:val="BodyText"/>
      </w:pPr>
      <w:del w:id="101" w:author="PR Preview" w:date="2026-01-01T00:00:00Z">
        <w:r>
          <w:rPr>
            <w:b/>
            <w:bCs/>
          </w:rPr>
          <w:delText xml:space="preserve">Definition 40 (Double integral)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Let</w:delText>
        </w:r>
      </w:del>
      <w:del w:id="104" w:author="PR Preview" w:date="2026-01-01T00:00:00Z">
        <w:r>
          <w:delText xml:space="preserve"> </w:delText>
        </w:r>
      </w:del>
      <m:oMath>
        <m:r>
          <m:t>f</m:t>
        </m:r>
      </m:oMath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be a bounded function on a closed, bounded plane region</w:delText>
        </w:r>
      </w:del>
      <w:del w:id="107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[28]</w:delText>
        </w:r>
      </w:del>
      <w:del w:id="110" w:author="PR Preview" w:date="2026-01-01T00:00:00Z">
        <w:r>
          <w:delText xml:space="preserve">.</w:delText>
        </w:r>
      </w:del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Cover</w:delText>
        </w:r>
      </w:del>
      <w:del w:id="113" w:author="PR Preview" w:date="2026-01-01T00:00:00Z">
        <w:r>
          <w:delText xml:space="preserve"> </w:delText>
        </w:r>
      </w:del>
      <m:oMath>
        <m:r>
          <m:t>R</m:t>
        </m:r>
      </m:oMath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with a grid of rectangles,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keep the</w:delText>
        </w:r>
      </w:del>
      <w:del w:id="118" w:author="PR Preview" w:date="2026-01-01T00:00:00Z">
        <w:r>
          <w:delText xml:space="preserve"> </w:delText>
        </w:r>
      </w:del>
      <m:oMath>
        <m:r>
          <m:t>n</m:t>
        </m:r>
      </m:oMath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rectangles that lie entirely inside</w:delText>
        </w:r>
      </w:del>
      <w:del w:id="121" w:author="PR Preview" w:date="2026-01-01T00:00:00Z">
        <w:r>
          <w:delText xml:space="preserve"> </w:delText>
        </w:r>
      </w:del>
      <m:oMath>
        <m:r>
          <m:t>R</m:t>
        </m:r>
      </m:oMath>
      <w:del w:id="122" w:author="PR Preview" w:date="2026-01-01T00:00:00Z">
        <w:r>
          <w:delText xml:space="preserve">,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with areas</w:delText>
        </w:r>
      </w:del>
      <w:del w:id="125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126" w:author="PR Preview" w:date="2026-01-01T00:00:00Z">
        <w:r>
          <w:delText xml:space="preserve">,</w:delText>
        </w:r>
      </w:del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and choose a point</w:delText>
        </w:r>
      </w:del>
      <w:del w:id="12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in the</w:delText>
        </w:r>
      </w:del>
      <w:del w:id="132" w:author="PR Preview" w:date="2026-01-01T00:00:00Z">
        <w:r>
          <w:delText xml:space="preserve"> </w:delText>
        </w:r>
      </w:del>
      <m:oMath>
        <m:r>
          <m:t>i</m:t>
        </m:r>
      </m:oMath>
      <w:del w:id="133" w:author="PR Preview" w:date="2026-01-01T00:00:00Z">
        <w:r>
          <w:delText xml:space="preserve">-th rectangle.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The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rPr>
            <w:b/>
            <w:bCs/>
          </w:rPr>
          <w:delText xml:space="preserve">double integral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of</w:delText>
        </w:r>
      </w:del>
      <w:del w:id="140" w:author="PR Preview" w:date="2026-01-01T00:00:00Z">
        <w:r>
          <w:delText xml:space="preserve"> </w:delText>
        </w:r>
      </w:del>
      <m:oMath>
        <m:r>
          <m:t>f</m:t>
        </m:r>
      </m:oMath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over</w:delText>
        </w:r>
      </w:del>
      <w:del w:id="143" w:author="PR Preview" w:date="2026-01-01T00:00:00Z">
        <w:r>
          <w:delText xml:space="preserve"> </w:delText>
        </w:r>
      </w:del>
      <m:oMath>
        <m:r>
          <m:t>R</m:t>
        </m:r>
      </m:oMath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is</w:delText>
        </w:r>
      </w:del>
    </w:p>
    <w:p>
      <w:pPr>
        <w:pStyle w:val="FirstParagraph"/>
      </w:pPr>
      <w:ins w:id="146" w:author="PR Preview" w:date="2026-01-01T00:00:00Z">
        <w:r>
          <w:t xml:space="preserve">The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rPr>
            <w:b/>
            <w:bCs/>
          </w:rPr>
          <w:t xml:space="preserve">Fubini–Tonelli theorem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states conditions under which the order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of integration in a double integral can be exchanged.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We state them in two settings: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the Riemann version (</w:t>
        </w:r>
      </w:ins>
      <w:hyperlink w:anchor="thm-fubini">
        <w:ins w:id="157" w:author="PR Preview" w:date="2026-01-01T00:00:00Z">
          <w:r>
            <w:rPr>
              <w:rStyle w:val="Hyperlink"/>
            </w:rPr>
            <w:t xml:space="preserve">Theorem 24</w:t>
          </w:r>
        </w:ins>
      </w:hyperlink>
      <w:ins w:id="158" w:author="PR Preview" w:date="2026-01-01T00:00:00Z">
        <w:r>
          <w:t xml:space="preserve">) is what applied courses usually use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for double integrals of continuous functions on simple regions;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the</w:t>
        </w:r>
      </w:ins>
      <w:ins w:id="163" w:author="PR Preview" w:date="2026-01-01T00:00:00Z">
        <w:r>
          <w:t xml:space="preserve"> </w:t>
        </w:r>
      </w:ins>
      <w:hyperlink r:id="rId347">
        <m:oMath>
          <m:r>
            <m:t>σ</m:t>
          </m:r>
        </m:oMath>
        <w:ins w:id="164" w:author="PR Preview" w:date="2026-01-01T00:00:00Z">
          <w:r>
            <w:rPr>
              <w:rStyle w:val="Hyperlink"/>
            </w:rPr>
            <w:t xml:space="preserve">-finite</w:t>
          </w:r>
        </w:ins>
      </w:hyperlink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measure-theoretic versions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(</w:t>
        </w:r>
      </w:ins>
      <w:hyperlink w:anchor="thm-tonelli-measure">
        <w:ins w:id="169" w:author="PR Preview" w:date="2026-01-01T00:00:00Z">
          <w:r>
            <w:rPr>
              <w:rStyle w:val="Hyperlink"/>
            </w:rPr>
            <w:t xml:space="preserve">Theorem 27</w:t>
          </w:r>
        </w:ins>
      </w:hyperlink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and</w:t>
        </w:r>
      </w:ins>
      <w:ins w:id="172" w:author="PR Preview" w:date="2026-01-01T00:00:00Z">
        <w:r>
          <w:t xml:space="preserve"> </w:t>
        </w:r>
      </w:ins>
      <w:hyperlink w:anchor="thm-fubini-measure">
        <w:ins w:id="173" w:author="PR Preview" w:date="2026-01-01T00:00:00Z">
          <w:r>
            <w:rPr>
              <w:rStyle w:val="Hyperlink"/>
            </w:rPr>
            <w:t xml:space="preserve">Theorem 28</w:t>
          </w:r>
        </w:ins>
      </w:hyperlink>
      <w:ins w:id="174" w:author="PR Preview" w:date="2026-01-01T00:00:00Z">
        <w:r>
          <w:t xml:space="preserve">) are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included to make the</w:t>
        </w:r>
      </w:ins>
      <w:ins w:id="177" w:author="PR Preview" w:date="2026-01-01T00:00:00Z">
        <w:r>
          <w:t xml:space="preserve"> </w:t>
        </w:r>
      </w:ins>
      <w:hyperlink r:id="rId348">
        <w:ins w:id="178" w:author="PR Preview" w:date="2026-01-01T00:00:00Z">
          <w:r>
            <w:rPr>
              <w:rStyle w:val="Hyperlink"/>
            </w:rPr>
            <w:t xml:space="preserve">joint-distribution form</w:t>
          </w:r>
        </w:ins>
      </w:hyperlink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corollary in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rPr>
            <w:i/>
            <w:iCs/>
          </w:rPr>
          <w:t xml:space="preserve">Probability for Data Science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follow from a stated theorem rather than from an aside.</w:t>
        </w:r>
      </w:ins>
    </w:p>
    <w:bookmarkStart w:id="349" w:name="def-double-integral"/>
    <w:p>
      <w:pPr>
        <w:pStyle w:val="BodyText"/>
      </w:pPr>
      <w:ins w:id="185" w:author="PR Preview" w:date="2026-01-01T00:00:00Z">
        <w:r>
          <w:rPr>
            <w:b/>
            <w:bCs/>
          </w:rPr>
          <w:t xml:space="preserve">Definition 40 (Double integral)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Let</w:t>
        </w:r>
      </w:ins>
      <w:ins w:id="188" w:author="PR Preview" w:date="2026-01-01T00:00:00Z">
        <w:r>
          <w:t xml:space="preserve"> </w:t>
        </w:r>
      </w:ins>
      <m:oMath>
        <m:r>
          <m:t>f</m:t>
        </m:r>
      </m:oMath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be a bounded function on a closed, bounded plane region</w:t>
        </w:r>
      </w:ins>
      <w:ins w:id="191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[26]</w:t>
        </w:r>
      </w:ins>
      <w:ins w:id="194" w:author="PR Preview" w:date="2026-01-01T00:00:00Z">
        <w:r>
          <w:t xml:space="preserve">.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Cover</w:t>
        </w:r>
      </w:ins>
      <w:ins w:id="197" w:author="PR Preview" w:date="2026-01-01T00:00:00Z">
        <w:r>
          <w:t xml:space="preserve"> </w:t>
        </w:r>
      </w:ins>
      <m:oMath>
        <m:r>
          <m:t>R</m:t>
        </m:r>
      </m:oMath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with a grid of rectangles,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keep the</w:t>
        </w:r>
      </w:ins>
      <w:ins w:id="202" w:author="PR Preview" w:date="2026-01-01T00:00:00Z">
        <w:r>
          <w:t xml:space="preserve"> </w:t>
        </w:r>
      </w:ins>
      <m:oMath>
        <m:r>
          <m:t>n</m:t>
        </m:r>
      </m:oMath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rectangles that lie entirely inside</w:t>
        </w:r>
      </w:ins>
      <w:ins w:id="205" w:author="PR Preview" w:date="2026-01-01T00:00:00Z">
        <w:r>
          <w:t xml:space="preserve"> </w:t>
        </w:r>
      </w:ins>
      <m:oMath>
        <m:r>
          <m:t>R</m:t>
        </m:r>
      </m:oMath>
      <w:ins w:id="206" w:author="PR Preview" w:date="2026-01-01T00:00:00Z">
        <w:r>
          <w:t xml:space="preserve">,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with areas</w:t>
        </w:r>
      </w:ins>
      <w:ins w:id="209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210" w:author="PR Preview" w:date="2026-01-01T00:00:00Z">
        <w:r>
          <w:t xml:space="preserve">,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and choose a point</w:t>
        </w:r>
      </w:ins>
      <w:ins w:id="21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in the</w:t>
        </w:r>
      </w:ins>
      <w:ins w:id="216" w:author="PR Preview" w:date="2026-01-01T00:00:00Z">
        <w:r>
          <w:t xml:space="preserve"> </w:t>
        </w:r>
      </w:ins>
      <m:oMath>
        <m:r>
          <m:t>i</m:t>
        </m:r>
      </m:oMath>
      <w:ins w:id="217" w:author="PR Preview" w:date="2026-01-01T00:00:00Z">
        <w:r>
          <w:t xml:space="preserve">-th rectangle.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The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rPr>
            <w:b/>
            <w:bCs/>
          </w:rPr>
          <w:t xml:space="preserve">double integral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of</w:t>
        </w:r>
      </w:ins>
      <w:ins w:id="224" w:author="PR Preview" w:date="2026-01-01T00:00:00Z">
        <w:r>
          <w:t xml:space="preserve"> </w:t>
        </w:r>
      </w:ins>
      <m:oMath>
        <m:r>
          <m:t>f</m:t>
        </m:r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over</w:t>
        </w:r>
      </w:ins>
      <w:ins w:id="227" w:author="PR Preview" w:date="2026-01-01T00:00:00Z">
        <w:r>
          <w:t xml:space="preserve"> </w:t>
        </w:r>
      </w:ins>
      <m:oMath>
        <m:r>
          <m:t>R</m:t>
        </m:r>
      </m:oMath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del w:id="230" w:author="PR Preview" w:date="2026-01-01T00:00:00Z">
        <w:r>
          <w:rPr>
            <w:b/>
            <w:bCs/>
          </w:rPr>
          <w:delText xml:space="preserve">Definition 41 (Iterated integral)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An</w:delText>
        </w:r>
      </w:del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rPr>
            <w:b/>
            <w:bCs/>
          </w:rPr>
          <w:delText xml:space="preserve">iterated integral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is an integral of an integral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[29]</w:delText>
        </w:r>
      </w:del>
      <w:del w:id="239" w:author="PR Preview" w:date="2026-01-01T00:00:00Z">
        <w:r>
          <w:delText xml:space="preserve">:</w:delText>
        </w:r>
      </w:del>
    </w:p>
    <w:p>
      <w:pPr>
        <w:pStyle w:val="FirstParagraph"/>
      </w:pPr>
      <w:ins w:id="240" w:author="PR Preview" w:date="2026-01-01T00:00:00Z">
        <w:r>
          <w:rPr>
            <w:b/>
            <w:bCs/>
          </w:rPr>
          <w:t xml:space="preserve">Definition 41 (Iterated integral)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An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rPr>
            <w:b/>
            <w:bCs/>
          </w:rPr>
          <w:t xml:space="preserve">iterated integral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is an integral of an integral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[27]</w:t>
        </w:r>
      </w:ins>
      <w:ins w:id="24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del w:id="250" w:author="PR Preview" w:date="2026-01-01T00:00:00Z">
        <w:r>
          <w:rPr>
            <w:b/>
            <w:bCs/>
          </w:rPr>
          <w:delText xml:space="preserve">Theorem 24 (Fubini’s theorem (Riemann version))</w:delText>
        </w:r>
      </w:del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Let</w:delText>
        </w:r>
      </w:del>
      <w:del w:id="253" w:author="PR Preview" w:date="2026-01-01T00:00:00Z">
        <w:r>
          <w:delText xml:space="preserve"> </w:delText>
        </w:r>
      </w:del>
      <m:oMath>
        <m:r>
          <m:t>f</m:t>
        </m:r>
      </m:oMath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be</w:delText>
        </w:r>
      </w:del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rPr>
            <w:b/>
            <w:bCs/>
          </w:rPr>
          <w:delText xml:space="preserve">continuous</w:delText>
        </w:r>
      </w:del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on a plane region</w:delText>
        </w:r>
      </w:del>
      <w:del w:id="260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[30]</w:delText>
        </w:r>
      </w:del>
      <w:del w:id="263" w:author="PR Preview" w:date="2026-01-01T00:00:00Z">
        <w:r>
          <w:delText xml:space="preserve">.</w:delText>
        </w:r>
      </w:del>
    </w:p>
    <w:p>
      <w:pPr>
        <w:pStyle w:val="FirstParagraph"/>
      </w:pPr>
      <w:ins w:id="264" w:author="PR Preview" w:date="2026-01-01T00:00:00Z">
        <w:r>
          <w:rPr>
            <w:b/>
            <w:bCs/>
          </w:rPr>
          <w:t xml:space="preserve">Theorem 24 (Fubini’s theorem (Riemann version))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Let</w:t>
        </w:r>
      </w:ins>
      <w:ins w:id="267" w:author="PR Preview" w:date="2026-01-01T00:00:00Z">
        <w:r>
          <w:t xml:space="preserve"> </w:t>
        </w:r>
      </w:ins>
      <m:oMath>
        <m:r>
          <m:t>f</m:t>
        </m:r>
      </m:oMath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be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rPr>
            <w:b/>
            <w:bCs/>
          </w:rPr>
          <w:t xml:space="preserve">continuous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on a plane region</w:t>
        </w:r>
      </w:ins>
      <w:ins w:id="274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[28]</w:t>
        </w:r>
      </w:ins>
      <w:ins w:id="277" w:author="PR Preview" w:date="2026-01-01T00:00:00Z">
        <w:r>
          <w:t xml:space="preserve">.</w:t>
        </w:r>
      </w:ins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del w:id="278" w:author="PR Preview" w:date="2026-01-01T00:00:00Z">
        <w:r>
          <w:delText xml:space="preserve">[30]</w:delText>
        </w:r>
      </w:del>
    </w:p>
    <w:p>
      <w:pPr>
        <w:pStyle w:val="BodyText"/>
      </w:pPr>
      <w:ins w:id="279" w:author="PR Preview" w:date="2026-01-01T00:00:00Z">
        <w:r>
          <w:t xml:space="preserve">[28]</w:t>
        </w:r>
      </w:ins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280" w:author="PR Preview" w:date="2026-01-01T00:00:00Z">
        <w:r>
          <w:delText xml:space="preserve">[31], Theorem 18.3, [32], Theorem 9.1, p. 65, [30]</w:delText>
        </w:r>
      </w:del>
    </w:p>
    <w:p>
      <w:pPr>
        <w:pStyle w:val="FirstParagraph"/>
      </w:pPr>
      <w:ins w:id="281" w:author="PR Preview" w:date="2026-01-01T00:00:00Z">
        <w:r>
          <w:t xml:space="preserve">[29], Theorem 18.3, [30], Theorem 9.1, p. 65, [28]</w:t>
        </w:r>
      </w:ins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282" w:author="PR Preview" w:date="2026-01-01T00:00:00Z">
        <w:r>
          <w:delText xml:space="preserve">[31], Theorem 18.3, [32], Theorem 9.1, p. 65, [30], [33]</w:delText>
        </w:r>
      </w:del>
    </w:p>
    <w:p>
      <w:pPr>
        <w:pStyle w:val="FirstParagraph"/>
      </w:pPr>
      <w:ins w:id="283" w:author="PR Preview" w:date="2026-01-01T00:00:00Z">
        <w:r>
          <w:t xml:space="preserve">[29], Theorem 18.3, [30], Theorem 9.1, p. 65, [28], [31]</w:t>
        </w:r>
      </w:ins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del w:id="284" w:author="PR Preview" w:date="2026-01-01T00:00:00Z">
        <w:r>
          <w:delText xml:space="preserve">[30]</w:delText>
        </w:r>
      </w:del>
    </w:p>
    <w:p>
      <w:pPr>
        <w:pStyle w:val="BodyText"/>
      </w:pPr>
      <w:ins w:id="285" w:author="PR Preview" w:date="2026-01-01T00:00:00Z">
        <w:r>
          <w:t xml:space="preserve">[28]</w:t>
        </w:r>
      </w:ins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del w:id="286" w:author="PR Preview" w:date="2026-01-01T00:00:00Z">
        <w:r>
          <w:delText xml:space="preserve">Kaplan [34]</w:delText>
        </w:r>
      </w:del>
    </w:p>
    <w:p>
      <w:pPr>
        <w:pStyle w:val="Compact"/>
        <w:numPr>
          <w:ilvl w:val="0"/>
          <w:numId w:val="1040"/>
        </w:numPr>
      </w:pPr>
      <w:del w:id="287" w:author="PR Preview" w:date="2026-01-01T00:00:00Z">
        <w:r>
          <w:delText xml:space="preserve">Khuri [35]</w:delText>
        </w:r>
      </w:del>
    </w:p>
    <w:p>
      <w:pPr>
        <w:pStyle w:val="Compact"/>
        <w:numPr>
          <w:ilvl w:val="0"/>
          <w:numId w:val="1040"/>
        </w:numPr>
      </w:pPr>
      <w:del w:id="288" w:author="PR Preview" w:date="2026-01-01T00:00:00Z">
        <w:r>
          <w:delText xml:space="preserve">Banner [25]</w:delText>
        </w:r>
      </w:del>
    </w:p>
    <w:p>
      <w:pPr>
        <w:pStyle w:val="Compact"/>
        <w:numPr>
          <w:ilvl w:val="0"/>
          <w:numId w:val="1040"/>
        </w:numPr>
      </w:pPr>
      <w:ins w:id="289" w:author="PR Preview" w:date="2026-01-01T00:00:00Z">
        <w:r>
          <w:t xml:space="preserve">Kaplan [32]</w:t>
        </w:r>
      </w:ins>
    </w:p>
    <w:p>
      <w:pPr>
        <w:pStyle w:val="Compact"/>
        <w:numPr>
          <w:ilvl w:val="0"/>
          <w:numId w:val="1040"/>
        </w:numPr>
      </w:pPr>
      <w:ins w:id="290" w:author="PR Preview" w:date="2026-01-01T00:00:00Z">
        <w:r>
          <w:t xml:space="preserve">Khuri [33]</w:t>
        </w:r>
      </w:ins>
    </w:p>
    <w:p>
      <w:pPr>
        <w:pStyle w:val="Compact"/>
        <w:numPr>
          <w:ilvl w:val="0"/>
          <w:numId w:val="1040"/>
        </w:numPr>
      </w:pPr>
      <w:ins w:id="291" w:author="PR Preview" w:date="2026-01-01T00:00:00Z">
        <w:r>
          <w:t xml:space="preserve">Banner [24]</w:t>
        </w:r>
      </w:ins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del w:id="292" w:author="PR Preview" w:date="2026-01-01T00:00:00Z">
        <w:r>
          <w:delText xml:space="preserve">Grinberg [36]</w:delText>
        </w:r>
      </w:del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(the rigorous foundations behind these results)</w:delText>
        </w:r>
      </w:del>
    </w:p>
    <w:p>
      <w:pPr>
        <w:pStyle w:val="Compact"/>
        <w:numPr>
          <w:ilvl w:val="0"/>
          <w:numId w:val="1040"/>
        </w:numPr>
      </w:pPr>
      <w:ins w:id="295" w:author="PR Preview" w:date="2026-01-01T00:00:00Z">
        <w:r>
          <w:t xml:space="preserve">Grinberg [34]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(the rigorous foundations behind these results)</w:t>
        </w:r>
      </w:ins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0" w:name="references"/>
    <w:p>
      <w:pPr>
        <w:pStyle w:val="Heading2"/>
      </w:pPr>
      <w:r>
        <w:t xml:space="preserve">References</w:t>
      </w:r>
    </w:p>
    <w:bookmarkStart w:id="479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ref-calclifesaver"/>
    <w:p>
      <w:pPr>
        <w:pStyle w:val="Bibliography"/>
      </w:pPr>
      <w:del w:id="298" w:author="PR Preview" w:date="2026-01-01T00:00:00Z">
        <w:r>
          <w:delText xml:space="preserve">[24]</w:delText>
        </w:r>
      </w:del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	</w:delText>
        </w:r>
      </w:del>
      <w:del w:id="301" w:author="PR Preview" w:date="2026-01-01T00:00:00Z">
        <w:r>
          <w:delText xml:space="preserve">Wikipedia contributors,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“Fundamental theorem of calculus —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Wikipedia</w:delText>
        </w:r>
      </w:del>
      <w:del w:id="306" w:author="PR Preview" w:date="2026-01-01T00:00:00Z">
        <w:r>
          <w:delText xml:space="preserve">,</w:delText>
        </w:r>
      </w:del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the free encyclopedia.”</w:delText>
        </w:r>
      </w:del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2026. Available:</w:delText>
        </w:r>
      </w:del>
      <w:del w:id="311" w:author="PR Preview" w:date="2026-01-01T00:00:00Z">
        <w:r>
          <w:delText xml:space="preserve"> </w:delText>
        </w:r>
      </w:del>
      <w:hyperlink r:id="rId13">
        <w:del w:id="312" w:author="PR Preview" w:date="2026-01-01T00:00:00Z">
          <w:r>
            <w:rPr>
              <w:rStyle w:val="Hyperlink"/>
            </w:rPr>
            <w:delText xml:space="preserve">https://en.wikipedia.org/wiki/Fundamental_theorem_of_calculus</w:delText>
          </w:r>
        </w:del>
      </w:hyperlink>
    </w:p>
    <w:p>
      <w:pPr>
        <w:pStyle w:val="Bibliography"/>
      </w:pPr>
      <w:del w:id="313" w:author="PR Preview" w:date="2026-01-01T00:00:00Z">
        <w:r>
          <w:delText xml:space="preserve">[25]</w:delText>
        </w:r>
      </w:del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	</w:delText>
        </w:r>
      </w:del>
      <w:del w:id="316" w:author="PR Preview" w:date="2026-01-01T00:00:00Z">
        <w:r>
          <w:delText xml:space="preserve">A. D. Banner,</w:delText>
        </w:r>
      </w:del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rPr>
            <w:i/>
            <w:iCs/>
          </w:rPr>
          <w:delText xml:space="preserve">The calculus lifesaver : All the tools you need to excel at calculus</w:delText>
        </w:r>
      </w:del>
      <w:del w:id="319" w:author="PR Preview" w:date="2026-01-01T00:00:00Z">
        <w:r>
          <w:delText xml:space="preserve">. in A princeton lifesaver study guide. Princeton, New Jersey: Princeton University Press, 2007. Available:</w:delText>
        </w:r>
      </w:del>
      <w:del w:id="320" w:author="PR Preview" w:date="2026-01-01T00:00:00Z">
        <w:r>
          <w:delText xml:space="preserve"> </w:delText>
        </w:r>
      </w:del>
      <w:hyperlink r:id="rId459">
        <w:del w:id="321" w:author="PR Preview" w:date="2026-01-01T00:00:00Z">
          <w:r>
            <w:rPr>
              <w:rStyle w:val="Hyperlink"/>
            </w:rPr>
            <w:delText xml:space="preserve">https://press.princeton.edu/books/paperback/9780691130880/the-calculus-lifesaver</w:delText>
          </w:r>
        </w:del>
      </w:hyperlink>
    </w:p>
    <w:p>
      <w:pPr>
        <w:pStyle w:val="Bibliography"/>
      </w:pPr>
      <w:del w:id="322" w:author="PR Preview" w:date="2026-01-01T00:00:00Z">
        <w:r>
          <w:delText xml:space="preserve">[26]</w:delText>
        </w:r>
      </w:del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	</w:delText>
        </w:r>
      </w:del>
      <w:del w:id="325" w:author="PR Preview" w:date="2026-01-01T00:00:00Z">
        <w:r>
          <w:delText xml:space="preserve">D. G. Kleinbaum and M. Klein,</w:delText>
        </w:r>
      </w:del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rPr>
            <w:i/>
            <w:iCs/>
          </w:rPr>
          <w:delText xml:space="preserve">Survival analysis: A self-learning text</w:delText>
        </w:r>
      </w:del>
      <w:del w:id="328" w:author="PR Preview" w:date="2026-01-01T00:00:00Z">
        <w:r>
          <w:delText xml:space="preserve">, 3rd ed. Springer, 2012. doi:</w:delText>
        </w:r>
      </w:del>
      <w:del w:id="329" w:author="PR Preview" w:date="2026-01-01T00:00:00Z">
        <w:r>
          <w:delText xml:space="preserve"> </w:delText>
        </w:r>
      </w:del>
      <w:hyperlink r:id="rId461">
        <w:del w:id="330" w:author="PR Preview" w:date="2026-01-01T00:00:00Z">
          <w:r>
            <w:rPr>
              <w:rStyle w:val="Hyperlink"/>
            </w:rPr>
            <w:delText xml:space="preserve">10.1007/978-1-4419-6646-9</w:delText>
          </w:r>
        </w:del>
      </w:hyperlink>
      <w:del w:id="331" w:author="PR Preview" w:date="2026-01-01T00:00:00Z">
        <w:r>
          <w:delText xml:space="preserve">.</w:delText>
        </w:r>
      </w:del>
    </w:p>
    <w:p>
      <w:pPr>
        <w:pStyle w:val="Bibliography"/>
      </w:pPr>
      <w:del w:id="332" w:author="PR Preview" w:date="2026-01-01T00:00:00Z">
        <w:r>
          <w:delText xml:space="preserve">[27]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	</w:delText>
        </w:r>
      </w:del>
      <w:del w:id="335" w:author="PR Preview" w:date="2026-01-01T00:00:00Z">
        <w:r>
          <w:delText xml:space="preserve">Wikipedia contributors,</w:delText>
        </w:r>
      </w:del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delText xml:space="preserve">“Tonelli’s theorem (functional analysis) —</w:delText>
        </w:r>
      </w:del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Wikipedia</w:delText>
        </w:r>
      </w:del>
      <w:del w:id="340" w:author="PR Preview" w:date="2026-01-01T00:00:00Z">
        <w:r>
          <w:delText xml:space="preserve">,</w:delText>
        </w:r>
      </w:del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delText xml:space="preserve">the free encyclopedia.”</w:delText>
        </w:r>
      </w:del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2026. Available:</w:delText>
        </w:r>
      </w:del>
      <w:del w:id="345" w:author="PR Preview" w:date="2026-01-01T00:00:00Z">
        <w:r>
          <w:delText xml:space="preserve"> </w:delText>
        </w:r>
      </w:del>
      <w:hyperlink r:id="rId15">
        <w:del w:id="346" w:author="PR Preview" w:date="2026-01-01T00:00:00Z">
          <w:r>
            <w:rPr>
              <w:rStyle w:val="Hyperlink"/>
            </w:rPr>
            <w:delText xml:space="preserve">https://en.wikipedia.org/wiki/Tonelli%27s_theorem_%28functional_analysis%29</w:delText>
          </w:r>
        </w:del>
      </w:hyperlink>
    </w:p>
    <w:p>
      <w:pPr>
        <w:pStyle w:val="Bibliography"/>
      </w:pPr>
      <w:del w:id="347" w:author="PR Preview" w:date="2026-01-01T00:00:00Z">
        <w:r>
          <w:delText xml:space="preserve">[28]</w:delText>
        </w:r>
      </w:del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	</w:delText>
        </w:r>
      </w:del>
      <w:del w:id="350" w:author="PR Preview" w:date="2026-01-01T00:00:00Z">
        <w:r>
          <w:delText xml:space="preserve">Wikipedia contributors,</w:delText>
        </w:r>
      </w:del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“Multiple integral —</w:delText>
        </w:r>
      </w:del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Wikipedia</w:delText>
        </w:r>
      </w:del>
      <w:del w:id="355" w:author="PR Preview" w:date="2026-01-01T00:00:00Z">
        <w:r>
          <w:delText xml:space="preserve">,</w:delText>
        </w:r>
      </w:del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the free encyclopedia.”</w:delText>
        </w:r>
      </w:del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2026. Available:</w:delText>
        </w:r>
      </w:del>
      <w:del w:id="360" w:author="PR Preview" w:date="2026-01-01T00:00:00Z">
        <w:r>
          <w:delText xml:space="preserve"> </w:delText>
        </w:r>
      </w:del>
      <w:hyperlink r:id="rId463">
        <w:del w:id="361" w:author="PR Preview" w:date="2026-01-01T00:00:00Z">
          <w:r>
            <w:rPr>
              <w:rStyle w:val="Hyperlink"/>
            </w:rPr>
            <w:delText xml:space="preserve">https://en.wikipedia.org/wiki/Multiple_integral</w:delText>
          </w:r>
        </w:del>
      </w:hyperlink>
    </w:p>
    <w:p>
      <w:pPr>
        <w:pStyle w:val="Bibliography"/>
      </w:pPr>
      <w:del w:id="362" w:author="PR Preview" w:date="2026-01-01T00:00:00Z">
        <w:r>
          <w:delText xml:space="preserve">[29]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	</w:delText>
        </w:r>
      </w:del>
      <w:del w:id="365" w:author="PR Preview" w:date="2026-01-01T00:00:00Z">
        <w:r>
          <w:delText xml:space="preserve">Wikipedia contributors,</w:delText>
        </w:r>
      </w:del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“Iterated integral —</w:delText>
        </w:r>
      </w:del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Wikipedia</w:delText>
        </w:r>
      </w:del>
      <w:del w:id="370" w:author="PR Preview" w:date="2026-01-01T00:00:00Z">
        <w:r>
          <w:delText xml:space="preserve">,</w:delText>
        </w:r>
      </w:del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the free encyclopedia.”</w:delText>
        </w:r>
      </w:del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2026. Available:</w:delText>
        </w:r>
      </w:del>
      <w:del w:id="375" w:author="PR Preview" w:date="2026-01-01T00:00:00Z">
        <w:r>
          <w:delText xml:space="preserve"> </w:delText>
        </w:r>
      </w:del>
      <w:hyperlink r:id="rId465">
        <w:del w:id="376" w:author="PR Preview" w:date="2026-01-01T00:00:00Z">
          <w:r>
            <w:rPr>
              <w:rStyle w:val="Hyperlink"/>
            </w:rPr>
            <w:delText xml:space="preserve">https://en.wikipedia.org/wiki/Iterated_integral</w:delText>
          </w:r>
        </w:del>
      </w:hyperlink>
    </w:p>
    <w:p>
      <w:pPr>
        <w:pStyle w:val="Bibliography"/>
      </w:pPr>
      <w:del w:id="377" w:author="PR Preview" w:date="2026-01-01T00:00:00Z">
        <w:r>
          <w:delText xml:space="preserve">[30]</w:delText>
        </w:r>
      </w:del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	</w:delText>
        </w:r>
      </w:del>
      <w:del w:id="380" w:author="PR Preview" w:date="2026-01-01T00:00:00Z">
        <w:r>
          <w:delText xml:space="preserve">Wikipedia contributors,</w:delText>
        </w:r>
      </w:del>
      <w:del w:id="381" w:author="PR Preview" w:date="2026-01-01T00:00:00Z">
        <w:r>
          <w:delText xml:space="preserve"> </w:delText>
        </w:r>
      </w:del>
      <w:del w:id="382" w:author="PR Preview" w:date="2026-01-01T00:00:00Z">
        <w:r>
          <w:delText xml:space="preserve">“Fubini’s theorem —</w:delText>
        </w:r>
      </w:del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Wikipedia</w:delText>
        </w:r>
      </w:del>
      <w:del w:id="385" w:author="PR Preview" w:date="2026-01-01T00:00:00Z">
        <w:r>
          <w:delText xml:space="preserve">,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the free encyclopedia.”</w:delText>
        </w:r>
      </w:del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2024. Available:</w:delText>
        </w:r>
      </w:del>
      <w:del w:id="390" w:author="PR Preview" w:date="2026-01-01T00:00:00Z">
        <w:r>
          <w:delText xml:space="preserve"> </w:delText>
        </w:r>
      </w:del>
      <w:hyperlink r:id="rId467">
        <w:del w:id="391" w:author="PR Preview" w:date="2026-01-01T00:00:00Z">
          <w:r>
            <w:rPr>
              <w:rStyle w:val="Hyperlink"/>
            </w:rPr>
            <w:delText xml:space="preserve">https://en.wikipedia.org/wiki/Fubini%27s_theorem</w:delText>
          </w:r>
        </w:del>
      </w:hyperlink>
    </w:p>
    <w:p>
      <w:pPr>
        <w:pStyle w:val="Bibliography"/>
      </w:pPr>
      <w:del w:id="392" w:author="PR Preview" w:date="2026-01-01T00:00:00Z">
        <w:r>
          <w:delText xml:space="preserve">[31]</w:delText>
        </w:r>
      </w:del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delText xml:space="preserve">	</w:delText>
        </w:r>
      </w:del>
      <w:del w:id="395" w:author="PR Preview" w:date="2026-01-01T00:00:00Z">
        <w:r>
          <w:delText xml:space="preserve">P. Billingsley,</w:delText>
        </w:r>
      </w:del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rPr>
            <w:i/>
            <w:iCs/>
          </w:rPr>
          <w:delText xml:space="preserve">Probability and measure</w:delText>
        </w:r>
      </w:del>
      <w:del w:id="398" w:author="PR Preview" w:date="2026-01-01T00:00:00Z">
        <w:r>
          <w:delText xml:space="preserve">, 3rd ed. in Wiley series in probability and mathematical statistics. New York: Wiley, 1995.</w:delText>
        </w:r>
      </w:del>
    </w:p>
    <w:p>
      <w:pPr>
        <w:pStyle w:val="Bibliography"/>
      </w:pPr>
      <w:del w:id="399" w:author="PR Preview" w:date="2026-01-01T00:00:00Z">
        <w:r>
          <w:delText xml:space="preserve">[32]</w:delText>
        </w:r>
      </w:del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	</w:delText>
        </w:r>
      </w:del>
      <w:del w:id="402" w:author="PR Preview" w:date="2026-01-01T00:00:00Z">
        <w:r>
          <w:delText xml:space="preserve">A. Gut,</w:delText>
        </w:r>
      </w:del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rPr>
            <w:i/>
            <w:iCs/>
          </w:rPr>
          <w:delText xml:space="preserve">Probability: A graduate course</w:delText>
        </w:r>
      </w:del>
      <w:del w:id="405" w:author="PR Preview" w:date="2026-01-01T00:00:00Z">
        <w:r>
          <w:delText xml:space="preserve">, 2nd ed. in Springer texts in statistics. New York: Springer, 2013. doi:</w:delText>
        </w:r>
      </w:del>
      <w:del w:id="406" w:author="PR Preview" w:date="2026-01-01T00:00:00Z">
        <w:r>
          <w:delText xml:space="preserve"> </w:delText>
        </w:r>
      </w:del>
      <w:hyperlink r:id="rId470">
        <w:del w:id="407" w:author="PR Preview" w:date="2026-01-01T00:00:00Z">
          <w:r>
            <w:rPr>
              <w:rStyle w:val="Hyperlink"/>
            </w:rPr>
            <w:delText xml:space="preserve">10.1007/978-1-4614-4708-5</w:delText>
          </w:r>
        </w:del>
      </w:hyperlink>
      <w:del w:id="408" w:author="PR Preview" w:date="2026-01-01T00:00:00Z">
        <w:r>
          <w:delText xml:space="preserve">.</w:delText>
        </w:r>
      </w:del>
    </w:p>
    <w:p>
      <w:pPr>
        <w:pStyle w:val="Bibliography"/>
      </w:pPr>
      <w:del w:id="409" w:author="PR Preview" w:date="2026-01-01T00:00:00Z">
        <w:r>
          <w:delText xml:space="preserve">[33]</w:delText>
        </w:r>
      </w:del>
      <w:del w:id="410" w:author="PR Preview" w:date="2026-01-01T00:00:00Z">
        <w:r>
          <w:delText xml:space="preserve"> </w:delText>
        </w:r>
      </w:del>
      <w:del w:id="411" w:author="PR Preview" w:date="2026-01-01T00:00:00Z">
        <w:r>
          <w:delText xml:space="preserve">	</w:delText>
        </w:r>
      </w:del>
      <w:del w:id="412" w:author="PR Preview" w:date="2026-01-01T00:00:00Z">
        <w:r>
          <w:delText xml:space="preserve">G. Fubini,</w:delText>
        </w:r>
      </w:del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“Sugli integrali multipli,”</w:delText>
        </w:r>
      </w:del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rPr>
            <w:i/>
            <w:iCs/>
          </w:rPr>
          <w:delText xml:space="preserve">Rendiconti della Reale Accademia dei Lincei. Classe di Scienze Fisiche, Matematiche e Naturali</w:delText>
        </w:r>
      </w:del>
      <w:del w:id="417" w:author="PR Preview" w:date="2026-01-01T00:00:00Z">
        <w:r>
          <w:delText xml:space="preserve">, vol. 16, pp. 608–614, 1907.</w:delText>
        </w:r>
      </w:del>
    </w:p>
    <w:p>
      <w:pPr>
        <w:pStyle w:val="Bibliography"/>
      </w:pPr>
      <w:del w:id="418" w:author="PR Preview" w:date="2026-01-01T00:00:00Z">
        <w:r>
          <w:delText xml:space="preserve">[34]</w:delText>
        </w:r>
      </w:del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	</w:delText>
        </w:r>
      </w:del>
      <w:del w:id="421" w:author="PR Preview" w:date="2026-01-01T00:00:00Z">
        <w:r>
          <w:delText xml:space="preserve">D. Kaplan,</w:delText>
        </w:r>
      </w:del>
      <w:del w:id="422" w:author="PR Preview" w:date="2026-01-01T00:00:00Z">
        <w:r>
          <w:delText xml:space="preserve"> </w:delText>
        </w:r>
      </w:del>
      <w:del w:id="423" w:author="PR Preview" w:date="2026-01-01T00:00:00Z">
        <w:r>
          <w:rPr>
            <w:i/>
            <w:iCs/>
          </w:rPr>
          <w:delText xml:space="preserve">MOSAIC calculus</w:delText>
        </w:r>
      </w:del>
      <w:del w:id="424" w:author="PR Preview" w:date="2026-01-01T00:00:00Z">
        <w:r>
          <w:delText xml:space="preserve">. www.mosaic-web.org, 2022. Available:</w:delText>
        </w:r>
      </w:del>
      <w:del w:id="425" w:author="PR Preview" w:date="2026-01-01T00:00:00Z">
        <w:r>
          <w:delText xml:space="preserve"> </w:delText>
        </w:r>
      </w:del>
      <w:hyperlink r:id="rId473">
        <w:del w:id="426" w:author="PR Preview" w:date="2026-01-01T00:00:00Z">
          <w:r>
            <w:rPr>
              <w:rStyle w:val="Hyperlink"/>
            </w:rPr>
            <w:delText xml:space="preserve">www.mosaic-web.org</w:delText>
          </w:r>
        </w:del>
      </w:hyperlink>
    </w:p>
    <w:p>
      <w:pPr>
        <w:pStyle w:val="Bibliography"/>
      </w:pPr>
      <w:del w:id="427" w:author="PR Preview" w:date="2026-01-01T00:00:00Z">
        <w:r>
          <w:delText xml:space="preserve">[35]</w:delText>
        </w:r>
      </w:del>
      <w:del w:id="428" w:author="PR Preview" w:date="2026-01-01T00:00:00Z">
        <w:r>
          <w:delText xml:space="preserve"> </w:delText>
        </w:r>
      </w:del>
      <w:del w:id="429" w:author="PR Preview" w:date="2026-01-01T00:00:00Z">
        <w:r>
          <w:delText xml:space="preserve">	</w:delText>
        </w:r>
      </w:del>
      <w:del w:id="430" w:author="PR Preview" w:date="2026-01-01T00:00:00Z">
        <w:r>
          <w:delText xml:space="preserve">A. I. Khuri,</w:delText>
        </w:r>
      </w:del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rPr>
            <w:i/>
            <w:iCs/>
          </w:rPr>
          <w:delText xml:space="preserve">Advanced calculus with applications in statistics</w:delText>
        </w:r>
      </w:del>
      <w:del w:id="433" w:author="PR Preview" w:date="2026-01-01T00:00:00Z">
        <w:r>
          <w:delText xml:space="preserve">. John Wiley &amp; Sons, 2003. doi:</w:delText>
        </w:r>
      </w:del>
      <w:del w:id="434" w:author="PR Preview" w:date="2026-01-01T00:00:00Z">
        <w:r>
          <w:delText xml:space="preserve"> </w:delText>
        </w:r>
      </w:del>
      <w:hyperlink r:id="rId475">
        <w:del w:id="435" w:author="PR Preview" w:date="2026-01-01T00:00:00Z">
          <w:r>
            <w:rPr>
              <w:rStyle w:val="Hyperlink"/>
            </w:rPr>
            <w:delText xml:space="preserve">10.1002/0471394882</w:delText>
          </w:r>
        </w:del>
      </w:hyperlink>
      <w:del w:id="436" w:author="PR Preview" w:date="2026-01-01T00:00:00Z">
        <w:r>
          <w:delText xml:space="preserve">.</w:delText>
        </w:r>
      </w:del>
    </w:p>
    <w:p>
      <w:pPr>
        <w:pStyle w:val="Bibliography"/>
      </w:pPr>
      <w:del w:id="437" w:author="PR Preview" w:date="2026-01-01T00:00:00Z">
        <w:r>
          <w:delText xml:space="preserve">[36]</w:delText>
        </w:r>
      </w:del>
      <w:del w:id="438" w:author="PR Preview" w:date="2026-01-01T00:00:00Z">
        <w:r>
          <w:delText xml:space="preserve"> </w:delText>
        </w:r>
      </w:del>
      <w:del w:id="439" w:author="PR Preview" w:date="2026-01-01T00:00:00Z">
        <w:r>
          <w:delText xml:space="preserve">	</w:delText>
        </w:r>
      </w:del>
      <w:del w:id="440" w:author="PR Preview" w:date="2026-01-01T00:00:00Z">
        <w:r>
          <w:delText xml:space="preserve">R. Grinberg,</w:delText>
        </w:r>
      </w:del>
      <w:del w:id="441" w:author="PR Preview" w:date="2026-01-01T00:00:00Z">
        <w:r>
          <w:delText xml:space="preserve"> </w:delText>
        </w:r>
      </w:del>
      <w:del w:id="442" w:author="PR Preview" w:date="2026-01-01T00:00:00Z">
        <w:r>
          <w:rPr>
            <w:i/>
            <w:iCs/>
          </w:rPr>
          <w:delText xml:space="preserve">The real analysis lifesaver: All the tools you need to understand proofs</w:delText>
        </w:r>
      </w:del>
      <w:del w:id="443" w:author="PR Preview" w:date="2026-01-01T00:00:00Z">
        <w:r>
          <w:delText xml:space="preserve">, 1st ed. in Princeton lifesaver study guides. Princeton: Princeton University Press, 2017. Available:</w:delText>
        </w:r>
      </w:del>
      <w:del w:id="444" w:author="PR Preview" w:date="2026-01-01T00:00:00Z">
        <w:r>
          <w:delText xml:space="preserve"> </w:delText>
        </w:r>
      </w:del>
      <w:hyperlink r:id="rId477">
        <w:del w:id="445" w:author="PR Preview" w:date="2026-01-01T00:00:00Z">
          <w:r>
            <w:rPr>
              <w:rStyle w:val="Hyperlink"/>
            </w:rPr>
            <w:delText xml:space="preserve">https://press.princeton.edu/books/paperback/9780691172934/the-real-analysis-lifesaver</w:delText>
          </w:r>
        </w:del>
      </w:hyperlink>
    </w:p>
    <w:p>
      <w:pPr>
        <w:pStyle w:val="Bibliography"/>
      </w:pPr>
      <w:ins w:id="446" w:author="PR Preview" w:date="2026-01-01T00:00:00Z">
        <w:r>
          <w:t xml:space="preserve">[24]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	</w:t>
        </w:r>
      </w:ins>
      <w:ins w:id="449" w:author="PR Preview" w:date="2026-01-01T00:00:00Z">
        <w:r>
          <w:t xml:space="preserve">A. D. Banner,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rPr>
            <w:i/>
            <w:iCs/>
          </w:rPr>
          <w:t xml:space="preserve">The calculus lifesaver : All the tools you need to excel at calculus</w:t>
        </w:r>
      </w:ins>
      <w:ins w:id="452" w:author="PR Preview" w:date="2026-01-01T00:00:00Z">
        <w:r>
          <w:t xml:space="preserve">. in A princeton lifesaver study guide. Princeton, New Jersey: Princeton University Press, 2007. Available:</w:t>
        </w:r>
      </w:ins>
      <w:ins w:id="453" w:author="PR Preview" w:date="2026-01-01T00:00:00Z">
        <w:r>
          <w:t xml:space="preserve"> </w:t>
        </w:r>
      </w:ins>
      <w:hyperlink r:id="rId459">
        <w:ins w:id="454" w:author="PR Preview" w:date="2026-01-01T00:00:00Z">
          <w:r>
            <w:rPr>
              <w:rStyle w:val="Hyperlink"/>
            </w:rPr>
            <w:t xml:space="preserve">https://press.princeton.edu/books/paperback/9780691130880/the-calculus-lifesaver</w:t>
          </w:r>
        </w:ins>
      </w:hyperlink>
    </w:p>
    <w:bookmarkEnd w:id="460"/>
    <w:bookmarkStart w:id="462" w:name="ref-kleinbaum2012survival"/>
    <w:p>
      <w:pPr>
        <w:pStyle w:val="Bibliography"/>
      </w:pPr>
      <w:ins w:id="455" w:author="PR Preview" w:date="2026-01-01T00:00:00Z">
        <w:r>
          <w:t xml:space="preserve">[25]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	</w:t>
        </w:r>
      </w:ins>
      <w:ins w:id="458" w:author="PR Preview" w:date="2026-01-01T00:00:00Z">
        <w:r>
          <w:t xml:space="preserve">D. G. Kleinbaum and M. Klein,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rPr>
            <w:i/>
            <w:iCs/>
          </w:rPr>
          <w:t xml:space="preserve">Survival analysis: A self-learning text</w:t>
        </w:r>
      </w:ins>
      <w:ins w:id="461" w:author="PR Preview" w:date="2026-01-01T00:00:00Z">
        <w:r>
          <w:t xml:space="preserve">, 3rd ed. Springer, 2012. doi:</w:t>
        </w:r>
      </w:ins>
      <w:ins w:id="462" w:author="PR Preview" w:date="2026-01-01T00:00:00Z">
        <w:r>
          <w:t xml:space="preserve"> </w:t>
        </w:r>
      </w:ins>
      <w:hyperlink r:id="rId461">
        <w:ins w:id="463" w:author="PR Preview" w:date="2026-01-01T00:00:00Z">
          <w:r>
            <w:rPr>
              <w:rStyle w:val="Hyperlink"/>
            </w:rPr>
            <w:t xml:space="preserve">10.1007/978-1-4419-6646-9</w:t>
          </w:r>
        </w:ins>
      </w:hyperlink>
      <w:ins w:id="464" w:author="PR Preview" w:date="2026-01-01T00:00:00Z">
        <w:r>
          <w:t xml:space="preserve">.</w:t>
        </w:r>
      </w:ins>
    </w:p>
    <w:bookmarkEnd w:id="462"/>
    <w:bookmarkStart w:id="464" w:name="ref-wikipedia_multiple_integral"/>
    <w:p>
      <w:pPr>
        <w:pStyle w:val="Bibliography"/>
      </w:pPr>
      <w:ins w:id="465" w:author="PR Preview" w:date="2026-01-01T00:00:00Z">
        <w:r>
          <w:t xml:space="preserve">[26]</w:t>
        </w:r>
      </w:ins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	</w:t>
        </w:r>
      </w:ins>
      <w:ins w:id="468" w:author="PR Preview" w:date="2026-01-01T00:00:00Z">
        <w:r>
          <w:t xml:space="preserve">Wikipedia contributors,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“Multiple integral —</w:t>
        </w:r>
      </w:ins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Wikipedia</w:t>
        </w:r>
      </w:ins>
      <w:ins w:id="473" w:author="PR Preview" w:date="2026-01-01T00:00:00Z">
        <w:r>
          <w:t xml:space="preserve">,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the free encyclopedia.”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2026. Available:</w:t>
        </w:r>
      </w:ins>
      <w:ins w:id="478" w:author="PR Preview" w:date="2026-01-01T00:00:00Z">
        <w:r>
          <w:t xml:space="preserve"> </w:t>
        </w:r>
      </w:ins>
      <w:hyperlink r:id="rId463">
        <w:ins w:id="479" w:author="PR Preview" w:date="2026-01-01T00:00:00Z">
          <w:r>
            <w:rPr>
              <w:rStyle w:val="Hyperlink"/>
            </w:rPr>
            <w:t xml:space="preserve">https://en.wikipedia.org/wiki/Multiple_integral</w:t>
          </w:r>
        </w:ins>
      </w:hyperlink>
    </w:p>
    <w:bookmarkEnd w:id="464"/>
    <w:bookmarkStart w:id="466" w:name="ref-wikipedia_iterated_integral"/>
    <w:p>
      <w:pPr>
        <w:pStyle w:val="Bibliography"/>
      </w:pPr>
      <w:ins w:id="480" w:author="PR Preview" w:date="2026-01-01T00:00:00Z">
        <w:r>
          <w:t xml:space="preserve">[27]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	</w:t>
        </w:r>
      </w:ins>
      <w:ins w:id="483" w:author="PR Preview" w:date="2026-01-01T00:00:00Z">
        <w:r>
          <w:t xml:space="preserve">Wikipedia contributors,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“Iterated integral —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Wikipedia</w:t>
        </w:r>
      </w:ins>
      <w:ins w:id="488" w:author="PR Preview" w:date="2026-01-01T00:00:00Z">
        <w:r>
          <w:t xml:space="preserve">,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the free encyclopedia.”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2026. Available:</w:t>
        </w:r>
      </w:ins>
      <w:ins w:id="493" w:author="PR Preview" w:date="2026-01-01T00:00:00Z">
        <w:r>
          <w:t xml:space="preserve"> </w:t>
        </w:r>
      </w:ins>
      <w:hyperlink r:id="rId465">
        <w:ins w:id="494" w:author="PR Preview" w:date="2026-01-01T00:00:00Z">
          <w:r>
            <w:rPr>
              <w:rStyle w:val="Hyperlink"/>
            </w:rPr>
            <w:t xml:space="preserve">https://en.wikipedia.org/wiki/Iterated_integral</w:t>
          </w:r>
        </w:ins>
      </w:hyperlink>
    </w:p>
    <w:bookmarkEnd w:id="466"/>
    <w:bookmarkStart w:id="468" w:name="ref-wp:fubini"/>
    <w:p>
      <w:pPr>
        <w:pStyle w:val="Bibliography"/>
      </w:pPr>
      <w:ins w:id="495" w:author="PR Preview" w:date="2026-01-01T00:00:00Z">
        <w:r>
          <w:t xml:space="preserve">[28]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	</w:t>
        </w:r>
      </w:ins>
      <w:ins w:id="498" w:author="PR Preview" w:date="2026-01-01T00:00:00Z">
        <w:r>
          <w:t xml:space="preserve">Wikipedia contributors,</w:t>
        </w:r>
      </w:ins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“Fubini’s theorem —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Wikipedia</w:t>
        </w:r>
      </w:ins>
      <w:ins w:id="503" w:author="PR Preview" w:date="2026-01-01T00:00:00Z">
        <w:r>
          <w:t xml:space="preserve">,</w:t>
        </w:r>
      </w:ins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the free encyclopedia.”</w:t>
        </w:r>
      </w:ins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2024. Available:</w:t>
        </w:r>
      </w:ins>
      <w:ins w:id="508" w:author="PR Preview" w:date="2026-01-01T00:00:00Z">
        <w:r>
          <w:t xml:space="preserve"> </w:t>
        </w:r>
      </w:ins>
      <w:hyperlink r:id="rId467">
        <w:ins w:id="509" w:author="PR Preview" w:date="2026-01-01T00:00:00Z">
          <w:r>
            <w:rPr>
              <w:rStyle w:val="Hyperlink"/>
            </w:rPr>
            <w:t xml:space="preserve">https://en.wikipedia.org/wiki/Fubini%27s_theorem</w:t>
          </w:r>
        </w:ins>
      </w:hyperlink>
    </w:p>
    <w:bookmarkEnd w:id="468"/>
    <w:bookmarkStart w:id="469" w:name="ref-billingsley1995probability"/>
    <w:p>
      <w:pPr>
        <w:pStyle w:val="Bibliography"/>
      </w:pPr>
      <w:ins w:id="510" w:author="PR Preview" w:date="2026-01-01T00:00:00Z">
        <w:r>
          <w:t xml:space="preserve">[29]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	</w:t>
        </w:r>
      </w:ins>
      <w:ins w:id="513" w:author="PR Preview" w:date="2026-01-01T00:00:00Z">
        <w:r>
          <w:t xml:space="preserve">P. Billingsley,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rPr>
            <w:i/>
            <w:iCs/>
          </w:rPr>
          <w:t xml:space="preserve">Probability and measure</w:t>
        </w:r>
      </w:ins>
      <w:ins w:id="516" w:author="PR Preview" w:date="2026-01-01T00:00:00Z">
        <w:r>
          <w:t xml:space="preserve">, 3rd ed. in Wiley series in probability and mathematical statistics. New York: Wiley, 1995.</w:t>
        </w:r>
      </w:ins>
    </w:p>
    <w:bookmarkEnd w:id="469"/>
    <w:bookmarkStart w:id="471" w:name="ref-gut2013"/>
    <w:p>
      <w:pPr>
        <w:pStyle w:val="Bibliography"/>
      </w:pPr>
      <w:ins w:id="517" w:author="PR Preview" w:date="2026-01-01T00:00:00Z">
        <w:r>
          <w:t xml:space="preserve">[30]</w:t>
        </w:r>
      </w:ins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	</w:t>
        </w:r>
      </w:ins>
      <w:ins w:id="520" w:author="PR Preview" w:date="2026-01-01T00:00:00Z">
        <w:r>
          <w:t xml:space="preserve">A. Gut,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rPr>
            <w:i/>
            <w:iCs/>
          </w:rPr>
          <w:t xml:space="preserve">Probability: A graduate course</w:t>
        </w:r>
      </w:ins>
      <w:ins w:id="523" w:author="PR Preview" w:date="2026-01-01T00:00:00Z">
        <w:r>
          <w:t xml:space="preserve">, 2nd ed. in Springer texts in statistics. New York: Springer, 2013. doi:</w:t>
        </w:r>
      </w:ins>
      <w:ins w:id="524" w:author="PR Preview" w:date="2026-01-01T00:00:00Z">
        <w:r>
          <w:t xml:space="preserve"> </w:t>
        </w:r>
      </w:ins>
      <w:hyperlink r:id="rId470">
        <w:ins w:id="525" w:author="PR Preview" w:date="2026-01-01T00:00:00Z">
          <w:r>
            <w:rPr>
              <w:rStyle w:val="Hyperlink"/>
            </w:rPr>
            <w:t xml:space="preserve">10.1007/978-1-4614-4708-5</w:t>
          </w:r>
        </w:ins>
      </w:hyperlink>
      <w:ins w:id="526" w:author="PR Preview" w:date="2026-01-01T00:00:00Z">
        <w:r>
          <w:t xml:space="preserve">.</w:t>
        </w:r>
      </w:ins>
    </w:p>
    <w:bookmarkEnd w:id="471"/>
    <w:bookmarkStart w:id="472" w:name="ref-fubini1907"/>
    <w:p>
      <w:pPr>
        <w:pStyle w:val="Bibliography"/>
      </w:pPr>
      <w:ins w:id="527" w:author="PR Preview" w:date="2026-01-01T00:00:00Z">
        <w:r>
          <w:t xml:space="preserve">[31]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	</w:t>
        </w:r>
      </w:ins>
      <w:ins w:id="530" w:author="PR Preview" w:date="2026-01-01T00:00:00Z">
        <w:r>
          <w:t xml:space="preserve">G. Fubini,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“Sugli integrali multipli,”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rPr>
            <w:i/>
            <w:iCs/>
          </w:rPr>
          <w:t xml:space="preserve">Rendiconti della Reale Accademia dei Lincei. Classe di Scienze Fisiche, Matematiche e Naturali</w:t>
        </w:r>
      </w:ins>
      <w:ins w:id="535" w:author="PR Preview" w:date="2026-01-01T00:00:00Z">
        <w:r>
          <w:t xml:space="preserve">, vol. 16, pp. 608–614, 1907.</w:t>
        </w:r>
      </w:ins>
    </w:p>
    <w:bookmarkEnd w:id="472"/>
    <w:bookmarkStart w:id="474" w:name="ref-mosaiccalc"/>
    <w:p>
      <w:pPr>
        <w:pStyle w:val="Bibliography"/>
      </w:pPr>
      <w:ins w:id="536" w:author="PR Preview" w:date="2026-01-01T00:00:00Z">
        <w:r>
          <w:t xml:space="preserve">[32]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	</w:t>
        </w:r>
      </w:ins>
      <w:ins w:id="539" w:author="PR Preview" w:date="2026-01-01T00:00:00Z">
        <w:r>
          <w:t xml:space="preserve">D. Kaplan,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rPr>
            <w:i/>
            <w:iCs/>
          </w:rPr>
          <w:t xml:space="preserve">MOSAIC calculus</w:t>
        </w:r>
      </w:ins>
      <w:ins w:id="542" w:author="PR Preview" w:date="2026-01-01T00:00:00Z">
        <w:r>
          <w:t xml:space="preserve">. www.mosaic-web.org, 2022. Available:</w:t>
        </w:r>
      </w:ins>
      <w:ins w:id="543" w:author="PR Preview" w:date="2026-01-01T00:00:00Z">
        <w:r>
          <w:t xml:space="preserve"> </w:t>
        </w:r>
      </w:ins>
      <w:hyperlink r:id="rId473">
        <w:ins w:id="544" w:author="PR Preview" w:date="2026-01-01T00:00:00Z">
          <w:r>
            <w:rPr>
              <w:rStyle w:val="Hyperlink"/>
            </w:rPr>
            <w:t xml:space="preserve">www.mosaic-web.org</w:t>
          </w:r>
        </w:ins>
      </w:hyperlink>
    </w:p>
    <w:bookmarkEnd w:id="474"/>
    <w:bookmarkStart w:id="476" w:name="ref-khuri2003advanced"/>
    <w:p>
      <w:pPr>
        <w:pStyle w:val="Bibliography"/>
      </w:pPr>
      <w:ins w:id="545" w:author="PR Preview" w:date="2026-01-01T00:00:00Z">
        <w:r>
          <w:t xml:space="preserve">[33]</w:t>
        </w:r>
      </w:ins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	</w:t>
        </w:r>
      </w:ins>
      <w:ins w:id="548" w:author="PR Preview" w:date="2026-01-01T00:00:00Z">
        <w:r>
          <w:t xml:space="preserve">A. I. Khuri,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rPr>
            <w:i/>
            <w:iCs/>
          </w:rPr>
          <w:t xml:space="preserve">Advanced calculus with applications in statistics</w:t>
        </w:r>
      </w:ins>
      <w:ins w:id="551" w:author="PR Preview" w:date="2026-01-01T00:00:00Z">
        <w:r>
          <w:t xml:space="preserve">. John Wiley &amp; Sons, 2003. doi:</w:t>
        </w:r>
      </w:ins>
      <w:ins w:id="552" w:author="PR Preview" w:date="2026-01-01T00:00:00Z">
        <w:r>
          <w:t xml:space="preserve"> </w:t>
        </w:r>
      </w:ins>
      <w:hyperlink r:id="rId475">
        <w:ins w:id="553" w:author="PR Preview" w:date="2026-01-01T00:00:00Z">
          <w:r>
            <w:rPr>
              <w:rStyle w:val="Hyperlink"/>
            </w:rPr>
            <w:t xml:space="preserve">10.1002/0471394882</w:t>
          </w:r>
        </w:ins>
      </w:hyperlink>
      <w:ins w:id="554" w:author="PR Preview" w:date="2026-01-01T00:00:00Z">
        <w:r>
          <w:t xml:space="preserve">.</w:t>
        </w:r>
      </w:ins>
    </w:p>
    <w:bookmarkEnd w:id="476"/>
    <w:bookmarkStart w:id="478" w:name="ref-realanalysislifesaver"/>
    <w:p>
      <w:pPr>
        <w:pStyle w:val="Bibliography"/>
      </w:pPr>
      <w:ins w:id="555" w:author="PR Preview" w:date="2026-01-01T00:00:00Z">
        <w:r>
          <w:t xml:space="preserve">[34]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	</w:t>
        </w:r>
      </w:ins>
      <w:ins w:id="558" w:author="PR Preview" w:date="2026-01-01T00:00:00Z">
        <w:r>
          <w:t xml:space="preserve">R. Grinberg,</w:t>
        </w:r>
      </w:ins>
      <w:ins w:id="559" w:author="PR Preview" w:date="2026-01-01T00:00:00Z">
        <w:r>
          <w:t xml:space="preserve"> </w:t>
        </w:r>
      </w:ins>
      <w:ins w:id="560" w:author="PR Preview" w:date="2026-01-01T00:00:00Z">
        <w:r>
          <w:rPr>
            <w:i/>
            <w:iCs/>
          </w:rPr>
          <w:t xml:space="preserve">The real analysis lifesaver: All the tools you need to understand proofs</w:t>
        </w:r>
      </w:ins>
      <w:ins w:id="561" w:author="PR Preview" w:date="2026-01-01T00:00:00Z">
        <w:r>
          <w:t xml:space="preserve">, 1st ed. in Princeton lifesaver study guides. Princeton: Princeton University Press, 2017. Available:</w:t>
        </w:r>
      </w:ins>
      <w:ins w:id="562" w:author="PR Preview" w:date="2026-01-01T00:00:00Z">
        <w:r>
          <w:t xml:space="preserve"> </w:t>
        </w:r>
      </w:ins>
      <w:hyperlink r:id="rId477">
        <w:ins w:id="563" w:author="PR Preview" w:date="2026-01-01T00:00:00Z">
          <w:r>
            <w:rPr>
              <w:rStyle w:val="Hyperlink"/>
            </w:rPr>
            <w:t xml:space="preserve">https://press.princeton.edu/books/paperback/9780691172934/the-real-analysis-lifesaver</w:t>
          </w:r>
        </w:ins>
      </w:hyperlink>
    </w:p>
    <w:bookmarkEnd w:id="478"/>
    <w:bookmarkEnd w:id="479"/>
    <w:bookmarkEnd w:id="4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4" Type="http://schemas.openxmlformats.org/officeDocument/2006/relationships/image" Target="media/rId284.png"/><Relationship Id="rId21" Type="http://schemas.openxmlformats.org/officeDocument/2006/relationships/image" Target="media/rId21.png"/><Relationship Id="rId262" Type="http://schemas.openxmlformats.org/officeDocument/2006/relationships/image" Target="media/rId262.png"/><Relationship Id="rId207" Type="http://schemas.openxmlformats.org/officeDocument/2006/relationships/image" Target="media/rId207.png"/><Relationship Id="rId203" Type="http://schemas.openxmlformats.org/officeDocument/2006/relationships/image" Target="media/rId203.png"/><Relationship Id="rId330" Type="http://schemas.openxmlformats.org/officeDocument/2006/relationships/image" Target="media/rId330.png"/><Relationship Id="rId326" Type="http://schemas.openxmlformats.org/officeDocument/2006/relationships/image" Target="media/rId326.png"/><Relationship Id="rId115" Type="http://schemas.openxmlformats.org/officeDocument/2006/relationships/image" Target="media/rId115.png"/><Relationship Id="rId312" Type="http://schemas.openxmlformats.org/officeDocument/2006/relationships/image" Target="media/rId312.png"/><Relationship Id="rId316" Type="http://schemas.openxmlformats.org/officeDocument/2006/relationships/image" Target="media/rId316.png"/><Relationship Id="rId270" Type="http://schemas.openxmlformats.org/officeDocument/2006/relationships/image" Target="media/rId270.png"/><Relationship Id="rId373" Type="http://schemas.openxmlformats.org/officeDocument/2006/relationships/image" Target="media/rId373.png"/><Relationship Id="rId359" Type="http://schemas.openxmlformats.org/officeDocument/2006/relationships/image" Target="media/rId359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5" Type="http://schemas.openxmlformats.org/officeDocument/2006/relationships/hyperlink" Target="https://doi.org/10.1002/0471394882" TargetMode="External"/><Relationship Id="rId461" Type="http://schemas.openxmlformats.org/officeDocument/2006/relationships/hyperlink" Target="https://doi.org/10.1007/978-1-4419-6646-9" TargetMode="External"/><Relationship Id="rId470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67" Type="http://schemas.openxmlformats.org/officeDocument/2006/relationships/hyperlink" Target="https://en.wikipedia.org/wiki/Fubini%27s_theorem" TargetMode="External"/><Relationship Id="rId465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3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59" Type="http://schemas.openxmlformats.org/officeDocument/2006/relationships/hyperlink" Target="https://press.princeton.edu/books/paperback/9780691130880/the-calculus-lifesaver" TargetMode="External"/><Relationship Id="rId477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3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Relationship Id="rId13" Type="http://schemas.openxmlformats.org/officeDocument/2006/relationships/hyperlink" Target="https://en.wikipedia.org/wiki/Fundamental_theorem_of_calculus" TargetMode="External"/><Relationship Id="rId15" Type="http://schemas.openxmlformats.org/officeDocument/2006/relationships/hyperlink" Target="https://en.wikipedia.org/wiki/Tonelli%27s_theorem_%28functional_analysis%29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5" Type="http://schemas.openxmlformats.org/officeDocument/2006/relationships/hyperlink" Target="https://doi.org/10.1002/0471394882" TargetMode="External"/><Relationship Id="rId461" Type="http://schemas.openxmlformats.org/officeDocument/2006/relationships/hyperlink" Target="https://doi.org/10.1007/978-1-4419-6646-9" TargetMode="External"/><Relationship Id="rId470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67" Type="http://schemas.openxmlformats.org/officeDocument/2006/relationships/hyperlink" Target="https://en.wikipedia.org/wiki/Fubini%27s_theorem" TargetMode="External"/><Relationship Id="rId465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3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59" Type="http://schemas.openxmlformats.org/officeDocument/2006/relationships/hyperlink" Target="https://press.princeton.edu/books/paperback/9780691130880/the-calculus-lifesaver" TargetMode="External"/><Relationship Id="rId477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3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2026-10-19T09:03:31Z</dcterms:created>
  <dcterms:modified xsi:type="dcterms:W3CDTF">2026-10-19T09:03:31Z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