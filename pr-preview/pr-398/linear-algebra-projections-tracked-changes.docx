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least squares solution (</w:delText>
        </w:r>
      </w:del>
      <w:hyperlink w:anchor="def-least-squares">
        <w:del w:id="1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4" w:author="PR Preview" w:date="2026-01-01T00:00:00Z">
        <w:r>
          <w:delText xml:space="preserve">, defined later in this chapter)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$\hat{\mathord{\smash[b]{\underset{\raise.3ex\hbox{$\scriptstyle\sim$}}{\beta}}\vphantom{\beta}}}= ({\mathbf{X}}^{\top}\mathbf{X})^{-1}{\mathbf{X}}^{\top}\mathord{\smash[b]{\underset{\raise.3ex\hbox{$\scriptstyle\sim$}}{y}}\vphantom{y}}$</w:delText>
        </w:r>
      </w:del>
      <w:del w:id="17" w:author="PR Preview" w:date="2026-01-01T00:00:00Z">
        <w:r>
          <w:delText xml:space="preserve">.</w:delText>
        </w:r>
      </w:del>
    </w:p>
    <w:p>
      <w:pPr>
        <w:pStyle w:val="FirstParagraph"/>
      </w:pPr>
      <w:ins w:id="18" w:author="PR Preview" w:date="2026-01-01T00:00:00Z">
        <w:r>
          <w:t xml:space="preserve">(</w:t>
        </w:r>
      </w:ins>
      <w:hyperlink r:id="rId11">
        <w:ins w:id="19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0" w:author="PR Preview" w:date="2026-01-01T00:00:00Z">
        <w:r>
          <w:t xml:space="preserve">).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When</w:t>
        </w:r>
      </w:ins>
      <w:ins w:id="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invertible,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it appears in the least squares solution (</w:t>
        </w:r>
      </w:ins>
      <w:hyperlink w:anchor="def-least-squares">
        <w:ins w:id="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9" w:author="PR Preview" w:date="2026-01-01T00:00:00Z">
        <w:r>
          <w:t xml:space="preserve">, defined later in this chapter)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  </w:r>
      </w:ins>
      <w:ins w:id="32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3" w:author="PR Preview" w:date="2026-01-01T00:00:00Z">
        <w:r>
          <w:delText xml:space="preserve">(</w:delText>
        </w:r>
      </w:del>
      <w:hyperlink r:id="rId11">
        <w:del w:id="34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35" w:author="PR Preview" w:date="2026-01-01T00:00:00Z">
        <w:r>
          <w:delText xml:space="preserve">),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so its inverse is symmetric too (</w:delText>
        </w:r>
      </w:del>
      <w:hyperlink r:id="rId21">
        <w:del w:id="38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39" w:author="PR Preview" w:date="2026-01-01T00:00:00Z">
        <w:r>
          <w:delText xml:space="preserve">).</w:delText>
        </w:r>
      </w:del>
    </w:p>
    <w:p>
      <w:pPr>
        <w:pStyle w:val="FirstParagraph"/>
      </w:pPr>
      <w:ins w:id="40" w:author="PR Preview" w:date="2026-01-01T00:00:00Z">
        <w:r>
          <w:t xml:space="preserve">(</w:t>
        </w:r>
      </w:ins>
      <w:hyperlink r:id="rId11">
        <w:ins w:id="41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42" w:author="PR Preview" w:date="2026-01-01T00:00:00Z">
        <w:r>
          <w:t xml:space="preserve">),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so its inverse is symmetric too (</w:t>
        </w:r>
      </w:ins>
      <w:hyperlink r:id="rId21">
        <w:ins w:id="45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4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del w:id="47" w:author="PR Preview" w:date="2026-01-01T00:00:00Z">
        <w:r>
          <w:delTex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delText>
        </w:r>
      </w:del>
    </w:p>
    <w:p>
      <w:pPr>
        <w:pStyle w:val="BodyText"/>
      </w:pPr>
      <w:ins w:id="48" w:author="PR Preview" w:date="2026-01-01T00:00:00Z">
        <w:r>
  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del w:id="49" w:author="PR Preview" w:date="2026-01-01T00:00:00Z">
        <w:r>
          <w:delText xml:space="preserve">(</w:delText>
        </w:r>
      </w:del>
      <w:hyperlink r:id="rId74">
        <w:del w:id="50" w:author="PR Preview" w:date="2026-01-01T00:00:00Z">
          <w:r>
            <w:rPr>
              <w:rStyle w:val="Hyperlink"/>
            </w:rPr>
            <w:delText xml:space="preserve">Definition 5 in Special Matrices and Decompositions</w:delText>
          </w:r>
        </w:del>
      </w:hyperlink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hyperlink r:id="rId75">
        <w:del w:id="53" w:author="PR Preview" w:date="2026-01-01T00:00:00Z">
          <w:r>
            <w:rPr>
              <w:rStyle w:val="Hyperlink"/>
            </w:rPr>
            <w:delText xml:space="preserve">Theorem 8 in Matrices</w:delText>
          </w:r>
        </w:del>
      </w:hyperlink>
      <w:del w:id="54" w:author="PR Preview" w:date="2026-01-01T00:00:00Z">
        <w:r>
          <w:delText xml:space="preserve">),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so</w:delText>
        </w:r>
      </w:del>
      <w:del w:id="5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 a generalized inverse.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If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is any generalized inverse, then</w:delText>
        </w:r>
      </w:del>
    </w:p>
    <w:p>
      <w:pPr>
        <w:pStyle w:val="FirstParagraph"/>
      </w:pPr>
      <w:ins w:id="65" w:author="PR Preview" w:date="2026-01-01T00:00:00Z">
        <w:r>
          <w:t xml:space="preserve">(</w:t>
        </w:r>
      </w:ins>
      <w:hyperlink r:id="rId74">
        <w:ins w:id="66" w:author="PR Preview" w:date="2026-01-01T00:00:00Z">
          <w:r>
            <w:rPr>
              <w:rStyle w:val="Hyperlink"/>
            </w:rPr>
            <w:t xml:space="preserve">Definition 5 in Special Matrices and Decompositions</w:t>
          </w:r>
        </w:ins>
      </w:hyperlink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hyperlink r:id="rId75">
        <w:ins w:id="69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70" w:author="PR Preview" w:date="2026-01-01T00:00:00Z">
        <w:r>
          <w:t xml:space="preserve">),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</w:t>
        </w:r>
      </w:ins>
      <w:ins w:id="7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a generalized inverse.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If</w:t>
        </w:r>
      </w:ins>
      <w:ins w:id="78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any generalized inverse,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del w:id="81" w:author="PR Preview" w:date="2026-01-01T00:00:00Z">
        <w:r>
          <w:delText xml:space="preserve">and, using</w:delText>
        </w:r>
      </w:del>
      <w:del w:id="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</w:delText>
        </w:r>
      </w:del>
      <w:hyperlink r:id="rId11">
        <w:del w:id="85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86" w:author="PR Preview" w:date="2026-01-01T00:00:00Z">
        <w:r>
          <w:delText xml:space="preserve">),</w:delText>
        </w:r>
      </w:del>
    </w:p>
    <w:p>
      <w:pPr>
        <w:pStyle w:val="FirstParagraph"/>
      </w:pPr>
      <w:ins w:id="87" w:author="PR Preview" w:date="2026-01-01T00:00:00Z">
        <w:r>
          <w:t xml:space="preserve">and, using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</w:t>
        </w:r>
      </w:ins>
      <w:hyperlink r:id="rId11">
        <w:ins w:id="91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92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del w:id="93" w:author="PR Preview" w:date="2026-01-01T00:00:00Z">
        <w:r>
          <w:delText xml:space="preserve">(</w:delText>
        </w:r>
      </w:del>
      <w:hyperlink r:id="rId11">
        <w:del w:id="94" w:author="PR Preview" w:date="2026-01-01T00:00:00Z">
          <w:r>
            <w:rPr>
              <w:rStyle w:val="Hyperlink"/>
            </w:rPr>
            <w:delText xml:space="preserve">Theorem 17 in Matrices</w:delText>
          </w:r>
        </w:del>
      </w:hyperlink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hyperlink r:id="rId88">
        <w:del w:id="97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98" w:author="PR Preview" w:date="2026-01-01T00:00:00Z">
        <w:r>
          <w:delText xml:space="preserve">), and likewise for</w:delText>
        </w:r>
      </w:del>
      <w:del w:id="9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Write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both symmetric (</w:delText>
        </w:r>
      </w:del>
      <w:hyperlink r:id="rId21">
        <w:del w:id="110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111" w:author="PR Preview" w:date="2026-01-01T00:00:00Z">
        <w:r>
          <w:delText xml:space="preserve">),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5" w:author="PR Preview" w:date="2026-01-01T00:00:00Z">
        <w:r>
          <w:delText xml:space="preserve">.</w:delText>
        </w:r>
      </w:del>
    </w:p>
    <w:p>
      <w:pPr>
        <w:pStyle w:val="FirstParagraph"/>
      </w:pPr>
      <w:ins w:id="116" w:author="PR Preview" w:date="2026-01-01T00:00:00Z">
        <w:r>
          <w:t xml:space="preserve">(</w:t>
        </w:r>
      </w:ins>
      <w:hyperlink r:id="rId11">
        <w:ins w:id="117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hyperlink r:id="rId88">
        <w:ins w:id="120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121" w:author="PR Preview" w:date="2026-01-01T00:00:00Z">
        <w:r>
          <w:t xml:space="preserve">), and likewise for</w:t>
        </w:r>
      </w:ins>
      <w:ins w:id="122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3" w:author="PR Preview" w:date="2026-01-01T00:00:00Z">
        <w:r>
          <w:t xml:space="preserve">.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Write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both symmetric (</w:t>
        </w:r>
      </w:ins>
      <w:hyperlink r:id="rId21">
        <w:ins w:id="133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134" w:author="PR Preview" w:date="2026-01-01T00:00:00Z">
        <w:r>
          <w:t xml:space="preserve">),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</w:t>
        </w:r>
      </w:ins>
      <w:ins w:id="137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38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del w:id="139" w:author="PR Preview" w:date="2026-01-01T00:00:00Z">
        <w:r>
          <w:delTex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delText>
        </w:r>
      </w:del>
    </w:p>
    <w:p>
      <w:pPr>
        <w:pStyle w:val="BodyText"/>
      </w:pPr>
      <w:ins w:id="140" w:author="PR Preview" w:date="2026-01-01T00:00:00Z">
        <w:r>
  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del w:id="141" w:author="PR Preview" w:date="2026-01-01T00:00:00Z">
        <w:r>
          <w:rPr>
            <w:b/>
            <w:bCs/>
          </w:rPr>
          <w:delText xml:space="preserve">Example 25 (A QR factorization from Gram-Schmidt)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with columns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$\mathord{\smash[b]{\underset{\raise.3ex\hbox{$\scriptstyle\sim$}}{a}}\vphantom{a}}_1 = (1, 1, 0)$</w:delText>
        </w:r>
      </w:del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$\mathord{\smash[b]{\underset{\raise.3ex\hbox{$\scriptstyle\sim$}}{a}}\vphantom{a}}_2 = (1, 0, 1)$</w:delText>
        </w:r>
      </w:del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$\mathord{\smash[b]{\underset{\raise.3ex\hbox{$\scriptstyle\sim$}}{a}}\vphantom{a}}_3 = (0, 1, 1)$</w:delText>
        </w:r>
      </w:del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hyperlink r:id="rId125">
        <w:del w:id="157" w:author="PR Preview" w:date="2026-01-01T00:00:00Z">
          <w:r>
            <w:rPr>
              <w:rStyle w:val="Hyperlink"/>
            </w:rPr>
            <w:delText xml:space="preserve">Example 21 in Inner Products and Orthogonality</w:delText>
          </w:r>
        </w:del>
      </w:hyperlink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and</w:delText>
        </w:r>
      </w:del>
      <w:del w:id="160" w:author="PR Preview" w:date="2026-01-01T00:00:00Z">
        <w:r>
          <w:delText xml:space="preserve"> </w:delText>
        </w:r>
      </w:del>
      <w:hyperlink r:id="rId126">
        <w:del w:id="161" w:author="PR Preview" w:date="2026-01-01T00:00:00Z">
          <w:r>
            <w:rPr>
              <w:rStyle w:val="Hyperlink"/>
            </w:rPr>
            <w:delText xml:space="preserve">Example 23 in Inner Products and Orthogonality</w:delText>
          </w:r>
        </w:del>
      </w:hyperlink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found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$\mathord{\smash[b]{\underset{\raise.3ex\hbox{$\scriptstyle\sim$}}{q}}\vphantom{q}}_1 = \tfrac{1}{\sqrt{2}}\,(1, 1, 0)$</w:delText>
        </w:r>
      </w:del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$\mathord{\smash[b]{\underset{\raise.3ex\hbox{$\scriptstyle\sim$}}{q}}\vphantom{q}}_2 = \tfrac{1}{\sqrt{6}}\,(1, -1, 2)$</w:delText>
        </w:r>
      </w:del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$\mathord{\smash[b]{\underset{\raise.3ex\hbox{$\scriptstyle\sim$}}{q}}\vphantom{q}}_3 = \tfrac{1}{\sqrt{3}}\,(-1, 1, 1)$</w:delText>
        </w:r>
      </w:del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with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$\mathopen{}\left\lVert\mathord{\smash[b]{\underset{\raise.3ex\hbox{$\scriptstyle\sim$}}{q}}\vphantom{q}}'_1\right\rVert\mathclose{} = \sqrt{2}$</w:delText>
        </w:r>
      </w:del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$\mathopen{}\left\lVert\mathord{\smash[b]{\underset{\raise.3ex\hbox{$\scriptstyle\sim$}}{q}}\vphantom{q}}'_2\right\rVert\mathclose{} = \sqrt{3/2}$</w:delText>
        </w:r>
      </w:del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$\mathopen{}\left\lVert\mathord{\smash[b]{\underset{\raise.3ex\hbox{$\scriptstyle\sim$}}{q}}\vphantom{q}}'_3\right\rVert\mathclose{} = 2/\sqrt{3}$</w:delText>
        </w:r>
      </w:del>
      <w:del w:id="183" w:author="PR Preview" w:date="2026-01-01T00:00:00Z">
        <w:r>
          <w:delText xml:space="preserve">,</w:delText>
        </w:r>
      </w:del>
    </w:p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Example 25 (A QR factorization from Gram-Schmidt)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For</w:t>
        </w:r>
      </w:ins>
      <w:ins w:id="1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with columns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$\mathord{\smash[b]{\underset{\raise.3ex\hbox{$\scriptstyle\sim$}}{a}}\vphantom{a}}_1 = (1, 1, 0)$</w:t>
        </w:r>
      </w:ins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$\mathord{\smash[b]{\underset{\raise.3ex\hbox{$\scriptstyle\sim$}}{a}}\vphantom{a}}_2 = (1, 0, 1)$</w:t>
        </w:r>
      </w:ins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$\mathord{\smash[b]{\underset{\raise.3ex\hbox{$\scriptstyle\sim$}}{a}}\vphantom{a}}_3 = (0, 1, 1)$</w:t>
        </w:r>
      </w:ins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hyperlink r:id="rId125">
        <w:ins w:id="200" w:author="PR Preview" w:date="2026-01-01T00:00:00Z">
          <w:r>
            <w:rPr>
              <w:rStyle w:val="Hyperlink"/>
            </w:rPr>
            <w:t xml:space="preserve">Example 22 in Inner Products and Orthogonality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w:hyperlink r:id="rId126">
        <w:ins w:id="204" w:author="PR Preview" w:date="2026-01-01T00:00:00Z">
          <w:r>
            <w:rPr>
              <w:rStyle w:val="Hyperlink"/>
            </w:rPr>
            <w:t xml:space="preserve">Example 24 in Inner Products and Orthogonality</w:t>
          </w:r>
        </w:ins>
      </w:hyperlink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found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$\mathord{\smash[b]{\underset{\raise.3ex\hbox{$\scriptstyle\sim$}}{q}}\vphantom{q}}_1 = \tfrac{1}{\sqrt{2}}\,(1, 1, 0)$</w:t>
        </w:r>
      </w:ins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$\mathord{\smash[b]{\underset{\raise.3ex\hbox{$\scriptstyle\sim$}}{q}}\vphantom{q}}_2 = \tfrac{1}{\sqrt{6}}\,(1, -1, 2)$</w:t>
        </w:r>
      </w:ins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$\mathord{\smash[b]{\underset{\raise.3ex\hbox{$\scriptstyle\sim$}}{q}}\vphantom{q}}_3 = \tfrac{1}{\sqrt{3}}\,(-1, 1, 1)$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with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$\mathopen{}\left\lVert\mathord{\smash[b]{\underset{\raise.3ex\hbox{$\scriptstyle\sim$}}{q}}\vphantom{q}}'_1\right\rVert\mathclose{} = \sqrt{2}$</w:t>
        </w:r>
      </w:ins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$\mathopen{}\left\lVert\mathord{\smash[b]{\underset{\raise.3ex\hbox{$\scriptstyle\sim$}}{q}}\vphantom{q}}'_2\right\rVert\mathclose{} = \sqrt{3/2}$</w:t>
        </w:r>
      </w:ins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$\mathopen{}\left\lVert\mathord{\smash[b]{\underset{\raise.3ex\hbox{$\scriptstyle\sim$}}{q}}\vphantom{q}}'_3\right\rVert\mathclose{} = 2/\sqrt{3}$</w:t>
        </w:r>
      </w:ins>
      <w:ins w:id="226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del w:id="227" w:author="PR Preview" w:date="2026-01-01T00:00:00Z">
        <w:r>
          <w:delTex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delText>
        </w:r>
      </w:del>
    </w:p>
    <w:p>
      <w:pPr>
        <w:pStyle w:val="BodyText"/>
      </w:pPr>
      <w:ins w:id="228" w:author="PR Preview" w:date="2026-01-01T00:00:00Z">
        <w:r>
  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  </w:r>
      </w:ins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del w:id="229" w:author="PR Preview" w:date="2026-01-01T00:00:00Z">
        <w:r>
          <w:delTex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delText>
        </w:r>
      </w:del>
    </w:p>
    <w:p>
      <w:pPr>
        <w:pStyle w:val="BodyText"/>
      </w:pPr>
      <w:ins w:id="230" w:author="PR Preview" w:date="2026-01-01T00:00:00Z">
        <w:r>
  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2026-10-19T09:20:05Z</dcterms:created>
  <dcterms:modified xsi:type="dcterms:W3CDTF">2026-10-19T09:20:05Z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