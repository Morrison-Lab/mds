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04:22:38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Definition 4 (Radian)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b/>
            <w:bCs/>
          </w:rPr>
          <w:t xml:space="preserve">radian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is the</w:t>
        </w:r>
      </w:ins>
      <w:ins w:id="10" w:author="PR Preview" w:date="2026-01-01T00:00:00Z">
        <w:r>
          <w:t xml:space="preserve"> </w:t>
        </w:r>
      </w:ins>
      <w:hyperlink w:anchor="def-angle-unit-circle">
        <w:ins w:id="11" w:author="PR Preview" w:date="2026-01-01T00:00:00Z">
          <w:r>
            <w:rPr>
              <w:rStyle w:val="Hyperlink"/>
            </w:rPr>
            <w:t xml:space="preserve">angle on the unit circle</w:t>
          </w:r>
        </w:ins>
      </w:hyperlink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between two points that are a distance of</w:t>
        </w:r>
      </w:ins>
      <w:ins w:id="14" w:author="PR Preview" w:date="2026-01-01T00:00:00Z">
        <w:r>
          <w:t xml:space="preserve"> </w:t>
        </w:r>
      </w:ins>
      <m:oMath>
        <m:r>
          <m:t>1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apart along the circle.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</w:t>
        </w:r>
      </w:ins>
      <w:ins w:id="19" w:author="PR Preview" w:date="2026-01-01T00:00:00Z">
        <w:r>
          <w:t xml:space="preserve"> </w:t>
        </w:r>
      </w:ins>
      <w:hyperlink w:anchor="def-angle-unit-circle">
        <w:ins w:id="20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of</w:t>
        </w:r>
      </w:ins>
      <w:ins w:id="23" w:author="PR Preview" w:date="2026-01-01T00:00:00Z">
        <w:r>
          <w:t xml:space="preserve"> </w:t>
        </w:r>
      </w:ins>
      <m:oMath>
        <m:r>
          <m:t>θ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is then</w:t>
        </w:r>
      </w:ins>
      <w:ins w:id="26" w:author="PR Preview" w:date="2026-01-01T00:00:00Z">
        <w:r>
          <w:t xml:space="preserve"> </w:t>
        </w:r>
      </w:ins>
      <m:oMath>
        <m:r>
          <m:t>θ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radians.</w:t>
        </w:r>
      </w:ins>
    </w:p>
    <w:bookmarkEnd w:id="15"/>
    <w:bookmarkStart w:id="16" w:name="exm-radian"/>
    <w:p>
      <w:pPr>
        <w:pStyle w:val="BodyText"/>
      </w:pPr>
      <w:ins w:id="29" w:author="PR Preview" w:date="2026-01-01T00:00:00Z">
        <w:r>
          <w:rPr>
            <w:b/>
            <w:bCs/>
          </w:rPr>
          <w:t xml:space="preserve">Example 4 (Angles in radians)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w:ins w:id="32" w:author="PR Preview" w:date="2026-01-01T00:00:00Z">
        <w:r>
          <w:t xml:space="preserve">The points</w:t>
        </w:r>
      </w:ins>
      <w:ins w:id="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4" w:author="PR Preview" w:date="2026-01-01T00:00:00Z">
        <w:r>
          <w:t xml:space="preserve">,</w:t>
        </w:r>
      </w:ins>
      <w:ins w:id="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are a quarter of the</w:t>
        </w:r>
      </w:ins>
      <w:ins w:id="38" w:author="PR Preview" w:date="2026-01-01T00:00:00Z">
        <w:r>
          <w:t xml:space="preserve"> </w:t>
        </w:r>
      </w:ins>
      <w:hyperlink w:anchor="def-unit-circle">
        <w:ins w:id="39" w:author="PR Preview" w:date="2026-01-01T00:00:00Z">
          <w:r>
            <w:rPr>
              <w:rStyle w:val="Hyperlink"/>
            </w:rPr>
            <w:t xml:space="preserve">unit circle</w:t>
          </w:r>
        </w:ins>
      </w:hyperlink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apart,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so their</w:t>
        </w:r>
      </w:ins>
      <w:ins w:id="44" w:author="PR Preview" w:date="2026-01-01T00:00:00Z">
        <w:r>
          <w:t xml:space="preserve"> </w:t>
        </w:r>
      </w:ins>
      <w:hyperlink w:anchor="def-angle-unit-circle">
        <w:ins w:id="45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is</w:t>
        </w:r>
      </w:ins>
      <w:ins w:id="4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49" w:author="PR Preview" w:date="2026-01-01T00:00:00Z">
        <w:r>
          <w:t xml:space="preserve"> </w:t>
        </w:r>
      </w:ins>
      <w:hyperlink w:anchor="def-radian">
        <w:ins w:id="50" w:author="PR Preview" w:date="2026-01-01T00:00:00Z">
          <w:r>
            <w:rPr>
              <w:rStyle w:val="Hyperlink"/>
            </w:rPr>
            <w:t xml:space="preserve">radians</w:t>
          </w:r>
        </w:ins>
      </w:hyperlink>
      <w:ins w:id="5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52" w:author="PR Preview" w:date="2026-01-01T00:00:00Z">
        <w:r>
          <w:t xml:space="preserve">The points</w:t>
        </w:r>
      </w:ins>
      <w:ins w:id="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are half of the circle apart, so their angle is</w:t>
        </w:r>
      </w:ins>
      <w:ins w:id="58" w:author="PR Preview" w:date="2026-01-01T00:00:00Z">
        <w:r>
          <w:t xml:space="preserve"> </w:t>
        </w:r>
      </w:ins>
      <m:oMath>
        <m:r>
          <m:t>π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radians.</w:t>
        </w:r>
      </w:ins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del w:id="61" w:author="PR Preview" w:date="2026-01-01T00:00:00Z">
        <w:r>
          <w:rPr>
            <w:b/>
            <w:bCs/>
          </w:rPr>
          <w:delText xml:space="preserve">Definition 4 (Cosine)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For a real number</w:delText>
        </w:r>
      </w:del>
      <w:del w:id="64" w:author="PR Preview" w:date="2026-01-01T00:00:00Z">
        <w:r>
          <w:delText xml:space="preserve"> </w:delText>
        </w:r>
      </w:del>
      <m:oMath>
        <m:r>
          <m:t>θ</m:t>
        </m:r>
      </m:oMath>
      <w:del w:id="65" w:author="PR Preview" w:date="2026-01-01T00:00:00Z">
        <w:r>
          <w:delText xml:space="preserve">, start at the point</w:delText>
        </w:r>
      </w:del>
      <w:del w:id="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of the unit circle (</w:delText>
        </w:r>
      </w:del>
      <w:hyperlink w:anchor="def-unit-circle">
        <w:del w:id="6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70" w:author="PR Preview" w:date="2026-01-01T00:00:00Z">
        <w:r>
          <w:delText xml:space="preserve">)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and move a distance</w:delText>
        </w:r>
      </w:del>
      <w:del w:id="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along the circle,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counterclockwise if</w:delText>
        </w:r>
      </w:del>
      <w:del w:id="78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and clockwise if</w:delText>
        </w:r>
      </w:del>
      <w:del w:id="81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82" w:author="PR Preview" w:date="2026-01-01T00:00:00Z">
        <w:r>
          <w:delText xml:space="preserve">.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The first coordinate of the point reached is the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rPr>
            <w:b/>
            <w:bCs/>
          </w:rPr>
          <w:delText xml:space="preserve">cosine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of</w:delText>
        </w:r>
      </w:del>
      <w:del w:id="89" w:author="PR Preview" w:date="2026-01-01T00:00:00Z">
        <w:r>
          <w:delText xml:space="preserve"> </w:delText>
        </w:r>
      </w:del>
      <m:oMath>
        <m:r>
          <m:t>θ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[3]</w:delText>
        </w:r>
      </w:del>
      <w:del w:id="92" w:author="PR Preview" w:date="2026-01-01T00:00:00Z">
        <w:r>
          <w:delText xml:space="preserve">, written</w:delText>
        </w:r>
      </w:del>
      <w:del w:id="9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94" w:author="PR Preview" w:date="2026-01-01T00:00:00Z">
        <w:r>
          <w:delText xml:space="preserve">.</w:delText>
        </w:r>
      </w:del>
    </w:p>
    <w:p>
      <w:pPr>
        <w:pStyle w:val="BodyText"/>
      </w:pPr>
      <w:del w:id="95" w:author="PR Preview" w:date="2026-01-01T00:00:00Z">
        <w:r>
          <w:rPr>
            <w:b/>
            <w:bCs/>
          </w:rPr>
          <w:delText xml:space="preserve">Example 4 (Cosines of some angles)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 </w:delText>
        </w:r>
      </w:del>
    </w:p>
    <w:p>
      <w:pPr>
        <w:pStyle w:val="BodyText"/>
      </w:pPr>
      <w:ins w:id="98" w:author="PR Preview" w:date="2026-01-01T00:00:00Z">
        <w:r>
          <w:rPr>
            <w:b/>
            <w:bCs/>
          </w:rPr>
          <w:t xml:space="preserve">Definition 5 (Cosine)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For a real number</w:t>
        </w:r>
      </w:ins>
      <w:ins w:id="101" w:author="PR Preview" w:date="2026-01-01T00:00:00Z">
        <w:r>
          <w:t xml:space="preserve"> </w:t>
        </w:r>
      </w:ins>
      <m:oMath>
        <m:r>
          <m:t>θ</m:t>
        </m:r>
      </m:oMath>
      <w:ins w:id="102" w:author="PR Preview" w:date="2026-01-01T00:00:00Z">
        <w:r>
          <w:t xml:space="preserve">, start at the point</w:t>
        </w:r>
      </w:ins>
      <w:ins w:id="1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of the unit circle (</w:t>
        </w:r>
      </w:ins>
      <w:hyperlink w:anchor="def-unit-circle">
        <w:ins w:id="10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7" w:author="PR Preview" w:date="2026-01-01T00:00:00Z">
        <w:r>
          <w:t xml:space="preserve">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move a distance</w:t>
        </w:r>
      </w:ins>
      <w:ins w:id="11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along the circle,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counterclockwise if</w:t>
        </w:r>
      </w:ins>
      <w:ins w:id="115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and clockwise if</w:t>
        </w:r>
      </w:ins>
      <w:ins w:id="11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19" w:author="PR Preview" w:date="2026-01-01T00:00:00Z">
        <w:r>
          <w:t xml:space="preserve">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 first coordinate of the point reached is the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rPr>
            <w:b/>
            <w:bCs/>
          </w:rPr>
          <w:t xml:space="preserve">cosine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</w:t>
        </w:r>
      </w:ins>
      <w:ins w:id="126" w:author="PR Preview" w:date="2026-01-01T00:00:00Z">
        <w:r>
          <w:t xml:space="preserve"> </w:t>
        </w:r>
      </w:ins>
      <m:oMath>
        <m:r>
          <m:t>θ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[3]</w:t>
        </w:r>
      </w:ins>
      <w:ins w:id="129" w:author="PR Preview" w:date="2026-01-01T00:00:00Z">
        <w:r>
          <w:t xml:space="preserve">, written</w:t>
        </w:r>
      </w:ins>
      <w:ins w:id="13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31" w:author="PR Preview" w:date="2026-01-01T00:00:00Z">
        <w:r>
          <w:t xml:space="preserve">.</w:t>
        </w:r>
      </w:ins>
    </w:p>
    <w:bookmarkEnd w:id="18"/>
    <w:bookmarkStart w:id="19" w:name="exm-cosine-sine"/>
    <w:p>
      <w:pPr>
        <w:pStyle w:val="BodyText"/>
      </w:pPr>
      <w:ins w:id="132" w:author="PR Preview" w:date="2026-01-01T00:00:00Z">
        <w:r>
          <w:rPr>
            <w:b/>
            <w:bCs/>
          </w:rPr>
          <w:t xml:space="preserve">Example 5 (Cosines of some angles)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del w:id="135" w:author="PR Preview" w:date="2026-01-01T00:00:00Z">
        <w:r>
          <w:rPr>
            <w:b/>
            <w:bCs/>
          </w:rPr>
          <w:delText xml:space="preserve">Definition 5 (Sine)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For a real number</w:delText>
        </w:r>
      </w:del>
      <w:del w:id="138" w:author="PR Preview" w:date="2026-01-01T00:00:00Z">
        <w:r>
          <w:delText xml:space="preserve"> </w:delText>
        </w:r>
      </w:del>
      <m:oMath>
        <m:r>
          <m:t>θ</m:t>
        </m:r>
      </m:oMath>
      <w:del w:id="139" w:author="PR Preview" w:date="2026-01-01T00:00:00Z">
        <w:r>
          <w:delText xml:space="preserve">, the second coordinate of the point reached from</w:delText>
        </w:r>
      </w:del>
      <w:del w:id="1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by moving a distance</w:delText>
        </w:r>
      </w:del>
      <w:del w:id="14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along the unit circle (</w:delText>
        </w:r>
      </w:del>
      <w:hyperlink w:anchor="def-cosine-sine">
        <w:del w:id="14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47" w:author="PR Preview" w:date="2026-01-01T00:00:00Z">
        <w:r>
          <w:delText xml:space="preserve">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the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rPr>
            <w:b/>
            <w:bCs/>
          </w:rPr>
          <w:delText xml:space="preserve">sine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of</w:delText>
        </w:r>
      </w:del>
      <w:del w:id="154" w:author="PR Preview" w:date="2026-01-01T00:00:00Z">
        <w:r>
          <w:delText xml:space="preserve"> </w:delText>
        </w:r>
      </w:del>
      <m:oMath>
        <m:r>
          <m:t>θ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[3]</w:delText>
        </w:r>
      </w:del>
      <w:del w:id="157" w:author="PR Preview" w:date="2026-01-01T00:00:00Z">
        <w:r>
          <w:delText xml:space="preserve">, written</w:delText>
        </w:r>
      </w:del>
      <w:del w:id="158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59" w:author="PR Preview" w:date="2026-01-01T00:00:00Z">
        <w:r>
          <w:delText xml:space="preserve">.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The sine is one of the trigonometric functions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[4]</w:delText>
        </w:r>
      </w:del>
      <w:del w:id="164" w:author="PR Preview" w:date="2026-01-01T00:00:00Z">
        <w:r>
          <w:delText xml:space="preserve">.</w:delText>
        </w:r>
      </w:del>
    </w:p>
    <w:p>
      <w:pPr>
        <w:pStyle w:val="BodyText"/>
      </w:pPr>
      <w:del w:id="165" w:author="PR Preview" w:date="2026-01-01T00:00:00Z">
        <w:r>
          <w:rPr>
            <w:b/>
            <w:bCs/>
          </w:rPr>
          <w:delText xml:space="preserve">Example 5 (Sines of some angles)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 </w:delText>
        </w:r>
      </w:del>
    </w:p>
    <w:p>
      <w:pPr>
        <w:pStyle w:val="BodyText"/>
      </w:pPr>
      <w:ins w:id="168" w:author="PR Preview" w:date="2026-01-01T00:00:00Z">
        <w:r>
          <w:rPr>
            <w:b/>
            <w:bCs/>
          </w:rPr>
          <w:t xml:space="preserve">Definition 6 (Sine)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For a real number</w:t>
        </w:r>
      </w:ins>
      <w:ins w:id="171" w:author="PR Preview" w:date="2026-01-01T00:00:00Z">
        <w:r>
          <w:t xml:space="preserve"> </w:t>
        </w:r>
      </w:ins>
      <m:oMath>
        <m:r>
          <m:t>θ</m:t>
        </m:r>
      </m:oMath>
      <w:ins w:id="172" w:author="PR Preview" w:date="2026-01-01T00:00:00Z">
        <w:r>
          <w:t xml:space="preserve">, the second coordinate of the point reached from</w:t>
        </w:r>
      </w:ins>
      <w:ins w:id="1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by moving a distance</w:t>
        </w:r>
      </w:ins>
      <w:ins w:id="17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along the unit circle (</w:t>
        </w:r>
      </w:ins>
      <w:hyperlink w:anchor="def-cosine-sine">
        <w:ins w:id="17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80" w:author="PR Preview" w:date="2026-01-01T00:00:00Z">
        <w:r>
          <w:t xml:space="preserve">)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is the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rPr>
            <w:b/>
            <w:bCs/>
          </w:rPr>
          <w:t xml:space="preserve">sine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of</w:t>
        </w:r>
      </w:ins>
      <w:ins w:id="187" w:author="PR Preview" w:date="2026-01-01T00:00:00Z">
        <w:r>
          <w:t xml:space="preserve"> </w:t>
        </w:r>
      </w:ins>
      <m:oMath>
        <m:r>
          <m:t>θ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[3]</w:t>
        </w:r>
      </w:ins>
      <w:ins w:id="190" w:author="PR Preview" w:date="2026-01-01T00:00:00Z">
        <w:r>
          <w:t xml:space="preserve">, written</w:t>
        </w:r>
      </w:ins>
      <w:ins w:id="191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192" w:author="PR Preview" w:date="2026-01-01T00:00:00Z">
        <w:r>
          <w:t xml:space="preserve">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The sine is one of the trigonometric functions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[4]</w:t>
        </w:r>
      </w:ins>
      <w:ins w:id="197" w:author="PR Preview" w:date="2026-01-01T00:00:00Z">
        <w:r>
          <w:t xml:space="preserve">.</w:t>
        </w:r>
      </w:ins>
    </w:p>
    <w:bookmarkEnd w:id="20"/>
    <w:bookmarkStart w:id="21" w:name="exm-sine"/>
    <w:p>
      <w:pPr>
        <w:pStyle w:val="BodyText"/>
      </w:pPr>
      <w:ins w:id="198" w:author="PR Preview" w:date="2026-01-01T00:00:00Z">
        <w:r>
          <w:rPr>
            <w:b/>
            <w:bCs/>
          </w:rPr>
          <w:t xml:space="preserve">Example 6 (Sines of some angles)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reaches the point with</w:delText>
        </w:r>
      </w:del>
      <w:del w:id="20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(</w:delText>
        </w:r>
      </w:del>
      <w:hyperlink w:anchor="exm-cosine-sine">
        <w:del w:id="206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207" w:author="PR Preview" w:date="2026-01-01T00:00:00Z">
        <w:r>
          <w:delText xml:space="preserve">),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so</w:delText>
        </w:r>
      </w:del>
      <w:del w:id="210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1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reaches the point with</w:t>
        </w:r>
      </w:ins>
      <w:ins w:id="21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(</w:t>
        </w:r>
      </w:ins>
      <w:hyperlink w:anchor="exm-cosine-sine">
        <w:ins w:id="217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18" w:author="PR Preview" w:date="2026-01-01T00:00:00Z">
        <w:r>
          <w:t xml:space="preserve">),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so</w:t>
        </w:r>
      </w:ins>
      <w:ins w:id="221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22" w:author="PR Preview" w:date="2026-01-01T00:00:00Z">
        <w:r>
          <w:t xml:space="preserve">.</w:t>
        </w:r>
      </w:ins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del w:id="223" w:author="PR Preview" w:date="2026-01-01T00:00:00Z">
        <w:r>
          <w:rPr>
            <w:b/>
            <w:bCs/>
          </w:rPr>
          <w:delText xml:space="preserve">Example 6 (The unit circle and the angle</w:delText>
        </w:r>
      </w:del>
      <w:del w:id="224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225" w:author="PR Preview" w:date="2026-01-01T00:00:00Z">
        <w:r>
          <w:rPr>
            <w:b/>
            <w:bCs/>
          </w:rPr>
          <w:delText xml:space="preserve">)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Take</w:delText>
        </w:r>
      </w:del>
      <w:del w:id="228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229" w:author="PR Preview" w:date="2026-01-01T00:00:00Z">
        <w:r>
          <w:delText xml:space="preserve">, one sixth of the way round the circle.</w:delText>
        </w:r>
      </w:del>
      <w:del w:id="230" w:author="PR Preview" w:date="2026-01-01T00:00:00Z">
        <w:r>
          <w:delText xml:space="preserve"> </w:delText>
        </w:r>
      </w:del>
      <w:hyperlink w:anchor="fig-cosine-sine-unit-circle">
        <w:del w:id="231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shows the point reached,</w:delText>
        </w:r>
      </w:del>
      <w:del w:id="2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35" w:author="PR Preview" w:date="2026-01-01T00:00:00Z">
        <w:r>
          <w:delText xml:space="preserve">, and its two coordinates.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The point is a vertex of a regular hexagon inscribed in the unit circle,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whose sides have the same length as its radius,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so the point is at distance</w:delText>
        </w:r>
      </w:del>
      <w:del w:id="242" w:author="PR Preview" w:date="2026-01-01T00:00:00Z">
        <w:r>
          <w:delText xml:space="preserve"> </w:delText>
        </w:r>
      </w:del>
      <m:oMath>
        <m:r>
          <m:t>1</m:t>
        </m:r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from</w:delText>
        </w:r>
      </w:del>
      <w:del w:id="2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46" w:author="PR Preview" w:date="2026-01-01T00:00:00Z">
        <w:r>
          <w:delText xml:space="preserve">.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Writing</w:delText>
        </w:r>
      </w:del>
      <w:del w:id="2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250" w:author="PR Preview" w:date="2026-01-01T00:00:00Z">
        <w:r>
          <w:delText xml:space="preserve">,</w:delText>
        </w:r>
      </w:del>
    </w:p>
    <w:p>
      <w:pPr>
        <w:pStyle w:val="BodyText"/>
      </w:pPr>
      <w:ins w:id="251" w:author="PR Preview" w:date="2026-01-01T00:00:00Z">
        <w:r>
          <w:rPr>
            <w:b/>
            <w:bCs/>
          </w:rPr>
          <w:t xml:space="preserve">Example 7 (The unit circle and the angle</w:t>
        </w:r>
      </w:ins>
      <w:ins w:id="252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253" w:author="PR Preview" w:date="2026-01-01T00:00:00Z">
        <w:r>
          <w:rPr>
            <w:b/>
            <w:bCs/>
          </w:rPr>
          <w:t xml:space="preserve">)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Take</w:t>
        </w:r>
      </w:ins>
      <w:ins w:id="256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257" w:author="PR Preview" w:date="2026-01-01T00:00:00Z">
        <w:r>
          <w:t xml:space="preserve">, one sixth of the way round the circle.</w:t>
        </w:r>
      </w:ins>
      <w:ins w:id="258" w:author="PR Preview" w:date="2026-01-01T00:00:00Z">
        <w:r>
          <w:t xml:space="preserve"> </w:t>
        </w:r>
      </w:ins>
      <w:hyperlink w:anchor="fig-cosine-sine-unit-circle">
        <w:ins w:id="259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shows the point reached,</w:t>
        </w:r>
      </w:ins>
      <w:ins w:id="2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63" w:author="PR Preview" w:date="2026-01-01T00:00:00Z">
        <w:r>
          <w:t xml:space="preserve">, and its two coordinates.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 point is a vertex of a regular hexagon inscribed in the unit circle,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whose sides have the same length as its radius,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so the point is at distance</w:t>
        </w:r>
      </w:ins>
      <w:ins w:id="270" w:author="PR Preview" w:date="2026-01-01T00:00:00Z">
        <w:r>
          <w:t xml:space="preserve"> </w:t>
        </w:r>
      </w:ins>
      <m:oMath>
        <m:r>
          <m:t>1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from</w:t>
        </w:r>
      </w:ins>
      <w:ins w:id="2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74" w:author="PR Preview" w:date="2026-01-01T00:00:00Z">
        <w:r>
          <w:t xml:space="preserve">.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Writing</w:t>
        </w:r>
      </w:ins>
      <w:ins w:id="2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7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del w:id="279" w:author="PR Preview" w:date="2026-01-01T00:00:00Z">
        <w:r>
          <w:rPr>
            <w:b/>
            <w:bCs/>
          </w:rPr>
          <w:delText xml:space="preserve">Definition 6 (Arccosine)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The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rPr>
            <w:b/>
            <w:bCs/>
          </w:rPr>
          <w:delText xml:space="preserve">arccosine</w:delText>
        </w:r>
      </w:del>
      <w:del w:id="284" w:author="PR Preview" w:date="2026-01-01T00:00:00Z">
        <w:r>
          <w:delText xml:space="preserve"> </w:delText>
        </w:r>
      </w:del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is the</w:delText>
        </w:r>
      </w:del>
      <w:del w:id="287" w:author="PR Preview" w:date="2026-01-01T00:00:00Z">
        <w:r>
          <w:delText xml:space="preserve"> </w:delText>
        </w:r>
      </w:del>
      <w:hyperlink r:id="rId29">
        <w:del w:id="28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that sends each</w:delText>
        </w:r>
      </w:del>
      <w:del w:id="291" w:author="PR Preview" w:date="2026-01-01T00:00:00Z">
        <w:r>
          <w:delText xml:space="preserve"> </w:delText>
        </w:r>
      </w:del>
      <w:hyperlink w:anchor="def-cosine-sine">
        <w:del w:id="292" w:author="PR Preview" w:date="2026-01-01T00:00:00Z">
          <w:r>
            <w:rPr>
              <w:rStyle w:val="Hyperlink"/>
            </w:rPr>
            <w:delText xml:space="preserve">cosine</w:delText>
          </w:r>
        </w:del>
      </w:hyperlink>
      <w:del w:id="293" w:author="PR Preview" w:date="2026-01-01T00:00:00Z">
        <w:r>
          <w:delText xml:space="preserve">,</w:delText>
        </w:r>
      </w:del>
      <w:del w:id="29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95" w:author="PR Preview" w:date="2026-01-01T00:00:00Z">
        <w:r>
          <w:delText xml:space="preserve">,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to the one</w:delText>
        </w:r>
      </w:del>
      <w:del w:id="298" w:author="PR Preview" w:date="2026-01-01T00:00:00Z">
        <w:r>
          <w:delText xml:space="preserve"> </w:delText>
        </w:r>
      </w:del>
      <w:hyperlink r:id="rId30">
        <w:del w:id="299" w:author="PR Preview" w:date="2026-01-01T00:00:00Z">
          <w:r>
            <w:rPr>
              <w:rStyle w:val="Hyperlink"/>
            </w:rPr>
            <w:delText xml:space="preserve">real number</w:delText>
          </w:r>
        </w:del>
      </w:hyperlink>
      <w:del w:id="30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whose cosine is</w:delText>
        </w:r>
      </w:del>
      <w:del w:id="303" w:author="PR Preview" w:date="2026-01-01T00:00:00Z">
        <w:r>
          <w:delText xml:space="preserve"> </w:delText>
        </w:r>
      </w:del>
      <m:oMath>
        <m:r>
          <m:t>c</m:t>
        </m:r>
      </m:oMath>
      <w:del w:id="304" w:author="PR Preview" w:date="2026-01-01T00:00:00Z">
        <w:r>
          <w:delText xml:space="preserve">.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By</w:delText>
        </w:r>
      </w:del>
      <w:del w:id="307" w:author="PR Preview" w:date="2026-01-01T00:00:00Z">
        <w:r>
          <w:delText xml:space="preserve"> </w:delText>
        </w:r>
      </w:del>
      <w:hyperlink w:anchor="thm-cosine-bijection">
        <w:del w:id="308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09" w:author="PR Preview" w:date="2026-01-01T00:00:00Z">
        <w:r>
          <w:delText xml:space="preserve">, there is just one such</w:delText>
        </w:r>
      </w:del>
      <w:del w:id="310" w:author="PR Preview" w:date="2026-01-01T00:00:00Z">
        <w:r>
          <w:delText xml:space="preserve"> </w:delText>
        </w:r>
      </w:del>
      <m:oMath>
        <m:r>
          <m:t>θ</m:t>
        </m:r>
      </m:oMath>
      <w:del w:id="311" w:author="PR Preview" w:date="2026-01-01T00:00:00Z">
        <w:r>
          <w:delText xml:space="preserve">.</w:delText>
        </w:r>
      </w:del>
    </w:p>
    <w:p>
      <w:pPr>
        <w:pStyle w:val="BodyText"/>
      </w:pPr>
      <w:del w:id="312" w:author="PR Preview" w:date="2026-01-01T00:00:00Z">
        <w:r>
          <w:rPr>
            <w:b/>
            <w:bCs/>
          </w:rPr>
          <w:delText xml:space="preserve">Example 7 (Three arccosines)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 </w:delText>
        </w:r>
      </w:del>
    </w:p>
    <w:p>
      <w:pPr>
        <w:pStyle w:val="BodyText"/>
      </w:pPr>
      <w:ins w:id="315" w:author="PR Preview" w:date="2026-01-01T00:00:00Z">
        <w:r>
          <w:rPr>
            <w:b/>
            <w:bCs/>
          </w:rPr>
          <w:t xml:space="preserve">Definition 7 (Arccosine)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The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rPr>
            <w:b/>
            <w:bCs/>
          </w:rPr>
          <w:t xml:space="preserve">arccosine</w:t>
        </w:r>
      </w:ins>
      <w:ins w:id="320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is the</w:t>
        </w:r>
      </w:ins>
      <w:ins w:id="323" w:author="PR Preview" w:date="2026-01-01T00:00:00Z">
        <w:r>
          <w:t xml:space="preserve"> </w:t>
        </w:r>
      </w:ins>
      <w:hyperlink r:id="rId29">
        <w:ins w:id="32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that sends each</w:t>
        </w:r>
      </w:ins>
      <w:ins w:id="327" w:author="PR Preview" w:date="2026-01-01T00:00:00Z">
        <w:r>
          <w:t xml:space="preserve"> </w:t>
        </w:r>
      </w:ins>
      <w:hyperlink w:anchor="def-cosine-sine">
        <w:ins w:id="328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329" w:author="PR Preview" w:date="2026-01-01T00:00:00Z">
        <w:r>
          <w:t xml:space="preserve">,</w:t>
        </w:r>
      </w:ins>
      <w:ins w:id="33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to the one</w:t>
        </w:r>
      </w:ins>
      <w:ins w:id="334" w:author="PR Preview" w:date="2026-01-01T00:00:00Z">
        <w:r>
          <w:t xml:space="preserve"> </w:t>
        </w:r>
      </w:ins>
      <w:hyperlink r:id="rId30">
        <w:ins w:id="335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36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whose cosine is</w:t>
        </w:r>
      </w:ins>
      <w:ins w:id="339" w:author="PR Preview" w:date="2026-01-01T00:00:00Z">
        <w:r>
          <w:t xml:space="preserve"> </w:t>
        </w:r>
      </w:ins>
      <m:oMath>
        <m:r>
          <m:t>c</m:t>
        </m:r>
      </m:oMath>
      <w:ins w:id="340" w:author="PR Preview" w:date="2026-01-01T00:00:00Z">
        <w:r>
          <w:t xml:space="preserve">.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By</w:t>
        </w:r>
      </w:ins>
      <w:ins w:id="343" w:author="PR Preview" w:date="2026-01-01T00:00:00Z">
        <w:r>
          <w:t xml:space="preserve"> </w:t>
        </w:r>
      </w:ins>
      <w:hyperlink w:anchor="thm-cosine-bijection">
        <w:ins w:id="34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45" w:author="PR Preview" w:date="2026-01-01T00:00:00Z">
        <w:r>
          <w:t xml:space="preserve">, there is just one such</w:t>
        </w:r>
      </w:ins>
      <w:ins w:id="346" w:author="PR Preview" w:date="2026-01-01T00:00:00Z">
        <w:r>
          <w:t xml:space="preserve"> </w:t>
        </w:r>
      </w:ins>
      <m:oMath>
        <m:r>
          <m:t>θ</m:t>
        </m:r>
      </m:oMath>
      <w:ins w:id="347" w:author="PR Preview" w:date="2026-01-01T00:00:00Z">
        <w:r>
          <w:t xml:space="preserve">.</w:t>
        </w:r>
      </w:ins>
    </w:p>
    <w:bookmarkEnd w:id="31"/>
    <w:bookmarkStart w:id="32" w:name="exm-arccosine"/>
    <w:p>
      <w:pPr>
        <w:pStyle w:val="BodyText"/>
      </w:pPr>
      <w:ins w:id="348" w:author="PR Preview" w:date="2026-01-01T00:00:00Z">
        <w:r>
          <w:rPr>
            <w:b/>
            <w:bCs/>
          </w:rPr>
          <w:t xml:space="preserve">Example 8 (Three arccosines)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2026-10-19T11:36:33Z</dcterms:created>
  <dcterms:modified xsi:type="dcterms:W3CDTF">2026-10-19T11:36:33Z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