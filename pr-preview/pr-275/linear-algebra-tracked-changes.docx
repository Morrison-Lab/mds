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2026-10-13 23:18:59 (PDT)</w:delText>
        </w:r>
      </w:del>
    </w:p>
    <w:p>
      <w:pPr>
        <w:pStyle w:val="Date"/>
      </w:pPr>
      <w:ins w:id="2" w:author="PR Preview" w:date="2026-01-01T00:00:00Z">
        <w:r>
          <w:t xml:space="preserve">Last modified: 2026-10-14 01:32:49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2026-10-14T09:17:04Z</dcterms:created>
  <dcterms:modified xsi:type="dcterms:W3CDTF">2026-10-14T09:17:04Z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01:32:49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