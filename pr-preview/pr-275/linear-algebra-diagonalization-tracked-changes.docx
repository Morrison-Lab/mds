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(</w:delText>
        </w:r>
      </w:del>
      <w:hyperlink r:id="rId102">
        <w:del w:id="4" w:author="PR Preview" w:date="2026-01-01T00:00:00Z">
          <w:r>
            <w:rPr>
              <w:rStyle w:val="Hyperlink"/>
            </w:rPr>
            <w:delText xml:space="preserve">Definition 22 in Special Matrices and Decompositions</w:delText>
          </w:r>
        </w:del>
      </w:hyperlink>
      <w:del w:id="5" w:author="PR Preview" w:date="2026-01-01T00:00:00Z">
        <w:r>
          <w:delText xml:space="preserve">);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 positive determinant alone does not make a matrix positive definite.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positive diagonal entries are not enough: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of</w:delText>
        </w:r>
      </w:del>
      <w:del w:id="13" w:author="PR Preview" w:date="2026-01-01T00:00:00Z">
        <w:r>
          <w:delText xml:space="preserve"> </w:delText>
        </w:r>
      </w:del>
      <w:hyperlink r:id="rId90">
        <w:del w:id="14" w:author="PR Preview" w:date="2026-01-01T00:00:00Z">
          <w:r>
            <w:rPr>
              <w:rStyle w:val="Hyperlink"/>
            </w:rPr>
            <w:delText xml:space="preserve">Example 27 in Special Matrices and Decompositions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has them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but is not positive definite.</w:delText>
        </w:r>
      </w:del>
    </w:p>
    <w:p>
      <w:pPr>
        <w:pStyle w:val="FirstParagraph"/>
      </w:pPr>
      <w:ins w:id="19" w:author="PR Preview" w:date="2026-01-01T00:00:00Z">
        <w:r>
          <w:t xml:space="preserve">(</w:t>
        </w:r>
      </w:ins>
      <w:hyperlink r:id="rId102">
        <w:ins w:id="20" w:author="PR Preview" w:date="2026-01-01T00:00:00Z">
          <w:r>
            <w:rPr>
              <w:rStyle w:val="Hyperlink"/>
            </w:rPr>
            <w:t xml:space="preserve">Definition 23 in Special Matrices and Decompositions</w:t>
          </w:r>
        </w:ins>
      </w:hyperlink>
      <w:ins w:id="21" w:author="PR Preview" w:date="2026-01-01T00:00:00Z">
        <w:r>
          <w:t xml:space="preserve">);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 positive determinant alone does not make a matrix positive definite.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And positive diagonal entries are not enough:</w:t>
        </w:r>
      </w:ins>
      <w:ins w:id="26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of</w:t>
        </w:r>
      </w:ins>
      <w:ins w:id="29" w:author="PR Preview" w:date="2026-01-01T00:00:00Z">
        <w:r>
          <w:t xml:space="preserve"> </w:t>
        </w:r>
      </w:ins>
      <w:hyperlink r:id="rId90">
        <w:ins w:id="30" w:author="PR Preview" w:date="2026-01-01T00:00:00Z">
          <w:r>
            <w:rPr>
              <w:rStyle w:val="Hyperlink"/>
            </w:rPr>
            <w:t xml:space="preserve">Example 27 in Special Matrices and Decompositions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has them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but is not positive definite.</w:t>
        </w:r>
      </w:ins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2026-10-14T09:01:25Z</dcterms:created>
  <dcterms:modified xsi:type="dcterms:W3CDTF">2026-10-14T09:01:25Z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