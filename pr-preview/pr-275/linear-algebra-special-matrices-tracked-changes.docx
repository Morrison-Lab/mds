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21 (Matrix-induced inner product (</w:delText>
        </w:r>
      </w:del>
      <m:oMath>
        <m:r>
          <m:rPr>
            <m:sty m:val="bi"/>
          </m:rPr>
          <m:t>A</m:t>
        </m:r>
      </m:oMath>
      <w:del w:id="4" w:author="PR Preview" w:date="2026-01-01T00:00:00Z">
        <w:r>
          <w:rPr>
            <w:b/>
            <w:bCs/>
          </w:rPr>
          <w:delText xml:space="preserve">-inner product))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Let</w:delText>
        </w:r>
      </w:del>
      <w:del w:id="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be a</w:delText>
        </w:r>
      </w:del>
      <w:del w:id="1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symmetric positive definite matrix (</w:delText>
        </w:r>
      </w:del>
      <w:hyperlink w:anchor="def-positive-definite">
        <w:del w:id="13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4" w:author="PR Preview" w:date="2026-01-01T00:00:00Z">
        <w:r>
          <w:delText xml:space="preserve">)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(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</w:delText>
        </w:r>
      </w:del>
      <w:del w:id="1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for all nonzero</w:delText>
        </w:r>
      </w:del>
      <w:del w:id="2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" w:author="PR Preview" w:date="2026-01-01T00:00:00Z">
        <w:r>
          <w:delText xml:space="preserve">).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The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rPr>
            <w:b/>
            <w:bCs/>
          </w:rPr>
          <w:delText xml:space="preserve">matrix-induced inner product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(or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1" w:author="PR Preview" w:date="2026-01-01T00:00:00Z">
        <w:r>
          <w:rPr>
            <w:b/>
            <w:bCs/>
          </w:rPr>
          <w:delText xml:space="preserve">-inner product</w:delText>
        </w:r>
      </w:del>
      <w:del w:id="32" w:author="PR Preview" w:date="2026-01-01T00:00:00Z">
        <w:r>
          <w:delText xml:space="preserve">)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on</w:delText>
        </w:r>
      </w:del>
      <w:del w:id="3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is defined for all</w:delText>
        </w:r>
      </w:del>
      <w:del w:id="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by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1" w:author="PR Preview" w:date="2026-01-01T00:00:00Z">
        <w:r>
          <w:rPr>
            <w:b/>
            <w:bCs/>
          </w:rPr>
          <w:delText xml:space="preserve">Example 30 (A matrix-induced inner product calculation)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Consider the symmetric matrix</w:delText>
        </w:r>
      </w:del>
    </w:p>
    <w:p>
      <w:pPr>
        <w:pStyle w:val="FirstParagraph"/>
      </w:pPr>
      <w:ins w:id="44" w:author="PR Preview" w:date="2026-01-01T00:00:00Z">
        <w:r>
          <w:rPr>
            <w:b/>
            <w:bCs/>
          </w:rPr>
          <w:t xml:space="preserve">Definition 21 (Paraboloid)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b/>
            <w:bCs/>
          </w:rPr>
          <w:t xml:space="preserve">paraboloid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in</w:t>
        </w:r>
      </w:ins>
      <w:ins w:id="5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is the graph</w:t>
        </w:r>
      </w:ins>
      <w:ins w:id="5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of a function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7" w:author="PR Preview" w:date="2026-01-01T00:00:00Z">
        <w:r>
          <w:t xml:space="preserve">where</w:t>
        </w:r>
      </w:ins>
      <w:ins w:id="5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is a nonzero symmetric</w:t>
        </w:r>
      </w:ins>
      <w:ins w:id="6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matrix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(</w:t>
        </w:r>
      </w:ins>
      <w:hyperlink w:anchor="def-symmetric-matrix">
        <w:ins w:id="6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67" w:author="PR Preview" w:date="2026-01-01T00:00:00Z">
        <w:r>
          <w:t xml:space="preserve">),</w:t>
        </w:r>
      </w:ins>
      <w:ins w:id="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and</w:t>
        </w:r>
      </w:ins>
      <w:ins w:id="7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3" w:author="PR Preview" w:date="2026-01-01T00:00:00Z">
        <w:r>
          <w:t xml:space="preserve">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The first term is a quadratic form (</w:t>
        </w:r>
      </w:ins>
      <w:hyperlink w:anchor="def-quadratic-form">
        <w:ins w:id="76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77" w:author="PR Preview" w:date="2026-01-01T00:00:00Z">
        <w:r>
          <w:t xml:space="preserve">).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The paraboloid is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b/>
            <w:bCs/>
          </w:rPr>
          <w:t xml:space="preserve">elliptic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if</w:t>
        </w:r>
      </w:ins>
      <w:ins w:id="8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is positive definite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(</w:t>
        </w:r>
      </w:ins>
      <w:hyperlink w:anchor="def-positive-definite">
        <w:ins w:id="89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90" w:author="PR Preview" w:date="2026-01-01T00:00:00Z">
        <w:r>
          <w:t xml:space="preserve">);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it is then a bowl that opens upward.</w:t>
        </w:r>
      </w:ins>
    </w:p>
    <w:bookmarkEnd w:id="123"/>
    <w:bookmarkStart w:id="125" w:name="exm-paraboloid"/>
    <w:p>
      <w:pPr>
        <w:pStyle w:val="BodyText"/>
      </w:pPr>
      <w:ins w:id="93" w:author="PR Preview" w:date="2026-01-01T00:00:00Z">
        <w:r>
          <w:rPr>
            <w:b/>
            <w:bCs/>
          </w:rPr>
          <w:t xml:space="preserve">Example 30 (A bowl with its lowest point at the origin)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Take</w:t>
        </w:r>
      </w:ins>
      <w:ins w:id="9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97" w:author="PR Preview" w:date="2026-01-01T00:00:00Z">
        <w:r>
          <w:t xml:space="preserve">,</w:t>
        </w:r>
      </w:ins>
      <w:ins w:id="9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99" w:author="PR Preview" w:date="2026-01-01T00:00:00Z">
        <w:r>
          <w:t xml:space="preserve">,</w:t>
        </w:r>
      </w:ins>
      <w:ins w:id="1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</w:t>
        </w:r>
      </w:ins>
      <w:ins w:id="10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04" w:author="PR Preview" w:date="2026-01-01T00:00:00Z">
        <w:r>
          <w:t xml:space="preserve">.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Then</w:t>
        </w:r>
      </w:ins>
      <w:ins w:id="107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is positive definite (</w:t>
        </w:r>
      </w:ins>
      <w:hyperlink w:anchor="exm-positive-definite">
        <w:ins w:id="110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111" w:author="PR Preview" w:date="2026-01-01T00:00:00Z">
        <w:r>
          <w:t xml:space="preserve">),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so the graph of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ins w:id="114" w:author="PR Preview" w:date="2026-01-01T00:00:00Z">
        <w:r>
          <w:t xml:space="preserve">is an elliptic paraboloid.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At</w:t>
        </w:r>
      </w:ins>
      <w:ins w:id="1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18" w:author="PR Preview" w:date="2026-01-01T00:00:00Z">
        <w:r>
          <w:t xml:space="preserve">,</w:t>
        </w:r>
      </w:ins>
      <w:ins w:id="1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20" w:author="PR Preview" w:date="2026-01-01T00:00:00Z">
        <w:r>
          <w:t xml:space="preserve">;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at</w:t>
        </w:r>
      </w:ins>
      <w:ins w:id="12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4" w:author="PR Preview" w:date="2026-01-01T00:00:00Z">
        <w:r>
          <w:t xml:space="preserve">,</w:t>
        </w:r>
      </w:ins>
      <w:ins w:id="1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126" w:author="PR Preview" w:date="2026-01-01T00:00:00Z">
        <w:r>
          <w:t xml:space="preserve">;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and</w:t>
        </w:r>
      </w:ins>
      <w:ins w:id="12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at every</w:t>
        </w:r>
      </w:ins>
      <w:ins w:id="1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33" w:author="PR Preview" w:date="2026-01-01T00:00:00Z">
        <w:r>
          <w:t xml:space="preserve">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so the origin is the only lowest point of the bowl.</w:t>
        </w:r>
      </w:ins>
      <w:ins w:id="136" w:author="PR Preview" w:date="2026-01-01T00:00:00Z">
        <w:r>
          <w:t xml:space="preserve"> </w:t>
        </w:r>
      </w:ins>
      <w:hyperlink w:anchor="fig-paraboloid">
        <w:ins w:id="137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shows the surface.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ins w:id="140" w:author="PR Preview" w:date="2026-01-01T00:00:00Z">
        <w:r>
          <w:rPr>
            <w:b/>
            <w:bCs/>
          </w:rPr>
          <w:t xml:space="preserve">Definition 22 (Matrix-induced inner product (</w:t>
        </w:r>
      </w:ins>
      <m:oMath>
        <m:r>
          <m:rPr>
            <m:sty m:val="bi"/>
          </m:rPr>
          <m:t>A</m:t>
        </m:r>
      </m:oMath>
      <w:ins w:id="141" w:author="PR Preview" w:date="2026-01-01T00:00:00Z">
        <w:r>
          <w:rPr>
            <w:b/>
            <w:bCs/>
          </w:rPr>
          <w:t xml:space="preserve">-inner product))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Let</w:t>
        </w:r>
      </w:ins>
      <w:ins w:id="1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be a</w:t>
        </w:r>
      </w:ins>
      <w:ins w:id="14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symmetric positive definite matrix (</w:t>
        </w:r>
      </w:ins>
      <w:hyperlink w:anchor="def-positive-definite">
        <w:ins w:id="150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51" w:author="PR Preview" w:date="2026-01-01T00:00:00Z">
        <w:r>
          <w:t xml:space="preserve">)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(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and</w:t>
        </w:r>
      </w:ins>
      <w:ins w:id="156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for all nonzero</w:t>
        </w:r>
      </w:ins>
      <w:ins w:id="1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0" w:author="PR Preview" w:date="2026-01-01T00:00:00Z">
        <w:r>
          <w:t xml:space="preserve">).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rPr>
            <w:b/>
            <w:bCs/>
          </w:rPr>
          <w:t xml:space="preserve">matrix-induced inner product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(or</w:t>
        </w:r>
      </w:ins>
      <w:ins w:id="1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8" w:author="PR Preview" w:date="2026-01-01T00:00:00Z">
        <w:r>
          <w:rPr>
            <w:b/>
            <w:bCs/>
          </w:rPr>
          <w:t xml:space="preserve">-inner product</w:t>
        </w:r>
      </w:ins>
      <w:ins w:id="169" w:author="PR Preview" w:date="2026-01-01T00:00:00Z">
        <w:r>
          <w:t xml:space="preserve">)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on</w:t>
        </w:r>
      </w:ins>
      <w:ins w:id="17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is defined for all</w:t>
        </w:r>
      </w:ins>
      <w:ins w:id="1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by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ins w:id="178" w:author="PR Preview" w:date="2026-01-01T00:00:00Z">
        <w:r>
          <w:rPr>
            <w:b/>
            <w:bCs/>
          </w:rPr>
          <w:t xml:space="preserve">Example 31 (A matrix-induced inner product calculation)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Consider the symmetric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del w:id="181" w:author="PR Preview" w:date="2026-01-01T00:00:00Z">
        <w:r>
          <w:rPr>
            <w:b/>
            <w:bCs/>
          </w:rPr>
          <w:delText xml:space="preserve">Example 31 (Checking the inner product axioms, and recovering the matrix from the inner product)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Take</w:delText>
        </w:r>
      </w:del>
      <w:del w:id="18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from</w:delText>
        </w:r>
      </w:del>
      <w:del w:id="187" w:author="PR Preview" w:date="2026-01-01T00:00:00Z">
        <w:r>
          <w:delText xml:space="preserve"> </w:delText>
        </w:r>
      </w:del>
      <w:hyperlink w:anchor="exm-matrix-induced-inner-product">
        <w:del w:id="188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189" w:author="PR Preview" w:date="2026-01-01T00:00:00Z">
        <w:r>
          <w:delText xml:space="preserve">,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the vectors</w:delText>
        </w:r>
      </w:del>
      <w:del w:id="19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93" w:author="PR Preview" w:date="2026-01-01T00:00:00Z">
        <w:r>
          <w:delText xml:space="preserve">,</w:delText>
        </w:r>
      </w:del>
      <w:del w:id="1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and</w:delText>
        </w:r>
      </w:del>
      <w:del w:id="19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98" w:author="PR Preview" w:date="2026-01-01T00:00:00Z">
        <w:r>
          <w:delText xml:space="preserve">,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and the numbers</w:delText>
        </w:r>
      </w:del>
      <w:del w:id="20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and</w:delText>
        </w:r>
      </w:del>
      <w:del w:id="20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205" w:author="PR Preview" w:date="2026-01-01T00:00:00Z">
        <w:r>
          <w:delText xml:space="preserve">.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The code computes both sides of each axiom in</w:delText>
        </w:r>
      </w:del>
      <w:del w:id="208" w:author="PR Preview" w:date="2026-01-01T00:00:00Z">
        <w:r>
          <w:delText xml:space="preserve"> </w:delText>
        </w:r>
      </w:del>
      <w:hyperlink w:anchor="thm-matrix-induced-inner-product">
        <w:del w:id="209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210" w:author="PR Preview" w:date="2026-01-01T00:00:00Z">
        <w:r>
          <w:delText xml:space="preserve">,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and then the numbers</w:delText>
        </w:r>
      </w:del>
      <w:del w:id="213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for the standard basis vectors.</w:delText>
        </w:r>
      </w:del>
    </w:p>
    <w:p>
      <w:pPr>
        <w:pStyle w:val="BodyText"/>
      </w:pPr>
      <w:ins w:id="216" w:author="PR Preview" w:date="2026-01-01T00:00:00Z">
        <w:r>
          <w:rPr>
            <w:b/>
            <w:bCs/>
          </w:rPr>
          <w:t xml:space="preserve">Example 32 (Checking the inner product axioms, and recovering the matrix from the inner product)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Take</w:t>
        </w:r>
      </w:ins>
      <w:ins w:id="21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from</w:t>
        </w:r>
      </w:ins>
      <w:ins w:id="222" w:author="PR Preview" w:date="2026-01-01T00:00:00Z">
        <w:r>
          <w:t xml:space="preserve"> </w:t>
        </w:r>
      </w:ins>
      <w:hyperlink w:anchor="exm-matrix-induced-inner-product">
        <w:ins w:id="223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224" w:author="PR Preview" w:date="2026-01-01T00:00:00Z">
        <w:r>
          <w:t xml:space="preserve">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 vectors</w:t>
        </w:r>
      </w:ins>
      <w:ins w:id="2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and</w:t>
        </w:r>
      </w:ins>
      <w:ins w:id="2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233" w:author="PR Preview" w:date="2026-01-01T00:00:00Z">
        <w:r>
          <w:t xml:space="preserve">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and the numbers</w:t>
        </w:r>
      </w:ins>
      <w:ins w:id="2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and</w:t>
        </w:r>
      </w:ins>
      <w:ins w:id="23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240" w:author="PR Preview" w:date="2026-01-01T00:00:00Z">
        <w:r>
          <w:t xml:space="preserve">.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The code computes both sides of each axiom in</w:t>
        </w:r>
      </w:ins>
      <w:ins w:id="243" w:author="PR Preview" w:date="2026-01-01T00:00:00Z">
        <w:r>
          <w:t xml:space="preserve"> </w:t>
        </w:r>
      </w:ins>
      <w:hyperlink w:anchor="thm-matrix-induced-inner-product">
        <w:ins w:id="244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and then the numbers</w:t>
        </w:r>
      </w:ins>
      <w:ins w:id="248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for the standard basis vectors.</w:t>
        </w:r>
      </w:ins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del w:id="251" w:author="PR Preview" w:date="2026-01-01T00:00:00Z">
        <w:r>
          <w:rPr>
            <w:b/>
            <w:bCs/>
          </w:rPr>
          <w:delText xml:space="preserve">Definition 22 (Determinant)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rPr>
            <w:b/>
            <w:bCs/>
          </w:rPr>
          <w:delText xml:space="preserve">determinant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of a</w:delText>
        </w:r>
      </w:del>
      <w:del w:id="25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matrix</w:delText>
        </w:r>
      </w:del>
      <w:del w:id="26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with entries</w:delText>
        </w:r>
      </w:del>
      <w:del w:id="26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del w:id="265" w:author="PR Preview" w:date="2026-01-01T00:00:00Z">
        <w:r>
          <w:delText xml:space="preserve">,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written</w:delText>
        </w:r>
      </w:del>
      <w:del w:id="268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or</w:delText>
        </w:r>
      </w:del>
      <w:del w:id="27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del w:id="272" w:author="PR Preview" w:date="2026-01-01T00:00:00Z">
        <w:r>
          <w:delText xml:space="preserve">,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is the number defined recursively in</w:delText>
        </w:r>
      </w:del>
      <w:del w:id="275" w:author="PR Preview" w:date="2026-01-01T00:00:00Z">
        <w:r>
          <w:delText xml:space="preserve"> </w:delText>
        </w:r>
      </w:del>
      <m:oMath>
        <m:r>
          <m:t>p</m:t>
        </m:r>
      </m:oMath>
      <w:del w:id="276" w:author="PR Preview" w:date="2026-01-01T00:00:00Z">
        <w:r>
          <w:delText xml:space="preserve">:</w:delText>
        </w:r>
      </w:del>
    </w:p>
    <w:p>
      <w:pPr>
        <w:pStyle w:val="FirstParagraph"/>
      </w:pPr>
      <w:ins w:id="277" w:author="PR Preview" w:date="2026-01-01T00:00:00Z">
        <w:r>
          <w:rPr>
            <w:b/>
            <w:bCs/>
          </w:rPr>
          <w:t xml:space="preserve">Definition 23 (Determinant)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The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rPr>
            <w:b/>
            <w:bCs/>
          </w:rPr>
          <w:t xml:space="preserve">determinant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of a</w:t>
        </w:r>
      </w:ins>
      <w:ins w:id="2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matrix</w:t>
        </w:r>
      </w:ins>
      <w:ins w:id="2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with entries</w:t>
        </w:r>
      </w:ins>
      <w:ins w:id="29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291" w:author="PR Preview" w:date="2026-01-01T00:00:00Z">
        <w:r>
          <w:t xml:space="preserve">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written</w:t>
        </w:r>
      </w:ins>
      <w:ins w:id="294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or</w:t>
        </w:r>
      </w:ins>
      <w:ins w:id="29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ins w:id="298" w:author="PR Preview" w:date="2026-01-01T00:00:00Z">
        <w:r>
          <w:t xml:space="preserve">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is the number defined recursively in</w:t>
        </w:r>
      </w:ins>
      <w:ins w:id="301" w:author="PR Preview" w:date="2026-01-01T00:00:00Z">
        <w:r>
          <w:t xml:space="preserve"> </w:t>
        </w:r>
      </w:ins>
      <m:oMath>
        <m:r>
          <m:t>p</m:t>
        </m:r>
      </m:oMath>
      <w:ins w:id="30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del w:id="303" w:author="PR Preview" w:date="2026-01-01T00:00:00Z">
        <w:r>
          <w:rPr>
            <w:b/>
            <w:bCs/>
          </w:rPr>
          <w:delText xml:space="preserve">Example 32 (Determinant of a</w:delText>
        </w:r>
      </w:del>
      <w:del w:id="304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305" w:author="PR Preview" w:date="2026-01-01T00:00:00Z">
        <w:r>
          <w:rPr>
            <w:b/>
            <w:bCs/>
          </w:rPr>
          <w:delText xml:space="preserve"> </w:delText>
        </w:r>
      </w:del>
      <w:del w:id="306" w:author="PR Preview" w:date="2026-01-01T00:00:00Z">
        <w:r>
          <w:rPr>
            <w:b/>
            <w:bCs/>
          </w:rPr>
          <w:delText xml:space="preserve">matrix)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For</w:delText>
        </w:r>
      </w:del>
      <w:del w:id="30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del w:id="310" w:author="PR Preview" w:date="2026-01-01T00:00:00Z">
        <w:r>
          <w:delText xml:space="preserve">,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deleting row 1 and column 1 leaves</w:delText>
        </w:r>
      </w:del>
      <w:del w:id="313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del w:id="314" w:author="PR Preview" w:date="2026-01-01T00:00:00Z">
        <w:r>
          <w:delText xml:space="preserve">,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and deleting row 1 and column 2 leaves</w:delText>
        </w:r>
      </w:del>
      <w:del w:id="317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del w:id="318" w:author="PR Preview" w:date="2026-01-01T00:00:00Z">
        <w:r>
          <w:delText xml:space="preserve">.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So:</w:delText>
        </w:r>
      </w:del>
    </w:p>
    <w:p>
      <w:pPr>
        <w:pStyle w:val="FirstParagraph"/>
      </w:pPr>
      <w:ins w:id="321" w:author="PR Preview" w:date="2026-01-01T00:00:00Z">
        <w:r>
          <w:rPr>
            <w:b/>
            <w:bCs/>
          </w:rPr>
          <w:t xml:space="preserve">Example 33 (Determinant of a</w:t>
        </w:r>
      </w:ins>
      <w:ins w:id="322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23" w:author="PR Preview" w:date="2026-01-01T00:00:00Z">
        <w:r>
          <w:rPr>
            <w:b/>
            <w:bCs/>
          </w:rPr>
          <w:t xml:space="preserve"> </w:t>
        </w:r>
      </w:ins>
      <w:ins w:id="324" w:author="PR Preview" w:date="2026-01-01T00:00:00Z">
        <w:r>
          <w:rPr>
            <w:b/>
            <w:bCs/>
          </w:rPr>
          <w:t xml:space="preserve">matrix)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For</w:t>
        </w:r>
      </w:ins>
      <w:ins w:id="32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ins w:id="328" w:author="PR Preview" w:date="2026-01-01T00:00:00Z">
        <w:r>
          <w:t xml:space="preserve">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deleting row 1 and column 1 leaves</w:t>
        </w:r>
      </w:ins>
      <w:ins w:id="331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ins w:id="332" w:author="PR Preview" w:date="2026-01-01T00:00:00Z">
        <w:r>
          <w:t xml:space="preserve">,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and deleting row 1 and column 2 leaves</w:t>
        </w:r>
      </w:ins>
      <w:ins w:id="335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ins w:id="336" w:author="PR Preview" w:date="2026-01-01T00:00:00Z">
        <w:r>
          <w:t xml:space="preserve">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del w:id="339" w:author="PR Preview" w:date="2026-01-01T00:00:00Z">
        <w:r>
          <w:rPr>
            <w:i/>
            <w:iCs/>
          </w:rPr>
          <w:delText xml:space="preserve">Remark 20</w:delText>
        </w:r>
      </w:del>
      <w:del w:id="340" w:author="PR Preview" w:date="2026-01-01T00:00:00Z">
        <w:r>
          <w:delText xml:space="preserve"> (Cofactor expansion). </w:delText>
        </w:r>
      </w:del>
      <w:del w:id="341" w:author="PR Preview" w:date="2026-01-01T00:00:00Z">
        <w:r>
          <w:delText xml:space="preserve">The recursive formula in</w:delText>
        </w:r>
      </w:del>
      <w:del w:id="342" w:author="PR Preview" w:date="2026-01-01T00:00:00Z">
        <w:r>
          <w:delText xml:space="preserve"> </w:delText>
        </w:r>
      </w:del>
      <w:hyperlink w:anchor="def-determinant">
        <w:del w:id="343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is the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rPr>
            <w:i/>
            <w:iCs/>
          </w:rPr>
          <w:delText xml:space="preserve">cofactor expansion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along the first row.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Other sources define the determinant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as a sum over all orderings of the columns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and derive this expansion from it;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the two definitions agree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(Banerjee and Roy 2014)</w:delText>
        </w:r>
      </w:del>
      <w:del w:id="360" w:author="PR Preview" w:date="2026-01-01T00:00:00Z">
        <w:r>
          <w:delText xml:space="preserve">.</w:delText>
        </w:r>
      </w:del>
    </w:p>
    <w:p>
      <w:pPr>
        <w:pStyle w:val="FirstParagraph"/>
      </w:pPr>
      <w:ins w:id="361" w:author="PR Preview" w:date="2026-01-01T00:00:00Z">
        <w:r>
          <w:rPr>
            <w:i/>
            <w:iCs/>
          </w:rPr>
          <w:t xml:space="preserve">Remark 20</w:t>
        </w:r>
      </w:ins>
      <w:ins w:id="362" w:author="PR Preview" w:date="2026-01-01T00:00:00Z">
        <w:r>
          <w:t xml:space="preserve"> (Cofactor expansion). </w:t>
        </w:r>
      </w:ins>
      <w:ins w:id="363" w:author="PR Preview" w:date="2026-01-01T00:00:00Z">
        <w:r>
          <w:t xml:space="preserve">The recursive formula in</w:t>
        </w:r>
      </w:ins>
      <w:ins w:id="364" w:author="PR Preview" w:date="2026-01-01T00:00:00Z">
        <w:r>
          <w:t xml:space="preserve"> </w:t>
        </w:r>
      </w:ins>
      <w:hyperlink w:anchor="def-determinant">
        <w:ins w:id="365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is the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rPr>
            <w:i/>
            <w:iCs/>
          </w:rPr>
          <w:t xml:space="preserve">cofactor expansion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along the first row.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Other sources define the determinant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as a sum over all orderings of the columns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and derive this expansion from it;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the two definitions agree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(Banerjee and Roy 2014)</w:t>
        </w:r>
      </w:ins>
      <w:ins w:id="382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del w:id="383" w:author="PR Preview" w:date="2026-01-01T00:00:00Z">
        <w:r>
          <w:delText xml:space="preserve">For</w:delText>
        </w:r>
      </w:del>
      <w:del w:id="38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385" w:author="PR Preview" w:date="2026-01-01T00:00:00Z">
        <w:r>
          <w:delText xml:space="preserve">, the columns have two orderings.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The ordering</w:delText>
        </w:r>
      </w:del>
      <w:del w:id="38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keeps each column in place,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picks the entries</w:delText>
        </w:r>
      </w:del>
      <w:del w:id="39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</m:oMath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and</w:delText>
        </w:r>
      </w:del>
      <w:del w:id="39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22</m:t>
            </m:r>
          </m:sub>
        </m:sSub>
      </m:oMath>
      <w:del w:id="397" w:author="PR Preview" w:date="2026-01-01T00:00:00Z">
        <w:r>
          <w:delText xml:space="preserve">,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and has sign</w:delText>
        </w:r>
      </w:del>
      <w:del w:id="400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1</m:t>
        </m:r>
      </m:oMath>
      <w:del w:id="401" w:author="PR Preview" w:date="2026-01-01T00:00:00Z">
        <w:r>
          <w:delText xml:space="preserve">.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The ordering</w:delText>
        </w:r>
      </w:del>
      <w:del w:id="4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swaps the two columns,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picks the entries</w:delText>
        </w:r>
      </w:del>
      <w:del w:id="40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12</m:t>
            </m:r>
          </m:sub>
        </m:sSub>
      </m:oMath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and</w:delText>
        </w:r>
      </w:del>
      <w:del w:id="41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21</m:t>
            </m:r>
          </m:sub>
        </m:sSub>
      </m:oMath>
      <w:del w:id="413" w:author="PR Preview" w:date="2026-01-01T00:00:00Z">
        <w:r>
          <w:delText xml:space="preserve">,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and has sign</w:delText>
        </w:r>
      </w:del>
      <w:del w:id="41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17" w:author="PR Preview" w:date="2026-01-01T00:00:00Z">
        <w:r>
          <w:delText xml:space="preserve">.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The sum</w:delText>
        </w:r>
      </w:del>
      <w:del w:id="42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is the value</w:delText>
        </w:r>
      </w:del>
      <w:del w:id="423" w:author="PR Preview" w:date="2026-01-01T00:00:00Z">
        <w:r>
          <w:delText xml:space="preserve"> </w:delText>
        </w:r>
      </w:del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from</w:delText>
        </w:r>
      </w:del>
      <w:del w:id="426" w:author="PR Preview" w:date="2026-01-01T00:00:00Z">
        <w:r>
          <w:delText xml:space="preserve"> </w:delText>
        </w:r>
      </w:del>
      <w:hyperlink w:anchor="exm-determinant">
        <w:del w:id="427" w:author="PR Preview" w:date="2026-01-01T00:00:00Z">
          <w:r>
            <w:rPr>
              <w:rStyle w:val="Hyperlink"/>
            </w:rPr>
            <w:delText xml:space="preserve">Example 32</w:delText>
          </w:r>
        </w:del>
      </w:hyperlink>
      <w:del w:id="428" w:author="PR Preview" w:date="2026-01-01T00:00:00Z">
        <w:r>
          <w:delText xml:space="preserve">.</w:delText>
        </w:r>
      </w:del>
    </w:p>
    <w:p>
      <w:pPr>
        <w:pStyle w:val="BodyText"/>
      </w:pPr>
      <w:ins w:id="429" w:author="PR Preview" w:date="2026-01-01T00:00:00Z">
        <w:r>
          <w:t xml:space="preserve">For</w:t>
        </w:r>
      </w:ins>
      <w:ins w:id="43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431" w:author="PR Preview" w:date="2026-01-01T00:00:00Z">
        <w:r>
          <w:t xml:space="preserve">, the columns have two orderings.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The ordering</w:t>
        </w:r>
      </w:ins>
      <w:ins w:id="4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keeps each column in place,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picks the entries</w:t>
        </w:r>
      </w:ins>
      <w:ins w:id="43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and</w:t>
        </w:r>
      </w:ins>
      <w:ins w:id="44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22</m:t>
            </m:r>
          </m:sub>
        </m:sSub>
      </m:oMath>
      <w:ins w:id="443" w:author="PR Preview" w:date="2026-01-01T00:00:00Z">
        <w:r>
          <w:t xml:space="preserve">,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and has sign</w:t>
        </w:r>
      </w:ins>
      <w:ins w:id="446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447" w:author="PR Preview" w:date="2026-01-01T00:00:00Z">
        <w:r>
          <w:t xml:space="preserve">.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The ordering</w:t>
        </w:r>
      </w:ins>
      <w:ins w:id="4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swaps the two columns,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picks the entries</w:t>
        </w:r>
      </w:ins>
      <w:ins w:id="45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12</m:t>
            </m:r>
          </m:sub>
        </m:sSub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and</w:t>
        </w:r>
      </w:ins>
      <w:ins w:id="45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21</m:t>
            </m:r>
          </m:sub>
        </m:sSub>
      </m:oMath>
      <w:ins w:id="459" w:author="PR Preview" w:date="2026-01-01T00:00:00Z">
        <w:r>
          <w:t xml:space="preserve">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and has sign</w:t>
        </w:r>
      </w:ins>
      <w:ins w:id="46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63" w:author="PR Preview" w:date="2026-01-01T00:00:00Z">
        <w:r>
          <w:t xml:space="preserve">.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The sum</w:t>
        </w:r>
      </w:ins>
      <w:ins w:id="46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is the value</w:t>
        </w:r>
      </w:ins>
      <w:ins w:id="469" w:author="PR Preview" w:date="2026-01-01T00:00:00Z">
        <w:r>
          <w:t xml:space="preserve"> </w:t>
        </w:r>
      </w:ins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from</w:t>
        </w:r>
      </w:ins>
      <w:ins w:id="472" w:author="PR Preview" w:date="2026-01-01T00:00:00Z">
        <w:r>
          <w:t xml:space="preserve"> </w:t>
        </w:r>
      </w:ins>
      <w:hyperlink w:anchor="exm-determinant">
        <w:ins w:id="473" w:author="PR Preview" w:date="2026-01-01T00:00:00Z">
          <w:r>
            <w:rPr>
              <w:rStyle w:val="Hyperlink"/>
            </w:rPr>
            <w:t xml:space="preserve">Example 33</w:t>
          </w:r>
        </w:ins>
      </w:hyperlink>
      <w:ins w:id="474" w:author="PR Preview" w:date="2026-01-01T00:00:00Z">
        <w:r>
          <w:t xml:space="preserve">.</w:t>
        </w:r>
      </w:ins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del w:id="475" w:author="PR Preview" w:date="2026-01-01T00:00:00Z">
        <w:r>
          <w:rPr>
            <w:b/>
            <w:bCs/>
          </w:rPr>
          <w:delText xml:space="preserve">Theorem 16 (Determinant of a diagonal matrix)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The determinant (</w:delText>
        </w:r>
      </w:del>
      <w:hyperlink w:anchor="def-determinant">
        <w:del w:id="478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479" w:author="PR Preview" w:date="2026-01-01T00:00:00Z">
        <w:r>
          <w:delText xml:space="preserve">) of a</w:delText>
        </w:r>
      </w:del>
      <w:del w:id="48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diagonal matrix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(</w:delText>
        </w:r>
      </w:del>
      <w:hyperlink w:anchor="def-diagonal-matrix">
        <w:del w:id="485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86" w:author="PR Preview" w:date="2026-01-01T00:00:00Z">
        <w:r>
          <w:delText xml:space="preserve">)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is the product of its diagonal entries:</w:delText>
        </w:r>
      </w:del>
    </w:p>
    <w:p>
      <w:pPr>
        <w:pStyle w:val="FirstParagraph"/>
      </w:pPr>
      <w:ins w:id="489" w:author="PR Preview" w:date="2026-01-01T00:00:00Z">
        <w:r>
          <w:rPr>
            <w:b/>
            <w:bCs/>
          </w:rPr>
          <w:t xml:space="preserve">Theorem 16 (Determinant of a diagonal matrix)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The determinant (</w:t>
        </w:r>
      </w:ins>
      <w:hyperlink w:anchor="def-determinant">
        <w:ins w:id="492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493" w:author="PR Preview" w:date="2026-01-01T00:00:00Z">
        <w:r>
          <w:t xml:space="preserve">) of a</w:t>
        </w:r>
      </w:ins>
      <w:ins w:id="49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diagonal matrix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(</w:t>
        </w:r>
      </w:ins>
      <w:hyperlink w:anchor="def-diagonal-matrix">
        <w:ins w:id="49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500" w:author="PR Preview" w:date="2026-01-01T00:00:00Z">
        <w:r>
          <w:t xml:space="preserve">)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is the product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del w:id="503" w:author="PR Preview" w:date="2026-01-01T00:00:00Z">
        <w:r>
          <w:rPr>
            <w:b/>
            <w:bCs/>
          </w:rPr>
          <w:delText xml:space="preserve">Example 33 (Determinant of a scaled identity matrix)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For a number</w:delText>
        </w:r>
      </w:del>
      <w:del w:id="506" w:author="PR Preview" w:date="2026-01-01T00:00:00Z">
        <w:r>
          <w:delText xml:space="preserve"> </w:delText>
        </w:r>
      </w:del>
      <m:oMath>
        <m:r>
          <m:t>c</m:t>
        </m:r>
      </m:oMath>
      <w:del w:id="507" w:author="PR Preview" w:date="2026-01-01T00:00:00Z">
        <w:r>
          <w:delText xml:space="preserve">,</w:delText>
        </w:r>
      </w:del>
      <w:del w:id="508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is diagonal with every diagonal entry equal to</w:delText>
        </w:r>
      </w:del>
      <w:del w:id="511" w:author="PR Preview" w:date="2026-01-01T00:00:00Z">
        <w:r>
          <w:delText xml:space="preserve"> </w:delText>
        </w:r>
      </w:del>
      <m:oMath>
        <m:r>
          <m:t>c</m:t>
        </m:r>
      </m:oMath>
      <w:del w:id="512" w:author="PR Preview" w:date="2026-01-01T00:00:00Z">
        <w:r>
          <w:delText xml:space="preserve">,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so</w:delText>
        </w:r>
      </w:del>
      <w:del w:id="515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del w:id="516" w:author="PR Preview" w:date="2026-01-01T00:00:00Z">
        <w:r>
          <w:delText xml:space="preserve">.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In particular,</w:delText>
        </w:r>
      </w:del>
      <w:del w:id="519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520" w:author="PR Preview" w:date="2026-01-01T00:00:00Z">
        <w:r>
          <w:delText xml:space="preserve">.</w:delText>
        </w:r>
      </w:del>
    </w:p>
    <w:p>
      <w:pPr>
        <w:pStyle w:val="FirstParagraph"/>
      </w:pPr>
      <w:ins w:id="521" w:author="PR Preview" w:date="2026-01-01T00:00:00Z">
        <w:r>
          <w:rPr>
            <w:b/>
            <w:bCs/>
          </w:rPr>
          <w:t xml:space="preserve">Example 34 (Determinant of a scaled identity matrix)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For a number</w:t>
        </w:r>
      </w:ins>
      <w:ins w:id="524" w:author="PR Preview" w:date="2026-01-01T00:00:00Z">
        <w:r>
          <w:t xml:space="preserve"> </w:t>
        </w:r>
      </w:ins>
      <m:oMath>
        <m:r>
          <m:t>c</m:t>
        </m:r>
      </m:oMath>
      <w:ins w:id="525" w:author="PR Preview" w:date="2026-01-01T00:00:00Z">
        <w:r>
          <w:t xml:space="preserve">,</w:t>
        </w:r>
      </w:ins>
      <w:ins w:id="526" w:author="PR Preview" w:date="2026-01-01T00:00:00Z">
        <w:r>
          <w:t xml:space="preserve"> </w:t>
        </w:r>
      </w:ins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is diagonal with every diagonal entry equal to</w:t>
        </w:r>
      </w:ins>
      <w:ins w:id="529" w:author="PR Preview" w:date="2026-01-01T00:00:00Z">
        <w:r>
          <w:t xml:space="preserve"> </w:t>
        </w:r>
      </w:ins>
      <m:oMath>
        <m:r>
          <m:t>c</m:t>
        </m:r>
      </m:oMath>
      <w:ins w:id="530" w:author="PR Preview" w:date="2026-01-01T00:00:00Z">
        <w:r>
          <w:t xml:space="preserve">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so</w:t>
        </w:r>
      </w:ins>
      <w:ins w:id="533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ins w:id="534" w:author="PR Preview" w:date="2026-01-01T00:00:00Z">
        <w:r>
          <w:t xml:space="preserve">.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In particular,</w:t>
        </w:r>
      </w:ins>
      <w:ins w:id="537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538" w:author="PR Preview" w:date="2026-01-01T00:00:00Z">
        <w:r>
          <w:t xml:space="preserve">.</w:t>
        </w:r>
      </w:ins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del w:id="539" w:author="PR Preview" w:date="2026-01-01T00:00:00Z">
        <w:r>
          <w:rPr>
            <w:b/>
            <w:bCs/>
          </w:rPr>
          <w:delText xml:space="preserve">Example 34 (Checking the product rule)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For</w:delText>
        </w:r>
      </w:del>
      <w:del w:id="54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and</w:delText>
        </w:r>
      </w:del>
      <w:del w:id="54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546" w:author="PR Preview" w:date="2026-01-01T00:00:00Z">
        <w:r>
          <w:delText xml:space="preserve">,</w:delText>
        </w:r>
      </w:del>
      <w:del w:id="547" w:author="PR Preview" w:date="2026-01-01T00:00:00Z">
        <w:r>
          <w:delText xml:space="preserve"> </w:delText>
        </w:r>
      </w:del>
      <w:hyperlink w:anchor="exm-determinant">
        <w:del w:id="548" w:author="PR Preview" w:date="2026-01-01T00:00:00Z">
          <w:r>
            <w:rPr>
              <w:rStyle w:val="Hyperlink"/>
            </w:rPr>
            <w:delText xml:space="preserve">Example 32</w:delText>
          </w:r>
        </w:del>
      </w:hyperlink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gives</w:delText>
        </w:r>
      </w:del>
    </w:p>
    <w:p>
      <w:pPr>
        <w:pStyle w:val="FirstParagraph"/>
      </w:pPr>
      <w:ins w:id="551" w:author="PR Preview" w:date="2026-01-01T00:00:00Z">
        <w:r>
          <w:rPr>
            <w:b/>
            <w:bCs/>
          </w:rPr>
          <w:t xml:space="preserve">Example 35 (Checking the product rule)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For</w:t>
        </w:r>
      </w:ins>
      <w:ins w:id="5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and</w:t>
        </w:r>
      </w:ins>
      <w:ins w:id="55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58" w:author="PR Preview" w:date="2026-01-01T00:00:00Z">
        <w:r>
          <w:t xml:space="preserve">,</w:t>
        </w:r>
      </w:ins>
      <w:ins w:id="559" w:author="PR Preview" w:date="2026-01-01T00:00:00Z">
        <w:r>
          <w:t xml:space="preserve"> </w:t>
        </w:r>
      </w:ins>
      <w:hyperlink w:anchor="exm-determinant">
        <w:ins w:id="560" w:author="PR Preview" w:date="2026-01-01T00:00:00Z">
          <w:r>
            <w:rPr>
              <w:rStyle w:val="Hyperlink"/>
            </w:rPr>
            <w:t xml:space="preserve">Example 33</w:t>
          </w:r>
        </w:ins>
      </w:hyperlink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del w:id="563" w:author="PR Preview" w:date="2026-01-01T00:00:00Z">
        <w:r>
          <w:rPr>
            <w:i/>
            <w:iCs/>
          </w:rPr>
          <w:delText xml:space="preserve">Remark 21</w:delText>
        </w:r>
      </w:del>
      <w:del w:id="564" w:author="PR Preview" w:date="2026-01-01T00:00:00Z">
        <w:r>
          <w:delText xml:space="preserve"> (An example is not a proof). </w:delText>
        </w:r>
      </w:del>
      <w:hyperlink w:anchor="exm-det-product">
        <w:del w:id="565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checks</w:delText>
        </w:r>
      </w:del>
      <w:del w:id="568" w:author="PR Preview" w:date="2026-01-01T00:00:00Z">
        <w:r>
          <w:delText xml:space="preserve"> </w:delText>
        </w:r>
      </w:del>
      <w:hyperlink w:anchor="thm-det-product">
        <w:del w:id="569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for one pair of</w:delText>
        </w:r>
      </w:del>
      <w:del w:id="57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matrices,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which shows the theorem holds there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but does not prove it for every pair.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The proof needs properties of the determinant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that these notes don’t develop;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see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Banerjee and Roy (2014)</w:delText>
        </w:r>
      </w:del>
      <w:del w:id="587" w:author="PR Preview" w:date="2026-01-01T00:00:00Z">
        <w:r>
          <w:delText xml:space="preserve">.</w:delText>
        </w:r>
      </w:del>
    </w:p>
    <w:p>
      <w:pPr>
        <w:pStyle w:val="FirstParagraph"/>
      </w:pPr>
      <w:ins w:id="588" w:author="PR Preview" w:date="2026-01-01T00:00:00Z">
        <w:r>
          <w:rPr>
            <w:i/>
            <w:iCs/>
          </w:rPr>
          <w:t xml:space="preserve">Remark 21</w:t>
        </w:r>
      </w:ins>
      <w:ins w:id="589" w:author="PR Preview" w:date="2026-01-01T00:00:00Z">
        <w:r>
          <w:t xml:space="preserve"> (An example is not a proof). </w:t>
        </w:r>
      </w:ins>
      <w:hyperlink w:anchor="exm-det-product">
        <w:ins w:id="590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checks</w:t>
        </w:r>
      </w:ins>
      <w:ins w:id="593" w:author="PR Preview" w:date="2026-01-01T00:00:00Z">
        <w:r>
          <w:t xml:space="preserve"> </w:t>
        </w:r>
      </w:ins>
      <w:hyperlink w:anchor="thm-det-product">
        <w:ins w:id="594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for one pair of</w:t>
        </w:r>
      </w:ins>
      <w:ins w:id="59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matrices,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which shows the theorem holds there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but does not prove it for every pair.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The proof needs properties of the determinant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that these notes don’t develop;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see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Banerjee and Roy (2014)</w:t>
        </w:r>
      </w:ins>
      <w:ins w:id="612" w:author="PR Preview" w:date="2026-01-01T00:00:00Z">
        <w:r>
          <w:t xml:space="preserve">.</w:t>
        </w:r>
      </w:ins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del w:id="613" w:author="PR Preview" w:date="2026-01-01T00:00:00Z">
        <w:r>
          <w:delText xml:space="preserve">The product steps are</w:delText>
        </w:r>
      </w:del>
      <w:del w:id="614" w:author="PR Preview" w:date="2026-01-01T00:00:00Z">
        <w:r>
          <w:delText xml:space="preserve"> </w:delText>
        </w:r>
      </w:del>
      <w:hyperlink w:anchor="thm-det-product">
        <w:del w:id="615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616" w:author="PR Preview" w:date="2026-01-01T00:00:00Z">
        <w:r>
          <w:delText xml:space="preserve">,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the orthogonality step is</w:delText>
        </w:r>
      </w:del>
      <w:del w:id="619" w:author="PR Preview" w:date="2026-01-01T00:00:00Z">
        <w:r>
          <w:delText xml:space="preserve"> </w:delText>
        </w:r>
      </w:del>
      <w:hyperlink w:anchor="def-orthogonal-matrix">
        <w:del w:id="62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21" w:author="PR Preview" w:date="2026-01-01T00:00:00Z">
        <w:r>
          <w:delText xml:space="preserve">,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and the identity and diagonal steps are</w:delText>
        </w:r>
      </w:del>
      <w:del w:id="624" w:author="PR Preview" w:date="2026-01-01T00:00:00Z">
        <w:r>
          <w:delText xml:space="preserve"> </w:delText>
        </w:r>
      </w:del>
      <w:hyperlink w:anchor="thm-det-diagonal">
        <w:del w:id="625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and</w:delText>
        </w:r>
      </w:del>
      <w:del w:id="628" w:author="PR Preview" w:date="2026-01-01T00:00:00Z">
        <w:r>
          <w:delText xml:space="preserve"> </w:delText>
        </w:r>
      </w:del>
      <w:hyperlink w:anchor="exm-det-diagonal">
        <w:del w:id="629" w:author="PR Preview" w:date="2026-01-01T00:00:00Z">
          <w:r>
            <w:rPr>
              <w:rStyle w:val="Hyperlink"/>
            </w:rPr>
            <w:delText xml:space="preserve">Example 33</w:delText>
          </w:r>
        </w:del>
      </w:hyperlink>
      <w:del w:id="630" w:author="PR Preview" w:date="2026-01-01T00:00:00Z">
        <w:r>
          <w:delText xml:space="preserve">.</w:delText>
        </w:r>
      </w:del>
    </w:p>
    <w:p>
      <w:pPr>
        <w:pStyle w:val="FirstParagraph"/>
      </w:pPr>
      <w:ins w:id="631" w:author="PR Preview" w:date="2026-01-01T00:00:00Z">
        <w:r>
          <w:t xml:space="preserve">The product steps are</w:t>
        </w:r>
      </w:ins>
      <w:ins w:id="632" w:author="PR Preview" w:date="2026-01-01T00:00:00Z">
        <w:r>
          <w:t xml:space="preserve"> </w:t>
        </w:r>
      </w:ins>
      <w:hyperlink w:anchor="thm-det-product">
        <w:ins w:id="63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634" w:author="PR Preview" w:date="2026-01-01T00:00:00Z">
        <w:r>
          <w:t xml:space="preserve">,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the orthogonality step is</w:t>
        </w:r>
      </w:ins>
      <w:ins w:id="637" w:author="PR Preview" w:date="2026-01-01T00:00:00Z">
        <w:r>
          <w:t xml:space="preserve"> </w:t>
        </w:r>
      </w:ins>
      <w:hyperlink w:anchor="def-orthogonal-matrix">
        <w:ins w:id="63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639" w:author="PR Preview" w:date="2026-01-01T00:00:00Z">
        <w:r>
          <w:t xml:space="preserve">,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and the identity and diagonal steps are</w:t>
        </w:r>
      </w:ins>
      <w:ins w:id="642" w:author="PR Preview" w:date="2026-01-01T00:00:00Z">
        <w:r>
          <w:t xml:space="preserve"> </w:t>
        </w:r>
      </w:ins>
      <w:hyperlink w:anchor="thm-det-diagonal">
        <w:ins w:id="643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and</w:t>
        </w:r>
      </w:ins>
      <w:ins w:id="646" w:author="PR Preview" w:date="2026-01-01T00:00:00Z">
        <w:r>
          <w:t xml:space="preserve"> </w:t>
        </w:r>
      </w:ins>
      <w:hyperlink w:anchor="exm-det-diagonal">
        <w:ins w:id="647" w:author="PR Preview" w:date="2026-01-01T00:00:00Z">
          <w:r>
            <w:rPr>
              <w:rStyle w:val="Hyperlink"/>
            </w:rPr>
            <w:t xml:space="preserve">Example 34</w:t>
          </w:r>
        </w:ins>
      </w:hyperlink>
      <w:ins w:id="648" w:author="PR Preview" w:date="2026-01-01T00:00:00Z">
        <w:r>
          <w:t xml:space="preserve">.</w:t>
        </w:r>
      </w:ins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del w:id="649" w:author="PR Preview" w:date="2026-01-01T00:00:00Z">
        <w:r>
          <w:rPr>
            <w:b/>
            <w:bCs/>
          </w:rPr>
          <w:delText xml:space="preserve">Example 35 (Two ways to the same determinant)</w:delText>
        </w:r>
      </w:del>
      <w:del w:id="6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has eigenvalues</w:delText>
        </w:r>
      </w:del>
      <w:del w:id="653" w:author="PR Preview" w:date="2026-01-01T00:00:00Z">
        <w:r>
          <w:delText xml:space="preserve"> </w:delText>
        </w:r>
      </w:del>
      <m:oMath>
        <m:r>
          <m:t>3</m:t>
        </m:r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and</w:delText>
        </w:r>
      </w:del>
      <w:del w:id="656" w:author="PR Preview" w:date="2026-01-01T00:00:00Z">
        <w:r>
          <w:delText xml:space="preserve"> </w:delText>
        </w:r>
      </w:del>
      <m:oMath>
        <m:r>
          <m:t>1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(</w:delText>
        </w:r>
      </w:del>
      <w:hyperlink w:anchor="exm-eigenvalue">
        <w:del w:id="659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660" w:author="PR Preview" w:date="2026-01-01T00:00:00Z">
        <w:r>
          <w:delText xml:space="preserve">),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so</w:delText>
        </w:r>
      </w:del>
      <w:del w:id="663" w:author="PR Preview" w:date="2026-01-01T00:00:00Z">
        <w:r>
          <w:delText xml:space="preserve"> </w:delText>
        </w:r>
      </w:del>
      <w:hyperlink w:anchor="thm-det-eigenvalues">
        <w:del w:id="664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667" w:author="PR Preview" w:date="2026-01-01T00:00:00Z">
        <w:r>
          <w:delText xml:space="preserve">matching</w:delText>
        </w:r>
      </w:del>
      <w:del w:id="66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from</w:delText>
        </w:r>
      </w:del>
      <w:del w:id="671" w:author="PR Preview" w:date="2026-01-01T00:00:00Z">
        <w:r>
          <w:delText xml:space="preserve"> </w:delText>
        </w:r>
      </w:del>
      <w:hyperlink w:anchor="exm-determinant">
        <w:del w:id="672" w:author="PR Preview" w:date="2026-01-01T00:00:00Z">
          <w:r>
            <w:rPr>
              <w:rStyle w:val="Hyperlink"/>
            </w:rPr>
            <w:delText xml:space="preserve">Example 32</w:delText>
          </w:r>
        </w:del>
      </w:hyperlink>
      <w:del w:id="673" w:author="PR Preview" w:date="2026-01-01T00:00:00Z">
        <w:r>
          <w:delText xml:space="preserve">.</w:delText>
        </w:r>
      </w:del>
    </w:p>
    <w:p>
      <w:pPr>
        <w:pStyle w:val="BodyText"/>
      </w:pPr>
      <w:ins w:id="674" w:author="PR Preview" w:date="2026-01-01T00:00:00Z">
        <w:r>
          <w:rPr>
            <w:b/>
            <w:bCs/>
          </w:rPr>
          <w:t xml:space="preserve">Example 36 (Two ways to the same determinant)</w:t>
        </w:r>
      </w:ins>
      <w:ins w:id="6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has eigenvalues</w:t>
        </w:r>
      </w:ins>
      <w:ins w:id="678" w:author="PR Preview" w:date="2026-01-01T00:00:00Z">
        <w:r>
          <w:t xml:space="preserve"> </w:t>
        </w:r>
      </w:ins>
      <m:oMath>
        <m:r>
          <m:t>3</m:t>
        </m:r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and</w:t>
        </w:r>
      </w:ins>
      <w:ins w:id="681" w:author="PR Preview" w:date="2026-01-01T00:00:00Z">
        <w:r>
          <w:t xml:space="preserve"> </w:t>
        </w:r>
      </w:ins>
      <m:oMath>
        <m:r>
          <m:t>1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(</w:t>
        </w:r>
      </w:ins>
      <w:hyperlink w:anchor="exm-eigenvalue">
        <w:ins w:id="684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685" w:author="PR Preview" w:date="2026-01-01T00:00:00Z">
        <w:r>
          <w:t xml:space="preserve">),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so</w:t>
        </w:r>
      </w:ins>
      <w:ins w:id="688" w:author="PR Preview" w:date="2026-01-01T00:00:00Z">
        <w:r>
          <w:t xml:space="preserve"> </w:t>
        </w:r>
      </w:ins>
      <w:hyperlink w:anchor="thm-det-eigenvalues">
        <w:ins w:id="689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92" w:author="PR Preview" w:date="2026-01-01T00:00:00Z">
        <w:r>
          <w:t xml:space="preserve">matching</w:t>
        </w:r>
      </w:ins>
      <w:ins w:id="69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from</w:t>
        </w:r>
      </w:ins>
      <w:ins w:id="696" w:author="PR Preview" w:date="2026-01-01T00:00:00Z">
        <w:r>
          <w:t xml:space="preserve"> </w:t>
        </w:r>
      </w:ins>
      <w:hyperlink w:anchor="exm-determinant">
        <w:ins w:id="697" w:author="PR Preview" w:date="2026-01-01T00:00:00Z">
          <w:r>
            <w:rPr>
              <w:rStyle w:val="Hyperlink"/>
            </w:rPr>
            <w:t xml:space="preserve">Example 33</w:t>
          </w:r>
        </w:ins>
      </w:hyperlink>
      <w:ins w:id="698" w:author="PR Preview" w:date="2026-01-01T00:00:00Z">
        <w:r>
          <w:t xml:space="preserve">.</w:t>
        </w:r>
      </w:ins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2026-10-14T09:10:59Z</dcterms:created>
  <dcterms:modified xsi:type="dcterms:W3CDTF">2026-10-14T09:10:59Z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