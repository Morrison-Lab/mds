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Proof Writing</w:t>
      </w:r>
    </w:p>
    <w:p>
      <w:pPr>
        <w:pStyle w:val="Date"/>
      </w:pPr>
      <w:del w:id="1" w:author="PR Preview" w:date="2026-01-01T00:00:00Z">
        <w:r>
          <w:delText xml:space="preserve">Last modified: 2026-10-18 16:43:42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23:22:12 (PDT)</w:t>
        </w:r>
      </w:ins>
    </w:p>
    <w:p>
      <w:pPr>
        <w:pStyle w:val="FirstParagraph"/>
      </w:pPr>
      <w:r>
        <w:t xml:space="preserve">This page collects general advice on how to write</w:t>
      </w:r>
      <w:r>
        <w:t xml:space="preserve"> </w:t>
      </w:r>
      <w:hyperlink w:anchor="def-proof">
        <w:r>
          <w:rPr>
            <w:rStyle w:val="Hyperlink"/>
          </w:rPr>
          <w:t xml:space="preserve">proofs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derivation">
        <w:r>
          <w:rPr>
            <w:rStyle w:val="Hyperlink"/>
          </w:rPr>
          <w:t xml:space="preserve">derivations</w:t>
        </w:r>
      </w:hyperlink>
      <w:r>
        <w:t xml:space="preserve">.</w:t>
      </w:r>
      <w:r>
        <w:t xml:space="preserve"> </w:t>
      </w:r>
      <w:r>
        <w:t xml:space="preserve">The goal of a proof is not just to convince yourself that a</w:t>
      </w:r>
      <w:r>
        <w:t xml:space="preserve"> </w:t>
      </w:r>
      <w:hyperlink w:anchor="def-result">
        <w:r>
          <w:rPr>
            <w:rStyle w:val="Hyperlink"/>
          </w:rPr>
          <w:t xml:space="preserve">result</w:t>
        </w:r>
      </w:hyperlink>
      <w:r>
        <w:t xml:space="preserve"> </w:t>
      </w:r>
      <w:r>
        <w:t xml:space="preserve">is true;</w:t>
      </w:r>
      <w:r>
        <w:t xml:space="preserve"> </w:t>
      </w:r>
      <w:r>
        <w:t xml:space="preserve">it is to convince a</w:t>
      </w:r>
      <w:r>
        <w:t xml:space="preserve"> </w:t>
      </w:r>
      <w:r>
        <w:rPr>
          <w:i/>
          <w:iCs/>
        </w:rPr>
        <w:t xml:space="preserve">reader</w:t>
      </w:r>
      <w:r>
        <w:t xml:space="preserve">,</w:t>
      </w:r>
      <w:r>
        <w:t xml:space="preserve"> </w:t>
      </w:r>
      <w:r>
        <w:t xml:space="preserve">and to show them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it is true.</w:t>
      </w:r>
      <w:r>
        <w:t xml:space="preserve"> </w:t>
      </w:r>
      <w:r>
        <w:t xml:space="preserve">Each principle on this page serves that goal.</w:t>
      </w:r>
      <w:r>
        <w:t xml:space="preserve"> </w:t>
      </w:r>
      <w:r>
        <w:t xml:space="preserve">The symbols for</w:t>
      </w:r>
      <w:r>
        <w:t xml:space="preserve"> </w:t>
      </w:r>
      <w:hyperlink w:anchor="def-logical-entailment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are listed under</w:t>
      </w:r>
      <w:r>
        <w:t xml:space="preserve"> </w:t>
      </w:r>
      <w:hyperlink w:anchor="sec-proof-definitions">
        <w:r>
          <w:rPr>
            <w:rStyle w:val="Hyperlink"/>
          </w:rPr>
          <w:t xml:space="preserve">Definitions for proofs</w:t>
        </w:r>
      </w:hyperlink>
      <w:r>
        <w:t xml:space="preserve"> </w:t>
      </w:r>
      <w:r>
        <w:t xml:space="preserve">below.</w:t>
      </w:r>
    </w:p>
    <w:bookmarkStart w:id="74" w:name="sec-proof-definitions"/>
    <w:p>
      <w:pPr>
        <w:pStyle w:val="Heading2"/>
      </w:pPr>
      <w:r>
        <w:t xml:space="preserve">1 Definitions for proofs</w:t>
      </w:r>
    </w:p>
    <w:bookmarkStart w:id="9" w:name="def-proposition"/>
    <w:p>
      <w:pPr>
        <w:pStyle w:val="FirstParagraph"/>
      </w:pPr>
      <w:r>
        <w:rPr>
          <w:b/>
          <w:bCs/>
        </w:rPr>
        <w:t xml:space="preserve">Definition 1 (Proposition (statement))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proposition</w:t>
      </w:r>
      <w:r>
        <w:t xml:space="preserve"> </w:t>
      </w:r>
      <w:r>
        <w:t xml:space="preserve">[1]</w:t>
      </w:r>
      <w:r>
        <w:t xml:space="preserve">, or</w:t>
      </w:r>
      <w:r>
        <w:t xml:space="preserve"> </w:t>
      </w:r>
      <w:r>
        <w:rPr>
          <w:b/>
          <w:bCs/>
        </w:rPr>
        <w:t xml:space="preserve">statement</w:t>
      </w:r>
      <w:r>
        <w:t xml:space="preserve">,</w:t>
      </w:r>
      <w:r>
        <w:t xml:space="preserve"> </w:t>
      </w:r>
      <w:r>
        <w:t xml:space="preserve">is a declarative sentence that is either true or false.</w:t>
      </w:r>
    </w:p>
    <w:bookmarkEnd w:id="9"/>
    <w:bookmarkStart w:id="11" w:name="exm-proposition"/>
    <w:p>
      <w:pPr>
        <w:pStyle w:val="BodyText"/>
      </w:pPr>
      <w:r>
        <w:rPr>
          <w:b/>
          <w:bCs/>
        </w:rPr>
        <w:t xml:space="preserve">Example 1 (Propositions, and a sentence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 </w:t>
      </w:r>
      <w:r>
        <w:t xml:space="preserve">is a proposition, and it is true.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 </w:t>
      </w:r>
      <w:r>
        <w:t xml:space="preserve">is a proposition, and it is false.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 proposition on its own: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 has no truth value until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given a value.</w:t>
      </w:r>
    </w:p>
    <w:bookmarkEnd w:id="11"/>
    <w:bookmarkStart w:id="12" w:name="def-predicate"/>
    <w:p>
      <w:pPr>
        <w:pStyle w:val="FirstParagraph"/>
      </w:pPr>
      <w:r>
        <w:rPr>
          <w:b/>
          <w:bCs/>
        </w:rPr>
        <w:t xml:space="preserve">Definition 2 (Predicate)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predicate</w:t>
      </w:r>
      <w:r>
        <w:t xml:space="preserve"> </w:t>
      </w:r>
      <w:r>
        <w:t xml:space="preserve">[2]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declarative sentence about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becomes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whenever a value is substituted for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bookmarkStart w:id="13" w:name="exm-predicate"/>
    <w:p>
      <w:pPr>
        <w:pStyle w:val="BodyText"/>
      </w:pPr>
      <w:r>
        <w:rPr>
          <w:b/>
          <w:bCs/>
        </w:rPr>
        <w:t xml:space="preserve">Example 2 (A predicate)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 real numbers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true.</w:t>
      </w:r>
    </w:p>
    <w:p>
      <w:pPr>
        <w:pStyle w:val="Compact"/>
        <w:numPr>
          <w:ilvl w:val="0"/>
          <w:numId w:val="1002"/>
        </w:numPr>
      </w:pP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1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false.</w:t>
      </w:r>
    </w:p>
    <w:bookmarkEnd w:id="13"/>
    <w:bookmarkStart w:id="14" w:name="def-logical-connective"/>
    <w:p>
      <w:pPr>
        <w:pStyle w:val="FirstParagraph"/>
      </w:pPr>
      <w:r>
        <w:rPr>
          <w:b/>
          <w:bCs/>
        </w:rPr>
        <w:t xml:space="preserve">Definition 3 (Logical connective)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logical connective</w:t>
      </w:r>
      <w:r>
        <w:t xml:space="preserve"> </w:t>
      </w:r>
      <w:r>
        <w:t xml:space="preserve">[3]</w:t>
      </w:r>
      <w:r>
        <w:t xml:space="preserve"> </w:t>
      </w:r>
      <w:r>
        <w:t xml:space="preserve">builds a new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from one or two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with a truth value that depends only on the truth values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These notes use five, defined next:</w:t>
      </w:r>
      <w:r>
        <w:t xml:space="preserve"> </w:t>
      </w:r>
      <w:r>
        <w:t xml:space="preserve">not (</w:t>
      </w:r>
      <w:hyperlink w:anchor="def-not">
        <w:r>
          <w:rPr>
            <w:rStyle w:val="Hyperlink"/>
          </w:rPr>
          <w:t xml:space="preserve">Definition 4</w:t>
        </w:r>
      </w:hyperlink>
      <w:r>
        <w:t xml:space="preserve">), and (</w:t>
      </w:r>
      <w:hyperlink w:anchor="def-and">
        <w:r>
          <w:rPr>
            <w:rStyle w:val="Hyperlink"/>
          </w:rPr>
          <w:t xml:space="preserve">Definition 5</w:t>
        </w:r>
      </w:hyperlink>
      <w:r>
        <w:t xml:space="preserve">), or (</w:t>
      </w:r>
      <w:hyperlink w:anchor="def-or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implies (</w:t>
      </w:r>
      <w:hyperlink w:anchor="def-implies">
        <w:r>
          <w:rPr>
            <w:rStyle w:val="Hyperlink"/>
          </w:rPr>
          <w:t xml:space="preserve">Definition 7</w:t>
        </w:r>
      </w:hyperlink>
      <w:r>
        <w:t xml:space="preserve">), and if and only if (</w:t>
      </w:r>
      <w:hyperlink w:anchor="def-iff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14"/>
    <w:bookmarkStart w:id="15" w:name="def-not"/>
    <w:p>
      <w:pPr>
        <w:pStyle w:val="BodyText"/>
      </w:pPr>
      <w:r>
        <w:rPr>
          <w:b/>
          <w:bCs/>
        </w:rPr>
        <w:t xml:space="preserve">Definition 4 (Not)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[4]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15"/>
    <w:bookmarkStart w:id="16" w:name="exm-not"/>
    <w:p>
      <w:pPr>
        <w:pStyle w:val="BodyText"/>
      </w:pPr>
      <w:r>
        <w:rPr>
          <w:b/>
          <w:bCs/>
        </w:rPr>
        <w:t xml:space="preserve">Example 3 (Negating a true and a false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¬</m:t>
        </m:r>
        <m:r>
          <m:t>P</m:t>
        </m:r>
      </m:oMath>
      <w:r>
        <w:t xml:space="preserve">,</w:t>
      </w:r>
      <w:r>
        <w:t xml:space="preserve"> </w:t>
      </w:r>
      <w:r>
        <w:t xml:space="preserve">“it is not true that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“it is not true that</w:t>
      </w:r>
      <w:r>
        <w:t xml:space="preserve"> 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bookmarkEnd w:id="16"/>
    <w:bookmarkStart w:id="17" w:name="def-and"/>
    <w:p>
      <w:pPr>
        <w:pStyle w:val="FirstParagraph"/>
      </w:pPr>
      <w:r>
        <w:rPr>
          <w:b/>
          <w:bCs/>
        </w:rPr>
        <w:t xml:space="preserve">Definition 5 (And)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is written</w:t>
      </w:r>
      <w:r>
        <w:t xml:space="preserve"> </w:t>
      </w:r>
      <w:r>
        <w:t xml:space="preserve">[5]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true,</w:t>
      </w:r>
      <w:r>
        <w:t xml:space="preserve"> </w:t>
      </w:r>
      <w:r>
        <w:t xml:space="preserve">and false otherwise.</w:t>
      </w:r>
    </w:p>
    <w:bookmarkEnd w:id="17"/>
    <w:bookmarkStart w:id="18" w:name="exm-and"/>
    <w:p>
      <w:pPr>
        <w:pStyle w:val="BodyText"/>
      </w:pPr>
      <w:r>
        <w:rPr>
          <w:b/>
          <w:bCs/>
        </w:rPr>
        <w:t xml:space="preserve">Example 4 (Two propositions joined by</w:t>
      </w:r>
      <w:r>
        <w:rPr>
          <w:b/>
          <w:bCs/>
        </w:rPr>
        <w:t xml:space="preserve"> 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4</m:t>
        </m:r>
      </m:oMath>
      <w:r>
        <w:t xml:space="preserve">”</w:t>
      </w:r>
      <w:r>
        <w:t xml:space="preserve">, which is false,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7</m:t>
        </m:r>
      </m:oMath>
      <w:r>
        <w:t xml:space="preserve">”</w:t>
      </w:r>
      <w:r>
        <w:t xml:space="preserve">, which is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∧</m:t>
        </m:r>
        <m:r>
          <m:t>R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bookmarkEnd w:id="18"/>
    <w:bookmarkStart w:id="19" w:name="def-or"/>
    <w:p>
      <w:pPr>
        <w:pStyle w:val="FirstParagraph"/>
      </w:pPr>
      <w:r>
        <w:rPr>
          <w:b/>
          <w:bCs/>
        </w:rPr>
        <w:t xml:space="preserve">Definition 6 (Or)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or</w:t>
      </w:r>
      <w:r>
        <w:t xml:space="preserve"> </w:t>
      </w:r>
      <w:r>
        <w:t xml:space="preserve">is written</w:t>
      </w:r>
      <w:r>
        <w:t xml:space="preserve"> </w:t>
      </w:r>
      <w:r>
        <w:t xml:space="preserve">[6]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 at least one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and false when both are false.</w:t>
      </w:r>
    </w:p>
    <w:bookmarkEnd w:id="19"/>
    <w:bookmarkStart w:id="20" w:name="exm-or"/>
    <w:p>
      <w:pPr>
        <w:pStyle w:val="BodyText"/>
      </w:pPr>
      <w:r>
        <w:rPr>
          <w:b/>
          <w:bCs/>
        </w:rPr>
        <w:t xml:space="preserve">Example 5 (Two propositions joined by</w:t>
      </w:r>
      <w:r>
        <w:rPr>
          <w:b/>
          <w:bCs/>
        </w:rPr>
        <w:t xml:space="preserve"> </w:t>
      </w:r>
      <w:r>
        <w:rPr>
          <w:b/>
          <w:bCs/>
        </w:rPr>
        <w:t xml:space="preserve">“or”</w:t>
      </w:r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2</m:t>
        </m:r>
      </m:oMath>
      <w:r>
        <w:t xml:space="preserve">”</w:t>
      </w:r>
      <w:r>
        <w:t xml:space="preserve">, which is false,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7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4</m:t>
        </m:r>
      </m:oMath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5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5"/>
        </w:numPr>
      </w:pPr>
      <m:oMath>
        <m:r>
          <m:t>P</m:t>
        </m:r>
        <m:r>
          <m:rPr>
            <m:sty m:val="p"/>
          </m:rPr>
          <m:t>∨</m:t>
        </m:r>
        <m:r>
          <m:t>R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both false.</w:t>
      </w:r>
    </w:p>
    <w:bookmarkEnd w:id="20"/>
    <w:bookmarkStart w:id="21" w:name="def-implies"/>
    <w:p>
      <w:pPr>
        <w:pStyle w:val="FirstParagraph"/>
      </w:pPr>
      <w:r>
        <w:rPr>
          <w:b/>
          <w:bCs/>
        </w:rPr>
        <w:t xml:space="preserve">Definition 7 (Implies)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implies</w:t>
      </w:r>
      <w:r>
        <w:t xml:space="preserve"> </w:t>
      </w:r>
      <w:r>
        <w:t xml:space="preserve">is written</w:t>
      </w:r>
      <w:r>
        <w:t xml:space="preserve"> </w:t>
      </w:r>
      <w:r>
        <w:t xml:space="preserve">[7]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, or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true otherwise.</w:t>
      </w:r>
    </w:p>
    <w:bookmarkEnd w:id="21"/>
    <w:bookmarkStart w:id="22" w:name="exm-implies"/>
    <w:p>
      <w:pPr>
        <w:pStyle w:val="BodyText"/>
      </w:pPr>
      <w:r>
        <w:rPr>
          <w:b/>
          <w:bCs/>
        </w:rPr>
        <w:t xml:space="preserve">Example 6 (Implications with a true and a false premise)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x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true: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 and the conclusion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6"/>
        </w:numPr>
      </w:pPr>
      <m:oMath>
        <m:r>
          <m:t>x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true, but the conclusion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6"/>
        </w:numPr>
      </w:pPr>
      <m:oMath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true: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 so the implication is true whatever the conclusion.</w:t>
      </w:r>
    </w:p>
    <w:bookmarkEnd w:id="22"/>
    <w:bookmarkStart w:id="23" w:name="def-iff"/>
    <w:p>
      <w:pPr>
        <w:pStyle w:val="FirstParagraph"/>
      </w:pPr>
      <w:r>
        <w:rPr>
          <w:b/>
          <w:bCs/>
        </w:rPr>
        <w:t xml:space="preserve">Definition 8 (If and only if)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if and only if</w:t>
      </w:r>
      <w:r>
        <w:t xml:space="preserve"> </w:t>
      </w:r>
      <w:r>
        <w:t xml:space="preserve">is written</w:t>
      </w:r>
      <w:r>
        <w:t xml:space="preserve"> </w:t>
      </w:r>
      <w:r>
        <w:t xml:space="preserve">[8]</w:t>
      </w:r>
      <w:r>
        <w:t xml:space="preserve"> </w:t>
      </w: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the same truth value,</w:t>
      </w:r>
      <w:r>
        <w:t xml:space="preserve"> </w:t>
      </w:r>
      <w:r>
        <w:t xml:space="preserve">and false otherwise.</w:t>
      </w:r>
    </w:p>
    <w:bookmarkEnd w:id="23"/>
    <w:bookmarkStart w:id="24" w:name="exm-iff"/>
    <w:p>
      <w:pPr>
        <w:pStyle w:val="BodyText"/>
      </w:pPr>
      <w:r>
        <w:rPr>
          <w:b/>
          <w:bCs/>
        </w:rPr>
        <w:t xml:space="preserve">Example 7 (</w:t>
      </w:r>
      <w:r>
        <w:rPr>
          <w:b/>
          <w:bCs/>
        </w:rPr>
        <w:t xml:space="preserve">“If and only if”</w:t>
      </w:r>
      <w:r>
        <w:rPr>
          <w:b/>
          <w:bCs/>
        </w:rPr>
        <w:t xml:space="preserve"> </w:t>
      </w:r>
      <w:r>
        <w:rPr>
          <w:b/>
          <w:bCs/>
        </w:rPr>
        <w:t xml:space="preserve">with equal and different truth values)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“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 </w:t>
      </w:r>
      <m:oMath>
        <m:r>
          <m:rPr>
            <m:sty m:val="p"/>
          </m:rPr>
          <m:t>⇔</m:t>
        </m:r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 </w:t>
      </w:r>
      <w:r>
        <w:t xml:space="preserve">is true: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even and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3</m:t>
        </m:r>
      </m:oMath>
      <w:r>
        <w:t xml:space="preserve">, so both sides are true.</w:t>
      </w:r>
    </w:p>
    <w:p>
      <w:pPr>
        <w:pStyle w:val="Compact"/>
        <w:numPr>
          <w:ilvl w:val="0"/>
          <w:numId w:val="1007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⇔</m:t>
        </m:r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”</w:t>
      </w:r>
      <w:r>
        <w:t xml:space="preserve"> </w:t>
      </w:r>
      <w:r>
        <w:t xml:space="preserve">is false: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3</m:t>
        </m:r>
      </m:oMath>
      <w:r>
        <w:t xml:space="preserve"> </w:t>
      </w:r>
      <w:r>
        <w:t xml:space="preserve">is true, but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false.</w:t>
      </w:r>
    </w:p>
    <w:bookmarkEnd w:id="24"/>
    <w:bookmarkStart w:id="25" w:name="exm-logical-connective"/>
    <w:p>
      <w:pPr>
        <w:pStyle w:val="FirstParagraph"/>
      </w:pPr>
      <w:r>
        <w:rPr>
          <w:b/>
          <w:bCs/>
        </w:rPr>
        <w:t xml:space="preserve">Example 8 (Truth values of connectives)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 not even”</w:t>
      </w:r>
      <w:r>
        <w:t xml:space="preserve">, 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Q</m:t>
        </m:r>
        <m:r>
          <m:rPr>
            <m:sty m:val="p"/>
          </m:rPr>
          <m:t>⇒</m:t>
        </m:r>
        <m:r>
          <m:t>P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different truth values.</w:t>
      </w:r>
    </w:p>
    <w:bookmarkEnd w:id="25"/>
    <w:bookmarkStart w:id="26" w:name="def-quantifier"/>
    <w:p>
      <w:pPr>
        <w:pStyle w:val="FirstParagraph"/>
      </w:pPr>
      <w:r>
        <w:rPr>
          <w:b/>
          <w:bCs/>
        </w:rPr>
        <w:t xml:space="preserve">Definition 9 (Quantifier)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quantifier</w:t>
      </w:r>
      <w:r>
        <w:t xml:space="preserve"> </w:t>
      </w:r>
      <w:r>
        <w:t xml:space="preserve">[9]</w:t>
      </w:r>
      <w:r>
        <w:t xml:space="preserve"> </w:t>
      </w:r>
      <w:r>
        <w:t xml:space="preserve">turns a 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about the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There are two: the universal quantifier (</w:t>
      </w:r>
      <w:hyperlink w:anchor="def-universal-quantifier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the existential quantifier (</w:t>
      </w:r>
      <w:hyperlink w:anchor="def-existential-quantifier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26"/>
    <w:bookmarkStart w:id="27" w:name="def-universal-quantifier"/>
    <w:p>
      <w:pPr>
        <w:pStyle w:val="BodyText"/>
      </w:pPr>
      <w:r>
        <w:rPr>
          <w:b/>
          <w:bCs/>
        </w:rPr>
        <w:t xml:space="preserve">Definition 10 (Universal quantifier)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universal quantifier</w:t>
      </w:r>
      <w:r>
        <w:t xml:space="preserve"> </w:t>
      </w:r>
      <w:r>
        <w:t xml:space="preserve">[10]</w:t>
      </w:r>
      <w:r>
        <w:t xml:space="preserve"> </w:t>
      </w:r>
      <w:r>
        <w:t xml:space="preserve">“for all”</w:t>
      </w:r>
      <w:r>
        <w:t xml:space="preserve"> </w:t>
      </w:r>
      <w:r>
        <w:t xml:space="preserve">is a quantifier (</w:t>
      </w:r>
      <w:hyperlink w:anchor="def-quantifier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27"/>
    <w:bookmarkStart w:id="28" w:name="exm-universal-quantifier"/>
    <w:p>
      <w:pPr>
        <w:pStyle w:val="BodyText"/>
      </w:pPr>
      <w:r>
        <w:rPr>
          <w:b/>
          <w:bCs/>
        </w:rPr>
        <w:t xml:space="preserve">Example 9 (A universally quantified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are all even.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bookmarkEnd w:id="28"/>
    <w:bookmarkStart w:id="29" w:name="def-existential-quantifier"/>
    <w:p>
      <w:pPr>
        <w:pStyle w:val="FirstParagraph"/>
      </w:pPr>
      <w:r>
        <w:rPr>
          <w:b/>
          <w:bCs/>
        </w:rPr>
        <w:t xml:space="preserve">Definition 11 (Existential quantifier)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existential quantifier</w:t>
      </w:r>
      <w:r>
        <w:t xml:space="preserve"> </w:t>
      </w:r>
      <w:r>
        <w:t xml:space="preserve">[11]</w:t>
      </w:r>
      <w:r>
        <w:t xml:space="preserve"> </w:t>
      </w:r>
      <w:r>
        <w:t xml:space="preserve">“there exists”</w:t>
      </w:r>
      <w:r>
        <w:t xml:space="preserve"> </w:t>
      </w:r>
      <w:r>
        <w:t xml:space="preserve">is a quantifier (</w:t>
      </w:r>
      <w:hyperlink w:anchor="def-quantifier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“there is an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at least one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29"/>
    <w:bookmarkStart w:id="30" w:name="exm-existential-quantifier"/>
    <w:p>
      <w:pPr>
        <w:pStyle w:val="BodyText"/>
      </w:pPr>
      <w:r>
        <w:rPr>
          <w:b/>
          <w:bCs/>
        </w:rPr>
        <w:t xml:space="preserve">Example 10 (An existentially quantified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0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 none of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 and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even.</w:t>
      </w:r>
    </w:p>
    <w:bookmarkEnd w:id="30"/>
    <w:bookmarkStart w:id="32" w:name="exm-quantifier"/>
    <w:p>
      <w:pPr>
        <w:pStyle w:val="FirstParagraph"/>
      </w:pPr>
      <w:r>
        <w:rPr>
          <w:b/>
          <w:bCs/>
        </w:rPr>
        <w:t xml:space="preserve">Example 11 (Quantified propositions)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</w:t>
      </w:r>
      <w:r>
        <w:t xml:space="preserve"> </w:t>
      </w:r>
      <w:hyperlink r:id="rId31">
        <w:r>
          <w:rPr>
            <w:rStyle w:val="Hyperlink"/>
          </w:rPr>
          <w:t xml:space="preserve">integers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1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1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,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, and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are all true.</w:t>
      </w:r>
    </w:p>
    <w:bookmarkEnd w:id="32"/>
    <w:bookmarkStart w:id="34" w:name="def-inequality"/>
    <w:p>
      <w:pPr>
        <w:pStyle w:val="FirstParagraph"/>
      </w:pPr>
      <w:r>
        <w:rPr>
          <w:b/>
          <w:bCs/>
        </w:rPr>
        <w:t xml:space="preserve">Definition 12 (Inequality)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inequality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or a predicate 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that compares two expressions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whose values are</w:t>
      </w:r>
      <w:r>
        <w:t xml:space="preserve"> </w:t>
      </w:r>
      <w:hyperlink r:id="rId33">
        <w:r>
          <w:rPr>
            <w:rStyle w:val="Hyperlink"/>
          </w:rPr>
          <w:t xml:space="preserve">real numbers</w:t>
        </w:r>
      </w:hyperlink>
      <w:r>
        <w:t xml:space="preserve">,</w:t>
      </w:r>
      <w:r>
        <w:t xml:space="preserve"> </w:t>
      </w:r>
      <w:r>
        <w:t xml:space="preserve">in one of the forms: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34"/>
    <w:bookmarkStart w:id="35" w:name="exm-inequality"/>
    <w:p>
      <w:pPr>
        <w:pStyle w:val="FirstParagraph"/>
      </w:pPr>
      <w:r>
        <w:rPr>
          <w:b/>
          <w:bCs/>
        </w:rPr>
        <w:t xml:space="preserve">Example 12 (Inequalities)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is an inequality, and it is true.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5</m:t>
        </m:r>
        <m:r>
          <m:rPr>
            <m:sty m:val="p"/>
          </m:rPr>
          <m:t>≤</m:t>
        </m:r>
        <m:r>
          <m:t>3</m:t>
        </m:r>
      </m:oMath>
      <w:r>
        <w:t xml:space="preserve">”</w:t>
      </w:r>
      <w:r>
        <w:t xml:space="preserve"> </w:t>
      </w:r>
      <w:r>
        <w:t xml:space="preserve">is an inequality, and it is false.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x</m:t>
        </m:r>
        <m:r>
          <m:rPr>
            <m:sty m:val="p"/>
          </m:rPr>
          <m:t>≥</m:t>
        </m:r>
        <m:r>
          <m:t>2</m:t>
        </m:r>
      </m:oMath>
      <w:r>
        <w:t xml:space="preserve">”</w:t>
      </w:r>
      <w:r>
        <w:t xml:space="preserve"> </w:t>
      </w:r>
      <w:r>
        <w:t xml:space="preserve">is an inequality and a predicate: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an inequality: it is an equality.</w:t>
      </w:r>
    </w:p>
    <w:bookmarkEnd w:id="35"/>
    <w:bookmarkStart w:id="36" w:name="def-logical-entailment"/>
    <w:p>
      <w:pPr>
        <w:pStyle w:val="FirstParagraph"/>
      </w:pPr>
      <w:r>
        <w:rPr>
          <w:b/>
          <w:bCs/>
        </w:rPr>
        <w:t xml:space="preserve">Definition 13 (Logical entailment (logical consequence, deductive consequence))</w:t>
      </w:r>
      <w:r>
        <w:t xml:space="preserve"> </w:t>
      </w:r>
      <w:r>
        <w:t xml:space="preserve">Propositions or predicates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logically entail</w:t>
      </w:r>
      <w:r>
        <w:t xml:space="preserve"> </w:t>
      </w:r>
      <w:r>
        <w:t xml:space="preserve">[12]</w:t>
      </w:r>
      <w:r>
        <w:t xml:space="preserve"> </w:t>
      </w:r>
      <w:r>
        <w:t xml:space="preserve">a proposition or predicate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when every choice of values for their variables</w:t>
      </w:r>
      <w:r>
        <w:t xml:space="preserve"> </w:t>
      </w:r>
      <w:r>
        <w:t xml:space="preserve">that makes all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true</w:t>
      </w:r>
      <w:r>
        <w:t xml:space="preserve"> </w:t>
      </w:r>
      <w:r>
        <w:t xml:space="preserve">also makes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true.</w:t>
      </w:r>
      <w:r>
        <w:t xml:space="preserve"> </w:t>
      </w:r>
      <w:r>
        <w:t xml:space="preserve">Then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logical consequence</w:t>
      </w:r>
      <w:r>
        <w:t xml:space="preserve">, or</w:t>
      </w:r>
      <w:r>
        <w:t xml:space="preserve"> </w:t>
      </w:r>
      <w:r>
        <w:rPr>
          <w:b/>
          <w:bCs/>
        </w:rPr>
        <w:t xml:space="preserve">deductive consequence</w:t>
      </w:r>
      <w:r>
        <w:t xml:space="preserve">,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36"/>
    <w:bookmarkStart w:id="37" w:name="exm-logical-entailment"/>
    <w:p>
      <w:pPr>
        <w:pStyle w:val="BodyText"/>
      </w:pPr>
      <w:r>
        <w:rPr>
          <w:b/>
          <w:bCs/>
        </w:rPr>
        <w:t xml:space="preserve">Example 13 (Entailment, and its failure)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</w:t>
      </w:r>
      <w:r>
        <w:t xml:space="preserve"> </w:t>
      </w:r>
      <w:hyperlink r:id="rId31">
        <w:r>
          <w:rPr>
            <w:rStyle w:val="Hyperlink"/>
          </w:rPr>
          <w:t xml:space="preserve">integer</w:t>
        </w:r>
      </w:hyperlink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entails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only value that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true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together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the only integer greater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 less than</w:t>
      </w:r>
      <w:r>
        <w:t xml:space="preserve"> </w:t>
      </w:r>
      <m:oMath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does not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makes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true,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but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false.</w:t>
      </w:r>
    </w:p>
    <w:bookmarkEnd w:id="37"/>
    <w:p>
      <w:pPr>
        <w:pStyle w:val="FirstParagraph"/>
      </w:pPr>
      <w:r>
        <w:t xml:space="preserve">We can use any of: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∴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\therefore</w:t>
      </w:r>
      <w:r>
        <w:t xml:space="preserve"> </w:t>
      </w:r>
      <w:r>
        <w:t xml:space="preserve">in LaTeX),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),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⊨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\models</w:t>
      </w:r>
      <w:r>
        <w:t xml:space="preserve">)</w:t>
      </w:r>
    </w:p>
    <w:p>
      <w:pPr>
        <w:pStyle w:val="FirstParagraph"/>
      </w:pPr>
      <w:r>
        <w:t xml:space="preserve">to denote logical entailment (</w:t>
      </w:r>
      <w:hyperlink w:anchor="def-logical-entailment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t xml:space="preserve">also writes the connective</w:t>
      </w:r>
      <w:r>
        <w:t xml:space="preserve"> </w:t>
      </w:r>
      <w:r>
        <w:t xml:space="preserve">“implies”</w:t>
      </w:r>
      <w:r>
        <w:t xml:space="preserve"> </w:t>
      </w:r>
      <w:r>
        <w:t xml:space="preserve">(</w:t>
      </w:r>
      <w:hyperlink w:anchor="def-implies">
        <w:r>
          <w:rPr>
            <w:rStyle w:val="Hyperlink"/>
          </w:rPr>
          <w:t xml:space="preserve">Definition 7</w:t>
        </w:r>
      </w:hyperlink>
      <w:r>
        <w:t xml:space="preserve">);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entails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for every choice of values for the variables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BodyText"/>
      </w:pPr>
      <w:r>
        <w:t xml:space="preserve">Let’s save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 for</w:t>
      </w:r>
      <w:r>
        <w:t xml:space="preserve"> </w:t>
      </w:r>
      <w:hyperlink r:id="rId38">
        <w:r>
          <w:rPr>
            <w:rStyle w:val="Hyperlink"/>
          </w:rPr>
          <w:t xml:space="preserve">convergence</w:t>
        </w:r>
      </w:hyperlink>
      <w:r>
        <w:t xml:space="preserve"> </w:t>
      </w:r>
      <w:r>
        <w:t xml:space="preserve">results.</w:t>
      </w:r>
    </w:p>
    <w:bookmarkStart w:id="39" w:name="def-proof"/>
    <w:p>
      <w:pPr>
        <w:pStyle w:val="BodyText"/>
      </w:pPr>
      <w:r>
        <w:rPr>
          <w:b/>
          <w:bCs/>
        </w:rPr>
        <w:t xml:space="preserve">Definition 14 (Proof)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</w:t>
      </w:r>
      <w:r>
        <w:t xml:space="preserve"> </w:t>
      </w:r>
      <w:r>
        <w:t xml:space="preserve">[13]</w:t>
      </w:r>
      <w:r>
        <w:t xml:space="preserve"> </w:t>
      </w:r>
      <w:r>
        <w:t xml:space="preserve">of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 finite list of statements that ends with that proposition,</w:t>
      </w:r>
      <w:r>
        <w:t xml:space="preserve"> </w:t>
      </w:r>
      <w:r>
        <w:t xml:space="preserve">in which each statement is</w:t>
      </w:r>
    </w:p>
    <w:p>
      <w:pPr>
        <w:pStyle w:val="Compact"/>
        <w:numPr>
          <w:ilvl w:val="0"/>
          <w:numId w:val="1016"/>
        </w:numPr>
      </w:pPr>
      <w:r>
        <w:t xml:space="preserve">an assumption,</w:t>
      </w:r>
    </w:p>
    <w:p>
      <w:pPr>
        <w:pStyle w:val="Compact"/>
        <w:numPr>
          <w:ilvl w:val="0"/>
          <w:numId w:val="1016"/>
        </w:numPr>
      </w:pPr>
      <w:r>
        <w:t xml:space="preserve">a definition,</w:t>
      </w:r>
    </w:p>
    <w:p>
      <w:pPr>
        <w:pStyle w:val="Compact"/>
        <w:numPr>
          <w:ilvl w:val="0"/>
          <w:numId w:val="1016"/>
        </w:numPr>
      </w:pPr>
      <w:r>
        <w:t xml:space="preserve">a previously proved result, or</w:t>
      </w:r>
    </w:p>
    <w:p>
      <w:pPr>
        <w:pStyle w:val="Compact"/>
        <w:numPr>
          <w:ilvl w:val="0"/>
          <w:numId w:val="1016"/>
        </w:numPr>
      </w:pPr>
      <w:r>
        <w:t xml:space="preserve">a consequence of earlier statements in the list,</w:t>
      </w:r>
      <w:r>
        <w:t xml:space="preserve"> </w:t>
      </w:r>
      <w:r>
        <w:t xml:space="preserve">by one rule of logic or algebra.</w:t>
      </w:r>
    </w:p>
    <w:bookmarkEnd w:id="39"/>
    <w:bookmarkStart w:id="41" w:name="exm-proof"/>
    <w:p>
      <w:pPr>
        <w:pStyle w:val="FirstParagraph"/>
      </w:pPr>
      <w:r>
        <w:rPr>
          <w:b/>
          <w:bCs/>
        </w:rPr>
        <w:t xml:space="preserve">Example 14 (The sum of two even integers is even)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even integers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</m:eqArr>
        </m:oMath>
      </m:oMathPara>
    </w:p>
    <w:p>
      <w:pPr>
        <w:pStyle w:val="FirstParagraph"/>
      </w:pPr>
      <w:r>
        <w:t xml:space="preserve">The second line uses the</w:t>
      </w:r>
      <w:r>
        <w:t xml:space="preserve"> </w:t>
      </w:r>
      <w:hyperlink r:id="rId40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j</m:t>
        </m:r>
        <m:r>
          <m:rPr>
            <m:sty m:val="p"/>
          </m:rPr>
          <m:t>+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4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1"/>
    <w:bookmarkStart w:id="42" w:name="def-derivation"/>
    <w:p>
      <w:pPr>
        <w:pStyle w:val="FirstParagraph"/>
      </w:pPr>
      <w:r>
        <w:rPr>
          <w:b/>
          <w:bCs/>
        </w:rPr>
        <w:t xml:space="preserve">Definition 15 (Derivation)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derivation</w:t>
      </w:r>
      <w:r>
        <w:t xml:space="preserve"> </w:t>
      </w:r>
      <w:r>
        <w:t xml:space="preserve">is a proof (</w:t>
      </w:r>
      <w:hyperlink w:anchor="def-proof">
        <w:r>
          <w:rPr>
            <w:rStyle w:val="Hyperlink"/>
          </w:rPr>
          <w:t xml:space="preserve">Definition 14</w:t>
        </w:r>
      </w:hyperlink>
      <w:r>
        <w:t xml:space="preserve">), or a part of one,</w:t>
      </w:r>
      <w:r>
        <w:t xml:space="preserve"> </w:t>
      </w:r>
      <w:r>
        <w:t xml:space="preserve">written as a chain of expressions, one per line,</w:t>
      </w:r>
      <w:r>
        <w:t xml:space="preserve"> </w:t>
      </w:r>
      <w:r>
        <w:t xml:space="preserve">in which each line is joined to the line before it</w:t>
      </w:r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 by an inequality sign (</w:t>
      </w:r>
      <w:hyperlink w:anchor="def-inequality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and carries an annotation that names the reason that step holds:</w:t>
      </w:r>
      <w:r>
        <w:t xml:space="preserve"> </w:t>
      </w:r>
      <w:r>
        <w:t xml:space="preserve">an assumption, a definition, a previously proved result, or a rule of algebra.</w:t>
      </w:r>
    </w:p>
    <w:bookmarkEnd w:id="42"/>
    <w:bookmarkStart w:id="44" w:name="exm-derivation"/>
    <w:p>
      <w:pPr>
        <w:pStyle w:val="BodyText"/>
      </w:pPr>
      <w:r>
        <w:rPr>
          <w:b/>
          <w:bCs/>
        </w:rPr>
        <w:t xml:space="preserve">Example 15 (A derivation with equalities and inequalities)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uses the</w:t>
      </w:r>
      <w:r>
        <w:t xml:space="preserve"> </w:t>
      </w:r>
      <w:hyperlink r:id="rId43">
        <w:r>
          <w:rPr>
            <w:rStyle w:val="Hyperlink"/>
          </w:rPr>
          <w:t xml:space="preserve">square of a sum</w:t>
        </w:r>
      </w:hyperlink>
      <w:r>
        <w:t xml:space="preserve">.</w:t>
      </w:r>
      <w:r>
        <w:t xml:space="preserve"> </w:t>
      </w:r>
      <w:r>
        <w:t xml:space="preserve">The steps are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the derivation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, and</w:t>
      </w:r>
      <w:r>
        <w:t xml:space="preserve"> </w:t>
      </w:r>
      <m:oMath>
        <m:r>
          <m:t>16</m:t>
        </m:r>
        <m:r>
          <m:rPr>
            <m:sty m:val="p"/>
          </m:rPr>
          <m:t>&gt;</m:t>
        </m:r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bookmarkEnd w:id="44"/>
    <w:bookmarkStart w:id="45" w:name="thm-derivation-chain"/>
    <w:p>
      <w:pPr>
        <w:pStyle w:val="BodyText"/>
      </w:pPr>
      <w:r>
        <w:rPr>
          <w:b/>
          <w:bCs/>
        </w:rPr>
        <w:t xml:space="preserve">Theorem 1 (What a derivation shows)</w:t>
      </w:r>
      <w:r>
        <w:t xml:space="preserve"> </w:t>
      </w:r>
      <w:r>
        <w:t xml:space="preserve">Consider a derivation (</w:t>
      </w:r>
      <w:hyperlink w:anchor="def-derivation">
        <w:r>
          <w:rPr>
            <w:rStyle w:val="Hyperlink"/>
          </w:rPr>
          <w:t xml:space="preserve">Definition 15</w:t>
        </w:r>
      </w:hyperlink>
      <w:r>
        <w:t xml:space="preserve">) with expressions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where each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joined to the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before it 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at least one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The same holds with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End w:id="4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 a fact about two steps in a row.</w:t>
      </w:r>
      <w:r>
        <w:t xml:space="preserve"> </w:t>
      </w:r>
      <w:r>
        <w:t xml:space="preserve">For numbers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 if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each one of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t>c</m:t>
        </m:r>
      </m:oMath>
      <w:r>
        <w:t xml:space="preserve">, 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</w:p>
    <w:p>
      <w:pPr>
        <w:pStyle w:val="Compact"/>
        <w:numPr>
          <w:ilvl w:val="0"/>
          <w:numId w:val="1018"/>
        </w:numPr>
      </w:pPr>
      <m:oMath>
        <m:r>
          <m:rPr>
            <m:sty m:val="p"/>
          </m:rPr>
          <m:t>&lt;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;</w:t>
      </w:r>
    </w:p>
    <w:p>
      <w:pPr>
        <w:pStyle w:val="Compact"/>
        <w:numPr>
          <w:ilvl w:val="0"/>
          <w:numId w:val="1018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;</w:t>
      </w:r>
    </w:p>
    <w:p>
      <w:pPr>
        <w:pStyle w:val="Compact"/>
        <w:numPr>
          <w:ilvl w:val="0"/>
          <w:numId w:val="1018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</w:p>
    <w:p>
      <w:pPr>
        <w:pStyle w:val="FirstParagraph"/>
      </w:pPr>
      <w:r>
        <w:t xml:space="preserve">This holds in each case:</w:t>
      </w:r>
    </w:p>
    <w:p>
      <w:pPr>
        <w:pStyle w:val="Compact"/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equalities are transitive</w:t>
        </w:r>
      </w:hyperlink>
      <w:r>
        <w:t xml:space="preserve">).</w:t>
      </w:r>
    </w:p>
    <w:p>
      <w:pPr>
        <w:pStyle w:val="Compact"/>
        <w:numPr>
          <w:ilvl w:val="0"/>
          <w:numId w:val="1019"/>
        </w:numPr>
      </w:pPr>
      <w:r>
        <w:t xml:space="preserve">If exactly one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replace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 the equal expression</w:t>
      </w:r>
      <w:r>
        <w:t xml:space="preserve"> </w:t>
      </w:r>
      <w:r>
        <w:t xml:space="preserve">in the other relation (</w:t>
      </w:r>
      <w:hyperlink r:id="rId47">
        <w:r>
          <w:rPr>
            <w:rStyle w:val="Hyperlink"/>
          </w:rPr>
          <w:t xml:space="preserve">substitution</w:t>
        </w:r>
      </w:hyperlink>
      <w:r>
        <w:t xml:space="preserve">).</w:t>
      </w:r>
      <w:r>
        <w:t xml:space="preserve"> </w:t>
      </w:r>
      <w:r>
        <w:t xml:space="preserve">This gives the other relation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If neither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 each of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strict</w:t>
        </w:r>
      </w:hyperlink>
      <w:r>
        <w:t xml:space="preserve"> </w:t>
      </w:r>
      <w:r>
        <w:t xml:space="preserve">and</w:t>
      </w:r>
      <w:r>
        <w:t xml:space="preserve"> </w:t>
      </w:r>
      <w:hyperlink r:id="rId49">
        <w:r>
          <w:rPr>
            <w:rStyle w:val="Hyperlink"/>
          </w:rPr>
          <w:t xml:space="preserve">non-strict inequalities</w:t>
        </w:r>
      </w:hyperlink>
      <w:r>
        <w:t xml:space="preserve">).</w:t>
      </w:r>
      <w:r>
        <w:t xml:space="preserve"> </w:t>
      </w:r>
      <w:r>
        <w:t xml:space="preserve">A case with an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covered by the previous bullet, and the remaining case is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c</m:t>
        </m:r>
      </m:oMath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c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is transitive on the real numbers.</w:t>
      </w:r>
      <w:r>
        <w:t xml:space="preserve"> </w:t>
      </w:r>
      <w:r>
        <w:t xml:space="preserve">So two steps that are each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if either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.</w:t>
      </w:r>
    </w:p>
    <w:p>
      <w:pPr>
        <w:pStyle w:val="FirstParagraph"/>
      </w:pPr>
      <w:r>
        <w:t xml:space="preserve">Now let</w:t>
      </w:r>
      <w:r>
        <w:t xml:space="preserve"> </w:t>
      </w:r>
      <m:oMath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relation named by the same rule applied to the first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steps of the chain,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being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  <w:r>
        <w:t xml:space="preserve"> </w:t>
      </w:r>
      <w:r>
        <w:t xml:space="preserve">We show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induction 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, then the step from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and the fact above give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which is part 1.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which is part 2.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when some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which is part 3.</w:t>
      </w:r>
    </w:p>
    <w:p>
      <w:pPr>
        <w:pStyle w:val="BodyText"/>
      </w:pPr>
      <w:r>
        <w:t xml:space="preserve">The argument for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is the same with the inequalities reversed.</w:t>
      </w:r>
    </w:p>
    <w:bookmarkStart w:id="50" w:name="exm-derivation-chain"/>
    <w:p>
      <w:pPr>
        <w:pStyle w:val="BodyText"/>
      </w:pPr>
      <w:r>
        <w:rPr>
          <w:b/>
          <w:bCs/>
        </w:rPr>
        <w:t xml:space="preserve">Example 16 (Checking a derivation line by line)</w:t>
      </w:r>
      <w:r>
        <w:t xml:space="preserve"> </w:t>
      </w:r>
      <w:r>
        <w:t xml:space="preserve">The derivation in</w:t>
      </w:r>
      <w:r>
        <w:t xml:space="preserve"> </w:t>
      </w:r>
      <w:hyperlink w:anchor="exm-derivation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has the steps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it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The code evaluates the four lines of that derivation at several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checks each step and the comparison of the first line with the last.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line_0 =</w:t>
      </w:r>
      <w:r>
        <w:rPr>
          <w:rStyle w:val="NormalTok"/>
        </w:rPr>
        <w:t xml:space="preserve"> 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line_1 =</w:t>
      </w:r>
      <w:r>
        <w:rPr>
          <w:rStyle w:val="NormalTok"/>
        </w:rPr>
        <w:t xml:space="preserve"> 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line_3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lines,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step_1_equal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line_1,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step_2_geq =</w:t>
      </w:r>
      <w:r>
        <w:rPr>
          <w:rStyle w:val="NormalTok"/>
        </w:rPr>
        <w:t xml:space="preserve"> line_1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line_2,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step_3_greater =</w:t>
      </w:r>
      <w:r>
        <w:rPr>
          <w:rStyle w:val="NormalTok"/>
        </w:rPr>
        <w:t xml:space="preserve"> line_2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first_greater_than_last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line_0 line_1 line_2 line_3</w:t>
      </w:r>
      <w:r>
        <w:br/>
      </w:r>
      <w:r>
        <w:rPr>
          <w:rStyle w:val="CommentTok"/>
        </w:rPr>
        <w:t xml:space="preserve">#&gt;   &lt;dbl&gt;  &lt;dbl&gt;  &lt;dbl&gt;  &lt;dbl&gt;  &lt;dbl&gt;</w:t>
      </w:r>
      <w:r>
        <w:br/>
      </w:r>
      <w:r>
        <w:rPr>
          <w:rStyle w:val="CommentTok"/>
        </w:rPr>
        <w:t xml:space="preserve">#&gt; 1    -3      4      4     -5     -6</w:t>
      </w:r>
      <w:r>
        <w:br/>
      </w:r>
      <w:r>
        <w:rPr>
          <w:rStyle w:val="CommentTok"/>
        </w:rPr>
        <w:t xml:space="preserve">#&gt; 2    -1      0      0     -1     -2</w:t>
      </w:r>
      <w:r>
        <w:br/>
      </w:r>
      <w:r>
        <w:rPr>
          <w:rStyle w:val="CommentTok"/>
        </w:rPr>
        <w:t xml:space="preserve">#&gt; 3     0      1      1      1      0</w:t>
      </w:r>
      <w:r>
        <w:br/>
      </w:r>
      <w:r>
        <w:rPr>
          <w:rStyle w:val="CommentTok"/>
        </w:rPr>
        <w:t xml:space="preserve">#&gt; 4     2      9      9      5      4</w:t>
      </w:r>
      <w:r>
        <w:br/>
      </w:r>
      <w:r>
        <w:rPr>
          <w:rStyle w:val="CommentTok"/>
        </w:rPr>
        <w:t xml:space="preserve">#&gt; 5     3     16     16      7      6</w:t>
      </w:r>
      <w:r>
        <w:br/>
      </w:r>
      <w:r>
        <w:rPr>
          <w:rStyle w:val="NormalTok"/>
        </w:rPr>
        <w:t xml:space="preserve">steps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step_1_equal step_2_geq step_3_greater first_greater_than_last</w:t>
      </w:r>
      <w:r>
        <w:br/>
      </w:r>
      <w:r>
        <w:rPr>
          <w:rStyle w:val="CommentTok"/>
        </w:rPr>
        <w:t xml:space="preserve">#&gt;   &lt;dbl&gt; &lt;lgl&gt;        &lt;lgl&gt;      &lt;lgl&gt;          &lt;lgl&gt;                  </w:t>
      </w:r>
      <w:r>
        <w:br/>
      </w:r>
      <w:r>
        <w:rPr>
          <w:rStyle w:val="CommentTok"/>
        </w:rPr>
        <w:t xml:space="preserve">#&gt; 1    -3 TRUE         TRUE       TRUE           TRUE                   </w:t>
      </w:r>
      <w:r>
        <w:br/>
      </w:r>
      <w:r>
        <w:rPr>
          <w:rStyle w:val="CommentTok"/>
        </w:rPr>
        <w:t xml:space="preserve">#&gt; 2    -1 TRUE         TRUE       TRUE           TRUE                   </w:t>
      </w:r>
      <w:r>
        <w:br/>
      </w:r>
      <w:r>
        <w:rPr>
          <w:rStyle w:val="CommentTok"/>
        </w:rPr>
        <w:t xml:space="preserve">#&gt; 3     0 TRUE         TRUE       TRUE           TRUE                   </w:t>
      </w:r>
      <w:r>
        <w:br/>
      </w:r>
      <w:r>
        <w:rPr>
          <w:rStyle w:val="CommentTok"/>
        </w:rPr>
        <w:t xml:space="preserve">#&gt; 4     2 TRUE         TRUE       TRUE           TRUE                   </w:t>
      </w:r>
      <w:r>
        <w:br/>
      </w:r>
      <w:r>
        <w:rPr>
          <w:rStyle w:val="CommentTok"/>
        </w:rPr>
        <w:t xml:space="preserve">#&gt; 5     3 TRUE         TRUE       TRUE           TRUE</w:t>
      </w:r>
    </w:p>
    <w:p>
      <w:pPr>
        <w:pStyle w:val="FirstParagraph"/>
      </w:pPr>
      <w:r>
        <w:t xml:space="preserve">At all 5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three steps hold in 5, 5</w:t>
      </w:r>
      <w:r>
        <w:t xml:space="preserve"> </w:t>
      </w:r>
      <w:r>
        <w:t xml:space="preserve">and 5 cases,</w:t>
      </w:r>
      <w:r>
        <w:t xml:space="preserve"> </w:t>
      </w:r>
      <w:r>
        <w:t xml:space="preserve">and the first line exceeds the last in 5 cases,</w:t>
      </w:r>
      <w:r>
        <w:t xml:space="preserve"> </w:t>
      </w:r>
      <w:r>
        <w:t xml:space="preserve">as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for example, the first line is 1 and the last is 0.</w:t>
      </w:r>
    </w:p>
    <w:bookmarkEnd w:id="50"/>
    <w:bookmarkStart w:id="51" w:name="def-result"/>
    <w:p>
      <w:pPr>
        <w:pStyle w:val="BodyText"/>
      </w:pPr>
      <w:r>
        <w:rPr>
          <w:b/>
          <w:bCs/>
        </w:rPr>
        <w:t xml:space="preserve">Definition 16 (Result)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result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that has a proof (</w:t>
      </w:r>
      <w:hyperlink w:anchor="def-proof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These notes label each result by its role:</w:t>
      </w:r>
      <w:r>
        <w:t xml:space="preserve"> </w:t>
      </w:r>
      <w:r>
        <w:t xml:space="preserve">as a theorem (</w:t>
      </w:r>
      <w:hyperlink w:anchor="def-theorem">
        <w:r>
          <w:rPr>
            <w:rStyle w:val="Hyperlink"/>
          </w:rPr>
          <w:t xml:space="preserve">Definition 17</w:t>
        </w:r>
      </w:hyperlink>
      <w:r>
        <w:t xml:space="preserve">), a lemma (</w:t>
      </w:r>
      <w:hyperlink w:anchor="def-lemma">
        <w:r>
          <w:rPr>
            <w:rStyle w:val="Hyperlink"/>
          </w:rPr>
          <w:t xml:space="preserve">Definition 18</w:t>
        </w:r>
      </w:hyperlink>
      <w:r>
        <w:t xml:space="preserve">), or a corollary (</w:t>
      </w:r>
      <w:hyperlink w:anchor="def-corollary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51"/>
    <w:bookmarkStart w:id="52" w:name="exm-result"/>
    <w:p>
      <w:pPr>
        <w:pStyle w:val="BodyText"/>
      </w:pPr>
      <w:r>
        <w:rPr>
          <w:b/>
          <w:bCs/>
        </w:rPr>
        <w:t xml:space="preserve">Example 17 (A proposition that is a result, and one that is not)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 that has a proof,</w:t>
      </w:r>
      <w:r>
        <w:t xml:space="preserve"> </w:t>
      </w:r>
      <w:r>
        <w:t xml:space="preserve">the computation of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so it is a result.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 </w:t>
      </w:r>
      <w:r>
        <w:t xml:space="preserve">is a proposition that is false,</w:t>
      </w:r>
      <w:r>
        <w:t xml:space="preserve"> </w:t>
      </w:r>
      <w:r>
        <w:t xml:space="preserve">so it has no proof and is not a result.</w:t>
      </w:r>
    </w:p>
    <w:bookmarkEnd w:id="52"/>
    <w:bookmarkStart w:id="53" w:name="rem-proposition-as-result"/>
    <w:p>
      <w:pPr>
        <w:pStyle w:val="BodyText"/>
      </w:pPr>
      <w:r>
        <w:rPr>
          <w:i/>
          <w:iCs/>
        </w:rPr>
        <w:t xml:space="preserve">Remark 1</w:t>
      </w:r>
      <w:r>
        <w:t xml:space="preserve"> (</w:t>
      </w:r>
      <w:r>
        <w:t xml:space="preserve">“Proposition”</w:t>
      </w:r>
      <w:r>
        <w:t xml:space="preserve"> </w:t>
      </w:r>
      <w:r>
        <w:t xml:space="preserve">as a kind of result). </w:t>
      </w:r>
      <w:r>
        <w:t xml:space="preserve">Some sources also call a result of moderate importance a</w:t>
      </w:r>
      <w:r>
        <w:t xml:space="preserve"> </w:t>
      </w:r>
      <w:r>
        <w:t xml:space="preserve">“proposition”</w:t>
      </w:r>
      <w:r>
        <w:t xml:space="preserve">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“proposition”</w:t>
      </w:r>
      <w:r>
        <w:t xml:space="preserve"> </w:t>
      </w:r>
      <w:r>
        <w:t xml:space="preserve">always means a sentence that is true or false</w:t>
      </w:r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), whether or not it has been proved.</w:t>
      </w:r>
    </w:p>
    <w:bookmarkEnd w:id="53"/>
    <w:bookmarkStart w:id="54" w:name="def-theorem"/>
    <w:p>
      <w:pPr>
        <w:pStyle w:val="BodyText"/>
      </w:pPr>
      <w:r>
        <w:rPr>
          <w:b/>
          <w:bCs/>
        </w:rPr>
        <w:t xml:space="preserve">Definition 17 (Theorem)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theorem</w:t>
      </w:r>
      <w:r>
        <w:t xml:space="preserve"> </w:t>
      </w:r>
      <w:r>
        <w:t xml:space="preserve">[14]</w:t>
      </w:r>
      <w:r>
        <w:t xml:space="preserve"> </w:t>
      </w:r>
      <w:r>
        <w:t xml:space="preserve">is a result (</w:t>
      </w:r>
      <w:hyperlink w:anchor="def-result">
        <w:r>
          <w:rPr>
            <w:rStyle w:val="Hyperlink"/>
          </w:rPr>
          <w:t xml:space="preserve">Definition 16</w:t>
        </w:r>
      </w:hyperlink>
      <w:r>
        <w:t xml:space="preserve">) of interest in its own right.</w:t>
      </w:r>
    </w:p>
    <w:bookmarkEnd w:id="54"/>
    <w:bookmarkStart w:id="55" w:name="exm-theorem-sum-evens"/>
    <w:p>
      <w:pPr>
        <w:pStyle w:val="BodyText"/>
      </w:pPr>
      <w:r>
        <w:rPr>
          <w:b/>
          <w:bCs/>
        </w:rPr>
        <w:t xml:space="preserve">Example 18 (A theorem)</w:t>
      </w:r>
      <w:r>
        <w:t xml:space="preserve"> </w:t>
      </w:r>
      <w:r>
        <w:t xml:space="preserve">“The sum of two even integers is even”</w:t>
      </w:r>
      <w:r>
        <w:t xml:space="preserve"> </w:t>
      </w:r>
      <w:r>
        <w:t xml:space="preserve">is a result: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proves it.</w:t>
      </w:r>
      <w:r>
        <w:t xml:space="preserve"> </w:t>
      </w:r>
      <w:r>
        <w:t xml:space="preserve">It is of interest in its own right,</w:t>
      </w:r>
      <w:r>
        <w:t xml:space="preserve"> </w:t>
      </w:r>
      <w:r>
        <w:t xml:space="preserve">since it applies whenever two even integers are added, as in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so it is a theorem.</w:t>
      </w:r>
    </w:p>
    <w:bookmarkEnd w:id="55"/>
    <w:bookmarkStart w:id="56" w:name="def-lemma"/>
    <w:p>
      <w:pPr>
        <w:pStyle w:val="BodyText"/>
      </w:pPr>
      <w:r>
        <w:rPr>
          <w:b/>
          <w:bCs/>
        </w:rPr>
        <w:t xml:space="preserve">Definition 18 (Lemma)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lemma</w:t>
      </w:r>
      <w:r>
        <w:t xml:space="preserve"> </w:t>
      </w:r>
      <w:r>
        <w:t xml:space="preserve">[15]</w:t>
      </w:r>
      <w:r>
        <w:t xml:space="preserve"> </w:t>
      </w:r>
      <w:r>
        <w:t xml:space="preserve">is a result (</w:t>
      </w:r>
      <w:hyperlink w:anchor="def-result">
        <w:r>
          <w:rPr>
            <w:rStyle w:val="Hyperlink"/>
          </w:rPr>
          <w:t xml:space="preserve">Definition 16</w:t>
        </w:r>
      </w:hyperlink>
      <w:r>
        <w:t xml:space="preserve">) proved mainly as a step in the proof of another result.</w:t>
      </w:r>
    </w:p>
    <w:bookmarkEnd w:id="56"/>
    <w:bookmarkStart w:id="57" w:name="exm-lemma"/>
    <w:p>
      <w:pPr>
        <w:pStyle w:val="BodyText"/>
      </w:pPr>
      <w:r>
        <w:rPr>
          <w:b/>
          <w:bCs/>
        </w:rPr>
        <w:t xml:space="preserve">Example 19 (A lemma in the proof of a larger result)</w:t>
      </w:r>
      <w:r>
        <w:t xml:space="preserve"> </w:t>
      </w:r>
      <w:r>
        <w:t xml:space="preserve">To show that the sum of four even integers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write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 result of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are even,</w:t>
      </w:r>
      <w:r>
        <w:t xml:space="preserve"> </w:t>
      </w:r>
      <w:r>
        <w:t xml:space="preserve">and applying that result again to these two sums shows that their sum is even.</w:t>
      </w:r>
      <w:r>
        <w:t xml:space="preserve"> </w:t>
      </w:r>
      <w:r>
        <w:t xml:space="preserve">Here that result is proved mainly as a step in the proof of another result,</w:t>
      </w:r>
      <w:r>
        <w:t xml:space="preserve"> </w:t>
      </w:r>
      <w:r>
        <w:t xml:space="preserve">so it serves as a lemma.</w:t>
      </w:r>
      <w:r>
        <w:t xml:space="preserve"> </w:t>
      </w:r>
      <w:r>
        <w:t xml:space="preserve">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6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+</m:t>
        </m:r>
        <m:r>
          <m:t>14</m:t>
        </m:r>
        <m:r>
          <m:rPr>
            <m:sty m:val="p"/>
          </m:rPr>
          <m:t>=</m:t>
        </m:r>
        <m:r>
          <m:t>20</m:t>
        </m:r>
      </m:oMath>
      <w:r>
        <w:t xml:space="preserve">, which is even.</w:t>
      </w:r>
    </w:p>
    <w:bookmarkEnd w:id="57"/>
    <w:bookmarkStart w:id="58" w:name="def-corollary"/>
    <w:p>
      <w:pPr>
        <w:pStyle w:val="BodyText"/>
      </w:pPr>
      <w:r>
        <w:rPr>
          <w:b/>
          <w:bCs/>
        </w:rPr>
        <w:t xml:space="preserve">Definition 19 (Corollary)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corollary</w:t>
      </w:r>
      <w:r>
        <w:t xml:space="preserve"> </w:t>
      </w:r>
      <w:r>
        <w:t xml:space="preserve">[16]</w:t>
      </w:r>
      <w:r>
        <w:t xml:space="preserve"> </w:t>
      </w:r>
      <w:r>
        <w:t xml:space="preserve">is a result (</w:t>
      </w:r>
      <w:hyperlink w:anchor="def-result">
        <w:r>
          <w:rPr>
            <w:rStyle w:val="Hyperlink"/>
          </w:rPr>
          <w:t xml:space="preserve">Definition 16</w:t>
        </w:r>
      </w:hyperlink>
      <w:r>
        <w:t xml:space="preserve">) that follows from a theorem</w:t>
      </w:r>
      <w:r>
        <w:t xml:space="preserve"> </w:t>
      </w:r>
      <w:r>
        <w:t xml:space="preserve">with little extra work.</w:t>
      </w:r>
    </w:p>
    <w:bookmarkEnd w:id="58"/>
    <w:bookmarkStart w:id="59" w:name="exm-theorem"/>
    <w:p>
      <w:pPr>
        <w:pStyle w:val="BodyText"/>
      </w:pPr>
      <w:r>
        <w:rPr>
          <w:b/>
          <w:bCs/>
        </w:rPr>
        <w:t xml:space="preserve">Example 20 (A corollary of a result)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proves the result</w:t>
      </w:r>
      <w:r>
        <w:t xml:space="preserve"> </w:t>
      </w:r>
      <w:r>
        <w:t xml:space="preserve">“the sum of two even integers is even”</w:t>
      </w:r>
      <w:r>
        <w:t xml:space="preserve">.</w:t>
      </w:r>
      <w:r>
        <w:t xml:space="preserve"> </w:t>
      </w:r>
      <w:r>
        <w:t xml:space="preserve">A corollary follows with little extra work:</w:t>
      </w:r>
      <w:r>
        <w:t xml:space="preserve"> </w:t>
      </w:r>
      <w:r>
        <w:t xml:space="preserve">the sum of three even integers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by that result,</w:t>
      </w:r>
      <w:r>
        <w:t xml:space="preserve"> </w:t>
      </w:r>
      <w:r>
        <w:t xml:space="preserve">and applying the result again to the even integers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even.</w:t>
      </w:r>
    </w:p>
    <w:bookmarkEnd w:id="59"/>
    <w:bookmarkStart w:id="60" w:name="def-counterexample"/>
    <w:p>
      <w:pPr>
        <w:pStyle w:val="BodyText"/>
      </w:pPr>
      <w:r>
        <w:rPr>
          <w:b/>
          <w:bCs/>
        </w:rPr>
        <w:t xml:space="preserve">Definition 20 (Counterexample)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counterexample</w:t>
      </w:r>
      <w:r>
        <w:t xml:space="preserve"> </w:t>
      </w:r>
      <w:r>
        <w:t xml:space="preserve">[17]</w:t>
      </w:r>
      <w:r>
        <w:t xml:space="preserve"> </w:t>
      </w:r>
      <w:r>
        <w:t xml:space="preserve">to a proposition of the form</w:t>
      </w:r>
      <w:r>
        <w:t xml:space="preserve"> 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predicate 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is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A single counterexample shows that the proposition is false.</w:t>
      </w:r>
    </w:p>
    <w:bookmarkEnd w:id="60"/>
    <w:bookmarkStart w:id="61" w:name="exm-counterexample"/>
    <w:p>
      <w:pPr>
        <w:pStyle w:val="BodyText"/>
      </w:pPr>
      <w:r>
        <w:rPr>
          <w:b/>
          <w:bCs/>
        </w:rPr>
        <w:t xml:space="preserve">Example 21 (A counterexample)</w:t>
      </w:r>
      <w:r>
        <w:t xml:space="preserve"> </w:t>
      </w:r>
      <w:r>
        <w:t xml:space="preserve">The proposition</w:t>
      </w:r>
      <w:r>
        <w:t xml:space="preserve"> </w:t>
      </w:r>
      <w:r>
        <w:t xml:space="preserve">“for every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&gt;</m:t>
        </m:r>
        <m:r>
          <m:t>n</m:t>
        </m:r>
      </m:oMath>
      <w:r>
        <w:t xml:space="preserve">”</w:t>
      </w:r>
      <w:r>
        <w:t xml:space="preserve"> </w:t>
      </w:r>
      <w:r>
        <w:t xml:space="preserve">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counterexample: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The proposition is true for some integers, such 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&gt;</m:t>
        </m:r>
        <m:r>
          <m:t>3</m:t>
        </m:r>
      </m:oMath>
      <w:r>
        <w:t xml:space="preserve">,</w:t>
      </w:r>
      <w:r>
        <w:t xml:space="preserve"> </w:t>
      </w:r>
      <w:r>
        <w:t xml:space="preserve">but one counterexample is enough to make it false.</w:t>
      </w:r>
    </w:p>
    <w:bookmarkEnd w:id="61"/>
    <w:bookmarkStart w:id="62" w:name="def-converse"/>
    <w:p>
      <w:pPr>
        <w:pStyle w:val="BodyText"/>
      </w:pPr>
      <w:r>
        <w:rPr>
          <w:b/>
          <w:bCs/>
        </w:rPr>
        <w:t xml:space="preserve">Definition 21 (Converse)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converse</w:t>
      </w:r>
      <w:r>
        <w:t xml:space="preserve"> </w:t>
      </w:r>
      <w:r>
        <w:t xml:space="preserve">[18]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Q</m:t>
        </m:r>
      </m:oMath>
      <w:r>
        <w:t xml:space="preserve">, then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.</w:t>
      </w:r>
    </w:p>
    <w:bookmarkEnd w:id="62"/>
    <w:bookmarkStart w:id="63" w:name="exm-converse"/>
    <w:p>
      <w:pPr>
        <w:pStyle w:val="BodyText"/>
      </w:pPr>
      <w:r>
        <w:rPr>
          <w:b/>
          <w:bCs/>
        </w:rPr>
        <w:t xml:space="preserve">Example 22 (A true proposition with a false converse)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n</m:t>
        </m:r>
      </m:oMath>
      <w:r>
        <w:t xml:space="preserve">, call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numPr>
          <w:ilvl w:val="0"/>
          <w:numId w:val="1020"/>
        </w:numPr>
      </w:pP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k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2</m:t>
        </m:r>
        <m:r>
          <m:t>k</m:t>
        </m:r>
      </m:oMath>
      <w:r>
        <w:t xml:space="preserve"> </w:t>
      </w:r>
      <w:r>
        <w:t xml:space="preserve">is an integer.</w:t>
      </w:r>
    </w:p>
    <w:p>
      <w:pPr>
        <w:numPr>
          <w:ilvl w:val="0"/>
          <w:numId w:val="1020"/>
        </w:numPr>
      </w:pPr>
      <w:r>
        <w:t xml:space="preserve">Its converse,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”</w:t>
      </w:r>
      <w:r>
        <w:t xml:space="preserve">, 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counterexample (</w:t>
      </w:r>
      <w:hyperlink w:anchor="def-counterexample">
        <w:r>
          <w:rPr>
            <w:rStyle w:val="Hyperlink"/>
          </w:rPr>
          <w:t xml:space="preserve">Definition 20</w:t>
        </w:r>
      </w:hyperlink>
      <w:r>
        <w:t xml:space="preserve">):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even, but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which is not an integer.</w:t>
      </w:r>
    </w:p>
    <w:p>
      <w:pPr>
        <w:pStyle w:val="FirstParagraph"/>
      </w:pPr>
      <w:r>
        <w:t xml:space="preserve">So a proposition can be true while its converse is false.</w:t>
      </w:r>
    </w:p>
    <w:bookmarkEnd w:id="63"/>
    <w:bookmarkStart w:id="64" w:name="def-sufficient-condition"/>
    <w:p>
      <w:pPr>
        <w:pStyle w:val="BodyText"/>
      </w:pPr>
      <w:r>
        <w:rPr>
          <w:b/>
          <w:bCs/>
        </w:rPr>
        <w:t xml:space="preserve">Definition 22 (Sufficient condition)</w:t>
      </w:r>
      <w:r>
        <w:t xml:space="preserve"> </w:t>
      </w:r>
      <w:r>
        <w:t xml:space="preserve">When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sufficient condition</w:t>
      </w:r>
      <w:r>
        <w:t xml:space="preserve"> </w:t>
      </w:r>
      <w:r>
        <w:t xml:space="preserve">[19]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.</w:t>
      </w:r>
    </w:p>
    <w:bookmarkEnd w:id="64"/>
    <w:bookmarkStart w:id="65" w:name="exm-sufficient-condition"/>
    <w:p>
      <w:pPr>
        <w:pStyle w:val="BodyText"/>
      </w:pPr>
      <w:r>
        <w:rPr>
          <w:b/>
          <w:bCs/>
        </w:rPr>
        <w:t xml:space="preserve">Example 23 (A sufficient condition)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 a number greater than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:</w:t>
      </w:r>
      <w:r>
        <w:t xml:space="preserve"> </w:t>
      </w:r>
      <w:r>
        <w:t xml:space="preserve">knowing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enough to conclude that</w:t>
      </w:r>
      <w:r>
        <w:t xml:space="preserve"> </w:t>
      </w:r>
      <m:oMath>
        <m:r>
          <m:t>6</m:t>
        </m:r>
        <m:r>
          <m:rPr>
            <m:sty m:val="p"/>
          </m:rPr>
          <m:t>&gt;</m:t>
        </m:r>
        <m:r>
          <m:t>2</m:t>
        </m:r>
      </m:oMath>
      <w:r>
        <w:t xml:space="preserve">.</w:t>
      </w:r>
    </w:p>
    <w:bookmarkEnd w:id="65"/>
    <w:bookmarkStart w:id="66" w:name="def-necessary-condition"/>
    <w:p>
      <w:pPr>
        <w:pStyle w:val="BodyText"/>
      </w:pPr>
      <w:r>
        <w:rPr>
          <w:b/>
          <w:bCs/>
        </w:rPr>
        <w:t xml:space="preserve">Definition 23 (Necessary condition)</w:t>
      </w:r>
      <w:r>
        <w:t xml:space="preserve"> </w:t>
      </w:r>
      <w:r>
        <w:t xml:space="preserve">When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condition</w:t>
      </w:r>
      <w:r>
        <w:t xml:space="preserve"> </w:t>
      </w:r>
      <w:r>
        <w:t xml:space="preserve">[19]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.</w:t>
      </w:r>
    </w:p>
    <w:bookmarkEnd w:id="66"/>
    <w:bookmarkStart w:id="67" w:name="exm-necessary-condition"/>
    <w:p>
      <w:pPr>
        <w:pStyle w:val="BodyText"/>
      </w:pPr>
      <w:r>
        <w:rPr>
          <w:b/>
          <w:bCs/>
        </w:rPr>
        <w:t xml:space="preserve">Example 24 (A necessary condition)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6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3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6</m:t>
        </m:r>
        <m:r>
          <m:t>k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2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So being a multiple of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 necessary condition for being a multiple of</w:t>
      </w:r>
      <w:r>
        <w:t xml:space="preserve"> </w:t>
      </w:r>
      <m:oMath>
        <m:r>
          <m:t>6</m:t>
        </m:r>
      </m:oMath>
      <w:r>
        <w:t xml:space="preserve">:</w:t>
      </w:r>
      <w:r>
        <w:t xml:space="preserve"> </w:t>
      </w:r>
      <m:oMath>
        <m:r>
          <m:t>12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⋅</m:t>
        </m:r>
        <m:r>
          <m:t>2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6</m:t>
        </m:r>
      </m:oMath>
      <w:r>
        <w:t xml:space="preserve">, and it is also a multiple of</w:t>
      </w:r>
      <w:r>
        <w:t xml:space="preserve"> </w:t>
      </w:r>
      <m:oMath>
        <m:r>
          <m:t>3</m:t>
        </m:r>
      </m:oMath>
      <w:r>
        <w:t xml:space="preserve">, since</w:t>
      </w:r>
      <w:r>
        <w:t xml:space="preserve"> </w:t>
      </w:r>
      <m:oMath>
        <m:r>
          <m:t>12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bookmarkEnd w:id="67"/>
    <w:bookmarkStart w:id="68" w:name="def-necessary-sufficient"/>
    <w:p>
      <w:pPr>
        <w:pStyle w:val="BodyText"/>
      </w:pPr>
      <w:r>
        <w:rPr>
          <w:b/>
          <w:bCs/>
        </w:rPr>
        <w:t xml:space="preserve">Definition 24 (Necessary and sufficient condition)</w:t>
      </w:r>
      <w:r>
        <w:t xml:space="preserve"> </w:t>
      </w:r>
      <w:r>
        <w:t xml:space="preserve">When both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and its converse (</w:t>
      </w:r>
      <w:hyperlink w:anchor="def-converse">
        <w:r>
          <w:rPr>
            <w:rStyle w:val="Hyperlink"/>
          </w:rPr>
          <w:t xml:space="preserve">Definition 21</w:t>
        </w:r>
      </w:hyperlink>
      <w:r>
        <w:t xml:space="preserve">) are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and sufficient condition</w:t>
      </w:r>
      <w:r>
        <w:t xml:space="preserve"> </w:t>
      </w:r>
      <w:r>
        <w:t xml:space="preserve">[19]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(</w:t>
      </w:r>
      <w:hyperlink w:anchor="def-sufficient-condition">
        <w:r>
          <w:rPr>
            <w:rStyle w:val="Hyperlink"/>
          </w:rPr>
          <w:t xml:space="preserve">Definition 22</w:t>
        </w:r>
      </w:hyperlink>
      <w:r>
        <w:t xml:space="preserve">,</w:t>
      </w:r>
      <w:r>
        <w:t xml:space="preserve"> </w:t>
      </w:r>
      <w:hyperlink w:anchor="def-necessary-condition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written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</w:p>
    <w:bookmarkEnd w:id="68"/>
    <w:bookmarkStart w:id="69" w:name="exm-necessary-sufficient"/>
    <w:p>
      <w:pPr>
        <w:pStyle w:val="BodyText"/>
      </w:pPr>
      <w:r>
        <w:rPr>
          <w:b/>
          <w:bCs/>
        </w:rPr>
        <w:t xml:space="preserve">Example 25 (Necessary but not sufficient)</w:t>
      </w:r>
      <w:r>
        <w:t xml:space="preserve"> </w:t>
      </w:r>
      <w:r>
        <w:t xml:space="preserve">In</w:t>
      </w:r>
      <w:r>
        <w:t xml:space="preserve"> </w:t>
      </w:r>
      <w:hyperlink w:anchor="exm-converse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true, so:</w:t>
      </w:r>
    </w:p>
    <w:p>
      <w:pPr>
        <w:pStyle w:val="Compact"/>
        <w:numPr>
          <w:ilvl w:val="0"/>
          <w:numId w:val="1021"/>
        </w:numPr>
      </w:pPr>
      <w:r>
        <w:t xml:space="preserve">being 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even;</w:t>
      </w:r>
    </w:p>
    <w:p>
      <w:pPr>
        <w:pStyle w:val="Compact"/>
        <w:numPr>
          <w:ilvl w:val="0"/>
          <w:numId w:val="1021"/>
        </w:numPr>
      </w:pPr>
      <w:r>
        <w:t xml:space="preserve">being even is a necessary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 multiple of</w:t>
      </w:r>
      <w:r>
        <w:t xml:space="preserve"> </w:t>
      </w:r>
      <m:oMath>
        <m:r>
          <m:t>4</m:t>
        </m:r>
      </m:oMath>
      <w:r>
        <w:t xml:space="preserve">.</w:t>
      </w:r>
    </w:p>
    <w:p>
      <w:pPr>
        <w:pStyle w:val="FirstParagraph"/>
      </w:pPr>
      <w:r>
        <w:t xml:space="preserve">Being even is not a sufficient condition for being a multiple of</w:t>
      </w:r>
      <w:r>
        <w:t xml:space="preserve"> </w:t>
      </w:r>
      <m:oMath>
        <m:r>
          <m:t>4</m:t>
        </m:r>
      </m:oMath>
      <w:r>
        <w:t xml:space="preserve">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even, but not a multiple of</w:t>
      </w:r>
      <w:r>
        <w:t xml:space="preserve"> </w:t>
      </w:r>
      <m:oMath>
        <m:r>
          <m:t>4</m:t>
        </m:r>
      </m:oMath>
      <w:r>
        <w:t xml:space="preserve">.</w:t>
      </w:r>
    </w:p>
    <w:bookmarkEnd w:id="69"/>
    <w:bookmarkStart w:id="70" w:name="def-proof-by-contradiction"/>
    <w:p>
      <w:pPr>
        <w:pStyle w:val="BodyText"/>
      </w:pPr>
      <w:r>
        <w:rPr>
          <w:b/>
          <w:bCs/>
        </w:rPr>
        <w:t xml:space="preserve">Definition 25 (Proof by contradiction)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contradiction</w:t>
      </w:r>
      <w:r>
        <w:t xml:space="preserve"> </w:t>
      </w:r>
      <w:r>
        <w:t xml:space="preserve">[20]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assumes that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derives from that assumption a proposition that is known to be false.</w:t>
      </w:r>
    </w:p>
    <w:bookmarkEnd w:id="70"/>
    <w:bookmarkStart w:id="71" w:name="exm-proof-by-contradiction"/>
    <w:p>
      <w:pPr>
        <w:pStyle w:val="BodyText"/>
      </w:pPr>
      <w:r>
        <w:rPr>
          <w:b/>
          <w:bCs/>
        </w:rPr>
        <w:t xml:space="preserve">Example 26 (No integer is both even and odd)</w:t>
      </w:r>
      <w:r>
        <w:t xml:space="preserve"> </w:t>
      </w:r>
      <w:r>
        <w:t xml:space="preserve">Suppose, for contradiction, that some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both even and odd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equal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2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third line uses the</w:t>
      </w:r>
      <w:r>
        <w:t xml:space="preserve"> </w:t>
      </w:r>
      <w:hyperlink r:id="rId40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is an integer,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not,</w:t>
      </w:r>
      <w:r>
        <w:t xml:space="preserve"> </w:t>
      </w:r>
      <w:r>
        <w:t xml:space="preserve">so the last line is false.</w:t>
      </w:r>
      <w:r>
        <w:t xml:space="preserve"> </w:t>
      </w:r>
      <w:r>
        <w:t xml:space="preserve">So no integer is both even and odd.</w:t>
      </w:r>
      <w:r>
        <w:t xml:space="preserve"> </w:t>
      </w:r>
      <w:r>
        <w:t xml:space="preserve">For example,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and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2.5</m:t>
        </m:r>
      </m:oMath>
      <w:r>
        <w:t xml:space="preserve">, which is not an integer.</w:t>
      </w:r>
    </w:p>
    <w:bookmarkEnd w:id="71"/>
    <w:bookmarkStart w:id="72" w:name="thm-proof-by-contradiction"/>
    <w:p>
      <w:pPr>
        <w:pStyle w:val="BodyText"/>
      </w:pPr>
      <w:r>
        <w:rPr>
          <w:b/>
          <w:bCs/>
        </w:rPr>
        <w:t xml:space="preserve">Theorem 2 (A proof by contradiction proves its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propositions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then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implies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 only when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Here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and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not true.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whenever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must be true.</w:t>
      </w:r>
    </w:p>
    <w:bookmarkStart w:id="73" w:name="exm-proof-by-contradiction-truth-table"/>
    <w:p>
      <w:pPr>
        <w:pStyle w:val="BodyText"/>
      </w:pPr>
      <w:r>
        <w:rPr>
          <w:b/>
          <w:bCs/>
        </w:rPr>
        <w:t xml:space="preserve">Example 27 (A truth table for a proof by contradiction)</w:t>
      </w:r>
      <w:r>
        <w:t xml:space="preserve"> </w:t>
      </w:r>
      <w:r>
        <w:t xml:space="preserve">There are only four ways to assign truth values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 code lists them, with the truth value of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</w:t>
      </w:r>
      <w:r>
        <w:t xml:space="preserve"> </w:t>
      </w:r>
      <w:r>
        <w:t xml:space="preserve">and marks the rows where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SourceCode"/>
      </w:pPr>
      <w:r>
        <w:rPr>
          <w:rStyle w:val="NormalTok"/>
        </w:rPr>
        <w:t xml:space="preserve">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hypotheses_hold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Q     P     not_P_implies_Q hypotheses_hold</w:t>
      </w:r>
      <w:r>
        <w:br/>
      </w:r>
      <w:r>
        <w:rPr>
          <w:rStyle w:val="CommentTok"/>
        </w:rPr>
        <w:t xml:space="preserve">#&gt;   &lt;lgl&gt; &lt;lgl&gt; &lt;lgl&gt;           &lt;lgl&gt;          </w:t>
      </w:r>
      <w:r>
        <w:br/>
      </w:r>
      <w:r>
        <w:rPr>
          <w:rStyle w:val="CommentTok"/>
        </w:rPr>
        <w:t xml:space="preserve">#&gt; 1 TRUE  TRUE  TRUE            FALSE          </w:t>
      </w:r>
      <w:r>
        <w:br/>
      </w:r>
      <w:r>
        <w:rPr>
          <w:rStyle w:val="CommentTok"/>
        </w:rPr>
        <w:t xml:space="preserve">#&gt; 2 FALSE TRUE  TRUE            TRUE           </w:t>
      </w:r>
      <w:r>
        <w:br/>
      </w:r>
      <w:r>
        <w:rPr>
          <w:rStyle w:val="CommentTok"/>
        </w:rPr>
        <w:t xml:space="preserve">#&gt; 3 TRUE  FALSE TRUE            FALSE          </w:t>
      </w:r>
      <w:r>
        <w:br/>
      </w:r>
      <w:r>
        <w:rPr>
          <w:rStyle w:val="CommentTok"/>
        </w:rPr>
        <w:t xml:space="preserve">#&gt; 4 FALSE FALSE FALSE           FALSE</w:t>
      </w:r>
    </w:p>
    <w:p>
      <w:pPr>
        <w:pStyle w:val="FirstParagraph"/>
      </w:pPr>
      <w:r>
        <w:t xml:space="preserve">The hypotheses of</w:t>
      </w:r>
      <w:r>
        <w:t xml:space="preserve"> </w:t>
      </w:r>
      <w:hyperlink w:anchor="thm-proof-by-contradic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hold in 1 of the</w:t>
      </w:r>
      <w:r>
        <w:t xml:space="preserve"> </w:t>
      </w:r>
      <w:r>
        <w:t xml:space="preserve">4 rows,</w:t>
      </w:r>
      <w:r>
        <w:t xml:space="preserve"> </w:t>
      </w:r>
      <w:r>
        <w:t xml:space="preserve">and in 1 of them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So whenever the hypotheses hold,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73"/>
    <w:bookmarkEnd w:id="74"/>
    <w:bookmarkStart w:id="75" w:name="sec-dont-skip-steps"/>
    <w:p>
      <w:pPr>
        <w:pStyle w:val="Heading2"/>
      </w:pPr>
      <w:r>
        <w:t xml:space="preserve">2 Don’t skip steps</w:t>
      </w:r>
    </w:p>
    <w:p>
      <w:pPr>
        <w:pStyle w:val="FirstParagraph"/>
      </w:pPr>
      <w:r>
        <w:t xml:space="preserve">Show every step of the derivation.</w:t>
      </w:r>
      <w:r>
        <w:t xml:space="preserve"> </w:t>
      </w:r>
      <w:r>
        <w:t xml:space="preserve">Each line should follow from the previous line by a single, identifiable move:</w:t>
      </w:r>
    </w:p>
    <w:p>
      <w:pPr>
        <w:pStyle w:val="Compact"/>
        <w:numPr>
          <w:ilvl w:val="0"/>
          <w:numId w:val="1022"/>
        </w:numPr>
      </w:pPr>
      <w:r>
        <w:t xml:space="preserve">applying a definition,</w:t>
      </w:r>
    </w:p>
    <w:p>
      <w:pPr>
        <w:pStyle w:val="Compact"/>
        <w:numPr>
          <w:ilvl w:val="0"/>
          <w:numId w:val="1022"/>
        </w:numPr>
      </w:pPr>
      <w:r>
        <w:t xml:space="preserve">substituting a known result, or</w:t>
      </w:r>
    </w:p>
    <w:p>
      <w:pPr>
        <w:pStyle w:val="Compact"/>
        <w:numPr>
          <w:ilvl w:val="0"/>
          <w:numId w:val="1022"/>
        </w:numPr>
      </w:pPr>
      <w:r>
        <w:t xml:space="preserve">performing one algebraic operation.</w:t>
      </w:r>
    </w:p>
    <w:p>
      <w:pPr>
        <w:pStyle w:val="FirstParagraph"/>
      </w:pPr>
      <w:r>
        <w:t xml:space="preserve">When you skip steps,</w:t>
      </w:r>
      <w:r>
        <w:t xml:space="preserve"> </w:t>
      </w:r>
      <w:r>
        <w:t xml:space="preserve">you force the reader to reconstruct your reasoning,</w:t>
      </w:r>
      <w:r>
        <w:t xml:space="preserve"> </w:t>
      </w:r>
      <w:r>
        <w:t xml:space="preserve">which is exactly the work the proof was supposed to do</w:t>
      </w:r>
      <w:r>
        <w:t xml:space="preserve"> </w:t>
      </w:r>
      <w:r>
        <w:rPr>
          <w:i/>
          <w:iCs/>
        </w:rPr>
        <w:t xml:space="preserve">for</w:t>
      </w:r>
      <w:r>
        <w:t xml:space="preserve"> </w:t>
      </w:r>
      <w:r>
        <w:t xml:space="preserve">them.</w:t>
      </w:r>
      <w:r>
        <w:t xml:space="preserve"> </w:t>
      </w:r>
      <w:r>
        <w:t xml:space="preserve">A step that feels</w:t>
      </w:r>
      <w:r>
        <w:t xml:space="preserve"> </w:t>
      </w:r>
      <w:r>
        <w:t xml:space="preserve">“obvious”</w:t>
      </w:r>
      <w:r>
        <w:t xml:space="preserve"> </w:t>
      </w:r>
      <w:r>
        <w:t xml:space="preserve">while you are writing it</w:t>
      </w:r>
      <w:r>
        <w:t xml:space="preserve"> </w:t>
      </w:r>
      <w:r>
        <w:t xml:space="preserve">is often the step a reader gets stuck on.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can be shown that”</w:t>
      </w:r>
      <w:r>
        <w:t xml:space="preserve"> </w:t>
      </w:r>
      <w:r>
        <w:t xml:space="preserve">or</w:t>
      </w:r>
      <w:r>
        <w:t xml:space="preserve"> </w:t>
      </w:r>
      <w:r>
        <w:t xml:space="preserve">“clearly”</w:t>
      </w:r>
      <w:r>
        <w:t xml:space="preserve"> </w:t>
      </w:r>
      <w:r>
        <w:t xml:space="preserve">usually mark a skipped step;</w:t>
      </w:r>
      <w:r>
        <w:t xml:space="preserve"> </w:t>
      </w:r>
      <w:r>
        <w:t xml:space="preserve">show the step instead.</w:t>
      </w:r>
    </w:p>
    <w:bookmarkEnd w:id="75"/>
    <w:bookmarkStart w:id="81" w:name="sec-annotate-each-step"/>
    <w:p>
      <w:pPr>
        <w:pStyle w:val="Heading2"/>
      </w:pPr>
      <w:r>
        <w:t xml:space="preserve">3 Annotate each step</w:t>
      </w:r>
    </w:p>
    <w:p>
      <w:pPr>
        <w:pStyle w:val="FirstParagraph"/>
      </w:pPr>
      <w:r>
        <w:t xml:space="preserve">For each step,</w:t>
      </w:r>
      <w:r>
        <w:t xml:space="preserve"> </w:t>
      </w:r>
      <w:r>
        <w:t xml:space="preserve">note the definition,</w:t>
      </w:r>
      <w:r>
        <w:t xml:space="preserve"> </w:t>
      </w:r>
      <w:hyperlink w:anchor="def-theorem">
        <w:r>
          <w:rPr>
            <w:rStyle w:val="Hyperlink"/>
          </w:rPr>
          <w:t xml:space="preserve">theorem</w:t>
        </w:r>
      </w:hyperlink>
      <w:r>
        <w:t xml:space="preserve">, or algebraic rule that justifies it.</w:t>
      </w:r>
      <w:r>
        <w:t xml:space="preserve"> </w:t>
      </w:r>
      <w:r>
        <w:t xml:space="preserve">A brief annotation to the right of the line is usually enough.</w:t>
      </w:r>
      <w:r>
        <w:t xml:space="preserve"> </w:t>
      </w:r>
      <w:r>
        <w:t xml:space="preserve">Annotations make the proof checkable,</w:t>
      </w:r>
      <w:r>
        <w:t xml:space="preserve"> </w:t>
      </w:r>
      <w:r>
        <w:t xml:space="preserve">and they teach the reader which tool to reach for in similar situations.</w:t>
      </w:r>
    </w:p>
    <w:p>
      <w:pPr>
        <w:pStyle w:val="BodyText"/>
      </w:pPr>
      <w:r>
        <w:t xml:space="preserve">For example,</w:t>
      </w:r>
      <w:r>
        <w:t xml:space="preserve"> </w:t>
      </w:r>
      <w:r>
        <w:t xml:space="preserve">here is a derivation that the</w:t>
      </w:r>
      <w:r>
        <w:t xml:space="preserve"> </w:t>
      </w:r>
      <w:hyperlink r:id="rId76">
        <w:r>
          <w:rPr>
            <w:rStyle w:val="Hyperlink"/>
          </w:rPr>
          <w:t xml:space="preserve">hat matrix</w:t>
        </w:r>
      </w:hyperlink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77">
        <w:r>
          <w:rPr>
            <w:rStyle w:val="Hyperlink"/>
          </w:rPr>
          <w:t xml:space="preserve">idempotent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</w:t>
      </w:r>
      <w:r>
        <w:t xml:space="preserve"> </w:t>
      </w:r>
      <w:r>
        <w:t xml:space="preserve">with each step annotated: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matrix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inverse times the matrix is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identity matrix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78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uses this derivation to show that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</w:t>
      </w:r>
      <w:r>
        <w:t xml:space="preserve"> </w:t>
      </w:r>
      <w:hyperlink r:id="rId79">
        <w:r>
          <w:rPr>
            <w:rStyle w:val="Hyperlink"/>
          </w:rPr>
          <w:t xml:space="preserve">projection matrix</w:t>
        </w:r>
      </w:hyperlink>
      <w:r>
        <w:t xml:space="preserve">.</w:t>
      </w:r>
      <w:r>
        <w:t xml:space="preserve"> </w:t>
      </w:r>
      <w:r>
        <w:t xml:space="preserve">The probability notes derive the variance identity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hyperlink r:id="rId80">
        <w:r>
          <w:rPr>
            <w:rStyle w:val="Hyperlink"/>
          </w:rPr>
          <w:t xml:space="preserve">in the same annotated style</w:t>
        </w:r>
      </w:hyperlink>
      <w:r>
        <w:t xml:space="preserve">.</w:t>
      </w:r>
    </w:p>
    <w:bookmarkEnd w:id="81"/>
    <w:bookmarkStart w:id="85" w:name="sec-direct-proof"/>
    <w:p>
      <w:pPr>
        <w:pStyle w:val="Heading2"/>
      </w:pPr>
      <w:r>
        <w:t xml:space="preserve">4 Direct proof</w:t>
      </w:r>
    </w:p>
    <w:bookmarkStart w:id="82" w:name="def-direct-proof"/>
    <w:p>
      <w:pPr>
        <w:pStyle w:val="FirstParagraph"/>
      </w:pPr>
      <w:r>
        <w:rPr>
          <w:b/>
          <w:bCs/>
        </w:rPr>
        <w:t xml:space="preserve">Definition 26 (Direct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 proof</w:t>
      </w:r>
      <w:r>
        <w:t xml:space="preserve"> </w:t>
      </w:r>
      <w:r>
        <w:t xml:space="preserve">[21]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starts from the assumptions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stated under, if any,</w:t>
      </w:r>
      <w:r>
        <w:t xml:space="preserve"> </w:t>
      </w:r>
      <w:r>
        <w:t xml:space="preserve">and reaches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through a chain of steps,</w:t>
      </w:r>
      <w:r>
        <w:t xml:space="preserve"> </w:t>
      </w:r>
      <w:r>
        <w:t xml:space="preserve">each of which applies a definition,</w:t>
      </w:r>
      <w:r>
        <w:t xml:space="preserve"> </w:t>
      </w:r>
      <w:r>
        <w:t xml:space="preserve">a previously proved result,</w:t>
      </w:r>
      <w:r>
        <w:t xml:space="preserve"> </w:t>
      </w:r>
      <w:r>
        <w:t xml:space="preserve">or one rule of logic or algebra</w:t>
      </w:r>
      <w:r>
        <w:t xml:space="preserve"> </w:t>
      </w:r>
      <w:r>
        <w:t xml:space="preserve">to the assumptions or to earlier steps.</w:t>
      </w:r>
      <w:r>
        <w:t xml:space="preserve"> </w:t>
      </w:r>
      <w:r>
        <w:t xml:space="preserve">A direct proof never assumes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false;</w:t>
      </w:r>
      <w:r>
        <w:t xml:space="preserve"> </w:t>
      </w:r>
      <w:r>
        <w:t xml:space="preserve">compare</w:t>
      </w:r>
      <w:r>
        <w:t xml:space="preserve"> </w:t>
      </w:r>
      <w:hyperlink w:anchor="def-proof-by-contradiction">
        <w:r>
          <w:rPr>
            <w:rStyle w:val="Hyperlink"/>
          </w:rPr>
          <w:t xml:space="preserve">proof by contradiction</w:t>
        </w:r>
      </w:hyperlink>
      <w:r>
        <w:t xml:space="preserve">,</w:t>
      </w:r>
      <w:r>
        <w:t xml:space="preserve"> </w:t>
      </w:r>
      <w:r>
        <w:t xml:space="preserve">which does.</w:t>
      </w:r>
    </w:p>
    <w:bookmarkEnd w:id="82"/>
    <w:bookmarkStart w:id="84" w:name="exm-direct-proof"/>
    <w:p>
      <w:pPr>
        <w:pStyle w:val="BodyText"/>
      </w:pPr>
      <w:r>
        <w:rPr>
          <w:b/>
          <w:bCs/>
        </w:rPr>
        <w:t xml:space="preserve">Example 28 (The square of an odd integer is odd)</w:t>
      </w:r>
      <w:r>
        <w:t xml:space="preserve"> </w:t>
      </w:r>
      <w:r>
        <w:t xml:space="preserve">Claim: 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</w:t>
      </w:r>
      <w:r>
        <w:t xml:space="preserve"> </w:t>
      </w:r>
      <w:hyperlink r:id="rId83">
        <w:r>
          <w:rPr>
            <w:rStyle w:val="Hyperlink"/>
          </w:rPr>
          <w:t xml:space="preserve">odd</w:t>
        </w:r>
      </w:hyperlink>
      <w:r>
        <w:t xml:space="preserve"> </w:t>
      </w:r>
      <w:r>
        <w:t xml:space="preserve">integer,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odd.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</w:t>
      </w:r>
      <w:r>
        <w:t xml:space="preserve"> </w:t>
      </w:r>
      <w:r>
        <w:t xml:space="preserve">there is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read from right to left)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w:r>
        <w:t xml:space="preserve">because sums and products of integers are integers.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nor/>
            <m:sty m:val="p"/>
          </m:rPr>
          <m:t>an integer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, which is the definition of odd.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24</m:t>
        </m:r>
      </m:oMath>
      <w:r>
        <w:t xml:space="preserve">.</w:t>
      </w:r>
    </w:p>
    <w:p>
      <w:pPr>
        <w:pStyle w:val="BodyText"/>
      </w:pPr>
      <w:r>
        <w:t xml:space="preserve">The proof above that</w:t>
      </w:r>
      <w:r>
        <w:t xml:space="preserve"> </w:t>
      </w:r>
      <w:hyperlink w:anchor="exm-proof">
        <w:r>
          <w:rPr>
            <w:rStyle w:val="Hyperlink"/>
          </w:rPr>
          <w:t xml:space="preserve">the sum of two even integers is even</w:t>
        </w:r>
      </w:hyperlink>
      <w:r>
        <w:t xml:space="preserve"> </w:t>
      </w:r>
      <w:r>
        <w:t xml:space="preserve">is also a direct proof.</w:t>
      </w:r>
    </w:p>
    <w:bookmarkEnd w:id="84"/>
    <w:bookmarkEnd w:id="85"/>
    <w:bookmarkStart w:id="86" w:name="sec-golden-rule"/>
    <w:p>
      <w:pPr>
        <w:pStyle w:val="Heading2"/>
      </w:pPr>
      <w:r>
        <w:t xml:space="preserve">5 Follow the golden rule</w:t>
      </w:r>
    </w:p>
    <w:p>
      <w:pPr>
        <w:pStyle w:val="FirstParagraph"/>
      </w:pPr>
      <w:r>
        <w:t xml:space="preserve">In general,</w:t>
      </w:r>
      <w:r>
        <w:t xml:space="preserve"> </w:t>
      </w:r>
      <w:r>
        <w:t xml:space="preserve">follow the golden rule:</w:t>
      </w:r>
      <w:r>
        <w:t xml:space="preserve"> </w:t>
      </w:r>
      <w:r>
        <w:t xml:space="preserve">treat your readers the way you want to be treated as a reader.</w:t>
      </w:r>
    </w:p>
    <w:p>
      <w:pPr>
        <w:pStyle w:val="BodyText"/>
      </w:pPr>
      <w:r>
        <w:t xml:space="preserve">When you read someone else’s proof,</w:t>
      </w:r>
      <w:r>
        <w:t xml:space="preserve"> </w:t>
      </w:r>
      <w:r>
        <w:t xml:space="preserve">you want to be able to follow every step without guessing,</w:t>
      </w:r>
      <w:r>
        <w:t xml:space="preserve"> </w:t>
      </w:r>
      <w:r>
        <w:t xml:space="preserve">to know which result is being used at each line,</w:t>
      </w:r>
      <w:r>
        <w:t xml:space="preserve"> </w:t>
      </w:r>
      <w:r>
        <w:t xml:space="preserve">and to never be left wondering where a quantity came from.</w:t>
      </w:r>
      <w:r>
        <w:t xml:space="preserve"> </w:t>
      </w:r>
      <w:r>
        <w:t xml:space="preserve">Write your own proofs to meet that same standard.</w:t>
      </w:r>
    </w:p>
    <w:bookmarkEnd w:id="86"/>
    <w:bookmarkStart w:id="93" w:name="sec-proof-by-induction"/>
    <w:p>
      <w:pPr>
        <w:pStyle w:val="Heading2"/>
      </w:pPr>
      <w:r>
        <w:t xml:space="preserve">6 Proof by induction</w:t>
      </w:r>
    </w:p>
    <w:p>
      <w:pPr>
        <w:pStyle w:val="FirstParagraph"/>
      </w:pPr>
      <w:r>
        <w:t xml:space="preserve">Many proofs in these notes show that a statement holds</w:t>
      </w:r>
      <w:r>
        <w:t xml:space="preserve"> </w:t>
      </w:r>
      <w:r>
        <w:t xml:space="preserve">for every</w:t>
      </w:r>
      <w:r>
        <w:t xml:space="preserve"> </w:t>
      </w:r>
      <w:hyperlink r:id="rId87">
        <w:r>
          <w:rPr>
            <w:rStyle w:val="Hyperlink"/>
          </w:rPr>
          <w:t xml:space="preserve">natural number</w:t>
        </w:r>
      </w:hyperlink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for every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from some starting value on.</w:t>
      </w:r>
      <w:r>
        <w:t xml:space="preserve"> </w:t>
      </w:r>
      <w:r>
        <w:t xml:space="preserve">Checking the statement one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at a time would never finish;</w:t>
      </w:r>
      <w:r>
        <w:t xml:space="preserve"> </w:t>
      </w:r>
      <w:r>
        <w:t xml:space="preserve">induction proves it for all of them with two arguments.</w:t>
      </w:r>
    </w:p>
    <w:bookmarkStart w:id="89" w:name="def-proof-by-induction"/>
    <w:p>
      <w:pPr>
        <w:pStyle w:val="BodyText"/>
      </w:pPr>
      <w:r>
        <w:rPr>
          <w:b/>
          <w:bCs/>
        </w:rPr>
        <w:t xml:space="preserve">Definition 27 (Proof by induction)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</w:t>
      </w:r>
      <w:r>
        <w:t xml:space="preserve"> </w:t>
      </w:r>
      <w:hyperlink r:id="rId31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88">
        <w:r>
          <w:rPr>
            <w:rStyle w:val="Hyperlink"/>
          </w:rPr>
          <w:t xml:space="preserve">predicate</w:t>
        </w:r>
      </w:hyperlink>
      <w:r>
        <w:t xml:space="preserve"> </w:t>
      </w:r>
      <w:r>
        <w:t xml:space="preserve">about the integers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induction</w:t>
      </w:r>
      <w:r>
        <w:t xml:space="preserve"> </w:t>
      </w:r>
      <w:r>
        <w:t xml:space="preserve">[22]</w:t>
      </w:r>
      <w:r>
        <w:t xml:space="preserve"> </w:t>
      </w:r>
      <w:r>
        <w:t xml:space="preserve">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by showing two things: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Base case: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Inductive step: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then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FirstParagraph"/>
      </w:pPr>
      <w:r>
        <w:t xml:space="preserve">In the inductive step,</w:t>
      </w:r>
      <w:r>
        <w:t xml:space="preserve"> </w:t>
      </w:r>
      <w:r>
        <w:t xml:space="preserve">the assumption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induction hypothesis</w:t>
      </w:r>
      <w:r>
        <w:t xml:space="preserve">.</w:t>
      </w:r>
    </w:p>
    <w:bookmarkEnd w:id="89"/>
    <w:bookmarkStart w:id="90" w:name="rem-induction-why"/>
    <w:p>
      <w:pPr>
        <w:pStyle w:val="BodyText"/>
      </w:pPr>
      <w:r>
        <w:rPr>
          <w:i/>
          <w:iCs/>
        </w:rPr>
        <w:t xml:space="preserve">Remark 2</w:t>
      </w:r>
      <w:r>
        <w:t xml:space="preserve"> (Why the two steps suffice). </w:t>
      </w:r>
      <w:r>
        <w:t xml:space="preserve">The base case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inductive step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then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it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on:</w:t>
      </w:r>
      <w:r>
        <w:t xml:space="preserve"> </w:t>
      </w:r>
      <w:r>
        <w:t xml:space="preserve">each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reached</w:t>
      </w:r>
      <w:r>
        <w:t xml:space="preserve"> </w:t>
      </w:r>
      <w:r>
        <w:t xml:space="preserve">after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of the inductive step.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needed only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it is enough to show the inductive step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;</w:t>
      </w:r>
      <w:r>
        <w:t xml:space="preserve"> </w:t>
      </w:r>
      <w:r>
        <w:t xml:space="preserve">the same chain then stops 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90"/>
    <w:p>
      <w:pPr>
        <w:pStyle w:val="BodyText"/>
      </w:pPr>
      <w:r>
        <w:t xml:space="preserve">The following example uses</w:t>
      </w:r>
      <w:r>
        <w:t xml:space="preserve"> </w:t>
      </w:r>
      <w:hyperlink r:id="rId91">
        <w:r>
          <w:rPr>
            <w:rStyle w:val="Hyperlink"/>
          </w:rPr>
          <w:t xml:space="preserve">summation notation</w:t>
        </w:r>
      </w:hyperlink>
      <w:r>
        <w:t xml:space="preserve">.</w:t>
      </w:r>
    </w:p>
    <w:bookmarkStart w:id="92" w:name="exm-induction-sum"/>
    <w:p>
      <w:pPr>
        <w:pStyle w:val="BodyText"/>
      </w:pPr>
      <w:r>
        <w:rPr>
          <w:b/>
          <w:bCs/>
        </w:rPr>
        <w:t xml:space="preserve">Example 29 (Sum of the first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natural numbers)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>
              <m:rPr>
                <m:sty m:val="p"/>
              </m:rPr>
              <m:t>⋅</m:t>
            </m:r>
            <m:r>
              <m:t>4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To prove the equation for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equation and use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sum has one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</m:eqArr>
        </m:oMath>
      </m:oMathPara>
    </w:p>
    <w:p>
      <w:pPr>
        <w:pStyle w:val="FirstParagraph"/>
      </w:pPr>
      <w:r>
        <w:t xml:space="preserve">and the right side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law)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27</w:t>
        </w:r>
      </w:hyperlink>
      <w:r>
        <w:t xml:space="preserve">,</w:t>
      </w:r>
      <w:r>
        <w:t xml:space="preserve"> </w:t>
      </w:r>
      <w:r>
        <w:t xml:space="preserve">the equation holds 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92"/>
    <w:bookmarkEnd w:id="93"/>
    <w:bookmarkStart w:id="101" w:name="sec-formal-logic"/>
    <w:p>
      <w:pPr>
        <w:pStyle w:val="Heading2"/>
      </w:pPr>
      <w:r>
        <w:t xml:space="preserve">7 Formal logic</w:t>
      </w:r>
    </w:p>
    <w:bookmarkStart w:id="94" w:name="def-propositional-logic"/>
    <w:p>
      <w:pPr>
        <w:pStyle w:val="FirstParagraph"/>
      </w:pPr>
      <w:r>
        <w:rPr>
          <w:b/>
          <w:bCs/>
        </w:rPr>
        <w:t xml:space="preserve">Definition 28 (Propositional logic)</w:t>
      </w:r>
      <w:r>
        <w:t xml:space="preserve"> </w:t>
      </w:r>
      <w:r>
        <w:rPr>
          <w:b/>
          <w:bCs/>
        </w:rPr>
        <w:t xml:space="preserve">Propositional logic</w:t>
      </w:r>
      <w:r>
        <w:t xml:space="preserve"> </w:t>
      </w:r>
      <w:r>
        <w:t xml:space="preserve">[23]</w:t>
      </w:r>
      <w:r>
        <w:t xml:space="preserve"> </w:t>
      </w:r>
      <w:r>
        <w:t xml:space="preserve">is the study of</w:t>
      </w:r>
      <w:r>
        <w:t xml:space="preserve"> </w:t>
      </w:r>
      <w:hyperlink w:anchor="def-logical-entailment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among</w:t>
      </w:r>
      <w:r>
        <w:t xml:space="preserve"> </w:t>
      </w:r>
      <w:hyperlink w:anchor="def-proposition">
        <w:r>
          <w:rPr>
            <w:rStyle w:val="Hyperlink"/>
          </w:rPr>
          <w:t xml:space="preserve">propositions</w:t>
        </w:r>
      </w:hyperlink>
      <w:r>
        <w:t xml:space="preserve"> </w:t>
      </w:r>
      <w:r>
        <w:t xml:space="preserve">built from basic propositions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using only the</w:t>
      </w:r>
      <w:r>
        <w:t xml:space="preserve"> </w:t>
      </w:r>
      <w:hyperlink w:anchor="def-logical-connective">
        <w:r>
          <w:rPr>
            <w:rStyle w:val="Hyperlink"/>
          </w:rPr>
          <w:t xml:space="preserve">logical connectives</w:t>
        </w:r>
      </w:hyperlink>
      <w:r>
        <w:t xml:space="preserve">.</w:t>
      </w:r>
      <w:r>
        <w:t xml:space="preserve"> </w:t>
      </w:r>
      <w:r>
        <w:t xml:space="preserve">Whether such propositions entail one another</w:t>
      </w:r>
      <w:r>
        <w:t xml:space="preserve"> </w:t>
      </w:r>
      <w:r>
        <w:t xml:space="preserve">depends only on the truth values of the basic propositions,</w:t>
      </w:r>
      <w:r>
        <w:t xml:space="preserve"> </w:t>
      </w:r>
      <w:r>
        <w:t xml:space="preserve">not on what the basic propositions say.</w:t>
      </w:r>
    </w:p>
    <w:bookmarkEnd w:id="94"/>
    <w:bookmarkStart w:id="95" w:name="exm-propositional-logic"/>
    <w:p>
      <w:pPr>
        <w:pStyle w:val="BodyText"/>
      </w:pPr>
      <w:r>
        <w:rPr>
          <w:b/>
          <w:bCs/>
        </w:rPr>
        <w:t xml:space="preserve">Example 30 (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entail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were false,</w:t>
      </w:r>
      <w:r>
        <w:t xml:space="preserve"> </w:t>
      </w:r>
      <w:r>
        <w:t xml:space="preserve">then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have a true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false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be false,</w:t>
      </w:r>
      <w:r>
        <w:t xml:space="preserve"> </w:t>
      </w:r>
      <w:r>
        <w:t xml:space="preserve">which contradicts the assumption.</w:t>
      </w:r>
      <w:r>
        <w:t xml:space="preserve"> </w:t>
      </w:r>
      <w:r>
        <w:t xml:space="preserve">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This holds whatever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say,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Q</m:t>
        </m:r>
      </m:oMath>
      <w:r>
        <w:t xml:space="preserve">.</w:t>
      </w:r>
    </w:p>
    <w:bookmarkEnd w:id="95"/>
    <w:bookmarkStart w:id="97" w:name="def-first-order-logic"/>
    <w:p>
      <w:pPr>
        <w:pStyle w:val="BodyText"/>
      </w:pPr>
      <w:r>
        <w:rPr>
          <w:b/>
          <w:bCs/>
        </w:rPr>
        <w:t xml:space="preserve">Definition 29 (First-order logic)</w:t>
      </w:r>
      <w:r>
        <w:t xml:space="preserve"> </w:t>
      </w:r>
      <w:r>
        <w:rPr>
          <w:b/>
          <w:bCs/>
        </w:rPr>
        <w:t xml:space="preserve">First-order logic</w:t>
      </w:r>
      <w:r>
        <w:t xml:space="preserve"> </w:t>
      </w:r>
      <w:r>
        <w:t xml:space="preserve">[24]</w:t>
      </w:r>
      <w:r>
        <w:t xml:space="preserve"> </w:t>
      </w:r>
      <w:r>
        <w:t xml:space="preserve">extends propositional logic (</w:t>
      </w:r>
      <w:hyperlink w:anchor="def-propositional-logic">
        <w:r>
          <w:rPr>
            <w:rStyle w:val="Hyperlink"/>
          </w:rPr>
          <w:t xml:space="preserve">Definition 28</w:t>
        </w:r>
      </w:hyperlink>
      <w:r>
        <w:t xml:space="preserve">)</w:t>
      </w:r>
      <w:r>
        <w:t xml:space="preserve"> </w:t>
      </w:r>
      <w:r>
        <w:t xml:space="preserve">by also allowing:</w:t>
      </w:r>
    </w:p>
    <w:p>
      <w:pPr>
        <w:pStyle w:val="Compact"/>
        <w:numPr>
          <w:ilvl w:val="0"/>
          <w:numId w:val="1024"/>
        </w:numPr>
      </w:pPr>
      <w:r>
        <w:t xml:space="preserve">variables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stand for elements of a set;</w:t>
      </w:r>
    </w:p>
    <w:p>
      <w:pPr>
        <w:pStyle w:val="Compact"/>
        <w:numPr>
          <w:ilvl w:val="0"/>
          <w:numId w:val="1024"/>
        </w:numPr>
      </w:pPr>
      <w:hyperlink w:anchor="def-predicate">
        <w:r>
          <w:rPr>
            <w:rStyle w:val="Hyperlink"/>
          </w:rPr>
          <w:t xml:space="preserve">predicates</w:t>
        </w:r>
      </w:hyperlink>
      <w:r>
        <w:t xml:space="preserve"> </w:t>
      </w:r>
      <w:r>
        <w:t xml:space="preserve">of one or more of those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hyperlink r:id="rId96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of them, such as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r>
        <w:t xml:space="preserve">equality between them;</w:t>
      </w:r>
    </w:p>
    <w:p>
      <w:pPr>
        <w:pStyle w:val="Compact"/>
        <w:numPr>
          <w:ilvl w:val="0"/>
          <w:numId w:val="1024"/>
        </w:numPr>
      </w:pPr>
      <w:hyperlink w:anchor="def-quantifier">
        <w:r>
          <w:rPr>
            <w:rStyle w:val="Hyperlink"/>
          </w:rPr>
          <w:t xml:space="preserve">quantifiers</w:t>
        </w:r>
      </w:hyperlink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 </w:t>
      </w:r>
      <w:r>
        <w:t xml:space="preserve">over them.</w:t>
      </w:r>
    </w:p>
    <w:bookmarkEnd w:id="97"/>
    <w:bookmarkStart w:id="98" w:name="exm-first-order-logic"/>
    <w:p>
      <w:pPr>
        <w:pStyle w:val="FirstParagraph"/>
      </w:pPr>
      <w:r>
        <w:rPr>
          <w:b/>
          <w:bCs/>
        </w:rPr>
        <w:t xml:space="preserve">Example 31 (From</w:t>
      </w:r>
      <w:r>
        <w:rPr>
          <w:b/>
          <w:bCs/>
        </w:rPr>
        <w:t xml:space="preserve"> </w:t>
      </w:r>
      <w:r>
        <w:rPr>
          <w:b/>
          <w:bCs/>
        </w:rPr>
        <w:t xml:space="preserve">“for all”</w:t>
      </w:r>
      <w:r>
        <w:rPr>
          <w:b/>
          <w:bCs/>
        </w:rPr>
        <w:t xml:space="preserve"> </w:t>
      </w:r>
      <w:r>
        <w:rPr>
          <w:b/>
          <w:bCs/>
        </w:rPr>
        <w:t xml:space="preserve">to one element)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predicate about the elements of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The propositions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 it is true for the element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entails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Propositional logic alone cannot express this entailment,</w:t>
      </w:r>
      <w:r>
        <w:t xml:space="preserve"> </w:t>
      </w:r>
      <w:r>
        <w:t xml:space="preserve">because it has no way to refer to the elements of</w:t>
      </w:r>
      <w:r>
        <w:t xml:space="preserve"> </w:t>
      </w:r>
      <m:oMath>
        <m:r>
          <m:t>S</m:t>
        </m:r>
      </m:oMath>
      <w:r>
        <w:t xml:space="preserve">.</w:t>
      </w:r>
    </w:p>
    <w:bookmarkEnd w:id="98"/>
    <w:bookmarkStart w:id="99" w:name="def-formal-proof"/>
    <w:p>
      <w:pPr>
        <w:pStyle w:val="BodyText"/>
      </w:pPr>
      <w:r>
        <w:rPr>
          <w:b/>
          <w:bCs/>
        </w:rPr>
        <w:t xml:space="preserve">Definition 30 (Formal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formal proof</w:t>
      </w:r>
      <w:r>
        <w:t xml:space="preserve"> </w:t>
      </w:r>
      <w:r>
        <w:t xml:space="preserve">[25]</w:t>
      </w:r>
      <w:r>
        <w:t xml:space="preserve"> </w:t>
      </w:r>
      <w:r>
        <w:t xml:space="preserve">is a</w:t>
      </w:r>
      <w:r>
        <w:t xml:space="preserve"> </w:t>
      </w:r>
      <w:hyperlink w:anchor="def-proof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written in propositional logic (</w:t>
      </w:r>
      <w:hyperlink w:anchor="def-propositional-logic">
        <w:r>
          <w:rPr>
            <w:rStyle w:val="Hyperlink"/>
          </w:rPr>
          <w:t xml:space="preserve">Definition 28</w:t>
        </w:r>
      </w:hyperlink>
      <w:r>
        <w:t xml:space="preserve">)</w:t>
      </w:r>
      <w:r>
        <w:t xml:space="preserve"> </w:t>
      </w:r>
      <w:r>
        <w:t xml:space="preserve">or first-order logic (</w:t>
      </w:r>
      <w:hyperlink w:anchor="def-first-order-logic">
        <w:r>
          <w:rPr>
            <w:rStyle w:val="Hyperlink"/>
          </w:rPr>
          <w:t xml:space="preserve">Definition 29</w:t>
        </w:r>
      </w:hyperlink>
      <w:r>
        <w:t xml:space="preserve">)</w:t>
      </w:r>
      <w:r>
        <w:t xml:space="preserve"> </w:t>
      </w:r>
      <w:r>
        <w:t xml:space="preserve">in which each step is an assumption</w:t>
      </w:r>
      <w:r>
        <w:t xml:space="preserve"> </w:t>
      </w:r>
      <w:r>
        <w:t xml:space="preserve">or follows from earlier steps by one rule</w:t>
      </w:r>
      <w:r>
        <w:t xml:space="preserve"> </w:t>
      </w:r>
      <w:r>
        <w:t xml:space="preserve">taken from a fixed list of allowed rules,</w:t>
      </w:r>
      <w:r>
        <w:t xml:space="preserve"> </w:t>
      </w:r>
      <w:r>
        <w:t xml:space="preserve">so that checking the proof needs no understanding of what its propositions mean.</w:t>
      </w:r>
    </w:p>
    <w:bookmarkEnd w:id="99"/>
    <w:bookmarkStart w:id="100" w:name="exm-formal-proof"/>
    <w:p>
      <w:pPr>
        <w:pStyle w:val="BodyText"/>
      </w:pPr>
      <w:r>
        <w:rPr>
          <w:b/>
          <w:bCs/>
        </w:rPr>
        <w:t xml:space="preserve">Example 32 (A three-step formal proof)</w:t>
      </w:r>
      <w:r>
        <w:t xml:space="preserve"> </w:t>
      </w:r>
      <w:r>
        <w:t xml:space="preserve">Suppose the allowed rules include</w:t>
      </w:r>
      <w:r>
        <w:t xml:space="preserve"> </w:t>
      </w:r>
      <w:r>
        <w:t xml:space="preserve">“from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 conclude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Then this is a formal proof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 the assumptions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:</w:t>
      </w:r>
    </w:p>
    <w:p>
      <w:pPr>
        <w:pStyle w:val="Compact"/>
        <w:numPr>
          <w:ilvl w:val="0"/>
          <w:numId w:val="1025"/>
        </w:numPr>
      </w:pPr>
      <m:oMath>
        <m:r>
          <m:t>P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25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25"/>
        </w:numPr>
      </w:pPr>
      <m:oMath>
        <m:r>
          <m:t>Q</m:t>
        </m:r>
      </m:oMath>
      <w:r>
        <w:t xml:space="preserve"> </w:t>
      </w:r>
      <w:r>
        <w:t xml:space="preserve">(from steps 1 and 2, by the rule above)</w:t>
      </w:r>
    </w:p>
    <w:bookmarkEnd w:id="100"/>
    <w:bookmarkEnd w:id="101"/>
    <w:bookmarkStart w:id="106" w:name="sec-further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26"/>
        </w:numPr>
      </w:pPr>
      <w:r>
        <w:t xml:space="preserve">Velleman [26]</w:t>
      </w:r>
      <w:r>
        <w:t xml:space="preserve"> </w:t>
      </w:r>
      <w:r>
        <w:t xml:space="preserve">is a structured introduction to proof techniques</w:t>
      </w:r>
      <w:r>
        <w:t xml:space="preserve"> </w:t>
      </w:r>
      <w:r>
        <w:t xml:space="preserve">such as</w:t>
      </w:r>
      <w:r>
        <w:t xml:space="preserve"> </w:t>
      </w:r>
      <w:hyperlink w:anchor="def-direct-proof">
        <w:r>
          <w:rPr>
            <w:rStyle w:val="Hyperlink"/>
          </w:rPr>
          <w:t xml:space="preserve">direct proof</w:t>
        </w:r>
      </w:hyperlink>
      <w:r>
        <w:t xml:space="preserve">,</w:t>
      </w:r>
      <w:r>
        <w:t xml:space="preserve"> </w:t>
      </w:r>
      <w:hyperlink r:id="rId102">
        <w:r>
          <w:rPr>
            <w:rStyle w:val="Hyperlink"/>
          </w:rPr>
          <w:t xml:space="preserve">proof by contradiction</w:t>
        </w:r>
      </w:hyperlink>
      <w:r>
        <w:t xml:space="preserve">, and induction.</w:t>
      </w:r>
    </w:p>
    <w:p>
      <w:pPr>
        <w:pStyle w:val="Compact"/>
        <w:numPr>
          <w:ilvl w:val="0"/>
          <w:numId w:val="1026"/>
        </w:numPr>
      </w:pPr>
      <w:r>
        <w:t xml:space="preserve">Barker-Plummer et al. [27]</w:t>
      </w:r>
      <w:r>
        <w:t xml:space="preserve"> </w:t>
      </w:r>
      <w:r>
        <w:t xml:space="preserve">treats proofs as</w:t>
      </w:r>
      <w:r>
        <w:t xml:space="preserve"> </w:t>
      </w:r>
      <w:hyperlink w:anchor="def-formal-proof">
        <w:r>
          <w:rPr>
            <w:rStyle w:val="Hyperlink"/>
          </w:rPr>
          <w:t xml:space="preserve">formal proofs</w:t>
        </w:r>
      </w:hyperlink>
      <w:r>
        <w:t xml:space="preserve"> </w:t>
      </w:r>
      <w:r>
        <w:t xml:space="preserve">in</w:t>
      </w:r>
      <w:r>
        <w:t xml:space="preserve"> </w:t>
      </w:r>
      <w:hyperlink w:anchor="def-propositional-logic">
        <w:r>
          <w:rPr>
            <w:rStyle w:val="Hyperlink"/>
          </w:rPr>
          <w:t xml:space="preserve">propositional logic</w:t>
        </w:r>
      </w:hyperlink>
      <w:r>
        <w:t xml:space="preserve"> </w:t>
      </w:r>
      <w:r>
        <w:t xml:space="preserve">and</w:t>
      </w:r>
      <w:r>
        <w:t xml:space="preserve"> </w:t>
      </w:r>
      <w:hyperlink w:anchor="def-first-order-logic">
        <w:r>
          <w:rPr>
            <w:rStyle w:val="Hyperlink"/>
          </w:rPr>
          <w:t xml:space="preserve">first-order logic</w:t>
        </w:r>
      </w:hyperlink>
      <w:r>
        <w:t xml:space="preserve">.</w:t>
      </w:r>
    </w:p>
    <w:p>
      <w:pPr>
        <w:pStyle w:val="FirstParagraph"/>
      </w:pPr>
      <w:r>
        <w:t xml:space="preserve">Free course materials on formal logic:</w:t>
      </w:r>
    </w:p>
    <w:p>
      <w:pPr>
        <w:pStyle w:val="Compact"/>
        <w:numPr>
          <w:ilvl w:val="0"/>
          <w:numId w:val="1027"/>
        </w:numPr>
      </w:pPr>
      <w:r>
        <w:t xml:space="preserve">Thomas Icard’s</w:t>
      </w:r>
      <w:r>
        <w:t xml:space="preserve"> </w:t>
      </w:r>
      <w:hyperlink r:id="rId103">
        <w:r>
          <w:rPr>
            <w:rStyle w:val="Hyperlink"/>
          </w:rPr>
          <w:t xml:space="preserve">Phil 150/250, Mathematical Logic course notes</w:t>
        </w:r>
      </w:hyperlink>
      <w:r>
        <w:t xml:space="preserve"> </w:t>
      </w:r>
      <w:r>
        <w:t xml:space="preserve">(Stanford) review sets, relations and functions,</w:t>
      </w:r>
      <w:r>
        <w:t xml:space="preserve"> </w:t>
      </w:r>
      <w:r>
        <w:t xml:space="preserve">then cover propositional, modal and first-order logic.</w:t>
      </w:r>
    </w:p>
    <w:p>
      <w:pPr>
        <w:pStyle w:val="Compact"/>
        <w:numPr>
          <w:ilvl w:val="0"/>
          <w:numId w:val="1027"/>
        </w:numPr>
      </w:pPr>
      <w:r>
        <w:t xml:space="preserve">John Wilcox’s</w:t>
      </w:r>
      <w:r>
        <w:t xml:space="preserve"> </w:t>
      </w:r>
      <w:hyperlink r:id="rId104">
        <w:r>
          <w:rPr>
            <w:rStyle w:val="Hyperlink"/>
          </w:rPr>
          <w:t xml:space="preserve">logic handouts</w:t>
        </w:r>
      </w:hyperlink>
      <w:r>
        <w:t xml:space="preserve"> </w:t>
      </w:r>
      <w:r>
        <w:t xml:space="preserve">supplement the same Stanford course,</w:t>
      </w:r>
      <w:r>
        <w:t xml:space="preserve"> </w:t>
      </w:r>
      <w:r>
        <w:t xml:space="preserve">with a handout per week on the syntax and semantics of propositional and first-order logic, natural deduction and metalogic.</w:t>
      </w:r>
    </w:p>
    <w:p>
      <w:pPr>
        <w:pStyle w:val="Compact"/>
        <w:numPr>
          <w:ilvl w:val="0"/>
          <w:numId w:val="1027"/>
        </w:numPr>
      </w:pPr>
      <w:r>
        <w:t xml:space="preserve">Eric Pacuit’s</w:t>
      </w:r>
      <w:r>
        <w:t xml:space="preserve"> </w:t>
      </w:r>
      <w:hyperlink r:id="rId105">
        <w:r>
          <w:rPr>
            <w:rStyle w:val="Hyperlink"/>
          </w:rPr>
          <w:t xml:space="preserve">Phil 151: First Order Logic</w:t>
        </w:r>
      </w:hyperlink>
      <w:r>
        <w:t xml:space="preserve"> </w:t>
      </w:r>
      <w:r>
        <w:t xml:space="preserve">(Stanford, Winter 2009) posts a syllabus, a modal logic study guide and problem sets.</w:t>
      </w:r>
    </w:p>
    <w:bookmarkEnd w:id="106"/>
    <w:bookmarkStart w:id="162" w:name="references"/>
    <w:p>
      <w:pPr>
        <w:pStyle w:val="Heading2"/>
      </w:pPr>
      <w:r>
        <w:t xml:space="preserve">References</w:t>
      </w:r>
    </w:p>
    <w:bookmarkStart w:id="161" w:name="refs"/>
    <w:bookmarkStart w:id="108" w:name="ref-wikipedia_proposi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“Proposition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7">
        <w:r>
          <w:rPr>
            <w:rStyle w:val="Hyperlink"/>
          </w:rPr>
          <w:t xml:space="preserve">https://en.wikipedia.org/wiki/Proposition</w:t>
        </w:r>
      </w:hyperlink>
    </w:p>
    <w:bookmarkEnd w:id="108"/>
    <w:bookmarkStart w:id="110" w:name="X34a5235163f6dc8baf22ed8dd77eac2236d6e01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“Predicate (mathematical logic)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9">
        <w:r>
          <w:rPr>
            <w:rStyle w:val="Hyperlink"/>
          </w:rPr>
          <w:t xml:space="preserve">https://en.wikipedia.org/wiki/Predicate_(mathematical_logic)</w:t>
        </w:r>
      </w:hyperlink>
    </w:p>
    <w:bookmarkEnd w:id="110"/>
    <w:bookmarkStart w:id="112" w:name="ref-wikipedia_logical_connectiv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“Logical connective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1">
        <w:r>
          <w:rPr>
            <w:rStyle w:val="Hyperlink"/>
          </w:rPr>
          <w:t xml:space="preserve">https://en.wikipedia.org/wiki/Logical_connective</w:t>
        </w:r>
      </w:hyperlink>
    </w:p>
    <w:bookmarkEnd w:id="112"/>
    <w:bookmarkStart w:id="114" w:name="ref-wikipedia_neg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“Negation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3">
        <w:r>
          <w:rPr>
            <w:rStyle w:val="Hyperlink"/>
          </w:rPr>
          <w:t xml:space="preserve">https://en.wikipedia.org/wiki/Negation</w:t>
        </w:r>
      </w:hyperlink>
    </w:p>
    <w:bookmarkEnd w:id="114"/>
    <w:bookmarkStart w:id="116" w:name="ref-wikipedia_logical_conjunc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“Logical conjunction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5">
        <w:r>
          <w:rPr>
            <w:rStyle w:val="Hyperlink"/>
          </w:rPr>
          <w:t xml:space="preserve">https://en.wikipedia.org/wiki/Logical_conjunction</w:t>
        </w:r>
      </w:hyperlink>
    </w:p>
    <w:bookmarkEnd w:id="116"/>
    <w:bookmarkStart w:id="118" w:name="ref-wikipedia_logical_disjunc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“Logical disjunction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7">
        <w:r>
          <w:rPr>
            <w:rStyle w:val="Hyperlink"/>
          </w:rPr>
          <w:t xml:space="preserve">https://en.wikipedia.org/wiki/Logical_disjunction</w:t>
        </w:r>
      </w:hyperlink>
    </w:p>
    <w:bookmarkEnd w:id="118"/>
    <w:bookmarkStart w:id="120" w:name="ref-wikipedia_material_condition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“Material conditional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9">
        <w:r>
          <w:rPr>
            <w:rStyle w:val="Hyperlink"/>
          </w:rPr>
          <w:t xml:space="preserve">https://en.wikipedia.org/wiki/Material_conditional</w:t>
        </w:r>
      </w:hyperlink>
    </w:p>
    <w:bookmarkEnd w:id="120"/>
    <w:bookmarkStart w:id="122" w:name="ref-wikipedia_logical_bicondition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“Logical biconditional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1">
        <w:r>
          <w:rPr>
            <w:rStyle w:val="Hyperlink"/>
          </w:rPr>
          <w:t xml:space="preserve">https://en.wikipedia.org/wiki/Logical_biconditional</w:t>
        </w:r>
      </w:hyperlink>
    </w:p>
    <w:bookmarkEnd w:id="122"/>
    <w:bookmarkStart w:id="124" w:name="ref-wikipedia_quantifier_logic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“Quantifier (logic)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3">
        <w:r>
          <w:rPr>
            <w:rStyle w:val="Hyperlink"/>
          </w:rPr>
          <w:t xml:space="preserve">https://en.wikipedia.org/wiki/Quantifier_(logic)</w:t>
        </w:r>
      </w:hyperlink>
    </w:p>
    <w:bookmarkEnd w:id="124"/>
    <w:bookmarkStart w:id="126" w:name="ref-wikipedia_universal_quantifica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“Universal quantification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5">
        <w:r>
          <w:rPr>
            <w:rStyle w:val="Hyperlink"/>
          </w:rPr>
          <w:t xml:space="preserve">https://en.wikipedia.org/wiki/Universal_quantification</w:t>
        </w:r>
      </w:hyperlink>
    </w:p>
    <w:bookmarkEnd w:id="126"/>
    <w:bookmarkStart w:id="128" w:name="ref-wikipedia_existential_quantification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“Existential quantification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https://en.wikipedia.org/wiki/Existential_quantification</w:t>
        </w:r>
      </w:hyperlink>
    </w:p>
    <w:bookmarkEnd w:id="128"/>
    <w:bookmarkStart w:id="130" w:name="ref-wikipedia_logical_consequence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“Logical consequence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9">
        <w:r>
          <w:rPr>
            <w:rStyle w:val="Hyperlink"/>
          </w:rPr>
          <w:t xml:space="preserve">https://en.wikipedia.org/wiki/Logical_consequence</w:t>
        </w:r>
      </w:hyperlink>
    </w:p>
    <w:bookmarkEnd w:id="130"/>
    <w:bookmarkStart w:id="132" w:name="ref-wikipedia_mathematical_proof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“Mathematical proof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1">
        <w:r>
          <w:rPr>
            <w:rStyle w:val="Hyperlink"/>
          </w:rPr>
          <w:t xml:space="preserve">https://en.wikipedia.org/wiki/Mathematical_proof</w:t>
        </w:r>
      </w:hyperlink>
    </w:p>
    <w:bookmarkEnd w:id="132"/>
    <w:bookmarkStart w:id="134" w:name="ref-wikipedia_theorem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3">
        <w:r>
          <w:rPr>
            <w:rStyle w:val="Hyperlink"/>
          </w:rPr>
          <w:t xml:space="preserve">https://en.wikipedia.org/wiki/Theorem</w:t>
        </w:r>
      </w:hyperlink>
    </w:p>
    <w:bookmarkEnd w:id="134"/>
    <w:bookmarkStart w:id="136" w:name="ref-wikipedia_lemma_mathematic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“Lemma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5">
        <w:r>
          <w:rPr>
            <w:rStyle w:val="Hyperlink"/>
          </w:rPr>
          <w:t xml:space="preserve">https://en.wikipedia.org/wiki/Lemma_(mathematics)</w:t>
        </w:r>
      </w:hyperlink>
    </w:p>
    <w:bookmarkEnd w:id="136"/>
    <w:bookmarkStart w:id="138" w:name="ref-wikipedia_corollary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“Corollary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7">
        <w:r>
          <w:rPr>
            <w:rStyle w:val="Hyperlink"/>
          </w:rPr>
          <w:t xml:space="preserve">https://en.wikipedia.org/wiki/Corollary</w:t>
        </w:r>
      </w:hyperlink>
    </w:p>
    <w:bookmarkEnd w:id="138"/>
    <w:bookmarkStart w:id="140" w:name="ref-wikipedia_counterexample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“Counterexample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9">
        <w:r>
          <w:rPr>
            <w:rStyle w:val="Hyperlink"/>
          </w:rPr>
          <w:t xml:space="preserve">https://en.wikipedia.org/wiki/Counterexample</w:t>
        </w:r>
      </w:hyperlink>
    </w:p>
    <w:bookmarkEnd w:id="140"/>
    <w:bookmarkStart w:id="142" w:name="ref-wikipedia_converse_logic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“Converse (logic)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1">
        <w:r>
          <w:rPr>
            <w:rStyle w:val="Hyperlink"/>
          </w:rPr>
          <w:t xml:space="preserve">https://en.wikipedia.org/wiki/Converse_(logic)</w:t>
        </w:r>
      </w:hyperlink>
    </w:p>
    <w:bookmarkEnd w:id="142"/>
    <w:bookmarkStart w:id="144" w:name="ref-wikipedia_necessity_and_sufficiency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“Necessity and sufficiency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3">
        <w:r>
          <w:rPr>
            <w:rStyle w:val="Hyperlink"/>
          </w:rPr>
          <w:t xml:space="preserve">https://en.wikipedia.org/wiki/Necessity_and_sufficiency</w:t>
        </w:r>
      </w:hyperlink>
    </w:p>
    <w:bookmarkEnd w:id="144"/>
    <w:bookmarkStart w:id="146" w:name="ref-wikipedia_proof_by_contradiction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“Proof by contradiction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5">
        <w:r>
          <w:rPr>
            <w:rStyle w:val="Hyperlink"/>
          </w:rPr>
          <w:t xml:space="preserve">https://en.wikipedia.org/wiki/Proof_by_contradiction</w:t>
        </w:r>
      </w:hyperlink>
    </w:p>
    <w:bookmarkEnd w:id="146"/>
    <w:bookmarkStart w:id="148" w:name="ref-wikipedia_direct_proof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“Direct proof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https://en.wikipedia.org/wiki/Direct_proof</w:t>
        </w:r>
      </w:hyperlink>
    </w:p>
    <w:bookmarkEnd w:id="148"/>
    <w:bookmarkStart w:id="150" w:name="ref-wikipedia_mathematical_induction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“Mathematical induction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9">
        <w:r>
          <w:rPr>
            <w:rStyle w:val="Hyperlink"/>
          </w:rPr>
          <w:t xml:space="preserve">https://en.wikipedia.org/wiki/Mathematical_induction</w:t>
        </w:r>
      </w:hyperlink>
    </w:p>
    <w:bookmarkEnd w:id="150"/>
    <w:bookmarkStart w:id="152" w:name="ref-wikipedia_propositional_calculus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“Propositional calculus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1">
        <w:r>
          <w:rPr>
            <w:rStyle w:val="Hyperlink"/>
          </w:rPr>
          <w:t xml:space="preserve">https://en.wikipedia.org/wiki/Propositional_calculus</w:t>
        </w:r>
      </w:hyperlink>
    </w:p>
    <w:bookmarkEnd w:id="152"/>
    <w:bookmarkStart w:id="154" w:name="ref-wikipedia_first_order_logic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“First-order logic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https://en.wikipedia.org/wiki/First-order_logic</w:t>
        </w:r>
      </w:hyperlink>
    </w:p>
    <w:bookmarkEnd w:id="154"/>
    <w:bookmarkStart w:id="156" w:name="ref-wikipedia_formal_proof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“Formal proof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https://en.wikipedia.org/wiki/Formal_proof</w:t>
        </w:r>
      </w:hyperlink>
    </w:p>
    <w:bookmarkEnd w:id="156"/>
    <w:bookmarkStart w:id="158" w:name="ref-velleman2019prove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D. J. Velleman,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, 3rd ed. Cambridge University Press, 2019. doi:</w:t>
      </w:r>
      <w:r>
        <w:t xml:space="preserve"> </w:t>
      </w:r>
      <w:hyperlink r:id="rId157">
        <w:r>
          <w:rPr>
            <w:rStyle w:val="Hyperlink"/>
          </w:rPr>
          <w:t xml:space="preserve">10.1017/9781108539890</w:t>
        </w:r>
      </w:hyperlink>
      <w:r>
        <w:t xml:space="preserve">.</w:t>
      </w:r>
    </w:p>
    <w:bookmarkEnd w:id="158"/>
    <w:bookmarkStart w:id="160" w:name="ref-barkerplummer2011language"/>
    <w:p>
      <w:pPr>
        <w:pStyle w:val="Bibliography"/>
      </w:pPr>
      <w:r>
        <w:t xml:space="preserve">[27]</w:t>
      </w:r>
      <w:r>
        <w:t xml:space="preserve"> </w:t>
      </w:r>
      <w:r>
        <w:t xml:space="preserve">	</w:t>
      </w:r>
      <w:r>
        <w:t xml:space="preserve">D. Barker-Plummer, J. Barwise, and J. Etchemendy,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, 2nd ed. Stanford, CA: CSLI Publications, 2011. Available:</w:t>
      </w:r>
      <w:r>
        <w:t xml:space="preserve"> </w:t>
      </w:r>
      <w:hyperlink r:id="rId159">
        <w:r>
          <w:rPr>
            <w:rStyle w:val="Hyperlink"/>
          </w:rPr>
          <w:t xml:space="preserve">https://www.amazon.com/dp/1575866323</w:t>
        </w:r>
      </w:hyperlink>
    </w:p>
    <w:bookmarkEnd w:id="160"/>
    <w:bookmarkEnd w:id="161"/>
    <w:bookmarkEnd w:id="1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9" Type="http://schemas.openxmlformats.org/officeDocument/2006/relationships/hyperlink" Target="algebra-basics.html#def-non-strict-inequality" TargetMode="External"/><Relationship Id="rId48" Type="http://schemas.openxmlformats.org/officeDocument/2006/relationships/hyperlink" Target="algebra-basics.html#def-strict-inequality" TargetMode="External"/><Relationship Id="rId46" Type="http://schemas.openxmlformats.org/officeDocument/2006/relationships/hyperlink" Target="algebra-basics.html#thm-equal-trans" TargetMode="External"/><Relationship Id="rId47" Type="http://schemas.openxmlformats.org/officeDocument/2006/relationships/hyperlink" Target="algebra-basics.html#thm-substitution" TargetMode="External"/><Relationship Id="rId38" Type="http://schemas.openxmlformats.org/officeDocument/2006/relationships/hyperlink" Target="algebra-exponentials.html#def-convergent-sequence" TargetMode="External"/><Relationship Id="rId40" Type="http://schemas.openxmlformats.org/officeDocument/2006/relationships/hyperlink" Target="algebra-sums.html#def-distributive" TargetMode="External"/><Relationship Id="rId91" Type="http://schemas.openxmlformats.org/officeDocument/2006/relationships/hyperlink" Target="algebra-sums.html#def-summation" TargetMode="External"/><Relationship Id="rId43" Type="http://schemas.openxmlformats.org/officeDocument/2006/relationships/hyperlink" Target="algebra-sums.html#thm-square-of-a-sum" TargetMode="External"/><Relationship Id="rId96" Type="http://schemas.openxmlformats.org/officeDocument/2006/relationships/hyperlink" Target="functions.qmd#def-function" TargetMode="External"/><Relationship Id="rId105" Type="http://schemas.openxmlformats.org/officeDocument/2006/relationships/hyperlink" Target="https://cs.stanford.edu/~epacuit/classes/phil151winter09.html" TargetMode="External"/><Relationship Id="rId157" Type="http://schemas.openxmlformats.org/officeDocument/2006/relationships/hyperlink" Target="https://doi.org/10.1017/9781108539890" TargetMode="External"/><Relationship Id="rId141" Type="http://schemas.openxmlformats.org/officeDocument/2006/relationships/hyperlink" Target="https://en.wikipedia.org/wiki/Converse_(logic)" TargetMode="External"/><Relationship Id="rId137" Type="http://schemas.openxmlformats.org/officeDocument/2006/relationships/hyperlink" Target="https://en.wikipedia.org/wiki/Corollary" TargetMode="External"/><Relationship Id="rId139" Type="http://schemas.openxmlformats.org/officeDocument/2006/relationships/hyperlink" Target="https://en.wikipedia.org/wiki/Counterexample" TargetMode="External"/><Relationship Id="rId147" Type="http://schemas.openxmlformats.org/officeDocument/2006/relationships/hyperlink" Target="https://en.wikipedia.org/wiki/Direct_proof" TargetMode="External"/><Relationship Id="rId127" Type="http://schemas.openxmlformats.org/officeDocument/2006/relationships/hyperlink" Target="https://en.wikipedia.org/wiki/Existential_quantification" TargetMode="External"/><Relationship Id="rId153" Type="http://schemas.openxmlformats.org/officeDocument/2006/relationships/hyperlink" Target="https://en.wikipedia.org/wiki/First-order_logic" TargetMode="External"/><Relationship Id="rId155" Type="http://schemas.openxmlformats.org/officeDocument/2006/relationships/hyperlink" Target="https://en.wikipedia.org/wiki/Formal_proof" TargetMode="External"/><Relationship Id="rId135" Type="http://schemas.openxmlformats.org/officeDocument/2006/relationships/hyperlink" Target="https://en.wikipedia.org/wiki/Lemma_(mathematics)" TargetMode="External"/><Relationship Id="rId121" Type="http://schemas.openxmlformats.org/officeDocument/2006/relationships/hyperlink" Target="https://en.wikipedia.org/wiki/Logical_biconditional" TargetMode="External"/><Relationship Id="rId115" Type="http://schemas.openxmlformats.org/officeDocument/2006/relationships/hyperlink" Target="https://en.wikipedia.org/wiki/Logical_conjunction" TargetMode="External"/><Relationship Id="rId111" Type="http://schemas.openxmlformats.org/officeDocument/2006/relationships/hyperlink" Target="https://en.wikipedia.org/wiki/Logical_connective" TargetMode="External"/><Relationship Id="rId129" Type="http://schemas.openxmlformats.org/officeDocument/2006/relationships/hyperlink" Target="https://en.wikipedia.org/wiki/Logical_consequence" TargetMode="External"/><Relationship Id="rId117" Type="http://schemas.openxmlformats.org/officeDocument/2006/relationships/hyperlink" Target="https://en.wikipedia.org/wiki/Logical_disjunction" TargetMode="External"/><Relationship Id="rId119" Type="http://schemas.openxmlformats.org/officeDocument/2006/relationships/hyperlink" Target="https://en.wikipedia.org/wiki/Material_conditional" TargetMode="External"/><Relationship Id="rId149" Type="http://schemas.openxmlformats.org/officeDocument/2006/relationships/hyperlink" Target="https://en.wikipedia.org/wiki/Mathematical_induction" TargetMode="External"/><Relationship Id="rId131" Type="http://schemas.openxmlformats.org/officeDocument/2006/relationships/hyperlink" Target="https://en.wikipedia.org/wiki/Mathematical_proof" TargetMode="External"/><Relationship Id="rId143" Type="http://schemas.openxmlformats.org/officeDocument/2006/relationships/hyperlink" Target="https://en.wikipedia.org/wiki/Necessity_and_sufficiency" TargetMode="External"/><Relationship Id="rId113" Type="http://schemas.openxmlformats.org/officeDocument/2006/relationships/hyperlink" Target="https://en.wikipedia.org/wiki/Negation" TargetMode="External"/><Relationship Id="rId109" Type="http://schemas.openxmlformats.org/officeDocument/2006/relationships/hyperlink" Target="https://en.wikipedia.org/wiki/Predicate_(mathematical_logic)" TargetMode="External"/><Relationship Id="rId145" Type="http://schemas.openxmlformats.org/officeDocument/2006/relationships/hyperlink" Target="https://en.wikipedia.org/wiki/Proof_by_contradiction" TargetMode="External"/><Relationship Id="rId107" Type="http://schemas.openxmlformats.org/officeDocument/2006/relationships/hyperlink" Target="https://en.wikipedia.org/wiki/Proposition" TargetMode="External"/><Relationship Id="rId151" Type="http://schemas.openxmlformats.org/officeDocument/2006/relationships/hyperlink" Target="https://en.wikipedia.org/wiki/Propositional_calculus" TargetMode="External"/><Relationship Id="rId123" Type="http://schemas.openxmlformats.org/officeDocument/2006/relationships/hyperlink" Target="https://en.wikipedia.org/wiki/Quantifier_(logic)" TargetMode="External"/><Relationship Id="rId133" Type="http://schemas.openxmlformats.org/officeDocument/2006/relationships/hyperlink" Target="https://en.wikipedia.org/wiki/Theorem" TargetMode="External"/><Relationship Id="rId125" Type="http://schemas.openxmlformats.org/officeDocument/2006/relationships/hyperlink" Target="https://en.wikipedia.org/wiki/Universal_quantification" TargetMode="External"/><Relationship Id="rId80" Type="http://schemas.openxmlformats.org/officeDocument/2006/relationships/hyperlink" Target="https://morrison-lab.github.io/pds/variance-covariance.html#thm-variance" TargetMode="External"/><Relationship Id="rId103" Type="http://schemas.openxmlformats.org/officeDocument/2006/relationships/hyperlink" Target="https://web.stanford.edu/~icard/phil150" TargetMode="External"/><Relationship Id="rId159" Type="http://schemas.openxmlformats.org/officeDocument/2006/relationships/hyperlink" Target="https://www.amazon.com/dp/1575866323" TargetMode="External"/><Relationship Id="rId104" Type="http://schemas.openxmlformats.org/officeDocument/2006/relationships/hyperlink" Target="https://www.johnwilcox.org/logic.html" TargetMode="External"/><Relationship Id="rId76" Type="http://schemas.openxmlformats.org/officeDocument/2006/relationships/hyperlink" Target="linear-algebra-projections.html#def-hat-matrix" TargetMode="External"/><Relationship Id="rId78" Type="http://schemas.openxmlformats.org/officeDocument/2006/relationships/hyperlink" Target="linear-algebra-projections.html#thm-hat-matrix" TargetMode="External"/><Relationship Id="rId77" Type="http://schemas.openxmlformats.org/officeDocument/2006/relationships/hyperlink" Target="linear-algebra-special-matrices.html#def-idempotent-matrix" TargetMode="External"/><Relationship Id="rId79" Type="http://schemas.openxmlformats.org/officeDocument/2006/relationships/hyperlink" Target="linear-algebra-special-matrices.html#def-projection-matrix" TargetMode="External"/><Relationship Id="rId10" Type="http://schemas.openxmlformats.org/officeDocument/2006/relationships/hyperlink" Target="number-systems.qmd#def-even-odd" TargetMode="External"/><Relationship Id="rId31" Type="http://schemas.openxmlformats.org/officeDocument/2006/relationships/hyperlink" Target="number-systems.qmd#def-integers" TargetMode="External"/><Relationship Id="rId87" Type="http://schemas.openxmlformats.org/officeDocument/2006/relationships/hyperlink" Target="number-systems.qmd#def-natural-numbers" TargetMode="External"/><Relationship Id="rId83" Type="http://schemas.openxmlformats.org/officeDocument/2006/relationships/hyperlink" Target="number-systems.qmd#def-odd" TargetMode="External"/><Relationship Id="rId33" Type="http://schemas.openxmlformats.org/officeDocument/2006/relationships/hyperlink" Target="number-systems.qmd#def-real-numbers" TargetMode="External"/><Relationship Id="rId88" Type="http://schemas.openxmlformats.org/officeDocument/2006/relationships/hyperlink" Target="proof-writing.qmd#def-predicate" TargetMode="External"/><Relationship Id="rId102" Type="http://schemas.openxmlformats.org/officeDocument/2006/relationships/hyperlink" Target="proof-writing.qmd#def-proof-by-contradiction" TargetMode="External"/></Relationships>
</file>

<file path=word/_rels/footnotes.xml.rels><?xml version='1.0' encoding='UTF-8' standalone='yes'?>
<Relationships xmlns="http://schemas.openxmlformats.org/package/2006/relationships"><Relationship Id="rId49" Type="http://schemas.openxmlformats.org/officeDocument/2006/relationships/hyperlink" Target="algebra-basics.html#def-non-strict-inequality" TargetMode="External"/><Relationship Id="rId48" Type="http://schemas.openxmlformats.org/officeDocument/2006/relationships/hyperlink" Target="algebra-basics.html#def-strict-inequality" TargetMode="External"/><Relationship Id="rId46" Type="http://schemas.openxmlformats.org/officeDocument/2006/relationships/hyperlink" Target="algebra-basics.html#thm-equal-trans" TargetMode="External"/><Relationship Id="rId47" Type="http://schemas.openxmlformats.org/officeDocument/2006/relationships/hyperlink" Target="algebra-basics.html#thm-substitution" TargetMode="External"/><Relationship Id="rId38" Type="http://schemas.openxmlformats.org/officeDocument/2006/relationships/hyperlink" Target="algebra-exponentials.html#def-convergent-sequence" TargetMode="External"/><Relationship Id="rId40" Type="http://schemas.openxmlformats.org/officeDocument/2006/relationships/hyperlink" Target="algebra-sums.html#def-distributive" TargetMode="External"/><Relationship Id="rId91" Type="http://schemas.openxmlformats.org/officeDocument/2006/relationships/hyperlink" Target="algebra-sums.html#def-summation" TargetMode="External"/><Relationship Id="rId43" Type="http://schemas.openxmlformats.org/officeDocument/2006/relationships/hyperlink" Target="algebra-sums.html#thm-square-of-a-sum" TargetMode="External"/><Relationship Id="rId96" Type="http://schemas.openxmlformats.org/officeDocument/2006/relationships/hyperlink" Target="functions.qmd#def-function" TargetMode="External"/><Relationship Id="rId105" Type="http://schemas.openxmlformats.org/officeDocument/2006/relationships/hyperlink" Target="https://cs.stanford.edu/~epacuit/classes/phil151winter09.html" TargetMode="External"/><Relationship Id="rId157" Type="http://schemas.openxmlformats.org/officeDocument/2006/relationships/hyperlink" Target="https://doi.org/10.1017/9781108539890" TargetMode="External"/><Relationship Id="rId141" Type="http://schemas.openxmlformats.org/officeDocument/2006/relationships/hyperlink" Target="https://en.wikipedia.org/wiki/Converse_(logic)" TargetMode="External"/><Relationship Id="rId137" Type="http://schemas.openxmlformats.org/officeDocument/2006/relationships/hyperlink" Target="https://en.wikipedia.org/wiki/Corollary" TargetMode="External"/><Relationship Id="rId139" Type="http://schemas.openxmlformats.org/officeDocument/2006/relationships/hyperlink" Target="https://en.wikipedia.org/wiki/Counterexample" TargetMode="External"/><Relationship Id="rId147" Type="http://schemas.openxmlformats.org/officeDocument/2006/relationships/hyperlink" Target="https://en.wikipedia.org/wiki/Direct_proof" TargetMode="External"/><Relationship Id="rId127" Type="http://schemas.openxmlformats.org/officeDocument/2006/relationships/hyperlink" Target="https://en.wikipedia.org/wiki/Existential_quantification" TargetMode="External"/><Relationship Id="rId153" Type="http://schemas.openxmlformats.org/officeDocument/2006/relationships/hyperlink" Target="https://en.wikipedia.org/wiki/First-order_logic" TargetMode="External"/><Relationship Id="rId155" Type="http://schemas.openxmlformats.org/officeDocument/2006/relationships/hyperlink" Target="https://en.wikipedia.org/wiki/Formal_proof" TargetMode="External"/><Relationship Id="rId135" Type="http://schemas.openxmlformats.org/officeDocument/2006/relationships/hyperlink" Target="https://en.wikipedia.org/wiki/Lemma_(mathematics)" TargetMode="External"/><Relationship Id="rId121" Type="http://schemas.openxmlformats.org/officeDocument/2006/relationships/hyperlink" Target="https://en.wikipedia.org/wiki/Logical_biconditional" TargetMode="External"/><Relationship Id="rId115" Type="http://schemas.openxmlformats.org/officeDocument/2006/relationships/hyperlink" Target="https://en.wikipedia.org/wiki/Logical_conjunction" TargetMode="External"/><Relationship Id="rId111" Type="http://schemas.openxmlformats.org/officeDocument/2006/relationships/hyperlink" Target="https://en.wikipedia.org/wiki/Logical_connective" TargetMode="External"/><Relationship Id="rId129" Type="http://schemas.openxmlformats.org/officeDocument/2006/relationships/hyperlink" Target="https://en.wikipedia.org/wiki/Logical_consequence" TargetMode="External"/><Relationship Id="rId117" Type="http://schemas.openxmlformats.org/officeDocument/2006/relationships/hyperlink" Target="https://en.wikipedia.org/wiki/Logical_disjunction" TargetMode="External"/><Relationship Id="rId119" Type="http://schemas.openxmlformats.org/officeDocument/2006/relationships/hyperlink" Target="https://en.wikipedia.org/wiki/Material_conditional" TargetMode="External"/><Relationship Id="rId149" Type="http://schemas.openxmlformats.org/officeDocument/2006/relationships/hyperlink" Target="https://en.wikipedia.org/wiki/Mathematical_induction" TargetMode="External"/><Relationship Id="rId131" Type="http://schemas.openxmlformats.org/officeDocument/2006/relationships/hyperlink" Target="https://en.wikipedia.org/wiki/Mathematical_proof" TargetMode="External"/><Relationship Id="rId143" Type="http://schemas.openxmlformats.org/officeDocument/2006/relationships/hyperlink" Target="https://en.wikipedia.org/wiki/Necessity_and_sufficiency" TargetMode="External"/><Relationship Id="rId113" Type="http://schemas.openxmlformats.org/officeDocument/2006/relationships/hyperlink" Target="https://en.wikipedia.org/wiki/Negation" TargetMode="External"/><Relationship Id="rId109" Type="http://schemas.openxmlformats.org/officeDocument/2006/relationships/hyperlink" Target="https://en.wikipedia.org/wiki/Predicate_(mathematical_logic)" TargetMode="External"/><Relationship Id="rId145" Type="http://schemas.openxmlformats.org/officeDocument/2006/relationships/hyperlink" Target="https://en.wikipedia.org/wiki/Proof_by_contradiction" TargetMode="External"/><Relationship Id="rId107" Type="http://schemas.openxmlformats.org/officeDocument/2006/relationships/hyperlink" Target="https://en.wikipedia.org/wiki/Proposition" TargetMode="External"/><Relationship Id="rId151" Type="http://schemas.openxmlformats.org/officeDocument/2006/relationships/hyperlink" Target="https://en.wikipedia.org/wiki/Propositional_calculus" TargetMode="External"/><Relationship Id="rId123" Type="http://schemas.openxmlformats.org/officeDocument/2006/relationships/hyperlink" Target="https://en.wikipedia.org/wiki/Quantifier_(logic)" TargetMode="External"/><Relationship Id="rId133" Type="http://schemas.openxmlformats.org/officeDocument/2006/relationships/hyperlink" Target="https://en.wikipedia.org/wiki/Theorem" TargetMode="External"/><Relationship Id="rId125" Type="http://schemas.openxmlformats.org/officeDocument/2006/relationships/hyperlink" Target="https://en.wikipedia.org/wiki/Universal_quantification" TargetMode="External"/><Relationship Id="rId80" Type="http://schemas.openxmlformats.org/officeDocument/2006/relationships/hyperlink" Target="https://morrison-lab.github.io/pds/variance-covariance.html#thm-variance" TargetMode="External"/><Relationship Id="rId103" Type="http://schemas.openxmlformats.org/officeDocument/2006/relationships/hyperlink" Target="https://web.stanford.edu/~icard/phil150" TargetMode="External"/><Relationship Id="rId159" Type="http://schemas.openxmlformats.org/officeDocument/2006/relationships/hyperlink" Target="https://www.amazon.com/dp/1575866323" TargetMode="External"/><Relationship Id="rId104" Type="http://schemas.openxmlformats.org/officeDocument/2006/relationships/hyperlink" Target="https://www.johnwilcox.org/logic.html" TargetMode="External"/><Relationship Id="rId76" Type="http://schemas.openxmlformats.org/officeDocument/2006/relationships/hyperlink" Target="linear-algebra-projections.html#def-hat-matrix" TargetMode="External"/><Relationship Id="rId78" Type="http://schemas.openxmlformats.org/officeDocument/2006/relationships/hyperlink" Target="linear-algebra-projections.html#thm-hat-matrix" TargetMode="External"/><Relationship Id="rId77" Type="http://schemas.openxmlformats.org/officeDocument/2006/relationships/hyperlink" Target="linear-algebra-special-matrices.html#def-idempotent-matrix" TargetMode="External"/><Relationship Id="rId79" Type="http://schemas.openxmlformats.org/officeDocument/2006/relationships/hyperlink" Target="linear-algebra-special-matrices.html#def-projection-matrix" TargetMode="External"/><Relationship Id="rId10" Type="http://schemas.openxmlformats.org/officeDocument/2006/relationships/hyperlink" Target="number-systems.qmd#def-even-odd" TargetMode="External"/><Relationship Id="rId31" Type="http://schemas.openxmlformats.org/officeDocument/2006/relationships/hyperlink" Target="number-systems.qmd#def-integers" TargetMode="External"/><Relationship Id="rId87" Type="http://schemas.openxmlformats.org/officeDocument/2006/relationships/hyperlink" Target="number-systems.qmd#def-natural-numbers" TargetMode="External"/><Relationship Id="rId83" Type="http://schemas.openxmlformats.org/officeDocument/2006/relationships/hyperlink" Target="number-systems.qmd#def-odd" TargetMode="External"/><Relationship Id="rId33" Type="http://schemas.openxmlformats.org/officeDocument/2006/relationships/hyperlink" Target="number-systems.qmd#def-real-numbers" TargetMode="External"/><Relationship Id="rId88" Type="http://schemas.openxmlformats.org/officeDocument/2006/relationships/hyperlink" Target="proof-writing.qmd#def-predicate" TargetMode="External"/><Relationship Id="rId102" Type="http://schemas.openxmlformats.org/officeDocument/2006/relationships/hyperlink" Target="proof-writing.qmd#def-proof-by-contradi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Proof Writing</dc:title>
  <dc:creator/>
  <cp:keywords/>
  <dcterms:created xsi:type="dcterms:W3CDTF">2026-10-19T07:37:30Z</dcterms:created>
  <dcterms:modified xsi:type="dcterms:W3CDTF">2026-10-19T07:37:30Z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23:22:12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